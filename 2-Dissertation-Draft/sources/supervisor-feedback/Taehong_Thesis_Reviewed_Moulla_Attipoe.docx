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DC1AD7" w14:textId="77777777" w:rsidR="00350CFB" w:rsidRDefault="00350CFB">
      <w:pPr>
        <w:pStyle w:val="BodyText"/>
        <w:rPr>
          <w:sz w:val="34"/>
        </w:rPr>
      </w:pPr>
    </w:p>
    <w:p w14:paraId="00DC1AD8" w14:textId="77777777" w:rsidR="00350CFB" w:rsidRDefault="00350CFB">
      <w:pPr>
        <w:pStyle w:val="BodyText"/>
        <w:spacing w:before="50"/>
        <w:rPr>
          <w:sz w:val="34"/>
        </w:rPr>
      </w:pPr>
    </w:p>
    <w:p w14:paraId="00DC1AD9" w14:textId="77777777" w:rsidR="00350CFB" w:rsidRDefault="00283FFF">
      <w:pPr>
        <w:pStyle w:val="Heading1"/>
        <w:spacing w:line="424" w:lineRule="auto"/>
        <w:ind w:left="815" w:right="1099" w:firstLine="0"/>
        <w:jc w:val="center"/>
      </w:pPr>
      <w:r>
        <w:t>INTEGRATING</w:t>
      </w:r>
      <w:r>
        <w:rPr>
          <w:spacing w:val="-1"/>
        </w:rPr>
        <w:t xml:space="preserve"> </w:t>
      </w:r>
      <w:r>
        <w:t>ERC-20 ALLOWANCE</w:t>
      </w:r>
      <w:r>
        <w:rPr>
          <w:spacing w:val="-1"/>
        </w:rPr>
        <w:t xml:space="preserve"> </w:t>
      </w:r>
      <w:r>
        <w:t>EDGES INTO PAGERANK FOR ENHANCED ON-CHAIN WALLET REPUTATION SCORING</w:t>
      </w:r>
    </w:p>
    <w:p w14:paraId="00DC1ADA" w14:textId="77777777" w:rsidR="00350CFB" w:rsidRDefault="00350CFB">
      <w:pPr>
        <w:pStyle w:val="BodyText"/>
        <w:spacing w:before="234"/>
        <w:rPr>
          <w:b/>
          <w:sz w:val="34"/>
        </w:rPr>
      </w:pPr>
    </w:p>
    <w:p w14:paraId="00DC1ADB" w14:textId="77777777" w:rsidR="00350CFB" w:rsidRDefault="00283FFF">
      <w:pPr>
        <w:pStyle w:val="BodyText"/>
        <w:ind w:left="-1" w:right="276"/>
        <w:jc w:val="center"/>
      </w:pPr>
      <w:r>
        <w:rPr>
          <w:spacing w:val="-5"/>
        </w:rPr>
        <w:t>by</w:t>
      </w:r>
    </w:p>
    <w:p w14:paraId="00DC1ADC" w14:textId="77777777" w:rsidR="00350CFB" w:rsidRDefault="00350CFB">
      <w:pPr>
        <w:pStyle w:val="BodyText"/>
      </w:pPr>
    </w:p>
    <w:p w14:paraId="00DC1ADD" w14:textId="77777777" w:rsidR="00350CFB" w:rsidRDefault="00350CFB">
      <w:pPr>
        <w:pStyle w:val="BodyText"/>
        <w:spacing w:before="111"/>
      </w:pPr>
    </w:p>
    <w:p w14:paraId="00DC1ADE" w14:textId="77777777" w:rsidR="00350CFB" w:rsidRDefault="00283FFF">
      <w:pPr>
        <w:pStyle w:val="Heading2"/>
        <w:spacing w:before="1"/>
        <w:ind w:left="-1" w:right="291" w:firstLine="0"/>
        <w:jc w:val="center"/>
      </w:pPr>
      <w:r>
        <w:t>TAEHONG</w:t>
      </w:r>
      <w:r>
        <w:rPr>
          <w:spacing w:val="7"/>
        </w:rPr>
        <w:t xml:space="preserve"> </w:t>
      </w:r>
      <w:r>
        <w:rPr>
          <w:spacing w:val="-4"/>
        </w:rPr>
        <w:t>KWON</w:t>
      </w:r>
    </w:p>
    <w:p w14:paraId="00DC1ADF" w14:textId="77777777" w:rsidR="00350CFB" w:rsidRDefault="00350CFB">
      <w:pPr>
        <w:pStyle w:val="BodyText"/>
        <w:rPr>
          <w:b/>
          <w:sz w:val="28"/>
        </w:rPr>
      </w:pPr>
    </w:p>
    <w:p w14:paraId="00DC1AE0" w14:textId="77777777" w:rsidR="00350CFB" w:rsidRDefault="00350CFB">
      <w:pPr>
        <w:pStyle w:val="BodyText"/>
        <w:spacing w:before="293"/>
        <w:rPr>
          <w:b/>
          <w:sz w:val="28"/>
        </w:rPr>
      </w:pPr>
    </w:p>
    <w:p w14:paraId="00DC1AE1" w14:textId="77777777" w:rsidR="00350CFB" w:rsidRDefault="00283FFF">
      <w:pPr>
        <w:pStyle w:val="BodyText"/>
        <w:ind w:left="-1" w:right="281"/>
        <w:jc w:val="center"/>
      </w:pPr>
      <w:r>
        <w:t>submitted</w:t>
      </w:r>
      <w:r>
        <w:rPr>
          <w:spacing w:val="-9"/>
        </w:rPr>
        <w:t xml:space="preserve"> </w:t>
      </w:r>
      <w:r>
        <w:t>in</w:t>
      </w:r>
      <w:r>
        <w:rPr>
          <w:spacing w:val="-8"/>
        </w:rPr>
        <w:t xml:space="preserve"> </w:t>
      </w:r>
      <w:r>
        <w:t>accordance</w:t>
      </w:r>
      <w:r>
        <w:rPr>
          <w:spacing w:val="-8"/>
        </w:rPr>
        <w:t xml:space="preserve"> </w:t>
      </w:r>
      <w:r>
        <w:t>with</w:t>
      </w:r>
      <w:r>
        <w:rPr>
          <w:spacing w:val="-8"/>
        </w:rPr>
        <w:t xml:space="preserve"> </w:t>
      </w:r>
      <w:r>
        <w:t>the</w:t>
      </w:r>
      <w:r>
        <w:rPr>
          <w:spacing w:val="-9"/>
        </w:rPr>
        <w:t xml:space="preserve"> </w:t>
      </w:r>
      <w:r>
        <w:t>requirements</w:t>
      </w:r>
      <w:r>
        <w:rPr>
          <w:spacing w:val="-8"/>
        </w:rPr>
        <w:t xml:space="preserve"> </w:t>
      </w:r>
      <w:r>
        <w:t>for</w:t>
      </w:r>
      <w:r>
        <w:rPr>
          <w:spacing w:val="-8"/>
        </w:rPr>
        <w:t xml:space="preserve"> </w:t>
      </w:r>
      <w:r>
        <w:t>the</w:t>
      </w:r>
      <w:r>
        <w:rPr>
          <w:spacing w:val="-8"/>
        </w:rPr>
        <w:t xml:space="preserve"> </w:t>
      </w:r>
      <w:r>
        <w:t>degree</w:t>
      </w:r>
      <w:r>
        <w:rPr>
          <w:spacing w:val="-8"/>
        </w:rPr>
        <w:t xml:space="preserve"> </w:t>
      </w:r>
      <w:r>
        <w:rPr>
          <w:spacing w:val="-5"/>
        </w:rPr>
        <w:t>of</w:t>
      </w:r>
    </w:p>
    <w:p w14:paraId="00DC1AE2" w14:textId="77777777" w:rsidR="00350CFB" w:rsidRDefault="00350CFB">
      <w:pPr>
        <w:pStyle w:val="BodyText"/>
      </w:pPr>
    </w:p>
    <w:p w14:paraId="00DC1AE3" w14:textId="77777777" w:rsidR="00350CFB" w:rsidRDefault="00350CFB">
      <w:pPr>
        <w:pStyle w:val="BodyText"/>
        <w:spacing w:before="112"/>
      </w:pPr>
    </w:p>
    <w:p w14:paraId="00DC1AE4" w14:textId="77777777" w:rsidR="00350CFB" w:rsidRDefault="00283FFF">
      <w:pPr>
        <w:pStyle w:val="Heading2"/>
        <w:ind w:left="-1" w:right="272" w:firstLine="0"/>
        <w:jc w:val="center"/>
      </w:pPr>
      <w:r>
        <w:t>DOCTOR</w:t>
      </w:r>
      <w:r>
        <w:rPr>
          <w:spacing w:val="13"/>
        </w:rPr>
        <w:t xml:space="preserve"> </w:t>
      </w:r>
      <w:r>
        <w:t>OF</w:t>
      </w:r>
      <w:r>
        <w:rPr>
          <w:spacing w:val="14"/>
        </w:rPr>
        <w:t xml:space="preserve"> </w:t>
      </w:r>
      <w:r>
        <w:rPr>
          <w:spacing w:val="-2"/>
        </w:rPr>
        <w:t>PHILOSOPHY</w:t>
      </w:r>
    </w:p>
    <w:p w14:paraId="00DC1AE5" w14:textId="77777777" w:rsidR="00350CFB" w:rsidRDefault="00350CFB">
      <w:pPr>
        <w:pStyle w:val="BodyText"/>
        <w:spacing w:before="62"/>
        <w:rPr>
          <w:b/>
          <w:sz w:val="28"/>
        </w:rPr>
      </w:pPr>
    </w:p>
    <w:p w14:paraId="00DC1AE6" w14:textId="77777777" w:rsidR="00350CFB" w:rsidRDefault="00283FFF">
      <w:pPr>
        <w:pStyle w:val="BodyText"/>
        <w:ind w:left="-1" w:right="281"/>
        <w:jc w:val="center"/>
      </w:pPr>
      <w:r>
        <w:t>in</w:t>
      </w:r>
      <w:r>
        <w:rPr>
          <w:spacing w:val="-4"/>
        </w:rPr>
        <w:t xml:space="preserve"> </w:t>
      </w:r>
      <w:r>
        <w:t>the</w:t>
      </w:r>
      <w:r>
        <w:rPr>
          <w:spacing w:val="-3"/>
        </w:rPr>
        <w:t xml:space="preserve"> </w:t>
      </w:r>
      <w:r>
        <w:rPr>
          <w:spacing w:val="-2"/>
        </w:rPr>
        <w:t>subject</w:t>
      </w:r>
    </w:p>
    <w:p w14:paraId="00DC1AE7" w14:textId="77777777" w:rsidR="00350CFB" w:rsidRDefault="00350CFB">
      <w:pPr>
        <w:pStyle w:val="BodyText"/>
      </w:pPr>
    </w:p>
    <w:p w14:paraId="00DC1AE8" w14:textId="77777777" w:rsidR="00350CFB" w:rsidRDefault="00350CFB">
      <w:pPr>
        <w:pStyle w:val="BodyText"/>
        <w:spacing w:before="112"/>
      </w:pPr>
    </w:p>
    <w:p w14:paraId="00DC1AE9" w14:textId="77777777" w:rsidR="00350CFB" w:rsidRDefault="00283FFF">
      <w:pPr>
        <w:pStyle w:val="Heading2"/>
        <w:ind w:left="-1" w:right="282" w:firstLine="0"/>
        <w:jc w:val="center"/>
      </w:pPr>
      <w:r>
        <w:t>COMPUTER</w:t>
      </w:r>
      <w:r>
        <w:rPr>
          <w:spacing w:val="26"/>
        </w:rPr>
        <w:t xml:space="preserve"> </w:t>
      </w:r>
      <w:r>
        <w:rPr>
          <w:spacing w:val="-2"/>
        </w:rPr>
        <w:t>SCIENCE</w:t>
      </w:r>
    </w:p>
    <w:p w14:paraId="00DC1AEA" w14:textId="77777777" w:rsidR="00350CFB" w:rsidRDefault="00350CFB">
      <w:pPr>
        <w:pStyle w:val="BodyText"/>
        <w:rPr>
          <w:b/>
          <w:sz w:val="28"/>
        </w:rPr>
      </w:pPr>
    </w:p>
    <w:p w14:paraId="00DC1AEB" w14:textId="77777777" w:rsidR="00350CFB" w:rsidRDefault="00350CFB">
      <w:pPr>
        <w:pStyle w:val="BodyText"/>
        <w:spacing w:before="294"/>
        <w:rPr>
          <w:b/>
          <w:sz w:val="28"/>
        </w:rPr>
      </w:pPr>
    </w:p>
    <w:p w14:paraId="00DC1AEC" w14:textId="77777777" w:rsidR="00350CFB" w:rsidRDefault="00283FFF">
      <w:pPr>
        <w:pStyle w:val="BodyText"/>
        <w:ind w:left="-1" w:right="282"/>
        <w:jc w:val="center"/>
      </w:pPr>
      <w:r>
        <w:t>at</w:t>
      </w:r>
      <w:r>
        <w:rPr>
          <w:spacing w:val="-3"/>
        </w:rPr>
        <w:t xml:space="preserve"> </w:t>
      </w:r>
      <w:r>
        <w:rPr>
          <w:spacing w:val="-5"/>
        </w:rPr>
        <w:t>the</w:t>
      </w:r>
    </w:p>
    <w:p w14:paraId="00DC1AED" w14:textId="77777777" w:rsidR="00350CFB" w:rsidRDefault="00350CFB">
      <w:pPr>
        <w:pStyle w:val="BodyText"/>
      </w:pPr>
    </w:p>
    <w:p w14:paraId="00DC1AEE" w14:textId="77777777" w:rsidR="00350CFB" w:rsidRDefault="00350CFB">
      <w:pPr>
        <w:pStyle w:val="BodyText"/>
        <w:spacing w:before="112"/>
      </w:pPr>
    </w:p>
    <w:p w14:paraId="00DC1AEF" w14:textId="77777777" w:rsidR="00350CFB" w:rsidRDefault="00283FFF">
      <w:pPr>
        <w:pStyle w:val="Heading2"/>
        <w:ind w:left="-1" w:right="272" w:firstLine="0"/>
        <w:jc w:val="center"/>
      </w:pPr>
      <w:r>
        <w:t>UNIVERSITY</w:t>
      </w:r>
      <w:r>
        <w:rPr>
          <w:spacing w:val="18"/>
        </w:rPr>
        <w:t xml:space="preserve"> </w:t>
      </w:r>
      <w:r>
        <w:t>OF</w:t>
      </w:r>
      <w:r>
        <w:rPr>
          <w:spacing w:val="19"/>
        </w:rPr>
        <w:t xml:space="preserve"> </w:t>
      </w:r>
      <w:r>
        <w:t>SOUTH</w:t>
      </w:r>
      <w:r>
        <w:rPr>
          <w:spacing w:val="19"/>
        </w:rPr>
        <w:t xml:space="preserve"> </w:t>
      </w:r>
      <w:r>
        <w:rPr>
          <w:spacing w:val="-2"/>
        </w:rPr>
        <w:t>AFRICA</w:t>
      </w:r>
    </w:p>
    <w:p w14:paraId="00DC1AF0" w14:textId="77777777" w:rsidR="00350CFB" w:rsidRDefault="00350CFB">
      <w:pPr>
        <w:pStyle w:val="BodyText"/>
        <w:rPr>
          <w:b/>
          <w:sz w:val="28"/>
        </w:rPr>
      </w:pPr>
    </w:p>
    <w:p w14:paraId="00DC1AF1" w14:textId="77777777" w:rsidR="00350CFB" w:rsidRDefault="00350CFB">
      <w:pPr>
        <w:pStyle w:val="BodyText"/>
        <w:spacing w:before="293"/>
        <w:rPr>
          <w:b/>
          <w:sz w:val="28"/>
        </w:rPr>
      </w:pPr>
    </w:p>
    <w:p w14:paraId="00DC1AF2" w14:textId="77777777" w:rsidR="00350CFB" w:rsidRDefault="00283FFF">
      <w:pPr>
        <w:pStyle w:val="BodyText"/>
        <w:ind w:left="-1" w:right="281"/>
        <w:jc w:val="center"/>
      </w:pPr>
      <w:r>
        <w:t>SUPERVISOR:</w:t>
      </w:r>
      <w:r>
        <w:rPr>
          <w:spacing w:val="-15"/>
        </w:rPr>
        <w:t xml:space="preserve"> </w:t>
      </w:r>
      <w:r>
        <w:t>Prof. Ernest</w:t>
      </w:r>
      <w:r>
        <w:rPr>
          <w:spacing w:val="-15"/>
        </w:rPr>
        <w:t xml:space="preserve"> </w:t>
      </w:r>
      <w:r>
        <w:rPr>
          <w:spacing w:val="-2"/>
        </w:rPr>
        <w:t>Mnkandla</w:t>
      </w:r>
    </w:p>
    <w:p w14:paraId="00DC1AF3" w14:textId="77777777" w:rsidR="00350CFB" w:rsidRDefault="00350CFB">
      <w:pPr>
        <w:pStyle w:val="BodyText"/>
        <w:spacing w:before="117"/>
      </w:pPr>
    </w:p>
    <w:p w14:paraId="00DC1AF4" w14:textId="77777777" w:rsidR="00350CFB" w:rsidRDefault="00283FFF">
      <w:pPr>
        <w:pStyle w:val="BodyText"/>
        <w:ind w:left="-1" w:right="281"/>
        <w:jc w:val="center"/>
        <w:rPr>
          <w:spacing w:val="-2"/>
        </w:rPr>
      </w:pPr>
      <w:r>
        <w:t>CO-SUPERVISOR:</w:t>
      </w:r>
      <w:r>
        <w:rPr>
          <w:spacing w:val="-15"/>
        </w:rPr>
        <w:t xml:space="preserve"> </w:t>
      </w:r>
      <w:r>
        <w:t>Prof. Donatien</w:t>
      </w:r>
      <w:r>
        <w:rPr>
          <w:spacing w:val="-14"/>
        </w:rPr>
        <w:t xml:space="preserve"> </w:t>
      </w:r>
      <w:r>
        <w:t>Koulla</w:t>
      </w:r>
      <w:r>
        <w:rPr>
          <w:spacing w:val="-15"/>
        </w:rPr>
        <w:t xml:space="preserve"> </w:t>
      </w:r>
      <w:r>
        <w:rPr>
          <w:spacing w:val="-2"/>
        </w:rPr>
        <w:t>Moulla</w:t>
      </w:r>
    </w:p>
    <w:p w14:paraId="6AEBEDFC" w14:textId="77777777" w:rsidR="00070BEA" w:rsidRDefault="00070BEA" w:rsidP="00070BEA">
      <w:pPr>
        <w:pStyle w:val="BodyText"/>
        <w:ind w:left="-1" w:right="281"/>
        <w:jc w:val="center"/>
      </w:pPr>
    </w:p>
    <w:p w14:paraId="3EA788FA" w14:textId="1B736A6D" w:rsidR="00070BEA" w:rsidRDefault="00070BEA" w:rsidP="00070BEA">
      <w:pPr>
        <w:pStyle w:val="BodyText"/>
        <w:ind w:left="-1" w:right="281"/>
        <w:jc w:val="center"/>
      </w:pPr>
      <w:r>
        <w:t>CO-SUPERVISOR:</w:t>
      </w:r>
      <w:r>
        <w:rPr>
          <w:spacing w:val="-15"/>
        </w:rPr>
        <w:t xml:space="preserve"> D</w:t>
      </w:r>
      <w:r>
        <w:t>r. David Sena Attipoe</w:t>
      </w:r>
    </w:p>
    <w:p w14:paraId="6F5F906E" w14:textId="77777777" w:rsidR="00070BEA" w:rsidRDefault="00070BEA">
      <w:pPr>
        <w:pStyle w:val="BodyText"/>
        <w:ind w:left="-1" w:right="281"/>
        <w:jc w:val="center"/>
      </w:pPr>
    </w:p>
    <w:p w14:paraId="00DC1AF5" w14:textId="77777777" w:rsidR="00350CFB" w:rsidRDefault="00350CFB">
      <w:pPr>
        <w:pStyle w:val="BodyText"/>
      </w:pPr>
    </w:p>
    <w:p w14:paraId="00DC1AF6" w14:textId="77777777" w:rsidR="00350CFB" w:rsidRDefault="00350CFB">
      <w:pPr>
        <w:pStyle w:val="BodyText"/>
      </w:pPr>
    </w:p>
    <w:p w14:paraId="00DC1AF7" w14:textId="77777777" w:rsidR="00350CFB" w:rsidRDefault="00350CFB">
      <w:pPr>
        <w:pStyle w:val="BodyText"/>
        <w:spacing w:before="118"/>
      </w:pPr>
    </w:p>
    <w:p w14:paraId="00DC1AF9" w14:textId="44AB2316" w:rsidR="00350CFB" w:rsidRDefault="00283FFF" w:rsidP="008D30C5">
      <w:pPr>
        <w:pStyle w:val="BodyText"/>
        <w:ind w:left="-1" w:right="286"/>
        <w:jc w:val="center"/>
        <w:sectPr w:rsidR="00350CFB">
          <w:type w:val="continuous"/>
          <w:pgSz w:w="11910" w:h="16840"/>
          <w:pgMar w:top="1920" w:right="708" w:bottom="280" w:left="992" w:header="720" w:footer="720" w:gutter="0"/>
          <w:cols w:space="720"/>
        </w:sectPr>
      </w:pPr>
      <w:r>
        <w:lastRenderedPageBreak/>
        <w:t>June</w:t>
      </w:r>
      <w:r>
        <w:rPr>
          <w:spacing w:val="-6"/>
        </w:rPr>
        <w:t xml:space="preserve"> </w:t>
      </w:r>
      <w:r>
        <w:rPr>
          <w:spacing w:val="-4"/>
        </w:rPr>
        <w:t>2026</w:t>
      </w:r>
    </w:p>
    <w:p w14:paraId="00DC1AFC" w14:textId="77777777" w:rsidR="00350CFB" w:rsidRDefault="00283FFF">
      <w:pPr>
        <w:pStyle w:val="Heading1"/>
        <w:ind w:left="282" w:firstLine="0"/>
        <w:jc w:val="left"/>
      </w:pPr>
      <w:bookmarkStart w:id="0" w:name="_bookmark0"/>
      <w:bookmarkEnd w:id="0"/>
      <w:commentRangeStart w:id="1"/>
      <w:r>
        <w:rPr>
          <w:spacing w:val="-2"/>
        </w:rPr>
        <w:lastRenderedPageBreak/>
        <w:t>Abstract</w:t>
      </w:r>
      <w:commentRangeEnd w:id="1"/>
      <w:r>
        <w:rPr>
          <w:rStyle w:val="CommentReference"/>
          <w:sz w:val="34"/>
          <w:szCs w:val="34"/>
        </w:rPr>
        <w:commentReference w:id="1"/>
      </w:r>
    </w:p>
    <w:p w14:paraId="00DC1AFD" w14:textId="77777777" w:rsidR="00350CFB" w:rsidRDefault="00350CFB">
      <w:pPr>
        <w:pStyle w:val="BodyText"/>
        <w:spacing w:before="28"/>
        <w:rPr>
          <w:b/>
          <w:sz w:val="34"/>
        </w:rPr>
      </w:pPr>
    </w:p>
    <w:p w14:paraId="00DC1AFE" w14:textId="23532968" w:rsidR="00350CFB" w:rsidRDefault="00283FFF">
      <w:pPr>
        <w:pStyle w:val="BodyText"/>
        <w:spacing w:line="396" w:lineRule="auto"/>
        <w:ind w:left="274" w:right="524" w:firstLine="7"/>
        <w:jc w:val="both"/>
      </w:pPr>
      <w:commentRangeStart w:id="2"/>
      <w:r>
        <w:t>DeFi protocols require on-chain reputation scores that are computationally scalable, semantically interpretable, and aligned with operationally relevant on-chain signals (authorization, transfer ac-</w:t>
      </w:r>
      <w:r>
        <w:rPr>
          <w:w w:val="105"/>
        </w:rPr>
        <w:t>tivity,</w:t>
      </w:r>
      <w:r>
        <w:rPr>
          <w:spacing w:val="-16"/>
          <w:w w:val="105"/>
        </w:rPr>
        <w:t xml:space="preserve"> </w:t>
      </w:r>
      <w:r>
        <w:rPr>
          <w:w w:val="105"/>
        </w:rPr>
        <w:t>and</w:t>
      </w:r>
      <w:r>
        <w:rPr>
          <w:spacing w:val="-16"/>
          <w:w w:val="105"/>
        </w:rPr>
        <w:t xml:space="preserve"> </w:t>
      </w:r>
      <w:r>
        <w:rPr>
          <w:w w:val="105"/>
        </w:rPr>
        <w:t>risk-related</w:t>
      </w:r>
      <w:r>
        <w:rPr>
          <w:spacing w:val="-16"/>
          <w:w w:val="105"/>
        </w:rPr>
        <w:t xml:space="preserve"> </w:t>
      </w:r>
      <w:r>
        <w:rPr>
          <w:w w:val="105"/>
        </w:rPr>
        <w:t>proxies)</w:t>
      </w:r>
      <w:r>
        <w:rPr>
          <w:spacing w:val="-15"/>
          <w:w w:val="105"/>
        </w:rPr>
        <w:t xml:space="preserve"> </w:t>
      </w:r>
      <w:commentRangeStart w:id="3"/>
      <w:r>
        <w:rPr>
          <w:highlight w:val="yellow"/>
        </w:rPr>
        <w:fldChar w:fldCharType="begin"/>
      </w:r>
      <w:r>
        <w:rPr>
          <w:highlight w:val="yellow"/>
        </w:rPr>
        <w:instrText xml:space="preserve"> HYPERLINK \l "_bookmark181" </w:instrText>
      </w:r>
      <w:r>
        <w:rPr>
          <w:highlight w:val="yellow"/>
        </w:rPr>
      </w:r>
      <w:r>
        <w:rPr>
          <w:highlight w:val="yellow"/>
        </w:rPr>
        <w:fldChar w:fldCharType="separate"/>
      </w:r>
      <w:r>
        <w:rPr>
          <w:w w:val="105"/>
          <w:highlight w:val="yellow"/>
          <w:vertAlign w:val="superscript"/>
        </w:rPr>
        <w:t>[48]</w:t>
      </w:r>
      <w:r>
        <w:rPr>
          <w:w w:val="105"/>
          <w:highlight w:val="yellow"/>
          <w:vertAlign w:val="superscript"/>
        </w:rPr>
        <w:fldChar w:fldCharType="end"/>
      </w:r>
      <w:r>
        <w:rPr>
          <w:w w:val="105"/>
          <w:highlight w:val="yellow"/>
          <w:vertAlign w:val="superscript"/>
        </w:rPr>
        <w:t>,</w:t>
      </w:r>
      <w:hyperlink w:anchor="_bookmark186" w:history="1">
        <w:r>
          <w:rPr>
            <w:w w:val="105"/>
            <w:highlight w:val="yellow"/>
            <w:vertAlign w:val="superscript"/>
          </w:rPr>
          <w:t>[53]</w:t>
        </w:r>
      </w:hyperlink>
      <w:commentRangeEnd w:id="3"/>
      <w:r>
        <w:rPr>
          <w:rStyle w:val="CommentReference"/>
          <w:w w:val="105"/>
          <w:sz w:val="24"/>
          <w:szCs w:val="24"/>
        </w:rPr>
        <w:commentReference w:id="3"/>
      </w:r>
      <w:r>
        <w:rPr>
          <w:w w:val="105"/>
        </w:rPr>
        <w:t>.</w:t>
      </w:r>
      <w:r>
        <w:rPr>
          <w:spacing w:val="-16"/>
          <w:w w:val="105"/>
        </w:rPr>
        <w:t xml:space="preserve"> </w:t>
      </w:r>
      <w:r>
        <w:rPr>
          <w:w w:val="105"/>
        </w:rPr>
        <w:t>This</w:t>
      </w:r>
      <w:r>
        <w:rPr>
          <w:spacing w:val="-16"/>
          <w:w w:val="105"/>
        </w:rPr>
        <w:t xml:space="preserve"> </w:t>
      </w:r>
      <w:del w:id="4" w:author="Moulla, Donatien Koulla" w:date="2026-08-24T12:38:00Z">
        <w:r>
          <w:rPr>
            <w:w w:val="105"/>
          </w:rPr>
          <w:delText>dissertation</w:delText>
        </w:r>
        <w:r>
          <w:rPr>
            <w:spacing w:val="-16"/>
            <w:w w:val="105"/>
          </w:rPr>
          <w:delText xml:space="preserve"> </w:delText>
        </w:r>
      </w:del>
      <w:ins w:id="5" w:author="Moulla, Donatien Koulla" w:date="2026-08-24T12:38:00Z">
        <w:r>
          <w:rPr>
            <w:w w:val="105"/>
          </w:rPr>
          <w:t>research</w:t>
        </w:r>
        <w:r>
          <w:rPr>
            <w:spacing w:val="-16"/>
            <w:w w:val="105"/>
          </w:rPr>
          <w:t xml:space="preserve"> </w:t>
        </w:r>
      </w:ins>
      <w:r>
        <w:rPr>
          <w:w w:val="105"/>
        </w:rPr>
        <w:t>introduces</w:t>
      </w:r>
      <w:r>
        <w:rPr>
          <w:spacing w:val="-15"/>
          <w:w w:val="105"/>
        </w:rPr>
        <w:t xml:space="preserve"> </w:t>
      </w:r>
      <w:commentRangeStart w:id="6"/>
      <w:r>
        <w:rPr>
          <w:b/>
          <w:w w:val="105"/>
        </w:rPr>
        <w:t>EndorseRank</w:t>
      </w:r>
      <w:commentRangeEnd w:id="6"/>
      <w:r>
        <w:rPr>
          <w:rStyle w:val="CommentReference"/>
          <w:w w:val="105"/>
          <w:sz w:val="24"/>
          <w:szCs w:val="24"/>
        </w:rPr>
        <w:commentReference w:id="6"/>
      </w:r>
      <w:r>
        <w:rPr>
          <w:w w:val="105"/>
        </w:rPr>
        <w:t>,</w:t>
      </w:r>
      <w:r>
        <w:rPr>
          <w:spacing w:val="-16"/>
          <w:w w:val="105"/>
        </w:rPr>
        <w:t xml:space="preserve"> </w:t>
      </w:r>
      <w:r>
        <w:rPr>
          <w:w w:val="105"/>
        </w:rPr>
        <w:t>an</w:t>
      </w:r>
      <w:r>
        <w:rPr>
          <w:spacing w:val="-16"/>
          <w:w w:val="105"/>
        </w:rPr>
        <w:t xml:space="preserve"> </w:t>
      </w:r>
      <w:r>
        <w:rPr>
          <w:w w:val="105"/>
        </w:rPr>
        <w:t xml:space="preserve">on-chain </w:t>
      </w:r>
      <w:r>
        <w:t>reputation</w:t>
      </w:r>
      <w:r>
        <w:rPr>
          <w:spacing w:val="-7"/>
        </w:rPr>
        <w:t xml:space="preserve"> </w:t>
      </w:r>
      <w:r>
        <w:t>score</w:t>
      </w:r>
      <w:r>
        <w:rPr>
          <w:spacing w:val="-7"/>
        </w:rPr>
        <w:t xml:space="preserve"> </w:t>
      </w:r>
      <w:r>
        <w:t>produced</w:t>
      </w:r>
      <w:r>
        <w:rPr>
          <w:spacing w:val="-7"/>
        </w:rPr>
        <w:t xml:space="preserve"> </w:t>
      </w:r>
      <w:r>
        <w:t>by</w:t>
      </w:r>
      <w:r>
        <w:rPr>
          <w:spacing w:val="-7"/>
        </w:rPr>
        <w:t xml:space="preserve"> </w:t>
      </w:r>
      <w:r>
        <w:t>applying</w:t>
      </w:r>
      <w:r>
        <w:rPr>
          <w:spacing w:val="-7"/>
        </w:rPr>
        <w:t xml:space="preserve"> </w:t>
      </w:r>
      <w:r>
        <w:t>PageRank</w:t>
      </w:r>
      <w:r>
        <w:rPr>
          <w:spacing w:val="-7"/>
        </w:rPr>
        <w:t xml:space="preserve"> </w:t>
      </w:r>
      <w:r>
        <w:t>to</w:t>
      </w:r>
      <w:r>
        <w:rPr>
          <w:spacing w:val="-7"/>
        </w:rPr>
        <w:t xml:space="preserve"> </w:t>
      </w:r>
      <w:r>
        <w:t>a</w:t>
      </w:r>
      <w:r>
        <w:rPr>
          <w:spacing w:val="-7"/>
        </w:rPr>
        <w:t xml:space="preserve"> </w:t>
      </w:r>
      <w:r>
        <w:t>directed</w:t>
      </w:r>
      <w:r>
        <w:rPr>
          <w:spacing w:val="-7"/>
        </w:rPr>
        <w:t xml:space="preserve"> </w:t>
      </w:r>
      <w:r>
        <w:t>endorsement</w:t>
      </w:r>
      <w:r>
        <w:rPr>
          <w:spacing w:val="-7"/>
        </w:rPr>
        <w:t xml:space="preserve"> </w:t>
      </w:r>
      <w:r>
        <w:t>graph</w:t>
      </w:r>
      <w:r>
        <w:rPr>
          <w:spacing w:val="-7"/>
        </w:rPr>
        <w:t xml:space="preserve"> </w:t>
      </w:r>
      <w:r>
        <w:t>built</w:t>
      </w:r>
      <w:r>
        <w:rPr>
          <w:spacing w:val="-7"/>
        </w:rPr>
        <w:t xml:space="preserve"> </w:t>
      </w:r>
      <w:r>
        <w:t>from</w:t>
      </w:r>
      <w:r>
        <w:rPr>
          <w:spacing w:val="-7"/>
        </w:rPr>
        <w:t xml:space="preserve"> </w:t>
      </w:r>
      <w:r>
        <w:t>latest ERC-20</w:t>
      </w:r>
      <w:r>
        <w:rPr>
          <w:spacing w:val="-8"/>
        </w:rPr>
        <w:t xml:space="preserve"> </w:t>
      </w:r>
      <w:r>
        <w:t>allowance</w:t>
      </w:r>
      <w:r>
        <w:rPr>
          <w:spacing w:val="-8"/>
        </w:rPr>
        <w:t xml:space="preserve"> </w:t>
      </w:r>
      <w:r>
        <w:t>edges</w:t>
      </w:r>
      <w:r>
        <w:rPr>
          <w:spacing w:val="-8"/>
        </w:rPr>
        <w:t xml:space="preserve"> </w:t>
      </w:r>
      <w:r>
        <w:t>on</w:t>
      </w:r>
      <w:r>
        <w:rPr>
          <w:spacing w:val="-8"/>
        </w:rPr>
        <w:t xml:space="preserve"> </w:t>
      </w:r>
      <w:r>
        <w:t>Arbitrum</w:t>
      </w:r>
      <w:r>
        <w:rPr>
          <w:spacing w:val="-8"/>
        </w:rPr>
        <w:t xml:space="preserve"> </w:t>
      </w:r>
      <w:r>
        <w:t>One,</w:t>
      </w:r>
      <w:r>
        <w:rPr>
          <w:spacing w:val="-7"/>
        </w:rPr>
        <w:t xml:space="preserve"> </w:t>
      </w:r>
      <w:r>
        <w:t>and</w:t>
      </w:r>
      <w:r>
        <w:rPr>
          <w:spacing w:val="-8"/>
        </w:rPr>
        <w:t xml:space="preserve"> </w:t>
      </w:r>
      <w:r>
        <w:t>evaluates</w:t>
      </w:r>
      <w:r>
        <w:rPr>
          <w:spacing w:val="-8"/>
        </w:rPr>
        <w:t xml:space="preserve"> </w:t>
      </w:r>
      <w:r>
        <w:t>it</w:t>
      </w:r>
      <w:r>
        <w:rPr>
          <w:spacing w:val="-8"/>
        </w:rPr>
        <w:t xml:space="preserve"> </w:t>
      </w:r>
      <w:r>
        <w:t>against</w:t>
      </w:r>
      <w:r>
        <w:rPr>
          <w:spacing w:val="-8"/>
        </w:rPr>
        <w:t xml:space="preserve"> </w:t>
      </w:r>
      <w:r>
        <w:t>Adaptive</w:t>
      </w:r>
      <w:r>
        <w:rPr>
          <w:spacing w:val="-8"/>
        </w:rPr>
        <w:t xml:space="preserve"> </w:t>
      </w:r>
      <w:r>
        <w:t>Weighted</w:t>
      </w:r>
      <w:r>
        <w:rPr>
          <w:spacing w:val="-8"/>
        </w:rPr>
        <w:t xml:space="preserve"> </w:t>
      </w:r>
      <w:r>
        <w:t>PageRank (AWP), the transfer-graph baseline of Do et al.</w:t>
      </w:r>
      <w:hyperlink w:anchor="_bookmark149" w:history="1">
        <w:r>
          <w:rPr>
            <w:highlight w:val="yellow"/>
            <w:vertAlign w:val="superscript"/>
          </w:rPr>
          <w:t>[16]</w:t>
        </w:r>
      </w:hyperlink>
      <w:r>
        <w:t xml:space="preserve">, using five proxy families on a matched wallet </w:t>
      </w:r>
      <w:r>
        <w:rPr>
          <w:w w:val="105"/>
        </w:rPr>
        <w:t>cohort (</w:t>
      </w:r>
      <w:r>
        <w:rPr>
          <w:i/>
          <w:w w:val="105"/>
        </w:rPr>
        <w:t xml:space="preserve">n </w:t>
      </w:r>
      <w:r>
        <w:rPr>
          <w:w w:val="105"/>
        </w:rPr>
        <w:t>= 5</w:t>
      </w:r>
      <w:r>
        <w:rPr>
          <w:i/>
          <w:w w:val="105"/>
        </w:rPr>
        <w:t>,</w:t>
      </w:r>
      <w:r>
        <w:rPr>
          <w:w w:val="105"/>
        </w:rPr>
        <w:t>521).</w:t>
      </w:r>
      <w:commentRangeEnd w:id="2"/>
      <w:r>
        <w:rPr>
          <w:rStyle w:val="CommentReference"/>
          <w:sz w:val="24"/>
          <w:szCs w:val="24"/>
        </w:rPr>
        <w:commentReference w:id="2"/>
      </w:r>
    </w:p>
    <w:p w14:paraId="00DC1AFF" w14:textId="77777777" w:rsidR="00350CFB" w:rsidRDefault="00283FFF">
      <w:pPr>
        <w:pStyle w:val="BodyText"/>
        <w:spacing w:line="359" w:lineRule="exact"/>
        <w:ind w:left="282"/>
        <w:jc w:val="both"/>
      </w:pPr>
      <w:r>
        <w:t>EndorseRank</w:t>
      </w:r>
      <w:r>
        <w:rPr>
          <w:spacing w:val="-9"/>
        </w:rPr>
        <w:t xml:space="preserve"> </w:t>
      </w:r>
      <w:r>
        <w:t>runs</w:t>
      </w:r>
      <w:r>
        <w:rPr>
          <w:spacing w:val="-4"/>
        </w:rPr>
        <w:t xml:space="preserve"> </w:t>
      </w:r>
      <w:r>
        <w:rPr>
          <w:rFonts w:ascii="Arial Unicode MS" w:hAnsi="Arial Unicode MS"/>
        </w:rPr>
        <w:t>≈</w:t>
      </w:r>
      <w:r>
        <w:rPr>
          <w:rFonts w:ascii="Arial Unicode MS" w:hAnsi="Arial Unicode MS"/>
          <w:spacing w:val="-3"/>
        </w:rPr>
        <w:t xml:space="preserve"> </w:t>
      </w:r>
      <w:r>
        <w:t>8</w:t>
      </w:r>
      <w:r>
        <w:rPr>
          <w:i/>
        </w:rPr>
        <w:t>.</w:t>
      </w:r>
      <w:r>
        <w:t>9</w:t>
      </w:r>
      <w:r>
        <w:rPr>
          <w:rFonts w:ascii="Arial Unicode MS" w:hAnsi="Arial Unicode MS"/>
        </w:rPr>
        <w:t>×</w:t>
      </w:r>
      <w:r>
        <w:rPr>
          <w:rFonts w:ascii="Arial Unicode MS" w:hAnsi="Arial Unicode MS"/>
          <w:spacing w:val="-12"/>
        </w:rPr>
        <w:t xml:space="preserve"> </w:t>
      </w:r>
      <w:r>
        <w:t>faster</w:t>
      </w:r>
      <w:r>
        <w:rPr>
          <w:spacing w:val="-6"/>
        </w:rPr>
        <w:t xml:space="preserve"> </w:t>
      </w:r>
      <w:r>
        <w:t>than</w:t>
      </w:r>
      <w:r>
        <w:rPr>
          <w:spacing w:val="-5"/>
        </w:rPr>
        <w:t xml:space="preserve"> </w:t>
      </w:r>
      <w:r>
        <w:t>AWP</w:t>
      </w:r>
      <w:r>
        <w:rPr>
          <w:spacing w:val="-6"/>
        </w:rPr>
        <w:t xml:space="preserve"> </w:t>
      </w:r>
      <w:r>
        <w:t>on</w:t>
      </w:r>
      <w:r>
        <w:rPr>
          <w:spacing w:val="-6"/>
        </w:rPr>
        <w:t xml:space="preserve"> </w:t>
      </w:r>
      <w:r>
        <w:t>identical</w:t>
      </w:r>
      <w:r>
        <w:rPr>
          <w:spacing w:val="-4"/>
        </w:rPr>
        <w:t xml:space="preserve"> </w:t>
      </w:r>
      <w:r>
        <w:t>cohort</w:t>
      </w:r>
      <w:r>
        <w:rPr>
          <w:spacing w:val="-6"/>
        </w:rPr>
        <w:t xml:space="preserve"> </w:t>
      </w:r>
      <w:r>
        <w:t>inputs</w:t>
      </w:r>
      <w:r>
        <w:rPr>
          <w:spacing w:val="-5"/>
        </w:rPr>
        <w:t xml:space="preserve"> </w:t>
      </w:r>
      <w:r>
        <w:t>(2</w:t>
      </w:r>
      <w:r>
        <w:rPr>
          <w:i/>
        </w:rPr>
        <w:t>.</w:t>
      </w:r>
      <w:r>
        <w:t>105</w:t>
      </w:r>
      <w:r>
        <w:rPr>
          <w:spacing w:val="-20"/>
        </w:rPr>
        <w:t xml:space="preserve"> </w:t>
      </w:r>
      <w:r>
        <w:t>s</w:t>
      </w:r>
      <w:r>
        <w:rPr>
          <w:spacing w:val="-5"/>
        </w:rPr>
        <w:t xml:space="preserve"> </w:t>
      </w:r>
      <w:r>
        <w:t>vs.</w:t>
      </w:r>
      <w:r>
        <w:rPr>
          <w:spacing w:val="-5"/>
        </w:rPr>
        <w:t xml:space="preserve"> </w:t>
      </w:r>
      <w:r>
        <w:t>18</w:t>
      </w:r>
      <w:r>
        <w:rPr>
          <w:i/>
        </w:rPr>
        <w:t>.</w:t>
      </w:r>
      <w:r>
        <w:t>711</w:t>
      </w:r>
      <w:r>
        <w:rPr>
          <w:spacing w:val="-20"/>
        </w:rPr>
        <w:t xml:space="preserve"> </w:t>
      </w:r>
      <w:r>
        <w:t>s</w:t>
      </w:r>
      <w:r>
        <w:rPr>
          <w:spacing w:val="-6"/>
        </w:rPr>
        <w:t xml:space="preserve"> </w:t>
      </w:r>
      <w:r>
        <w:rPr>
          <w:spacing w:val="-2"/>
        </w:rPr>
        <w:t>PageR-</w:t>
      </w:r>
    </w:p>
    <w:p w14:paraId="00DC1B00" w14:textId="77777777" w:rsidR="00350CFB" w:rsidRDefault="00283FFF">
      <w:pPr>
        <w:pStyle w:val="BodyText"/>
        <w:spacing w:before="119" w:line="316" w:lineRule="auto"/>
        <w:ind w:left="276" w:right="524" w:firstLine="5"/>
        <w:jc w:val="both"/>
      </w:pPr>
      <w:r>
        <w:rPr>
          <w:w w:val="105"/>
        </w:rPr>
        <w:t>ank</w:t>
      </w:r>
      <w:r>
        <w:rPr>
          <w:spacing w:val="-16"/>
          <w:w w:val="105"/>
        </w:rPr>
        <w:t xml:space="preserve"> </w:t>
      </w:r>
      <w:r>
        <w:rPr>
          <w:w w:val="105"/>
        </w:rPr>
        <w:t>wall-clock</w:t>
      </w:r>
      <w:r>
        <w:rPr>
          <w:spacing w:val="-16"/>
          <w:w w:val="105"/>
        </w:rPr>
        <w:t xml:space="preserve"> </w:t>
      </w:r>
      <w:r>
        <w:rPr>
          <w:w w:val="105"/>
        </w:rPr>
        <w:t>time)</w:t>
      </w:r>
      <w:r>
        <w:rPr>
          <w:spacing w:val="-16"/>
          <w:w w:val="105"/>
        </w:rPr>
        <w:t xml:space="preserve"> </w:t>
      </w:r>
      <w:r>
        <w:rPr>
          <w:w w:val="105"/>
        </w:rPr>
        <w:t>and</w:t>
      </w:r>
      <w:r>
        <w:rPr>
          <w:spacing w:val="-15"/>
          <w:w w:val="105"/>
        </w:rPr>
        <w:t xml:space="preserve"> </w:t>
      </w:r>
      <w:r>
        <w:rPr>
          <w:w w:val="105"/>
        </w:rPr>
        <w:t>aligns</w:t>
      </w:r>
      <w:r>
        <w:rPr>
          <w:spacing w:val="-16"/>
          <w:w w:val="105"/>
        </w:rPr>
        <w:t xml:space="preserve"> </w:t>
      </w:r>
      <w:r>
        <w:rPr>
          <w:w w:val="105"/>
        </w:rPr>
        <w:t>more</w:t>
      </w:r>
      <w:r>
        <w:rPr>
          <w:spacing w:val="-16"/>
          <w:w w:val="105"/>
        </w:rPr>
        <w:t xml:space="preserve"> </w:t>
      </w:r>
      <w:r>
        <w:rPr>
          <w:w w:val="105"/>
        </w:rPr>
        <w:t>strongly</w:t>
      </w:r>
      <w:r>
        <w:rPr>
          <w:spacing w:val="-16"/>
          <w:w w:val="105"/>
        </w:rPr>
        <w:t xml:space="preserve"> </w:t>
      </w:r>
      <w:r>
        <w:rPr>
          <w:w w:val="105"/>
        </w:rPr>
        <w:t>with</w:t>
      </w:r>
      <w:r>
        <w:rPr>
          <w:spacing w:val="-15"/>
          <w:w w:val="105"/>
        </w:rPr>
        <w:t xml:space="preserve"> </w:t>
      </w:r>
      <w:r>
        <w:rPr>
          <w:w w:val="105"/>
        </w:rPr>
        <w:t>allowance</w:t>
      </w:r>
      <w:r>
        <w:rPr>
          <w:spacing w:val="-16"/>
          <w:w w:val="105"/>
        </w:rPr>
        <w:t xml:space="preserve"> </w:t>
      </w:r>
      <w:r>
        <w:rPr>
          <w:w w:val="105"/>
        </w:rPr>
        <w:t>proxies</w:t>
      </w:r>
      <w:r>
        <w:rPr>
          <w:spacing w:val="-16"/>
          <w:w w:val="105"/>
        </w:rPr>
        <w:t xml:space="preserve"> </w:t>
      </w:r>
      <w:r>
        <w:rPr>
          <w:w w:val="105"/>
        </w:rPr>
        <w:t>(mean</w:t>
      </w:r>
      <w:r>
        <w:rPr>
          <w:spacing w:val="-16"/>
          <w:w w:val="105"/>
        </w:rPr>
        <w:t xml:space="preserve"> </w:t>
      </w:r>
      <w:r>
        <w:rPr>
          <w:w w:val="105"/>
        </w:rPr>
        <w:t>Kendall</w:t>
      </w:r>
      <w:r>
        <w:rPr>
          <w:spacing w:val="-15"/>
          <w:w w:val="105"/>
        </w:rPr>
        <w:t xml:space="preserve"> </w:t>
      </w:r>
      <w:r>
        <w:rPr>
          <w:i/>
          <w:w w:val="105"/>
        </w:rPr>
        <w:t>τ</w:t>
      </w:r>
      <w:r>
        <w:rPr>
          <w:i/>
          <w:spacing w:val="-16"/>
          <w:w w:val="105"/>
        </w:rPr>
        <w:t xml:space="preserve"> </w:t>
      </w:r>
      <w:r>
        <w:rPr>
          <w:w w:val="105"/>
        </w:rPr>
        <w:t>=</w:t>
      </w:r>
      <w:r>
        <w:rPr>
          <w:spacing w:val="-16"/>
          <w:w w:val="105"/>
        </w:rPr>
        <w:t xml:space="preserve"> </w:t>
      </w:r>
      <w:r>
        <w:rPr>
          <w:w w:val="105"/>
        </w:rPr>
        <w:t>0</w:t>
      </w:r>
      <w:r>
        <w:rPr>
          <w:i/>
          <w:w w:val="105"/>
        </w:rPr>
        <w:t>.</w:t>
      </w:r>
      <w:r>
        <w:rPr>
          <w:w w:val="105"/>
        </w:rPr>
        <w:t xml:space="preserve">355 </w:t>
      </w:r>
      <w:r>
        <w:t>vs.</w:t>
      </w:r>
      <w:r>
        <w:rPr>
          <w:spacing w:val="-10"/>
        </w:rPr>
        <w:t xml:space="preserve"> </w:t>
      </w:r>
      <w:r>
        <w:rPr>
          <w:rFonts w:ascii="Arial Unicode MS" w:hAnsi="Arial Unicode MS"/>
        </w:rPr>
        <w:t>−</w:t>
      </w:r>
      <w:r>
        <w:t>0</w:t>
      </w:r>
      <w:r>
        <w:rPr>
          <w:i/>
        </w:rPr>
        <w:t>.</w:t>
      </w:r>
      <w:r>
        <w:t>030</w:t>
      </w:r>
      <w:r>
        <w:rPr>
          <w:spacing w:val="-10"/>
        </w:rPr>
        <w:t xml:space="preserve"> </w:t>
      </w:r>
      <w:r>
        <w:t>for</w:t>
      </w:r>
      <w:r>
        <w:rPr>
          <w:spacing w:val="-10"/>
        </w:rPr>
        <w:t xml:space="preserve"> </w:t>
      </w:r>
      <w:r>
        <w:t>AWP);</w:t>
      </w:r>
      <w:r>
        <w:rPr>
          <w:spacing w:val="-10"/>
        </w:rPr>
        <w:t xml:space="preserve"> </w:t>
      </w:r>
      <w:r>
        <w:t>AWP</w:t>
      </w:r>
      <w:r>
        <w:rPr>
          <w:spacing w:val="-10"/>
        </w:rPr>
        <w:t xml:space="preserve"> </w:t>
      </w:r>
      <w:r>
        <w:t>aligns</w:t>
      </w:r>
      <w:r>
        <w:rPr>
          <w:spacing w:val="-10"/>
        </w:rPr>
        <w:t xml:space="preserve"> </w:t>
      </w:r>
      <w:r>
        <w:t>more</w:t>
      </w:r>
      <w:r>
        <w:rPr>
          <w:spacing w:val="-10"/>
        </w:rPr>
        <w:t xml:space="preserve"> </w:t>
      </w:r>
      <w:r>
        <w:t>strongly</w:t>
      </w:r>
      <w:r>
        <w:rPr>
          <w:spacing w:val="-10"/>
        </w:rPr>
        <w:t xml:space="preserve"> </w:t>
      </w:r>
      <w:r>
        <w:t>with</w:t>
      </w:r>
      <w:r>
        <w:rPr>
          <w:spacing w:val="-10"/>
        </w:rPr>
        <w:t xml:space="preserve"> </w:t>
      </w:r>
      <w:r>
        <w:t>transfer</w:t>
      </w:r>
      <w:r>
        <w:rPr>
          <w:spacing w:val="-10"/>
        </w:rPr>
        <w:t xml:space="preserve"> </w:t>
      </w:r>
      <w:r>
        <w:t>proxies</w:t>
      </w:r>
      <w:r>
        <w:rPr>
          <w:spacing w:val="-10"/>
        </w:rPr>
        <w:t xml:space="preserve"> </w:t>
      </w:r>
      <w:r>
        <w:t>(</w:t>
      </w:r>
      <w:r>
        <w:rPr>
          <w:i/>
        </w:rPr>
        <w:t>τ</w:t>
      </w:r>
      <w:r>
        <w:rPr>
          <w:i/>
          <w:spacing w:val="32"/>
        </w:rPr>
        <w:t xml:space="preserve"> </w:t>
      </w:r>
      <w:r>
        <w:t>= 0</w:t>
      </w:r>
      <w:r>
        <w:rPr>
          <w:i/>
        </w:rPr>
        <w:t>.</w:t>
      </w:r>
      <w:r>
        <w:t>534</w:t>
      </w:r>
      <w:r>
        <w:rPr>
          <w:spacing w:val="-10"/>
        </w:rPr>
        <w:t xml:space="preserve"> </w:t>
      </w:r>
      <w:r>
        <w:t>vs.</w:t>
      </w:r>
      <w:r>
        <w:rPr>
          <w:spacing w:val="-10"/>
        </w:rPr>
        <w:t xml:space="preserve"> </w:t>
      </w:r>
      <w:r>
        <w:t>0</w:t>
      </w:r>
      <w:r>
        <w:rPr>
          <w:i/>
        </w:rPr>
        <w:t>.</w:t>
      </w:r>
      <w:r>
        <w:t>333</w:t>
      </w:r>
      <w:r>
        <w:rPr>
          <w:spacing w:val="-10"/>
        </w:rPr>
        <w:t xml:space="preserve"> </w:t>
      </w:r>
      <w:r>
        <w:t>for</w:t>
      </w:r>
      <w:r>
        <w:rPr>
          <w:spacing w:val="-10"/>
        </w:rPr>
        <w:t xml:space="preserve"> </w:t>
      </w:r>
      <w:r>
        <w:t>En-dorseRank). Inter-method rank correlation between EndorseRank and AWP (</w:t>
      </w:r>
      <w:r>
        <w:rPr>
          <w:i/>
        </w:rPr>
        <w:t>τ</w:t>
      </w:r>
      <w:r>
        <w:rPr>
          <w:i/>
          <w:spacing w:val="35"/>
        </w:rPr>
        <w:t xml:space="preserve"> </w:t>
      </w:r>
      <w:r>
        <w:t>= 0</w:t>
      </w:r>
      <w:r>
        <w:rPr>
          <w:i/>
        </w:rPr>
        <w:t>.</w:t>
      </w:r>
      <w:r>
        <w:t>316) indicates</w:t>
      </w:r>
    </w:p>
    <w:p w14:paraId="00DC1B01" w14:textId="77777777" w:rsidR="00350CFB" w:rsidRDefault="00283FFF">
      <w:pPr>
        <w:pStyle w:val="BodyText"/>
        <w:spacing w:before="89"/>
        <w:ind w:left="282"/>
        <w:jc w:val="both"/>
      </w:pPr>
      <w:r>
        <w:t>partially</w:t>
      </w:r>
      <w:r>
        <w:rPr>
          <w:spacing w:val="-11"/>
        </w:rPr>
        <w:t xml:space="preserve"> </w:t>
      </w:r>
      <w:r>
        <w:t>overlapping</w:t>
      </w:r>
      <w:r>
        <w:rPr>
          <w:spacing w:val="-10"/>
        </w:rPr>
        <w:t xml:space="preserve"> </w:t>
      </w:r>
      <w:r>
        <w:t>yet</w:t>
      </w:r>
      <w:r>
        <w:rPr>
          <w:spacing w:val="-10"/>
        </w:rPr>
        <w:t xml:space="preserve"> </w:t>
      </w:r>
      <w:r>
        <w:t>construct-distinct</w:t>
      </w:r>
      <w:r>
        <w:rPr>
          <w:spacing w:val="-10"/>
        </w:rPr>
        <w:t xml:space="preserve"> </w:t>
      </w:r>
      <w:r>
        <w:t>social</w:t>
      </w:r>
      <w:r>
        <w:rPr>
          <w:spacing w:val="-10"/>
        </w:rPr>
        <w:t xml:space="preserve"> </w:t>
      </w:r>
      <w:r>
        <w:t>reputation</w:t>
      </w:r>
      <w:r>
        <w:rPr>
          <w:spacing w:val="-10"/>
        </w:rPr>
        <w:t xml:space="preserve"> </w:t>
      </w:r>
      <w:r>
        <w:rPr>
          <w:spacing w:val="-2"/>
        </w:rPr>
        <w:t>structures.</w:t>
      </w:r>
    </w:p>
    <w:p w14:paraId="00DC1B02" w14:textId="77777777" w:rsidR="00350CFB" w:rsidRDefault="00283FFF">
      <w:pPr>
        <w:pStyle w:val="BodyText"/>
        <w:spacing w:before="53" w:line="456" w:lineRule="exact"/>
        <w:ind w:left="273" w:right="559" w:firstLine="8"/>
        <w:jc w:val="both"/>
      </w:pPr>
      <w:r>
        <w:rPr>
          <w:w w:val="105"/>
        </w:rPr>
        <w:t>On</w:t>
      </w:r>
      <w:r>
        <w:rPr>
          <w:spacing w:val="-9"/>
          <w:w w:val="105"/>
        </w:rPr>
        <w:t xml:space="preserve"> </w:t>
      </w:r>
      <w:r>
        <w:rPr>
          <w:w w:val="105"/>
        </w:rPr>
        <w:t>an</w:t>
      </w:r>
      <w:r>
        <w:rPr>
          <w:spacing w:val="-9"/>
          <w:w w:val="105"/>
        </w:rPr>
        <w:t xml:space="preserve"> </w:t>
      </w:r>
      <w:r>
        <w:rPr>
          <w:w w:val="105"/>
        </w:rPr>
        <w:t>expanded</w:t>
      </w:r>
      <w:r>
        <w:rPr>
          <w:spacing w:val="-9"/>
          <w:w w:val="105"/>
        </w:rPr>
        <w:t xml:space="preserve"> </w:t>
      </w:r>
      <w:r>
        <w:rPr>
          <w:w w:val="105"/>
        </w:rPr>
        <w:t>wallet</w:t>
      </w:r>
      <w:r>
        <w:rPr>
          <w:spacing w:val="-9"/>
          <w:w w:val="105"/>
        </w:rPr>
        <w:t xml:space="preserve"> </w:t>
      </w:r>
      <w:r>
        <w:rPr>
          <w:w w:val="105"/>
        </w:rPr>
        <w:t>pool</w:t>
      </w:r>
      <w:r>
        <w:rPr>
          <w:spacing w:val="-9"/>
          <w:w w:val="105"/>
        </w:rPr>
        <w:t xml:space="preserve"> </w:t>
      </w:r>
      <w:r>
        <w:rPr>
          <w:w w:val="105"/>
        </w:rPr>
        <w:t>(</w:t>
      </w:r>
      <w:r>
        <w:rPr>
          <w:i/>
          <w:w w:val="105"/>
        </w:rPr>
        <w:t>N</w:t>
      </w:r>
      <w:r>
        <w:rPr>
          <w:i/>
          <w:spacing w:val="28"/>
          <w:w w:val="105"/>
        </w:rPr>
        <w:t xml:space="preserve"> </w:t>
      </w:r>
      <w:r>
        <w:rPr>
          <w:w w:val="105"/>
        </w:rPr>
        <w:t>= 31</w:t>
      </w:r>
      <w:r>
        <w:rPr>
          <w:i/>
          <w:w w:val="105"/>
        </w:rPr>
        <w:t>,</w:t>
      </w:r>
      <w:r>
        <w:rPr>
          <w:w w:val="105"/>
        </w:rPr>
        <w:t>612),</w:t>
      </w:r>
      <w:r>
        <w:rPr>
          <w:spacing w:val="-6"/>
          <w:w w:val="105"/>
        </w:rPr>
        <w:t xml:space="preserve"> </w:t>
      </w:r>
      <w:r>
        <w:rPr>
          <w:w w:val="105"/>
        </w:rPr>
        <w:t>EndorseRank</w:t>
      </w:r>
      <w:r>
        <w:rPr>
          <w:spacing w:val="-9"/>
          <w:w w:val="105"/>
        </w:rPr>
        <w:t xml:space="preserve"> </w:t>
      </w:r>
      <w:r>
        <w:rPr>
          <w:w w:val="105"/>
        </w:rPr>
        <w:t>remains</w:t>
      </w:r>
      <w:r>
        <w:rPr>
          <w:spacing w:val="-9"/>
          <w:w w:val="105"/>
        </w:rPr>
        <w:t xml:space="preserve"> </w:t>
      </w:r>
      <w:r>
        <w:rPr>
          <w:rFonts w:ascii="Arial Unicode MS" w:hAnsi="Arial Unicode MS"/>
          <w:w w:val="105"/>
        </w:rPr>
        <w:t xml:space="preserve">≈ </w:t>
      </w:r>
      <w:r>
        <w:rPr>
          <w:w w:val="105"/>
        </w:rPr>
        <w:t>10</w:t>
      </w:r>
      <w:r>
        <w:rPr>
          <w:i/>
          <w:w w:val="105"/>
        </w:rPr>
        <w:t>.</w:t>
      </w:r>
      <w:r>
        <w:rPr>
          <w:w w:val="105"/>
        </w:rPr>
        <w:t>4</w:t>
      </w:r>
      <w:r>
        <w:rPr>
          <w:rFonts w:ascii="Arial Unicode MS" w:hAnsi="Arial Unicode MS"/>
          <w:w w:val="105"/>
        </w:rPr>
        <w:t>×</w:t>
      </w:r>
      <w:r>
        <w:rPr>
          <w:rFonts w:ascii="Arial Unicode MS" w:hAnsi="Arial Unicode MS"/>
          <w:spacing w:val="-16"/>
          <w:w w:val="105"/>
        </w:rPr>
        <w:t xml:space="preserve"> </w:t>
      </w:r>
      <w:r>
        <w:rPr>
          <w:w w:val="105"/>
        </w:rPr>
        <w:t>faster</w:t>
      </w:r>
      <w:r>
        <w:rPr>
          <w:spacing w:val="-9"/>
          <w:w w:val="105"/>
        </w:rPr>
        <w:t xml:space="preserve"> </w:t>
      </w:r>
      <w:r>
        <w:rPr>
          <w:w w:val="105"/>
        </w:rPr>
        <w:t>than</w:t>
      </w:r>
      <w:r>
        <w:rPr>
          <w:spacing w:val="-9"/>
          <w:w w:val="105"/>
        </w:rPr>
        <w:t xml:space="preserve"> </w:t>
      </w:r>
      <w:r>
        <w:rPr>
          <w:w w:val="105"/>
        </w:rPr>
        <w:t>AWP</w:t>
      </w:r>
      <w:r>
        <w:rPr>
          <w:spacing w:val="-9"/>
          <w:w w:val="105"/>
        </w:rPr>
        <w:t xml:space="preserve"> </w:t>
      </w:r>
      <w:r>
        <w:rPr>
          <w:w w:val="105"/>
        </w:rPr>
        <w:t xml:space="preserve">at </w:t>
      </w:r>
      <w:r>
        <w:rPr>
          <w:i/>
          <w:w w:val="105"/>
        </w:rPr>
        <w:t xml:space="preserve">n </w:t>
      </w:r>
      <w:r>
        <w:rPr>
          <w:w w:val="105"/>
        </w:rPr>
        <w:t>= 10</w:t>
      </w:r>
      <w:r>
        <w:rPr>
          <w:i/>
          <w:w w:val="105"/>
        </w:rPr>
        <w:t>,</w:t>
      </w:r>
      <w:r>
        <w:rPr>
          <w:w w:val="105"/>
        </w:rPr>
        <w:t>000</w:t>
      </w:r>
      <w:r>
        <w:rPr>
          <w:spacing w:val="-10"/>
          <w:w w:val="105"/>
        </w:rPr>
        <w:t xml:space="preserve"> </w:t>
      </w:r>
      <w:r>
        <w:rPr>
          <w:w w:val="105"/>
        </w:rPr>
        <w:t>and</w:t>
      </w:r>
      <w:r>
        <w:rPr>
          <w:spacing w:val="-11"/>
          <w:w w:val="105"/>
        </w:rPr>
        <w:t xml:space="preserve"> </w:t>
      </w:r>
      <w:r>
        <w:rPr>
          <w:rFonts w:ascii="Arial Unicode MS" w:hAnsi="Arial Unicode MS"/>
          <w:w w:val="105"/>
        </w:rPr>
        <w:t>≈</w:t>
      </w:r>
      <w:r>
        <w:rPr>
          <w:rFonts w:ascii="Arial Unicode MS" w:hAnsi="Arial Unicode MS"/>
          <w:spacing w:val="-3"/>
          <w:w w:val="105"/>
        </w:rPr>
        <w:t xml:space="preserve"> </w:t>
      </w:r>
      <w:r>
        <w:rPr>
          <w:w w:val="105"/>
        </w:rPr>
        <w:t>9</w:t>
      </w:r>
      <w:r>
        <w:rPr>
          <w:i/>
          <w:w w:val="105"/>
        </w:rPr>
        <w:t>.</w:t>
      </w:r>
      <w:r>
        <w:rPr>
          <w:w w:val="105"/>
        </w:rPr>
        <w:t>4</w:t>
      </w:r>
      <w:r>
        <w:rPr>
          <w:rFonts w:ascii="Arial Unicode MS" w:hAnsi="Arial Unicode MS"/>
          <w:w w:val="105"/>
        </w:rPr>
        <w:t>×</w:t>
      </w:r>
      <w:r>
        <w:rPr>
          <w:rFonts w:ascii="Arial Unicode MS" w:hAnsi="Arial Unicode MS"/>
          <w:spacing w:val="-18"/>
          <w:w w:val="105"/>
        </w:rPr>
        <w:t xml:space="preserve"> </w:t>
      </w:r>
      <w:r>
        <w:rPr>
          <w:w w:val="105"/>
        </w:rPr>
        <w:t>at</w:t>
      </w:r>
      <w:r>
        <w:rPr>
          <w:spacing w:val="-11"/>
          <w:w w:val="105"/>
        </w:rPr>
        <w:t xml:space="preserve"> </w:t>
      </w:r>
      <w:r>
        <w:rPr>
          <w:w w:val="105"/>
        </w:rPr>
        <w:t>full</w:t>
      </w:r>
      <w:r>
        <w:rPr>
          <w:spacing w:val="-11"/>
          <w:w w:val="105"/>
        </w:rPr>
        <w:t xml:space="preserve"> </w:t>
      </w:r>
      <w:r>
        <w:rPr>
          <w:w w:val="105"/>
        </w:rPr>
        <w:t>pool</w:t>
      </w:r>
      <w:r>
        <w:rPr>
          <w:spacing w:val="-11"/>
          <w:w w:val="105"/>
        </w:rPr>
        <w:t xml:space="preserve"> </w:t>
      </w:r>
      <w:r>
        <w:rPr>
          <w:w w:val="105"/>
        </w:rPr>
        <w:t>size.</w:t>
      </w:r>
      <w:r>
        <w:rPr>
          <w:spacing w:val="20"/>
          <w:w w:val="105"/>
        </w:rPr>
        <w:t xml:space="preserve"> </w:t>
      </w:r>
      <w:r>
        <w:rPr>
          <w:w w:val="105"/>
        </w:rPr>
        <w:t>Robustness</w:t>
      </w:r>
      <w:r>
        <w:rPr>
          <w:spacing w:val="-11"/>
          <w:w w:val="105"/>
        </w:rPr>
        <w:t xml:space="preserve"> </w:t>
      </w:r>
      <w:r>
        <w:rPr>
          <w:w w:val="105"/>
        </w:rPr>
        <w:t>checks</w:t>
      </w:r>
      <w:r>
        <w:rPr>
          <w:spacing w:val="-11"/>
          <w:w w:val="105"/>
        </w:rPr>
        <w:t xml:space="preserve"> </w:t>
      </w:r>
      <w:r>
        <w:rPr>
          <w:w w:val="105"/>
        </w:rPr>
        <w:t>(PageRank</w:t>
      </w:r>
      <w:r>
        <w:rPr>
          <w:spacing w:val="-11"/>
          <w:w w:val="105"/>
        </w:rPr>
        <w:t xml:space="preserve"> </w:t>
      </w:r>
      <w:r>
        <w:rPr>
          <w:w w:val="105"/>
        </w:rPr>
        <w:t>damping,</w:t>
      </w:r>
      <w:r>
        <w:rPr>
          <w:spacing w:val="-9"/>
          <w:w w:val="105"/>
        </w:rPr>
        <w:t xml:space="preserve"> </w:t>
      </w:r>
      <w:r>
        <w:rPr>
          <w:w w:val="105"/>
        </w:rPr>
        <w:t>top-20</w:t>
      </w:r>
      <w:r>
        <w:rPr>
          <w:spacing w:val="-11"/>
          <w:w w:val="105"/>
        </w:rPr>
        <w:t xml:space="preserve"> </w:t>
      </w:r>
      <w:r>
        <w:rPr>
          <w:w w:val="105"/>
        </w:rPr>
        <w:t>token subgraph,</w:t>
      </w:r>
      <w:r>
        <w:rPr>
          <w:spacing w:val="-16"/>
          <w:w w:val="105"/>
        </w:rPr>
        <w:t xml:space="preserve"> </w:t>
      </w:r>
      <w:r>
        <w:rPr>
          <w:w w:val="105"/>
        </w:rPr>
        <w:t>sample-size</w:t>
      </w:r>
      <w:r>
        <w:rPr>
          <w:spacing w:val="-16"/>
          <w:w w:val="105"/>
        </w:rPr>
        <w:t xml:space="preserve"> </w:t>
      </w:r>
      <w:r>
        <w:rPr>
          <w:w w:val="105"/>
        </w:rPr>
        <w:t>sensitivity)</w:t>
      </w:r>
      <w:r>
        <w:rPr>
          <w:spacing w:val="-16"/>
          <w:w w:val="105"/>
        </w:rPr>
        <w:t xml:space="preserve"> </w:t>
      </w:r>
      <w:r>
        <w:rPr>
          <w:w w:val="105"/>
        </w:rPr>
        <w:t>leave</w:t>
      </w:r>
      <w:r>
        <w:rPr>
          <w:spacing w:val="-15"/>
          <w:w w:val="105"/>
        </w:rPr>
        <w:t xml:space="preserve"> </w:t>
      </w:r>
      <w:r>
        <w:rPr>
          <w:w w:val="105"/>
        </w:rPr>
        <w:t>EndorseRank</w:t>
      </w:r>
      <w:r>
        <w:rPr>
          <w:spacing w:val="-16"/>
          <w:w w:val="105"/>
        </w:rPr>
        <w:t xml:space="preserve"> </w:t>
      </w:r>
      <w:r>
        <w:rPr>
          <w:w w:val="105"/>
        </w:rPr>
        <w:t>allowance</w:t>
      </w:r>
      <w:r>
        <w:rPr>
          <w:spacing w:val="-16"/>
          <w:w w:val="105"/>
        </w:rPr>
        <w:t xml:space="preserve"> </w:t>
      </w:r>
      <w:r>
        <w:rPr>
          <w:w w:val="105"/>
        </w:rPr>
        <w:t>alignment</w:t>
      </w:r>
      <w:r>
        <w:rPr>
          <w:spacing w:val="-16"/>
          <w:w w:val="105"/>
        </w:rPr>
        <w:t xml:space="preserve"> </w:t>
      </w:r>
      <w:r>
        <w:rPr>
          <w:w w:val="105"/>
        </w:rPr>
        <w:t>stable</w:t>
      </w:r>
      <w:r>
        <w:rPr>
          <w:spacing w:val="-15"/>
          <w:w w:val="105"/>
        </w:rPr>
        <w:t xml:space="preserve"> </w:t>
      </w:r>
      <w:r>
        <w:rPr>
          <w:w w:val="105"/>
        </w:rPr>
        <w:t>at</w:t>
      </w:r>
      <w:r>
        <w:rPr>
          <w:spacing w:val="-16"/>
          <w:w w:val="105"/>
        </w:rPr>
        <w:t xml:space="preserve"> </w:t>
      </w:r>
      <w:r>
        <w:rPr>
          <w:i/>
          <w:w w:val="105"/>
        </w:rPr>
        <w:t>τ</w:t>
      </w:r>
      <w:r>
        <w:rPr>
          <w:i/>
          <w:spacing w:val="-2"/>
          <w:w w:val="105"/>
        </w:rPr>
        <w:t xml:space="preserve"> </w:t>
      </w:r>
      <w:r>
        <w:rPr>
          <w:rFonts w:ascii="Arial Unicode MS" w:hAnsi="Arial Unicode MS"/>
          <w:w w:val="105"/>
        </w:rPr>
        <w:t>≈</w:t>
      </w:r>
      <w:r>
        <w:rPr>
          <w:rFonts w:ascii="Arial Unicode MS" w:hAnsi="Arial Unicode MS"/>
          <w:spacing w:val="-7"/>
          <w:w w:val="105"/>
        </w:rPr>
        <w:t xml:space="preserve"> </w:t>
      </w:r>
      <w:r>
        <w:rPr>
          <w:w w:val="105"/>
        </w:rPr>
        <w:t>0</w:t>
      </w:r>
      <w:r>
        <w:rPr>
          <w:i/>
          <w:w w:val="105"/>
        </w:rPr>
        <w:t>.</w:t>
      </w:r>
      <w:r>
        <w:rPr>
          <w:w w:val="105"/>
        </w:rPr>
        <w:t xml:space="preserve">355 </w:t>
      </w:r>
      <w:r>
        <w:rPr>
          <w:spacing w:val="-2"/>
          <w:w w:val="105"/>
        </w:rPr>
        <w:t>without</w:t>
      </w:r>
      <w:r>
        <w:rPr>
          <w:spacing w:val="-3"/>
          <w:w w:val="105"/>
        </w:rPr>
        <w:t xml:space="preserve"> </w:t>
      </w:r>
      <w:r>
        <w:rPr>
          <w:spacing w:val="-2"/>
          <w:w w:val="105"/>
        </w:rPr>
        <w:t>altering</w:t>
      </w:r>
      <w:r>
        <w:rPr>
          <w:spacing w:val="-3"/>
          <w:w w:val="105"/>
        </w:rPr>
        <w:t xml:space="preserve"> </w:t>
      </w:r>
      <w:r>
        <w:rPr>
          <w:spacing w:val="-2"/>
          <w:w w:val="105"/>
        </w:rPr>
        <w:t>the</w:t>
      </w:r>
      <w:r>
        <w:rPr>
          <w:spacing w:val="-3"/>
          <w:w w:val="105"/>
        </w:rPr>
        <w:t xml:space="preserve"> </w:t>
      </w:r>
      <w:r>
        <w:rPr>
          <w:spacing w:val="-2"/>
          <w:w w:val="105"/>
        </w:rPr>
        <w:t>allowance–transfer</w:t>
      </w:r>
      <w:r>
        <w:rPr>
          <w:spacing w:val="-3"/>
          <w:w w:val="105"/>
        </w:rPr>
        <w:t xml:space="preserve"> </w:t>
      </w:r>
      <w:r>
        <w:rPr>
          <w:spacing w:val="-2"/>
          <w:w w:val="105"/>
        </w:rPr>
        <w:t>trade-off.</w:t>
      </w:r>
    </w:p>
    <w:p w14:paraId="00DC1B03" w14:textId="77777777" w:rsidR="00350CFB" w:rsidRDefault="00283FFF">
      <w:pPr>
        <w:pStyle w:val="BodyText"/>
        <w:spacing w:before="157" w:line="396" w:lineRule="auto"/>
        <w:ind w:left="276" w:right="558" w:firstLine="5"/>
        <w:jc w:val="both"/>
      </w:pPr>
      <w:commentRangeStart w:id="7"/>
      <w:r>
        <w:t>During empirical work</w:t>
      </w:r>
      <w:commentRangeEnd w:id="7"/>
      <w:r>
        <w:rPr>
          <w:rStyle w:val="CommentReference"/>
          <w:sz w:val="24"/>
          <w:szCs w:val="24"/>
        </w:rPr>
        <w:commentReference w:id="7"/>
      </w:r>
      <w:r>
        <w:t xml:space="preserve">, GMX V2 trading-success proxies were incorporated to extend domain validation on the same cohort, and </w:t>
      </w:r>
      <w:r>
        <w:rPr>
          <w:b/>
        </w:rPr>
        <w:t xml:space="preserve">GF-PR </w:t>
      </w:r>
      <w:r>
        <w:t xml:space="preserve">was added as a supplementary outcome-native ceiling </w:t>
      </w:r>
      <w:r>
        <w:rPr>
          <w:spacing w:val="-2"/>
        </w:rPr>
        <w:t>reference</w:t>
      </w:r>
      <w:r>
        <w:rPr>
          <w:spacing w:val="-10"/>
        </w:rPr>
        <w:t xml:space="preserve"> </w:t>
      </w:r>
      <w:r>
        <w:rPr>
          <w:spacing w:val="-2"/>
        </w:rPr>
        <w:t>built</w:t>
      </w:r>
      <w:r>
        <w:rPr>
          <w:spacing w:val="-9"/>
        </w:rPr>
        <w:t xml:space="preserve"> </w:t>
      </w:r>
      <w:r>
        <w:rPr>
          <w:spacing w:val="-2"/>
        </w:rPr>
        <w:t>from</w:t>
      </w:r>
      <w:r>
        <w:rPr>
          <w:spacing w:val="-10"/>
        </w:rPr>
        <w:t xml:space="preserve"> </w:t>
      </w:r>
      <w:r>
        <w:rPr>
          <w:spacing w:val="-2"/>
        </w:rPr>
        <w:t>the</w:t>
      </w:r>
      <w:r>
        <w:rPr>
          <w:spacing w:val="-9"/>
        </w:rPr>
        <w:t xml:space="preserve"> </w:t>
      </w:r>
      <w:r>
        <w:rPr>
          <w:spacing w:val="-2"/>
        </w:rPr>
        <w:t>same</w:t>
      </w:r>
      <w:r>
        <w:rPr>
          <w:spacing w:val="-9"/>
        </w:rPr>
        <w:t xml:space="preserve"> </w:t>
      </w:r>
      <w:r>
        <w:rPr>
          <w:spacing w:val="-2"/>
        </w:rPr>
        <w:t>GMX</w:t>
      </w:r>
      <w:r>
        <w:rPr>
          <w:spacing w:val="-10"/>
        </w:rPr>
        <w:t xml:space="preserve"> </w:t>
      </w:r>
      <w:r>
        <w:rPr>
          <w:spacing w:val="-2"/>
        </w:rPr>
        <w:t>profit-and-loss</w:t>
      </w:r>
      <w:r>
        <w:rPr>
          <w:spacing w:val="-9"/>
        </w:rPr>
        <w:t xml:space="preserve"> </w:t>
      </w:r>
      <w:r>
        <w:rPr>
          <w:spacing w:val="-2"/>
        </w:rPr>
        <w:t>stream.</w:t>
      </w:r>
      <w:r>
        <w:rPr>
          <w:spacing w:val="29"/>
        </w:rPr>
        <w:t xml:space="preserve"> </w:t>
      </w:r>
      <w:r>
        <w:rPr>
          <w:spacing w:val="-2"/>
        </w:rPr>
        <w:t>Among</w:t>
      </w:r>
      <w:r>
        <w:rPr>
          <w:spacing w:val="-9"/>
        </w:rPr>
        <w:t xml:space="preserve"> </w:t>
      </w:r>
      <w:r>
        <w:rPr>
          <w:spacing w:val="-2"/>
        </w:rPr>
        <w:t>social</w:t>
      </w:r>
      <w:r>
        <w:rPr>
          <w:spacing w:val="-10"/>
        </w:rPr>
        <w:t xml:space="preserve"> </w:t>
      </w:r>
      <w:r>
        <w:rPr>
          <w:spacing w:val="-2"/>
        </w:rPr>
        <w:t>methods,</w:t>
      </w:r>
      <w:r>
        <w:rPr>
          <w:spacing w:val="-5"/>
        </w:rPr>
        <w:t xml:space="preserve"> </w:t>
      </w:r>
      <w:r>
        <w:rPr>
          <w:spacing w:val="-2"/>
        </w:rPr>
        <w:t>transfer</w:t>
      </w:r>
      <w:r>
        <w:rPr>
          <w:spacing w:val="-9"/>
        </w:rPr>
        <w:t xml:space="preserve"> </w:t>
      </w:r>
      <w:r>
        <w:rPr>
          <w:spacing w:val="-2"/>
        </w:rPr>
        <w:t>proxies yield</w:t>
      </w:r>
      <w:r>
        <w:rPr>
          <w:spacing w:val="-10"/>
        </w:rPr>
        <w:t xml:space="preserve"> </w:t>
      </w:r>
      <w:r>
        <w:rPr>
          <w:spacing w:val="-2"/>
        </w:rPr>
        <w:t>higher</w:t>
      </w:r>
      <w:r>
        <w:rPr>
          <w:spacing w:val="-9"/>
        </w:rPr>
        <w:t xml:space="preserve"> </w:t>
      </w:r>
      <w:r>
        <w:rPr>
          <w:spacing w:val="-2"/>
        </w:rPr>
        <w:t>mean</w:t>
      </w:r>
      <w:r>
        <w:rPr>
          <w:spacing w:val="-10"/>
        </w:rPr>
        <w:t xml:space="preserve"> </w:t>
      </w:r>
      <w:r>
        <w:rPr>
          <w:spacing w:val="-2"/>
        </w:rPr>
        <w:t>alignment</w:t>
      </w:r>
      <w:r>
        <w:rPr>
          <w:spacing w:val="-9"/>
        </w:rPr>
        <w:t xml:space="preserve"> </w:t>
      </w:r>
      <w:r>
        <w:rPr>
          <w:spacing w:val="-2"/>
        </w:rPr>
        <w:t>than</w:t>
      </w:r>
      <w:r>
        <w:rPr>
          <w:spacing w:val="-9"/>
        </w:rPr>
        <w:t xml:space="preserve"> </w:t>
      </w:r>
      <w:r>
        <w:rPr>
          <w:spacing w:val="-2"/>
        </w:rPr>
        <w:t>trading-success</w:t>
      </w:r>
      <w:r>
        <w:rPr>
          <w:spacing w:val="-10"/>
        </w:rPr>
        <w:t xml:space="preserve"> </w:t>
      </w:r>
      <w:r>
        <w:rPr>
          <w:spacing w:val="-2"/>
        </w:rPr>
        <w:t>proxies</w:t>
      </w:r>
      <w:r>
        <w:rPr>
          <w:spacing w:val="-9"/>
        </w:rPr>
        <w:t xml:space="preserve"> </w:t>
      </w:r>
      <w:r>
        <w:rPr>
          <w:spacing w:val="-2"/>
        </w:rPr>
        <w:t>on</w:t>
      </w:r>
      <w:r>
        <w:rPr>
          <w:spacing w:val="-9"/>
        </w:rPr>
        <w:t xml:space="preserve"> </w:t>
      </w:r>
      <w:r>
        <w:rPr>
          <w:spacing w:val="-2"/>
        </w:rPr>
        <w:t>this</w:t>
      </w:r>
      <w:r>
        <w:rPr>
          <w:spacing w:val="-10"/>
        </w:rPr>
        <w:t xml:space="preserve"> </w:t>
      </w:r>
      <w:r>
        <w:rPr>
          <w:spacing w:val="-2"/>
        </w:rPr>
        <w:t>chain; GF-PR</w:t>
      </w:r>
      <w:r>
        <w:rPr>
          <w:spacing w:val="-10"/>
        </w:rPr>
        <w:t xml:space="preserve"> </w:t>
      </w:r>
      <w:r>
        <w:rPr>
          <w:spacing w:val="-2"/>
        </w:rPr>
        <w:t>achieves</w:t>
      </w:r>
      <w:r>
        <w:rPr>
          <w:spacing w:val="-9"/>
        </w:rPr>
        <w:t xml:space="preserve"> </w:t>
      </w:r>
      <w:r>
        <w:rPr>
          <w:spacing w:val="-2"/>
        </w:rPr>
        <w:t>the</w:t>
      </w:r>
      <w:r>
        <w:rPr>
          <w:spacing w:val="-9"/>
        </w:rPr>
        <w:t xml:space="preserve"> </w:t>
      </w:r>
      <w:r>
        <w:rPr>
          <w:spacing w:val="-2"/>
        </w:rPr>
        <w:t>highest trading-success</w:t>
      </w:r>
      <w:r>
        <w:rPr>
          <w:spacing w:val="-8"/>
        </w:rPr>
        <w:t xml:space="preserve"> </w:t>
      </w:r>
      <w:r>
        <w:rPr>
          <w:spacing w:val="-2"/>
        </w:rPr>
        <w:t>mean</w:t>
      </w:r>
      <w:r>
        <w:rPr>
          <w:spacing w:val="-7"/>
        </w:rPr>
        <w:t xml:space="preserve"> </w:t>
      </w:r>
      <w:r>
        <w:rPr>
          <w:i/>
          <w:spacing w:val="-2"/>
        </w:rPr>
        <w:t>τ</w:t>
      </w:r>
      <w:r>
        <w:rPr>
          <w:i/>
          <w:spacing w:val="26"/>
        </w:rPr>
        <w:t xml:space="preserve"> </w:t>
      </w:r>
      <w:r>
        <w:rPr>
          <w:spacing w:val="-2"/>
        </w:rPr>
        <w:t>(0</w:t>
      </w:r>
      <w:r>
        <w:rPr>
          <w:i/>
          <w:spacing w:val="-2"/>
        </w:rPr>
        <w:t>.</w:t>
      </w:r>
      <w:r>
        <w:rPr>
          <w:spacing w:val="-2"/>
        </w:rPr>
        <w:t>583)</w:t>
      </w:r>
      <w:r>
        <w:rPr>
          <w:spacing w:val="-8"/>
        </w:rPr>
        <w:t xml:space="preserve"> </w:t>
      </w:r>
      <w:r>
        <w:rPr>
          <w:spacing w:val="-2"/>
        </w:rPr>
        <w:t>by</w:t>
      </w:r>
      <w:r>
        <w:rPr>
          <w:spacing w:val="-8"/>
        </w:rPr>
        <w:t xml:space="preserve"> </w:t>
      </w:r>
      <w:r>
        <w:rPr>
          <w:spacing w:val="-2"/>
        </w:rPr>
        <w:t>construction,</w:t>
      </w:r>
      <w:r>
        <w:rPr>
          <w:spacing w:val="-3"/>
        </w:rPr>
        <w:t xml:space="preserve"> </w:t>
      </w:r>
      <w:r>
        <w:rPr>
          <w:spacing w:val="-2"/>
        </w:rPr>
        <w:t>illustrating</w:t>
      </w:r>
      <w:r>
        <w:rPr>
          <w:spacing w:val="-8"/>
        </w:rPr>
        <w:t xml:space="preserve"> </w:t>
      </w:r>
      <w:r>
        <w:rPr>
          <w:spacing w:val="-2"/>
        </w:rPr>
        <w:t>construct</w:t>
      </w:r>
      <w:r>
        <w:rPr>
          <w:spacing w:val="-8"/>
        </w:rPr>
        <w:t xml:space="preserve"> </w:t>
      </w:r>
      <w:r>
        <w:rPr>
          <w:spacing w:val="-2"/>
        </w:rPr>
        <w:t>overlap</w:t>
      </w:r>
      <w:r>
        <w:rPr>
          <w:spacing w:val="-8"/>
        </w:rPr>
        <w:t xml:space="preserve"> </w:t>
      </w:r>
      <w:r>
        <w:rPr>
          <w:spacing w:val="-2"/>
        </w:rPr>
        <w:t>when</w:t>
      </w:r>
      <w:r>
        <w:rPr>
          <w:spacing w:val="-8"/>
        </w:rPr>
        <w:t xml:space="preserve"> </w:t>
      </w:r>
      <w:r>
        <w:rPr>
          <w:spacing w:val="-2"/>
        </w:rPr>
        <w:t>ranking</w:t>
      </w:r>
      <w:r>
        <w:rPr>
          <w:spacing w:val="-8"/>
        </w:rPr>
        <w:t xml:space="preserve"> </w:t>
      </w:r>
      <w:r>
        <w:rPr>
          <w:spacing w:val="-2"/>
        </w:rPr>
        <w:t xml:space="preserve">directly </w:t>
      </w:r>
      <w:r>
        <w:t>on</w:t>
      </w:r>
      <w:r>
        <w:rPr>
          <w:spacing w:val="-15"/>
        </w:rPr>
        <w:t xml:space="preserve"> </w:t>
      </w:r>
      <w:r>
        <w:t>outcome</w:t>
      </w:r>
      <w:r>
        <w:rPr>
          <w:spacing w:val="-15"/>
        </w:rPr>
        <w:t xml:space="preserve"> </w:t>
      </w:r>
      <w:r>
        <w:t>flow</w:t>
      </w:r>
      <w:r>
        <w:rPr>
          <w:spacing w:val="-15"/>
        </w:rPr>
        <w:t xml:space="preserve"> </w:t>
      </w:r>
      <w:r>
        <w:t>rather</w:t>
      </w:r>
      <w:r>
        <w:rPr>
          <w:spacing w:val="-15"/>
        </w:rPr>
        <w:t xml:space="preserve"> </w:t>
      </w:r>
      <w:r>
        <w:t>than</w:t>
      </w:r>
      <w:r>
        <w:rPr>
          <w:spacing w:val="-15"/>
        </w:rPr>
        <w:t xml:space="preserve"> </w:t>
      </w:r>
      <w:r>
        <w:t>social</w:t>
      </w:r>
      <w:r>
        <w:rPr>
          <w:spacing w:val="-15"/>
        </w:rPr>
        <w:t xml:space="preserve"> </w:t>
      </w:r>
      <w:r>
        <w:t>edges.</w:t>
      </w:r>
      <w:r>
        <w:rPr>
          <w:spacing w:val="-7"/>
        </w:rPr>
        <w:t xml:space="preserve"> </w:t>
      </w:r>
      <w:r>
        <w:t>GF-PR</w:t>
      </w:r>
      <w:r>
        <w:rPr>
          <w:spacing w:val="-15"/>
        </w:rPr>
        <w:t xml:space="preserve"> </w:t>
      </w:r>
      <w:r>
        <w:t>does</w:t>
      </w:r>
      <w:r>
        <w:rPr>
          <w:spacing w:val="-15"/>
        </w:rPr>
        <w:t xml:space="preserve"> </w:t>
      </w:r>
      <w:r>
        <w:t>not</w:t>
      </w:r>
      <w:r>
        <w:rPr>
          <w:spacing w:val="-15"/>
        </w:rPr>
        <w:t xml:space="preserve"> </w:t>
      </w:r>
      <w:r>
        <w:t>constitute</w:t>
      </w:r>
      <w:r>
        <w:rPr>
          <w:spacing w:val="-15"/>
        </w:rPr>
        <w:t xml:space="preserve"> </w:t>
      </w:r>
      <w:r>
        <w:t>a</w:t>
      </w:r>
      <w:r>
        <w:rPr>
          <w:spacing w:val="-15"/>
        </w:rPr>
        <w:t xml:space="preserve"> </w:t>
      </w:r>
      <w:r>
        <w:t>deployable</w:t>
      </w:r>
      <w:r>
        <w:rPr>
          <w:spacing w:val="-15"/>
        </w:rPr>
        <w:t xml:space="preserve"> </w:t>
      </w:r>
      <w:r>
        <w:t>social</w:t>
      </w:r>
      <w:r>
        <w:rPr>
          <w:spacing w:val="-15"/>
        </w:rPr>
        <w:t xml:space="preserve"> </w:t>
      </w:r>
      <w:r>
        <w:t xml:space="preserve">reputation </w:t>
      </w:r>
      <w:r>
        <w:rPr>
          <w:spacing w:val="-2"/>
        </w:rPr>
        <w:t>score.</w:t>
      </w:r>
    </w:p>
    <w:p w14:paraId="00DC1B04" w14:textId="77777777" w:rsidR="00350CFB" w:rsidRDefault="00350CFB">
      <w:pPr>
        <w:pStyle w:val="BodyText"/>
        <w:spacing w:line="396" w:lineRule="auto"/>
        <w:jc w:val="both"/>
        <w:sectPr w:rsidR="00350CFB">
          <w:footerReference w:type="default" r:id="rId11"/>
          <w:pgSz w:w="11910" w:h="16840"/>
          <w:pgMar w:top="1920" w:right="708" w:bottom="2300" w:left="992" w:header="0" w:footer="2115" w:gutter="0"/>
          <w:pgNumType w:start="1"/>
          <w:cols w:space="720"/>
        </w:sectPr>
      </w:pPr>
    </w:p>
    <w:p w14:paraId="00DC1B05" w14:textId="77777777" w:rsidR="00350CFB" w:rsidRDefault="00283FFF">
      <w:pPr>
        <w:pStyle w:val="BodyText"/>
        <w:spacing w:before="72" w:line="396" w:lineRule="auto"/>
        <w:ind w:left="273" w:right="523" w:firstLine="8"/>
        <w:jc w:val="both"/>
      </w:pPr>
      <w:r>
        <w:rPr>
          <w:b/>
          <w:i/>
        </w:rPr>
        <w:lastRenderedPageBreak/>
        <w:t>Keywords—</w:t>
      </w:r>
      <w:r>
        <w:rPr>
          <w:b/>
          <w:i/>
          <w:spacing w:val="-10"/>
        </w:rPr>
        <w:t xml:space="preserve"> </w:t>
      </w:r>
      <w:r>
        <w:t>DeFi,</w:t>
      </w:r>
      <w:r>
        <w:rPr>
          <w:spacing w:val="-10"/>
        </w:rPr>
        <w:t xml:space="preserve"> </w:t>
      </w:r>
      <w:r>
        <w:t>EndorseRank,</w:t>
      </w:r>
      <w:r>
        <w:rPr>
          <w:spacing w:val="-10"/>
        </w:rPr>
        <w:t xml:space="preserve"> </w:t>
      </w:r>
      <w:r>
        <w:t>Adaptive</w:t>
      </w:r>
      <w:r>
        <w:rPr>
          <w:spacing w:val="-10"/>
        </w:rPr>
        <w:t xml:space="preserve"> </w:t>
      </w:r>
      <w:r>
        <w:t>Weighted</w:t>
      </w:r>
      <w:r>
        <w:rPr>
          <w:spacing w:val="-10"/>
        </w:rPr>
        <w:t xml:space="preserve"> </w:t>
      </w:r>
      <w:r>
        <w:t>PageRank,</w:t>
      </w:r>
      <w:r>
        <w:rPr>
          <w:spacing w:val="-10"/>
        </w:rPr>
        <w:t xml:space="preserve"> </w:t>
      </w:r>
      <w:r>
        <w:t>On-Chain</w:t>
      </w:r>
      <w:r>
        <w:rPr>
          <w:spacing w:val="-10"/>
        </w:rPr>
        <w:t xml:space="preserve"> </w:t>
      </w:r>
      <w:r>
        <w:t>Reputation,</w:t>
      </w:r>
      <w:r>
        <w:rPr>
          <w:spacing w:val="-10"/>
        </w:rPr>
        <w:t xml:space="preserve"> </w:t>
      </w:r>
      <w:r>
        <w:t>GMX</w:t>
      </w:r>
      <w:r>
        <w:rPr>
          <w:spacing w:val="-10"/>
        </w:rPr>
        <w:t xml:space="preserve"> </w:t>
      </w:r>
      <w:r>
        <w:t>V2, Arbitrum</w:t>
      </w:r>
      <w:r>
        <w:rPr>
          <w:spacing w:val="-4"/>
        </w:rPr>
        <w:t xml:space="preserve"> </w:t>
      </w:r>
      <w:r>
        <w:t>One,</w:t>
      </w:r>
      <w:r>
        <w:rPr>
          <w:spacing w:val="-2"/>
        </w:rPr>
        <w:t xml:space="preserve"> </w:t>
      </w:r>
      <w:r>
        <w:t>Domain</w:t>
      </w:r>
      <w:r>
        <w:rPr>
          <w:spacing w:val="-4"/>
        </w:rPr>
        <w:t xml:space="preserve"> </w:t>
      </w:r>
      <w:r>
        <w:t>Alignment,</w:t>
      </w:r>
      <w:r>
        <w:rPr>
          <w:spacing w:val="-2"/>
        </w:rPr>
        <w:t xml:space="preserve"> </w:t>
      </w:r>
      <w:r>
        <w:t>Spearman’s</w:t>
      </w:r>
      <w:r>
        <w:rPr>
          <w:spacing w:val="-4"/>
        </w:rPr>
        <w:t xml:space="preserve"> </w:t>
      </w:r>
      <w:r>
        <w:t>rho,</w:t>
      </w:r>
      <w:r>
        <w:rPr>
          <w:spacing w:val="-2"/>
        </w:rPr>
        <w:t xml:space="preserve"> </w:t>
      </w:r>
      <w:r>
        <w:t>Kendall’s</w:t>
      </w:r>
      <w:r>
        <w:rPr>
          <w:spacing w:val="-4"/>
        </w:rPr>
        <w:t xml:space="preserve"> </w:t>
      </w:r>
      <w:r>
        <w:t>tau,</w:t>
      </w:r>
      <w:r>
        <w:rPr>
          <w:spacing w:val="-2"/>
        </w:rPr>
        <w:t xml:space="preserve"> </w:t>
      </w:r>
      <w:r>
        <w:t>GF-PR</w:t>
      </w:r>
      <w:r>
        <w:rPr>
          <w:spacing w:val="-4"/>
        </w:rPr>
        <w:t xml:space="preserve"> </w:t>
      </w:r>
      <w:r>
        <w:t>(outcome-native</w:t>
      </w:r>
      <w:r>
        <w:rPr>
          <w:spacing w:val="-4"/>
        </w:rPr>
        <w:t xml:space="preserve"> </w:t>
      </w:r>
      <w:r>
        <w:t>refer-</w:t>
      </w:r>
      <w:r>
        <w:rPr>
          <w:spacing w:val="-2"/>
        </w:rPr>
        <w:t>ence)</w:t>
      </w:r>
    </w:p>
    <w:p w14:paraId="00DC1B06" w14:textId="77777777" w:rsidR="00350CFB" w:rsidRDefault="00350CFB">
      <w:pPr>
        <w:pStyle w:val="BodyText"/>
        <w:spacing w:line="396" w:lineRule="auto"/>
        <w:jc w:val="both"/>
        <w:sectPr w:rsidR="00350CFB">
          <w:pgSz w:w="11910" w:h="16840"/>
          <w:pgMar w:top="1840" w:right="708" w:bottom="2300" w:left="992" w:header="0" w:footer="2115" w:gutter="0"/>
          <w:cols w:space="720"/>
        </w:sectPr>
      </w:pPr>
    </w:p>
    <w:p w14:paraId="00DC1B07" w14:textId="77777777" w:rsidR="00350CFB" w:rsidRDefault="00283FFF">
      <w:pPr>
        <w:pStyle w:val="Heading1"/>
        <w:spacing w:before="79"/>
        <w:ind w:left="271" w:firstLine="0"/>
        <w:jc w:val="left"/>
      </w:pPr>
      <w:r>
        <w:lastRenderedPageBreak/>
        <w:t>Table</w:t>
      </w:r>
      <w:r>
        <w:rPr>
          <w:spacing w:val="-11"/>
        </w:rPr>
        <w:t xml:space="preserve"> </w:t>
      </w:r>
      <w:r>
        <w:t>of</w:t>
      </w:r>
      <w:r>
        <w:rPr>
          <w:spacing w:val="-9"/>
        </w:rPr>
        <w:t xml:space="preserve"> </w:t>
      </w:r>
      <w:r>
        <w:rPr>
          <w:spacing w:val="-2"/>
        </w:rPr>
        <w:t>Contents</w:t>
      </w:r>
    </w:p>
    <w:p w14:paraId="00DC1B08" w14:textId="77777777" w:rsidR="00350CFB" w:rsidRDefault="00350CFB">
      <w:pPr>
        <w:pStyle w:val="Heading1"/>
        <w:jc w:val="left"/>
        <w:sectPr w:rsidR="00350CFB">
          <w:pgSz w:w="11910" w:h="16840"/>
          <w:pgMar w:top="1740" w:right="708" w:bottom="2829" w:left="992" w:header="0" w:footer="2115" w:gutter="0"/>
          <w:cols w:space="720"/>
        </w:sectPr>
      </w:pPr>
    </w:p>
    <w:sdt>
      <w:sdtPr>
        <w:rPr>
          <w:b w:val="0"/>
          <w:bCs w:val="0"/>
        </w:rPr>
        <w:id w:val="-1803303512"/>
        <w:docPartObj>
          <w:docPartGallery w:val="Table of Contents"/>
          <w:docPartUnique/>
        </w:docPartObj>
      </w:sdtPr>
      <w:sdtContent>
        <w:p w14:paraId="00DC1B09" w14:textId="77777777" w:rsidR="00350CFB" w:rsidRDefault="0071403D">
          <w:pPr>
            <w:pStyle w:val="TOC5"/>
            <w:tabs>
              <w:tab w:val="right" w:leader="dot" w:pos="9639"/>
            </w:tabs>
            <w:spacing w:before="352"/>
            <w:rPr>
              <w:b w:val="0"/>
            </w:rPr>
          </w:pPr>
          <w:hyperlink w:anchor="_bookmark0" w:history="1">
            <w:r>
              <w:rPr>
                <w:spacing w:val="-2"/>
              </w:rPr>
              <w:t>Abstract</w:t>
            </w:r>
          </w:hyperlink>
          <w:r>
            <w:rPr>
              <w:b w:val="0"/>
            </w:rPr>
            <w:tab/>
          </w:r>
          <w:hyperlink w:anchor="_bookmark0" w:history="1">
            <w:r>
              <w:rPr>
                <w:b w:val="0"/>
                <w:spacing w:val="-10"/>
              </w:rPr>
              <w:t>1</w:t>
            </w:r>
          </w:hyperlink>
        </w:p>
        <w:p w14:paraId="00DC1B0A" w14:textId="77777777" w:rsidR="00350CFB" w:rsidRDefault="0071403D">
          <w:pPr>
            <w:pStyle w:val="TOC5"/>
            <w:tabs>
              <w:tab w:val="right" w:leader="dot" w:pos="9639"/>
            </w:tabs>
            <w:rPr>
              <w:b w:val="0"/>
            </w:rPr>
          </w:pPr>
          <w:hyperlink w:anchor="_bookmark1" w:history="1">
            <w:r>
              <w:rPr>
                <w:spacing w:val="-2"/>
              </w:rPr>
              <w:t>Abbreviations and Notation</w:t>
            </w:r>
          </w:hyperlink>
          <w:r>
            <w:rPr>
              <w:b w:val="0"/>
            </w:rPr>
            <w:tab/>
          </w:r>
          <w:hyperlink w:anchor="_bookmark1" w:history="1">
            <w:r>
              <w:rPr>
                <w:b w:val="0"/>
                <w:spacing w:val="-5"/>
              </w:rPr>
              <w:t>11</w:t>
            </w:r>
          </w:hyperlink>
        </w:p>
        <w:p w14:paraId="00DC1B0B" w14:textId="77777777" w:rsidR="00350CFB" w:rsidRDefault="0071403D">
          <w:pPr>
            <w:pStyle w:val="TOC1"/>
            <w:numPr>
              <w:ilvl w:val="0"/>
              <w:numId w:val="33"/>
            </w:numPr>
            <w:tabs>
              <w:tab w:val="left" w:pos="856"/>
              <w:tab w:val="right" w:leader="dot" w:pos="9639"/>
            </w:tabs>
            <w:rPr>
              <w:b w:val="0"/>
            </w:rPr>
          </w:pPr>
          <w:hyperlink w:anchor="_bookmark4" w:history="1">
            <w:r>
              <w:rPr>
                <w:spacing w:val="-2"/>
              </w:rPr>
              <w:t>Introduction and</w:t>
            </w:r>
            <w:r>
              <w:rPr>
                <w:spacing w:val="-1"/>
              </w:rPr>
              <w:t xml:space="preserve"> </w:t>
            </w:r>
            <w:r>
              <w:rPr>
                <w:spacing w:val="-2"/>
              </w:rPr>
              <w:t>Research</w:t>
            </w:r>
            <w:r>
              <w:rPr>
                <w:spacing w:val="-1"/>
              </w:rPr>
              <w:t xml:space="preserve"> </w:t>
            </w:r>
            <w:r>
              <w:rPr>
                <w:spacing w:val="-2"/>
              </w:rPr>
              <w:t>Problem</w:t>
            </w:r>
          </w:hyperlink>
          <w:r>
            <w:rPr>
              <w:b w:val="0"/>
            </w:rPr>
            <w:tab/>
          </w:r>
          <w:hyperlink w:anchor="_bookmark4" w:history="1">
            <w:r>
              <w:rPr>
                <w:b w:val="0"/>
                <w:spacing w:val="-5"/>
              </w:rPr>
              <w:t>13</w:t>
            </w:r>
          </w:hyperlink>
        </w:p>
        <w:p w14:paraId="00DC1B0C" w14:textId="77777777" w:rsidR="00350CFB" w:rsidRDefault="0071403D">
          <w:pPr>
            <w:pStyle w:val="TOC4"/>
            <w:numPr>
              <w:ilvl w:val="1"/>
              <w:numId w:val="33"/>
            </w:numPr>
            <w:tabs>
              <w:tab w:val="left" w:pos="1214"/>
              <w:tab w:val="right" w:leader="dot" w:pos="9639"/>
            </w:tabs>
            <w:ind w:hanging="573"/>
          </w:pPr>
          <w:hyperlink w:anchor="_bookmark5" w:history="1">
            <w:r>
              <w:t>Background:</w:t>
            </w:r>
            <w:r>
              <w:rPr>
                <w:spacing w:val="3"/>
              </w:rPr>
              <w:t xml:space="preserve"> </w:t>
            </w:r>
            <w:r>
              <w:t>DeFi,</w:t>
            </w:r>
            <w:r>
              <w:rPr>
                <w:spacing w:val="-13"/>
              </w:rPr>
              <w:t xml:space="preserve"> </w:t>
            </w:r>
            <w:r>
              <w:t>pseudonymity,</w:t>
            </w:r>
            <w:r>
              <w:rPr>
                <w:spacing w:val="-13"/>
              </w:rPr>
              <w:t xml:space="preserve"> </w:t>
            </w:r>
            <w:r>
              <w:t>and</w:t>
            </w:r>
            <w:r>
              <w:rPr>
                <w:spacing w:val="-13"/>
              </w:rPr>
              <w:t xml:space="preserve"> </w:t>
            </w:r>
            <w:r>
              <w:rPr>
                <w:spacing w:val="-2"/>
              </w:rPr>
              <w:t>collateral</w:t>
            </w:r>
          </w:hyperlink>
          <w:r>
            <w:tab/>
          </w:r>
          <w:hyperlink w:anchor="_bookmark5" w:history="1">
            <w:r>
              <w:rPr>
                <w:spacing w:val="-5"/>
              </w:rPr>
              <w:t>14</w:t>
            </w:r>
          </w:hyperlink>
        </w:p>
        <w:p w14:paraId="00DC1B0D" w14:textId="77777777" w:rsidR="00350CFB" w:rsidRDefault="0071403D">
          <w:pPr>
            <w:pStyle w:val="TOC4"/>
            <w:numPr>
              <w:ilvl w:val="1"/>
              <w:numId w:val="33"/>
            </w:numPr>
            <w:tabs>
              <w:tab w:val="left" w:pos="1214"/>
              <w:tab w:val="right" w:leader="dot" w:pos="9639"/>
            </w:tabs>
            <w:ind w:hanging="573"/>
          </w:pPr>
          <w:hyperlink w:anchor="_bookmark6" w:history="1">
            <w:r>
              <w:t>Motivation</w:t>
            </w:r>
            <w:r>
              <w:rPr>
                <w:spacing w:val="-9"/>
              </w:rPr>
              <w:t xml:space="preserve"> </w:t>
            </w:r>
            <w:r>
              <w:t>for</w:t>
            </w:r>
            <w:r>
              <w:rPr>
                <w:spacing w:val="-9"/>
              </w:rPr>
              <w:t xml:space="preserve"> </w:t>
            </w:r>
            <w:r>
              <w:t>on-chain</w:t>
            </w:r>
            <w:r>
              <w:rPr>
                <w:spacing w:val="-9"/>
              </w:rPr>
              <w:t xml:space="preserve"> </w:t>
            </w:r>
            <w:r>
              <w:t>reputation</w:t>
            </w:r>
            <w:r>
              <w:rPr>
                <w:spacing w:val="-9"/>
              </w:rPr>
              <w:t xml:space="preserve"> </w:t>
            </w:r>
            <w:r>
              <w:rPr>
                <w:spacing w:val="-2"/>
              </w:rPr>
              <w:t>scores</w:t>
            </w:r>
          </w:hyperlink>
          <w:r>
            <w:tab/>
          </w:r>
          <w:hyperlink w:anchor="_bookmark6" w:history="1">
            <w:r>
              <w:rPr>
                <w:spacing w:val="-5"/>
              </w:rPr>
              <w:t>15</w:t>
            </w:r>
          </w:hyperlink>
        </w:p>
        <w:p w14:paraId="00DC1B0E" w14:textId="77777777" w:rsidR="00350CFB" w:rsidRDefault="0071403D">
          <w:pPr>
            <w:pStyle w:val="TOC4"/>
            <w:numPr>
              <w:ilvl w:val="1"/>
              <w:numId w:val="33"/>
            </w:numPr>
            <w:tabs>
              <w:tab w:val="left" w:pos="1214"/>
              <w:tab w:val="right" w:leader="dot" w:pos="9639"/>
            </w:tabs>
            <w:ind w:hanging="573"/>
          </w:pPr>
          <w:hyperlink w:anchor="_bookmark7" w:history="1">
            <w:r>
              <w:t>Research</w:t>
            </w:r>
            <w:r>
              <w:rPr>
                <w:spacing w:val="-10"/>
              </w:rPr>
              <w:t xml:space="preserve"> </w:t>
            </w:r>
            <w:r>
              <w:rPr>
                <w:spacing w:val="-2"/>
              </w:rPr>
              <w:t>problem</w:t>
            </w:r>
          </w:hyperlink>
          <w:r>
            <w:tab/>
          </w:r>
          <w:hyperlink w:anchor="_bookmark7" w:history="1">
            <w:r>
              <w:rPr>
                <w:spacing w:val="-5"/>
              </w:rPr>
              <w:t>16</w:t>
            </w:r>
          </w:hyperlink>
        </w:p>
        <w:p w14:paraId="00DC1B0F" w14:textId="77777777" w:rsidR="00350CFB" w:rsidRDefault="0071403D">
          <w:pPr>
            <w:pStyle w:val="TOC4"/>
            <w:numPr>
              <w:ilvl w:val="1"/>
              <w:numId w:val="33"/>
            </w:numPr>
            <w:tabs>
              <w:tab w:val="left" w:pos="1214"/>
              <w:tab w:val="right" w:leader="dot" w:pos="9639"/>
            </w:tabs>
            <w:ind w:hanging="573"/>
          </w:pPr>
          <w:hyperlink w:anchor="_bookmark10" w:history="1">
            <w:r>
              <w:rPr>
                <w:spacing w:val="-2"/>
              </w:rPr>
              <w:t>Supplementary</w:t>
            </w:r>
            <w:r>
              <w:rPr>
                <w:spacing w:val="10"/>
              </w:rPr>
              <w:t xml:space="preserve"> </w:t>
            </w:r>
            <w:r>
              <w:rPr>
                <w:spacing w:val="-2"/>
              </w:rPr>
              <w:t>extension</w:t>
            </w:r>
            <w:r>
              <w:rPr>
                <w:spacing w:val="11"/>
              </w:rPr>
              <w:t xml:space="preserve"> </w:t>
            </w:r>
            <w:r>
              <w:rPr>
                <w:spacing w:val="-2"/>
              </w:rPr>
              <w:t>(GF-</w:t>
            </w:r>
            <w:r>
              <w:rPr>
                <w:spacing w:val="-5"/>
              </w:rPr>
              <w:t>PR)</w:t>
            </w:r>
          </w:hyperlink>
          <w:r>
            <w:tab/>
          </w:r>
          <w:hyperlink w:anchor="_bookmark10" w:history="1">
            <w:r>
              <w:rPr>
                <w:spacing w:val="-5"/>
              </w:rPr>
              <w:t>19</w:t>
            </w:r>
          </w:hyperlink>
        </w:p>
        <w:p w14:paraId="00DC1B10" w14:textId="77777777" w:rsidR="00350CFB" w:rsidRDefault="0071403D">
          <w:pPr>
            <w:pStyle w:val="TOC4"/>
            <w:numPr>
              <w:ilvl w:val="1"/>
              <w:numId w:val="33"/>
            </w:numPr>
            <w:tabs>
              <w:tab w:val="left" w:pos="1214"/>
              <w:tab w:val="right" w:leader="dot" w:pos="9639"/>
            </w:tabs>
            <w:ind w:hanging="573"/>
          </w:pPr>
          <w:hyperlink w:anchor="_bookmark12" w:history="1">
            <w:r>
              <w:t>Research</w:t>
            </w:r>
            <w:r>
              <w:rPr>
                <w:spacing w:val="-10"/>
              </w:rPr>
              <w:t xml:space="preserve"> </w:t>
            </w:r>
            <w:r>
              <w:rPr>
                <w:spacing w:val="-2"/>
              </w:rPr>
              <w:t>questions</w:t>
            </w:r>
          </w:hyperlink>
          <w:r>
            <w:tab/>
          </w:r>
          <w:hyperlink w:anchor="_bookmark12" w:history="1">
            <w:r>
              <w:rPr>
                <w:spacing w:val="-5"/>
              </w:rPr>
              <w:t>19</w:t>
            </w:r>
          </w:hyperlink>
        </w:p>
        <w:p w14:paraId="00DC1B11" w14:textId="77777777" w:rsidR="00350CFB" w:rsidRDefault="0071403D">
          <w:pPr>
            <w:pStyle w:val="TOC4"/>
            <w:numPr>
              <w:ilvl w:val="1"/>
              <w:numId w:val="33"/>
            </w:numPr>
            <w:tabs>
              <w:tab w:val="left" w:pos="1214"/>
              <w:tab w:val="right" w:leader="dot" w:pos="9639"/>
            </w:tabs>
            <w:ind w:hanging="573"/>
          </w:pPr>
          <w:hyperlink w:anchor="_bookmark14" w:history="1">
            <w:r>
              <w:rPr>
                <w:spacing w:val="-2"/>
              </w:rPr>
              <w:t>Contributions</w:t>
            </w:r>
          </w:hyperlink>
          <w:r>
            <w:tab/>
          </w:r>
          <w:hyperlink w:anchor="_bookmark14" w:history="1">
            <w:r>
              <w:rPr>
                <w:spacing w:val="-5"/>
              </w:rPr>
              <w:t>21</w:t>
            </w:r>
          </w:hyperlink>
        </w:p>
        <w:p w14:paraId="00DC1B12" w14:textId="77777777" w:rsidR="00350CFB" w:rsidRDefault="0071403D">
          <w:pPr>
            <w:pStyle w:val="TOC4"/>
            <w:numPr>
              <w:ilvl w:val="1"/>
              <w:numId w:val="33"/>
            </w:numPr>
            <w:tabs>
              <w:tab w:val="left" w:pos="1214"/>
              <w:tab w:val="right" w:leader="dot" w:pos="9639"/>
            </w:tabs>
            <w:ind w:hanging="573"/>
          </w:pPr>
          <w:hyperlink w:anchor="_bookmark15" w:history="1">
            <w:r>
              <w:t>Scope</w:t>
            </w:r>
            <w:r>
              <w:rPr>
                <w:spacing w:val="-6"/>
              </w:rPr>
              <w:t xml:space="preserve"> </w:t>
            </w:r>
            <w:r>
              <w:t>and</w:t>
            </w:r>
            <w:r>
              <w:rPr>
                <w:spacing w:val="-6"/>
              </w:rPr>
              <w:t xml:space="preserve"> </w:t>
            </w:r>
            <w:r>
              <w:rPr>
                <w:spacing w:val="-2"/>
              </w:rPr>
              <w:t>limitations</w:t>
            </w:r>
          </w:hyperlink>
          <w:r>
            <w:tab/>
          </w:r>
          <w:hyperlink w:anchor="_bookmark15" w:history="1">
            <w:r>
              <w:rPr>
                <w:spacing w:val="-5"/>
              </w:rPr>
              <w:t>22</w:t>
            </w:r>
          </w:hyperlink>
        </w:p>
        <w:p w14:paraId="00DC1B13" w14:textId="77777777" w:rsidR="00350CFB" w:rsidRDefault="0071403D">
          <w:pPr>
            <w:pStyle w:val="TOC4"/>
            <w:numPr>
              <w:ilvl w:val="1"/>
              <w:numId w:val="33"/>
            </w:numPr>
            <w:tabs>
              <w:tab w:val="left" w:pos="1214"/>
              <w:tab w:val="right" w:leader="dot" w:pos="9639"/>
            </w:tabs>
            <w:ind w:hanging="573"/>
          </w:pPr>
          <w:hyperlink w:anchor="_bookmark16" w:history="1">
            <w:r>
              <w:t>Dissertation</w:t>
            </w:r>
            <w:r>
              <w:rPr>
                <w:spacing w:val="-13"/>
              </w:rPr>
              <w:t xml:space="preserve"> </w:t>
            </w:r>
            <w:r>
              <w:rPr>
                <w:spacing w:val="-2"/>
              </w:rPr>
              <w:t>roadmap</w:t>
            </w:r>
          </w:hyperlink>
          <w:r>
            <w:tab/>
          </w:r>
          <w:hyperlink w:anchor="_bookmark16" w:history="1">
            <w:r>
              <w:rPr>
                <w:spacing w:val="-5"/>
              </w:rPr>
              <w:t>23</w:t>
            </w:r>
          </w:hyperlink>
        </w:p>
        <w:p w14:paraId="00DC1B14" w14:textId="77777777" w:rsidR="00350CFB" w:rsidRDefault="0071403D">
          <w:pPr>
            <w:pStyle w:val="TOC1"/>
            <w:numPr>
              <w:ilvl w:val="0"/>
              <w:numId w:val="33"/>
            </w:numPr>
            <w:tabs>
              <w:tab w:val="left" w:pos="856"/>
              <w:tab w:val="right" w:leader="dot" w:pos="9639"/>
            </w:tabs>
            <w:rPr>
              <w:b w:val="0"/>
            </w:rPr>
          </w:pPr>
          <w:hyperlink w:anchor="_bookmark17" w:history="1">
            <w:r>
              <w:t>Literature</w:t>
            </w:r>
            <w:r>
              <w:rPr>
                <w:spacing w:val="-14"/>
              </w:rPr>
              <w:t xml:space="preserve"> </w:t>
            </w:r>
            <w:r>
              <w:t>Review</w:t>
            </w:r>
            <w:r>
              <w:rPr>
                <w:spacing w:val="-14"/>
              </w:rPr>
              <w:t xml:space="preserve"> </w:t>
            </w:r>
            <w:r>
              <w:t>and</w:t>
            </w:r>
            <w:r>
              <w:rPr>
                <w:spacing w:val="-14"/>
              </w:rPr>
              <w:t xml:space="preserve"> </w:t>
            </w:r>
            <w:r>
              <w:t>Theoretical</w:t>
            </w:r>
            <w:r>
              <w:rPr>
                <w:spacing w:val="-13"/>
              </w:rPr>
              <w:t xml:space="preserve"> </w:t>
            </w:r>
            <w:r>
              <w:rPr>
                <w:spacing w:val="-2"/>
              </w:rPr>
              <w:t>Framework</w:t>
            </w:r>
          </w:hyperlink>
          <w:r>
            <w:rPr>
              <w:b w:val="0"/>
            </w:rPr>
            <w:tab/>
          </w:r>
          <w:hyperlink w:anchor="_bookmark17" w:history="1">
            <w:r>
              <w:rPr>
                <w:b w:val="0"/>
                <w:spacing w:val="-5"/>
              </w:rPr>
              <w:t>25</w:t>
            </w:r>
          </w:hyperlink>
        </w:p>
        <w:p w14:paraId="00DC1B15" w14:textId="77777777" w:rsidR="00350CFB" w:rsidRDefault="0071403D">
          <w:pPr>
            <w:pStyle w:val="TOC4"/>
            <w:numPr>
              <w:ilvl w:val="1"/>
              <w:numId w:val="33"/>
            </w:numPr>
            <w:tabs>
              <w:tab w:val="left" w:pos="1214"/>
              <w:tab w:val="right" w:leader="dot" w:pos="9639"/>
            </w:tabs>
            <w:spacing w:before="231"/>
            <w:ind w:hanging="573"/>
          </w:pPr>
          <w:hyperlink w:anchor="_bookmark18" w:history="1">
            <w:r>
              <w:t>Blockchain</w:t>
            </w:r>
            <w:r>
              <w:rPr>
                <w:spacing w:val="-8"/>
              </w:rPr>
              <w:t xml:space="preserve"> </w:t>
            </w:r>
            <w:r>
              <w:t>and</w:t>
            </w:r>
            <w:r>
              <w:rPr>
                <w:spacing w:val="-7"/>
              </w:rPr>
              <w:t xml:space="preserve"> </w:t>
            </w:r>
            <w:r>
              <w:t>DeFi</w:t>
            </w:r>
            <w:r>
              <w:rPr>
                <w:spacing w:val="-8"/>
              </w:rPr>
              <w:t xml:space="preserve"> </w:t>
            </w:r>
            <w:r>
              <w:rPr>
                <w:spacing w:val="-2"/>
              </w:rPr>
              <w:t>foundations</w:t>
            </w:r>
          </w:hyperlink>
          <w:r>
            <w:tab/>
          </w:r>
          <w:hyperlink w:anchor="_bookmark18" w:history="1">
            <w:r>
              <w:rPr>
                <w:spacing w:val="-5"/>
              </w:rPr>
              <w:t>25</w:t>
            </w:r>
          </w:hyperlink>
        </w:p>
        <w:p w14:paraId="00DC1B16" w14:textId="77777777" w:rsidR="00350CFB" w:rsidRDefault="0071403D">
          <w:pPr>
            <w:pStyle w:val="TOC4"/>
            <w:numPr>
              <w:ilvl w:val="1"/>
              <w:numId w:val="33"/>
            </w:numPr>
            <w:tabs>
              <w:tab w:val="left" w:pos="1214"/>
              <w:tab w:val="right" w:leader="dot" w:pos="9639"/>
            </w:tabs>
            <w:ind w:hanging="573"/>
          </w:pPr>
          <w:hyperlink w:anchor="_bookmark19" w:history="1">
            <w:r>
              <w:t>Ethereum,</w:t>
            </w:r>
            <w:r>
              <w:rPr>
                <w:spacing w:val="-10"/>
              </w:rPr>
              <w:t xml:space="preserve"> </w:t>
            </w:r>
            <w:r>
              <w:t>Layer-2</w:t>
            </w:r>
            <w:r>
              <w:rPr>
                <w:spacing w:val="-9"/>
              </w:rPr>
              <w:t xml:space="preserve"> </w:t>
            </w:r>
            <w:r>
              <w:t>rollups,</w:t>
            </w:r>
            <w:r>
              <w:rPr>
                <w:spacing w:val="-10"/>
              </w:rPr>
              <w:t xml:space="preserve"> </w:t>
            </w:r>
            <w:r>
              <w:t>and</w:t>
            </w:r>
            <w:r>
              <w:rPr>
                <w:spacing w:val="-9"/>
              </w:rPr>
              <w:t xml:space="preserve"> </w:t>
            </w:r>
            <w:r>
              <w:t>Arbitrum</w:t>
            </w:r>
            <w:r>
              <w:rPr>
                <w:spacing w:val="-10"/>
              </w:rPr>
              <w:t xml:space="preserve"> </w:t>
            </w:r>
            <w:r>
              <w:rPr>
                <w:spacing w:val="-5"/>
              </w:rPr>
              <w:t>One</w:t>
            </w:r>
          </w:hyperlink>
          <w:r>
            <w:tab/>
          </w:r>
          <w:hyperlink w:anchor="_bookmark19" w:history="1">
            <w:r>
              <w:rPr>
                <w:spacing w:val="-5"/>
              </w:rPr>
              <w:t>26</w:t>
            </w:r>
          </w:hyperlink>
        </w:p>
        <w:p w14:paraId="00DC1B17" w14:textId="77777777" w:rsidR="00350CFB" w:rsidRDefault="0071403D">
          <w:pPr>
            <w:pStyle w:val="TOC4"/>
            <w:numPr>
              <w:ilvl w:val="1"/>
              <w:numId w:val="33"/>
            </w:numPr>
            <w:tabs>
              <w:tab w:val="left" w:pos="1214"/>
              <w:tab w:val="right" w:leader="dot" w:pos="9639"/>
            </w:tabs>
            <w:ind w:hanging="573"/>
          </w:pPr>
          <w:hyperlink w:anchor="_bookmark20" w:history="1">
            <w:r>
              <w:t>ERC-20</w:t>
            </w:r>
            <w:r>
              <w:rPr>
                <w:spacing w:val="-9"/>
              </w:rPr>
              <w:t xml:space="preserve"> </w:t>
            </w:r>
            <w:r>
              <w:t>tokens</w:t>
            </w:r>
            <w:r>
              <w:rPr>
                <w:spacing w:val="-8"/>
              </w:rPr>
              <w:t xml:space="preserve"> </w:t>
            </w:r>
            <w:r>
              <w:t>and</w:t>
            </w:r>
            <w:r>
              <w:rPr>
                <w:spacing w:val="-8"/>
              </w:rPr>
              <w:t xml:space="preserve"> </w:t>
            </w:r>
            <w:r>
              <w:t>the</w:t>
            </w:r>
            <w:r>
              <w:rPr>
                <w:spacing w:val="-8"/>
              </w:rPr>
              <w:t xml:space="preserve"> </w:t>
            </w:r>
            <w:r>
              <w:t>allowance</w:t>
            </w:r>
            <w:r>
              <w:rPr>
                <w:spacing w:val="-8"/>
              </w:rPr>
              <w:t xml:space="preserve"> </w:t>
            </w:r>
            <w:r>
              <w:rPr>
                <w:spacing w:val="-2"/>
              </w:rPr>
              <w:t>lifecycle</w:t>
            </w:r>
          </w:hyperlink>
          <w:r>
            <w:tab/>
          </w:r>
          <w:hyperlink w:anchor="_bookmark20" w:history="1">
            <w:r>
              <w:rPr>
                <w:spacing w:val="-5"/>
              </w:rPr>
              <w:t>27</w:t>
            </w:r>
          </w:hyperlink>
        </w:p>
        <w:p w14:paraId="00DC1B18" w14:textId="77777777" w:rsidR="00350CFB" w:rsidRDefault="0071403D">
          <w:pPr>
            <w:pStyle w:val="TOC4"/>
            <w:numPr>
              <w:ilvl w:val="1"/>
              <w:numId w:val="33"/>
            </w:numPr>
            <w:tabs>
              <w:tab w:val="left" w:pos="1214"/>
              <w:tab w:val="right" w:leader="dot" w:pos="9639"/>
            </w:tabs>
            <w:ind w:hanging="573"/>
          </w:pPr>
          <w:hyperlink w:anchor="_bookmark21" w:history="1">
            <w:r>
              <w:t>Graph-based</w:t>
            </w:r>
            <w:r>
              <w:rPr>
                <w:spacing w:val="-12"/>
              </w:rPr>
              <w:t xml:space="preserve"> </w:t>
            </w:r>
            <w:r>
              <w:t>on-chain</w:t>
            </w:r>
            <w:r>
              <w:rPr>
                <w:spacing w:val="-11"/>
              </w:rPr>
              <w:t xml:space="preserve"> </w:t>
            </w:r>
            <w:r>
              <w:rPr>
                <w:spacing w:val="-2"/>
              </w:rPr>
              <w:t>reputation</w:t>
            </w:r>
          </w:hyperlink>
          <w:r>
            <w:tab/>
          </w:r>
          <w:hyperlink w:anchor="_bookmark21" w:history="1">
            <w:r>
              <w:rPr>
                <w:spacing w:val="-5"/>
              </w:rPr>
              <w:t>27</w:t>
            </w:r>
          </w:hyperlink>
        </w:p>
        <w:p w14:paraId="00DC1B19" w14:textId="77777777" w:rsidR="00350CFB" w:rsidRDefault="0071403D">
          <w:pPr>
            <w:pStyle w:val="TOC4"/>
            <w:numPr>
              <w:ilvl w:val="1"/>
              <w:numId w:val="33"/>
            </w:numPr>
            <w:tabs>
              <w:tab w:val="left" w:pos="1214"/>
              <w:tab w:val="right" w:leader="dot" w:pos="9639"/>
            </w:tabs>
            <w:ind w:hanging="573"/>
          </w:pPr>
          <w:hyperlink w:anchor="_bookmark23" w:history="1">
            <w:r>
              <w:t>PageRank</w:t>
            </w:r>
            <w:r>
              <w:rPr>
                <w:spacing w:val="-11"/>
              </w:rPr>
              <w:t xml:space="preserve"> </w:t>
            </w:r>
            <w:r>
              <w:rPr>
                <w:spacing w:val="-2"/>
              </w:rPr>
              <w:t>formalism</w:t>
            </w:r>
          </w:hyperlink>
          <w:r>
            <w:tab/>
          </w:r>
          <w:hyperlink w:anchor="_bookmark23" w:history="1">
            <w:r>
              <w:rPr>
                <w:spacing w:val="-5"/>
              </w:rPr>
              <w:t>29</w:t>
            </w:r>
          </w:hyperlink>
        </w:p>
        <w:p w14:paraId="00DC1B1A" w14:textId="77777777" w:rsidR="00350CFB" w:rsidRDefault="0071403D">
          <w:pPr>
            <w:pStyle w:val="TOC4"/>
            <w:numPr>
              <w:ilvl w:val="1"/>
              <w:numId w:val="33"/>
            </w:numPr>
            <w:tabs>
              <w:tab w:val="left" w:pos="1214"/>
              <w:tab w:val="right" w:leader="dot" w:pos="9639"/>
            </w:tabs>
            <w:ind w:hanging="573"/>
          </w:pPr>
          <w:hyperlink w:anchor="_bookmark28" w:history="1">
            <w:r>
              <w:t>Reputation</w:t>
            </w:r>
            <w:r>
              <w:rPr>
                <w:spacing w:val="-14"/>
              </w:rPr>
              <w:t xml:space="preserve"> </w:t>
            </w:r>
            <w:r>
              <w:t>systems</w:t>
            </w:r>
            <w:r>
              <w:rPr>
                <w:spacing w:val="-13"/>
              </w:rPr>
              <w:t xml:space="preserve"> </w:t>
            </w:r>
            <w:r>
              <w:rPr>
                <w:spacing w:val="-2"/>
              </w:rPr>
              <w:t>lineage</w:t>
            </w:r>
          </w:hyperlink>
          <w:r>
            <w:tab/>
          </w:r>
          <w:hyperlink w:anchor="_bookmark28" w:history="1">
            <w:r>
              <w:rPr>
                <w:spacing w:val="-5"/>
              </w:rPr>
              <w:t>30</w:t>
            </w:r>
          </w:hyperlink>
        </w:p>
        <w:p w14:paraId="00DC1B1B" w14:textId="77777777" w:rsidR="00350CFB" w:rsidRDefault="0071403D">
          <w:pPr>
            <w:pStyle w:val="TOC4"/>
            <w:numPr>
              <w:ilvl w:val="1"/>
              <w:numId w:val="33"/>
            </w:numPr>
            <w:tabs>
              <w:tab w:val="left" w:pos="1214"/>
              <w:tab w:val="right" w:leader="dot" w:pos="9639"/>
            </w:tabs>
            <w:ind w:hanging="573"/>
          </w:pPr>
          <w:hyperlink w:anchor="_bookmark30" w:history="1">
            <w:r>
              <w:t>ERC-20</w:t>
            </w:r>
            <w:r>
              <w:rPr>
                <w:spacing w:val="-12"/>
              </w:rPr>
              <w:t xml:space="preserve"> </w:t>
            </w:r>
            <w:r>
              <w:t>allowances</w:t>
            </w:r>
            <w:r>
              <w:rPr>
                <w:spacing w:val="-11"/>
              </w:rPr>
              <w:t xml:space="preserve"> </w:t>
            </w:r>
            <w:r>
              <w:t>as</w:t>
            </w:r>
            <w:r>
              <w:rPr>
                <w:spacing w:val="-11"/>
              </w:rPr>
              <w:t xml:space="preserve"> </w:t>
            </w:r>
            <w:r>
              <w:rPr>
                <w:spacing w:val="-2"/>
              </w:rPr>
              <w:t>endorsement</w:t>
            </w:r>
          </w:hyperlink>
          <w:r>
            <w:tab/>
          </w:r>
          <w:hyperlink w:anchor="_bookmark30" w:history="1">
            <w:r>
              <w:rPr>
                <w:spacing w:val="-5"/>
              </w:rPr>
              <w:t>31</w:t>
            </w:r>
          </w:hyperlink>
        </w:p>
        <w:p w14:paraId="00DC1B1C" w14:textId="77777777" w:rsidR="00350CFB" w:rsidRDefault="0071403D">
          <w:pPr>
            <w:pStyle w:val="TOC4"/>
            <w:numPr>
              <w:ilvl w:val="1"/>
              <w:numId w:val="33"/>
            </w:numPr>
            <w:tabs>
              <w:tab w:val="left" w:pos="1214"/>
              <w:tab w:val="right" w:leader="dot" w:pos="9639"/>
            </w:tabs>
            <w:ind w:hanging="573"/>
          </w:pPr>
          <w:hyperlink w:anchor="_bookmark31" w:history="1">
            <w:r>
              <w:t>Trading</w:t>
            </w:r>
            <w:r>
              <w:rPr>
                <w:spacing w:val="-12"/>
              </w:rPr>
              <w:t xml:space="preserve"> </w:t>
            </w:r>
            <w:r>
              <w:t>success</w:t>
            </w:r>
            <w:r>
              <w:rPr>
                <w:spacing w:val="-12"/>
              </w:rPr>
              <w:t xml:space="preserve"> </w:t>
            </w:r>
            <w:r>
              <w:t>validation</w:t>
            </w:r>
            <w:r>
              <w:rPr>
                <w:spacing w:val="-12"/>
              </w:rPr>
              <w:t xml:space="preserve"> </w:t>
            </w:r>
            <w:r>
              <w:t>frame</w:t>
            </w:r>
            <w:r>
              <w:rPr>
                <w:spacing w:val="-12"/>
              </w:rPr>
              <w:t xml:space="preserve"> </w:t>
            </w:r>
            <w:r>
              <w:t>(GMX</w:t>
            </w:r>
            <w:r>
              <w:rPr>
                <w:spacing w:val="-12"/>
              </w:rPr>
              <w:t xml:space="preserve"> </w:t>
            </w:r>
            <w:r>
              <w:rPr>
                <w:spacing w:val="-5"/>
              </w:rPr>
              <w:t>V2)</w:t>
            </w:r>
          </w:hyperlink>
          <w:r>
            <w:tab/>
          </w:r>
          <w:hyperlink w:anchor="_bookmark31" w:history="1">
            <w:r>
              <w:rPr>
                <w:spacing w:val="-5"/>
              </w:rPr>
              <w:t>31</w:t>
            </w:r>
          </w:hyperlink>
        </w:p>
        <w:p w14:paraId="00DC1B1D" w14:textId="77777777" w:rsidR="00350CFB" w:rsidRDefault="0071403D">
          <w:pPr>
            <w:pStyle w:val="TOC4"/>
            <w:numPr>
              <w:ilvl w:val="1"/>
              <w:numId w:val="33"/>
            </w:numPr>
            <w:tabs>
              <w:tab w:val="left" w:pos="1214"/>
              <w:tab w:val="right" w:leader="dot" w:pos="9639"/>
            </w:tabs>
            <w:ind w:hanging="573"/>
          </w:pPr>
          <w:hyperlink w:anchor="_bookmark32" w:history="1">
            <w:r>
              <w:t>Supplementary</w:t>
            </w:r>
            <w:r>
              <w:rPr>
                <w:spacing w:val="-14"/>
              </w:rPr>
              <w:t xml:space="preserve"> </w:t>
            </w:r>
            <w:r>
              <w:t>extension:</w:t>
            </w:r>
            <w:r>
              <w:rPr>
                <w:spacing w:val="3"/>
              </w:rPr>
              <w:t xml:space="preserve"> </w:t>
            </w:r>
            <w:r>
              <w:t>outcome-native</w:t>
            </w:r>
            <w:r>
              <w:rPr>
                <w:spacing w:val="-13"/>
              </w:rPr>
              <w:t xml:space="preserve"> </w:t>
            </w:r>
            <w:r>
              <w:t>reference</w:t>
            </w:r>
            <w:r>
              <w:rPr>
                <w:spacing w:val="-13"/>
              </w:rPr>
              <w:t xml:space="preserve"> </w:t>
            </w:r>
            <w:r>
              <w:t>(GF-</w:t>
            </w:r>
            <w:r>
              <w:rPr>
                <w:spacing w:val="-5"/>
              </w:rPr>
              <w:t>PR)</w:t>
            </w:r>
          </w:hyperlink>
          <w:r>
            <w:tab/>
          </w:r>
          <w:hyperlink w:anchor="_bookmark32" w:history="1">
            <w:r>
              <w:rPr>
                <w:spacing w:val="-5"/>
              </w:rPr>
              <w:t>32</w:t>
            </w:r>
          </w:hyperlink>
        </w:p>
        <w:p w14:paraId="00DC1B1E" w14:textId="77777777" w:rsidR="00350CFB" w:rsidRDefault="0071403D">
          <w:pPr>
            <w:pStyle w:val="TOC4"/>
            <w:numPr>
              <w:ilvl w:val="1"/>
              <w:numId w:val="33"/>
            </w:numPr>
            <w:tabs>
              <w:tab w:val="left" w:pos="1214"/>
              <w:tab w:val="right" w:leader="dot" w:pos="9639"/>
            </w:tabs>
            <w:ind w:hanging="573"/>
          </w:pPr>
          <w:hyperlink w:anchor="_bookmark33" w:history="1">
            <w:r>
              <w:t>Rank</w:t>
            </w:r>
            <w:r>
              <w:rPr>
                <w:spacing w:val="-9"/>
              </w:rPr>
              <w:t xml:space="preserve"> </w:t>
            </w:r>
            <w:r>
              <w:t>correlation</w:t>
            </w:r>
            <w:r>
              <w:rPr>
                <w:spacing w:val="-9"/>
              </w:rPr>
              <w:t xml:space="preserve"> </w:t>
            </w:r>
            <w:r>
              <w:rPr>
                <w:spacing w:val="-2"/>
              </w:rPr>
              <w:t>theory</w:t>
            </w:r>
          </w:hyperlink>
          <w:r>
            <w:tab/>
          </w:r>
          <w:hyperlink w:anchor="_bookmark33" w:history="1">
            <w:r>
              <w:rPr>
                <w:spacing w:val="-5"/>
              </w:rPr>
              <w:t>32</w:t>
            </w:r>
          </w:hyperlink>
        </w:p>
        <w:p w14:paraId="00DC1B1F" w14:textId="77777777" w:rsidR="00350CFB" w:rsidRDefault="0071403D">
          <w:pPr>
            <w:pStyle w:val="TOC4"/>
            <w:numPr>
              <w:ilvl w:val="1"/>
              <w:numId w:val="33"/>
            </w:numPr>
            <w:tabs>
              <w:tab w:val="left" w:pos="1214"/>
              <w:tab w:val="right" w:leader="dot" w:pos="9639"/>
            </w:tabs>
            <w:spacing w:after="20"/>
            <w:ind w:hanging="573"/>
          </w:pPr>
          <w:hyperlink w:anchor="_bookmark34" w:history="1">
            <w:r>
              <w:t>Theoretical</w:t>
            </w:r>
            <w:r>
              <w:rPr>
                <w:spacing w:val="-12"/>
              </w:rPr>
              <w:t xml:space="preserve"> </w:t>
            </w:r>
            <w:r>
              <w:rPr>
                <w:spacing w:val="-2"/>
              </w:rPr>
              <w:t>framework</w:t>
            </w:r>
          </w:hyperlink>
          <w:r>
            <w:tab/>
          </w:r>
          <w:hyperlink w:anchor="_bookmark34" w:history="1">
            <w:r>
              <w:rPr>
                <w:spacing w:val="-5"/>
              </w:rPr>
              <w:t>33</w:t>
            </w:r>
          </w:hyperlink>
        </w:p>
        <w:p w14:paraId="00DC1B20" w14:textId="77777777" w:rsidR="00350CFB" w:rsidRDefault="0071403D">
          <w:pPr>
            <w:pStyle w:val="TOC4"/>
            <w:numPr>
              <w:ilvl w:val="1"/>
              <w:numId w:val="33"/>
            </w:numPr>
            <w:tabs>
              <w:tab w:val="left" w:pos="1214"/>
              <w:tab w:val="right" w:leader="dot" w:pos="9639"/>
            </w:tabs>
            <w:spacing w:before="74"/>
            <w:ind w:hanging="573"/>
          </w:pPr>
          <w:hyperlink w:anchor="_bookmark35" w:history="1">
            <w:r>
              <w:t>Reader’s</w:t>
            </w:r>
            <w:r>
              <w:rPr>
                <w:spacing w:val="-9"/>
              </w:rPr>
              <w:t xml:space="preserve"> </w:t>
            </w:r>
            <w:r>
              <w:t>guide</w:t>
            </w:r>
            <w:r>
              <w:rPr>
                <w:spacing w:val="-8"/>
              </w:rPr>
              <w:t xml:space="preserve"> </w:t>
            </w:r>
            <w:r>
              <w:t>to</w:t>
            </w:r>
            <w:r>
              <w:rPr>
                <w:spacing w:val="-8"/>
              </w:rPr>
              <w:t xml:space="preserve"> </w:t>
            </w:r>
            <w:r>
              <w:rPr>
                <w:spacing w:val="-2"/>
              </w:rPr>
              <w:t>terminology</w:t>
            </w:r>
          </w:hyperlink>
          <w:r>
            <w:tab/>
          </w:r>
          <w:hyperlink w:anchor="_bookmark35" w:history="1">
            <w:r>
              <w:rPr>
                <w:spacing w:val="-5"/>
              </w:rPr>
              <w:t>35</w:t>
            </w:r>
          </w:hyperlink>
        </w:p>
        <w:p w14:paraId="00DC1B21" w14:textId="77777777" w:rsidR="00350CFB" w:rsidRDefault="0071403D">
          <w:pPr>
            <w:pStyle w:val="TOC4"/>
            <w:numPr>
              <w:ilvl w:val="1"/>
              <w:numId w:val="33"/>
            </w:numPr>
            <w:tabs>
              <w:tab w:val="left" w:pos="1214"/>
              <w:tab w:val="right" w:leader="dot" w:pos="9639"/>
            </w:tabs>
            <w:ind w:hanging="573"/>
          </w:pPr>
          <w:hyperlink w:anchor="_bookmark37" w:history="1">
            <w:r>
              <w:t>Domain</w:t>
            </w:r>
            <w:r>
              <w:rPr>
                <w:spacing w:val="-10"/>
              </w:rPr>
              <w:t xml:space="preserve"> </w:t>
            </w:r>
            <w:r>
              <w:t>alignment</w:t>
            </w:r>
            <w:r>
              <w:rPr>
                <w:spacing w:val="-10"/>
              </w:rPr>
              <w:t xml:space="preserve"> </w:t>
            </w:r>
            <w:r>
              <w:rPr>
                <w:spacing w:val="-2"/>
              </w:rPr>
              <w:t>metrics</w:t>
            </w:r>
          </w:hyperlink>
          <w:r>
            <w:tab/>
          </w:r>
          <w:hyperlink w:anchor="_bookmark37" w:history="1">
            <w:r>
              <w:rPr>
                <w:spacing w:val="-5"/>
              </w:rPr>
              <w:t>36</w:t>
            </w:r>
          </w:hyperlink>
        </w:p>
        <w:p w14:paraId="00DC1B22" w14:textId="77777777" w:rsidR="00350CFB" w:rsidRDefault="0071403D">
          <w:pPr>
            <w:pStyle w:val="TOC4"/>
            <w:numPr>
              <w:ilvl w:val="1"/>
              <w:numId w:val="33"/>
            </w:numPr>
            <w:tabs>
              <w:tab w:val="left" w:pos="1214"/>
              <w:tab w:val="right" w:leader="dot" w:pos="9639"/>
            </w:tabs>
            <w:ind w:hanging="573"/>
          </w:pPr>
          <w:hyperlink w:anchor="_bookmark38" w:history="1">
            <w:r>
              <w:t>Worked</w:t>
            </w:r>
            <w:r>
              <w:rPr>
                <w:spacing w:val="-12"/>
              </w:rPr>
              <w:t xml:space="preserve"> </w:t>
            </w:r>
            <w:r>
              <w:t>example:</w:t>
            </w:r>
            <w:r>
              <w:rPr>
                <w:spacing w:val="5"/>
              </w:rPr>
              <w:t xml:space="preserve"> </w:t>
            </w:r>
            <w:r>
              <w:t>PageRank</w:t>
            </w:r>
            <w:r>
              <w:rPr>
                <w:spacing w:val="-11"/>
              </w:rPr>
              <w:t xml:space="preserve"> </w:t>
            </w:r>
            <w:r>
              <w:t>on</w:t>
            </w:r>
            <w:r>
              <w:rPr>
                <w:spacing w:val="-12"/>
              </w:rPr>
              <w:t xml:space="preserve"> </w:t>
            </w:r>
            <w:r>
              <w:t>a</w:t>
            </w:r>
            <w:r>
              <w:rPr>
                <w:spacing w:val="-11"/>
              </w:rPr>
              <w:t xml:space="preserve"> </w:t>
            </w:r>
            <w:r>
              <w:t>four-node</w:t>
            </w:r>
            <w:r>
              <w:rPr>
                <w:spacing w:val="-12"/>
              </w:rPr>
              <w:t xml:space="preserve"> </w:t>
            </w:r>
            <w:r>
              <w:t>endorsement</w:t>
            </w:r>
            <w:r>
              <w:rPr>
                <w:spacing w:val="-11"/>
              </w:rPr>
              <w:t xml:space="preserve"> </w:t>
            </w:r>
            <w:r>
              <w:rPr>
                <w:spacing w:val="-2"/>
              </w:rPr>
              <w:t>graph</w:t>
            </w:r>
          </w:hyperlink>
          <w:r>
            <w:tab/>
          </w:r>
          <w:hyperlink w:anchor="_bookmark38" w:history="1">
            <w:r>
              <w:rPr>
                <w:spacing w:val="-5"/>
              </w:rPr>
              <w:t>36</w:t>
            </w:r>
          </w:hyperlink>
        </w:p>
        <w:p w14:paraId="00DC1B23" w14:textId="77777777" w:rsidR="00350CFB" w:rsidRDefault="0071403D">
          <w:pPr>
            <w:pStyle w:val="TOC4"/>
            <w:numPr>
              <w:ilvl w:val="1"/>
              <w:numId w:val="33"/>
            </w:numPr>
            <w:tabs>
              <w:tab w:val="left" w:pos="1214"/>
              <w:tab w:val="right" w:leader="dot" w:pos="9639"/>
            </w:tabs>
            <w:ind w:hanging="573"/>
          </w:pPr>
          <w:hyperlink w:anchor="_bookmark39" w:history="1">
            <w:r>
              <w:t>DeFi</w:t>
            </w:r>
            <w:r>
              <w:rPr>
                <w:spacing w:val="-8"/>
              </w:rPr>
              <w:t xml:space="preserve"> </w:t>
            </w:r>
            <w:r>
              <w:t>risk</w:t>
            </w:r>
            <w:r>
              <w:rPr>
                <w:spacing w:val="-7"/>
              </w:rPr>
              <w:t xml:space="preserve"> </w:t>
            </w:r>
            <w:r>
              <w:t>taxonomy</w:t>
            </w:r>
            <w:r>
              <w:rPr>
                <w:spacing w:val="-7"/>
              </w:rPr>
              <w:t xml:space="preserve"> </w:t>
            </w:r>
            <w:r>
              <w:t>and</w:t>
            </w:r>
            <w:r>
              <w:rPr>
                <w:spacing w:val="-7"/>
              </w:rPr>
              <w:t xml:space="preserve"> </w:t>
            </w:r>
            <w:r>
              <w:t>where</w:t>
            </w:r>
            <w:r>
              <w:rPr>
                <w:spacing w:val="-7"/>
              </w:rPr>
              <w:t xml:space="preserve"> </w:t>
            </w:r>
            <w:r>
              <w:t>reputation</w:t>
            </w:r>
            <w:r>
              <w:rPr>
                <w:spacing w:val="-8"/>
              </w:rPr>
              <w:t xml:space="preserve"> </w:t>
            </w:r>
            <w:r>
              <w:rPr>
                <w:spacing w:val="-4"/>
              </w:rPr>
              <w:t>fits</w:t>
            </w:r>
          </w:hyperlink>
          <w:r>
            <w:tab/>
          </w:r>
          <w:hyperlink w:anchor="_bookmark39" w:history="1">
            <w:r>
              <w:rPr>
                <w:spacing w:val="-5"/>
              </w:rPr>
              <w:t>37</w:t>
            </w:r>
          </w:hyperlink>
        </w:p>
        <w:p w14:paraId="00DC1B24" w14:textId="77777777" w:rsidR="00350CFB" w:rsidRDefault="0071403D">
          <w:pPr>
            <w:pStyle w:val="TOC4"/>
            <w:numPr>
              <w:ilvl w:val="1"/>
              <w:numId w:val="33"/>
            </w:numPr>
            <w:tabs>
              <w:tab w:val="left" w:pos="1214"/>
              <w:tab w:val="right" w:leader="dot" w:pos="9639"/>
            </w:tabs>
            <w:ind w:hanging="573"/>
          </w:pPr>
          <w:hyperlink w:anchor="_bookmark40" w:history="1">
            <w:r>
              <w:t>Perpetual</w:t>
            </w:r>
            <w:r>
              <w:rPr>
                <w:spacing w:val="-9"/>
              </w:rPr>
              <w:t xml:space="preserve"> </w:t>
            </w:r>
            <w:r>
              <w:t>markets</w:t>
            </w:r>
            <w:r>
              <w:rPr>
                <w:spacing w:val="-8"/>
              </w:rPr>
              <w:t xml:space="preserve"> </w:t>
            </w:r>
            <w:r>
              <w:t>as</w:t>
            </w:r>
            <w:r>
              <w:rPr>
                <w:spacing w:val="-8"/>
              </w:rPr>
              <w:t xml:space="preserve"> </w:t>
            </w:r>
            <w:r>
              <w:t>a</w:t>
            </w:r>
            <w:r>
              <w:rPr>
                <w:spacing w:val="-9"/>
              </w:rPr>
              <w:t xml:space="preserve"> </w:t>
            </w:r>
            <w:r>
              <w:t>validation</w:t>
            </w:r>
            <w:r>
              <w:rPr>
                <w:spacing w:val="-8"/>
              </w:rPr>
              <w:t xml:space="preserve"> </w:t>
            </w:r>
            <w:r>
              <w:rPr>
                <w:spacing w:val="-2"/>
              </w:rPr>
              <w:t>laboratory</w:t>
            </w:r>
          </w:hyperlink>
          <w:r>
            <w:tab/>
          </w:r>
          <w:hyperlink w:anchor="_bookmark40" w:history="1">
            <w:r>
              <w:rPr>
                <w:spacing w:val="-5"/>
              </w:rPr>
              <w:t>38</w:t>
            </w:r>
          </w:hyperlink>
        </w:p>
        <w:p w14:paraId="00DC1B25" w14:textId="77777777" w:rsidR="00350CFB" w:rsidRDefault="0071403D">
          <w:pPr>
            <w:pStyle w:val="TOC4"/>
            <w:numPr>
              <w:ilvl w:val="1"/>
              <w:numId w:val="33"/>
            </w:numPr>
            <w:tabs>
              <w:tab w:val="left" w:pos="1214"/>
              <w:tab w:val="right" w:leader="dot" w:pos="9639"/>
            </w:tabs>
            <w:ind w:hanging="573"/>
          </w:pPr>
          <w:hyperlink w:anchor="_bookmark41" w:history="1">
            <w:r>
              <w:t>Related</w:t>
            </w:r>
            <w:r>
              <w:rPr>
                <w:spacing w:val="-12"/>
              </w:rPr>
              <w:t xml:space="preserve"> </w:t>
            </w:r>
            <w:r>
              <w:t>measurement</w:t>
            </w:r>
            <w:r>
              <w:rPr>
                <w:spacing w:val="-11"/>
              </w:rPr>
              <w:t xml:space="preserve"> </w:t>
            </w:r>
            <w:r>
              <w:rPr>
                <w:spacing w:val="-2"/>
              </w:rPr>
              <w:t>traditions</w:t>
            </w:r>
          </w:hyperlink>
          <w:r>
            <w:tab/>
          </w:r>
          <w:hyperlink w:anchor="_bookmark41" w:history="1">
            <w:r>
              <w:rPr>
                <w:spacing w:val="-5"/>
              </w:rPr>
              <w:t>38</w:t>
            </w:r>
          </w:hyperlink>
        </w:p>
        <w:p w14:paraId="00DC1B26" w14:textId="77777777" w:rsidR="00350CFB" w:rsidRDefault="0071403D">
          <w:pPr>
            <w:pStyle w:val="TOC4"/>
            <w:numPr>
              <w:ilvl w:val="1"/>
              <w:numId w:val="33"/>
            </w:numPr>
            <w:tabs>
              <w:tab w:val="left" w:pos="1214"/>
              <w:tab w:val="right" w:leader="dot" w:pos="9639"/>
            </w:tabs>
            <w:spacing w:before="231"/>
            <w:ind w:hanging="573"/>
          </w:pPr>
          <w:hyperlink w:anchor="_bookmark42" w:history="1">
            <w:r>
              <w:t>Accounts,</w:t>
            </w:r>
            <w:r>
              <w:rPr>
                <w:spacing w:val="-7"/>
              </w:rPr>
              <w:t xml:space="preserve"> </w:t>
            </w:r>
            <w:r>
              <w:t>gas,</w:t>
            </w:r>
            <w:r>
              <w:rPr>
                <w:spacing w:val="-7"/>
              </w:rPr>
              <w:t xml:space="preserve"> </w:t>
            </w:r>
            <w:r>
              <w:t>and</w:t>
            </w:r>
            <w:r>
              <w:rPr>
                <w:spacing w:val="-7"/>
              </w:rPr>
              <w:t xml:space="preserve"> </w:t>
            </w:r>
            <w:r>
              <w:t>why</w:t>
            </w:r>
            <w:r>
              <w:rPr>
                <w:spacing w:val="-7"/>
              </w:rPr>
              <w:t xml:space="preserve"> </w:t>
            </w:r>
            <w:r>
              <w:t>logs</w:t>
            </w:r>
            <w:r>
              <w:rPr>
                <w:spacing w:val="-7"/>
              </w:rPr>
              <w:t xml:space="preserve"> </w:t>
            </w:r>
            <w:r>
              <w:t>are</w:t>
            </w:r>
            <w:r>
              <w:rPr>
                <w:spacing w:val="-7"/>
              </w:rPr>
              <w:t xml:space="preserve"> </w:t>
            </w:r>
            <w:r>
              <w:t>the</w:t>
            </w:r>
            <w:r>
              <w:rPr>
                <w:spacing w:val="-6"/>
              </w:rPr>
              <w:t xml:space="preserve"> </w:t>
            </w:r>
            <w:r>
              <w:t>measurement</w:t>
            </w:r>
            <w:r>
              <w:rPr>
                <w:spacing w:val="-7"/>
              </w:rPr>
              <w:t xml:space="preserve"> </w:t>
            </w:r>
            <w:r>
              <w:rPr>
                <w:spacing w:val="-2"/>
              </w:rPr>
              <w:t>surface</w:t>
            </w:r>
          </w:hyperlink>
          <w:r>
            <w:tab/>
          </w:r>
          <w:hyperlink w:anchor="_bookmark42" w:history="1">
            <w:r>
              <w:rPr>
                <w:spacing w:val="-5"/>
              </w:rPr>
              <w:t>39</w:t>
            </w:r>
          </w:hyperlink>
        </w:p>
        <w:p w14:paraId="00DC1B27" w14:textId="77777777" w:rsidR="00350CFB" w:rsidRDefault="0071403D">
          <w:pPr>
            <w:pStyle w:val="TOC4"/>
            <w:numPr>
              <w:ilvl w:val="1"/>
              <w:numId w:val="33"/>
            </w:numPr>
            <w:tabs>
              <w:tab w:val="left" w:pos="1214"/>
              <w:tab w:val="right" w:leader="dot" w:pos="9639"/>
            </w:tabs>
            <w:ind w:hanging="573"/>
          </w:pPr>
          <w:hyperlink w:anchor="_bookmark43" w:history="1">
            <w:r>
              <w:t>Approvals</w:t>
            </w:r>
            <w:r>
              <w:rPr>
                <w:spacing w:val="-14"/>
              </w:rPr>
              <w:t xml:space="preserve"> </w:t>
            </w:r>
            <w:r>
              <w:t>as</w:t>
            </w:r>
            <w:r>
              <w:rPr>
                <w:spacing w:val="-13"/>
              </w:rPr>
              <w:t xml:space="preserve"> </w:t>
            </w:r>
            <w:r>
              <w:t>security-relevant</w:t>
            </w:r>
            <w:r>
              <w:rPr>
                <w:spacing w:val="-14"/>
              </w:rPr>
              <w:t xml:space="preserve"> </w:t>
            </w:r>
            <w:r>
              <w:rPr>
                <w:spacing w:val="-2"/>
              </w:rPr>
              <w:t>events</w:t>
            </w:r>
          </w:hyperlink>
          <w:r>
            <w:tab/>
          </w:r>
          <w:hyperlink w:anchor="_bookmark43" w:history="1">
            <w:r>
              <w:rPr>
                <w:spacing w:val="-5"/>
              </w:rPr>
              <w:t>39</w:t>
            </w:r>
          </w:hyperlink>
        </w:p>
        <w:p w14:paraId="00DC1B28" w14:textId="77777777" w:rsidR="00350CFB" w:rsidRDefault="0071403D">
          <w:pPr>
            <w:pStyle w:val="TOC4"/>
            <w:numPr>
              <w:ilvl w:val="1"/>
              <w:numId w:val="33"/>
            </w:numPr>
            <w:tabs>
              <w:tab w:val="left" w:pos="1214"/>
              <w:tab w:val="right" w:leader="dot" w:pos="9639"/>
            </w:tabs>
            <w:ind w:hanging="573"/>
          </w:pPr>
          <w:hyperlink w:anchor="_bookmark44" w:history="1">
            <w:r>
              <w:t>AWP</w:t>
            </w:r>
            <w:r>
              <w:rPr>
                <w:spacing w:val="-8"/>
              </w:rPr>
              <w:t xml:space="preserve"> </w:t>
            </w:r>
            <w:r>
              <w:t>in</w:t>
            </w:r>
            <w:r>
              <w:rPr>
                <w:spacing w:val="-7"/>
              </w:rPr>
              <w:t xml:space="preserve"> </w:t>
            </w:r>
            <w:r>
              <w:t>depth:</w:t>
            </w:r>
            <w:r>
              <w:rPr>
                <w:spacing w:val="11"/>
              </w:rPr>
              <w:t xml:space="preserve"> </w:t>
            </w:r>
            <w:r>
              <w:t>what</w:t>
            </w:r>
            <w:r>
              <w:rPr>
                <w:spacing w:val="-8"/>
              </w:rPr>
              <w:t xml:space="preserve"> </w:t>
            </w:r>
            <w:r>
              <w:t>Do</w:t>
            </w:r>
            <w:r>
              <w:rPr>
                <w:spacing w:val="-7"/>
              </w:rPr>
              <w:t xml:space="preserve"> </w:t>
            </w:r>
            <w:r>
              <w:t>et</w:t>
            </w:r>
            <w:r>
              <w:rPr>
                <w:spacing w:val="-7"/>
              </w:rPr>
              <w:t xml:space="preserve"> </w:t>
            </w:r>
            <w:r>
              <w:t>al.</w:t>
            </w:r>
            <w:r>
              <w:rPr>
                <w:spacing w:val="-7"/>
              </w:rPr>
              <w:t xml:space="preserve"> </w:t>
            </w:r>
            <w:r>
              <w:rPr>
                <w:spacing w:val="-2"/>
              </w:rPr>
              <w:t>measure</w:t>
            </w:r>
          </w:hyperlink>
          <w:r>
            <w:tab/>
          </w:r>
          <w:hyperlink w:anchor="_bookmark44" w:history="1">
            <w:r>
              <w:rPr>
                <w:spacing w:val="-5"/>
              </w:rPr>
              <w:t>40</w:t>
            </w:r>
          </w:hyperlink>
        </w:p>
        <w:p w14:paraId="00DC1B29" w14:textId="77777777" w:rsidR="00350CFB" w:rsidRDefault="0071403D">
          <w:pPr>
            <w:pStyle w:val="TOC4"/>
            <w:numPr>
              <w:ilvl w:val="1"/>
              <w:numId w:val="33"/>
            </w:numPr>
            <w:tabs>
              <w:tab w:val="left" w:pos="1214"/>
              <w:tab w:val="right" w:leader="dot" w:pos="9639"/>
            </w:tabs>
            <w:ind w:hanging="573"/>
          </w:pPr>
          <w:hyperlink w:anchor="_bookmark45" w:history="1">
            <w:r>
              <w:t>Comparison</w:t>
            </w:r>
            <w:r>
              <w:rPr>
                <w:spacing w:val="-9"/>
              </w:rPr>
              <w:t xml:space="preserve"> </w:t>
            </w:r>
            <w:r>
              <w:t>of</w:t>
            </w:r>
            <w:r>
              <w:rPr>
                <w:spacing w:val="-8"/>
              </w:rPr>
              <w:t xml:space="preserve"> </w:t>
            </w:r>
            <w:r>
              <w:t>graph</w:t>
            </w:r>
            <w:r>
              <w:rPr>
                <w:spacing w:val="-8"/>
              </w:rPr>
              <w:t xml:space="preserve"> </w:t>
            </w:r>
            <w:r>
              <w:t>reputation</w:t>
            </w:r>
            <w:r>
              <w:rPr>
                <w:spacing w:val="-8"/>
              </w:rPr>
              <w:t xml:space="preserve"> </w:t>
            </w:r>
            <w:r>
              <w:rPr>
                <w:spacing w:val="-2"/>
              </w:rPr>
              <w:t>methods</w:t>
            </w:r>
          </w:hyperlink>
          <w:r>
            <w:tab/>
          </w:r>
          <w:hyperlink w:anchor="_bookmark45" w:history="1">
            <w:r>
              <w:rPr>
                <w:spacing w:val="-5"/>
              </w:rPr>
              <w:t>40</w:t>
            </w:r>
          </w:hyperlink>
        </w:p>
        <w:p w14:paraId="00DC1B2A" w14:textId="77777777" w:rsidR="00350CFB" w:rsidRDefault="0071403D">
          <w:pPr>
            <w:pStyle w:val="TOC4"/>
            <w:numPr>
              <w:ilvl w:val="1"/>
              <w:numId w:val="33"/>
            </w:numPr>
            <w:tabs>
              <w:tab w:val="left" w:pos="1214"/>
              <w:tab w:val="right" w:leader="dot" w:pos="9639"/>
            </w:tabs>
            <w:ind w:hanging="573"/>
          </w:pPr>
          <w:hyperlink w:anchor="_bookmark47" w:history="1">
            <w:r>
              <w:t>Open</w:t>
            </w:r>
            <w:r>
              <w:rPr>
                <w:spacing w:val="-11"/>
              </w:rPr>
              <w:t xml:space="preserve"> </w:t>
            </w:r>
            <w:r>
              <w:t>problems</w:t>
            </w:r>
            <w:r>
              <w:rPr>
                <w:spacing w:val="-10"/>
              </w:rPr>
              <w:t xml:space="preserve"> </w:t>
            </w:r>
            <w:r>
              <w:t>motivating</w:t>
            </w:r>
            <w:r>
              <w:rPr>
                <w:spacing w:val="-11"/>
              </w:rPr>
              <w:t xml:space="preserve"> </w:t>
            </w:r>
            <w:r>
              <w:t>this</w:t>
            </w:r>
            <w:r>
              <w:rPr>
                <w:spacing w:val="-10"/>
              </w:rPr>
              <w:t xml:space="preserve"> </w:t>
            </w:r>
            <w:r>
              <w:rPr>
                <w:spacing w:val="-2"/>
              </w:rPr>
              <w:t>dissertation</w:t>
            </w:r>
          </w:hyperlink>
          <w:r>
            <w:tab/>
          </w:r>
          <w:hyperlink w:anchor="_bookmark47" w:history="1">
            <w:r>
              <w:rPr>
                <w:spacing w:val="-5"/>
              </w:rPr>
              <w:t>41</w:t>
            </w:r>
          </w:hyperlink>
        </w:p>
        <w:p w14:paraId="00DC1B2B" w14:textId="77777777" w:rsidR="00350CFB" w:rsidRDefault="0071403D">
          <w:pPr>
            <w:pStyle w:val="TOC1"/>
            <w:numPr>
              <w:ilvl w:val="0"/>
              <w:numId w:val="33"/>
            </w:numPr>
            <w:tabs>
              <w:tab w:val="left" w:pos="856"/>
              <w:tab w:val="right" w:leader="dot" w:pos="9639"/>
            </w:tabs>
            <w:rPr>
              <w:b w:val="0"/>
            </w:rPr>
          </w:pPr>
          <w:hyperlink w:anchor="_bookmark48" w:history="1">
            <w:r>
              <w:rPr>
                <w:spacing w:val="-2"/>
              </w:rPr>
              <w:t>Research</w:t>
            </w:r>
            <w:r>
              <w:rPr>
                <w:spacing w:val="-1"/>
              </w:rPr>
              <w:t xml:space="preserve"> </w:t>
            </w:r>
            <w:r>
              <w:rPr>
                <w:spacing w:val="-2"/>
              </w:rPr>
              <w:t>Methodology</w:t>
            </w:r>
          </w:hyperlink>
          <w:r>
            <w:rPr>
              <w:b w:val="0"/>
            </w:rPr>
            <w:tab/>
          </w:r>
          <w:hyperlink w:anchor="_bookmark48" w:history="1">
            <w:r>
              <w:rPr>
                <w:b w:val="0"/>
                <w:spacing w:val="-5"/>
              </w:rPr>
              <w:t>42</w:t>
            </w:r>
          </w:hyperlink>
        </w:p>
        <w:p w14:paraId="00DC1B2C" w14:textId="77777777" w:rsidR="00350CFB" w:rsidRDefault="0071403D">
          <w:pPr>
            <w:pStyle w:val="TOC4"/>
            <w:numPr>
              <w:ilvl w:val="1"/>
              <w:numId w:val="33"/>
            </w:numPr>
            <w:tabs>
              <w:tab w:val="left" w:pos="1214"/>
              <w:tab w:val="right" w:leader="dot" w:pos="9639"/>
            </w:tabs>
            <w:ind w:hanging="573"/>
          </w:pPr>
          <w:hyperlink w:anchor="_bookmark49" w:history="1">
            <w:r>
              <w:rPr>
                <w:spacing w:val="-2"/>
              </w:rPr>
              <w:t>Notation</w:t>
            </w:r>
          </w:hyperlink>
          <w:r>
            <w:tab/>
          </w:r>
          <w:hyperlink w:anchor="_bookmark49" w:history="1">
            <w:r>
              <w:rPr>
                <w:spacing w:val="-5"/>
              </w:rPr>
              <w:t>43</w:t>
            </w:r>
          </w:hyperlink>
        </w:p>
        <w:p w14:paraId="00DC1B2D" w14:textId="77777777" w:rsidR="00350CFB" w:rsidRDefault="0071403D">
          <w:pPr>
            <w:pStyle w:val="TOC4"/>
            <w:numPr>
              <w:ilvl w:val="1"/>
              <w:numId w:val="33"/>
            </w:numPr>
            <w:tabs>
              <w:tab w:val="left" w:pos="1214"/>
              <w:tab w:val="right" w:leader="dot" w:pos="9639"/>
            </w:tabs>
            <w:ind w:hanging="573"/>
          </w:pPr>
          <w:hyperlink w:anchor="_bookmark53" w:history="1">
            <w:r>
              <w:t>Data</w:t>
            </w:r>
            <w:r>
              <w:rPr>
                <w:spacing w:val="-9"/>
              </w:rPr>
              <w:t xml:space="preserve"> </w:t>
            </w:r>
            <w:r>
              <w:t>sources</w:t>
            </w:r>
            <w:r>
              <w:rPr>
                <w:spacing w:val="-8"/>
              </w:rPr>
              <w:t xml:space="preserve"> </w:t>
            </w:r>
            <w:r>
              <w:t>and</w:t>
            </w:r>
            <w:r>
              <w:rPr>
                <w:spacing w:val="-8"/>
              </w:rPr>
              <w:t xml:space="preserve"> </w:t>
            </w:r>
            <w:r>
              <w:rPr>
                <w:spacing w:val="-2"/>
              </w:rPr>
              <w:t>sampling</w:t>
            </w:r>
          </w:hyperlink>
          <w:r>
            <w:tab/>
          </w:r>
          <w:hyperlink w:anchor="_bookmark53" w:history="1">
            <w:r>
              <w:rPr>
                <w:spacing w:val="-5"/>
              </w:rPr>
              <w:t>45</w:t>
            </w:r>
          </w:hyperlink>
        </w:p>
        <w:p w14:paraId="00DC1B2E" w14:textId="77777777" w:rsidR="00350CFB" w:rsidRDefault="0071403D">
          <w:pPr>
            <w:pStyle w:val="TOC4"/>
            <w:numPr>
              <w:ilvl w:val="1"/>
              <w:numId w:val="33"/>
            </w:numPr>
            <w:tabs>
              <w:tab w:val="left" w:pos="1214"/>
              <w:tab w:val="right" w:leader="dot" w:pos="9639"/>
            </w:tabs>
            <w:ind w:hanging="573"/>
          </w:pPr>
          <w:hyperlink w:anchor="_bookmark54" w:history="1">
            <w:r>
              <w:t>Three-phase</w:t>
            </w:r>
            <w:r>
              <w:rPr>
                <w:spacing w:val="-12"/>
              </w:rPr>
              <w:t xml:space="preserve"> </w:t>
            </w:r>
            <w:r>
              <w:t>collection</w:t>
            </w:r>
            <w:r>
              <w:rPr>
                <w:spacing w:val="-12"/>
              </w:rPr>
              <w:t xml:space="preserve"> </w:t>
            </w:r>
            <w:r>
              <w:rPr>
                <w:spacing w:val="-2"/>
              </w:rPr>
              <w:t>strategy</w:t>
            </w:r>
          </w:hyperlink>
          <w:r>
            <w:tab/>
          </w:r>
          <w:hyperlink w:anchor="_bookmark54" w:history="1">
            <w:r>
              <w:rPr>
                <w:spacing w:val="-5"/>
              </w:rPr>
              <w:t>48</w:t>
            </w:r>
          </w:hyperlink>
        </w:p>
        <w:p w14:paraId="00DC1B2F" w14:textId="77777777" w:rsidR="00350CFB" w:rsidRDefault="0071403D">
          <w:pPr>
            <w:pStyle w:val="TOC4"/>
            <w:numPr>
              <w:ilvl w:val="1"/>
              <w:numId w:val="33"/>
            </w:numPr>
            <w:tabs>
              <w:tab w:val="left" w:pos="1214"/>
              <w:tab w:val="right" w:leader="dot" w:pos="9639"/>
            </w:tabs>
            <w:ind w:hanging="573"/>
          </w:pPr>
          <w:hyperlink w:anchor="_bookmark55" w:history="1">
            <w:r>
              <w:t>Pipeline</w:t>
            </w:r>
            <w:r>
              <w:rPr>
                <w:spacing w:val="-9"/>
              </w:rPr>
              <w:t xml:space="preserve"> </w:t>
            </w:r>
            <w:r>
              <w:rPr>
                <w:spacing w:val="-2"/>
              </w:rPr>
              <w:t>architecture</w:t>
            </w:r>
          </w:hyperlink>
          <w:r>
            <w:tab/>
          </w:r>
          <w:hyperlink w:anchor="_bookmark55" w:history="1">
            <w:r>
              <w:rPr>
                <w:spacing w:val="-5"/>
              </w:rPr>
              <w:t>49</w:t>
            </w:r>
          </w:hyperlink>
        </w:p>
        <w:p w14:paraId="00DC1B30" w14:textId="77777777" w:rsidR="00350CFB" w:rsidRDefault="0071403D">
          <w:pPr>
            <w:pStyle w:val="TOC4"/>
            <w:numPr>
              <w:ilvl w:val="1"/>
              <w:numId w:val="33"/>
            </w:numPr>
            <w:tabs>
              <w:tab w:val="left" w:pos="1214"/>
              <w:tab w:val="right" w:leader="dot" w:pos="9639"/>
            </w:tabs>
            <w:ind w:hanging="573"/>
          </w:pPr>
          <w:hyperlink w:anchor="_bookmark58" w:history="1">
            <w:r>
              <w:t>Event</w:t>
            </w:r>
            <w:r>
              <w:rPr>
                <w:spacing w:val="-7"/>
              </w:rPr>
              <w:t xml:space="preserve"> </w:t>
            </w:r>
            <w:r>
              <w:rPr>
                <w:spacing w:val="-2"/>
              </w:rPr>
              <w:t>decoding</w:t>
            </w:r>
          </w:hyperlink>
          <w:r>
            <w:tab/>
          </w:r>
          <w:hyperlink w:anchor="_bookmark58" w:history="1">
            <w:r>
              <w:rPr>
                <w:spacing w:val="-5"/>
              </w:rPr>
              <w:t>50</w:t>
            </w:r>
          </w:hyperlink>
        </w:p>
        <w:p w14:paraId="00DC1B31" w14:textId="77777777" w:rsidR="00350CFB" w:rsidRDefault="0071403D">
          <w:pPr>
            <w:pStyle w:val="TOC4"/>
            <w:numPr>
              <w:ilvl w:val="1"/>
              <w:numId w:val="33"/>
            </w:numPr>
            <w:tabs>
              <w:tab w:val="left" w:pos="1214"/>
              <w:tab w:val="right" w:leader="dot" w:pos="9639"/>
            </w:tabs>
            <w:ind w:hanging="573"/>
          </w:pPr>
          <w:hyperlink w:anchor="_bookmark59" w:history="1">
            <w:r>
              <w:t>Graph</w:t>
            </w:r>
            <w:r>
              <w:rPr>
                <w:spacing w:val="-7"/>
              </w:rPr>
              <w:t xml:space="preserve"> </w:t>
            </w:r>
            <w:r>
              <w:rPr>
                <w:spacing w:val="-2"/>
              </w:rPr>
              <w:t>construction</w:t>
            </w:r>
          </w:hyperlink>
          <w:r>
            <w:tab/>
          </w:r>
          <w:hyperlink w:anchor="_bookmark59" w:history="1">
            <w:r>
              <w:rPr>
                <w:spacing w:val="-5"/>
              </w:rPr>
              <w:t>51</w:t>
            </w:r>
          </w:hyperlink>
        </w:p>
        <w:p w14:paraId="00DC1B32" w14:textId="77777777" w:rsidR="00350CFB" w:rsidRDefault="0071403D">
          <w:pPr>
            <w:pStyle w:val="TOC4"/>
            <w:numPr>
              <w:ilvl w:val="1"/>
              <w:numId w:val="33"/>
            </w:numPr>
            <w:tabs>
              <w:tab w:val="left" w:pos="1214"/>
              <w:tab w:val="right" w:leader="dot" w:pos="9639"/>
            </w:tabs>
            <w:ind w:hanging="573"/>
          </w:pPr>
          <w:hyperlink w:anchor="_bookmark64" w:history="1">
            <w:r>
              <w:t>Supplementary</w:t>
            </w:r>
            <w:r>
              <w:rPr>
                <w:spacing w:val="-10"/>
              </w:rPr>
              <w:t xml:space="preserve"> </w:t>
            </w:r>
            <w:r>
              <w:t>GF-PR</w:t>
            </w:r>
            <w:r>
              <w:rPr>
                <w:spacing w:val="-10"/>
              </w:rPr>
              <w:t xml:space="preserve"> </w:t>
            </w:r>
            <w:r>
              <w:t>graph</w:t>
            </w:r>
            <w:r>
              <w:rPr>
                <w:spacing w:val="-10"/>
              </w:rPr>
              <w:t xml:space="preserve"> </w:t>
            </w:r>
            <w:r>
              <w:rPr>
                <w:spacing w:val="-2"/>
              </w:rPr>
              <w:t>(extension)</w:t>
            </w:r>
          </w:hyperlink>
          <w:r>
            <w:tab/>
          </w:r>
          <w:hyperlink w:anchor="_bookmark64" w:history="1">
            <w:r>
              <w:rPr>
                <w:spacing w:val="-5"/>
              </w:rPr>
              <w:t>55</w:t>
            </w:r>
          </w:hyperlink>
        </w:p>
        <w:p w14:paraId="00DC1B33" w14:textId="77777777" w:rsidR="00350CFB" w:rsidRDefault="0071403D">
          <w:pPr>
            <w:pStyle w:val="TOC4"/>
            <w:numPr>
              <w:ilvl w:val="1"/>
              <w:numId w:val="33"/>
            </w:numPr>
            <w:tabs>
              <w:tab w:val="left" w:pos="1214"/>
              <w:tab w:val="right" w:leader="dot" w:pos="9639"/>
            </w:tabs>
            <w:ind w:hanging="573"/>
          </w:pPr>
          <w:hyperlink w:anchor="_bookmark65" w:history="1">
            <w:r>
              <w:t>Five-proxy</w:t>
            </w:r>
            <w:r>
              <w:rPr>
                <w:spacing w:val="-12"/>
              </w:rPr>
              <w:t xml:space="preserve"> </w:t>
            </w:r>
            <w:r>
              <w:t>evaluation</w:t>
            </w:r>
            <w:r>
              <w:rPr>
                <w:spacing w:val="-11"/>
              </w:rPr>
              <w:t xml:space="preserve"> </w:t>
            </w:r>
            <w:r>
              <w:rPr>
                <w:spacing w:val="-2"/>
              </w:rPr>
              <w:t>design</w:t>
            </w:r>
          </w:hyperlink>
          <w:r>
            <w:tab/>
          </w:r>
          <w:hyperlink w:anchor="_bookmark65" w:history="1">
            <w:r>
              <w:rPr>
                <w:spacing w:val="-5"/>
              </w:rPr>
              <w:t>56</w:t>
            </w:r>
          </w:hyperlink>
        </w:p>
        <w:p w14:paraId="00DC1B34" w14:textId="77777777" w:rsidR="00350CFB" w:rsidRDefault="0071403D">
          <w:pPr>
            <w:pStyle w:val="TOC4"/>
            <w:numPr>
              <w:ilvl w:val="1"/>
              <w:numId w:val="33"/>
            </w:numPr>
            <w:tabs>
              <w:tab w:val="left" w:pos="1214"/>
              <w:tab w:val="right" w:leader="dot" w:pos="9639"/>
            </w:tabs>
            <w:spacing w:before="231"/>
            <w:ind w:hanging="573"/>
          </w:pPr>
          <w:hyperlink w:anchor="_bookmark66" w:history="1">
            <w:r>
              <w:t>Proxy</w:t>
            </w:r>
            <w:r>
              <w:rPr>
                <w:spacing w:val="-10"/>
              </w:rPr>
              <w:t xml:space="preserve"> </w:t>
            </w:r>
            <w:r>
              <w:t>operational</w:t>
            </w:r>
            <w:r>
              <w:rPr>
                <w:spacing w:val="-9"/>
              </w:rPr>
              <w:t xml:space="preserve"> </w:t>
            </w:r>
            <w:r>
              <w:rPr>
                <w:spacing w:val="-2"/>
              </w:rPr>
              <w:t>definitions</w:t>
            </w:r>
          </w:hyperlink>
          <w:r>
            <w:tab/>
          </w:r>
          <w:hyperlink w:anchor="_bookmark66" w:history="1">
            <w:r>
              <w:rPr>
                <w:spacing w:val="-5"/>
              </w:rPr>
              <w:t>57</w:t>
            </w:r>
          </w:hyperlink>
        </w:p>
        <w:p w14:paraId="00DC1B35" w14:textId="77777777" w:rsidR="00350CFB" w:rsidRDefault="0071403D">
          <w:pPr>
            <w:pStyle w:val="TOC4"/>
            <w:numPr>
              <w:ilvl w:val="1"/>
              <w:numId w:val="33"/>
            </w:numPr>
            <w:tabs>
              <w:tab w:val="left" w:pos="1214"/>
              <w:tab w:val="right" w:leader="dot" w:pos="9639"/>
            </w:tabs>
            <w:ind w:hanging="573"/>
          </w:pPr>
          <w:hyperlink w:anchor="_bookmark71" w:history="1">
            <w:r>
              <w:t>Statistical</w:t>
            </w:r>
            <w:r>
              <w:rPr>
                <w:spacing w:val="-11"/>
              </w:rPr>
              <w:t xml:space="preserve"> </w:t>
            </w:r>
            <w:r>
              <w:rPr>
                <w:spacing w:val="-2"/>
              </w:rPr>
              <w:t>tests</w:t>
            </w:r>
          </w:hyperlink>
          <w:r>
            <w:tab/>
          </w:r>
          <w:hyperlink w:anchor="_bookmark71" w:history="1">
            <w:r>
              <w:rPr>
                <w:spacing w:val="-5"/>
              </w:rPr>
              <w:t>61</w:t>
            </w:r>
          </w:hyperlink>
        </w:p>
        <w:p w14:paraId="00DC1B36" w14:textId="77777777" w:rsidR="00350CFB" w:rsidRDefault="0071403D">
          <w:pPr>
            <w:pStyle w:val="TOC4"/>
            <w:numPr>
              <w:ilvl w:val="1"/>
              <w:numId w:val="33"/>
            </w:numPr>
            <w:tabs>
              <w:tab w:val="left" w:pos="1214"/>
              <w:tab w:val="right" w:leader="dot" w:pos="9639"/>
            </w:tabs>
            <w:ind w:hanging="573"/>
          </w:pPr>
          <w:hyperlink w:anchor="_bookmark72" w:history="1">
            <w:r>
              <w:t>Computational</w:t>
            </w:r>
            <w:r>
              <w:rPr>
                <w:spacing w:val="-12"/>
              </w:rPr>
              <w:t xml:space="preserve"> </w:t>
            </w:r>
            <w:r>
              <w:t>benchmark</w:t>
            </w:r>
            <w:r>
              <w:rPr>
                <w:spacing w:val="-12"/>
              </w:rPr>
              <w:t xml:space="preserve"> </w:t>
            </w:r>
            <w:r>
              <w:t>(Claim</w:t>
            </w:r>
            <w:r>
              <w:rPr>
                <w:spacing w:val="-11"/>
              </w:rPr>
              <w:t xml:space="preserve"> </w:t>
            </w:r>
            <w:r>
              <w:rPr>
                <w:spacing w:val="-5"/>
              </w:rPr>
              <w:t>C1)</w:t>
            </w:r>
          </w:hyperlink>
          <w:r>
            <w:tab/>
          </w:r>
          <w:hyperlink w:anchor="_bookmark72" w:history="1">
            <w:r>
              <w:rPr>
                <w:spacing w:val="-5"/>
              </w:rPr>
              <w:t>62</w:t>
            </w:r>
          </w:hyperlink>
        </w:p>
        <w:p w14:paraId="00DC1B37" w14:textId="77777777" w:rsidR="00350CFB" w:rsidRDefault="0071403D">
          <w:pPr>
            <w:pStyle w:val="TOC4"/>
            <w:numPr>
              <w:ilvl w:val="1"/>
              <w:numId w:val="33"/>
            </w:numPr>
            <w:tabs>
              <w:tab w:val="left" w:pos="1214"/>
              <w:tab w:val="right" w:leader="dot" w:pos="9639"/>
            </w:tabs>
            <w:spacing w:after="163"/>
            <w:ind w:hanging="573"/>
          </w:pPr>
          <w:hyperlink w:anchor="_bookmark73" w:history="1">
            <w:r>
              <w:t>Scaling</w:t>
            </w:r>
            <w:r>
              <w:rPr>
                <w:spacing w:val="-11"/>
              </w:rPr>
              <w:t xml:space="preserve"> </w:t>
            </w:r>
            <w:r>
              <w:t>and</w:t>
            </w:r>
            <w:r>
              <w:rPr>
                <w:spacing w:val="-11"/>
              </w:rPr>
              <w:t xml:space="preserve"> </w:t>
            </w:r>
            <w:r>
              <w:t>robustness</w:t>
            </w:r>
            <w:r>
              <w:rPr>
                <w:spacing w:val="-11"/>
              </w:rPr>
              <w:t xml:space="preserve"> </w:t>
            </w:r>
            <w:r>
              <w:rPr>
                <w:spacing w:val="-2"/>
              </w:rPr>
              <w:t>extensions</w:t>
            </w:r>
          </w:hyperlink>
          <w:r>
            <w:tab/>
          </w:r>
          <w:hyperlink w:anchor="_bookmark73" w:history="1">
            <w:r>
              <w:rPr>
                <w:spacing w:val="-5"/>
              </w:rPr>
              <w:t>63</w:t>
            </w:r>
          </w:hyperlink>
        </w:p>
        <w:p w14:paraId="00DC1B38" w14:textId="77777777" w:rsidR="00350CFB" w:rsidRDefault="0071403D">
          <w:pPr>
            <w:pStyle w:val="TOC4"/>
            <w:numPr>
              <w:ilvl w:val="1"/>
              <w:numId w:val="33"/>
            </w:numPr>
            <w:tabs>
              <w:tab w:val="left" w:pos="1214"/>
              <w:tab w:val="right" w:leader="dot" w:pos="9639"/>
            </w:tabs>
            <w:spacing w:before="74"/>
            <w:ind w:hanging="573"/>
          </w:pPr>
          <w:hyperlink w:anchor="_bookmark74" w:history="1">
            <w:r>
              <w:rPr>
                <w:spacing w:val="-2"/>
              </w:rPr>
              <w:t>Reproducibility</w:t>
            </w:r>
          </w:hyperlink>
          <w:r>
            <w:tab/>
          </w:r>
          <w:hyperlink w:anchor="_bookmark74" w:history="1">
            <w:r>
              <w:rPr>
                <w:spacing w:val="-5"/>
              </w:rPr>
              <w:t>65</w:t>
            </w:r>
          </w:hyperlink>
        </w:p>
        <w:p w14:paraId="00DC1B39" w14:textId="77777777" w:rsidR="00350CFB" w:rsidRDefault="0071403D">
          <w:pPr>
            <w:pStyle w:val="TOC4"/>
            <w:numPr>
              <w:ilvl w:val="1"/>
              <w:numId w:val="33"/>
            </w:numPr>
            <w:tabs>
              <w:tab w:val="left" w:pos="1214"/>
              <w:tab w:val="right" w:leader="dot" w:pos="9639"/>
            </w:tabs>
            <w:ind w:hanging="573"/>
          </w:pPr>
          <w:hyperlink w:anchor="_bookmark75" w:history="1">
            <w:r>
              <w:t>Sampling</w:t>
            </w:r>
            <w:r>
              <w:rPr>
                <w:spacing w:val="-15"/>
              </w:rPr>
              <w:t xml:space="preserve"> </w:t>
            </w:r>
            <w:r>
              <w:t>considerations</w:t>
            </w:r>
            <w:r>
              <w:rPr>
                <w:spacing w:val="-14"/>
              </w:rPr>
              <w:t xml:space="preserve"> </w:t>
            </w:r>
            <w:r>
              <w:t>and</w:t>
            </w:r>
            <w:r>
              <w:rPr>
                <w:spacing w:val="-14"/>
              </w:rPr>
              <w:t xml:space="preserve"> </w:t>
            </w:r>
            <w:r>
              <w:rPr>
                <w:spacing w:val="-2"/>
              </w:rPr>
              <w:t>missingness</w:t>
            </w:r>
          </w:hyperlink>
          <w:r>
            <w:tab/>
          </w:r>
          <w:hyperlink w:anchor="_bookmark75" w:history="1">
            <w:r>
              <w:rPr>
                <w:spacing w:val="-5"/>
              </w:rPr>
              <w:t>66</w:t>
            </w:r>
          </w:hyperlink>
        </w:p>
        <w:p w14:paraId="00DC1B3A" w14:textId="77777777" w:rsidR="00350CFB" w:rsidRDefault="0071403D">
          <w:pPr>
            <w:pStyle w:val="TOC4"/>
            <w:numPr>
              <w:ilvl w:val="1"/>
              <w:numId w:val="33"/>
            </w:numPr>
            <w:tabs>
              <w:tab w:val="left" w:pos="1214"/>
              <w:tab w:val="right" w:leader="dot" w:pos="9639"/>
            </w:tabs>
            <w:ind w:hanging="573"/>
          </w:pPr>
          <w:hyperlink w:anchor="_bookmark76" w:history="1">
            <w:r>
              <w:rPr>
                <w:spacing w:val="-2"/>
              </w:rPr>
              <w:t>Implementation</w:t>
            </w:r>
            <w:r>
              <w:rPr>
                <w:spacing w:val="11"/>
              </w:rPr>
              <w:t xml:space="preserve"> </w:t>
            </w:r>
            <w:r>
              <w:rPr>
                <w:spacing w:val="-2"/>
              </w:rPr>
              <w:t>notes</w:t>
            </w:r>
          </w:hyperlink>
          <w:r>
            <w:tab/>
          </w:r>
          <w:hyperlink w:anchor="_bookmark76" w:history="1">
            <w:r>
              <w:rPr>
                <w:spacing w:val="-5"/>
              </w:rPr>
              <w:t>66</w:t>
            </w:r>
          </w:hyperlink>
        </w:p>
        <w:p w14:paraId="00DC1B3B" w14:textId="77777777" w:rsidR="00350CFB" w:rsidRDefault="0071403D">
          <w:pPr>
            <w:pStyle w:val="TOC4"/>
            <w:numPr>
              <w:ilvl w:val="1"/>
              <w:numId w:val="33"/>
            </w:numPr>
            <w:tabs>
              <w:tab w:val="left" w:pos="1214"/>
              <w:tab w:val="right" w:leader="dot" w:pos="9639"/>
            </w:tabs>
            <w:ind w:hanging="573"/>
          </w:pPr>
          <w:hyperlink w:anchor="_bookmark77" w:history="1">
            <w:r>
              <w:rPr>
                <w:spacing w:val="-2"/>
              </w:rPr>
              <w:t>Ethics</w:t>
            </w:r>
          </w:hyperlink>
          <w:r>
            <w:tab/>
          </w:r>
          <w:hyperlink w:anchor="_bookmark77" w:history="1">
            <w:r>
              <w:rPr>
                <w:spacing w:val="-5"/>
              </w:rPr>
              <w:t>67</w:t>
            </w:r>
          </w:hyperlink>
        </w:p>
        <w:p w14:paraId="00DC1B3C" w14:textId="77777777" w:rsidR="00350CFB" w:rsidRDefault="0071403D">
          <w:pPr>
            <w:pStyle w:val="TOC7"/>
            <w:numPr>
              <w:ilvl w:val="0"/>
              <w:numId w:val="32"/>
            </w:numPr>
            <w:tabs>
              <w:tab w:val="left" w:pos="1715"/>
              <w:tab w:val="right" w:leader="dot" w:pos="9639"/>
            </w:tabs>
            <w:ind w:left="1715" w:hanging="142"/>
          </w:pPr>
          <w:hyperlink w:anchor="_bookmark78" w:history="1">
            <w:r>
              <w:t>Privacy</w:t>
            </w:r>
            <w:r>
              <w:rPr>
                <w:spacing w:val="-7"/>
              </w:rPr>
              <w:t xml:space="preserve"> </w:t>
            </w:r>
            <w:r>
              <w:t>and</w:t>
            </w:r>
            <w:r>
              <w:rPr>
                <w:spacing w:val="-6"/>
              </w:rPr>
              <w:t xml:space="preserve"> </w:t>
            </w:r>
            <w:r>
              <w:rPr>
                <w:spacing w:val="-2"/>
              </w:rPr>
              <w:t>anonymity</w:t>
            </w:r>
          </w:hyperlink>
          <w:r>
            <w:tab/>
          </w:r>
          <w:hyperlink w:anchor="_bookmark78" w:history="1">
            <w:r>
              <w:rPr>
                <w:spacing w:val="-5"/>
              </w:rPr>
              <w:t>67</w:t>
            </w:r>
          </w:hyperlink>
        </w:p>
        <w:p w14:paraId="00DC1B3D" w14:textId="77777777" w:rsidR="00350CFB" w:rsidRDefault="0071403D">
          <w:pPr>
            <w:pStyle w:val="TOC7"/>
            <w:numPr>
              <w:ilvl w:val="0"/>
              <w:numId w:val="32"/>
            </w:numPr>
            <w:tabs>
              <w:tab w:val="left" w:pos="1715"/>
              <w:tab w:val="right" w:leader="dot" w:pos="9639"/>
            </w:tabs>
            <w:ind w:left="1715" w:hanging="142"/>
          </w:pPr>
          <w:hyperlink w:anchor="_bookmark79" w:history="1">
            <w:r>
              <w:t>Data</w:t>
            </w:r>
            <w:r>
              <w:rPr>
                <w:spacing w:val="-6"/>
              </w:rPr>
              <w:t xml:space="preserve"> </w:t>
            </w:r>
            <w:r>
              <w:rPr>
                <w:spacing w:val="-2"/>
              </w:rPr>
              <w:t>minimization</w:t>
            </w:r>
          </w:hyperlink>
          <w:r>
            <w:tab/>
          </w:r>
          <w:hyperlink w:anchor="_bookmark79" w:history="1">
            <w:r>
              <w:rPr>
                <w:spacing w:val="-5"/>
              </w:rPr>
              <w:t>67</w:t>
            </w:r>
          </w:hyperlink>
        </w:p>
        <w:p w14:paraId="00DC1B3E" w14:textId="77777777" w:rsidR="00350CFB" w:rsidRDefault="0071403D">
          <w:pPr>
            <w:pStyle w:val="TOC7"/>
            <w:numPr>
              <w:ilvl w:val="0"/>
              <w:numId w:val="32"/>
            </w:numPr>
            <w:tabs>
              <w:tab w:val="left" w:pos="1715"/>
              <w:tab w:val="right" w:leader="dot" w:pos="9639"/>
            </w:tabs>
            <w:spacing w:before="231"/>
            <w:ind w:left="1715" w:hanging="142"/>
          </w:pPr>
          <w:hyperlink w:anchor="_bookmark80" w:history="1">
            <w:r>
              <w:t>Data</w:t>
            </w:r>
            <w:r>
              <w:rPr>
                <w:spacing w:val="-6"/>
              </w:rPr>
              <w:t xml:space="preserve"> </w:t>
            </w:r>
            <w:r>
              <w:t>usage</w:t>
            </w:r>
            <w:r>
              <w:rPr>
                <w:spacing w:val="-5"/>
              </w:rPr>
              <w:t xml:space="preserve"> </w:t>
            </w:r>
            <w:r>
              <w:t>and</w:t>
            </w:r>
            <w:r>
              <w:rPr>
                <w:spacing w:val="-6"/>
              </w:rPr>
              <w:t xml:space="preserve"> </w:t>
            </w:r>
            <w:r>
              <w:rPr>
                <w:spacing w:val="-2"/>
              </w:rPr>
              <w:t>compliance</w:t>
            </w:r>
          </w:hyperlink>
          <w:r>
            <w:tab/>
          </w:r>
          <w:hyperlink w:anchor="_bookmark80" w:history="1">
            <w:r>
              <w:rPr>
                <w:spacing w:val="-5"/>
              </w:rPr>
              <w:t>67</w:t>
            </w:r>
          </w:hyperlink>
        </w:p>
        <w:p w14:paraId="00DC1B3F" w14:textId="77777777" w:rsidR="00350CFB" w:rsidRDefault="0071403D">
          <w:pPr>
            <w:pStyle w:val="TOC7"/>
            <w:numPr>
              <w:ilvl w:val="0"/>
              <w:numId w:val="32"/>
            </w:numPr>
            <w:tabs>
              <w:tab w:val="left" w:pos="1715"/>
              <w:tab w:val="right" w:leader="dot" w:pos="9639"/>
            </w:tabs>
            <w:ind w:left="1715" w:hanging="142"/>
          </w:pPr>
          <w:hyperlink w:anchor="_bookmark81" w:history="1">
            <w:r>
              <w:t>Fairness</w:t>
            </w:r>
            <w:r>
              <w:rPr>
                <w:spacing w:val="-11"/>
              </w:rPr>
              <w:t xml:space="preserve"> </w:t>
            </w:r>
            <w:r>
              <w:t>and</w:t>
            </w:r>
            <w:r>
              <w:rPr>
                <w:spacing w:val="-10"/>
              </w:rPr>
              <w:t xml:space="preserve"> </w:t>
            </w:r>
            <w:r>
              <w:rPr>
                <w:spacing w:val="-2"/>
              </w:rPr>
              <w:t>transparency</w:t>
            </w:r>
          </w:hyperlink>
          <w:r>
            <w:tab/>
          </w:r>
          <w:hyperlink w:anchor="_bookmark81" w:history="1">
            <w:r>
              <w:rPr>
                <w:spacing w:val="-5"/>
              </w:rPr>
              <w:t>68</w:t>
            </w:r>
          </w:hyperlink>
        </w:p>
        <w:p w14:paraId="00DC1B40" w14:textId="77777777" w:rsidR="00350CFB" w:rsidRDefault="0071403D">
          <w:pPr>
            <w:pStyle w:val="TOC7"/>
            <w:numPr>
              <w:ilvl w:val="0"/>
              <w:numId w:val="32"/>
            </w:numPr>
            <w:tabs>
              <w:tab w:val="left" w:pos="1715"/>
              <w:tab w:val="right" w:leader="dot" w:pos="9639"/>
            </w:tabs>
            <w:ind w:left="1715" w:hanging="142"/>
          </w:pPr>
          <w:hyperlink w:anchor="_bookmark82" w:history="1">
            <w:r>
              <w:t>Responsible</w:t>
            </w:r>
            <w:r>
              <w:rPr>
                <w:spacing w:val="-10"/>
              </w:rPr>
              <w:t xml:space="preserve"> </w:t>
            </w:r>
            <w:r>
              <w:t>disclosure</w:t>
            </w:r>
            <w:r>
              <w:rPr>
                <w:spacing w:val="-9"/>
              </w:rPr>
              <w:t xml:space="preserve"> </w:t>
            </w:r>
            <w:r>
              <w:t>and</w:t>
            </w:r>
            <w:r>
              <w:rPr>
                <w:spacing w:val="-9"/>
              </w:rPr>
              <w:t xml:space="preserve"> </w:t>
            </w:r>
            <w:r>
              <w:rPr>
                <w:spacing w:val="-2"/>
              </w:rPr>
              <w:t>impact</w:t>
            </w:r>
          </w:hyperlink>
          <w:r>
            <w:tab/>
          </w:r>
          <w:hyperlink w:anchor="_bookmark82" w:history="1">
            <w:r>
              <w:rPr>
                <w:spacing w:val="-5"/>
              </w:rPr>
              <w:t>68</w:t>
            </w:r>
          </w:hyperlink>
        </w:p>
        <w:p w14:paraId="00DC1B41" w14:textId="77777777" w:rsidR="00350CFB" w:rsidRDefault="0071403D">
          <w:pPr>
            <w:pStyle w:val="TOC7"/>
            <w:numPr>
              <w:ilvl w:val="0"/>
              <w:numId w:val="32"/>
            </w:numPr>
            <w:tabs>
              <w:tab w:val="left" w:pos="1715"/>
              <w:tab w:val="right" w:leader="dot" w:pos="9639"/>
            </w:tabs>
            <w:ind w:left="1715" w:hanging="142"/>
          </w:pPr>
          <w:hyperlink w:anchor="_bookmark83" w:history="1">
            <w:r>
              <w:t>Summary</w:t>
            </w:r>
            <w:r>
              <w:rPr>
                <w:spacing w:val="-10"/>
              </w:rPr>
              <w:t xml:space="preserve"> </w:t>
            </w:r>
            <w:r>
              <w:t>of</w:t>
            </w:r>
            <w:r>
              <w:rPr>
                <w:spacing w:val="-10"/>
              </w:rPr>
              <w:t xml:space="preserve"> </w:t>
            </w:r>
            <w:r>
              <w:t>methodological</w:t>
            </w:r>
            <w:r>
              <w:rPr>
                <w:spacing w:val="-10"/>
              </w:rPr>
              <w:t xml:space="preserve"> </w:t>
            </w:r>
            <w:r>
              <w:rPr>
                <w:spacing w:val="-2"/>
              </w:rPr>
              <w:t>commitments</w:t>
            </w:r>
          </w:hyperlink>
          <w:r>
            <w:tab/>
          </w:r>
          <w:hyperlink w:anchor="_bookmark83" w:history="1">
            <w:r>
              <w:rPr>
                <w:spacing w:val="-5"/>
              </w:rPr>
              <w:t>68</w:t>
            </w:r>
          </w:hyperlink>
        </w:p>
        <w:p w14:paraId="00DC1B42" w14:textId="77777777" w:rsidR="00350CFB" w:rsidRDefault="0071403D">
          <w:pPr>
            <w:pStyle w:val="TOC1"/>
            <w:numPr>
              <w:ilvl w:val="0"/>
              <w:numId w:val="33"/>
            </w:numPr>
            <w:tabs>
              <w:tab w:val="left" w:pos="856"/>
              <w:tab w:val="right" w:leader="dot" w:pos="9639"/>
            </w:tabs>
            <w:rPr>
              <w:b w:val="0"/>
            </w:rPr>
          </w:pPr>
          <w:hyperlink w:anchor="_bookmark84" w:history="1">
            <w:r>
              <w:rPr>
                <w:spacing w:val="-2"/>
              </w:rPr>
              <w:t>Implementation</w:t>
            </w:r>
            <w:r>
              <w:rPr>
                <w:spacing w:val="1"/>
              </w:rPr>
              <w:t xml:space="preserve"> </w:t>
            </w:r>
            <w:r>
              <w:rPr>
                <w:spacing w:val="-2"/>
              </w:rPr>
              <w:t>and</w:t>
            </w:r>
            <w:r>
              <w:rPr>
                <w:spacing w:val="1"/>
              </w:rPr>
              <w:t xml:space="preserve"> </w:t>
            </w:r>
            <w:r>
              <w:rPr>
                <w:spacing w:val="-2"/>
              </w:rPr>
              <w:t>Empirical</w:t>
            </w:r>
            <w:r>
              <w:rPr>
                <w:spacing w:val="1"/>
              </w:rPr>
              <w:t xml:space="preserve"> </w:t>
            </w:r>
            <w:r>
              <w:rPr>
                <w:spacing w:val="-2"/>
              </w:rPr>
              <w:t>Results</w:t>
            </w:r>
          </w:hyperlink>
          <w:r>
            <w:rPr>
              <w:b w:val="0"/>
            </w:rPr>
            <w:tab/>
          </w:r>
          <w:hyperlink w:anchor="_bookmark84" w:history="1">
            <w:r>
              <w:rPr>
                <w:b w:val="0"/>
                <w:spacing w:val="-5"/>
              </w:rPr>
              <w:t>69</w:t>
            </w:r>
          </w:hyperlink>
        </w:p>
        <w:p w14:paraId="00DC1B43" w14:textId="77777777" w:rsidR="00350CFB" w:rsidRDefault="0071403D">
          <w:pPr>
            <w:pStyle w:val="TOC4"/>
            <w:numPr>
              <w:ilvl w:val="1"/>
              <w:numId w:val="33"/>
            </w:numPr>
            <w:tabs>
              <w:tab w:val="left" w:pos="1214"/>
              <w:tab w:val="right" w:leader="dot" w:pos="9639"/>
            </w:tabs>
            <w:ind w:hanging="573"/>
          </w:pPr>
          <w:hyperlink w:anchor="_bookmark85" w:history="1">
            <w:r>
              <w:rPr>
                <w:spacing w:val="-2"/>
              </w:rPr>
              <w:t>Dataset</w:t>
            </w:r>
          </w:hyperlink>
          <w:r>
            <w:tab/>
          </w:r>
          <w:hyperlink w:anchor="_bookmark85" w:history="1">
            <w:r>
              <w:rPr>
                <w:spacing w:val="-5"/>
              </w:rPr>
              <w:t>69</w:t>
            </w:r>
          </w:hyperlink>
        </w:p>
        <w:p w14:paraId="00DC1B44" w14:textId="77777777" w:rsidR="00350CFB" w:rsidRDefault="0071403D">
          <w:pPr>
            <w:pStyle w:val="TOC4"/>
            <w:numPr>
              <w:ilvl w:val="1"/>
              <w:numId w:val="33"/>
            </w:numPr>
            <w:tabs>
              <w:tab w:val="left" w:pos="1214"/>
              <w:tab w:val="right" w:leader="dot" w:pos="9639"/>
            </w:tabs>
            <w:ind w:hanging="573"/>
          </w:pPr>
          <w:hyperlink w:anchor="_bookmark90" w:history="1">
            <w:r>
              <w:t>EndorseRank</w:t>
            </w:r>
            <w:r>
              <w:rPr>
                <w:spacing w:val="-13"/>
              </w:rPr>
              <w:t xml:space="preserve"> </w:t>
            </w:r>
            <w:r>
              <w:t>vs</w:t>
            </w:r>
            <w:r>
              <w:rPr>
                <w:spacing w:val="-13"/>
              </w:rPr>
              <w:t xml:space="preserve"> </w:t>
            </w:r>
            <w:r>
              <w:t>AWP</w:t>
            </w:r>
            <w:r>
              <w:rPr>
                <w:spacing w:val="-13"/>
              </w:rPr>
              <w:t xml:space="preserve"> </w:t>
            </w:r>
            <w:r>
              <w:t>benchmark</w:t>
            </w:r>
            <w:r>
              <w:rPr>
                <w:spacing w:val="-13"/>
              </w:rPr>
              <w:t xml:space="preserve"> </w:t>
            </w:r>
            <w:r>
              <w:t>(Claim</w:t>
            </w:r>
            <w:r>
              <w:rPr>
                <w:spacing w:val="-13"/>
              </w:rPr>
              <w:t xml:space="preserve"> </w:t>
            </w:r>
            <w:r>
              <w:rPr>
                <w:spacing w:val="-5"/>
              </w:rPr>
              <w:t>C1)</w:t>
            </w:r>
          </w:hyperlink>
          <w:r>
            <w:tab/>
          </w:r>
          <w:hyperlink w:anchor="_bookmark90" w:history="1">
            <w:r>
              <w:rPr>
                <w:spacing w:val="-5"/>
              </w:rPr>
              <w:t>75</w:t>
            </w:r>
          </w:hyperlink>
        </w:p>
        <w:p w14:paraId="00DC1B45" w14:textId="77777777" w:rsidR="00350CFB" w:rsidRDefault="0071403D">
          <w:pPr>
            <w:pStyle w:val="TOC4"/>
            <w:numPr>
              <w:ilvl w:val="1"/>
              <w:numId w:val="33"/>
            </w:numPr>
            <w:tabs>
              <w:tab w:val="left" w:pos="1214"/>
              <w:tab w:val="right" w:leader="dot" w:pos="9639"/>
            </w:tabs>
            <w:ind w:hanging="573"/>
          </w:pPr>
          <w:hyperlink w:anchor="_bookmark95" w:history="1">
            <w:r>
              <w:rPr>
                <w:spacing w:val="-2"/>
              </w:rPr>
              <w:t>Robustness</w:t>
            </w:r>
            <w:r>
              <w:rPr>
                <w:spacing w:val="-1"/>
              </w:rPr>
              <w:t xml:space="preserve"> </w:t>
            </w:r>
            <w:r>
              <w:rPr>
                <w:spacing w:val="-2"/>
              </w:rPr>
              <w:t>checks</w:t>
            </w:r>
          </w:hyperlink>
          <w:r>
            <w:tab/>
          </w:r>
          <w:hyperlink w:anchor="_bookmark95" w:history="1">
            <w:r>
              <w:rPr>
                <w:spacing w:val="-5"/>
              </w:rPr>
              <w:t>79</w:t>
            </w:r>
          </w:hyperlink>
        </w:p>
        <w:p w14:paraId="00DC1B46" w14:textId="77777777" w:rsidR="00350CFB" w:rsidRDefault="0071403D">
          <w:pPr>
            <w:pStyle w:val="TOC4"/>
            <w:numPr>
              <w:ilvl w:val="1"/>
              <w:numId w:val="33"/>
            </w:numPr>
            <w:tabs>
              <w:tab w:val="left" w:pos="1214"/>
              <w:tab w:val="right" w:leader="dot" w:pos="9639"/>
            </w:tabs>
            <w:ind w:hanging="573"/>
          </w:pPr>
          <w:hyperlink w:anchor="_bookmark100" w:history="1">
            <w:r>
              <w:t>Social-method</w:t>
            </w:r>
            <w:r>
              <w:rPr>
                <w:spacing w:val="-15"/>
              </w:rPr>
              <w:t xml:space="preserve"> </w:t>
            </w:r>
            <w:r>
              <w:t>alignment:</w:t>
            </w:r>
            <w:r>
              <w:rPr>
                <w:spacing w:val="2"/>
              </w:rPr>
              <w:t xml:space="preserve"> </w:t>
            </w:r>
            <w:r>
              <w:t>EndorseRank</w:t>
            </w:r>
            <w:r>
              <w:rPr>
                <w:spacing w:val="-14"/>
              </w:rPr>
              <w:t xml:space="preserve"> </w:t>
            </w:r>
            <w:r>
              <w:t>vs</w:t>
            </w:r>
            <w:r>
              <w:rPr>
                <w:spacing w:val="-14"/>
              </w:rPr>
              <w:t xml:space="preserve"> </w:t>
            </w:r>
            <w:r>
              <w:t>AWP</w:t>
            </w:r>
            <w:r>
              <w:rPr>
                <w:spacing w:val="-15"/>
              </w:rPr>
              <w:t xml:space="preserve"> </w:t>
            </w:r>
            <w:r>
              <w:t>(Claims</w:t>
            </w:r>
            <w:r>
              <w:rPr>
                <w:spacing w:val="-14"/>
              </w:rPr>
              <w:t xml:space="preserve"> </w:t>
            </w:r>
            <w:r>
              <w:t>C2–</w:t>
            </w:r>
            <w:r>
              <w:rPr>
                <w:spacing w:val="-5"/>
              </w:rPr>
              <w:t>C3)</w:t>
            </w:r>
          </w:hyperlink>
          <w:r>
            <w:tab/>
          </w:r>
          <w:hyperlink w:anchor="_bookmark100" w:history="1">
            <w:r>
              <w:rPr>
                <w:spacing w:val="-5"/>
              </w:rPr>
              <w:t>82</w:t>
            </w:r>
          </w:hyperlink>
        </w:p>
        <w:p w14:paraId="00DC1B47" w14:textId="77777777" w:rsidR="00350CFB" w:rsidRDefault="0071403D">
          <w:pPr>
            <w:pStyle w:val="TOC4"/>
            <w:numPr>
              <w:ilvl w:val="1"/>
              <w:numId w:val="33"/>
            </w:numPr>
            <w:tabs>
              <w:tab w:val="left" w:pos="1214"/>
              <w:tab w:val="right" w:leader="dot" w:pos="9639"/>
            </w:tabs>
            <w:ind w:hanging="573"/>
          </w:pPr>
          <w:hyperlink w:anchor="_bookmark103" w:history="1">
            <w:r>
              <w:t>Proxy</w:t>
            </w:r>
            <w:r>
              <w:rPr>
                <w:spacing w:val="-7"/>
              </w:rPr>
              <w:t xml:space="preserve"> </w:t>
            </w:r>
            <w:r>
              <w:t>family</w:t>
            </w:r>
            <w:r>
              <w:rPr>
                <w:spacing w:val="-7"/>
              </w:rPr>
              <w:t xml:space="preserve"> </w:t>
            </w:r>
            <w:r>
              <w:rPr>
                <w:spacing w:val="-2"/>
              </w:rPr>
              <w:t>detail</w:t>
            </w:r>
          </w:hyperlink>
          <w:r>
            <w:tab/>
          </w:r>
          <w:hyperlink w:anchor="_bookmark103" w:history="1">
            <w:r>
              <w:rPr>
                <w:spacing w:val="-5"/>
              </w:rPr>
              <w:t>84</w:t>
            </w:r>
          </w:hyperlink>
        </w:p>
        <w:p w14:paraId="00DC1B48" w14:textId="77777777" w:rsidR="00350CFB" w:rsidRDefault="0071403D">
          <w:pPr>
            <w:pStyle w:val="TOC4"/>
            <w:numPr>
              <w:ilvl w:val="1"/>
              <w:numId w:val="33"/>
            </w:numPr>
            <w:tabs>
              <w:tab w:val="left" w:pos="1214"/>
              <w:tab w:val="right" w:leader="dot" w:pos="9639"/>
            </w:tabs>
            <w:ind w:hanging="573"/>
          </w:pPr>
          <w:hyperlink w:anchor="_bookmark109" w:history="1">
            <w:r>
              <w:t>Rank</w:t>
            </w:r>
            <w:r>
              <w:rPr>
                <w:spacing w:val="-8"/>
              </w:rPr>
              <w:t xml:space="preserve"> </w:t>
            </w:r>
            <w:r>
              <w:t>divergence</w:t>
            </w:r>
            <w:r>
              <w:rPr>
                <w:spacing w:val="-7"/>
              </w:rPr>
              <w:t xml:space="preserve"> </w:t>
            </w:r>
            <w:r>
              <w:t>(H1</w:t>
            </w:r>
            <w:r>
              <w:rPr>
                <w:spacing w:val="-7"/>
              </w:rPr>
              <w:t xml:space="preserve"> </w:t>
            </w:r>
            <w:r>
              <w:t>/</w:t>
            </w:r>
            <w:r>
              <w:rPr>
                <w:spacing w:val="-7"/>
              </w:rPr>
              <w:t xml:space="preserve"> </w:t>
            </w:r>
            <w:r>
              <w:rPr>
                <w:spacing w:val="-4"/>
              </w:rPr>
              <w:t>RQ1)</w:t>
            </w:r>
          </w:hyperlink>
          <w:r>
            <w:tab/>
          </w:r>
          <w:hyperlink w:anchor="_bookmark109" w:history="1">
            <w:r>
              <w:rPr>
                <w:spacing w:val="-5"/>
              </w:rPr>
              <w:t>91</w:t>
            </w:r>
          </w:hyperlink>
        </w:p>
        <w:p w14:paraId="00DC1B49" w14:textId="77777777" w:rsidR="00350CFB" w:rsidRDefault="0071403D">
          <w:pPr>
            <w:pStyle w:val="TOC4"/>
            <w:numPr>
              <w:ilvl w:val="1"/>
              <w:numId w:val="33"/>
            </w:numPr>
            <w:tabs>
              <w:tab w:val="left" w:pos="1214"/>
              <w:tab w:val="right" w:leader="dot" w:pos="9639"/>
            </w:tabs>
            <w:ind w:hanging="573"/>
          </w:pPr>
          <w:hyperlink w:anchor="_bookmark112" w:history="1">
            <w:r>
              <w:t>Supplementary</w:t>
            </w:r>
            <w:r>
              <w:rPr>
                <w:spacing w:val="-10"/>
              </w:rPr>
              <w:t xml:space="preserve"> </w:t>
            </w:r>
            <w:r>
              <w:t>GF-PR</w:t>
            </w:r>
            <w:r>
              <w:rPr>
                <w:spacing w:val="-9"/>
              </w:rPr>
              <w:t xml:space="preserve"> </w:t>
            </w:r>
            <w:r>
              <w:t>ceiling</w:t>
            </w:r>
            <w:r>
              <w:rPr>
                <w:spacing w:val="-9"/>
              </w:rPr>
              <w:t xml:space="preserve"> </w:t>
            </w:r>
            <w:r>
              <w:t>analysis</w:t>
            </w:r>
            <w:r>
              <w:rPr>
                <w:spacing w:val="-10"/>
              </w:rPr>
              <w:t xml:space="preserve"> </w:t>
            </w:r>
            <w:r>
              <w:t>(SRQ1</w:t>
            </w:r>
            <w:r>
              <w:rPr>
                <w:spacing w:val="-9"/>
              </w:rPr>
              <w:t xml:space="preserve"> </w:t>
            </w:r>
            <w:r>
              <w:t>/</w:t>
            </w:r>
            <w:r>
              <w:rPr>
                <w:spacing w:val="-9"/>
              </w:rPr>
              <w:t xml:space="preserve"> </w:t>
            </w:r>
            <w:r>
              <w:rPr>
                <w:spacing w:val="-4"/>
              </w:rPr>
              <w:t>SC1)</w:t>
            </w:r>
          </w:hyperlink>
          <w:r>
            <w:tab/>
          </w:r>
          <w:hyperlink w:anchor="_bookmark112" w:history="1">
            <w:r>
              <w:rPr>
                <w:spacing w:val="-5"/>
              </w:rPr>
              <w:t>94</w:t>
            </w:r>
          </w:hyperlink>
        </w:p>
        <w:p w14:paraId="00DC1B4A" w14:textId="77777777" w:rsidR="00350CFB" w:rsidRDefault="0071403D">
          <w:pPr>
            <w:pStyle w:val="TOC4"/>
            <w:numPr>
              <w:ilvl w:val="1"/>
              <w:numId w:val="33"/>
            </w:numPr>
            <w:tabs>
              <w:tab w:val="left" w:pos="1214"/>
              <w:tab w:val="right" w:leader="dot" w:pos="9639"/>
            </w:tabs>
            <w:ind w:hanging="573"/>
          </w:pPr>
          <w:hyperlink w:anchor="_bookmark113" w:history="1">
            <w:r>
              <w:t>Primary</w:t>
            </w:r>
            <w:r>
              <w:rPr>
                <w:spacing w:val="-10"/>
              </w:rPr>
              <w:t xml:space="preserve"> </w:t>
            </w:r>
            <w:r>
              <w:t>claims</w:t>
            </w:r>
            <w:r>
              <w:rPr>
                <w:spacing w:val="-9"/>
              </w:rPr>
              <w:t xml:space="preserve"> </w:t>
            </w:r>
            <w:r>
              <w:t>(C1–C4)</w:t>
            </w:r>
            <w:r>
              <w:rPr>
                <w:spacing w:val="-10"/>
              </w:rPr>
              <w:t xml:space="preserve"> </w:t>
            </w:r>
            <w:r>
              <w:t>and</w:t>
            </w:r>
            <w:r>
              <w:rPr>
                <w:spacing w:val="-9"/>
              </w:rPr>
              <w:t xml:space="preserve"> </w:t>
            </w:r>
            <w:r>
              <w:t>supplementary</w:t>
            </w:r>
            <w:r>
              <w:rPr>
                <w:spacing w:val="-9"/>
              </w:rPr>
              <w:t xml:space="preserve"> </w:t>
            </w:r>
            <w:r>
              <w:t>claim</w:t>
            </w:r>
            <w:r>
              <w:rPr>
                <w:spacing w:val="-10"/>
              </w:rPr>
              <w:t xml:space="preserve"> </w:t>
            </w:r>
            <w:r>
              <w:rPr>
                <w:spacing w:val="-2"/>
              </w:rPr>
              <w:t>(SC1)</w:t>
            </w:r>
          </w:hyperlink>
          <w:r>
            <w:tab/>
          </w:r>
          <w:hyperlink w:anchor="_bookmark113" w:history="1">
            <w:r>
              <w:rPr>
                <w:spacing w:val="-5"/>
              </w:rPr>
              <w:t>95</w:t>
            </w:r>
          </w:hyperlink>
        </w:p>
        <w:p w14:paraId="00DC1B4B" w14:textId="77777777" w:rsidR="00350CFB" w:rsidRDefault="0071403D">
          <w:pPr>
            <w:pStyle w:val="TOC2"/>
            <w:numPr>
              <w:ilvl w:val="0"/>
              <w:numId w:val="33"/>
            </w:numPr>
            <w:tabs>
              <w:tab w:val="left" w:pos="856"/>
              <w:tab w:val="right" w:leader="dot" w:pos="9639"/>
            </w:tabs>
            <w:rPr>
              <w:b w:val="0"/>
              <w:i w:val="0"/>
              <w:sz w:val="24"/>
            </w:rPr>
          </w:pPr>
          <w:hyperlink w:anchor="_bookmark114" w:history="1">
            <w:r>
              <w:rPr>
                <w:i w:val="0"/>
                <w:spacing w:val="-2"/>
                <w:sz w:val="24"/>
              </w:rPr>
              <w:t>Discussion</w:t>
            </w:r>
          </w:hyperlink>
          <w:r>
            <w:rPr>
              <w:b w:val="0"/>
              <w:i w:val="0"/>
              <w:sz w:val="24"/>
            </w:rPr>
            <w:tab/>
          </w:r>
          <w:hyperlink w:anchor="_bookmark114" w:history="1">
            <w:r>
              <w:rPr>
                <w:b w:val="0"/>
                <w:i w:val="0"/>
                <w:spacing w:val="-5"/>
                <w:sz w:val="24"/>
              </w:rPr>
              <w:t>98</w:t>
            </w:r>
          </w:hyperlink>
        </w:p>
        <w:p w14:paraId="00DC1B4C" w14:textId="77777777" w:rsidR="00350CFB" w:rsidRDefault="0071403D">
          <w:pPr>
            <w:pStyle w:val="TOC4"/>
            <w:numPr>
              <w:ilvl w:val="1"/>
              <w:numId w:val="33"/>
            </w:numPr>
            <w:tabs>
              <w:tab w:val="left" w:pos="1214"/>
              <w:tab w:val="right" w:leader="dot" w:pos="9639"/>
            </w:tabs>
            <w:spacing w:before="231"/>
            <w:ind w:hanging="573"/>
          </w:pPr>
          <w:hyperlink w:anchor="_bookmark115" w:history="1">
            <w:r>
              <w:t>Findings</w:t>
            </w:r>
            <w:r>
              <w:rPr>
                <w:spacing w:val="-10"/>
              </w:rPr>
              <w:t xml:space="preserve"> </w:t>
            </w:r>
            <w:r>
              <w:t>by</w:t>
            </w:r>
            <w:r>
              <w:rPr>
                <w:spacing w:val="-10"/>
              </w:rPr>
              <w:t xml:space="preserve"> </w:t>
            </w:r>
            <w:r>
              <w:t>research</w:t>
            </w:r>
            <w:r>
              <w:rPr>
                <w:spacing w:val="-9"/>
              </w:rPr>
              <w:t xml:space="preserve"> </w:t>
            </w:r>
            <w:r>
              <w:rPr>
                <w:spacing w:val="-2"/>
              </w:rPr>
              <w:t>question</w:t>
            </w:r>
          </w:hyperlink>
          <w:r>
            <w:tab/>
          </w:r>
          <w:hyperlink w:anchor="_bookmark115" w:history="1">
            <w:r>
              <w:rPr>
                <w:spacing w:val="-5"/>
              </w:rPr>
              <w:t>98</w:t>
            </w:r>
          </w:hyperlink>
        </w:p>
        <w:p w14:paraId="00DC1B4D" w14:textId="77777777" w:rsidR="00350CFB" w:rsidRDefault="0071403D">
          <w:pPr>
            <w:pStyle w:val="TOC4"/>
            <w:numPr>
              <w:ilvl w:val="1"/>
              <w:numId w:val="33"/>
            </w:numPr>
            <w:tabs>
              <w:tab w:val="left" w:pos="1214"/>
              <w:tab w:val="right" w:leader="dot" w:pos="9639"/>
            </w:tabs>
            <w:ind w:hanging="573"/>
          </w:pPr>
          <w:hyperlink w:anchor="_bookmark116" w:history="1">
            <w:r>
              <w:t>Supplementary</w:t>
            </w:r>
            <w:r>
              <w:rPr>
                <w:spacing w:val="-12"/>
              </w:rPr>
              <w:t xml:space="preserve"> </w:t>
            </w:r>
            <w:r>
              <w:t>finding</w:t>
            </w:r>
            <w:r>
              <w:rPr>
                <w:spacing w:val="-12"/>
              </w:rPr>
              <w:t xml:space="preserve"> </w:t>
            </w:r>
            <w:r>
              <w:rPr>
                <w:spacing w:val="-2"/>
              </w:rPr>
              <w:t>(SRQ1)</w:t>
            </w:r>
          </w:hyperlink>
          <w:r>
            <w:tab/>
          </w:r>
          <w:hyperlink w:anchor="_bookmark116" w:history="1">
            <w:r>
              <w:rPr>
                <w:spacing w:val="-5"/>
              </w:rPr>
              <w:t>101</w:t>
            </w:r>
          </w:hyperlink>
        </w:p>
        <w:p w14:paraId="00DC1B4E" w14:textId="77777777" w:rsidR="00350CFB" w:rsidRDefault="0071403D">
          <w:pPr>
            <w:pStyle w:val="TOC4"/>
            <w:numPr>
              <w:ilvl w:val="1"/>
              <w:numId w:val="33"/>
            </w:numPr>
            <w:tabs>
              <w:tab w:val="left" w:pos="1214"/>
              <w:tab w:val="right" w:leader="dot" w:pos="9639"/>
            </w:tabs>
            <w:ind w:hanging="573"/>
          </w:pPr>
          <w:hyperlink w:anchor="_bookmark117" w:history="1">
            <w:r>
              <w:t>Theoretical</w:t>
            </w:r>
            <w:r>
              <w:rPr>
                <w:spacing w:val="-12"/>
              </w:rPr>
              <w:t xml:space="preserve"> </w:t>
            </w:r>
            <w:r>
              <w:rPr>
                <w:spacing w:val="-2"/>
              </w:rPr>
              <w:t>implications</w:t>
            </w:r>
          </w:hyperlink>
          <w:r>
            <w:tab/>
          </w:r>
          <w:hyperlink w:anchor="_bookmark117" w:history="1">
            <w:r>
              <w:rPr>
                <w:spacing w:val="-5"/>
              </w:rPr>
              <w:t>102</w:t>
            </w:r>
          </w:hyperlink>
        </w:p>
        <w:p w14:paraId="00DC1B4F" w14:textId="77777777" w:rsidR="00350CFB" w:rsidRDefault="0071403D">
          <w:pPr>
            <w:pStyle w:val="TOC4"/>
            <w:numPr>
              <w:ilvl w:val="1"/>
              <w:numId w:val="33"/>
            </w:numPr>
            <w:tabs>
              <w:tab w:val="left" w:pos="1214"/>
              <w:tab w:val="right" w:leader="dot" w:pos="9639"/>
            </w:tabs>
            <w:spacing w:after="163"/>
            <w:ind w:hanging="573"/>
          </w:pPr>
          <w:hyperlink w:anchor="_bookmark118" w:history="1">
            <w:r>
              <w:t>Practical</w:t>
            </w:r>
            <w:r>
              <w:rPr>
                <w:spacing w:val="-10"/>
              </w:rPr>
              <w:t xml:space="preserve"> </w:t>
            </w:r>
            <w:r>
              <w:rPr>
                <w:spacing w:val="-2"/>
              </w:rPr>
              <w:t>implications</w:t>
            </w:r>
          </w:hyperlink>
          <w:r>
            <w:tab/>
          </w:r>
          <w:hyperlink w:anchor="_bookmark118" w:history="1">
            <w:r>
              <w:rPr>
                <w:spacing w:val="-5"/>
              </w:rPr>
              <w:t>103</w:t>
            </w:r>
          </w:hyperlink>
        </w:p>
        <w:p w14:paraId="00DC1B50" w14:textId="77777777" w:rsidR="00350CFB" w:rsidRDefault="0071403D">
          <w:pPr>
            <w:pStyle w:val="TOC4"/>
            <w:numPr>
              <w:ilvl w:val="1"/>
              <w:numId w:val="33"/>
            </w:numPr>
            <w:tabs>
              <w:tab w:val="left" w:pos="1214"/>
              <w:tab w:val="right" w:leader="dot" w:pos="9639"/>
            </w:tabs>
            <w:spacing w:before="74"/>
            <w:ind w:hanging="573"/>
          </w:pPr>
          <w:hyperlink w:anchor="_bookmark121" w:history="1">
            <w:r>
              <w:t>Sybil</w:t>
            </w:r>
            <w:r>
              <w:rPr>
                <w:spacing w:val="-7"/>
              </w:rPr>
              <w:t xml:space="preserve"> </w:t>
            </w:r>
            <w:r>
              <w:t>cost</w:t>
            </w:r>
            <w:r>
              <w:rPr>
                <w:spacing w:val="-6"/>
              </w:rPr>
              <w:t xml:space="preserve"> </w:t>
            </w:r>
            <w:r>
              <w:t>on</w:t>
            </w:r>
            <w:r>
              <w:rPr>
                <w:spacing w:val="-6"/>
              </w:rPr>
              <w:t xml:space="preserve"> </w:t>
            </w:r>
            <w:r>
              <w:t>allowance</w:t>
            </w:r>
            <w:r>
              <w:rPr>
                <w:spacing w:val="-7"/>
              </w:rPr>
              <w:t xml:space="preserve"> </w:t>
            </w:r>
            <w:r>
              <w:rPr>
                <w:spacing w:val="-2"/>
              </w:rPr>
              <w:t>graphs</w:t>
            </w:r>
          </w:hyperlink>
          <w:r>
            <w:tab/>
          </w:r>
          <w:hyperlink w:anchor="_bookmark121" w:history="1">
            <w:r>
              <w:rPr>
                <w:spacing w:val="-5"/>
              </w:rPr>
              <w:t>108</w:t>
            </w:r>
          </w:hyperlink>
        </w:p>
        <w:p w14:paraId="00DC1B51" w14:textId="77777777" w:rsidR="00350CFB" w:rsidRDefault="0071403D">
          <w:pPr>
            <w:pStyle w:val="TOC4"/>
            <w:numPr>
              <w:ilvl w:val="1"/>
              <w:numId w:val="33"/>
            </w:numPr>
            <w:tabs>
              <w:tab w:val="left" w:pos="1214"/>
              <w:tab w:val="right" w:leader="dot" w:pos="9639"/>
            </w:tabs>
            <w:ind w:hanging="573"/>
          </w:pPr>
          <w:hyperlink w:anchor="_bookmark125" w:history="1">
            <w:r>
              <w:t>Regulatory</w:t>
            </w:r>
            <w:r>
              <w:rPr>
                <w:spacing w:val="-8"/>
              </w:rPr>
              <w:t xml:space="preserve"> </w:t>
            </w:r>
            <w:r>
              <w:t>and</w:t>
            </w:r>
            <w:r>
              <w:rPr>
                <w:spacing w:val="-8"/>
              </w:rPr>
              <w:t xml:space="preserve"> </w:t>
            </w:r>
            <w:r>
              <w:t>ethical</w:t>
            </w:r>
            <w:r>
              <w:rPr>
                <w:spacing w:val="-8"/>
              </w:rPr>
              <w:t xml:space="preserve"> </w:t>
            </w:r>
            <w:r>
              <w:rPr>
                <w:spacing w:val="-2"/>
              </w:rPr>
              <w:t>considerations</w:t>
            </w:r>
          </w:hyperlink>
          <w:r>
            <w:tab/>
          </w:r>
          <w:hyperlink w:anchor="_bookmark125" w:history="1">
            <w:r>
              <w:rPr>
                <w:spacing w:val="-5"/>
              </w:rPr>
              <w:t>111</w:t>
            </w:r>
          </w:hyperlink>
        </w:p>
        <w:p w14:paraId="00DC1B52" w14:textId="77777777" w:rsidR="00350CFB" w:rsidRDefault="0071403D">
          <w:pPr>
            <w:pStyle w:val="TOC4"/>
            <w:numPr>
              <w:ilvl w:val="1"/>
              <w:numId w:val="33"/>
            </w:numPr>
            <w:tabs>
              <w:tab w:val="left" w:pos="1214"/>
              <w:tab w:val="right" w:leader="dot" w:pos="9639"/>
            </w:tabs>
            <w:ind w:hanging="573"/>
          </w:pPr>
          <w:hyperlink w:anchor="_bookmark126" w:history="1">
            <w:r>
              <w:t>Threats</w:t>
            </w:r>
            <w:r>
              <w:rPr>
                <w:spacing w:val="-9"/>
              </w:rPr>
              <w:t xml:space="preserve"> </w:t>
            </w:r>
            <w:r>
              <w:t>to</w:t>
            </w:r>
            <w:r>
              <w:rPr>
                <w:spacing w:val="-9"/>
              </w:rPr>
              <w:t xml:space="preserve"> </w:t>
            </w:r>
            <w:r>
              <w:rPr>
                <w:spacing w:val="-2"/>
              </w:rPr>
              <w:t>validity</w:t>
            </w:r>
          </w:hyperlink>
          <w:r>
            <w:tab/>
          </w:r>
          <w:hyperlink w:anchor="_bookmark126" w:history="1">
            <w:r>
              <w:rPr>
                <w:spacing w:val="-5"/>
              </w:rPr>
              <w:t>112</w:t>
            </w:r>
          </w:hyperlink>
        </w:p>
        <w:p w14:paraId="00DC1B53" w14:textId="77777777" w:rsidR="00350CFB" w:rsidRDefault="0071403D">
          <w:pPr>
            <w:pStyle w:val="TOC4"/>
            <w:numPr>
              <w:ilvl w:val="1"/>
              <w:numId w:val="33"/>
            </w:numPr>
            <w:tabs>
              <w:tab w:val="left" w:pos="1214"/>
              <w:tab w:val="right" w:leader="dot" w:pos="9639"/>
            </w:tabs>
            <w:ind w:hanging="573"/>
          </w:pPr>
          <w:hyperlink w:anchor="_bookmark127" w:history="1">
            <w:r>
              <w:rPr>
                <w:spacing w:val="-2"/>
              </w:rPr>
              <w:t>Limitations</w:t>
            </w:r>
          </w:hyperlink>
          <w:r>
            <w:tab/>
          </w:r>
          <w:hyperlink w:anchor="_bookmark127" w:history="1">
            <w:r>
              <w:rPr>
                <w:spacing w:val="-5"/>
              </w:rPr>
              <w:t>114</w:t>
            </w:r>
          </w:hyperlink>
        </w:p>
        <w:p w14:paraId="00DC1B54" w14:textId="77777777" w:rsidR="00350CFB" w:rsidRDefault="0071403D">
          <w:pPr>
            <w:pStyle w:val="TOC1"/>
            <w:numPr>
              <w:ilvl w:val="0"/>
              <w:numId w:val="33"/>
            </w:numPr>
            <w:tabs>
              <w:tab w:val="left" w:pos="856"/>
              <w:tab w:val="right" w:leader="dot" w:pos="9639"/>
            </w:tabs>
            <w:rPr>
              <w:b w:val="0"/>
            </w:rPr>
          </w:pPr>
          <w:hyperlink w:anchor="_bookmark128" w:history="1">
            <w:r>
              <w:t>Conclusion</w:t>
            </w:r>
            <w:r>
              <w:rPr>
                <w:spacing w:val="-14"/>
              </w:rPr>
              <w:t xml:space="preserve"> </w:t>
            </w:r>
            <w:r>
              <w:t>and</w:t>
            </w:r>
            <w:r>
              <w:rPr>
                <w:spacing w:val="-14"/>
              </w:rPr>
              <w:t xml:space="preserve"> </w:t>
            </w:r>
            <w:r>
              <w:t>Future</w:t>
            </w:r>
            <w:r>
              <w:rPr>
                <w:spacing w:val="-14"/>
              </w:rPr>
              <w:t xml:space="preserve"> </w:t>
            </w:r>
            <w:r>
              <w:rPr>
                <w:spacing w:val="-4"/>
              </w:rPr>
              <w:t>Work</w:t>
            </w:r>
          </w:hyperlink>
          <w:r>
            <w:rPr>
              <w:b w:val="0"/>
            </w:rPr>
            <w:tab/>
          </w:r>
          <w:hyperlink w:anchor="_bookmark128" w:history="1">
            <w:r>
              <w:rPr>
                <w:b w:val="0"/>
                <w:spacing w:val="-5"/>
              </w:rPr>
              <w:t>116</w:t>
            </w:r>
          </w:hyperlink>
        </w:p>
        <w:p w14:paraId="00DC1B55" w14:textId="77777777" w:rsidR="00350CFB" w:rsidRDefault="0071403D">
          <w:pPr>
            <w:pStyle w:val="TOC4"/>
            <w:numPr>
              <w:ilvl w:val="1"/>
              <w:numId w:val="33"/>
            </w:numPr>
            <w:tabs>
              <w:tab w:val="left" w:pos="1214"/>
              <w:tab w:val="right" w:leader="dot" w:pos="9639"/>
            </w:tabs>
            <w:ind w:hanging="573"/>
          </w:pPr>
          <w:hyperlink w:anchor="_bookmark129" w:history="1">
            <w:r>
              <w:t>Summary</w:t>
            </w:r>
            <w:r>
              <w:rPr>
                <w:spacing w:val="-7"/>
              </w:rPr>
              <w:t xml:space="preserve"> </w:t>
            </w:r>
            <w:r>
              <w:t>of</w:t>
            </w:r>
            <w:r>
              <w:rPr>
                <w:spacing w:val="-7"/>
              </w:rPr>
              <w:t xml:space="preserve"> </w:t>
            </w:r>
            <w:r>
              <w:rPr>
                <w:spacing w:val="-2"/>
              </w:rPr>
              <w:t>findings</w:t>
            </w:r>
          </w:hyperlink>
          <w:r>
            <w:tab/>
          </w:r>
          <w:hyperlink w:anchor="_bookmark129" w:history="1">
            <w:r>
              <w:rPr>
                <w:spacing w:val="-5"/>
              </w:rPr>
              <w:t>116</w:t>
            </w:r>
          </w:hyperlink>
        </w:p>
        <w:p w14:paraId="00DC1B56" w14:textId="77777777" w:rsidR="00350CFB" w:rsidRDefault="0071403D">
          <w:pPr>
            <w:pStyle w:val="TOC4"/>
            <w:numPr>
              <w:ilvl w:val="1"/>
              <w:numId w:val="33"/>
            </w:numPr>
            <w:tabs>
              <w:tab w:val="left" w:pos="1214"/>
              <w:tab w:val="right" w:leader="dot" w:pos="9639"/>
            </w:tabs>
            <w:spacing w:before="231"/>
            <w:ind w:hanging="573"/>
          </w:pPr>
          <w:hyperlink w:anchor="_bookmark130" w:history="1">
            <w:r>
              <w:t>Original</w:t>
            </w:r>
            <w:r>
              <w:rPr>
                <w:spacing w:val="-9"/>
              </w:rPr>
              <w:t xml:space="preserve"> </w:t>
            </w:r>
            <w:r>
              <w:t>contribution</w:t>
            </w:r>
            <w:r>
              <w:rPr>
                <w:spacing w:val="-8"/>
              </w:rPr>
              <w:t xml:space="preserve"> </w:t>
            </w:r>
            <w:r>
              <w:t>to</w:t>
            </w:r>
            <w:r>
              <w:rPr>
                <w:spacing w:val="-8"/>
              </w:rPr>
              <w:t xml:space="preserve"> </w:t>
            </w:r>
            <w:r>
              <w:rPr>
                <w:spacing w:val="-2"/>
              </w:rPr>
              <w:t>knowledge</w:t>
            </w:r>
          </w:hyperlink>
          <w:r>
            <w:tab/>
          </w:r>
          <w:hyperlink w:anchor="_bookmark130" w:history="1">
            <w:r>
              <w:rPr>
                <w:spacing w:val="-5"/>
              </w:rPr>
              <w:t>117</w:t>
            </w:r>
          </w:hyperlink>
        </w:p>
        <w:p w14:paraId="00DC1B57" w14:textId="77777777" w:rsidR="00350CFB" w:rsidRDefault="0071403D">
          <w:pPr>
            <w:pStyle w:val="TOC4"/>
            <w:numPr>
              <w:ilvl w:val="1"/>
              <w:numId w:val="33"/>
            </w:numPr>
            <w:tabs>
              <w:tab w:val="left" w:pos="1214"/>
              <w:tab w:val="right" w:leader="dot" w:pos="9639"/>
            </w:tabs>
            <w:ind w:hanging="573"/>
          </w:pPr>
          <w:hyperlink w:anchor="_bookmark131" w:history="1">
            <w:r>
              <w:t>Future</w:t>
            </w:r>
            <w:r>
              <w:rPr>
                <w:spacing w:val="-8"/>
              </w:rPr>
              <w:t xml:space="preserve"> </w:t>
            </w:r>
            <w:r>
              <w:rPr>
                <w:spacing w:val="-4"/>
              </w:rPr>
              <w:t>work</w:t>
            </w:r>
          </w:hyperlink>
          <w:r>
            <w:tab/>
          </w:r>
          <w:hyperlink w:anchor="_bookmark131" w:history="1">
            <w:r>
              <w:rPr>
                <w:spacing w:val="-5"/>
              </w:rPr>
              <w:t>119</w:t>
            </w:r>
          </w:hyperlink>
        </w:p>
        <w:p w14:paraId="00DC1B58" w14:textId="77777777" w:rsidR="00350CFB" w:rsidRDefault="0071403D">
          <w:pPr>
            <w:pStyle w:val="TOC4"/>
            <w:numPr>
              <w:ilvl w:val="1"/>
              <w:numId w:val="33"/>
            </w:numPr>
            <w:tabs>
              <w:tab w:val="left" w:pos="1214"/>
              <w:tab w:val="right" w:leader="dot" w:pos="9639"/>
            </w:tabs>
            <w:ind w:hanging="573"/>
          </w:pPr>
          <w:hyperlink w:anchor="_bookmark132" w:history="1">
            <w:r>
              <w:t>Closing</w:t>
            </w:r>
            <w:r>
              <w:rPr>
                <w:spacing w:val="-9"/>
              </w:rPr>
              <w:t xml:space="preserve"> </w:t>
            </w:r>
            <w:r>
              <w:rPr>
                <w:spacing w:val="-2"/>
              </w:rPr>
              <w:t>reflection</w:t>
            </w:r>
          </w:hyperlink>
          <w:r>
            <w:tab/>
          </w:r>
          <w:hyperlink w:anchor="_bookmark132" w:history="1">
            <w:r>
              <w:rPr>
                <w:spacing w:val="-5"/>
              </w:rPr>
              <w:t>120</w:t>
            </w:r>
          </w:hyperlink>
        </w:p>
        <w:p w14:paraId="00DC1B59" w14:textId="77777777" w:rsidR="00350CFB" w:rsidRDefault="0071403D">
          <w:pPr>
            <w:pStyle w:val="TOC2"/>
            <w:numPr>
              <w:ilvl w:val="0"/>
              <w:numId w:val="33"/>
            </w:numPr>
            <w:tabs>
              <w:tab w:val="left" w:pos="856"/>
              <w:tab w:val="right" w:leader="dot" w:pos="9639"/>
            </w:tabs>
            <w:rPr>
              <w:b w:val="0"/>
              <w:i w:val="0"/>
              <w:sz w:val="24"/>
            </w:rPr>
          </w:pPr>
          <w:hyperlink w:anchor="_bookmark133" w:history="1">
            <w:r>
              <w:rPr>
                <w:i w:val="0"/>
                <w:spacing w:val="-2"/>
                <w:sz w:val="24"/>
              </w:rPr>
              <w:t>References</w:t>
            </w:r>
          </w:hyperlink>
          <w:r>
            <w:rPr>
              <w:b w:val="0"/>
              <w:i w:val="0"/>
              <w:sz w:val="24"/>
            </w:rPr>
            <w:tab/>
          </w:r>
          <w:hyperlink w:anchor="_bookmark133" w:history="1">
            <w:r>
              <w:rPr>
                <w:b w:val="0"/>
                <w:i w:val="0"/>
                <w:spacing w:val="-5"/>
                <w:sz w:val="24"/>
              </w:rPr>
              <w:t>122</w:t>
            </w:r>
          </w:hyperlink>
        </w:p>
        <w:p w14:paraId="00DC1B5A" w14:textId="77777777" w:rsidR="00350CFB" w:rsidRDefault="0071403D">
          <w:pPr>
            <w:pStyle w:val="TOC2"/>
            <w:numPr>
              <w:ilvl w:val="0"/>
              <w:numId w:val="33"/>
            </w:numPr>
            <w:tabs>
              <w:tab w:val="left" w:pos="856"/>
              <w:tab w:val="right" w:leader="dot" w:pos="9639"/>
            </w:tabs>
            <w:rPr>
              <w:b w:val="0"/>
              <w:i w:val="0"/>
              <w:sz w:val="24"/>
            </w:rPr>
          </w:pPr>
          <w:hyperlink w:anchor="_bookmark197" w:history="1">
            <w:r>
              <w:rPr>
                <w:i w:val="0"/>
                <w:spacing w:val="-2"/>
                <w:sz w:val="24"/>
              </w:rPr>
              <w:t>Appendix</w:t>
            </w:r>
          </w:hyperlink>
          <w:r>
            <w:rPr>
              <w:b w:val="0"/>
              <w:i w:val="0"/>
              <w:sz w:val="24"/>
            </w:rPr>
            <w:tab/>
          </w:r>
          <w:hyperlink w:anchor="_bookmark197" w:history="1">
            <w:r>
              <w:rPr>
                <w:b w:val="0"/>
                <w:i w:val="0"/>
                <w:spacing w:val="-5"/>
                <w:sz w:val="24"/>
              </w:rPr>
              <w:t>129</w:t>
            </w:r>
          </w:hyperlink>
        </w:p>
        <w:p w14:paraId="00DC1B5B" w14:textId="77777777" w:rsidR="00350CFB" w:rsidRDefault="0071403D">
          <w:pPr>
            <w:pStyle w:val="TOC3"/>
            <w:numPr>
              <w:ilvl w:val="1"/>
              <w:numId w:val="33"/>
            </w:numPr>
            <w:tabs>
              <w:tab w:val="left" w:pos="1214"/>
              <w:tab w:val="right" w:leader="dot" w:pos="9639"/>
            </w:tabs>
            <w:ind w:hanging="573"/>
            <w:rPr>
              <w:b w:val="0"/>
            </w:rPr>
          </w:pPr>
          <w:hyperlink w:anchor="_bookmark198" w:history="1">
            <w:r>
              <w:t>Evaluation</w:t>
            </w:r>
            <w:r>
              <w:rPr>
                <w:spacing w:val="-13"/>
              </w:rPr>
              <w:t xml:space="preserve"> </w:t>
            </w:r>
            <w:r>
              <w:t>Pipeline</w:t>
            </w:r>
            <w:r>
              <w:rPr>
                <w:spacing w:val="-12"/>
              </w:rPr>
              <w:t xml:space="preserve"> </w:t>
            </w:r>
            <w:r>
              <w:t>and</w:t>
            </w:r>
            <w:r>
              <w:rPr>
                <w:spacing w:val="-13"/>
              </w:rPr>
              <w:t xml:space="preserve"> </w:t>
            </w:r>
            <w:r>
              <w:rPr>
                <w:spacing w:val="-2"/>
              </w:rPr>
              <w:t>Reproducibility</w:t>
            </w:r>
          </w:hyperlink>
          <w:r>
            <w:rPr>
              <w:b w:val="0"/>
            </w:rPr>
            <w:tab/>
          </w:r>
          <w:hyperlink w:anchor="_bookmark198" w:history="1">
            <w:r>
              <w:rPr>
                <w:b w:val="0"/>
                <w:spacing w:val="-5"/>
              </w:rPr>
              <w:t>129</w:t>
            </w:r>
          </w:hyperlink>
        </w:p>
        <w:p w14:paraId="00DC1B5C" w14:textId="77777777" w:rsidR="00350CFB" w:rsidRDefault="0071403D">
          <w:pPr>
            <w:pStyle w:val="TOC6"/>
            <w:numPr>
              <w:ilvl w:val="2"/>
              <w:numId w:val="33"/>
            </w:numPr>
            <w:tabs>
              <w:tab w:val="left" w:pos="1572"/>
              <w:tab w:val="right" w:leader="dot" w:pos="9639"/>
            </w:tabs>
            <w:ind w:left="1572" w:hanging="573"/>
          </w:pPr>
          <w:hyperlink w:anchor="_bookmark199" w:history="1">
            <w:r>
              <w:t>Pipeline</w:t>
            </w:r>
            <w:r>
              <w:rPr>
                <w:spacing w:val="-9"/>
              </w:rPr>
              <w:t xml:space="preserve"> </w:t>
            </w:r>
            <w:r>
              <w:rPr>
                <w:spacing w:val="-2"/>
              </w:rPr>
              <w:t>stages</w:t>
            </w:r>
          </w:hyperlink>
          <w:r>
            <w:tab/>
          </w:r>
          <w:hyperlink w:anchor="_bookmark199" w:history="1">
            <w:r>
              <w:rPr>
                <w:spacing w:val="-5"/>
              </w:rPr>
              <w:t>129</w:t>
            </w:r>
          </w:hyperlink>
        </w:p>
        <w:p w14:paraId="00DC1B5D" w14:textId="77777777" w:rsidR="00350CFB" w:rsidRDefault="0071403D">
          <w:pPr>
            <w:pStyle w:val="TOC6"/>
            <w:numPr>
              <w:ilvl w:val="2"/>
              <w:numId w:val="33"/>
            </w:numPr>
            <w:tabs>
              <w:tab w:val="left" w:pos="1572"/>
              <w:tab w:val="right" w:leader="dot" w:pos="9639"/>
            </w:tabs>
            <w:ind w:left="1572" w:hanging="573"/>
          </w:pPr>
          <w:hyperlink w:anchor="_bookmark200" w:history="1">
            <w:r>
              <w:t>BigQuery</w:t>
            </w:r>
            <w:r>
              <w:rPr>
                <w:spacing w:val="-11"/>
              </w:rPr>
              <w:t xml:space="preserve"> </w:t>
            </w:r>
            <w:r>
              <w:t>extraction</w:t>
            </w:r>
            <w:r>
              <w:rPr>
                <w:spacing w:val="-11"/>
              </w:rPr>
              <w:t xml:space="preserve"> </w:t>
            </w:r>
            <w:r>
              <w:rPr>
                <w:spacing w:val="-2"/>
              </w:rPr>
              <w:t>design</w:t>
            </w:r>
          </w:hyperlink>
          <w:r>
            <w:tab/>
          </w:r>
          <w:hyperlink w:anchor="_bookmark200" w:history="1">
            <w:r>
              <w:rPr>
                <w:spacing w:val="-5"/>
              </w:rPr>
              <w:t>130</w:t>
            </w:r>
          </w:hyperlink>
        </w:p>
        <w:p w14:paraId="00DC1B5E" w14:textId="77777777" w:rsidR="00350CFB" w:rsidRDefault="0071403D">
          <w:pPr>
            <w:pStyle w:val="TOC6"/>
            <w:numPr>
              <w:ilvl w:val="2"/>
              <w:numId w:val="33"/>
            </w:numPr>
            <w:tabs>
              <w:tab w:val="left" w:pos="1572"/>
              <w:tab w:val="right" w:leader="dot" w:pos="9639"/>
            </w:tabs>
            <w:ind w:left="1572" w:hanging="573"/>
          </w:pPr>
          <w:hyperlink w:anchor="_bookmark201" w:history="1">
            <w:r>
              <w:t>Scaling</w:t>
            </w:r>
            <w:r>
              <w:rPr>
                <w:spacing w:val="-9"/>
              </w:rPr>
              <w:t xml:space="preserve"> </w:t>
            </w:r>
            <w:r>
              <w:rPr>
                <w:spacing w:val="-2"/>
              </w:rPr>
              <w:t>tables</w:t>
            </w:r>
          </w:hyperlink>
          <w:r>
            <w:tab/>
          </w:r>
          <w:hyperlink w:anchor="_bookmark201" w:history="1">
            <w:r>
              <w:rPr>
                <w:spacing w:val="-5"/>
              </w:rPr>
              <w:t>130</w:t>
            </w:r>
          </w:hyperlink>
        </w:p>
        <w:p w14:paraId="00DC1B5F" w14:textId="77777777" w:rsidR="00350CFB" w:rsidRDefault="0071403D">
          <w:pPr>
            <w:pStyle w:val="TOC6"/>
            <w:numPr>
              <w:ilvl w:val="2"/>
              <w:numId w:val="33"/>
            </w:numPr>
            <w:tabs>
              <w:tab w:val="left" w:pos="1572"/>
              <w:tab w:val="right" w:leader="dot" w:pos="9639"/>
            </w:tabs>
            <w:ind w:left="1572" w:hanging="573"/>
          </w:pPr>
          <w:hyperlink w:anchor="_bookmark203" w:history="1">
            <w:r>
              <w:t>Credit</w:t>
            </w:r>
            <w:r>
              <w:rPr>
                <w:spacing w:val="-9"/>
              </w:rPr>
              <w:t xml:space="preserve"> </w:t>
            </w:r>
            <w:r>
              <w:t>Delegation</w:t>
            </w:r>
            <w:r>
              <w:rPr>
                <w:spacing w:val="-9"/>
              </w:rPr>
              <w:t xml:space="preserve"> </w:t>
            </w:r>
            <w:r>
              <w:t>extract</w:t>
            </w:r>
            <w:r>
              <w:rPr>
                <w:spacing w:val="-9"/>
              </w:rPr>
              <w:t xml:space="preserve"> </w:t>
            </w:r>
            <w:r>
              <w:rPr>
                <w:spacing w:val="-2"/>
              </w:rPr>
              <w:t>(deferred)</w:t>
            </w:r>
          </w:hyperlink>
          <w:r>
            <w:tab/>
          </w:r>
          <w:hyperlink w:anchor="_bookmark203" w:history="1">
            <w:r>
              <w:rPr>
                <w:spacing w:val="-5"/>
              </w:rPr>
              <w:t>131</w:t>
            </w:r>
          </w:hyperlink>
        </w:p>
        <w:p w14:paraId="00DC1B60" w14:textId="77777777" w:rsidR="00350CFB" w:rsidRDefault="0071403D">
          <w:pPr>
            <w:pStyle w:val="TOC6"/>
            <w:numPr>
              <w:ilvl w:val="2"/>
              <w:numId w:val="33"/>
            </w:numPr>
            <w:tabs>
              <w:tab w:val="left" w:pos="1572"/>
              <w:tab w:val="right" w:leader="dot" w:pos="9639"/>
            </w:tabs>
            <w:ind w:left="1572" w:hanging="573"/>
          </w:pPr>
          <w:hyperlink w:anchor="_bookmark204" w:history="1">
            <w:r>
              <w:t>Supplementary</w:t>
            </w:r>
            <w:r>
              <w:rPr>
                <w:spacing w:val="-13"/>
              </w:rPr>
              <w:t xml:space="preserve"> </w:t>
            </w:r>
            <w:r>
              <w:t>alignment</w:t>
            </w:r>
            <w:r>
              <w:rPr>
                <w:spacing w:val="-12"/>
              </w:rPr>
              <w:t xml:space="preserve"> </w:t>
            </w:r>
            <w:r>
              <w:t>summary</w:t>
            </w:r>
            <w:r>
              <w:rPr>
                <w:spacing w:val="-12"/>
              </w:rPr>
              <w:t xml:space="preserve"> </w:t>
            </w:r>
            <w:r>
              <w:rPr>
                <w:spacing w:val="-2"/>
              </w:rPr>
              <w:t>table</w:t>
            </w:r>
          </w:hyperlink>
          <w:r>
            <w:tab/>
          </w:r>
          <w:hyperlink w:anchor="_bookmark204" w:history="1">
            <w:r>
              <w:rPr>
                <w:spacing w:val="-5"/>
              </w:rPr>
              <w:t>131</w:t>
            </w:r>
          </w:hyperlink>
        </w:p>
        <w:p w14:paraId="00DC1B61" w14:textId="77777777" w:rsidR="00350CFB" w:rsidRDefault="0071403D">
          <w:pPr>
            <w:pStyle w:val="TOC6"/>
            <w:numPr>
              <w:ilvl w:val="2"/>
              <w:numId w:val="33"/>
            </w:numPr>
            <w:tabs>
              <w:tab w:val="left" w:pos="1572"/>
              <w:tab w:val="right" w:leader="dot" w:pos="9639"/>
            </w:tabs>
            <w:ind w:left="1572" w:hanging="573"/>
          </w:pPr>
          <w:hyperlink w:anchor="_bookmark206" w:history="1">
            <w:r>
              <w:t>Parameter</w:t>
            </w:r>
            <w:r>
              <w:rPr>
                <w:spacing w:val="-11"/>
              </w:rPr>
              <w:t xml:space="preserve"> </w:t>
            </w:r>
            <w:r>
              <w:rPr>
                <w:spacing w:val="-2"/>
              </w:rPr>
              <w:t>summary</w:t>
            </w:r>
          </w:hyperlink>
          <w:r>
            <w:tab/>
          </w:r>
          <w:hyperlink w:anchor="_bookmark206" w:history="1">
            <w:r>
              <w:rPr>
                <w:spacing w:val="-5"/>
              </w:rPr>
              <w:t>131</w:t>
            </w:r>
          </w:hyperlink>
        </w:p>
        <w:p w14:paraId="00DC1B62" w14:textId="77777777" w:rsidR="00350CFB" w:rsidRDefault="0071403D">
          <w:pPr>
            <w:pStyle w:val="TOC6"/>
            <w:numPr>
              <w:ilvl w:val="2"/>
              <w:numId w:val="33"/>
            </w:numPr>
            <w:tabs>
              <w:tab w:val="left" w:pos="1572"/>
              <w:tab w:val="right" w:leader="dot" w:pos="9639"/>
            </w:tabs>
            <w:ind w:left="1572" w:hanging="573"/>
          </w:pPr>
          <w:hyperlink w:anchor="_bookmark207" w:history="1">
            <w:r>
              <w:t>Proxy</w:t>
            </w:r>
            <w:r>
              <w:rPr>
                <w:spacing w:val="-14"/>
              </w:rPr>
              <w:t xml:space="preserve"> </w:t>
            </w:r>
            <w:r>
              <w:t>operational</w:t>
            </w:r>
            <w:r>
              <w:rPr>
                <w:spacing w:val="-13"/>
              </w:rPr>
              <w:t xml:space="preserve"> </w:t>
            </w:r>
            <w:r>
              <w:t>definitions</w:t>
            </w:r>
            <w:r>
              <w:rPr>
                <w:spacing w:val="-13"/>
              </w:rPr>
              <w:t xml:space="preserve"> </w:t>
            </w:r>
            <w:r>
              <w:rPr>
                <w:spacing w:val="-2"/>
              </w:rPr>
              <w:t>(reference)</w:t>
            </w:r>
          </w:hyperlink>
          <w:r>
            <w:tab/>
          </w:r>
          <w:hyperlink w:anchor="_bookmark207" w:history="1">
            <w:r>
              <w:rPr>
                <w:spacing w:val="-5"/>
              </w:rPr>
              <w:t>131</w:t>
            </w:r>
          </w:hyperlink>
        </w:p>
        <w:p w14:paraId="00DC1B63" w14:textId="77777777" w:rsidR="00350CFB" w:rsidRDefault="0071403D">
          <w:pPr>
            <w:pStyle w:val="TOC6"/>
            <w:numPr>
              <w:ilvl w:val="2"/>
              <w:numId w:val="33"/>
            </w:numPr>
            <w:tabs>
              <w:tab w:val="left" w:pos="1572"/>
              <w:tab w:val="right" w:leader="dot" w:pos="9639"/>
            </w:tabs>
            <w:ind w:left="1572" w:hanging="573"/>
          </w:pPr>
          <w:hyperlink w:anchor="_bookmark209" w:history="1">
            <w:r>
              <w:rPr>
                <w:spacing w:val="-2"/>
              </w:rPr>
              <w:t>Glossary</w:t>
            </w:r>
          </w:hyperlink>
          <w:r>
            <w:tab/>
          </w:r>
          <w:hyperlink w:anchor="_bookmark209" w:history="1">
            <w:r>
              <w:rPr>
                <w:spacing w:val="-5"/>
              </w:rPr>
              <w:t>132</w:t>
            </w:r>
          </w:hyperlink>
        </w:p>
        <w:p w14:paraId="00DC1B64" w14:textId="77777777" w:rsidR="00350CFB" w:rsidRDefault="0071403D">
          <w:pPr>
            <w:pStyle w:val="TOC3"/>
            <w:numPr>
              <w:ilvl w:val="1"/>
              <w:numId w:val="33"/>
            </w:numPr>
            <w:tabs>
              <w:tab w:val="left" w:pos="1214"/>
              <w:tab w:val="right" w:leader="dot" w:pos="9639"/>
            </w:tabs>
            <w:spacing w:before="231"/>
            <w:ind w:hanging="573"/>
            <w:rPr>
              <w:b w:val="0"/>
            </w:rPr>
          </w:pPr>
          <w:hyperlink w:anchor="_bookmark210" w:history="1">
            <w:r>
              <w:rPr>
                <w:spacing w:val="-2"/>
              </w:rPr>
              <w:t>SQL</w:t>
            </w:r>
            <w:r>
              <w:rPr>
                <w:spacing w:val="-1"/>
              </w:rPr>
              <w:t xml:space="preserve"> </w:t>
            </w:r>
            <w:r>
              <w:rPr>
                <w:spacing w:val="-2"/>
              </w:rPr>
              <w:t>Templates,</w:t>
            </w:r>
            <w:r>
              <w:rPr>
                <w:spacing w:val="-1"/>
              </w:rPr>
              <w:t xml:space="preserve"> </w:t>
            </w:r>
            <w:r>
              <w:rPr>
                <w:spacing w:val="-2"/>
              </w:rPr>
              <w:t>Configuration,</w:t>
            </w:r>
            <w:r>
              <w:rPr>
                <w:spacing w:val="-1"/>
              </w:rPr>
              <w:t xml:space="preserve"> </w:t>
            </w:r>
            <w:r>
              <w:rPr>
                <w:spacing w:val="-2"/>
              </w:rPr>
              <w:t>and</w:t>
            </w:r>
            <w:r>
              <w:rPr>
                <w:spacing w:val="-1"/>
              </w:rPr>
              <w:t xml:space="preserve"> </w:t>
            </w:r>
            <w:r>
              <w:rPr>
                <w:spacing w:val="-2"/>
              </w:rPr>
              <w:t>Extended</w:t>
            </w:r>
            <w:r>
              <w:rPr>
                <w:spacing w:val="-1"/>
              </w:rPr>
              <w:t xml:space="preserve"> </w:t>
            </w:r>
            <w:r>
              <w:rPr>
                <w:spacing w:val="-2"/>
              </w:rPr>
              <w:t>Notes</w:t>
            </w:r>
          </w:hyperlink>
          <w:r>
            <w:rPr>
              <w:b w:val="0"/>
            </w:rPr>
            <w:tab/>
          </w:r>
          <w:hyperlink w:anchor="_bookmark210" w:history="1">
            <w:r>
              <w:rPr>
                <w:b w:val="0"/>
                <w:spacing w:val="-5"/>
              </w:rPr>
              <w:t>133</w:t>
            </w:r>
          </w:hyperlink>
        </w:p>
        <w:p w14:paraId="00DC1B65" w14:textId="77777777" w:rsidR="00350CFB" w:rsidRDefault="0071403D">
          <w:pPr>
            <w:pStyle w:val="TOC6"/>
            <w:numPr>
              <w:ilvl w:val="2"/>
              <w:numId w:val="33"/>
            </w:numPr>
            <w:tabs>
              <w:tab w:val="left" w:pos="1572"/>
              <w:tab w:val="right" w:leader="dot" w:pos="9639"/>
            </w:tabs>
            <w:ind w:left="1572" w:hanging="573"/>
          </w:pPr>
          <w:hyperlink w:anchor="_bookmark211" w:history="1">
            <w:r>
              <w:t>Approval</w:t>
            </w:r>
            <w:r>
              <w:rPr>
                <w:spacing w:val="-9"/>
              </w:rPr>
              <w:t xml:space="preserve"> </w:t>
            </w:r>
            <w:r>
              <w:t>log</w:t>
            </w:r>
            <w:r>
              <w:rPr>
                <w:spacing w:val="-8"/>
              </w:rPr>
              <w:t xml:space="preserve"> </w:t>
            </w:r>
            <w:r>
              <w:t>extraction</w:t>
            </w:r>
            <w:r>
              <w:rPr>
                <w:spacing w:val="-8"/>
              </w:rPr>
              <w:t xml:space="preserve"> </w:t>
            </w:r>
            <w:r>
              <w:rPr>
                <w:spacing w:val="-2"/>
              </w:rPr>
              <w:t>pattern</w:t>
            </w:r>
          </w:hyperlink>
          <w:r>
            <w:tab/>
          </w:r>
          <w:hyperlink w:anchor="_bookmark211" w:history="1">
            <w:r>
              <w:rPr>
                <w:spacing w:val="-5"/>
              </w:rPr>
              <w:t>133</w:t>
            </w:r>
          </w:hyperlink>
        </w:p>
        <w:p w14:paraId="00DC1B66" w14:textId="77777777" w:rsidR="00350CFB" w:rsidRDefault="0071403D">
          <w:pPr>
            <w:pStyle w:val="TOC6"/>
            <w:numPr>
              <w:ilvl w:val="2"/>
              <w:numId w:val="33"/>
            </w:numPr>
            <w:tabs>
              <w:tab w:val="left" w:pos="1572"/>
              <w:tab w:val="right" w:leader="dot" w:pos="9639"/>
            </w:tabs>
            <w:ind w:left="1572" w:hanging="573"/>
          </w:pPr>
          <w:hyperlink w:anchor="_bookmark212" w:history="1">
            <w:r>
              <w:t>Transfer</w:t>
            </w:r>
            <w:r>
              <w:rPr>
                <w:spacing w:val="-11"/>
              </w:rPr>
              <w:t xml:space="preserve"> </w:t>
            </w:r>
            <w:r>
              <w:t>log</w:t>
            </w:r>
            <w:r>
              <w:rPr>
                <w:spacing w:val="-11"/>
              </w:rPr>
              <w:t xml:space="preserve"> </w:t>
            </w:r>
            <w:r>
              <w:t>extraction</w:t>
            </w:r>
            <w:r>
              <w:rPr>
                <w:spacing w:val="-11"/>
              </w:rPr>
              <w:t xml:space="preserve"> </w:t>
            </w:r>
            <w:r>
              <w:rPr>
                <w:spacing w:val="-2"/>
              </w:rPr>
              <w:t>pattern</w:t>
            </w:r>
          </w:hyperlink>
          <w:r>
            <w:tab/>
          </w:r>
          <w:hyperlink w:anchor="_bookmark212" w:history="1">
            <w:r>
              <w:rPr>
                <w:spacing w:val="-5"/>
              </w:rPr>
              <w:t>134</w:t>
            </w:r>
          </w:hyperlink>
        </w:p>
        <w:p w14:paraId="00DC1B67" w14:textId="77777777" w:rsidR="00350CFB" w:rsidRDefault="0071403D">
          <w:pPr>
            <w:pStyle w:val="TOC6"/>
            <w:numPr>
              <w:ilvl w:val="2"/>
              <w:numId w:val="33"/>
            </w:numPr>
            <w:tabs>
              <w:tab w:val="left" w:pos="1572"/>
              <w:tab w:val="right" w:leader="dot" w:pos="9639"/>
            </w:tabs>
            <w:spacing w:after="163"/>
            <w:ind w:left="1572" w:hanging="573"/>
          </w:pPr>
          <w:hyperlink w:anchor="_bookmark213" w:history="1">
            <w:r>
              <w:t>GMX</w:t>
            </w:r>
            <w:r>
              <w:rPr>
                <w:spacing w:val="-13"/>
              </w:rPr>
              <w:t xml:space="preserve"> </w:t>
            </w:r>
            <w:r>
              <w:t>PositionDecrease</w:t>
            </w:r>
            <w:r>
              <w:rPr>
                <w:spacing w:val="-12"/>
              </w:rPr>
              <w:t xml:space="preserve"> </w:t>
            </w:r>
            <w:r>
              <w:t>extraction</w:t>
            </w:r>
            <w:r>
              <w:rPr>
                <w:spacing w:val="-12"/>
              </w:rPr>
              <w:t xml:space="preserve"> </w:t>
            </w:r>
            <w:r>
              <w:rPr>
                <w:spacing w:val="-2"/>
              </w:rPr>
              <w:t>pattern</w:t>
            </w:r>
          </w:hyperlink>
          <w:r>
            <w:tab/>
          </w:r>
          <w:hyperlink w:anchor="_bookmark213" w:history="1">
            <w:r>
              <w:rPr>
                <w:spacing w:val="-5"/>
              </w:rPr>
              <w:t>135</w:t>
            </w:r>
          </w:hyperlink>
        </w:p>
        <w:p w14:paraId="00DC1B68" w14:textId="77777777" w:rsidR="00350CFB" w:rsidRDefault="0071403D">
          <w:pPr>
            <w:pStyle w:val="TOC6"/>
            <w:numPr>
              <w:ilvl w:val="2"/>
              <w:numId w:val="33"/>
            </w:numPr>
            <w:tabs>
              <w:tab w:val="left" w:pos="1572"/>
              <w:tab w:val="right" w:leader="dot" w:pos="9639"/>
            </w:tabs>
            <w:spacing w:before="74"/>
            <w:ind w:left="1572" w:hanging="573"/>
          </w:pPr>
          <w:hyperlink w:anchor="_bookmark214" w:history="1">
            <w:r>
              <w:t>Configuration</w:t>
            </w:r>
            <w:r>
              <w:rPr>
                <w:spacing w:val="-15"/>
              </w:rPr>
              <w:t xml:space="preserve"> </w:t>
            </w:r>
            <w:r>
              <w:rPr>
                <w:spacing w:val="-4"/>
              </w:rPr>
              <w:t>keys</w:t>
            </w:r>
          </w:hyperlink>
          <w:r>
            <w:tab/>
          </w:r>
          <w:hyperlink w:anchor="_bookmark214" w:history="1">
            <w:r>
              <w:rPr>
                <w:spacing w:val="-5"/>
              </w:rPr>
              <w:t>135</w:t>
            </w:r>
          </w:hyperlink>
        </w:p>
        <w:p w14:paraId="00DC1B69" w14:textId="77777777" w:rsidR="00350CFB" w:rsidRDefault="0071403D">
          <w:pPr>
            <w:pStyle w:val="TOC6"/>
            <w:numPr>
              <w:ilvl w:val="2"/>
              <w:numId w:val="33"/>
            </w:numPr>
            <w:tabs>
              <w:tab w:val="left" w:pos="1572"/>
              <w:tab w:val="right" w:leader="dot" w:pos="9639"/>
            </w:tabs>
            <w:ind w:left="1572" w:hanging="573"/>
          </w:pPr>
          <w:hyperlink w:anchor="_bookmark215" w:history="1">
            <w:r>
              <w:t>Complexity</w:t>
            </w:r>
            <w:r>
              <w:rPr>
                <w:spacing w:val="-13"/>
              </w:rPr>
              <w:t xml:space="preserve"> </w:t>
            </w:r>
            <w:r>
              <w:rPr>
                <w:spacing w:val="-2"/>
              </w:rPr>
              <w:t>notes</w:t>
            </w:r>
          </w:hyperlink>
          <w:r>
            <w:tab/>
          </w:r>
          <w:hyperlink w:anchor="_bookmark215" w:history="1">
            <w:r>
              <w:rPr>
                <w:spacing w:val="-5"/>
              </w:rPr>
              <w:t>136</w:t>
            </w:r>
          </w:hyperlink>
        </w:p>
        <w:p w14:paraId="00DC1B6A" w14:textId="77777777" w:rsidR="00350CFB" w:rsidRDefault="0071403D">
          <w:pPr>
            <w:pStyle w:val="TOC6"/>
            <w:numPr>
              <w:ilvl w:val="2"/>
              <w:numId w:val="33"/>
            </w:numPr>
            <w:tabs>
              <w:tab w:val="left" w:pos="1572"/>
              <w:tab w:val="right" w:leader="dot" w:pos="9639"/>
            </w:tabs>
            <w:ind w:left="1572" w:hanging="573"/>
          </w:pPr>
          <w:hyperlink w:anchor="_bookmark216" w:history="1">
            <w:r>
              <w:t>Interpretation</w:t>
            </w:r>
            <w:r>
              <w:rPr>
                <w:spacing w:val="-10"/>
              </w:rPr>
              <w:t xml:space="preserve"> </w:t>
            </w:r>
            <w:r>
              <w:t>checklist</w:t>
            </w:r>
            <w:r>
              <w:rPr>
                <w:spacing w:val="-9"/>
              </w:rPr>
              <w:t xml:space="preserve"> </w:t>
            </w:r>
            <w:r>
              <w:t>for</w:t>
            </w:r>
            <w:r>
              <w:rPr>
                <w:spacing w:val="-9"/>
              </w:rPr>
              <w:t xml:space="preserve"> </w:t>
            </w:r>
            <w:r>
              <w:rPr>
                <w:spacing w:val="-2"/>
              </w:rPr>
              <w:t>readers</w:t>
            </w:r>
          </w:hyperlink>
          <w:r>
            <w:tab/>
          </w:r>
          <w:hyperlink w:anchor="_bookmark216" w:history="1">
            <w:r>
              <w:rPr>
                <w:spacing w:val="-5"/>
              </w:rPr>
              <w:t>136</w:t>
            </w:r>
          </w:hyperlink>
        </w:p>
        <w:p w14:paraId="00DC1B6B" w14:textId="77777777" w:rsidR="00350CFB" w:rsidRDefault="0071403D">
          <w:pPr>
            <w:pStyle w:val="TOC6"/>
            <w:numPr>
              <w:ilvl w:val="2"/>
              <w:numId w:val="33"/>
            </w:numPr>
            <w:tabs>
              <w:tab w:val="left" w:pos="1572"/>
              <w:tab w:val="right" w:leader="dot" w:pos="9639"/>
            </w:tabs>
            <w:ind w:left="1572" w:hanging="573"/>
          </w:pPr>
          <w:hyperlink w:anchor="_bookmark217" w:history="1">
            <w:r>
              <w:t>Archived</w:t>
            </w:r>
            <w:r>
              <w:rPr>
                <w:spacing w:val="-10"/>
              </w:rPr>
              <w:t xml:space="preserve"> </w:t>
            </w:r>
            <w:r>
              <w:t>extended</w:t>
            </w:r>
            <w:r>
              <w:rPr>
                <w:spacing w:val="-10"/>
              </w:rPr>
              <w:t xml:space="preserve"> </w:t>
            </w:r>
            <w:r>
              <w:rPr>
                <w:spacing w:val="-2"/>
              </w:rPr>
              <w:t>baselines</w:t>
            </w:r>
          </w:hyperlink>
          <w:r>
            <w:tab/>
          </w:r>
          <w:hyperlink w:anchor="_bookmark217" w:history="1">
            <w:r>
              <w:rPr>
                <w:spacing w:val="-5"/>
              </w:rPr>
              <w:t>136</w:t>
            </w:r>
          </w:hyperlink>
        </w:p>
        <w:p w14:paraId="00DC1B6C" w14:textId="77777777" w:rsidR="00350CFB" w:rsidRDefault="0071403D">
          <w:pPr>
            <w:pStyle w:val="TOC6"/>
            <w:numPr>
              <w:ilvl w:val="2"/>
              <w:numId w:val="33"/>
            </w:numPr>
            <w:tabs>
              <w:tab w:val="left" w:pos="1572"/>
              <w:tab w:val="right" w:leader="dot" w:pos="9639"/>
            </w:tabs>
            <w:ind w:left="1572" w:hanging="573"/>
          </w:pPr>
          <w:hyperlink w:anchor="_bookmark218" w:history="1">
            <w:r>
              <w:rPr>
                <w:spacing w:val="-2"/>
              </w:rPr>
              <w:t>Limitations</w:t>
            </w:r>
            <w:r>
              <w:rPr>
                <w:spacing w:val="-1"/>
              </w:rPr>
              <w:t xml:space="preserve"> </w:t>
            </w:r>
            <w:r>
              <w:rPr>
                <w:spacing w:val="-2"/>
              </w:rPr>
              <w:t>reprise</w:t>
            </w:r>
          </w:hyperlink>
          <w:r>
            <w:tab/>
          </w:r>
          <w:hyperlink w:anchor="_bookmark218" w:history="1">
            <w:r>
              <w:rPr>
                <w:spacing w:val="-5"/>
              </w:rPr>
              <w:t>137</w:t>
            </w:r>
          </w:hyperlink>
        </w:p>
        <w:p w14:paraId="00DC1B6D" w14:textId="77777777" w:rsidR="00350CFB" w:rsidRDefault="0071403D">
          <w:pPr>
            <w:pStyle w:val="TOC3"/>
            <w:numPr>
              <w:ilvl w:val="1"/>
              <w:numId w:val="33"/>
            </w:numPr>
            <w:tabs>
              <w:tab w:val="left" w:pos="1214"/>
              <w:tab w:val="right" w:leader="dot" w:pos="9639"/>
            </w:tabs>
            <w:ind w:hanging="573"/>
            <w:rPr>
              <w:b w:val="0"/>
            </w:rPr>
          </w:pPr>
          <w:hyperlink w:anchor="_bookmark219" w:history="1">
            <w:r>
              <w:t>Elementary</w:t>
            </w:r>
            <w:r>
              <w:rPr>
                <w:spacing w:val="-13"/>
              </w:rPr>
              <w:t xml:space="preserve"> </w:t>
            </w:r>
            <w:r>
              <w:t>Properties</w:t>
            </w:r>
            <w:r>
              <w:rPr>
                <w:spacing w:val="-12"/>
              </w:rPr>
              <w:t xml:space="preserve"> </w:t>
            </w:r>
            <w:r>
              <w:t>of</w:t>
            </w:r>
            <w:r>
              <w:rPr>
                <w:spacing w:val="-13"/>
              </w:rPr>
              <w:t xml:space="preserve"> </w:t>
            </w:r>
            <w:r>
              <w:t>PageRank</w:t>
            </w:r>
            <w:r>
              <w:rPr>
                <w:spacing w:val="-12"/>
              </w:rPr>
              <w:t xml:space="preserve"> </w:t>
            </w:r>
            <w:r>
              <w:t>and</w:t>
            </w:r>
            <w:r>
              <w:rPr>
                <w:spacing w:val="-13"/>
              </w:rPr>
              <w:t xml:space="preserve"> </w:t>
            </w:r>
            <w:r>
              <w:t>Rank</w:t>
            </w:r>
            <w:r>
              <w:rPr>
                <w:spacing w:val="-12"/>
              </w:rPr>
              <w:t xml:space="preserve"> </w:t>
            </w:r>
            <w:r>
              <w:rPr>
                <w:spacing w:val="-2"/>
              </w:rPr>
              <w:t>Correlation</w:t>
            </w:r>
          </w:hyperlink>
          <w:r>
            <w:rPr>
              <w:b w:val="0"/>
            </w:rPr>
            <w:tab/>
          </w:r>
          <w:hyperlink w:anchor="_bookmark219" w:history="1">
            <w:r>
              <w:rPr>
                <w:b w:val="0"/>
                <w:spacing w:val="-5"/>
              </w:rPr>
              <w:t>137</w:t>
            </w:r>
          </w:hyperlink>
        </w:p>
        <w:p w14:paraId="00DC1B6E" w14:textId="77777777" w:rsidR="00350CFB" w:rsidRDefault="0071403D">
          <w:pPr>
            <w:pStyle w:val="TOC6"/>
            <w:numPr>
              <w:ilvl w:val="2"/>
              <w:numId w:val="33"/>
            </w:numPr>
            <w:tabs>
              <w:tab w:val="left" w:pos="1572"/>
              <w:tab w:val="right" w:leader="dot" w:pos="9639"/>
            </w:tabs>
            <w:spacing w:before="231"/>
            <w:ind w:left="1572" w:hanging="573"/>
          </w:pPr>
          <w:hyperlink w:anchor="_bookmark220" w:history="1">
            <w:r>
              <w:t>Existence</w:t>
            </w:r>
            <w:r>
              <w:rPr>
                <w:spacing w:val="-10"/>
              </w:rPr>
              <w:t xml:space="preserve"> </w:t>
            </w:r>
            <w:r>
              <w:t>and</w:t>
            </w:r>
            <w:r>
              <w:rPr>
                <w:spacing w:val="-10"/>
              </w:rPr>
              <w:t xml:space="preserve"> </w:t>
            </w:r>
            <w:r>
              <w:t>uniqueness</w:t>
            </w:r>
            <w:r>
              <w:rPr>
                <w:spacing w:val="-9"/>
              </w:rPr>
              <w:t xml:space="preserve"> </w:t>
            </w:r>
            <w:r>
              <w:t>of</w:t>
            </w:r>
            <w:r>
              <w:rPr>
                <w:spacing w:val="-10"/>
              </w:rPr>
              <w:t xml:space="preserve"> </w:t>
            </w:r>
            <w:r>
              <w:rPr>
                <w:spacing w:val="-2"/>
              </w:rPr>
              <w:t>PageRank</w:t>
            </w:r>
          </w:hyperlink>
          <w:r>
            <w:tab/>
          </w:r>
          <w:hyperlink w:anchor="_bookmark220" w:history="1">
            <w:r>
              <w:rPr>
                <w:spacing w:val="-5"/>
              </w:rPr>
              <w:t>137</w:t>
            </w:r>
          </w:hyperlink>
        </w:p>
        <w:p w14:paraId="00DC1B6F" w14:textId="77777777" w:rsidR="00350CFB" w:rsidRDefault="0071403D">
          <w:pPr>
            <w:pStyle w:val="TOC6"/>
            <w:numPr>
              <w:ilvl w:val="2"/>
              <w:numId w:val="33"/>
            </w:numPr>
            <w:tabs>
              <w:tab w:val="left" w:pos="1572"/>
              <w:tab w:val="right" w:leader="dot" w:pos="9639"/>
            </w:tabs>
            <w:ind w:left="1572" w:hanging="573"/>
          </w:pPr>
          <w:hyperlink w:anchor="_bookmark221" w:history="1">
            <w:r>
              <w:t>Continuity</w:t>
            </w:r>
            <w:r>
              <w:rPr>
                <w:spacing w:val="-7"/>
              </w:rPr>
              <w:t xml:space="preserve"> </w:t>
            </w:r>
            <w:r>
              <w:t>in</w:t>
            </w:r>
            <w:r>
              <w:rPr>
                <w:spacing w:val="-7"/>
              </w:rPr>
              <w:t xml:space="preserve"> </w:t>
            </w:r>
            <w:r>
              <w:t>edge</w:t>
            </w:r>
            <w:r>
              <w:rPr>
                <w:spacing w:val="-6"/>
              </w:rPr>
              <w:t xml:space="preserve"> </w:t>
            </w:r>
            <w:r>
              <w:rPr>
                <w:spacing w:val="-2"/>
              </w:rPr>
              <w:t>weights</w:t>
            </w:r>
          </w:hyperlink>
          <w:r>
            <w:tab/>
          </w:r>
          <w:hyperlink w:anchor="_bookmark221" w:history="1">
            <w:r>
              <w:rPr>
                <w:spacing w:val="-5"/>
              </w:rPr>
              <w:t>138</w:t>
            </w:r>
          </w:hyperlink>
        </w:p>
        <w:p w14:paraId="00DC1B70" w14:textId="77777777" w:rsidR="00350CFB" w:rsidRDefault="0071403D">
          <w:pPr>
            <w:pStyle w:val="TOC6"/>
            <w:numPr>
              <w:ilvl w:val="2"/>
              <w:numId w:val="33"/>
            </w:numPr>
            <w:tabs>
              <w:tab w:val="left" w:pos="1572"/>
              <w:tab w:val="right" w:leader="dot" w:pos="9639"/>
            </w:tabs>
            <w:ind w:left="1572" w:hanging="573"/>
          </w:pPr>
          <w:hyperlink w:anchor="_bookmark222" w:history="1">
            <w:r>
              <w:t>Sparsity</w:t>
            </w:r>
            <w:r>
              <w:rPr>
                <w:spacing w:val="-11"/>
              </w:rPr>
              <w:t xml:space="preserve"> </w:t>
            </w:r>
            <w:r>
              <w:t>and</w:t>
            </w:r>
            <w:r>
              <w:rPr>
                <w:spacing w:val="-10"/>
              </w:rPr>
              <w:t xml:space="preserve"> </w:t>
            </w:r>
            <w:r>
              <w:t>per-iteration</w:t>
            </w:r>
            <w:r>
              <w:rPr>
                <w:spacing w:val="-11"/>
              </w:rPr>
              <w:t xml:space="preserve"> </w:t>
            </w:r>
            <w:r>
              <w:rPr>
                <w:spacing w:val="-4"/>
              </w:rPr>
              <w:t>cost</w:t>
            </w:r>
          </w:hyperlink>
          <w:r>
            <w:tab/>
          </w:r>
          <w:hyperlink w:anchor="_bookmark222" w:history="1">
            <w:r>
              <w:rPr>
                <w:spacing w:val="-5"/>
              </w:rPr>
              <w:t>138</w:t>
            </w:r>
          </w:hyperlink>
        </w:p>
        <w:p w14:paraId="00DC1B71" w14:textId="77777777" w:rsidR="00350CFB" w:rsidRDefault="0071403D">
          <w:pPr>
            <w:pStyle w:val="TOC6"/>
            <w:numPr>
              <w:ilvl w:val="2"/>
              <w:numId w:val="33"/>
            </w:numPr>
            <w:tabs>
              <w:tab w:val="left" w:pos="1572"/>
              <w:tab w:val="right" w:leader="dot" w:pos="9639"/>
            </w:tabs>
            <w:ind w:left="1572" w:hanging="573"/>
          </w:pPr>
          <w:hyperlink w:anchor="_bookmark223" w:history="1">
            <w:r>
              <w:rPr>
                <w:spacing w:val="-2"/>
              </w:rPr>
              <w:t>Properties of Spearman’s</w:t>
            </w:r>
            <w:r>
              <w:rPr>
                <w:spacing w:val="-1"/>
              </w:rPr>
              <w:t xml:space="preserve"> </w:t>
            </w:r>
            <w:r>
              <w:rPr>
                <w:i/>
                <w:spacing w:val="-10"/>
              </w:rPr>
              <w:t>ρ</w:t>
            </w:r>
          </w:hyperlink>
          <w:r>
            <w:tab/>
          </w:r>
          <w:hyperlink w:anchor="_bookmark223" w:history="1">
            <w:r>
              <w:rPr>
                <w:spacing w:val="-5"/>
              </w:rPr>
              <w:t>138</w:t>
            </w:r>
          </w:hyperlink>
        </w:p>
        <w:p w14:paraId="00DC1B72" w14:textId="77777777" w:rsidR="00350CFB" w:rsidRDefault="0071403D">
          <w:pPr>
            <w:pStyle w:val="TOC6"/>
            <w:numPr>
              <w:ilvl w:val="2"/>
              <w:numId w:val="33"/>
            </w:numPr>
            <w:tabs>
              <w:tab w:val="left" w:pos="1572"/>
              <w:tab w:val="right" w:leader="dot" w:pos="9639"/>
            </w:tabs>
            <w:ind w:left="1572" w:hanging="573"/>
          </w:pPr>
          <w:hyperlink w:anchor="_bookmark224" w:history="1">
            <w:r>
              <w:rPr>
                <w:spacing w:val="-2"/>
              </w:rPr>
              <w:t>Properties of Kendall’s</w:t>
            </w:r>
            <w:r>
              <w:rPr>
                <w:spacing w:val="-1"/>
              </w:rPr>
              <w:t xml:space="preserve"> </w:t>
            </w:r>
            <w:r>
              <w:rPr>
                <w:i/>
                <w:spacing w:val="-10"/>
              </w:rPr>
              <w:t>τ</w:t>
            </w:r>
          </w:hyperlink>
          <w:r>
            <w:tab/>
          </w:r>
          <w:hyperlink w:anchor="_bookmark224" w:history="1">
            <w:r>
              <w:rPr>
                <w:spacing w:val="-5"/>
              </w:rPr>
              <w:t>138</w:t>
            </w:r>
          </w:hyperlink>
        </w:p>
        <w:p w14:paraId="00DC1B73" w14:textId="77777777" w:rsidR="00350CFB" w:rsidRDefault="0071403D">
          <w:pPr>
            <w:pStyle w:val="TOC6"/>
            <w:numPr>
              <w:ilvl w:val="2"/>
              <w:numId w:val="33"/>
            </w:numPr>
            <w:tabs>
              <w:tab w:val="left" w:pos="1572"/>
              <w:tab w:val="right" w:leader="dot" w:pos="9639"/>
            </w:tabs>
            <w:ind w:left="1572" w:hanging="573"/>
          </w:pPr>
          <w:hyperlink w:anchor="_bookmark225" w:history="1">
            <w:r>
              <w:t>Construct</w:t>
            </w:r>
            <w:r>
              <w:rPr>
                <w:spacing w:val="-10"/>
              </w:rPr>
              <w:t xml:space="preserve"> </w:t>
            </w:r>
            <w:r>
              <w:t>validity</w:t>
            </w:r>
            <w:r>
              <w:rPr>
                <w:spacing w:val="-9"/>
              </w:rPr>
              <w:t xml:space="preserve"> </w:t>
            </w:r>
            <w:r>
              <w:rPr>
                <w:spacing w:val="-4"/>
              </w:rPr>
              <w:t>note</w:t>
            </w:r>
          </w:hyperlink>
          <w:r>
            <w:tab/>
          </w:r>
          <w:hyperlink w:anchor="_bookmark225" w:history="1">
            <w:r>
              <w:rPr>
                <w:spacing w:val="-5"/>
              </w:rPr>
              <w:t>139</w:t>
            </w:r>
          </w:hyperlink>
        </w:p>
        <w:p w14:paraId="00DC1B74" w14:textId="77777777" w:rsidR="00350CFB" w:rsidRDefault="0071403D">
          <w:pPr>
            <w:pStyle w:val="TOC6"/>
            <w:numPr>
              <w:ilvl w:val="2"/>
              <w:numId w:val="33"/>
            </w:numPr>
            <w:tabs>
              <w:tab w:val="left" w:pos="1572"/>
              <w:tab w:val="right" w:leader="dot" w:pos="9639"/>
            </w:tabs>
            <w:ind w:left="1572" w:hanging="573"/>
          </w:pPr>
          <w:hyperlink w:anchor="_bookmark226" w:history="1">
            <w:r>
              <w:t>Numerical</w:t>
            </w:r>
            <w:r>
              <w:rPr>
                <w:spacing w:val="-11"/>
              </w:rPr>
              <w:t xml:space="preserve"> </w:t>
            </w:r>
            <w:r>
              <w:t>summary</w:t>
            </w:r>
            <w:r>
              <w:rPr>
                <w:spacing w:val="-11"/>
              </w:rPr>
              <w:t xml:space="preserve"> </w:t>
            </w:r>
            <w:r>
              <w:rPr>
                <w:spacing w:val="-2"/>
              </w:rPr>
              <w:t>sheet</w:t>
            </w:r>
          </w:hyperlink>
          <w:r>
            <w:tab/>
          </w:r>
          <w:hyperlink w:anchor="_bookmark226" w:history="1">
            <w:r>
              <w:rPr>
                <w:spacing w:val="-5"/>
              </w:rPr>
              <w:t>139</w:t>
            </w:r>
          </w:hyperlink>
        </w:p>
        <w:p w14:paraId="00DC1B75" w14:textId="77777777" w:rsidR="00350CFB" w:rsidRDefault="0071403D">
          <w:pPr>
            <w:pStyle w:val="TOC3"/>
            <w:numPr>
              <w:ilvl w:val="1"/>
              <w:numId w:val="33"/>
            </w:numPr>
            <w:tabs>
              <w:tab w:val="left" w:pos="1214"/>
              <w:tab w:val="right" w:leader="dot" w:pos="9639"/>
            </w:tabs>
            <w:ind w:hanging="573"/>
            <w:rPr>
              <w:b w:val="0"/>
            </w:rPr>
          </w:pPr>
          <w:hyperlink w:anchor="_bookmark227" w:history="1">
            <w:r>
              <w:rPr>
                <w:spacing w:val="-2"/>
              </w:rPr>
              <w:t>Archived</w:t>
            </w:r>
            <w:r>
              <w:rPr>
                <w:spacing w:val="-4"/>
              </w:rPr>
              <w:t xml:space="preserve"> </w:t>
            </w:r>
            <w:r>
              <w:rPr>
                <w:spacing w:val="-2"/>
              </w:rPr>
              <w:t>Extended</w:t>
            </w:r>
            <w:r>
              <w:rPr>
                <w:spacing w:val="-3"/>
              </w:rPr>
              <w:t xml:space="preserve"> </w:t>
            </w:r>
            <w:r>
              <w:rPr>
                <w:spacing w:val="-2"/>
              </w:rPr>
              <w:t>Baselines</w:t>
            </w:r>
          </w:hyperlink>
          <w:r>
            <w:rPr>
              <w:b w:val="0"/>
            </w:rPr>
            <w:tab/>
          </w:r>
          <w:hyperlink w:anchor="_bookmark227" w:history="1">
            <w:r>
              <w:rPr>
                <w:b w:val="0"/>
                <w:spacing w:val="-5"/>
              </w:rPr>
              <w:t>140</w:t>
            </w:r>
          </w:hyperlink>
        </w:p>
        <w:p w14:paraId="00DC1B76" w14:textId="77777777" w:rsidR="00350CFB" w:rsidRDefault="0071403D">
          <w:pPr>
            <w:pStyle w:val="TOC6"/>
            <w:numPr>
              <w:ilvl w:val="2"/>
              <w:numId w:val="33"/>
            </w:numPr>
            <w:tabs>
              <w:tab w:val="left" w:pos="1572"/>
              <w:tab w:val="right" w:leader="dot" w:pos="9639"/>
            </w:tabs>
            <w:ind w:left="1572" w:hanging="573"/>
          </w:pPr>
          <w:hyperlink w:anchor="_bookmark228" w:history="1">
            <w:r>
              <w:t>Seven-method</w:t>
            </w:r>
            <w:r>
              <w:rPr>
                <w:spacing w:val="-13"/>
              </w:rPr>
              <w:t xml:space="preserve"> </w:t>
            </w:r>
            <w:r>
              <w:t>alignment</w:t>
            </w:r>
            <w:r>
              <w:rPr>
                <w:spacing w:val="-13"/>
              </w:rPr>
              <w:t xml:space="preserve"> </w:t>
            </w:r>
            <w:r>
              <w:rPr>
                <w:spacing w:val="-2"/>
              </w:rPr>
              <w:t>matrix</w:t>
            </w:r>
          </w:hyperlink>
          <w:r>
            <w:tab/>
          </w:r>
          <w:hyperlink w:anchor="_bookmark228" w:history="1">
            <w:r>
              <w:rPr>
                <w:spacing w:val="-5"/>
              </w:rPr>
              <w:t>141</w:t>
            </w:r>
          </w:hyperlink>
        </w:p>
        <w:p w14:paraId="00DC1B77" w14:textId="77777777" w:rsidR="00350CFB" w:rsidRDefault="0071403D">
          <w:pPr>
            <w:pStyle w:val="TOC6"/>
            <w:numPr>
              <w:ilvl w:val="2"/>
              <w:numId w:val="33"/>
            </w:numPr>
            <w:tabs>
              <w:tab w:val="left" w:pos="1572"/>
              <w:tab w:val="right" w:leader="dot" w:pos="9639"/>
            </w:tabs>
            <w:ind w:left="1572" w:hanging="573"/>
          </w:pPr>
          <w:hyperlink w:anchor="_bookmark230" w:history="1">
            <w:r>
              <w:t>Six-method</w:t>
            </w:r>
            <w:r>
              <w:rPr>
                <w:spacing w:val="-14"/>
              </w:rPr>
              <w:t xml:space="preserve"> </w:t>
            </w:r>
            <w:r>
              <w:t>Aave-oriented</w:t>
            </w:r>
            <w:r>
              <w:rPr>
                <w:spacing w:val="-13"/>
              </w:rPr>
              <w:t xml:space="preserve"> </w:t>
            </w:r>
            <w:r>
              <w:rPr>
                <w:spacing w:val="-2"/>
              </w:rPr>
              <w:t>matrix</w:t>
            </w:r>
          </w:hyperlink>
          <w:r>
            <w:tab/>
          </w:r>
          <w:hyperlink w:anchor="_bookmark230" w:history="1">
            <w:r>
              <w:rPr>
                <w:spacing w:val="-5"/>
              </w:rPr>
              <w:t>142</w:t>
            </w:r>
          </w:hyperlink>
        </w:p>
        <w:p w14:paraId="00DC1B78" w14:textId="77777777" w:rsidR="00350CFB" w:rsidRDefault="0071403D">
          <w:pPr>
            <w:pStyle w:val="TOC6"/>
            <w:numPr>
              <w:ilvl w:val="2"/>
              <w:numId w:val="33"/>
            </w:numPr>
            <w:tabs>
              <w:tab w:val="left" w:pos="1572"/>
              <w:tab w:val="right" w:leader="dot" w:pos="9639"/>
            </w:tabs>
            <w:ind w:left="1572" w:hanging="573"/>
          </w:pPr>
          <w:hyperlink w:anchor="_bookmark232" w:history="1">
            <w:r>
              <w:t>Why</w:t>
            </w:r>
            <w:r>
              <w:rPr>
                <w:spacing w:val="-7"/>
              </w:rPr>
              <w:t xml:space="preserve"> </w:t>
            </w:r>
            <w:r>
              <w:t>the</w:t>
            </w:r>
            <w:r>
              <w:rPr>
                <w:spacing w:val="-6"/>
              </w:rPr>
              <w:t xml:space="preserve"> </w:t>
            </w:r>
            <w:r>
              <w:t>main</w:t>
            </w:r>
            <w:r>
              <w:rPr>
                <w:spacing w:val="-7"/>
              </w:rPr>
              <w:t xml:space="preserve"> </w:t>
            </w:r>
            <w:r>
              <w:t>narrative</w:t>
            </w:r>
            <w:r>
              <w:rPr>
                <w:spacing w:val="-6"/>
              </w:rPr>
              <w:t xml:space="preserve"> </w:t>
            </w:r>
            <w:r>
              <w:t>uses</w:t>
            </w:r>
            <w:r>
              <w:rPr>
                <w:spacing w:val="-7"/>
              </w:rPr>
              <w:t xml:space="preserve"> </w:t>
            </w:r>
            <w:r>
              <w:t>three</w:t>
            </w:r>
            <w:r>
              <w:rPr>
                <w:spacing w:val="-6"/>
              </w:rPr>
              <w:t xml:space="preserve"> </w:t>
            </w:r>
            <w:r>
              <w:rPr>
                <w:spacing w:val="-2"/>
              </w:rPr>
              <w:t>methods</w:t>
            </w:r>
          </w:hyperlink>
          <w:r>
            <w:tab/>
          </w:r>
          <w:hyperlink w:anchor="_bookmark232" w:history="1">
            <w:r>
              <w:rPr>
                <w:spacing w:val="-5"/>
              </w:rPr>
              <w:t>142</w:t>
            </w:r>
          </w:hyperlink>
        </w:p>
        <w:p w14:paraId="00DC1B79" w14:textId="77777777" w:rsidR="00350CFB" w:rsidRDefault="0071403D">
          <w:pPr>
            <w:pStyle w:val="TOC6"/>
            <w:numPr>
              <w:ilvl w:val="2"/>
              <w:numId w:val="33"/>
            </w:numPr>
            <w:tabs>
              <w:tab w:val="left" w:pos="1572"/>
              <w:tab w:val="right" w:leader="dot" w:pos="9639"/>
            </w:tabs>
            <w:ind w:left="1572" w:hanging="573"/>
          </w:pPr>
          <w:hyperlink w:anchor="_bookmark233" w:history="1">
            <w:r>
              <w:t>Reproducing</w:t>
            </w:r>
            <w:r>
              <w:rPr>
                <w:spacing w:val="-11"/>
              </w:rPr>
              <w:t xml:space="preserve"> </w:t>
            </w:r>
            <w:r>
              <w:t>archive</w:t>
            </w:r>
            <w:r>
              <w:rPr>
                <w:spacing w:val="-11"/>
              </w:rPr>
              <w:t xml:space="preserve"> </w:t>
            </w:r>
            <w:r>
              <w:rPr>
                <w:spacing w:val="-2"/>
              </w:rPr>
              <w:t>tables</w:t>
            </w:r>
          </w:hyperlink>
          <w:r>
            <w:tab/>
          </w:r>
          <w:hyperlink w:anchor="_bookmark233" w:history="1">
            <w:r>
              <w:rPr>
                <w:spacing w:val="-5"/>
              </w:rPr>
              <w:t>143</w:t>
            </w:r>
          </w:hyperlink>
        </w:p>
        <w:p w14:paraId="00DC1B7A" w14:textId="77777777" w:rsidR="00350CFB" w:rsidRDefault="0071403D">
          <w:pPr>
            <w:pStyle w:val="TOC6"/>
            <w:numPr>
              <w:ilvl w:val="2"/>
              <w:numId w:val="33"/>
            </w:numPr>
            <w:tabs>
              <w:tab w:val="left" w:pos="1572"/>
              <w:tab w:val="right" w:leader="dot" w:pos="9639"/>
            </w:tabs>
            <w:ind w:left="1572" w:hanging="573"/>
          </w:pPr>
          <w:hyperlink w:anchor="_bookmark234" w:history="1">
            <w:r>
              <w:t>Notes</w:t>
            </w:r>
            <w:r>
              <w:rPr>
                <w:spacing w:val="-8"/>
              </w:rPr>
              <w:t xml:space="preserve"> </w:t>
            </w:r>
            <w:r>
              <w:t>on</w:t>
            </w:r>
            <w:r>
              <w:rPr>
                <w:spacing w:val="-8"/>
              </w:rPr>
              <w:t xml:space="preserve"> </w:t>
            </w:r>
            <w:r>
              <w:t>archived</w:t>
            </w:r>
            <w:r>
              <w:rPr>
                <w:spacing w:val="-8"/>
              </w:rPr>
              <w:t xml:space="preserve"> </w:t>
            </w:r>
            <w:r>
              <w:t>method</w:t>
            </w:r>
            <w:r>
              <w:rPr>
                <w:spacing w:val="-8"/>
              </w:rPr>
              <w:t xml:space="preserve"> </w:t>
            </w:r>
            <w:r>
              <w:rPr>
                <w:spacing w:val="-2"/>
              </w:rPr>
              <w:t>identifiers</w:t>
            </w:r>
          </w:hyperlink>
          <w:r>
            <w:tab/>
          </w:r>
          <w:hyperlink w:anchor="_bookmark234" w:history="1">
            <w:r>
              <w:rPr>
                <w:spacing w:val="-5"/>
              </w:rPr>
              <w:t>143</w:t>
            </w:r>
          </w:hyperlink>
        </w:p>
        <w:p w14:paraId="00DC1B7B" w14:textId="77777777" w:rsidR="00350CFB" w:rsidRDefault="0071403D">
          <w:pPr>
            <w:pStyle w:val="TOC6"/>
            <w:numPr>
              <w:ilvl w:val="2"/>
              <w:numId w:val="33"/>
            </w:numPr>
            <w:tabs>
              <w:tab w:val="left" w:pos="1572"/>
              <w:tab w:val="right" w:leader="dot" w:pos="9639"/>
            </w:tabs>
            <w:ind w:left="1572" w:hanging="573"/>
          </w:pPr>
          <w:hyperlink w:anchor="_bookmark235" w:history="1">
            <w:r>
              <w:t>Decision</w:t>
            </w:r>
            <w:r>
              <w:rPr>
                <w:spacing w:val="-6"/>
              </w:rPr>
              <w:t xml:space="preserve"> </w:t>
            </w:r>
            <w:r>
              <w:t>log:</w:t>
            </w:r>
            <w:r>
              <w:rPr>
                <w:spacing w:val="13"/>
              </w:rPr>
              <w:t xml:space="preserve"> </w:t>
            </w:r>
            <w:r>
              <w:t>what</w:t>
            </w:r>
            <w:r>
              <w:rPr>
                <w:spacing w:val="-5"/>
              </w:rPr>
              <w:t xml:space="preserve"> </w:t>
            </w:r>
            <w:r>
              <w:t>stayed</w:t>
            </w:r>
            <w:r>
              <w:rPr>
                <w:spacing w:val="-6"/>
              </w:rPr>
              <w:t xml:space="preserve"> </w:t>
            </w:r>
            <w:r>
              <w:t>in</w:t>
            </w:r>
            <w:r>
              <w:rPr>
                <w:spacing w:val="-5"/>
              </w:rPr>
              <w:t xml:space="preserve"> </w:t>
            </w:r>
            <w:r>
              <w:t>the</w:t>
            </w:r>
            <w:r>
              <w:rPr>
                <w:spacing w:val="-6"/>
              </w:rPr>
              <w:t xml:space="preserve"> </w:t>
            </w:r>
            <w:r>
              <w:t>main</w:t>
            </w:r>
            <w:r>
              <w:rPr>
                <w:spacing w:val="-5"/>
              </w:rPr>
              <w:t xml:space="preserve"> </w:t>
            </w:r>
            <w:r>
              <w:rPr>
                <w:spacing w:val="-4"/>
              </w:rPr>
              <w:t>text</w:t>
            </w:r>
          </w:hyperlink>
          <w:r>
            <w:tab/>
          </w:r>
          <w:hyperlink w:anchor="_bookmark235" w:history="1">
            <w:r>
              <w:rPr>
                <w:spacing w:val="-5"/>
              </w:rPr>
              <w:t>144</w:t>
            </w:r>
          </w:hyperlink>
        </w:p>
        <w:p w14:paraId="00DC1B7C" w14:textId="77777777" w:rsidR="00350CFB" w:rsidRDefault="0071403D">
          <w:pPr>
            <w:pStyle w:val="TOC3"/>
            <w:numPr>
              <w:ilvl w:val="1"/>
              <w:numId w:val="33"/>
            </w:numPr>
            <w:tabs>
              <w:tab w:val="left" w:pos="1214"/>
              <w:tab w:val="right" w:leader="dot" w:pos="9639"/>
            </w:tabs>
            <w:spacing w:before="231"/>
            <w:ind w:hanging="573"/>
            <w:rPr>
              <w:b w:val="0"/>
            </w:rPr>
          </w:pPr>
          <w:hyperlink w:anchor="_bookmark236" w:history="1">
            <w:r>
              <w:rPr>
                <w:spacing w:val="-2"/>
              </w:rPr>
              <w:t>Claim-to-Evidence</w:t>
            </w:r>
            <w:r>
              <w:rPr>
                <w:spacing w:val="13"/>
              </w:rPr>
              <w:t xml:space="preserve"> </w:t>
            </w:r>
            <w:r>
              <w:rPr>
                <w:spacing w:val="-5"/>
              </w:rPr>
              <w:t>Map</w:t>
            </w:r>
          </w:hyperlink>
          <w:r>
            <w:rPr>
              <w:b w:val="0"/>
            </w:rPr>
            <w:tab/>
          </w:r>
          <w:hyperlink w:anchor="_bookmark236" w:history="1">
            <w:r>
              <w:rPr>
                <w:b w:val="0"/>
                <w:spacing w:val="-5"/>
              </w:rPr>
              <w:t>144</w:t>
            </w:r>
          </w:hyperlink>
        </w:p>
        <w:p w14:paraId="00DC1B7D" w14:textId="77777777" w:rsidR="00350CFB" w:rsidRDefault="0071403D">
          <w:pPr>
            <w:pStyle w:val="TOC6"/>
            <w:numPr>
              <w:ilvl w:val="2"/>
              <w:numId w:val="33"/>
            </w:numPr>
            <w:tabs>
              <w:tab w:val="left" w:pos="1572"/>
              <w:tab w:val="right" w:leader="dot" w:pos="9639"/>
            </w:tabs>
            <w:ind w:left="1572" w:hanging="573"/>
          </w:pPr>
          <w:hyperlink w:anchor="_bookmark237" w:history="1">
            <w:r>
              <w:t>H1</w:t>
            </w:r>
            <w:r>
              <w:rPr>
                <w:spacing w:val="-5"/>
              </w:rPr>
              <w:t xml:space="preserve"> </w:t>
            </w:r>
            <w:r>
              <w:t>/</w:t>
            </w:r>
            <w:r>
              <w:rPr>
                <w:spacing w:val="-4"/>
              </w:rPr>
              <w:t xml:space="preserve"> </w:t>
            </w:r>
            <w:r>
              <w:t>RQ1</w:t>
            </w:r>
            <w:r>
              <w:rPr>
                <w:spacing w:val="-4"/>
              </w:rPr>
              <w:t xml:space="preserve"> </w:t>
            </w:r>
            <w:r>
              <w:t>—</w:t>
            </w:r>
            <w:r>
              <w:rPr>
                <w:spacing w:val="-4"/>
              </w:rPr>
              <w:t xml:space="preserve"> </w:t>
            </w:r>
            <w:r>
              <w:t>Rank</w:t>
            </w:r>
            <w:r>
              <w:rPr>
                <w:spacing w:val="-4"/>
              </w:rPr>
              <w:t xml:space="preserve"> </w:t>
            </w:r>
            <w:r>
              <w:rPr>
                <w:spacing w:val="-2"/>
              </w:rPr>
              <w:t>divergence</w:t>
            </w:r>
          </w:hyperlink>
          <w:r>
            <w:tab/>
          </w:r>
          <w:hyperlink w:anchor="_bookmark237" w:history="1">
            <w:r>
              <w:rPr>
                <w:spacing w:val="-5"/>
              </w:rPr>
              <w:t>144</w:t>
            </w:r>
          </w:hyperlink>
        </w:p>
        <w:p w14:paraId="00DC1B7E" w14:textId="77777777" w:rsidR="00350CFB" w:rsidRDefault="0071403D">
          <w:pPr>
            <w:pStyle w:val="TOC6"/>
            <w:numPr>
              <w:ilvl w:val="2"/>
              <w:numId w:val="33"/>
            </w:numPr>
            <w:tabs>
              <w:tab w:val="left" w:pos="1572"/>
              <w:tab w:val="right" w:leader="dot" w:pos="9639"/>
            </w:tabs>
            <w:ind w:left="1572" w:hanging="573"/>
          </w:pPr>
          <w:hyperlink w:anchor="_bookmark238" w:history="1">
            <w:r>
              <w:t>H2</w:t>
            </w:r>
            <w:r>
              <w:rPr>
                <w:spacing w:val="-7"/>
              </w:rPr>
              <w:t xml:space="preserve"> </w:t>
            </w:r>
            <w:r>
              <w:t>/</w:t>
            </w:r>
            <w:r>
              <w:rPr>
                <w:spacing w:val="-7"/>
              </w:rPr>
              <w:t xml:space="preserve"> </w:t>
            </w:r>
            <w:r>
              <w:t>RQ2</w:t>
            </w:r>
            <w:r>
              <w:rPr>
                <w:spacing w:val="-6"/>
              </w:rPr>
              <w:t xml:space="preserve"> </w:t>
            </w:r>
            <w:r>
              <w:t>—</w:t>
            </w:r>
            <w:r>
              <w:rPr>
                <w:spacing w:val="-7"/>
              </w:rPr>
              <w:t xml:space="preserve"> </w:t>
            </w:r>
            <w:r>
              <w:t>Construct-specific</w:t>
            </w:r>
            <w:r>
              <w:rPr>
                <w:spacing w:val="-7"/>
              </w:rPr>
              <w:t xml:space="preserve"> </w:t>
            </w:r>
            <w:r>
              <w:rPr>
                <w:spacing w:val="-2"/>
              </w:rPr>
              <w:t>alignment</w:t>
            </w:r>
          </w:hyperlink>
          <w:r>
            <w:tab/>
          </w:r>
          <w:hyperlink w:anchor="_bookmark238" w:history="1">
            <w:r>
              <w:rPr>
                <w:spacing w:val="-5"/>
              </w:rPr>
              <w:t>145</w:t>
            </w:r>
          </w:hyperlink>
        </w:p>
        <w:p w14:paraId="00DC1B7F" w14:textId="77777777" w:rsidR="00350CFB" w:rsidRDefault="0071403D">
          <w:pPr>
            <w:pStyle w:val="TOC6"/>
            <w:numPr>
              <w:ilvl w:val="2"/>
              <w:numId w:val="33"/>
            </w:numPr>
            <w:tabs>
              <w:tab w:val="left" w:pos="1572"/>
              <w:tab w:val="right" w:leader="dot" w:pos="9639"/>
            </w:tabs>
            <w:spacing w:after="163"/>
            <w:ind w:left="1572" w:hanging="573"/>
          </w:pPr>
          <w:hyperlink w:anchor="_bookmark239" w:history="1">
            <w:r>
              <w:t>H3</w:t>
            </w:r>
            <w:r>
              <w:rPr>
                <w:spacing w:val="-6"/>
              </w:rPr>
              <w:t xml:space="preserve"> </w:t>
            </w:r>
            <w:r>
              <w:t>/</w:t>
            </w:r>
            <w:r>
              <w:rPr>
                <w:spacing w:val="-6"/>
              </w:rPr>
              <w:t xml:space="preserve"> </w:t>
            </w:r>
            <w:r>
              <w:t>RQ3</w:t>
            </w:r>
            <w:r>
              <w:rPr>
                <w:spacing w:val="-6"/>
              </w:rPr>
              <w:t xml:space="preserve"> </w:t>
            </w:r>
            <w:r>
              <w:t>—</w:t>
            </w:r>
            <w:r>
              <w:rPr>
                <w:spacing w:val="-6"/>
              </w:rPr>
              <w:t xml:space="preserve"> </w:t>
            </w:r>
            <w:r>
              <w:t>Computational</w:t>
            </w:r>
            <w:r>
              <w:rPr>
                <w:spacing w:val="-6"/>
              </w:rPr>
              <w:t xml:space="preserve"> </w:t>
            </w:r>
            <w:r>
              <w:rPr>
                <w:spacing w:val="-2"/>
              </w:rPr>
              <w:t>efficiency</w:t>
            </w:r>
          </w:hyperlink>
          <w:r>
            <w:tab/>
          </w:r>
          <w:hyperlink w:anchor="_bookmark239" w:history="1">
            <w:r>
              <w:rPr>
                <w:spacing w:val="-5"/>
              </w:rPr>
              <w:t>145</w:t>
            </w:r>
          </w:hyperlink>
        </w:p>
        <w:p w14:paraId="00DC1B80" w14:textId="77777777" w:rsidR="00350CFB" w:rsidRDefault="0071403D">
          <w:pPr>
            <w:pStyle w:val="TOC6"/>
            <w:numPr>
              <w:ilvl w:val="2"/>
              <w:numId w:val="33"/>
            </w:numPr>
            <w:tabs>
              <w:tab w:val="left" w:pos="1572"/>
              <w:tab w:val="right" w:leader="dot" w:pos="9639"/>
            </w:tabs>
            <w:spacing w:before="74"/>
            <w:ind w:left="1572" w:hanging="573"/>
          </w:pPr>
          <w:hyperlink w:anchor="_bookmark240" w:history="1">
            <w:r>
              <w:rPr>
                <w:spacing w:val="-2"/>
              </w:rPr>
              <w:t>RQ4</w:t>
            </w:r>
            <w:r>
              <w:rPr>
                <w:spacing w:val="-7"/>
              </w:rPr>
              <w:t xml:space="preserve"> </w:t>
            </w:r>
            <w:r>
              <w:rPr>
                <w:spacing w:val="-2"/>
              </w:rPr>
              <w:t>—</w:t>
            </w:r>
            <w:r>
              <w:rPr>
                <w:spacing w:val="-6"/>
              </w:rPr>
              <w:t xml:space="preserve"> </w:t>
            </w:r>
            <w:r>
              <w:rPr>
                <w:spacing w:val="-2"/>
              </w:rPr>
              <w:t>Validation</w:t>
            </w:r>
            <w:r>
              <w:rPr>
                <w:spacing w:val="-7"/>
              </w:rPr>
              <w:t xml:space="preserve"> </w:t>
            </w:r>
            <w:r>
              <w:rPr>
                <w:spacing w:val="-4"/>
              </w:rPr>
              <w:t>frame</w:t>
            </w:r>
          </w:hyperlink>
          <w:r>
            <w:tab/>
          </w:r>
          <w:hyperlink w:anchor="_bookmark240" w:history="1">
            <w:r>
              <w:rPr>
                <w:spacing w:val="-5"/>
              </w:rPr>
              <w:t>145</w:t>
            </w:r>
          </w:hyperlink>
        </w:p>
        <w:p w14:paraId="00DC1B81" w14:textId="77777777" w:rsidR="00350CFB" w:rsidRDefault="0071403D">
          <w:pPr>
            <w:pStyle w:val="TOC6"/>
            <w:numPr>
              <w:ilvl w:val="2"/>
              <w:numId w:val="33"/>
            </w:numPr>
            <w:tabs>
              <w:tab w:val="left" w:pos="1572"/>
              <w:tab w:val="right" w:leader="dot" w:pos="9639"/>
            </w:tabs>
            <w:ind w:left="1572" w:hanging="573"/>
          </w:pPr>
          <w:hyperlink w:anchor="_bookmark241" w:history="1">
            <w:r>
              <w:t>SRQ1</w:t>
            </w:r>
            <w:r>
              <w:rPr>
                <w:spacing w:val="-5"/>
              </w:rPr>
              <w:t xml:space="preserve"> </w:t>
            </w:r>
            <w:r>
              <w:t>/</w:t>
            </w:r>
            <w:r>
              <w:rPr>
                <w:spacing w:val="-5"/>
              </w:rPr>
              <w:t xml:space="preserve"> </w:t>
            </w:r>
            <w:r>
              <w:t>SC1</w:t>
            </w:r>
            <w:r>
              <w:rPr>
                <w:spacing w:val="-5"/>
              </w:rPr>
              <w:t xml:space="preserve"> </w:t>
            </w:r>
            <w:r>
              <w:t>—</w:t>
            </w:r>
            <w:r>
              <w:rPr>
                <w:spacing w:val="-5"/>
              </w:rPr>
              <w:t xml:space="preserve"> </w:t>
            </w:r>
            <w:r>
              <w:t>GF-PR</w:t>
            </w:r>
            <w:r>
              <w:rPr>
                <w:spacing w:val="-5"/>
              </w:rPr>
              <w:t xml:space="preserve"> </w:t>
            </w:r>
            <w:r>
              <w:rPr>
                <w:spacing w:val="-2"/>
              </w:rPr>
              <w:t>ceiling</w:t>
            </w:r>
          </w:hyperlink>
          <w:r>
            <w:tab/>
          </w:r>
          <w:hyperlink w:anchor="_bookmark241" w:history="1">
            <w:r>
              <w:rPr>
                <w:spacing w:val="-5"/>
              </w:rPr>
              <w:t>145</w:t>
            </w:r>
          </w:hyperlink>
        </w:p>
        <w:p w14:paraId="00DC1B82" w14:textId="77777777" w:rsidR="00350CFB" w:rsidRDefault="0071403D">
          <w:pPr>
            <w:pStyle w:val="TOC6"/>
            <w:numPr>
              <w:ilvl w:val="2"/>
              <w:numId w:val="33"/>
            </w:numPr>
            <w:tabs>
              <w:tab w:val="left" w:pos="1572"/>
              <w:tab w:val="right" w:leader="dot" w:pos="9639"/>
            </w:tabs>
            <w:ind w:left="1572" w:hanging="573"/>
          </w:pPr>
          <w:hyperlink w:anchor="_bookmark242" w:history="1">
            <w:r>
              <w:rPr>
                <w:spacing w:val="-2"/>
              </w:rPr>
              <w:t>Claims</w:t>
            </w:r>
            <w:r>
              <w:rPr>
                <w:spacing w:val="1"/>
              </w:rPr>
              <w:t xml:space="preserve"> </w:t>
            </w:r>
            <w:r>
              <w:rPr>
                <w:spacing w:val="-2"/>
              </w:rPr>
              <w:t>C1–</w:t>
            </w:r>
            <w:r>
              <w:rPr>
                <w:spacing w:val="-5"/>
              </w:rPr>
              <w:t>C4</w:t>
            </w:r>
          </w:hyperlink>
          <w:r>
            <w:tab/>
          </w:r>
          <w:hyperlink w:anchor="_bookmark242" w:history="1">
            <w:r>
              <w:rPr>
                <w:spacing w:val="-5"/>
              </w:rPr>
              <w:t>146</w:t>
            </w:r>
          </w:hyperlink>
        </w:p>
        <w:p w14:paraId="00DC1B83" w14:textId="77777777" w:rsidR="00350CFB" w:rsidRDefault="0071403D">
          <w:pPr>
            <w:pStyle w:val="TOC6"/>
            <w:numPr>
              <w:ilvl w:val="2"/>
              <w:numId w:val="33"/>
            </w:numPr>
            <w:tabs>
              <w:tab w:val="left" w:pos="1572"/>
              <w:tab w:val="right" w:leader="dot" w:pos="9639"/>
            </w:tabs>
            <w:ind w:left="1572" w:hanging="573"/>
          </w:pPr>
          <w:hyperlink w:anchor="_bookmark243" w:history="1">
            <w:r>
              <w:rPr>
                <w:spacing w:val="-2"/>
              </w:rPr>
              <w:t>Explicit</w:t>
            </w:r>
            <w:r>
              <w:rPr>
                <w:spacing w:val="7"/>
              </w:rPr>
              <w:t xml:space="preserve"> </w:t>
            </w:r>
            <w:r>
              <w:rPr>
                <w:spacing w:val="-2"/>
              </w:rPr>
              <w:t>non-claims</w:t>
            </w:r>
          </w:hyperlink>
          <w:r>
            <w:tab/>
          </w:r>
          <w:hyperlink w:anchor="_bookmark243" w:history="1">
            <w:r>
              <w:rPr>
                <w:spacing w:val="-5"/>
              </w:rPr>
              <w:t>146</w:t>
            </w:r>
          </w:hyperlink>
        </w:p>
        <w:p w14:paraId="00DC1B84" w14:textId="77777777" w:rsidR="00350CFB" w:rsidRDefault="0071403D">
          <w:pPr>
            <w:pStyle w:val="TOC6"/>
            <w:numPr>
              <w:ilvl w:val="2"/>
              <w:numId w:val="33"/>
            </w:numPr>
            <w:tabs>
              <w:tab w:val="left" w:pos="1572"/>
              <w:tab w:val="right" w:leader="dot" w:pos="9639"/>
            </w:tabs>
            <w:ind w:left="1572" w:hanging="573"/>
          </w:pPr>
          <w:hyperlink w:anchor="_bookmark244" w:history="1">
            <w:r>
              <w:t>Artifact</w:t>
            </w:r>
            <w:r>
              <w:rPr>
                <w:spacing w:val="-8"/>
              </w:rPr>
              <w:t xml:space="preserve"> </w:t>
            </w:r>
            <w:r>
              <w:t>checklist</w:t>
            </w:r>
            <w:r>
              <w:rPr>
                <w:spacing w:val="-7"/>
              </w:rPr>
              <w:t xml:space="preserve"> </w:t>
            </w:r>
            <w:r>
              <w:t>for</w:t>
            </w:r>
            <w:r>
              <w:rPr>
                <w:spacing w:val="-7"/>
              </w:rPr>
              <w:t xml:space="preserve"> </w:t>
            </w:r>
            <w:r>
              <w:rPr>
                <w:spacing w:val="-2"/>
              </w:rPr>
              <w:t>replication</w:t>
            </w:r>
          </w:hyperlink>
          <w:r>
            <w:tab/>
          </w:r>
          <w:hyperlink w:anchor="_bookmark244" w:history="1">
            <w:r>
              <w:rPr>
                <w:spacing w:val="-5"/>
              </w:rPr>
              <w:t>146</w:t>
            </w:r>
          </w:hyperlink>
        </w:p>
      </w:sdtContent>
    </w:sdt>
    <w:p w14:paraId="00DC1B85" w14:textId="77777777" w:rsidR="00350CFB" w:rsidRDefault="00350CFB">
      <w:pPr>
        <w:pStyle w:val="TOC6"/>
        <w:sectPr w:rsidR="00350CFB">
          <w:type w:val="continuous"/>
          <w:pgSz w:w="11910" w:h="16840"/>
          <w:pgMar w:top="1858" w:right="708" w:bottom="2829" w:left="992" w:header="0" w:footer="2115" w:gutter="0"/>
          <w:cols w:space="720"/>
        </w:sectPr>
      </w:pPr>
    </w:p>
    <w:p w14:paraId="00DC1B86" w14:textId="77777777" w:rsidR="00350CFB" w:rsidRDefault="00283FFF">
      <w:pPr>
        <w:spacing w:before="79"/>
        <w:ind w:left="282"/>
        <w:rPr>
          <w:b/>
          <w:sz w:val="34"/>
        </w:rPr>
      </w:pPr>
      <w:r>
        <w:rPr>
          <w:b/>
          <w:sz w:val="34"/>
        </w:rPr>
        <w:lastRenderedPageBreak/>
        <w:t>List</w:t>
      </w:r>
      <w:r>
        <w:rPr>
          <w:b/>
          <w:spacing w:val="4"/>
          <w:sz w:val="34"/>
        </w:rPr>
        <w:t xml:space="preserve"> </w:t>
      </w:r>
      <w:r>
        <w:rPr>
          <w:b/>
          <w:sz w:val="34"/>
        </w:rPr>
        <w:t>of</w:t>
      </w:r>
      <w:r>
        <w:rPr>
          <w:b/>
          <w:spacing w:val="5"/>
          <w:sz w:val="34"/>
        </w:rPr>
        <w:t xml:space="preserve"> </w:t>
      </w:r>
      <w:r>
        <w:rPr>
          <w:b/>
          <w:spacing w:val="-2"/>
          <w:sz w:val="34"/>
        </w:rPr>
        <w:t>Figures</w:t>
      </w:r>
    </w:p>
    <w:p w14:paraId="00DC1B87" w14:textId="77777777" w:rsidR="00350CFB" w:rsidRDefault="00350CFB">
      <w:pPr>
        <w:pStyle w:val="BodyText"/>
        <w:spacing w:before="160"/>
        <w:rPr>
          <w:b/>
          <w:sz w:val="34"/>
        </w:rPr>
      </w:pPr>
    </w:p>
    <w:p w14:paraId="00DC1B88" w14:textId="77777777" w:rsidR="00350CFB" w:rsidRDefault="0071403D">
      <w:pPr>
        <w:pStyle w:val="ListParagraph"/>
        <w:numPr>
          <w:ilvl w:val="1"/>
          <w:numId w:val="31"/>
        </w:numPr>
        <w:tabs>
          <w:tab w:val="left" w:pos="1190"/>
          <w:tab w:val="left" w:leader="dot" w:pos="9399"/>
        </w:tabs>
        <w:spacing w:line="384" w:lineRule="auto"/>
        <w:ind w:right="564"/>
        <w:rPr>
          <w:sz w:val="24"/>
        </w:rPr>
      </w:pPr>
      <w:hyperlink w:anchor="_bookmark22" w:history="1">
        <w:r>
          <w:rPr>
            <w:sz w:val="24"/>
          </w:rPr>
          <w:t>ERC-20 allowance lifecycle:</w:t>
        </w:r>
        <w:r>
          <w:rPr>
            <w:spacing w:val="40"/>
            <w:sz w:val="24"/>
          </w:rPr>
          <w:t xml:space="preserve"> </w:t>
        </w:r>
        <w:r>
          <w:rPr>
            <w:sz w:val="24"/>
          </w:rPr>
          <w:t xml:space="preserve">approve (or permit), optional </w:t>
        </w:r>
        <w:r>
          <w:rPr>
            <w:rFonts w:ascii="Courier New" w:hAnsi="Courier New"/>
            <w:sz w:val="24"/>
          </w:rPr>
          <w:t>transferFrom</w:t>
        </w:r>
        <w:r>
          <w:rPr>
            <w:sz w:val="24"/>
          </w:rPr>
          <w:t>, and</w:t>
        </w:r>
      </w:hyperlink>
      <w:r>
        <w:rPr>
          <w:sz w:val="24"/>
        </w:rPr>
        <w:t xml:space="preserve"> </w:t>
      </w:r>
      <w:hyperlink w:anchor="_bookmark22" w:history="1">
        <w:r>
          <w:rPr>
            <w:sz w:val="24"/>
          </w:rPr>
          <w:t>revoke.</w:t>
        </w:r>
        <w:r>
          <w:rPr>
            <w:spacing w:val="40"/>
            <w:sz w:val="24"/>
          </w:rPr>
          <w:t xml:space="preserve"> </w:t>
        </w:r>
        <w:r>
          <w:rPr>
            <w:sz w:val="24"/>
          </w:rPr>
          <w:t>EndorseRank edges reflect the latest live allowance snapshot per owner–</w:t>
        </w:r>
      </w:hyperlink>
      <w:hyperlink w:anchor="_bookmark22" w:history="1">
        <w:r>
          <w:rPr>
            <w:sz w:val="24"/>
          </w:rPr>
          <w:t>spender pair (historical approvals superseded, not time-decayed).</w:t>
        </w:r>
      </w:hyperlink>
      <w:r>
        <w:rPr>
          <w:sz w:val="24"/>
        </w:rPr>
        <w:tab/>
      </w:r>
      <w:r>
        <w:rPr>
          <w:spacing w:val="-6"/>
          <w:sz w:val="24"/>
        </w:rPr>
        <w:t>28</w:t>
      </w:r>
    </w:p>
    <w:p w14:paraId="00DC1B89" w14:textId="77777777" w:rsidR="00350CFB" w:rsidRDefault="0071403D">
      <w:pPr>
        <w:pStyle w:val="ListParagraph"/>
        <w:numPr>
          <w:ilvl w:val="1"/>
          <w:numId w:val="31"/>
        </w:numPr>
        <w:tabs>
          <w:tab w:val="left" w:pos="1190"/>
          <w:tab w:val="left" w:leader="dot" w:pos="9399"/>
        </w:tabs>
        <w:spacing w:before="38" w:line="396" w:lineRule="auto"/>
        <w:ind w:right="564"/>
        <w:rPr>
          <w:sz w:val="24"/>
        </w:rPr>
      </w:pPr>
      <w:hyperlink w:anchor="_bookmark27" w:history="1">
        <w:r>
          <w:rPr>
            <w:sz w:val="24"/>
          </w:rPr>
          <w:t>Random-surfer intuition for PageRank. Solid arrows are graph transitions; dashed</w:t>
        </w:r>
      </w:hyperlink>
      <w:r>
        <w:rPr>
          <w:sz w:val="24"/>
        </w:rPr>
        <w:t xml:space="preserve"> </w:t>
      </w:r>
      <w:hyperlink w:anchor="_bookmark27" w:history="1">
        <w:r>
          <w:rPr>
            <w:sz w:val="24"/>
          </w:rPr>
          <w:t>arrows represent teleportation that mixes the chain.</w:t>
        </w:r>
      </w:hyperlink>
      <w:r>
        <w:rPr>
          <w:sz w:val="24"/>
        </w:rPr>
        <w:tab/>
      </w:r>
      <w:r>
        <w:rPr>
          <w:spacing w:val="-6"/>
          <w:sz w:val="24"/>
        </w:rPr>
        <w:t>30</w:t>
      </w:r>
    </w:p>
    <w:p w14:paraId="00DC1B8A" w14:textId="77777777" w:rsidR="00350CFB" w:rsidRDefault="0071403D">
      <w:pPr>
        <w:pStyle w:val="ListParagraph"/>
        <w:numPr>
          <w:ilvl w:val="1"/>
          <w:numId w:val="31"/>
        </w:numPr>
        <w:tabs>
          <w:tab w:val="left" w:pos="1190"/>
        </w:tabs>
        <w:spacing w:before="16" w:line="396" w:lineRule="auto"/>
        <w:ind w:right="1133"/>
        <w:jc w:val="both"/>
        <w:rPr>
          <w:sz w:val="24"/>
        </w:rPr>
      </w:pPr>
      <w:hyperlink w:anchor="_bookmark36" w:history="1">
        <w:r>
          <w:rPr>
            <w:sz w:val="24"/>
          </w:rPr>
          <w:t>Conceptual model:</w:t>
        </w:r>
        <w:r>
          <w:rPr>
            <w:spacing w:val="40"/>
            <w:sz w:val="24"/>
          </w:rPr>
          <w:t xml:space="preserve"> </w:t>
        </w:r>
        <w:r>
          <w:rPr>
            <w:sz w:val="24"/>
          </w:rPr>
          <w:t>primary EndorseRank vs. AWP comparison mapped to repu-</w:t>
        </w:r>
      </w:hyperlink>
      <w:hyperlink w:anchor="_bookmark36" w:history="1">
        <w:r>
          <w:rPr>
            <w:sz w:val="24"/>
          </w:rPr>
          <w:t>tation</w:t>
        </w:r>
        <w:r>
          <w:rPr>
            <w:spacing w:val="-10"/>
            <w:sz w:val="24"/>
          </w:rPr>
          <w:t xml:space="preserve"> </w:t>
        </w:r>
        <w:r>
          <w:rPr>
            <w:sz w:val="24"/>
          </w:rPr>
          <w:t>structure</w:t>
        </w:r>
        <w:r>
          <w:rPr>
            <w:spacing w:val="-10"/>
            <w:sz w:val="24"/>
          </w:rPr>
          <w:t xml:space="preserve"> </w:t>
        </w:r>
        <w:r>
          <w:rPr>
            <w:sz w:val="24"/>
          </w:rPr>
          <w:t>(H1/RQ1),</w:t>
        </w:r>
        <w:r>
          <w:rPr>
            <w:spacing w:val="-9"/>
            <w:sz w:val="24"/>
          </w:rPr>
          <w:t xml:space="preserve"> </w:t>
        </w:r>
        <w:r>
          <w:rPr>
            <w:sz w:val="24"/>
          </w:rPr>
          <w:t>social-method</w:t>
        </w:r>
        <w:r>
          <w:rPr>
            <w:spacing w:val="-10"/>
            <w:sz w:val="24"/>
          </w:rPr>
          <w:t xml:space="preserve"> </w:t>
        </w:r>
        <w:r>
          <w:rPr>
            <w:sz w:val="24"/>
          </w:rPr>
          <w:t>alignment</w:t>
        </w:r>
        <w:r>
          <w:rPr>
            <w:spacing w:val="-10"/>
            <w:sz w:val="24"/>
          </w:rPr>
          <w:t xml:space="preserve"> </w:t>
        </w:r>
        <w:r>
          <w:rPr>
            <w:sz w:val="24"/>
          </w:rPr>
          <w:t>(H2/RQ2),</w:t>
        </w:r>
        <w:r>
          <w:rPr>
            <w:spacing w:val="-9"/>
            <w:sz w:val="24"/>
          </w:rPr>
          <w:t xml:space="preserve"> </w:t>
        </w:r>
        <w:r>
          <w:rPr>
            <w:sz w:val="24"/>
          </w:rPr>
          <w:t>and</w:t>
        </w:r>
        <w:r>
          <w:rPr>
            <w:spacing w:val="-10"/>
            <w:sz w:val="24"/>
          </w:rPr>
          <w:t xml:space="preserve"> </w:t>
        </w:r>
        <w:r>
          <w:rPr>
            <w:sz w:val="24"/>
          </w:rPr>
          <w:t>computational</w:t>
        </w:r>
      </w:hyperlink>
      <w:r>
        <w:rPr>
          <w:sz w:val="24"/>
        </w:rPr>
        <w:t xml:space="preserve"> </w:t>
      </w:r>
      <w:hyperlink w:anchor="_bookmark36" w:history="1">
        <w:r>
          <w:rPr>
            <w:spacing w:val="-2"/>
            <w:sz w:val="24"/>
          </w:rPr>
          <w:t>efficiency</w:t>
        </w:r>
        <w:r>
          <w:rPr>
            <w:spacing w:val="-5"/>
            <w:sz w:val="24"/>
          </w:rPr>
          <w:t xml:space="preserve"> </w:t>
        </w:r>
        <w:r>
          <w:rPr>
            <w:spacing w:val="-2"/>
            <w:sz w:val="24"/>
          </w:rPr>
          <w:t>(H3/RQ3); RQ4</w:t>
        </w:r>
        <w:r>
          <w:rPr>
            <w:spacing w:val="-5"/>
            <w:sz w:val="24"/>
          </w:rPr>
          <w:t xml:space="preserve"> </w:t>
        </w:r>
        <w:r>
          <w:rPr>
            <w:spacing w:val="-2"/>
            <w:sz w:val="24"/>
          </w:rPr>
          <w:t>separately</w:t>
        </w:r>
        <w:r>
          <w:rPr>
            <w:spacing w:val="-5"/>
            <w:sz w:val="24"/>
          </w:rPr>
          <w:t xml:space="preserve"> </w:t>
        </w:r>
        <w:r>
          <w:rPr>
            <w:spacing w:val="-2"/>
            <w:sz w:val="24"/>
          </w:rPr>
          <w:t>compares</w:t>
        </w:r>
        <w:r>
          <w:rPr>
            <w:spacing w:val="-5"/>
            <w:sz w:val="24"/>
          </w:rPr>
          <w:t xml:space="preserve"> </w:t>
        </w:r>
        <w:r>
          <w:rPr>
            <w:spacing w:val="-2"/>
            <w:sz w:val="24"/>
          </w:rPr>
          <w:t>transfer</w:t>
        </w:r>
        <w:r>
          <w:rPr>
            <w:spacing w:val="-5"/>
            <w:sz w:val="24"/>
          </w:rPr>
          <w:t xml:space="preserve"> </w:t>
        </w:r>
        <w:r>
          <w:rPr>
            <w:spacing w:val="-2"/>
            <w:sz w:val="24"/>
          </w:rPr>
          <w:t>versus</w:t>
        </w:r>
        <w:r>
          <w:rPr>
            <w:spacing w:val="-5"/>
            <w:sz w:val="24"/>
          </w:rPr>
          <w:t xml:space="preserve"> </w:t>
        </w:r>
        <w:r>
          <w:rPr>
            <w:spacing w:val="-2"/>
            <w:sz w:val="24"/>
          </w:rPr>
          <w:t>trading-success</w:t>
        </w:r>
        <w:r>
          <w:rPr>
            <w:spacing w:val="-5"/>
            <w:sz w:val="24"/>
          </w:rPr>
          <w:t xml:space="preserve"> </w:t>
        </w:r>
        <w:r>
          <w:rPr>
            <w:spacing w:val="-2"/>
            <w:sz w:val="24"/>
          </w:rPr>
          <w:t>val-</w:t>
        </w:r>
      </w:hyperlink>
      <w:hyperlink w:anchor="_bookmark36" w:history="1">
        <w:r>
          <w:rPr>
            <w:sz w:val="24"/>
          </w:rPr>
          <w:t>idation frames.</w:t>
        </w:r>
        <w:r>
          <w:rPr>
            <w:spacing w:val="39"/>
            <w:sz w:val="24"/>
          </w:rPr>
          <w:t xml:space="preserve"> </w:t>
        </w:r>
        <w:r>
          <w:rPr>
            <w:sz w:val="24"/>
          </w:rPr>
          <w:t>GF-PR (dashed) is a supplementary outcome-native ceiling refer-</w:t>
        </w:r>
      </w:hyperlink>
    </w:p>
    <w:p w14:paraId="00DC1B8B" w14:textId="77777777" w:rsidR="00350CFB" w:rsidRDefault="0071403D">
      <w:pPr>
        <w:pStyle w:val="BodyText"/>
        <w:tabs>
          <w:tab w:val="left" w:leader="dot" w:pos="9399"/>
        </w:tabs>
        <w:spacing w:before="5"/>
        <w:ind w:left="1190"/>
        <w:jc w:val="both"/>
      </w:pPr>
      <w:hyperlink w:anchor="_bookmark36" w:history="1">
        <w:r>
          <w:t>ence</w:t>
        </w:r>
        <w:r>
          <w:rPr>
            <w:spacing w:val="-6"/>
          </w:rPr>
          <w:t xml:space="preserve"> </w:t>
        </w:r>
        <w:r>
          <w:t>(SRQ1),</w:t>
        </w:r>
        <w:r>
          <w:rPr>
            <w:spacing w:val="-5"/>
          </w:rPr>
          <w:t xml:space="preserve"> </w:t>
        </w:r>
        <w:r>
          <w:t>not</w:t>
        </w:r>
        <w:r>
          <w:rPr>
            <w:spacing w:val="-6"/>
          </w:rPr>
          <w:t xml:space="preserve"> </w:t>
        </w:r>
        <w:r>
          <w:t>a</w:t>
        </w:r>
        <w:r>
          <w:rPr>
            <w:spacing w:val="-5"/>
          </w:rPr>
          <w:t xml:space="preserve"> </w:t>
        </w:r>
        <w:r>
          <w:t>third</w:t>
        </w:r>
        <w:r>
          <w:rPr>
            <w:spacing w:val="-6"/>
          </w:rPr>
          <w:t xml:space="preserve"> </w:t>
        </w:r>
        <w:r>
          <w:t>peer</w:t>
        </w:r>
        <w:r>
          <w:rPr>
            <w:spacing w:val="-5"/>
          </w:rPr>
          <w:t xml:space="preserve"> </w:t>
        </w:r>
        <w:r>
          <w:t>social</w:t>
        </w:r>
        <w:r>
          <w:rPr>
            <w:spacing w:val="-5"/>
          </w:rPr>
          <w:t xml:space="preserve"> </w:t>
        </w:r>
        <w:r>
          <w:rPr>
            <w:spacing w:val="-2"/>
          </w:rPr>
          <w:t>method.</w:t>
        </w:r>
      </w:hyperlink>
      <w:r>
        <w:tab/>
      </w:r>
      <w:r>
        <w:rPr>
          <w:spacing w:val="-5"/>
        </w:rPr>
        <w:t>35</w:t>
      </w:r>
    </w:p>
    <w:p w14:paraId="00DC1B8C" w14:textId="77777777" w:rsidR="00350CFB" w:rsidRDefault="00350CFB">
      <w:pPr>
        <w:pStyle w:val="BodyText"/>
        <w:spacing w:before="117"/>
      </w:pPr>
    </w:p>
    <w:p w14:paraId="00DC1B8D" w14:textId="77777777" w:rsidR="00350CFB" w:rsidRDefault="0071403D">
      <w:pPr>
        <w:pStyle w:val="ListParagraph"/>
        <w:numPr>
          <w:ilvl w:val="1"/>
          <w:numId w:val="30"/>
        </w:numPr>
        <w:tabs>
          <w:tab w:val="left" w:pos="1190"/>
        </w:tabs>
        <w:spacing w:line="396" w:lineRule="auto"/>
        <w:ind w:right="1135"/>
        <w:jc w:val="both"/>
        <w:rPr>
          <w:sz w:val="24"/>
        </w:rPr>
      </w:pPr>
      <w:hyperlink w:anchor="_bookmark56" w:history="1">
        <w:r>
          <w:rPr>
            <w:sz w:val="24"/>
          </w:rPr>
          <w:t>Evaluation pipeline:</w:t>
        </w:r>
        <w:r>
          <w:rPr>
            <w:spacing w:val="40"/>
            <w:sz w:val="24"/>
          </w:rPr>
          <w:t xml:space="preserve"> </w:t>
        </w:r>
        <w:r>
          <w:rPr>
            <w:sz w:val="24"/>
          </w:rPr>
          <w:t>public Arbitrum logs are extracted and decoded, reputation</w:t>
        </w:r>
      </w:hyperlink>
      <w:r>
        <w:rPr>
          <w:sz w:val="24"/>
        </w:rPr>
        <w:t xml:space="preserve"> </w:t>
      </w:r>
      <w:hyperlink w:anchor="_bookmark56" w:history="1">
        <w:r>
          <w:rPr>
            <w:spacing w:val="-2"/>
            <w:sz w:val="24"/>
          </w:rPr>
          <w:t>edges</w:t>
        </w:r>
        <w:r>
          <w:rPr>
            <w:spacing w:val="-13"/>
            <w:sz w:val="24"/>
          </w:rPr>
          <w:t xml:space="preserve"> </w:t>
        </w:r>
        <w:r>
          <w:rPr>
            <w:spacing w:val="-2"/>
            <w:sz w:val="24"/>
          </w:rPr>
          <w:t>and</w:t>
        </w:r>
        <w:r>
          <w:rPr>
            <w:spacing w:val="-13"/>
            <w:sz w:val="24"/>
          </w:rPr>
          <w:t xml:space="preserve"> </w:t>
        </w:r>
        <w:r>
          <w:rPr>
            <w:spacing w:val="-2"/>
            <w:sz w:val="24"/>
          </w:rPr>
          <w:t>GMX</w:t>
        </w:r>
        <w:r>
          <w:rPr>
            <w:spacing w:val="-13"/>
            <w:sz w:val="24"/>
          </w:rPr>
          <w:t xml:space="preserve"> </w:t>
        </w:r>
        <w:r>
          <w:rPr>
            <w:spacing w:val="-2"/>
            <w:sz w:val="24"/>
          </w:rPr>
          <w:t>outcomes</w:t>
        </w:r>
        <w:r>
          <w:rPr>
            <w:spacing w:val="-13"/>
            <w:sz w:val="24"/>
          </w:rPr>
          <w:t xml:space="preserve"> </w:t>
        </w:r>
        <w:r>
          <w:rPr>
            <w:spacing w:val="-2"/>
            <w:sz w:val="24"/>
          </w:rPr>
          <w:t>are</w:t>
        </w:r>
        <w:r>
          <w:rPr>
            <w:spacing w:val="-13"/>
            <w:sz w:val="24"/>
          </w:rPr>
          <w:t xml:space="preserve"> </w:t>
        </w:r>
        <w:r>
          <w:rPr>
            <w:spacing w:val="-2"/>
            <w:sz w:val="24"/>
          </w:rPr>
          <w:t>preprocessed,</w:t>
        </w:r>
        <w:r>
          <w:rPr>
            <w:spacing w:val="-13"/>
            <w:sz w:val="24"/>
          </w:rPr>
          <w:t xml:space="preserve"> </w:t>
        </w:r>
        <w:r>
          <w:rPr>
            <w:spacing w:val="-2"/>
            <w:sz w:val="24"/>
          </w:rPr>
          <w:t>EndorseRank</w:t>
        </w:r>
        <w:r>
          <w:rPr>
            <w:spacing w:val="-13"/>
            <w:sz w:val="24"/>
          </w:rPr>
          <w:t xml:space="preserve"> </w:t>
        </w:r>
        <w:r>
          <w:rPr>
            <w:spacing w:val="-2"/>
            <w:sz w:val="24"/>
          </w:rPr>
          <w:t>and</w:t>
        </w:r>
        <w:r>
          <w:rPr>
            <w:spacing w:val="-13"/>
            <w:sz w:val="24"/>
          </w:rPr>
          <w:t xml:space="preserve"> </w:t>
        </w:r>
        <w:r>
          <w:rPr>
            <w:spacing w:val="-2"/>
            <w:sz w:val="24"/>
          </w:rPr>
          <w:t>AWP</w:t>
        </w:r>
        <w:r>
          <w:rPr>
            <w:spacing w:val="-13"/>
            <w:sz w:val="24"/>
          </w:rPr>
          <w:t xml:space="preserve"> </w:t>
        </w:r>
        <w:r>
          <w:rPr>
            <w:spacing w:val="-2"/>
            <w:sz w:val="24"/>
          </w:rPr>
          <w:t>ranks</w:t>
        </w:r>
        <w:r>
          <w:rPr>
            <w:spacing w:val="-13"/>
            <w:sz w:val="24"/>
          </w:rPr>
          <w:t xml:space="preserve"> </w:t>
        </w:r>
        <w:r>
          <w:rPr>
            <w:spacing w:val="-2"/>
            <w:sz w:val="24"/>
          </w:rPr>
          <w:t>are</w:t>
        </w:r>
        <w:r>
          <w:rPr>
            <w:spacing w:val="-13"/>
            <w:sz w:val="24"/>
          </w:rPr>
          <w:t xml:space="preserve"> </w:t>
        </w:r>
        <w:r>
          <w:rPr>
            <w:spacing w:val="-2"/>
            <w:sz w:val="24"/>
          </w:rPr>
          <w:t>com-</w:t>
        </w:r>
      </w:hyperlink>
      <w:hyperlink w:anchor="_bookmark56" w:history="1">
        <w:r>
          <w:rPr>
            <w:sz w:val="24"/>
          </w:rPr>
          <w:t>puted, proxies and alignment statistics are evaluated, and LaTeX result fragments</w:t>
        </w:r>
      </w:hyperlink>
    </w:p>
    <w:p w14:paraId="00DC1B8E" w14:textId="77777777" w:rsidR="00350CFB" w:rsidRDefault="0071403D">
      <w:pPr>
        <w:pStyle w:val="BodyText"/>
        <w:tabs>
          <w:tab w:val="left" w:leader="dot" w:pos="9399"/>
        </w:tabs>
        <w:spacing w:before="4"/>
        <w:ind w:left="1190"/>
        <w:jc w:val="both"/>
      </w:pPr>
      <w:hyperlink w:anchor="_bookmark56" w:history="1">
        <w:r>
          <w:t>are</w:t>
        </w:r>
        <w:r>
          <w:rPr>
            <w:spacing w:val="-4"/>
          </w:rPr>
          <w:t xml:space="preserve"> </w:t>
        </w:r>
        <w:r>
          <w:rPr>
            <w:spacing w:val="-2"/>
          </w:rPr>
          <w:t>exported.</w:t>
        </w:r>
      </w:hyperlink>
      <w:r>
        <w:tab/>
      </w:r>
      <w:r>
        <w:rPr>
          <w:spacing w:val="-5"/>
        </w:rPr>
        <w:t>49</w:t>
      </w:r>
    </w:p>
    <w:p w14:paraId="00DC1B8F" w14:textId="77777777" w:rsidR="00350CFB" w:rsidRDefault="0071403D">
      <w:pPr>
        <w:pStyle w:val="ListParagraph"/>
        <w:numPr>
          <w:ilvl w:val="1"/>
          <w:numId w:val="30"/>
        </w:numPr>
        <w:tabs>
          <w:tab w:val="left" w:pos="1190"/>
        </w:tabs>
        <w:spacing w:before="194" w:line="396" w:lineRule="auto"/>
        <w:ind w:right="1173"/>
        <w:jc w:val="both"/>
        <w:rPr>
          <w:sz w:val="24"/>
        </w:rPr>
      </w:pPr>
      <w:hyperlink w:anchor="_bookmark62" w:history="1">
        <w:r>
          <w:rPr>
            <w:w w:val="105"/>
            <w:sz w:val="24"/>
          </w:rPr>
          <w:t>Logistic</w:t>
        </w:r>
        <w:r>
          <w:rPr>
            <w:spacing w:val="-5"/>
            <w:w w:val="105"/>
            <w:sz w:val="24"/>
          </w:rPr>
          <w:t xml:space="preserve"> </w:t>
        </w:r>
        <w:r>
          <w:rPr>
            <w:w w:val="105"/>
            <w:sz w:val="24"/>
          </w:rPr>
          <w:t>time-decay</w:t>
        </w:r>
        <w:r>
          <w:rPr>
            <w:spacing w:val="-5"/>
            <w:w w:val="105"/>
            <w:sz w:val="24"/>
          </w:rPr>
          <w:t xml:space="preserve"> </w:t>
        </w:r>
        <w:r>
          <w:rPr>
            <w:i/>
            <w:w w:val="105"/>
            <w:sz w:val="24"/>
          </w:rPr>
          <w:t>σ</w:t>
        </w:r>
        <w:r>
          <w:rPr>
            <w:w w:val="105"/>
            <w:sz w:val="24"/>
          </w:rPr>
          <w:t>(∆</w:t>
        </w:r>
        <w:r>
          <w:rPr>
            <w:i/>
            <w:w w:val="105"/>
            <w:sz w:val="24"/>
          </w:rPr>
          <w:t>t</w:t>
        </w:r>
        <w:r>
          <w:rPr>
            <w:w w:val="105"/>
            <w:sz w:val="24"/>
          </w:rPr>
          <w:t>)</w:t>
        </w:r>
        <w:r>
          <w:rPr>
            <w:spacing w:val="-5"/>
            <w:w w:val="105"/>
            <w:sz w:val="24"/>
          </w:rPr>
          <w:t xml:space="preserve"> </w:t>
        </w:r>
        <w:r>
          <w:rPr>
            <w:w w:val="105"/>
            <w:sz w:val="24"/>
          </w:rPr>
          <w:t>used</w:t>
        </w:r>
        <w:r>
          <w:rPr>
            <w:spacing w:val="-5"/>
            <w:w w:val="105"/>
            <w:sz w:val="24"/>
          </w:rPr>
          <w:t xml:space="preserve"> </w:t>
        </w:r>
        <w:r>
          <w:rPr>
            <w:w w:val="105"/>
            <w:sz w:val="24"/>
          </w:rPr>
          <w:t>by</w:t>
        </w:r>
        <w:r>
          <w:rPr>
            <w:spacing w:val="-5"/>
            <w:w w:val="105"/>
            <w:sz w:val="24"/>
          </w:rPr>
          <w:t xml:space="preserve"> </w:t>
        </w:r>
        <w:r>
          <w:rPr>
            <w:w w:val="105"/>
            <w:sz w:val="24"/>
          </w:rPr>
          <w:t>AWP</w:t>
        </w:r>
        <w:r>
          <w:rPr>
            <w:spacing w:val="-5"/>
            <w:w w:val="105"/>
            <w:sz w:val="24"/>
          </w:rPr>
          <w:t xml:space="preserve"> </w:t>
        </w:r>
        <w:r>
          <w:rPr>
            <w:w w:val="105"/>
            <w:sz w:val="24"/>
          </w:rPr>
          <w:t>(</w:t>
        </w:r>
        <w:r>
          <w:rPr>
            <w:i/>
            <w:w w:val="105"/>
            <w:sz w:val="24"/>
          </w:rPr>
          <w:t xml:space="preserve">k </w:t>
        </w:r>
        <w:r>
          <w:rPr>
            <w:w w:val="105"/>
            <w:sz w:val="24"/>
          </w:rPr>
          <w:t>= 0</w:t>
        </w:r>
        <w:r>
          <w:rPr>
            <w:i/>
            <w:w w:val="105"/>
            <w:sz w:val="24"/>
          </w:rPr>
          <w:t>.</w:t>
        </w:r>
        <w:r>
          <w:rPr>
            <w:w w:val="105"/>
            <w:sz w:val="24"/>
          </w:rPr>
          <w:t>01,</w:t>
        </w:r>
        <w:r>
          <w:rPr>
            <w:spacing w:val="-4"/>
            <w:w w:val="105"/>
            <w:sz w:val="24"/>
          </w:rPr>
          <w:t xml:space="preserve"> </w:t>
        </w:r>
        <w:r>
          <w:rPr>
            <w:i/>
            <w:w w:val="105"/>
            <w:sz w:val="24"/>
          </w:rPr>
          <w:t>t</w:t>
        </w:r>
        <w:r>
          <w:rPr>
            <w:w w:val="105"/>
            <w:sz w:val="24"/>
            <w:vertAlign w:val="subscript"/>
          </w:rPr>
          <w:t>0</w:t>
        </w:r>
        <w:r>
          <w:rPr>
            <w:w w:val="105"/>
            <w:sz w:val="24"/>
          </w:rPr>
          <w:t xml:space="preserve"> = 180</w:t>
        </w:r>
        <w:r>
          <w:rPr>
            <w:spacing w:val="-5"/>
            <w:w w:val="105"/>
            <w:sz w:val="24"/>
          </w:rPr>
          <w:t xml:space="preserve"> </w:t>
        </w:r>
        <w:r>
          <w:rPr>
            <w:w w:val="105"/>
            <w:sz w:val="24"/>
          </w:rPr>
          <w:t>days).</w:t>
        </w:r>
        <w:r>
          <w:rPr>
            <w:spacing w:val="27"/>
            <w:w w:val="105"/>
            <w:sz w:val="24"/>
          </w:rPr>
          <w:t xml:space="preserve"> </w:t>
        </w:r>
        <w:r>
          <w:rPr>
            <w:w w:val="105"/>
            <w:sz w:val="24"/>
          </w:rPr>
          <w:t>Horizontal</w:t>
        </w:r>
      </w:hyperlink>
      <w:r>
        <w:rPr>
          <w:w w:val="105"/>
          <w:sz w:val="24"/>
        </w:rPr>
        <w:t xml:space="preserve"> </w:t>
      </w:r>
      <w:hyperlink w:anchor="_bookmark62" w:history="1">
        <w:r>
          <w:rPr>
            <w:sz w:val="24"/>
          </w:rPr>
          <w:t>axis</w:t>
        </w:r>
        <w:r>
          <w:rPr>
            <w:spacing w:val="-14"/>
            <w:sz w:val="24"/>
          </w:rPr>
          <w:t xml:space="preserve"> </w:t>
        </w:r>
        <w:r>
          <w:rPr>
            <w:sz w:val="24"/>
          </w:rPr>
          <w:t>is</w:t>
        </w:r>
        <w:r>
          <w:rPr>
            <w:spacing w:val="-14"/>
            <w:sz w:val="24"/>
          </w:rPr>
          <w:t xml:space="preserve"> </w:t>
        </w:r>
        <w:r>
          <w:rPr>
            <w:sz w:val="24"/>
          </w:rPr>
          <w:t>event</w:t>
        </w:r>
        <w:r>
          <w:rPr>
            <w:spacing w:val="-14"/>
            <w:sz w:val="24"/>
          </w:rPr>
          <w:t xml:space="preserve"> </w:t>
        </w:r>
        <w:r>
          <w:rPr>
            <w:sz w:val="24"/>
          </w:rPr>
          <w:t>age</w:t>
        </w:r>
        <w:r>
          <w:rPr>
            <w:spacing w:val="-14"/>
            <w:sz w:val="24"/>
          </w:rPr>
          <w:t xml:space="preserve"> </w:t>
        </w:r>
        <w:r>
          <w:rPr>
            <w:sz w:val="24"/>
          </w:rPr>
          <w:t>in</w:t>
        </w:r>
        <w:r>
          <w:rPr>
            <w:spacing w:val="-14"/>
            <w:sz w:val="24"/>
          </w:rPr>
          <w:t xml:space="preserve"> </w:t>
        </w:r>
        <w:r>
          <w:rPr>
            <w:sz w:val="24"/>
          </w:rPr>
          <w:t>days</w:t>
        </w:r>
        <w:r>
          <w:rPr>
            <w:spacing w:val="-14"/>
            <w:sz w:val="24"/>
          </w:rPr>
          <w:t xml:space="preserve"> </w:t>
        </w:r>
        <w:r>
          <w:rPr>
            <w:sz w:val="24"/>
          </w:rPr>
          <w:t>before</w:t>
        </w:r>
        <w:r>
          <w:rPr>
            <w:spacing w:val="-14"/>
            <w:sz w:val="24"/>
          </w:rPr>
          <w:t xml:space="preserve"> </w:t>
        </w:r>
        <w:r>
          <w:rPr>
            <w:sz w:val="24"/>
          </w:rPr>
          <w:t>2026-05-31</w:t>
        </w:r>
        <w:r>
          <w:rPr>
            <w:spacing w:val="-14"/>
            <w:sz w:val="24"/>
          </w:rPr>
          <w:t xml:space="preserve"> </w:t>
        </w:r>
        <w:r>
          <w:rPr>
            <w:sz w:val="24"/>
          </w:rPr>
          <w:t>UTC;</w:t>
        </w:r>
        <w:r>
          <w:rPr>
            <w:spacing w:val="-14"/>
            <w:sz w:val="24"/>
          </w:rPr>
          <w:t xml:space="preserve"> </w:t>
        </w:r>
        <w:r>
          <w:rPr>
            <w:sz w:val="24"/>
          </w:rPr>
          <w:t>vertical</w:t>
        </w:r>
        <w:r>
          <w:rPr>
            <w:spacing w:val="-14"/>
            <w:sz w:val="24"/>
          </w:rPr>
          <w:t xml:space="preserve"> </w:t>
        </w:r>
        <w:r>
          <w:rPr>
            <w:sz w:val="24"/>
          </w:rPr>
          <w:t>axis</w:t>
        </w:r>
        <w:r>
          <w:rPr>
            <w:spacing w:val="-14"/>
            <w:sz w:val="24"/>
          </w:rPr>
          <w:t xml:space="preserve"> </w:t>
        </w:r>
        <w:r>
          <w:rPr>
            <w:sz w:val="24"/>
          </w:rPr>
          <w:t>is</w:t>
        </w:r>
        <w:r>
          <w:rPr>
            <w:spacing w:val="-14"/>
            <w:sz w:val="24"/>
          </w:rPr>
          <w:t xml:space="preserve"> </w:t>
        </w:r>
        <w:r>
          <w:rPr>
            <w:sz w:val="24"/>
          </w:rPr>
          <w:t>the</w:t>
        </w:r>
        <w:r>
          <w:rPr>
            <w:spacing w:val="-14"/>
            <w:sz w:val="24"/>
          </w:rPr>
          <w:t xml:space="preserve"> </w:t>
        </w:r>
        <w:r>
          <w:rPr>
            <w:sz w:val="24"/>
          </w:rPr>
          <w:t>multiplicative</w:t>
        </w:r>
      </w:hyperlink>
    </w:p>
    <w:p w14:paraId="00DC1B90" w14:textId="77777777" w:rsidR="00350CFB" w:rsidRDefault="0071403D">
      <w:pPr>
        <w:pStyle w:val="BodyText"/>
        <w:tabs>
          <w:tab w:val="left" w:leader="dot" w:pos="9399"/>
        </w:tabs>
        <w:spacing w:before="2"/>
        <w:ind w:left="1182"/>
        <w:jc w:val="both"/>
      </w:pPr>
      <w:hyperlink w:anchor="_bookmark62" w:history="1">
        <w:r>
          <w:t>weight</w:t>
        </w:r>
        <w:r>
          <w:rPr>
            <w:spacing w:val="-7"/>
          </w:rPr>
          <w:t xml:space="preserve"> </w:t>
        </w:r>
        <w:r>
          <w:t>applied</w:t>
        </w:r>
        <w:r>
          <w:rPr>
            <w:spacing w:val="-7"/>
          </w:rPr>
          <w:t xml:space="preserve"> </w:t>
        </w:r>
        <w:r>
          <w:t>to</w:t>
        </w:r>
        <w:r>
          <w:rPr>
            <w:spacing w:val="-7"/>
          </w:rPr>
          <w:t xml:space="preserve"> </w:t>
        </w:r>
        <w:r>
          <w:t>transfer</w:t>
        </w:r>
        <w:r>
          <w:rPr>
            <w:spacing w:val="-6"/>
          </w:rPr>
          <w:t xml:space="preserve"> </w:t>
        </w:r>
        <w:r>
          <w:rPr>
            <w:spacing w:val="-2"/>
          </w:rPr>
          <w:t>value.</w:t>
        </w:r>
      </w:hyperlink>
      <w:r>
        <w:tab/>
      </w:r>
      <w:r>
        <w:rPr>
          <w:spacing w:val="-5"/>
        </w:rPr>
        <w:t>54</w:t>
      </w:r>
    </w:p>
    <w:p w14:paraId="00DC1B91" w14:textId="77777777" w:rsidR="00350CFB" w:rsidRDefault="00350CFB">
      <w:pPr>
        <w:pStyle w:val="BodyText"/>
        <w:spacing w:before="117"/>
      </w:pPr>
    </w:p>
    <w:p w14:paraId="00DC1B92" w14:textId="77777777" w:rsidR="00350CFB" w:rsidRDefault="0071403D">
      <w:pPr>
        <w:pStyle w:val="ListParagraph"/>
        <w:numPr>
          <w:ilvl w:val="1"/>
          <w:numId w:val="29"/>
        </w:numPr>
        <w:tabs>
          <w:tab w:val="left" w:pos="1190"/>
        </w:tabs>
        <w:spacing w:before="1" w:line="369" w:lineRule="auto"/>
        <w:ind w:right="1173"/>
        <w:rPr>
          <w:sz w:val="24"/>
        </w:rPr>
      </w:pPr>
      <w:hyperlink w:anchor="_bookmark87" w:history="1">
        <w:r>
          <w:rPr>
            <w:sz w:val="24"/>
          </w:rPr>
          <w:t>Distribution</w:t>
        </w:r>
        <w:r>
          <w:rPr>
            <w:spacing w:val="8"/>
            <w:sz w:val="24"/>
          </w:rPr>
          <w:t xml:space="preserve"> </w:t>
        </w:r>
        <w:r>
          <w:rPr>
            <w:sz w:val="24"/>
          </w:rPr>
          <w:t>of</w:t>
        </w:r>
        <w:r>
          <w:rPr>
            <w:spacing w:val="9"/>
            <w:sz w:val="24"/>
          </w:rPr>
          <w:t xml:space="preserve"> </w:t>
        </w:r>
        <w:r>
          <w:rPr>
            <w:sz w:val="24"/>
          </w:rPr>
          <w:t>GMX</w:t>
        </w:r>
        <w:r>
          <w:rPr>
            <w:spacing w:val="15"/>
            <w:sz w:val="24"/>
          </w:rPr>
          <w:t xml:space="preserve"> </w:t>
        </w:r>
        <w:r>
          <w:rPr>
            <w:sz w:val="24"/>
          </w:rPr>
          <w:t>V2</w:t>
        </w:r>
        <w:r>
          <w:rPr>
            <w:spacing w:val="19"/>
            <w:sz w:val="24"/>
          </w:rPr>
          <w:t xml:space="preserve"> </w:t>
        </w:r>
        <w:r>
          <w:rPr>
            <w:rFonts w:ascii="Courier New" w:hAnsi="Courier New"/>
            <w:sz w:val="24"/>
          </w:rPr>
          <w:t>PositionDecrease</w:t>
        </w:r>
        <w:r>
          <w:rPr>
            <w:rFonts w:ascii="Courier New" w:hAnsi="Courier New"/>
            <w:spacing w:val="-38"/>
            <w:sz w:val="24"/>
          </w:rPr>
          <w:t xml:space="preserve"> </w:t>
        </w:r>
        <w:r>
          <w:rPr>
            <w:sz w:val="24"/>
          </w:rPr>
          <w:t>close</w:t>
        </w:r>
        <w:r>
          <w:rPr>
            <w:spacing w:val="19"/>
            <w:sz w:val="24"/>
          </w:rPr>
          <w:t xml:space="preserve"> </w:t>
        </w:r>
        <w:r>
          <w:rPr>
            <w:sz w:val="24"/>
          </w:rPr>
          <w:t>counts</w:t>
        </w:r>
        <w:r>
          <w:rPr>
            <w:spacing w:val="19"/>
            <w:sz w:val="24"/>
          </w:rPr>
          <w:t xml:space="preserve"> </w:t>
        </w:r>
        <w:r>
          <w:rPr>
            <w:sz w:val="24"/>
          </w:rPr>
          <w:t>per</w:t>
        </w:r>
        <w:r>
          <w:rPr>
            <w:spacing w:val="19"/>
            <w:sz w:val="24"/>
          </w:rPr>
          <w:t xml:space="preserve"> </w:t>
        </w:r>
        <w:r>
          <w:rPr>
            <w:sz w:val="24"/>
          </w:rPr>
          <w:t>wallet</w:t>
        </w:r>
        <w:r>
          <w:rPr>
            <w:spacing w:val="19"/>
            <w:sz w:val="24"/>
          </w:rPr>
          <w:t xml:space="preserve"> </w:t>
        </w:r>
        <w:r>
          <w:rPr>
            <w:sz w:val="24"/>
          </w:rPr>
          <w:t>in</w:t>
        </w:r>
        <w:r>
          <w:rPr>
            <w:spacing w:val="19"/>
            <w:sz w:val="24"/>
          </w:rPr>
          <w:t xml:space="preserve"> </w:t>
        </w:r>
        <w:r>
          <w:rPr>
            <w:sz w:val="24"/>
          </w:rPr>
          <w:t>the</w:t>
        </w:r>
      </w:hyperlink>
      <w:r>
        <w:rPr>
          <w:sz w:val="24"/>
        </w:rPr>
        <w:t xml:space="preserve"> </w:t>
      </w:r>
      <w:hyperlink w:anchor="_bookmark87" w:history="1">
        <w:r>
          <w:rPr>
            <w:sz w:val="24"/>
          </w:rPr>
          <w:t>matched</w:t>
        </w:r>
        <w:r>
          <w:rPr>
            <w:spacing w:val="15"/>
            <w:sz w:val="24"/>
          </w:rPr>
          <w:t xml:space="preserve"> </w:t>
        </w:r>
        <w:r>
          <w:rPr>
            <w:sz w:val="24"/>
          </w:rPr>
          <w:t>cohort</w:t>
        </w:r>
        <w:r>
          <w:rPr>
            <w:spacing w:val="15"/>
            <w:sz w:val="24"/>
          </w:rPr>
          <w:t xml:space="preserve"> </w:t>
        </w:r>
        <w:r>
          <w:rPr>
            <w:sz w:val="24"/>
          </w:rPr>
          <w:t>(</w:t>
        </w:r>
        <w:r>
          <w:rPr>
            <w:i/>
            <w:sz w:val="24"/>
          </w:rPr>
          <w:t>n</w:t>
        </w:r>
        <w:r>
          <w:rPr>
            <w:i/>
            <w:spacing w:val="38"/>
            <w:w w:val="105"/>
            <w:sz w:val="24"/>
          </w:rPr>
          <w:t xml:space="preserve"> </w:t>
        </w:r>
        <w:r>
          <w:rPr>
            <w:w w:val="105"/>
            <w:sz w:val="24"/>
          </w:rPr>
          <w:t>=</w:t>
        </w:r>
        <w:r>
          <w:rPr>
            <w:spacing w:val="38"/>
            <w:w w:val="105"/>
            <w:sz w:val="24"/>
          </w:rPr>
          <w:t xml:space="preserve"> </w:t>
        </w:r>
        <w:r>
          <w:rPr>
            <w:sz w:val="24"/>
          </w:rPr>
          <w:t>5</w:t>
        </w:r>
        <w:r>
          <w:rPr>
            <w:i/>
            <w:sz w:val="24"/>
          </w:rPr>
          <w:t>,</w:t>
        </w:r>
        <w:r>
          <w:rPr>
            <w:sz w:val="24"/>
          </w:rPr>
          <w:t>521).</w:t>
        </w:r>
        <w:r>
          <w:rPr>
            <w:spacing w:val="67"/>
            <w:sz w:val="24"/>
          </w:rPr>
          <w:t xml:space="preserve"> </w:t>
        </w:r>
        <w:r>
          <w:rPr>
            <w:sz w:val="24"/>
          </w:rPr>
          <w:t>The</w:t>
        </w:r>
        <w:r>
          <w:rPr>
            <w:spacing w:val="15"/>
            <w:sz w:val="24"/>
          </w:rPr>
          <w:t xml:space="preserve"> </w:t>
        </w:r>
        <w:r>
          <w:rPr>
            <w:sz w:val="24"/>
          </w:rPr>
          <w:t>cohort</w:t>
        </w:r>
        <w:r>
          <w:rPr>
            <w:spacing w:val="15"/>
            <w:sz w:val="24"/>
          </w:rPr>
          <w:t xml:space="preserve"> </w:t>
        </w:r>
        <w:r>
          <w:rPr>
            <w:sz w:val="24"/>
          </w:rPr>
          <w:t>filter</w:t>
        </w:r>
        <w:r>
          <w:rPr>
            <w:spacing w:val="15"/>
            <w:sz w:val="24"/>
          </w:rPr>
          <w:t xml:space="preserve"> </w:t>
        </w:r>
        <w:r>
          <w:rPr>
            <w:sz w:val="24"/>
          </w:rPr>
          <w:t>requires</w:t>
        </w:r>
        <w:r>
          <w:rPr>
            <w:spacing w:val="15"/>
            <w:sz w:val="24"/>
          </w:rPr>
          <w:t xml:space="preserve"> </w:t>
        </w:r>
        <w:r>
          <w:rPr>
            <w:sz w:val="24"/>
          </w:rPr>
          <w:t>at</w:t>
        </w:r>
        <w:r>
          <w:rPr>
            <w:spacing w:val="15"/>
            <w:sz w:val="24"/>
          </w:rPr>
          <w:t xml:space="preserve"> </w:t>
        </w:r>
        <w:r>
          <w:rPr>
            <w:sz w:val="24"/>
          </w:rPr>
          <w:t>least</w:t>
        </w:r>
        <w:r>
          <w:rPr>
            <w:spacing w:val="15"/>
            <w:sz w:val="24"/>
          </w:rPr>
          <w:t xml:space="preserve"> </w:t>
        </w:r>
        <w:r>
          <w:rPr>
            <w:sz w:val="24"/>
          </w:rPr>
          <w:t>three</w:t>
        </w:r>
        <w:r>
          <w:rPr>
            <w:spacing w:val="15"/>
            <w:sz w:val="24"/>
          </w:rPr>
          <w:t xml:space="preserve"> </w:t>
        </w:r>
        <w:r>
          <w:rPr>
            <w:sz w:val="24"/>
          </w:rPr>
          <w:t>closes;</w:t>
        </w:r>
        <w:r>
          <w:rPr>
            <w:spacing w:val="23"/>
            <w:sz w:val="24"/>
          </w:rPr>
          <w:t xml:space="preserve"> </w:t>
        </w:r>
        <w:r>
          <w:rPr>
            <w:sz w:val="24"/>
          </w:rPr>
          <w:t>the</w:t>
        </w:r>
      </w:hyperlink>
    </w:p>
    <w:p w14:paraId="00DC1B93" w14:textId="77777777" w:rsidR="00350CFB" w:rsidRDefault="0071403D">
      <w:pPr>
        <w:pStyle w:val="BodyText"/>
        <w:tabs>
          <w:tab w:val="left" w:leader="dot" w:pos="9399"/>
        </w:tabs>
        <w:spacing w:before="42"/>
        <w:ind w:left="1190"/>
      </w:pPr>
      <w:hyperlink w:anchor="_bookmark87" w:history="1">
        <w:r>
          <w:t>long</w:t>
        </w:r>
        <w:r>
          <w:rPr>
            <w:spacing w:val="-7"/>
          </w:rPr>
          <w:t xml:space="preserve"> </w:t>
        </w:r>
        <w:r>
          <w:t>right</w:t>
        </w:r>
        <w:r>
          <w:rPr>
            <w:spacing w:val="-6"/>
          </w:rPr>
          <w:t xml:space="preserve"> </w:t>
        </w:r>
        <w:r>
          <w:t>tail</w:t>
        </w:r>
        <w:r>
          <w:rPr>
            <w:spacing w:val="-7"/>
          </w:rPr>
          <w:t xml:space="preserve"> </w:t>
        </w:r>
        <w:r>
          <w:t>reflects</w:t>
        </w:r>
        <w:r>
          <w:rPr>
            <w:spacing w:val="-6"/>
          </w:rPr>
          <w:t xml:space="preserve"> </w:t>
        </w:r>
        <w:r>
          <w:t>a</w:t>
        </w:r>
        <w:r>
          <w:rPr>
            <w:spacing w:val="-7"/>
          </w:rPr>
          <w:t xml:space="preserve"> </w:t>
        </w:r>
        <w:r>
          <w:t>minority</w:t>
        </w:r>
        <w:r>
          <w:rPr>
            <w:spacing w:val="-6"/>
          </w:rPr>
          <w:t xml:space="preserve"> </w:t>
        </w:r>
        <w:r>
          <w:t>of</w:t>
        </w:r>
        <w:r>
          <w:rPr>
            <w:spacing w:val="-7"/>
          </w:rPr>
          <w:t xml:space="preserve"> </w:t>
        </w:r>
        <w:r>
          <w:t>highly</w:t>
        </w:r>
        <w:r>
          <w:rPr>
            <w:spacing w:val="-6"/>
          </w:rPr>
          <w:t xml:space="preserve"> </w:t>
        </w:r>
        <w:r>
          <w:t>active</w:t>
        </w:r>
        <w:r>
          <w:rPr>
            <w:spacing w:val="-7"/>
          </w:rPr>
          <w:t xml:space="preserve"> </w:t>
        </w:r>
        <w:r>
          <w:rPr>
            <w:spacing w:val="-2"/>
          </w:rPr>
          <w:t>traders.</w:t>
        </w:r>
      </w:hyperlink>
      <w:r>
        <w:tab/>
      </w:r>
      <w:r>
        <w:rPr>
          <w:spacing w:val="-5"/>
        </w:rPr>
        <w:t>72</w:t>
      </w:r>
    </w:p>
    <w:p w14:paraId="00DC1B94" w14:textId="77777777" w:rsidR="00350CFB" w:rsidRDefault="0071403D">
      <w:pPr>
        <w:pStyle w:val="ListParagraph"/>
        <w:numPr>
          <w:ilvl w:val="1"/>
          <w:numId w:val="29"/>
        </w:numPr>
        <w:tabs>
          <w:tab w:val="left" w:pos="1184"/>
          <w:tab w:val="left" w:pos="1190"/>
        </w:tabs>
        <w:spacing w:before="195" w:line="396" w:lineRule="auto"/>
        <w:ind w:left="1184" w:right="564" w:hanging="544"/>
        <w:rPr>
          <w:sz w:val="24"/>
        </w:rPr>
      </w:pPr>
      <w:hyperlink w:anchor="_bookmark88" w:history="1">
        <w:r>
          <w:rPr>
            <w:sz w:val="24"/>
          </w:rPr>
          <w:t>Distribution</w:t>
        </w:r>
        <w:r>
          <w:rPr>
            <w:spacing w:val="36"/>
            <w:sz w:val="24"/>
          </w:rPr>
          <w:t xml:space="preserve"> </w:t>
        </w:r>
        <w:r>
          <w:rPr>
            <w:sz w:val="24"/>
          </w:rPr>
          <w:t>of</w:t>
        </w:r>
        <w:r>
          <w:rPr>
            <w:spacing w:val="30"/>
            <w:sz w:val="24"/>
          </w:rPr>
          <w:t xml:space="preserve"> </w:t>
        </w:r>
        <w:r>
          <w:rPr>
            <w:sz w:val="24"/>
          </w:rPr>
          <w:t>GMX</w:t>
        </w:r>
        <w:r>
          <w:rPr>
            <w:spacing w:val="29"/>
            <w:sz w:val="24"/>
          </w:rPr>
          <w:t xml:space="preserve"> </w:t>
        </w:r>
        <w:r>
          <w:rPr>
            <w:sz w:val="24"/>
          </w:rPr>
          <w:t>realized</w:t>
        </w:r>
        <w:r>
          <w:rPr>
            <w:spacing w:val="29"/>
            <w:sz w:val="24"/>
          </w:rPr>
          <w:t xml:space="preserve"> </w:t>
        </w:r>
        <w:r>
          <w:rPr>
            <w:sz w:val="24"/>
          </w:rPr>
          <w:t>PnL</w:t>
        </w:r>
        <w:r>
          <w:rPr>
            <w:spacing w:val="30"/>
            <w:sz w:val="24"/>
          </w:rPr>
          <w:t xml:space="preserve"> </w:t>
        </w:r>
        <w:r>
          <w:rPr>
            <w:sz w:val="24"/>
          </w:rPr>
          <w:t>summaries</w:t>
        </w:r>
        <w:r>
          <w:rPr>
            <w:spacing w:val="29"/>
            <w:sz w:val="24"/>
          </w:rPr>
          <w:t xml:space="preserve"> </w:t>
        </w:r>
        <w:r>
          <w:rPr>
            <w:sz w:val="24"/>
          </w:rPr>
          <w:t>in</w:t>
        </w:r>
        <w:r>
          <w:rPr>
            <w:spacing w:val="30"/>
            <w:sz w:val="24"/>
          </w:rPr>
          <w:t xml:space="preserve"> </w:t>
        </w:r>
        <w:r>
          <w:rPr>
            <w:sz w:val="24"/>
          </w:rPr>
          <w:t>the</w:t>
        </w:r>
        <w:r>
          <w:rPr>
            <w:spacing w:val="29"/>
            <w:sz w:val="24"/>
          </w:rPr>
          <w:t xml:space="preserve"> </w:t>
        </w:r>
        <w:r>
          <w:rPr>
            <w:sz w:val="24"/>
          </w:rPr>
          <w:t>matched</w:t>
        </w:r>
        <w:r>
          <w:rPr>
            <w:spacing w:val="30"/>
            <w:sz w:val="24"/>
          </w:rPr>
          <w:t xml:space="preserve"> </w:t>
        </w:r>
        <w:r>
          <w:rPr>
            <w:sz w:val="24"/>
          </w:rPr>
          <w:t>cohort.</w:t>
        </w:r>
        <w:r>
          <w:rPr>
            <w:spacing w:val="64"/>
            <w:sz w:val="24"/>
          </w:rPr>
          <w:t xml:space="preserve">  </w:t>
        </w:r>
        <w:r>
          <w:rPr>
            <w:sz w:val="24"/>
          </w:rPr>
          <w:t>Heteroge-</w:t>
        </w:r>
      </w:hyperlink>
      <w:hyperlink w:anchor="_bookmark88" w:history="1">
        <w:r>
          <w:rPr>
            <w:sz w:val="24"/>
          </w:rPr>
          <w:t>neous profit and loss outcomes motivate treating trading-success proxies as one</w:t>
        </w:r>
      </w:hyperlink>
      <w:r>
        <w:rPr>
          <w:sz w:val="24"/>
        </w:rPr>
        <w:t xml:space="preserve"> </w:t>
      </w:r>
      <w:hyperlink w:anchor="_bookmark88" w:history="1">
        <w:r>
          <w:rPr>
            <w:sz w:val="24"/>
          </w:rPr>
          <w:t>validation</w:t>
        </w:r>
        <w:r>
          <w:rPr>
            <w:spacing w:val="-11"/>
            <w:sz w:val="24"/>
          </w:rPr>
          <w:t xml:space="preserve"> </w:t>
        </w:r>
        <w:r>
          <w:rPr>
            <w:sz w:val="24"/>
          </w:rPr>
          <w:t>axis</w:t>
        </w:r>
        <w:r>
          <w:rPr>
            <w:spacing w:val="-11"/>
            <w:sz w:val="24"/>
          </w:rPr>
          <w:t xml:space="preserve"> </w:t>
        </w:r>
        <w:r>
          <w:rPr>
            <w:sz w:val="24"/>
          </w:rPr>
          <w:t>among</w:t>
        </w:r>
        <w:r>
          <w:rPr>
            <w:spacing w:val="-11"/>
            <w:sz w:val="24"/>
          </w:rPr>
          <w:t xml:space="preserve"> </w:t>
        </w:r>
        <w:r>
          <w:rPr>
            <w:sz w:val="24"/>
          </w:rPr>
          <w:t>several,</w:t>
        </w:r>
        <w:r>
          <w:rPr>
            <w:spacing w:val="-9"/>
            <w:sz w:val="24"/>
          </w:rPr>
          <w:t xml:space="preserve"> </w:t>
        </w:r>
        <w:r>
          <w:rPr>
            <w:sz w:val="24"/>
          </w:rPr>
          <w:t>rather</w:t>
        </w:r>
        <w:r>
          <w:rPr>
            <w:spacing w:val="-11"/>
            <w:sz w:val="24"/>
          </w:rPr>
          <w:t xml:space="preserve"> </w:t>
        </w:r>
        <w:r>
          <w:rPr>
            <w:sz w:val="24"/>
          </w:rPr>
          <w:t>than</w:t>
        </w:r>
        <w:r>
          <w:rPr>
            <w:spacing w:val="-11"/>
            <w:sz w:val="24"/>
          </w:rPr>
          <w:t xml:space="preserve"> </w:t>
        </w:r>
        <w:r>
          <w:rPr>
            <w:sz w:val="24"/>
          </w:rPr>
          <w:t>as</w:t>
        </w:r>
        <w:r>
          <w:rPr>
            <w:spacing w:val="-11"/>
            <w:sz w:val="24"/>
          </w:rPr>
          <w:t xml:space="preserve"> </w:t>
        </w:r>
        <w:r>
          <w:rPr>
            <w:sz w:val="24"/>
          </w:rPr>
          <w:t>a</w:t>
        </w:r>
        <w:r>
          <w:rPr>
            <w:spacing w:val="-11"/>
            <w:sz w:val="24"/>
          </w:rPr>
          <w:t xml:space="preserve"> </w:t>
        </w:r>
        <w:r>
          <w:rPr>
            <w:sz w:val="24"/>
          </w:rPr>
          <w:t>sole</w:t>
        </w:r>
        <w:r>
          <w:rPr>
            <w:spacing w:val="-11"/>
            <w:sz w:val="24"/>
          </w:rPr>
          <w:t xml:space="preserve"> </w:t>
        </w:r>
        <w:r>
          <w:rPr>
            <w:sz w:val="24"/>
          </w:rPr>
          <w:t>ground</w:t>
        </w:r>
        <w:r>
          <w:rPr>
            <w:spacing w:val="-11"/>
            <w:sz w:val="24"/>
          </w:rPr>
          <w:t xml:space="preserve"> </w:t>
        </w:r>
        <w:r>
          <w:rPr>
            <w:sz w:val="24"/>
          </w:rPr>
          <w:t>truth</w:t>
        </w:r>
        <w:r>
          <w:rPr>
            <w:spacing w:val="-11"/>
            <w:sz w:val="24"/>
          </w:rPr>
          <w:t xml:space="preserve"> </w:t>
        </w:r>
        <w:r>
          <w:rPr>
            <w:sz w:val="24"/>
          </w:rPr>
          <w:t>for</w:t>
        </w:r>
        <w:r>
          <w:rPr>
            <w:spacing w:val="-11"/>
            <w:sz w:val="24"/>
          </w:rPr>
          <w:t xml:space="preserve"> </w:t>
        </w:r>
        <w:r>
          <w:rPr>
            <w:sz w:val="24"/>
          </w:rPr>
          <w:t>social</w:t>
        </w:r>
        <w:r>
          <w:rPr>
            <w:spacing w:val="-11"/>
            <w:sz w:val="24"/>
          </w:rPr>
          <w:t xml:space="preserve"> </w:t>
        </w:r>
        <w:r>
          <w:rPr>
            <w:sz w:val="24"/>
          </w:rPr>
          <w:t>reputation.</w:t>
        </w:r>
      </w:hyperlink>
      <w:r>
        <w:rPr>
          <w:spacing w:val="62"/>
          <w:sz w:val="24"/>
        </w:rPr>
        <w:t xml:space="preserve"> </w:t>
      </w:r>
      <w:r>
        <w:rPr>
          <w:sz w:val="24"/>
        </w:rPr>
        <w:t>73</w:t>
      </w:r>
    </w:p>
    <w:p w14:paraId="00DC1B95" w14:textId="77777777" w:rsidR="00350CFB" w:rsidRDefault="00350CFB">
      <w:pPr>
        <w:pStyle w:val="ListParagraph"/>
        <w:spacing w:line="396" w:lineRule="auto"/>
        <w:rPr>
          <w:sz w:val="24"/>
        </w:rPr>
        <w:sectPr w:rsidR="00350CFB">
          <w:pgSz w:w="11910" w:h="16840"/>
          <w:pgMar w:top="1740" w:right="708" w:bottom="2300" w:left="992" w:header="0" w:footer="2115" w:gutter="0"/>
          <w:cols w:space="720"/>
        </w:sectPr>
      </w:pPr>
    </w:p>
    <w:p w14:paraId="00DC1B96" w14:textId="77777777" w:rsidR="00350CFB" w:rsidRDefault="0071403D">
      <w:pPr>
        <w:pStyle w:val="ListParagraph"/>
        <w:numPr>
          <w:ilvl w:val="1"/>
          <w:numId w:val="29"/>
        </w:numPr>
        <w:tabs>
          <w:tab w:val="left" w:pos="1190"/>
        </w:tabs>
        <w:spacing w:before="72" w:line="396" w:lineRule="auto"/>
        <w:ind w:right="1135"/>
        <w:jc w:val="both"/>
        <w:rPr>
          <w:sz w:val="24"/>
        </w:rPr>
      </w:pPr>
      <w:hyperlink w:anchor="_bookmark89" w:history="1">
        <w:r>
          <w:rPr>
            <w:sz w:val="24"/>
          </w:rPr>
          <w:t>Distribution of GMX close success rates in the matched cohort.</w:t>
        </w:r>
        <w:r>
          <w:rPr>
            <w:spacing w:val="35"/>
            <w:sz w:val="24"/>
          </w:rPr>
          <w:t xml:space="preserve"> </w:t>
        </w:r>
        <w:r>
          <w:rPr>
            <w:sz w:val="24"/>
          </w:rPr>
          <w:t>Concentration of</w:t>
        </w:r>
      </w:hyperlink>
      <w:r>
        <w:rPr>
          <w:sz w:val="24"/>
        </w:rPr>
        <w:t xml:space="preserve"> </w:t>
      </w:r>
      <w:hyperlink w:anchor="_bookmark89" w:history="1">
        <w:r>
          <w:rPr>
            <w:sz w:val="24"/>
          </w:rPr>
          <w:t>rates reduces the discriminative power of rate-based trading-success proxies rela-</w:t>
        </w:r>
      </w:hyperlink>
    </w:p>
    <w:p w14:paraId="00DC1B97" w14:textId="77777777" w:rsidR="00350CFB" w:rsidRDefault="0071403D">
      <w:pPr>
        <w:pStyle w:val="BodyText"/>
        <w:tabs>
          <w:tab w:val="left" w:leader="dot" w:pos="9399"/>
        </w:tabs>
        <w:spacing w:before="2"/>
        <w:ind w:left="1190"/>
        <w:jc w:val="both"/>
      </w:pPr>
      <w:hyperlink w:anchor="_bookmark89" w:history="1">
        <w:r>
          <w:t>tive</w:t>
        </w:r>
        <w:r>
          <w:rPr>
            <w:spacing w:val="-7"/>
          </w:rPr>
          <w:t xml:space="preserve"> </w:t>
        </w:r>
        <w:r>
          <w:t>to</w:t>
        </w:r>
        <w:r>
          <w:rPr>
            <w:spacing w:val="-6"/>
          </w:rPr>
          <w:t xml:space="preserve"> </w:t>
        </w:r>
        <w:r>
          <w:t>count-</w:t>
        </w:r>
        <w:r>
          <w:rPr>
            <w:spacing w:val="-6"/>
          </w:rPr>
          <w:t xml:space="preserve"> </w:t>
        </w:r>
        <w:r>
          <w:t>or</w:t>
        </w:r>
        <w:r>
          <w:rPr>
            <w:spacing w:val="-6"/>
          </w:rPr>
          <w:t xml:space="preserve"> </w:t>
        </w:r>
        <w:r>
          <w:t>value-based</w:t>
        </w:r>
        <w:r>
          <w:rPr>
            <w:spacing w:val="-6"/>
          </w:rPr>
          <w:t xml:space="preserve"> </w:t>
        </w:r>
        <w:r>
          <w:rPr>
            <w:spacing w:val="-2"/>
          </w:rPr>
          <w:t>proxies.</w:t>
        </w:r>
      </w:hyperlink>
      <w:r>
        <w:tab/>
      </w:r>
      <w:r>
        <w:rPr>
          <w:spacing w:val="-5"/>
        </w:rPr>
        <w:t>74</w:t>
      </w:r>
    </w:p>
    <w:p w14:paraId="00DC1B98" w14:textId="77777777" w:rsidR="00350CFB" w:rsidRDefault="0071403D">
      <w:pPr>
        <w:pStyle w:val="ListParagraph"/>
        <w:numPr>
          <w:ilvl w:val="1"/>
          <w:numId w:val="29"/>
        </w:numPr>
        <w:tabs>
          <w:tab w:val="left" w:pos="1190"/>
        </w:tabs>
        <w:spacing w:before="54" w:line="456" w:lineRule="exact"/>
        <w:ind w:right="1173"/>
        <w:jc w:val="both"/>
        <w:rPr>
          <w:sz w:val="24"/>
        </w:rPr>
      </w:pPr>
      <w:hyperlink w:anchor="_bookmark94" w:history="1">
        <w:r>
          <w:rPr>
            <w:sz w:val="24"/>
          </w:rPr>
          <w:t>PageRank</w:t>
        </w:r>
        <w:r>
          <w:rPr>
            <w:spacing w:val="-15"/>
            <w:sz w:val="24"/>
          </w:rPr>
          <w:t xml:space="preserve"> </w:t>
        </w:r>
        <w:r>
          <w:rPr>
            <w:sz w:val="24"/>
          </w:rPr>
          <w:t>wall-clock</w:t>
        </w:r>
        <w:r>
          <w:rPr>
            <w:spacing w:val="-15"/>
            <w:sz w:val="24"/>
          </w:rPr>
          <w:t xml:space="preserve"> </w:t>
        </w:r>
        <w:r>
          <w:rPr>
            <w:sz w:val="24"/>
          </w:rPr>
          <w:t>runtime</w:t>
        </w:r>
        <w:r>
          <w:rPr>
            <w:spacing w:val="-15"/>
            <w:sz w:val="24"/>
          </w:rPr>
          <w:t xml:space="preserve"> </w:t>
        </w:r>
        <w:r>
          <w:rPr>
            <w:sz w:val="24"/>
          </w:rPr>
          <w:t>versus</w:t>
        </w:r>
        <w:r>
          <w:rPr>
            <w:spacing w:val="-15"/>
            <w:sz w:val="24"/>
          </w:rPr>
          <w:t xml:space="preserve"> </w:t>
        </w:r>
        <w:r>
          <w:rPr>
            <w:sz w:val="24"/>
          </w:rPr>
          <w:t>cohort</w:t>
        </w:r>
        <w:r>
          <w:rPr>
            <w:spacing w:val="-15"/>
            <w:sz w:val="24"/>
          </w:rPr>
          <w:t xml:space="preserve"> </w:t>
        </w:r>
        <w:r>
          <w:rPr>
            <w:sz w:val="24"/>
          </w:rPr>
          <w:t>size</w:t>
        </w:r>
        <w:r>
          <w:rPr>
            <w:spacing w:val="-15"/>
            <w:sz w:val="24"/>
          </w:rPr>
          <w:t xml:space="preserve"> </w:t>
        </w:r>
        <w:r>
          <w:rPr>
            <w:sz w:val="24"/>
          </w:rPr>
          <w:t>(log</w:t>
        </w:r>
        <w:r>
          <w:rPr>
            <w:spacing w:val="-15"/>
            <w:sz w:val="24"/>
          </w:rPr>
          <w:t xml:space="preserve"> </w:t>
        </w:r>
        <w:r>
          <w:rPr>
            <w:i/>
            <w:sz w:val="24"/>
          </w:rPr>
          <w:t>x</w:t>
        </w:r>
        <w:r>
          <w:rPr>
            <w:sz w:val="24"/>
          </w:rPr>
          <w:t>-axis).</w:t>
        </w:r>
        <w:r>
          <w:rPr>
            <w:spacing w:val="-15"/>
            <w:sz w:val="24"/>
          </w:rPr>
          <w:t xml:space="preserve"> </w:t>
        </w:r>
        <w:r>
          <w:rPr>
            <w:sz w:val="24"/>
          </w:rPr>
          <w:t>Solid</w:t>
        </w:r>
        <w:r>
          <w:rPr>
            <w:spacing w:val="-15"/>
            <w:sz w:val="24"/>
          </w:rPr>
          <w:t xml:space="preserve"> </w:t>
        </w:r>
        <w:r>
          <w:rPr>
            <w:sz w:val="24"/>
          </w:rPr>
          <w:t>lines:</w:t>
        </w:r>
        <w:r>
          <w:rPr>
            <w:spacing w:val="3"/>
            <w:sz w:val="24"/>
          </w:rPr>
          <w:t xml:space="preserve"> </w:t>
        </w:r>
        <w:r>
          <w:rPr>
            <w:sz w:val="24"/>
          </w:rPr>
          <w:t>in-cohort</w:t>
        </w:r>
      </w:hyperlink>
      <w:r>
        <w:rPr>
          <w:sz w:val="24"/>
        </w:rPr>
        <w:t xml:space="preserve"> </w:t>
      </w:r>
      <w:hyperlink w:anchor="_bookmark94" w:history="1">
        <w:r>
          <w:rPr>
            <w:sz w:val="24"/>
          </w:rPr>
          <w:t>scaling</w:t>
        </w:r>
        <w:r>
          <w:rPr>
            <w:spacing w:val="-1"/>
            <w:sz w:val="24"/>
          </w:rPr>
          <w:t xml:space="preserve"> </w:t>
        </w:r>
        <w:r>
          <w:rPr>
            <w:sz w:val="24"/>
          </w:rPr>
          <w:t>on</w:t>
        </w:r>
        <w:r>
          <w:rPr>
            <w:spacing w:val="-1"/>
            <w:sz w:val="24"/>
          </w:rPr>
          <w:t xml:space="preserve"> </w:t>
        </w:r>
        <w:r>
          <w:rPr>
            <w:sz w:val="24"/>
          </w:rPr>
          <w:t>the</w:t>
        </w:r>
        <w:r>
          <w:rPr>
            <w:spacing w:val="-1"/>
            <w:sz w:val="24"/>
          </w:rPr>
          <w:t xml:space="preserve"> </w:t>
        </w:r>
        <w:r>
          <w:rPr>
            <w:sz w:val="24"/>
          </w:rPr>
          <w:t>matched</w:t>
        </w:r>
        <w:r>
          <w:rPr>
            <w:spacing w:val="-1"/>
            <w:sz w:val="24"/>
          </w:rPr>
          <w:t xml:space="preserve"> </w:t>
        </w:r>
        <w:r>
          <w:rPr>
            <w:sz w:val="24"/>
          </w:rPr>
          <w:t>GMX</w:t>
        </w:r>
        <w:r>
          <w:rPr>
            <w:spacing w:val="-1"/>
            <w:sz w:val="24"/>
          </w:rPr>
          <w:t xml:space="preserve"> </w:t>
        </w:r>
        <w:r>
          <w:rPr>
            <w:sz w:val="24"/>
          </w:rPr>
          <w:t>sample</w:t>
        </w:r>
        <w:r>
          <w:rPr>
            <w:spacing w:val="-1"/>
            <w:sz w:val="24"/>
          </w:rPr>
          <w:t xml:space="preserve"> </w:t>
        </w:r>
        <w:r>
          <w:rPr>
            <w:sz w:val="24"/>
          </w:rPr>
          <w:t>(</w:t>
        </w:r>
        <w:r>
          <w:rPr>
            <w:i/>
            <w:sz w:val="24"/>
          </w:rPr>
          <w:t xml:space="preserve">n </w:t>
        </w:r>
        <w:r>
          <w:rPr>
            <w:rFonts w:ascii="Arial Unicode MS" w:hAnsi="Arial Unicode MS"/>
            <w:sz w:val="24"/>
          </w:rPr>
          <w:t xml:space="preserve">≤ </w:t>
        </w:r>
        <w:r>
          <w:rPr>
            <w:sz w:val="24"/>
          </w:rPr>
          <w:t>5</w:t>
        </w:r>
        <w:r>
          <w:rPr>
            <w:i/>
            <w:sz w:val="24"/>
          </w:rPr>
          <w:t>,</w:t>
        </w:r>
        <w:r>
          <w:rPr>
            <w:sz w:val="24"/>
          </w:rPr>
          <w:t>521). Dashed lines: expanded wallet</w:t>
        </w:r>
      </w:hyperlink>
      <w:r>
        <w:rPr>
          <w:sz w:val="24"/>
        </w:rPr>
        <w:t xml:space="preserve"> </w:t>
      </w:r>
      <w:hyperlink w:anchor="_bookmark94" w:history="1">
        <w:r>
          <w:rPr>
            <w:sz w:val="24"/>
          </w:rPr>
          <w:t>pool</w:t>
        </w:r>
        <w:r>
          <w:rPr>
            <w:spacing w:val="-1"/>
            <w:sz w:val="24"/>
          </w:rPr>
          <w:t xml:space="preserve"> </w:t>
        </w:r>
        <w:r>
          <w:rPr>
            <w:sz w:val="24"/>
          </w:rPr>
          <w:t>(</w:t>
        </w:r>
        <w:r>
          <w:rPr>
            <w:i/>
            <w:sz w:val="24"/>
          </w:rPr>
          <w:t>N</w:t>
        </w:r>
        <w:r>
          <w:rPr>
            <w:i/>
            <w:spacing w:val="35"/>
            <w:sz w:val="24"/>
          </w:rPr>
          <w:t xml:space="preserve"> </w:t>
        </w:r>
        <w:r>
          <w:rPr>
            <w:sz w:val="24"/>
          </w:rPr>
          <w:t>= 31</w:t>
        </w:r>
        <w:r>
          <w:rPr>
            <w:i/>
            <w:sz w:val="24"/>
          </w:rPr>
          <w:t>,</w:t>
        </w:r>
        <w:r>
          <w:rPr>
            <w:sz w:val="24"/>
          </w:rPr>
          <w:t>612). EndorseRank</w:t>
        </w:r>
        <w:r>
          <w:rPr>
            <w:spacing w:val="-1"/>
            <w:sz w:val="24"/>
          </w:rPr>
          <w:t xml:space="preserve"> </w:t>
        </w:r>
        <w:r>
          <w:rPr>
            <w:sz w:val="24"/>
          </w:rPr>
          <w:t>remains</w:t>
        </w:r>
        <w:r>
          <w:rPr>
            <w:spacing w:val="-1"/>
            <w:sz w:val="24"/>
          </w:rPr>
          <w:t xml:space="preserve"> </w:t>
        </w:r>
        <w:r>
          <w:rPr>
            <w:sz w:val="24"/>
          </w:rPr>
          <w:t>approximately</w:t>
        </w:r>
        <w:r>
          <w:rPr>
            <w:spacing w:val="-1"/>
            <w:sz w:val="24"/>
          </w:rPr>
          <w:t xml:space="preserve"> </w:t>
        </w:r>
        <w:r>
          <w:rPr>
            <w:sz w:val="24"/>
          </w:rPr>
          <w:t>9–10</w:t>
        </w:r>
        <w:r>
          <w:rPr>
            <w:rFonts w:ascii="Arial Unicode MS" w:hAnsi="Arial Unicode MS"/>
            <w:sz w:val="24"/>
          </w:rPr>
          <w:t>×</w:t>
        </w:r>
        <w:r>
          <w:rPr>
            <w:rFonts w:ascii="Arial Unicode MS" w:hAnsi="Arial Unicode MS"/>
            <w:spacing w:val="-8"/>
            <w:sz w:val="24"/>
          </w:rPr>
          <w:t xml:space="preserve"> </w:t>
        </w:r>
        <w:r>
          <w:rPr>
            <w:sz w:val="24"/>
          </w:rPr>
          <w:t>faster</w:t>
        </w:r>
        <w:r>
          <w:rPr>
            <w:spacing w:val="-1"/>
            <w:sz w:val="24"/>
          </w:rPr>
          <w:t xml:space="preserve"> </w:t>
        </w:r>
        <w:r>
          <w:rPr>
            <w:sz w:val="24"/>
          </w:rPr>
          <w:t>than</w:t>
        </w:r>
        <w:r>
          <w:rPr>
            <w:spacing w:val="-1"/>
            <w:sz w:val="24"/>
          </w:rPr>
          <w:t xml:space="preserve"> </w:t>
        </w:r>
        <w:r>
          <w:rPr>
            <w:sz w:val="24"/>
          </w:rPr>
          <w:t>AWP</w:t>
        </w:r>
      </w:hyperlink>
    </w:p>
    <w:p w14:paraId="00DC1B99" w14:textId="77777777" w:rsidR="00350CFB" w:rsidRDefault="0071403D">
      <w:pPr>
        <w:pStyle w:val="BodyText"/>
        <w:tabs>
          <w:tab w:val="left" w:leader="dot" w:pos="9399"/>
        </w:tabs>
        <w:spacing w:before="62"/>
        <w:ind w:left="1190"/>
        <w:jc w:val="both"/>
      </w:pPr>
      <w:hyperlink w:anchor="_bookmark94" w:history="1">
        <w:r>
          <w:rPr>
            <w:w w:val="105"/>
          </w:rPr>
          <w:t>at</w:t>
        </w:r>
        <w:r>
          <w:rPr>
            <w:spacing w:val="-7"/>
            <w:w w:val="105"/>
          </w:rPr>
          <w:t xml:space="preserve"> </w:t>
        </w:r>
        <w:r>
          <w:rPr>
            <w:i/>
            <w:w w:val="105"/>
          </w:rPr>
          <w:t xml:space="preserve">n </w:t>
        </w:r>
        <w:r>
          <w:rPr>
            <w:w w:val="105"/>
          </w:rPr>
          <w:t>= 10</w:t>
        </w:r>
        <w:r>
          <w:rPr>
            <w:i/>
            <w:w w:val="105"/>
          </w:rPr>
          <w:t>,</w:t>
        </w:r>
        <w:r>
          <w:rPr>
            <w:w w:val="105"/>
          </w:rPr>
          <w:t>000</w:t>
        </w:r>
        <w:r>
          <w:rPr>
            <w:spacing w:val="-6"/>
            <w:w w:val="105"/>
          </w:rPr>
          <w:t xml:space="preserve"> </w:t>
        </w:r>
        <w:r>
          <w:rPr>
            <w:w w:val="105"/>
          </w:rPr>
          <w:t>(</w:t>
        </w:r>
        <w:r>
          <w:rPr>
            <w:rFonts w:ascii="Arial Unicode MS" w:hAnsi="Arial Unicode MS"/>
            <w:w w:val="105"/>
          </w:rPr>
          <w:t>≈</w:t>
        </w:r>
        <w:r>
          <w:rPr>
            <w:rFonts w:ascii="Arial Unicode MS" w:hAnsi="Arial Unicode MS"/>
            <w:spacing w:val="-7"/>
            <w:w w:val="105"/>
          </w:rPr>
          <w:t xml:space="preserve"> </w:t>
        </w:r>
        <w:r>
          <w:rPr>
            <w:w w:val="105"/>
          </w:rPr>
          <w:t>10</w:t>
        </w:r>
        <w:r>
          <w:rPr>
            <w:i/>
            <w:w w:val="105"/>
          </w:rPr>
          <w:t>.</w:t>
        </w:r>
        <w:r>
          <w:rPr>
            <w:w w:val="105"/>
          </w:rPr>
          <w:t>4</w:t>
        </w:r>
        <w:r>
          <w:rPr>
            <w:rFonts w:ascii="Arial Unicode MS" w:hAnsi="Arial Unicode MS"/>
            <w:w w:val="105"/>
          </w:rPr>
          <w:t>×</w:t>
        </w:r>
        <w:r>
          <w:rPr>
            <w:w w:val="105"/>
          </w:rPr>
          <w:t>)</w:t>
        </w:r>
        <w:r>
          <w:rPr>
            <w:spacing w:val="-7"/>
            <w:w w:val="105"/>
          </w:rPr>
          <w:t xml:space="preserve"> </w:t>
        </w:r>
        <w:r>
          <w:rPr>
            <w:w w:val="105"/>
          </w:rPr>
          <w:t>and</w:t>
        </w:r>
        <w:r>
          <w:rPr>
            <w:spacing w:val="-7"/>
            <w:w w:val="105"/>
          </w:rPr>
          <w:t xml:space="preserve"> </w:t>
        </w:r>
        <w:r>
          <w:rPr>
            <w:w w:val="105"/>
          </w:rPr>
          <w:t>at</w:t>
        </w:r>
        <w:r>
          <w:rPr>
            <w:spacing w:val="-6"/>
            <w:w w:val="105"/>
          </w:rPr>
          <w:t xml:space="preserve"> </w:t>
        </w:r>
        <w:r>
          <w:rPr>
            <w:w w:val="105"/>
          </w:rPr>
          <w:t>full</w:t>
        </w:r>
        <w:r>
          <w:rPr>
            <w:spacing w:val="-7"/>
            <w:w w:val="105"/>
          </w:rPr>
          <w:t xml:space="preserve"> </w:t>
        </w:r>
        <w:r>
          <w:rPr>
            <w:w w:val="105"/>
          </w:rPr>
          <w:t>pool</w:t>
        </w:r>
        <w:r>
          <w:rPr>
            <w:spacing w:val="-7"/>
            <w:w w:val="105"/>
          </w:rPr>
          <w:t xml:space="preserve"> </w:t>
        </w:r>
        <w:r>
          <w:rPr>
            <w:w w:val="105"/>
          </w:rPr>
          <w:t>size</w:t>
        </w:r>
        <w:r>
          <w:rPr>
            <w:spacing w:val="-6"/>
            <w:w w:val="105"/>
          </w:rPr>
          <w:t xml:space="preserve"> </w:t>
        </w:r>
        <w:r>
          <w:rPr>
            <w:w w:val="105"/>
          </w:rPr>
          <w:t>(</w:t>
        </w:r>
        <w:r>
          <w:rPr>
            <w:rFonts w:ascii="Arial Unicode MS" w:hAnsi="Arial Unicode MS"/>
            <w:w w:val="105"/>
          </w:rPr>
          <w:t>≈</w:t>
        </w:r>
        <w:r>
          <w:rPr>
            <w:rFonts w:ascii="Arial Unicode MS" w:hAnsi="Arial Unicode MS"/>
            <w:spacing w:val="-8"/>
            <w:w w:val="105"/>
          </w:rPr>
          <w:t xml:space="preserve"> </w:t>
        </w:r>
        <w:r>
          <w:rPr>
            <w:spacing w:val="-2"/>
            <w:w w:val="105"/>
          </w:rPr>
          <w:t>9</w:t>
        </w:r>
        <w:r>
          <w:rPr>
            <w:i/>
            <w:spacing w:val="-2"/>
            <w:w w:val="105"/>
          </w:rPr>
          <w:t>.</w:t>
        </w:r>
        <w:r>
          <w:rPr>
            <w:spacing w:val="-2"/>
            <w:w w:val="105"/>
          </w:rPr>
          <w:t>4</w:t>
        </w:r>
        <w:r>
          <w:rPr>
            <w:rFonts w:ascii="Arial Unicode MS" w:hAnsi="Arial Unicode MS"/>
            <w:spacing w:val="-2"/>
            <w:w w:val="105"/>
          </w:rPr>
          <w:t>×</w:t>
        </w:r>
        <w:r>
          <w:rPr>
            <w:spacing w:val="-2"/>
            <w:w w:val="105"/>
          </w:rPr>
          <w:t>).</w:t>
        </w:r>
      </w:hyperlink>
      <w:r>
        <w:tab/>
      </w:r>
      <w:r>
        <w:rPr>
          <w:spacing w:val="-5"/>
          <w:w w:val="105"/>
        </w:rPr>
        <w:t>78</w:t>
      </w:r>
    </w:p>
    <w:p w14:paraId="00DC1B9A" w14:textId="77777777" w:rsidR="00350CFB" w:rsidRDefault="0071403D">
      <w:pPr>
        <w:pStyle w:val="ListParagraph"/>
        <w:numPr>
          <w:ilvl w:val="1"/>
          <w:numId w:val="29"/>
        </w:numPr>
        <w:tabs>
          <w:tab w:val="left" w:pos="1190"/>
        </w:tabs>
        <w:spacing w:before="52"/>
        <w:ind w:hanging="549"/>
        <w:jc w:val="both"/>
        <w:rPr>
          <w:rFonts w:ascii="Arial Unicode MS" w:hAnsi="Arial Unicode MS"/>
          <w:sz w:val="24"/>
        </w:rPr>
      </w:pPr>
      <w:hyperlink w:anchor="_bookmark97" w:history="1">
        <w:r>
          <w:rPr>
            <w:sz w:val="24"/>
          </w:rPr>
          <w:t>Damping</w:t>
        </w:r>
        <w:r>
          <w:rPr>
            <w:spacing w:val="8"/>
            <w:sz w:val="24"/>
          </w:rPr>
          <w:t xml:space="preserve"> </w:t>
        </w:r>
        <w:r>
          <w:rPr>
            <w:sz w:val="24"/>
          </w:rPr>
          <w:t>sensitivity</w:t>
        </w:r>
        <w:r>
          <w:rPr>
            <w:spacing w:val="9"/>
            <w:sz w:val="24"/>
          </w:rPr>
          <w:t xml:space="preserve"> </w:t>
        </w:r>
        <w:r>
          <w:rPr>
            <w:sz w:val="24"/>
          </w:rPr>
          <w:t>of</w:t>
        </w:r>
        <w:r>
          <w:rPr>
            <w:spacing w:val="8"/>
            <w:sz w:val="24"/>
          </w:rPr>
          <w:t xml:space="preserve"> </w:t>
        </w:r>
        <w:r>
          <w:rPr>
            <w:sz w:val="24"/>
          </w:rPr>
          <w:t>mean</w:t>
        </w:r>
        <w:r>
          <w:rPr>
            <w:spacing w:val="9"/>
            <w:sz w:val="24"/>
          </w:rPr>
          <w:t xml:space="preserve"> </w:t>
        </w:r>
        <w:r>
          <w:rPr>
            <w:sz w:val="24"/>
          </w:rPr>
          <w:t>Kendall</w:t>
        </w:r>
        <w:r>
          <w:rPr>
            <w:spacing w:val="9"/>
            <w:sz w:val="24"/>
          </w:rPr>
          <w:t xml:space="preserve"> </w:t>
        </w:r>
        <w:r>
          <w:rPr>
            <w:i/>
            <w:sz w:val="24"/>
          </w:rPr>
          <w:t>τ</w:t>
        </w:r>
        <w:r>
          <w:rPr>
            <w:i/>
            <w:spacing w:val="34"/>
            <w:sz w:val="24"/>
          </w:rPr>
          <w:t xml:space="preserve"> </w:t>
        </w:r>
        <w:r>
          <w:rPr>
            <w:sz w:val="24"/>
          </w:rPr>
          <w:t>for</w:t>
        </w:r>
        <w:r>
          <w:rPr>
            <w:spacing w:val="8"/>
            <w:sz w:val="24"/>
          </w:rPr>
          <w:t xml:space="preserve"> </w:t>
        </w:r>
        <w:r>
          <w:rPr>
            <w:sz w:val="24"/>
          </w:rPr>
          <w:t>allowance</w:t>
        </w:r>
        <w:r>
          <w:rPr>
            <w:spacing w:val="9"/>
            <w:sz w:val="24"/>
          </w:rPr>
          <w:t xml:space="preserve"> </w:t>
        </w:r>
        <w:r>
          <w:rPr>
            <w:sz w:val="24"/>
          </w:rPr>
          <w:t>and</w:t>
        </w:r>
        <w:r>
          <w:rPr>
            <w:spacing w:val="8"/>
            <w:sz w:val="24"/>
          </w:rPr>
          <w:t xml:space="preserve"> </w:t>
        </w:r>
        <w:r>
          <w:rPr>
            <w:sz w:val="24"/>
          </w:rPr>
          <w:t>transfer</w:t>
        </w:r>
        <w:r>
          <w:rPr>
            <w:spacing w:val="9"/>
            <w:sz w:val="24"/>
          </w:rPr>
          <w:t xml:space="preserve"> </w:t>
        </w:r>
        <w:r>
          <w:rPr>
            <w:sz w:val="24"/>
          </w:rPr>
          <w:t>families</w:t>
        </w:r>
        <w:r>
          <w:rPr>
            <w:spacing w:val="9"/>
            <w:sz w:val="24"/>
          </w:rPr>
          <w:t xml:space="preserve"> </w:t>
        </w:r>
        <w:r>
          <w:rPr>
            <w:sz w:val="24"/>
          </w:rPr>
          <w:t>(</w:t>
        </w:r>
        <w:r>
          <w:rPr>
            <w:i/>
            <w:sz w:val="24"/>
          </w:rPr>
          <w:t>d</w:t>
        </w:r>
        <w:r>
          <w:rPr>
            <w:i/>
            <w:spacing w:val="31"/>
            <w:sz w:val="24"/>
          </w:rPr>
          <w:t xml:space="preserve"> </w:t>
        </w:r>
        <w:r>
          <w:rPr>
            <w:rFonts w:ascii="Arial Unicode MS" w:hAnsi="Arial Unicode MS"/>
            <w:spacing w:val="-10"/>
            <w:sz w:val="24"/>
          </w:rPr>
          <w:t>∈</w:t>
        </w:r>
      </w:hyperlink>
    </w:p>
    <w:p w14:paraId="00DC1B9B" w14:textId="77777777" w:rsidR="00350CFB" w:rsidRDefault="0071403D">
      <w:pPr>
        <w:pStyle w:val="BodyText"/>
        <w:tabs>
          <w:tab w:val="left" w:leader="dot" w:pos="9399"/>
        </w:tabs>
        <w:spacing w:before="38" w:line="261" w:lineRule="auto"/>
        <w:ind w:left="1190" w:right="564"/>
        <w:jc w:val="both"/>
      </w:pPr>
      <w:hyperlink w:anchor="_bookmark97" w:history="1">
        <w:r>
          <w:rPr>
            <w:rFonts w:ascii="Arial Unicode MS" w:hAnsi="Arial Unicode MS"/>
            <w:w w:val="105"/>
          </w:rPr>
          <w:t>{</w:t>
        </w:r>
        <w:r>
          <w:rPr>
            <w:w w:val="105"/>
          </w:rPr>
          <w:t>0</w:t>
        </w:r>
        <w:r>
          <w:rPr>
            <w:i/>
            <w:w w:val="105"/>
          </w:rPr>
          <w:t>.</w:t>
        </w:r>
        <w:r>
          <w:rPr>
            <w:w w:val="105"/>
          </w:rPr>
          <w:t>75</w:t>
        </w:r>
        <w:r>
          <w:rPr>
            <w:i/>
            <w:w w:val="105"/>
          </w:rPr>
          <w:t xml:space="preserve">, </w:t>
        </w:r>
        <w:r>
          <w:rPr>
            <w:w w:val="105"/>
          </w:rPr>
          <w:t>0</w:t>
        </w:r>
        <w:r>
          <w:rPr>
            <w:i/>
            <w:w w:val="105"/>
          </w:rPr>
          <w:t>.</w:t>
        </w:r>
        <w:r>
          <w:rPr>
            <w:w w:val="105"/>
          </w:rPr>
          <w:t>85</w:t>
        </w:r>
        <w:r>
          <w:rPr>
            <w:i/>
            <w:w w:val="105"/>
          </w:rPr>
          <w:t xml:space="preserve">, </w:t>
        </w:r>
        <w:r>
          <w:rPr>
            <w:w w:val="105"/>
          </w:rPr>
          <w:t>0</w:t>
        </w:r>
        <w:r>
          <w:rPr>
            <w:i/>
            <w:w w:val="105"/>
          </w:rPr>
          <w:t>.</w:t>
        </w:r>
        <w:r>
          <w:rPr>
            <w:w w:val="105"/>
          </w:rPr>
          <w:t>95</w:t>
        </w:r>
        <w:r>
          <w:rPr>
            <w:rFonts w:ascii="Arial Unicode MS" w:hAnsi="Arial Unicode MS"/>
            <w:w w:val="105"/>
          </w:rPr>
          <w:t>}</w:t>
        </w:r>
        <w:r>
          <w:rPr>
            <w:w w:val="105"/>
          </w:rPr>
          <w:t>).</w:t>
        </w:r>
        <w:r>
          <w:rPr>
            <w:spacing w:val="40"/>
            <w:w w:val="105"/>
          </w:rPr>
          <w:t xml:space="preserve"> </w:t>
        </w:r>
        <w:r>
          <w:rPr>
            <w:w w:val="105"/>
          </w:rPr>
          <w:t xml:space="preserve">EndorseRank allowance alignment remains </w:t>
        </w:r>
        <w:r>
          <w:rPr>
            <w:rFonts w:ascii="Arial Unicode MS" w:hAnsi="Arial Unicode MS"/>
            <w:w w:val="105"/>
          </w:rPr>
          <w:t xml:space="preserve">≈ </w:t>
        </w:r>
        <w:r>
          <w:rPr>
            <w:w w:val="105"/>
          </w:rPr>
          <w:t>0</w:t>
        </w:r>
        <w:r>
          <w:rPr>
            <w:i/>
            <w:w w:val="105"/>
          </w:rPr>
          <w:t>.</w:t>
        </w:r>
        <w:r>
          <w:rPr>
            <w:w w:val="105"/>
          </w:rPr>
          <w:t>355 across the</w:t>
        </w:r>
      </w:hyperlink>
      <w:r>
        <w:rPr>
          <w:w w:val="105"/>
        </w:rPr>
        <w:t xml:space="preserve"> </w:t>
      </w:r>
      <w:hyperlink w:anchor="_bookmark97" w:history="1">
        <w:r>
          <w:t>sweep;</w:t>
        </w:r>
        <w:r>
          <w:rPr>
            <w:spacing w:val="-4"/>
          </w:rPr>
          <w:t xml:space="preserve"> </w:t>
        </w:r>
        <w:r>
          <w:t>AWP</w:t>
        </w:r>
        <w:r>
          <w:rPr>
            <w:spacing w:val="-4"/>
          </w:rPr>
          <w:t xml:space="preserve"> </w:t>
        </w:r>
        <w:r>
          <w:t>transfer</w:t>
        </w:r>
        <w:r>
          <w:rPr>
            <w:spacing w:val="-4"/>
          </w:rPr>
          <w:t xml:space="preserve"> </w:t>
        </w:r>
        <w:r>
          <w:t>alignment</w:t>
        </w:r>
        <w:r>
          <w:rPr>
            <w:spacing w:val="-3"/>
          </w:rPr>
          <w:t xml:space="preserve"> </w:t>
        </w:r>
        <w:r>
          <w:t>varies</w:t>
        </w:r>
        <w:r>
          <w:rPr>
            <w:spacing w:val="-4"/>
          </w:rPr>
          <w:t xml:space="preserve"> </w:t>
        </w:r>
        <w:r>
          <w:t>by</w:t>
        </w:r>
        <w:r>
          <w:rPr>
            <w:spacing w:val="-4"/>
          </w:rPr>
          <w:t xml:space="preserve"> </w:t>
        </w:r>
        <w:r>
          <w:t>at</w:t>
        </w:r>
        <w:r>
          <w:rPr>
            <w:spacing w:val="-3"/>
          </w:rPr>
          <w:t xml:space="preserve"> </w:t>
        </w:r>
        <w:r>
          <w:t>most</w:t>
        </w:r>
        <w:r>
          <w:rPr>
            <w:spacing w:val="-4"/>
          </w:rPr>
          <w:t xml:space="preserve"> </w:t>
        </w:r>
        <w:r>
          <w:rPr>
            <w:rFonts w:ascii="Arial Unicode MS" w:hAnsi="Arial Unicode MS"/>
          </w:rPr>
          <w:t>≈</w:t>
        </w:r>
        <w:r>
          <w:rPr>
            <w:rFonts w:ascii="Arial Unicode MS" w:hAnsi="Arial Unicode MS"/>
            <w:spacing w:val="-4"/>
          </w:rPr>
          <w:t xml:space="preserve"> </w:t>
        </w:r>
        <w:r>
          <w:rPr>
            <w:spacing w:val="-2"/>
          </w:rPr>
          <w:t>0</w:t>
        </w:r>
        <w:r>
          <w:rPr>
            <w:i/>
            <w:spacing w:val="-2"/>
          </w:rPr>
          <w:t>.</w:t>
        </w:r>
        <w:r>
          <w:rPr>
            <w:spacing w:val="-2"/>
          </w:rPr>
          <w:t>005</w:t>
        </w:r>
      </w:hyperlink>
      <w:r>
        <w:tab/>
      </w:r>
      <w:r>
        <w:rPr>
          <w:spacing w:val="-5"/>
        </w:rPr>
        <w:t>80</w:t>
      </w:r>
    </w:p>
    <w:p w14:paraId="00DC1B9C" w14:textId="77777777" w:rsidR="00350CFB" w:rsidRDefault="0071403D">
      <w:pPr>
        <w:pStyle w:val="ListParagraph"/>
        <w:numPr>
          <w:ilvl w:val="1"/>
          <w:numId w:val="29"/>
        </w:numPr>
        <w:tabs>
          <w:tab w:val="left" w:pos="1182"/>
          <w:tab w:val="left" w:pos="1189"/>
        </w:tabs>
        <w:spacing w:before="96" w:line="396" w:lineRule="auto"/>
        <w:ind w:left="1182" w:right="1154" w:hanging="542"/>
        <w:jc w:val="both"/>
        <w:rPr>
          <w:sz w:val="24"/>
        </w:rPr>
      </w:pPr>
      <w:hyperlink w:anchor="_bookmark102" w:history="1">
        <w:r>
          <w:rPr>
            <w:spacing w:val="-15"/>
            <w:sz w:val="24"/>
          </w:rPr>
          <w:t xml:space="preserve"> </w:t>
        </w:r>
        <w:r>
          <w:rPr>
            <w:sz w:val="24"/>
          </w:rPr>
          <w:t>Family-level</w:t>
        </w:r>
        <w:r>
          <w:rPr>
            <w:spacing w:val="-15"/>
            <w:sz w:val="24"/>
          </w:rPr>
          <w:t xml:space="preserve"> </w:t>
        </w:r>
        <w:r>
          <w:rPr>
            <w:sz w:val="24"/>
          </w:rPr>
          <w:t>mean</w:t>
        </w:r>
        <w:r>
          <w:rPr>
            <w:spacing w:val="-15"/>
            <w:sz w:val="24"/>
          </w:rPr>
          <w:t xml:space="preserve"> </w:t>
        </w:r>
        <w:r>
          <w:rPr>
            <w:sz w:val="24"/>
          </w:rPr>
          <w:t>Kendall</w:t>
        </w:r>
        <w:r>
          <w:rPr>
            <w:spacing w:val="-15"/>
            <w:sz w:val="24"/>
          </w:rPr>
          <w:t xml:space="preserve"> </w:t>
        </w:r>
        <w:r>
          <w:rPr>
            <w:i/>
            <w:sz w:val="24"/>
          </w:rPr>
          <w:t>τ</w:t>
        </w:r>
        <w:r>
          <w:rPr>
            <w:i/>
            <w:spacing w:val="-15"/>
            <w:sz w:val="24"/>
          </w:rPr>
          <w:t xml:space="preserve"> </w:t>
        </w:r>
        <w:r>
          <w:rPr>
            <w:sz w:val="24"/>
          </w:rPr>
          <w:t>heatmap</w:t>
        </w:r>
        <w:r>
          <w:rPr>
            <w:spacing w:val="-15"/>
            <w:sz w:val="24"/>
          </w:rPr>
          <w:t xml:space="preserve"> </w:t>
        </w:r>
        <w:r>
          <w:rPr>
            <w:sz w:val="24"/>
          </w:rPr>
          <w:t>for</w:t>
        </w:r>
        <w:r>
          <w:rPr>
            <w:spacing w:val="-15"/>
            <w:sz w:val="24"/>
          </w:rPr>
          <w:t xml:space="preserve"> </w:t>
        </w:r>
        <w:r>
          <w:rPr>
            <w:sz w:val="24"/>
          </w:rPr>
          <w:t>EndorseRank,</w:t>
        </w:r>
        <w:r>
          <w:rPr>
            <w:spacing w:val="-15"/>
            <w:sz w:val="24"/>
          </w:rPr>
          <w:t xml:space="preserve"> </w:t>
        </w:r>
        <w:r>
          <w:rPr>
            <w:sz w:val="24"/>
          </w:rPr>
          <w:t>AWP,</w:t>
        </w:r>
        <w:r>
          <w:rPr>
            <w:spacing w:val="-15"/>
            <w:sz w:val="24"/>
          </w:rPr>
          <w:t xml:space="preserve"> </w:t>
        </w:r>
        <w:r>
          <w:rPr>
            <w:sz w:val="24"/>
          </w:rPr>
          <w:t>and</w:t>
        </w:r>
        <w:r>
          <w:rPr>
            <w:spacing w:val="-15"/>
            <w:sz w:val="24"/>
          </w:rPr>
          <w:t xml:space="preserve"> </w:t>
        </w:r>
        <w:r>
          <w:rPr>
            <w:sz w:val="24"/>
          </w:rPr>
          <w:t>supplementary</w:t>
        </w:r>
      </w:hyperlink>
      <w:r>
        <w:rPr>
          <w:sz w:val="24"/>
        </w:rPr>
        <w:t xml:space="preserve"> </w:t>
      </w:r>
      <w:hyperlink w:anchor="_bookmark102" w:history="1">
        <w:r>
          <w:rPr>
            <w:w w:val="105"/>
            <w:sz w:val="24"/>
          </w:rPr>
          <w:t>GF-PR</w:t>
        </w:r>
        <w:r>
          <w:rPr>
            <w:spacing w:val="-4"/>
            <w:w w:val="105"/>
            <w:sz w:val="24"/>
          </w:rPr>
          <w:t xml:space="preserve"> </w:t>
        </w:r>
        <w:r>
          <w:rPr>
            <w:w w:val="105"/>
            <w:sz w:val="24"/>
          </w:rPr>
          <w:t>on</w:t>
        </w:r>
        <w:r>
          <w:rPr>
            <w:spacing w:val="-4"/>
            <w:w w:val="105"/>
            <w:sz w:val="24"/>
          </w:rPr>
          <w:t xml:space="preserve"> </w:t>
        </w:r>
        <w:r>
          <w:rPr>
            <w:w w:val="105"/>
            <w:sz w:val="24"/>
          </w:rPr>
          <w:t>the</w:t>
        </w:r>
        <w:r>
          <w:rPr>
            <w:spacing w:val="-2"/>
            <w:w w:val="105"/>
            <w:sz w:val="24"/>
          </w:rPr>
          <w:t xml:space="preserve"> </w:t>
        </w:r>
        <w:r>
          <w:rPr>
            <w:w w:val="105"/>
            <w:sz w:val="24"/>
          </w:rPr>
          <w:t>matched</w:t>
        </w:r>
        <w:r>
          <w:rPr>
            <w:spacing w:val="-4"/>
            <w:w w:val="105"/>
            <w:sz w:val="24"/>
          </w:rPr>
          <w:t xml:space="preserve"> </w:t>
        </w:r>
        <w:r>
          <w:rPr>
            <w:w w:val="105"/>
            <w:sz w:val="24"/>
          </w:rPr>
          <w:t>cohort</w:t>
        </w:r>
        <w:r>
          <w:rPr>
            <w:spacing w:val="-4"/>
            <w:w w:val="105"/>
            <w:sz w:val="24"/>
          </w:rPr>
          <w:t xml:space="preserve"> </w:t>
        </w:r>
        <w:r>
          <w:rPr>
            <w:w w:val="105"/>
            <w:sz w:val="24"/>
          </w:rPr>
          <w:t>(</w:t>
        </w:r>
        <w:r>
          <w:rPr>
            <w:i/>
            <w:w w:val="105"/>
            <w:sz w:val="24"/>
          </w:rPr>
          <w:t>n</w:t>
        </w:r>
        <w:r>
          <w:rPr>
            <w:i/>
            <w:spacing w:val="22"/>
            <w:w w:val="105"/>
            <w:sz w:val="24"/>
          </w:rPr>
          <w:t xml:space="preserve"> </w:t>
        </w:r>
        <w:r>
          <w:rPr>
            <w:w w:val="105"/>
            <w:sz w:val="24"/>
          </w:rPr>
          <w:t>=</w:t>
        </w:r>
        <w:r>
          <w:rPr>
            <w:spacing w:val="22"/>
            <w:w w:val="105"/>
            <w:sz w:val="24"/>
          </w:rPr>
          <w:t xml:space="preserve"> </w:t>
        </w:r>
        <w:r>
          <w:rPr>
            <w:w w:val="105"/>
            <w:sz w:val="24"/>
          </w:rPr>
          <w:t>5</w:t>
        </w:r>
        <w:r>
          <w:rPr>
            <w:i/>
            <w:w w:val="105"/>
            <w:sz w:val="24"/>
          </w:rPr>
          <w:t>,</w:t>
        </w:r>
        <w:r>
          <w:rPr>
            <w:w w:val="105"/>
            <w:sz w:val="24"/>
          </w:rPr>
          <w:t>521).</w:t>
        </w:r>
        <w:r>
          <w:rPr>
            <w:spacing w:val="44"/>
            <w:w w:val="105"/>
            <w:sz w:val="24"/>
          </w:rPr>
          <w:t xml:space="preserve"> </w:t>
        </w:r>
        <w:r>
          <w:rPr>
            <w:w w:val="105"/>
            <w:sz w:val="24"/>
          </w:rPr>
          <w:t>EndorseRank</w:t>
        </w:r>
        <w:r>
          <w:rPr>
            <w:spacing w:val="-3"/>
            <w:w w:val="105"/>
            <w:sz w:val="24"/>
          </w:rPr>
          <w:t xml:space="preserve"> </w:t>
        </w:r>
        <w:r>
          <w:rPr>
            <w:w w:val="105"/>
            <w:sz w:val="24"/>
          </w:rPr>
          <w:t>peaks</w:t>
        </w:r>
        <w:r>
          <w:rPr>
            <w:spacing w:val="-4"/>
            <w:w w:val="105"/>
            <w:sz w:val="24"/>
          </w:rPr>
          <w:t xml:space="preserve"> </w:t>
        </w:r>
        <w:r>
          <w:rPr>
            <w:w w:val="105"/>
            <w:sz w:val="24"/>
          </w:rPr>
          <w:t>on</w:t>
        </w:r>
        <w:r>
          <w:rPr>
            <w:spacing w:val="-4"/>
            <w:w w:val="105"/>
            <w:sz w:val="24"/>
          </w:rPr>
          <w:t xml:space="preserve"> </w:t>
        </w:r>
        <w:r>
          <w:rPr>
            <w:spacing w:val="-2"/>
            <w:w w:val="105"/>
            <w:sz w:val="24"/>
          </w:rPr>
          <w:t>allowance;</w:t>
        </w:r>
      </w:hyperlink>
    </w:p>
    <w:p w14:paraId="00DC1B9D" w14:textId="77777777" w:rsidR="00350CFB" w:rsidRDefault="0071403D">
      <w:pPr>
        <w:pStyle w:val="BodyText"/>
        <w:tabs>
          <w:tab w:val="left" w:leader="dot" w:pos="9399"/>
        </w:tabs>
        <w:spacing w:before="2" w:line="396" w:lineRule="auto"/>
        <w:ind w:left="1190" w:right="564" w:hanging="9"/>
        <w:jc w:val="both"/>
      </w:pPr>
      <w:hyperlink w:anchor="_bookmark102" w:history="1">
        <w:r>
          <w:t>AWP peaks on transfer among social methods; GF-PR peaks on trading-outcome</w:t>
        </w:r>
      </w:hyperlink>
      <w:r>
        <w:t xml:space="preserve"> </w:t>
      </w:r>
      <w:hyperlink w:anchor="_bookmark102" w:history="1">
        <w:r>
          <w:t>families</w:t>
        </w:r>
        <w:r>
          <w:rPr>
            <w:spacing w:val="-10"/>
          </w:rPr>
          <w:t xml:space="preserve"> </w:t>
        </w:r>
        <w:r>
          <w:t>via</w:t>
        </w:r>
        <w:r>
          <w:rPr>
            <w:spacing w:val="-10"/>
          </w:rPr>
          <w:t xml:space="preserve"> </w:t>
        </w:r>
        <w:r>
          <w:t>construct</w:t>
        </w:r>
        <w:r>
          <w:rPr>
            <w:spacing w:val="-10"/>
          </w:rPr>
          <w:t xml:space="preserve"> </w:t>
        </w:r>
        <w:r>
          <w:rPr>
            <w:spacing w:val="-2"/>
          </w:rPr>
          <w:t>overlap.</w:t>
        </w:r>
      </w:hyperlink>
      <w:r>
        <w:tab/>
      </w:r>
      <w:r>
        <w:rPr>
          <w:spacing w:val="-5"/>
        </w:rPr>
        <w:t>83</w:t>
      </w:r>
    </w:p>
    <w:p w14:paraId="00DC1B9E" w14:textId="77777777" w:rsidR="00350CFB" w:rsidRDefault="0071403D">
      <w:pPr>
        <w:pStyle w:val="ListParagraph"/>
        <w:numPr>
          <w:ilvl w:val="1"/>
          <w:numId w:val="29"/>
        </w:numPr>
        <w:tabs>
          <w:tab w:val="left" w:pos="1183"/>
          <w:tab w:val="left" w:pos="1189"/>
        </w:tabs>
        <w:spacing w:before="16" w:line="396" w:lineRule="auto"/>
        <w:ind w:left="1183" w:right="1134" w:hanging="543"/>
        <w:jc w:val="both"/>
        <w:rPr>
          <w:sz w:val="24"/>
        </w:rPr>
      </w:pPr>
      <w:hyperlink w:anchor="_bookmark110" w:history="1">
        <w:r>
          <w:rPr>
            <w:w w:val="105"/>
            <w:sz w:val="24"/>
          </w:rPr>
          <w:t>Marginal</w:t>
        </w:r>
        <w:r>
          <w:rPr>
            <w:spacing w:val="-11"/>
            <w:w w:val="105"/>
            <w:sz w:val="24"/>
          </w:rPr>
          <w:t xml:space="preserve"> </w:t>
        </w:r>
        <w:r>
          <w:rPr>
            <w:w w:val="105"/>
            <w:sz w:val="24"/>
          </w:rPr>
          <w:t>distributions</w:t>
        </w:r>
        <w:r>
          <w:rPr>
            <w:spacing w:val="-15"/>
            <w:w w:val="105"/>
            <w:sz w:val="24"/>
          </w:rPr>
          <w:t xml:space="preserve"> </w:t>
        </w:r>
        <w:r>
          <w:rPr>
            <w:w w:val="105"/>
            <w:sz w:val="24"/>
          </w:rPr>
          <w:t>of</w:t>
        </w:r>
        <w:r>
          <w:rPr>
            <w:spacing w:val="-15"/>
            <w:w w:val="105"/>
            <w:sz w:val="24"/>
          </w:rPr>
          <w:t xml:space="preserve"> </w:t>
        </w:r>
        <w:r>
          <w:rPr>
            <w:w w:val="105"/>
            <w:sz w:val="24"/>
          </w:rPr>
          <w:t>EndorseRank</w:t>
        </w:r>
        <w:r>
          <w:rPr>
            <w:spacing w:val="-15"/>
            <w:w w:val="105"/>
            <w:sz w:val="24"/>
          </w:rPr>
          <w:t xml:space="preserve"> </w:t>
        </w:r>
        <w:r>
          <w:rPr>
            <w:w w:val="105"/>
            <w:sz w:val="24"/>
          </w:rPr>
          <w:t>and</w:t>
        </w:r>
        <w:r>
          <w:rPr>
            <w:spacing w:val="-15"/>
            <w:w w:val="105"/>
            <w:sz w:val="24"/>
          </w:rPr>
          <w:t xml:space="preserve"> </w:t>
        </w:r>
        <w:r>
          <w:rPr>
            <w:w w:val="105"/>
            <w:sz w:val="24"/>
          </w:rPr>
          <w:t>AWP</w:t>
        </w:r>
        <w:r>
          <w:rPr>
            <w:spacing w:val="-15"/>
            <w:w w:val="105"/>
            <w:sz w:val="24"/>
          </w:rPr>
          <w:t xml:space="preserve"> </w:t>
        </w:r>
        <w:r>
          <w:rPr>
            <w:w w:val="105"/>
            <w:sz w:val="24"/>
          </w:rPr>
          <w:t>scores</w:t>
        </w:r>
        <w:r>
          <w:rPr>
            <w:spacing w:val="-15"/>
            <w:w w:val="105"/>
            <w:sz w:val="24"/>
          </w:rPr>
          <w:t xml:space="preserve"> </w:t>
        </w:r>
        <w:r>
          <w:rPr>
            <w:w w:val="105"/>
            <w:sz w:val="24"/>
          </w:rPr>
          <w:t>on</w:t>
        </w:r>
        <w:r>
          <w:rPr>
            <w:spacing w:val="-15"/>
            <w:w w:val="105"/>
            <w:sz w:val="24"/>
          </w:rPr>
          <w:t xml:space="preserve"> </w:t>
        </w:r>
        <w:r>
          <w:rPr>
            <w:w w:val="105"/>
            <w:sz w:val="24"/>
          </w:rPr>
          <w:t>the</w:t>
        </w:r>
        <w:r>
          <w:rPr>
            <w:spacing w:val="-15"/>
            <w:w w:val="105"/>
            <w:sz w:val="24"/>
          </w:rPr>
          <w:t xml:space="preserve"> </w:t>
        </w:r>
        <w:r>
          <w:rPr>
            <w:w w:val="105"/>
            <w:sz w:val="24"/>
          </w:rPr>
          <w:t>matched</w:t>
        </w:r>
        <w:r>
          <w:rPr>
            <w:spacing w:val="-15"/>
            <w:w w:val="105"/>
            <w:sz w:val="24"/>
          </w:rPr>
          <w:t xml:space="preserve"> </w:t>
        </w:r>
        <w:r>
          <w:rPr>
            <w:w w:val="105"/>
            <w:sz w:val="24"/>
          </w:rPr>
          <w:t>cohort</w:t>
        </w:r>
      </w:hyperlink>
      <w:r>
        <w:rPr>
          <w:w w:val="105"/>
          <w:sz w:val="24"/>
        </w:rPr>
        <w:t xml:space="preserve"> </w:t>
      </w:r>
      <w:hyperlink w:anchor="_bookmark110" w:history="1">
        <w:r>
          <w:rPr>
            <w:w w:val="105"/>
            <w:sz w:val="24"/>
          </w:rPr>
          <w:t>(</w:t>
        </w:r>
        <w:r>
          <w:rPr>
            <w:i/>
            <w:w w:val="105"/>
            <w:sz w:val="24"/>
          </w:rPr>
          <w:t xml:space="preserve">n </w:t>
        </w:r>
        <w:r>
          <w:rPr>
            <w:w w:val="105"/>
            <w:sz w:val="24"/>
          </w:rPr>
          <w:t>= 5</w:t>
        </w:r>
        <w:r>
          <w:rPr>
            <w:i/>
            <w:w w:val="105"/>
            <w:sz w:val="24"/>
          </w:rPr>
          <w:t>,</w:t>
        </w:r>
        <w:r>
          <w:rPr>
            <w:w w:val="105"/>
            <w:sz w:val="24"/>
          </w:rPr>
          <w:t>521), shown</w:t>
        </w:r>
        <w:r>
          <w:rPr>
            <w:spacing w:val="-5"/>
            <w:w w:val="105"/>
            <w:sz w:val="24"/>
          </w:rPr>
          <w:t xml:space="preserve"> </w:t>
        </w:r>
        <w:r>
          <w:rPr>
            <w:w w:val="105"/>
            <w:sz w:val="24"/>
          </w:rPr>
          <w:t>on</w:t>
        </w:r>
        <w:r>
          <w:rPr>
            <w:spacing w:val="-5"/>
            <w:w w:val="105"/>
            <w:sz w:val="24"/>
          </w:rPr>
          <w:t xml:space="preserve"> </w:t>
        </w:r>
        <w:r>
          <w:rPr>
            <w:w w:val="105"/>
            <w:sz w:val="24"/>
          </w:rPr>
          <w:t>a</w:t>
        </w:r>
        <w:r>
          <w:rPr>
            <w:spacing w:val="-5"/>
            <w:w w:val="105"/>
            <w:sz w:val="24"/>
          </w:rPr>
          <w:t xml:space="preserve"> </w:t>
        </w:r>
        <w:r>
          <w:rPr>
            <w:w w:val="105"/>
            <w:sz w:val="24"/>
          </w:rPr>
          <w:t>log</w:t>
        </w:r>
        <w:r>
          <w:rPr>
            <w:w w:val="105"/>
            <w:sz w:val="24"/>
            <w:vertAlign w:val="subscript"/>
          </w:rPr>
          <w:t>10</w:t>
        </w:r>
        <w:r>
          <w:rPr>
            <w:w w:val="105"/>
            <w:sz w:val="24"/>
          </w:rPr>
          <w:t xml:space="preserve"> scale</w:t>
        </w:r>
        <w:r>
          <w:rPr>
            <w:spacing w:val="-5"/>
            <w:w w:val="105"/>
            <w:sz w:val="24"/>
          </w:rPr>
          <w:t xml:space="preserve"> </w:t>
        </w:r>
        <w:r>
          <w:rPr>
            <w:w w:val="105"/>
            <w:sz w:val="24"/>
          </w:rPr>
          <w:t>for</w:t>
        </w:r>
        <w:r>
          <w:rPr>
            <w:spacing w:val="-5"/>
            <w:w w:val="105"/>
            <w:sz w:val="24"/>
          </w:rPr>
          <w:t xml:space="preserve"> </w:t>
        </w:r>
        <w:r>
          <w:rPr>
            <w:w w:val="105"/>
            <w:sz w:val="24"/>
          </w:rPr>
          <w:t>wallets</w:t>
        </w:r>
        <w:r>
          <w:rPr>
            <w:spacing w:val="-5"/>
            <w:w w:val="105"/>
            <w:sz w:val="24"/>
          </w:rPr>
          <w:t xml:space="preserve"> </w:t>
        </w:r>
        <w:r>
          <w:rPr>
            <w:w w:val="105"/>
            <w:sz w:val="24"/>
          </w:rPr>
          <w:t>with</w:t>
        </w:r>
        <w:r>
          <w:rPr>
            <w:spacing w:val="-5"/>
            <w:w w:val="105"/>
            <w:sz w:val="24"/>
          </w:rPr>
          <w:t xml:space="preserve"> </w:t>
        </w:r>
        <w:r>
          <w:rPr>
            <w:w w:val="105"/>
            <w:sz w:val="24"/>
          </w:rPr>
          <w:t>positive</w:t>
        </w:r>
        <w:r>
          <w:rPr>
            <w:spacing w:val="-5"/>
            <w:w w:val="105"/>
            <w:sz w:val="24"/>
          </w:rPr>
          <w:t xml:space="preserve"> </w:t>
        </w:r>
        <w:r>
          <w:rPr>
            <w:w w:val="105"/>
            <w:sz w:val="24"/>
          </w:rPr>
          <w:t>score</w:t>
        </w:r>
        <w:r>
          <w:rPr>
            <w:spacing w:val="-5"/>
            <w:w w:val="105"/>
            <w:sz w:val="24"/>
          </w:rPr>
          <w:t xml:space="preserve"> </w:t>
        </w:r>
        <w:r>
          <w:rPr>
            <w:w w:val="105"/>
            <w:sz w:val="24"/>
          </w:rPr>
          <w:t>(EndorseR-</w:t>
        </w:r>
      </w:hyperlink>
      <w:hyperlink w:anchor="_bookmark110" w:history="1">
        <w:r>
          <w:rPr>
            <w:sz w:val="24"/>
          </w:rPr>
          <w:t>ank excludes 966 zero-score wallets; AWP excludes 381).</w:t>
        </w:r>
        <w:r>
          <w:rPr>
            <w:spacing w:val="37"/>
            <w:sz w:val="24"/>
          </w:rPr>
          <w:t xml:space="preserve"> </w:t>
        </w:r>
        <w:r>
          <w:rPr>
            <w:sz w:val="24"/>
          </w:rPr>
          <w:t>Both are right-skewed</w:t>
        </w:r>
      </w:hyperlink>
      <w:r>
        <w:rPr>
          <w:sz w:val="24"/>
        </w:rPr>
        <w:t xml:space="preserve"> </w:t>
      </w:r>
      <w:hyperlink w:anchor="_bookmark110" w:history="1">
        <w:r>
          <w:rPr>
            <w:sz w:val="24"/>
          </w:rPr>
          <w:t>PageRank distributions; differences in shape reflect the distinct endorsement and</w:t>
        </w:r>
      </w:hyperlink>
    </w:p>
    <w:p w14:paraId="00DC1B9F" w14:textId="77777777" w:rsidR="00350CFB" w:rsidRDefault="0071403D">
      <w:pPr>
        <w:pStyle w:val="BodyText"/>
        <w:tabs>
          <w:tab w:val="left" w:leader="dot" w:pos="9399"/>
        </w:tabs>
        <w:spacing w:before="5"/>
        <w:ind w:left="1190"/>
        <w:jc w:val="both"/>
      </w:pPr>
      <w:hyperlink w:anchor="_bookmark110" w:history="1">
        <w:r>
          <w:t>transfer</w:t>
        </w:r>
        <w:r>
          <w:rPr>
            <w:spacing w:val="-9"/>
          </w:rPr>
          <w:t xml:space="preserve"> </w:t>
        </w:r>
        <w:r>
          <w:rPr>
            <w:spacing w:val="-2"/>
          </w:rPr>
          <w:t>operators.</w:t>
        </w:r>
      </w:hyperlink>
      <w:r>
        <w:tab/>
      </w:r>
      <w:r>
        <w:rPr>
          <w:spacing w:val="-5"/>
        </w:rPr>
        <w:t>92</w:t>
      </w:r>
    </w:p>
    <w:p w14:paraId="00DC1BA0" w14:textId="77777777" w:rsidR="00350CFB" w:rsidRDefault="0071403D">
      <w:pPr>
        <w:pStyle w:val="ListParagraph"/>
        <w:numPr>
          <w:ilvl w:val="1"/>
          <w:numId w:val="29"/>
        </w:numPr>
        <w:tabs>
          <w:tab w:val="left" w:pos="1190"/>
          <w:tab w:val="left" w:leader="dot" w:pos="9399"/>
        </w:tabs>
        <w:spacing w:before="194" w:line="396" w:lineRule="auto"/>
        <w:ind w:right="564"/>
        <w:rPr>
          <w:sz w:val="24"/>
        </w:rPr>
      </w:pPr>
      <w:hyperlink w:anchor="_bookmark111" w:history="1">
        <w:r>
          <w:rPr>
            <w:w w:val="105"/>
            <w:sz w:val="24"/>
          </w:rPr>
          <w:t>Rank–rank scatter of EndorseRank versus AWP on the matched cohort.</w:t>
        </w:r>
        <w:r>
          <w:rPr>
            <w:spacing w:val="80"/>
            <w:w w:val="105"/>
            <w:sz w:val="24"/>
          </w:rPr>
          <w:t xml:space="preserve"> </w:t>
        </w:r>
        <w:r>
          <w:rPr>
            <w:w w:val="105"/>
            <w:sz w:val="24"/>
          </w:rPr>
          <w:t>Inter-</w:t>
        </w:r>
      </w:hyperlink>
      <w:hyperlink w:anchor="_bookmark111" w:history="1">
        <w:r>
          <w:rPr>
            <w:w w:val="105"/>
            <w:sz w:val="24"/>
          </w:rPr>
          <w:t>method</w:t>
        </w:r>
        <w:r>
          <w:rPr>
            <w:spacing w:val="-12"/>
            <w:w w:val="105"/>
            <w:sz w:val="24"/>
          </w:rPr>
          <w:t xml:space="preserve"> </w:t>
        </w:r>
        <w:r>
          <w:rPr>
            <w:w w:val="105"/>
            <w:sz w:val="24"/>
          </w:rPr>
          <w:t>Kendall</w:t>
        </w:r>
        <w:r>
          <w:rPr>
            <w:spacing w:val="-12"/>
            <w:w w:val="105"/>
            <w:sz w:val="24"/>
          </w:rPr>
          <w:t xml:space="preserve"> </w:t>
        </w:r>
        <w:r>
          <w:rPr>
            <w:i/>
            <w:w w:val="105"/>
            <w:sz w:val="24"/>
          </w:rPr>
          <w:t>τ</w:t>
        </w:r>
        <w:r>
          <w:rPr>
            <w:i/>
            <w:spacing w:val="22"/>
            <w:w w:val="105"/>
            <w:sz w:val="24"/>
          </w:rPr>
          <w:t xml:space="preserve"> </w:t>
        </w:r>
        <w:r>
          <w:rPr>
            <w:w w:val="105"/>
            <w:sz w:val="24"/>
          </w:rPr>
          <w:t>= 0</w:t>
        </w:r>
        <w:r>
          <w:rPr>
            <w:i/>
            <w:w w:val="105"/>
            <w:sz w:val="24"/>
          </w:rPr>
          <w:t>.</w:t>
        </w:r>
        <w:r>
          <w:rPr>
            <w:w w:val="105"/>
            <w:sz w:val="24"/>
          </w:rPr>
          <w:t>316</w:t>
        </w:r>
        <w:r>
          <w:rPr>
            <w:spacing w:val="-11"/>
            <w:w w:val="105"/>
            <w:sz w:val="24"/>
          </w:rPr>
          <w:t xml:space="preserve"> </w:t>
        </w:r>
        <w:r>
          <w:rPr>
            <w:w w:val="105"/>
            <w:sz w:val="24"/>
          </w:rPr>
          <w:t>indicates</w:t>
        </w:r>
        <w:r>
          <w:rPr>
            <w:spacing w:val="-12"/>
            <w:w w:val="105"/>
            <w:sz w:val="24"/>
          </w:rPr>
          <w:t xml:space="preserve"> </w:t>
        </w:r>
        <w:r>
          <w:rPr>
            <w:w w:val="105"/>
            <w:sz w:val="24"/>
          </w:rPr>
          <w:t>partial</w:t>
        </w:r>
        <w:r>
          <w:rPr>
            <w:spacing w:val="-12"/>
            <w:w w:val="105"/>
            <w:sz w:val="24"/>
          </w:rPr>
          <w:t xml:space="preserve"> </w:t>
        </w:r>
        <w:r>
          <w:rPr>
            <w:w w:val="105"/>
            <w:sz w:val="24"/>
          </w:rPr>
          <w:t>overlap</w:t>
        </w:r>
        <w:r>
          <w:rPr>
            <w:spacing w:val="-12"/>
            <w:w w:val="105"/>
            <w:sz w:val="24"/>
          </w:rPr>
          <w:t xml:space="preserve"> </w:t>
        </w:r>
        <w:r>
          <w:rPr>
            <w:w w:val="105"/>
            <w:sz w:val="24"/>
          </w:rPr>
          <w:t>with</w:t>
        </w:r>
        <w:r>
          <w:rPr>
            <w:spacing w:val="-12"/>
            <w:w w:val="105"/>
            <w:sz w:val="24"/>
          </w:rPr>
          <w:t xml:space="preserve"> </w:t>
        </w:r>
        <w:r>
          <w:rPr>
            <w:w w:val="105"/>
            <w:sz w:val="24"/>
          </w:rPr>
          <w:t>substantial</w:t>
        </w:r>
        <w:r>
          <w:rPr>
            <w:spacing w:val="-12"/>
            <w:w w:val="105"/>
            <w:sz w:val="24"/>
          </w:rPr>
          <w:t xml:space="preserve"> </w:t>
        </w:r>
        <w:r>
          <w:rPr>
            <w:w w:val="105"/>
            <w:sz w:val="24"/>
          </w:rPr>
          <w:t>pairwise</w:t>
        </w:r>
        <w:r>
          <w:rPr>
            <w:spacing w:val="-12"/>
            <w:w w:val="105"/>
            <w:sz w:val="24"/>
          </w:rPr>
          <w:t xml:space="preserve"> </w:t>
        </w:r>
        <w:r>
          <w:rPr>
            <w:w w:val="105"/>
            <w:sz w:val="24"/>
          </w:rPr>
          <w:t>dis-</w:t>
        </w:r>
      </w:hyperlink>
      <w:hyperlink w:anchor="_bookmark111" w:history="1">
        <w:r>
          <w:rPr>
            <w:sz w:val="24"/>
          </w:rPr>
          <w:t>agreement,</w:t>
        </w:r>
        <w:r>
          <w:rPr>
            <w:spacing w:val="-13"/>
            <w:sz w:val="24"/>
          </w:rPr>
          <w:t xml:space="preserve"> </w:t>
        </w:r>
        <w:r>
          <w:rPr>
            <w:sz w:val="24"/>
          </w:rPr>
          <w:t>supporting</w:t>
        </w:r>
        <w:r>
          <w:rPr>
            <w:spacing w:val="-13"/>
            <w:sz w:val="24"/>
          </w:rPr>
          <w:t xml:space="preserve"> </w:t>
        </w:r>
        <w:r>
          <w:rPr>
            <w:sz w:val="24"/>
          </w:rPr>
          <w:t>H1/RQ1</w:t>
        </w:r>
        <w:r>
          <w:rPr>
            <w:spacing w:val="-12"/>
            <w:sz w:val="24"/>
          </w:rPr>
          <w:t xml:space="preserve"> </w:t>
        </w:r>
        <w:r>
          <w:rPr>
            <w:sz w:val="24"/>
          </w:rPr>
          <w:t>(construct-distinct</w:t>
        </w:r>
        <w:r>
          <w:rPr>
            <w:spacing w:val="-13"/>
            <w:sz w:val="24"/>
          </w:rPr>
          <w:t xml:space="preserve"> </w:t>
        </w:r>
        <w:r>
          <w:rPr>
            <w:spacing w:val="-2"/>
            <w:sz w:val="24"/>
          </w:rPr>
          <w:t>orderings).</w:t>
        </w:r>
      </w:hyperlink>
      <w:r>
        <w:rPr>
          <w:sz w:val="24"/>
        </w:rPr>
        <w:tab/>
      </w:r>
      <w:r>
        <w:rPr>
          <w:spacing w:val="-5"/>
          <w:sz w:val="24"/>
        </w:rPr>
        <w:t>93</w:t>
      </w:r>
    </w:p>
    <w:p w14:paraId="00DC1BA1" w14:textId="77777777" w:rsidR="00350CFB" w:rsidRDefault="00350CFB">
      <w:pPr>
        <w:pStyle w:val="ListParagraph"/>
        <w:spacing w:line="396" w:lineRule="auto"/>
        <w:rPr>
          <w:sz w:val="24"/>
        </w:rPr>
        <w:sectPr w:rsidR="00350CFB">
          <w:pgSz w:w="11910" w:h="16840"/>
          <w:pgMar w:top="1840" w:right="708" w:bottom="2300" w:left="992" w:header="0" w:footer="2115" w:gutter="0"/>
          <w:cols w:space="720"/>
        </w:sectPr>
      </w:pPr>
    </w:p>
    <w:p w14:paraId="00DC1BA2" w14:textId="77777777" w:rsidR="00350CFB" w:rsidRDefault="00283FFF">
      <w:pPr>
        <w:pStyle w:val="Heading1"/>
        <w:spacing w:before="79"/>
        <w:ind w:left="282" w:firstLine="0"/>
        <w:jc w:val="left"/>
      </w:pPr>
      <w:r>
        <w:lastRenderedPageBreak/>
        <w:t>List</w:t>
      </w:r>
      <w:r>
        <w:rPr>
          <w:spacing w:val="4"/>
        </w:rPr>
        <w:t xml:space="preserve"> </w:t>
      </w:r>
      <w:r>
        <w:t>of</w:t>
      </w:r>
      <w:r>
        <w:rPr>
          <w:spacing w:val="5"/>
        </w:rPr>
        <w:t xml:space="preserve"> </w:t>
      </w:r>
      <w:r>
        <w:rPr>
          <w:spacing w:val="-2"/>
        </w:rPr>
        <w:t>Tables</w:t>
      </w:r>
    </w:p>
    <w:p w14:paraId="00DC1BA3" w14:textId="77777777" w:rsidR="00350CFB" w:rsidRDefault="00350CFB">
      <w:pPr>
        <w:pStyle w:val="BodyText"/>
        <w:spacing w:before="133"/>
        <w:rPr>
          <w:b/>
          <w:sz w:val="20"/>
        </w:rPr>
      </w:pPr>
    </w:p>
    <w:tbl>
      <w:tblPr>
        <w:tblW w:w="0" w:type="auto"/>
        <w:tblInd w:w="598" w:type="dxa"/>
        <w:tblLayout w:type="fixed"/>
        <w:tblCellMar>
          <w:left w:w="0" w:type="dxa"/>
          <w:right w:w="0" w:type="dxa"/>
        </w:tblCellMar>
        <w:tblLook w:val="01E0" w:firstRow="1" w:lastRow="1" w:firstColumn="1" w:lastColumn="1" w:noHBand="0" w:noVBand="0"/>
      </w:tblPr>
      <w:tblGrid>
        <w:gridCol w:w="444"/>
        <w:gridCol w:w="8300"/>
        <w:gridCol w:w="355"/>
      </w:tblGrid>
      <w:tr w:rsidR="00350CFB" w14:paraId="00DC1BA7" w14:textId="77777777">
        <w:trPr>
          <w:trHeight w:val="367"/>
        </w:trPr>
        <w:tc>
          <w:tcPr>
            <w:tcW w:w="444" w:type="dxa"/>
          </w:tcPr>
          <w:p w14:paraId="00DC1BA4" w14:textId="77777777" w:rsidR="00350CFB" w:rsidRDefault="0071403D">
            <w:pPr>
              <w:pStyle w:val="TableParagraph"/>
              <w:spacing w:before="0" w:line="265" w:lineRule="exact"/>
              <w:ind w:left="50"/>
              <w:jc w:val="left"/>
              <w:rPr>
                <w:sz w:val="24"/>
              </w:rPr>
            </w:pPr>
            <w:hyperlink w:anchor="_bookmark2" w:history="1">
              <w:r>
                <w:rPr>
                  <w:spacing w:val="-10"/>
                  <w:sz w:val="24"/>
                </w:rPr>
                <w:t>1</w:t>
              </w:r>
            </w:hyperlink>
          </w:p>
        </w:tc>
        <w:tc>
          <w:tcPr>
            <w:tcW w:w="8300" w:type="dxa"/>
          </w:tcPr>
          <w:p w14:paraId="00DC1BA5" w14:textId="77777777" w:rsidR="00350CFB" w:rsidRDefault="0071403D">
            <w:pPr>
              <w:pStyle w:val="TableParagraph"/>
              <w:spacing w:before="0" w:line="265" w:lineRule="exact"/>
              <w:ind w:left="147"/>
              <w:jc w:val="left"/>
              <w:rPr>
                <w:sz w:val="24"/>
              </w:rPr>
            </w:pPr>
            <w:hyperlink w:anchor="_bookmark2" w:history="1">
              <w:r>
                <w:rPr>
                  <w:sz w:val="24"/>
                </w:rPr>
                <w:t>Abbreviations</w:t>
              </w:r>
              <w:r>
                <w:rPr>
                  <w:spacing w:val="-3"/>
                  <w:sz w:val="24"/>
                </w:rPr>
                <w:t xml:space="preserve"> </w:t>
              </w:r>
              <w:r>
                <w:rPr>
                  <w:sz w:val="24"/>
                </w:rPr>
                <w:t>used</w:t>
              </w:r>
              <w:r>
                <w:rPr>
                  <w:spacing w:val="-2"/>
                  <w:sz w:val="24"/>
                </w:rPr>
                <w:t xml:space="preserve"> </w:t>
              </w:r>
              <w:r>
                <w:rPr>
                  <w:sz w:val="24"/>
                </w:rPr>
                <w:t>in</w:t>
              </w:r>
              <w:r>
                <w:rPr>
                  <w:spacing w:val="-2"/>
                  <w:sz w:val="24"/>
                </w:rPr>
                <w:t xml:space="preserve"> </w:t>
              </w:r>
              <w:r>
                <w:rPr>
                  <w:sz w:val="24"/>
                </w:rPr>
                <w:t>this</w:t>
              </w:r>
              <w:r>
                <w:rPr>
                  <w:spacing w:val="-2"/>
                  <w:sz w:val="24"/>
                </w:rPr>
                <w:t xml:space="preserve"> </w:t>
              </w:r>
              <w:r>
                <w:rPr>
                  <w:sz w:val="24"/>
                </w:rPr>
                <w:t>dissertation.</w:t>
              </w:r>
            </w:hyperlink>
            <w:r>
              <w:rPr>
                <w:spacing w:val="35"/>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7"/>
                <w:sz w:val="24"/>
              </w:rPr>
              <w:t xml:space="preserve"> </w:t>
            </w:r>
            <w:r>
              <w:rPr>
                <w:spacing w:val="-10"/>
                <w:sz w:val="24"/>
              </w:rPr>
              <w:t>.</w:t>
            </w:r>
          </w:p>
        </w:tc>
        <w:tc>
          <w:tcPr>
            <w:tcW w:w="355" w:type="dxa"/>
          </w:tcPr>
          <w:p w14:paraId="00DC1BA6" w14:textId="77777777" w:rsidR="00350CFB" w:rsidRDefault="00283FFF">
            <w:pPr>
              <w:pStyle w:val="TableParagraph"/>
              <w:spacing w:before="0" w:line="265" w:lineRule="exact"/>
              <w:ind w:left="22"/>
              <w:rPr>
                <w:sz w:val="24"/>
              </w:rPr>
            </w:pPr>
            <w:r>
              <w:rPr>
                <w:spacing w:val="-5"/>
                <w:sz w:val="24"/>
              </w:rPr>
              <w:t>11</w:t>
            </w:r>
          </w:p>
        </w:tc>
      </w:tr>
      <w:tr w:rsidR="00350CFB" w14:paraId="00DC1BAB" w14:textId="77777777">
        <w:trPr>
          <w:trHeight w:val="569"/>
        </w:trPr>
        <w:tc>
          <w:tcPr>
            <w:tcW w:w="444" w:type="dxa"/>
          </w:tcPr>
          <w:p w14:paraId="00DC1BA8" w14:textId="77777777" w:rsidR="00350CFB" w:rsidRDefault="0071403D">
            <w:pPr>
              <w:pStyle w:val="TableParagraph"/>
              <w:spacing w:before="91"/>
              <w:ind w:left="50"/>
              <w:jc w:val="left"/>
              <w:rPr>
                <w:sz w:val="24"/>
              </w:rPr>
            </w:pPr>
            <w:hyperlink w:anchor="_bookmark3" w:history="1">
              <w:r>
                <w:rPr>
                  <w:spacing w:val="-10"/>
                  <w:sz w:val="24"/>
                </w:rPr>
                <w:t>2</w:t>
              </w:r>
            </w:hyperlink>
          </w:p>
        </w:tc>
        <w:tc>
          <w:tcPr>
            <w:tcW w:w="8300" w:type="dxa"/>
          </w:tcPr>
          <w:p w14:paraId="00DC1BA9" w14:textId="77777777" w:rsidR="00350CFB" w:rsidRDefault="0071403D">
            <w:pPr>
              <w:pStyle w:val="TableParagraph"/>
              <w:spacing w:before="91"/>
              <w:ind w:left="155"/>
              <w:jc w:val="left"/>
              <w:rPr>
                <w:sz w:val="24"/>
              </w:rPr>
            </w:pPr>
            <w:hyperlink w:anchor="_bookmark3" w:history="1">
              <w:r>
                <w:rPr>
                  <w:sz w:val="24"/>
                </w:rPr>
                <w:t>Mathematical</w:t>
              </w:r>
              <w:r>
                <w:rPr>
                  <w:spacing w:val="-3"/>
                  <w:sz w:val="24"/>
                </w:rPr>
                <w:t xml:space="preserve"> </w:t>
              </w:r>
              <w:r>
                <w:rPr>
                  <w:sz w:val="24"/>
                </w:rPr>
                <w:t>notation</w:t>
              </w:r>
              <w:r>
                <w:rPr>
                  <w:spacing w:val="-2"/>
                  <w:sz w:val="24"/>
                </w:rPr>
                <w:t xml:space="preserve"> </w:t>
              </w:r>
              <w:r>
                <w:rPr>
                  <w:sz w:val="24"/>
                </w:rPr>
                <w:t>used</w:t>
              </w:r>
              <w:r>
                <w:rPr>
                  <w:spacing w:val="-2"/>
                  <w:sz w:val="24"/>
                </w:rPr>
                <w:t xml:space="preserve"> </w:t>
              </w:r>
              <w:r>
                <w:rPr>
                  <w:sz w:val="24"/>
                </w:rPr>
                <w:t>in</w:t>
              </w:r>
              <w:r>
                <w:rPr>
                  <w:spacing w:val="-3"/>
                  <w:sz w:val="24"/>
                </w:rPr>
                <w:t xml:space="preserve"> </w:t>
              </w:r>
              <w:r>
                <w:rPr>
                  <w:sz w:val="24"/>
                </w:rPr>
                <w:t>this</w:t>
              </w:r>
              <w:r>
                <w:rPr>
                  <w:spacing w:val="-2"/>
                  <w:sz w:val="24"/>
                </w:rPr>
                <w:t xml:space="preserve"> </w:t>
              </w:r>
              <w:r>
                <w:rPr>
                  <w:sz w:val="24"/>
                </w:rPr>
                <w:t>dissertation.</w:t>
              </w:r>
            </w:hyperlink>
            <w:r>
              <w:rPr>
                <w:spacing w:val="28"/>
                <w:sz w:val="24"/>
              </w:rPr>
              <w:t xml:space="preserve">  </w:t>
            </w:r>
            <w:r>
              <w:rPr>
                <w:sz w:val="24"/>
              </w:rPr>
              <w:t>.</w:t>
            </w:r>
            <w:r>
              <w:rPr>
                <w:spacing w:val="58"/>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6"/>
                <w:sz w:val="24"/>
              </w:rPr>
              <w:t xml:space="preserve"> </w:t>
            </w:r>
            <w:r>
              <w:rPr>
                <w:spacing w:val="-10"/>
                <w:sz w:val="24"/>
              </w:rPr>
              <w:t>.</w:t>
            </w:r>
          </w:p>
        </w:tc>
        <w:tc>
          <w:tcPr>
            <w:tcW w:w="355" w:type="dxa"/>
          </w:tcPr>
          <w:p w14:paraId="00DC1BAA" w14:textId="77777777" w:rsidR="00350CFB" w:rsidRDefault="00283FFF">
            <w:pPr>
              <w:pStyle w:val="TableParagraph"/>
              <w:spacing w:before="91"/>
              <w:ind w:left="22" w:right="8"/>
              <w:rPr>
                <w:sz w:val="24"/>
              </w:rPr>
            </w:pPr>
            <w:r>
              <w:rPr>
                <w:spacing w:val="-5"/>
                <w:sz w:val="24"/>
              </w:rPr>
              <w:t>12</w:t>
            </w:r>
          </w:p>
        </w:tc>
      </w:tr>
      <w:tr w:rsidR="00350CFB" w14:paraId="00DC1BAF" w14:textId="77777777">
        <w:trPr>
          <w:trHeight w:val="573"/>
        </w:trPr>
        <w:tc>
          <w:tcPr>
            <w:tcW w:w="444" w:type="dxa"/>
          </w:tcPr>
          <w:p w14:paraId="00DC1BAC" w14:textId="77777777" w:rsidR="00350CFB" w:rsidRDefault="0071403D">
            <w:pPr>
              <w:pStyle w:val="TableParagraph"/>
              <w:spacing w:before="191"/>
              <w:ind w:left="50"/>
              <w:jc w:val="left"/>
              <w:rPr>
                <w:sz w:val="24"/>
              </w:rPr>
            </w:pPr>
            <w:hyperlink w:anchor="_bookmark9" w:history="1">
              <w:r>
                <w:rPr>
                  <w:spacing w:val="-5"/>
                  <w:sz w:val="24"/>
                </w:rPr>
                <w:t>1.1</w:t>
              </w:r>
            </w:hyperlink>
          </w:p>
        </w:tc>
        <w:tc>
          <w:tcPr>
            <w:tcW w:w="8300" w:type="dxa"/>
          </w:tcPr>
          <w:p w14:paraId="00DC1BAD" w14:textId="77777777" w:rsidR="00350CFB" w:rsidRDefault="0071403D">
            <w:pPr>
              <w:pStyle w:val="TableParagraph"/>
              <w:spacing w:before="191"/>
              <w:ind w:left="155"/>
              <w:jc w:val="left"/>
              <w:rPr>
                <w:sz w:val="24"/>
              </w:rPr>
            </w:pPr>
            <w:hyperlink w:anchor="_bookmark9" w:history="1">
              <w:r>
                <w:rPr>
                  <w:sz w:val="24"/>
                </w:rPr>
                <w:t>Primary</w:t>
              </w:r>
              <w:r>
                <w:rPr>
                  <w:spacing w:val="-12"/>
                  <w:sz w:val="24"/>
                </w:rPr>
                <w:t xml:space="preserve"> </w:t>
              </w:r>
              <w:r>
                <w:rPr>
                  <w:sz w:val="24"/>
                </w:rPr>
                <w:t>comparison:</w:t>
              </w:r>
              <w:r>
                <w:rPr>
                  <w:spacing w:val="13"/>
                  <w:sz w:val="24"/>
                </w:rPr>
                <w:t xml:space="preserve"> </w:t>
              </w:r>
              <w:r>
                <w:rPr>
                  <w:sz w:val="24"/>
                </w:rPr>
                <w:t>EndorseRank</w:t>
              </w:r>
              <w:r>
                <w:rPr>
                  <w:spacing w:val="-10"/>
                  <w:sz w:val="24"/>
                </w:rPr>
                <w:t xml:space="preserve"> </w:t>
              </w:r>
              <w:r>
                <w:rPr>
                  <w:sz w:val="24"/>
                </w:rPr>
                <w:t>versus</w:t>
              </w:r>
              <w:r>
                <w:rPr>
                  <w:spacing w:val="-11"/>
                  <w:sz w:val="24"/>
                </w:rPr>
                <w:t xml:space="preserve"> </w:t>
              </w:r>
              <w:r>
                <w:rPr>
                  <w:sz w:val="24"/>
                </w:rPr>
                <w:t>AWP</w:t>
              </w:r>
              <w:r>
                <w:rPr>
                  <w:spacing w:val="-11"/>
                  <w:sz w:val="24"/>
                </w:rPr>
                <w:t xml:space="preserve"> </w:t>
              </w:r>
              <w:r>
                <w:rPr>
                  <w:sz w:val="24"/>
                </w:rPr>
                <w:t>(matched</w:t>
              </w:r>
              <w:r>
                <w:rPr>
                  <w:spacing w:val="-10"/>
                  <w:sz w:val="24"/>
                </w:rPr>
                <w:t xml:space="preserve"> </w:t>
              </w:r>
              <w:r>
                <w:rPr>
                  <w:sz w:val="24"/>
                </w:rPr>
                <w:t>wallet</w:t>
              </w:r>
              <w:r>
                <w:rPr>
                  <w:spacing w:val="-12"/>
                  <w:sz w:val="24"/>
                </w:rPr>
                <w:t xml:space="preserve"> </w:t>
              </w:r>
              <w:r>
                <w:rPr>
                  <w:sz w:val="24"/>
                </w:rPr>
                <w:t>cohort,</w:t>
              </w:r>
              <w:r>
                <w:rPr>
                  <w:spacing w:val="-9"/>
                  <w:sz w:val="24"/>
                </w:rPr>
                <w:t xml:space="preserve"> </w:t>
              </w:r>
              <w:r>
                <w:rPr>
                  <w:i/>
                  <w:sz w:val="24"/>
                </w:rPr>
                <w:t>n</w:t>
              </w:r>
              <w:r>
                <w:rPr>
                  <w:i/>
                  <w:spacing w:val="3"/>
                  <w:sz w:val="24"/>
                </w:rPr>
                <w:t xml:space="preserve"> </w:t>
              </w:r>
              <w:r>
                <w:rPr>
                  <w:sz w:val="24"/>
                </w:rPr>
                <w:t>=</w:t>
              </w:r>
              <w:r>
                <w:rPr>
                  <w:spacing w:val="3"/>
                  <w:sz w:val="24"/>
                </w:rPr>
                <w:t xml:space="preserve"> </w:t>
              </w:r>
              <w:r>
                <w:rPr>
                  <w:spacing w:val="-2"/>
                  <w:sz w:val="24"/>
                </w:rPr>
                <w:t>5</w:t>
              </w:r>
              <w:r>
                <w:rPr>
                  <w:i/>
                  <w:spacing w:val="-2"/>
                  <w:sz w:val="24"/>
                </w:rPr>
                <w:t>,</w:t>
              </w:r>
              <w:r>
                <w:rPr>
                  <w:spacing w:val="-2"/>
                  <w:sz w:val="24"/>
                </w:rPr>
                <w:t>521).</w:t>
              </w:r>
            </w:hyperlink>
          </w:p>
        </w:tc>
        <w:tc>
          <w:tcPr>
            <w:tcW w:w="355" w:type="dxa"/>
          </w:tcPr>
          <w:p w14:paraId="00DC1BAE" w14:textId="77777777" w:rsidR="00350CFB" w:rsidRDefault="00283FFF">
            <w:pPr>
              <w:pStyle w:val="TableParagraph"/>
              <w:spacing w:before="191"/>
              <w:ind w:left="22" w:right="8"/>
              <w:rPr>
                <w:sz w:val="24"/>
              </w:rPr>
            </w:pPr>
            <w:r>
              <w:rPr>
                <w:spacing w:val="-5"/>
                <w:sz w:val="24"/>
              </w:rPr>
              <w:t>17</w:t>
            </w:r>
          </w:p>
        </w:tc>
      </w:tr>
      <w:tr w:rsidR="00350CFB" w14:paraId="00DC1BB3" w14:textId="77777777">
        <w:trPr>
          <w:trHeight w:val="459"/>
        </w:trPr>
        <w:tc>
          <w:tcPr>
            <w:tcW w:w="444" w:type="dxa"/>
          </w:tcPr>
          <w:p w14:paraId="00DC1BB0" w14:textId="77777777" w:rsidR="00350CFB" w:rsidRDefault="0071403D">
            <w:pPr>
              <w:pStyle w:val="TableParagraph"/>
              <w:spacing w:before="87"/>
              <w:ind w:left="50"/>
              <w:jc w:val="left"/>
              <w:rPr>
                <w:sz w:val="24"/>
              </w:rPr>
            </w:pPr>
            <w:hyperlink w:anchor="_bookmark11" w:history="1">
              <w:r>
                <w:rPr>
                  <w:spacing w:val="-5"/>
                  <w:sz w:val="24"/>
                </w:rPr>
                <w:t>1.2</w:t>
              </w:r>
            </w:hyperlink>
          </w:p>
        </w:tc>
        <w:tc>
          <w:tcPr>
            <w:tcW w:w="8300" w:type="dxa"/>
          </w:tcPr>
          <w:p w14:paraId="00DC1BB1" w14:textId="77777777" w:rsidR="00350CFB" w:rsidRDefault="0071403D">
            <w:pPr>
              <w:pStyle w:val="TableParagraph"/>
              <w:spacing w:before="87"/>
              <w:ind w:left="155"/>
              <w:jc w:val="left"/>
              <w:rPr>
                <w:sz w:val="24"/>
              </w:rPr>
            </w:pPr>
            <w:hyperlink w:anchor="_bookmark11" w:history="1">
              <w:r>
                <w:rPr>
                  <w:sz w:val="24"/>
                </w:rPr>
                <w:t>Supplementary</w:t>
              </w:r>
              <w:r>
                <w:rPr>
                  <w:spacing w:val="21"/>
                  <w:sz w:val="24"/>
                </w:rPr>
                <w:t xml:space="preserve"> </w:t>
              </w:r>
              <w:r>
                <w:rPr>
                  <w:sz w:val="24"/>
                </w:rPr>
                <w:t>extension</w:t>
              </w:r>
              <w:r>
                <w:rPr>
                  <w:spacing w:val="22"/>
                  <w:sz w:val="24"/>
                </w:rPr>
                <w:t xml:space="preserve"> </w:t>
              </w:r>
              <w:r>
                <w:rPr>
                  <w:sz w:val="24"/>
                </w:rPr>
                <w:t>added</w:t>
              </w:r>
              <w:r>
                <w:rPr>
                  <w:spacing w:val="22"/>
                  <w:sz w:val="24"/>
                </w:rPr>
                <w:t xml:space="preserve"> </w:t>
              </w:r>
              <w:r>
                <w:rPr>
                  <w:sz w:val="24"/>
                </w:rPr>
                <w:t>during</w:t>
              </w:r>
              <w:r>
                <w:rPr>
                  <w:spacing w:val="22"/>
                  <w:sz w:val="24"/>
                </w:rPr>
                <w:t xml:space="preserve"> </w:t>
              </w:r>
              <w:r>
                <w:rPr>
                  <w:sz w:val="24"/>
                </w:rPr>
                <w:t>empirical</w:t>
              </w:r>
              <w:r>
                <w:rPr>
                  <w:spacing w:val="21"/>
                  <w:sz w:val="24"/>
                </w:rPr>
                <w:t xml:space="preserve"> </w:t>
              </w:r>
              <w:r>
                <w:rPr>
                  <w:sz w:val="24"/>
                </w:rPr>
                <w:t>work</w:t>
              </w:r>
              <w:r>
                <w:rPr>
                  <w:spacing w:val="22"/>
                  <w:sz w:val="24"/>
                </w:rPr>
                <w:t xml:space="preserve"> </w:t>
              </w:r>
              <w:r>
                <w:rPr>
                  <w:sz w:val="24"/>
                </w:rPr>
                <w:t>(not</w:t>
              </w:r>
              <w:r>
                <w:rPr>
                  <w:spacing w:val="22"/>
                  <w:sz w:val="24"/>
                </w:rPr>
                <w:t xml:space="preserve"> </w:t>
              </w:r>
              <w:r>
                <w:rPr>
                  <w:sz w:val="24"/>
                </w:rPr>
                <w:t>part</w:t>
              </w:r>
              <w:r>
                <w:rPr>
                  <w:spacing w:val="22"/>
                  <w:sz w:val="24"/>
                </w:rPr>
                <w:t xml:space="preserve"> </w:t>
              </w:r>
              <w:r>
                <w:rPr>
                  <w:sz w:val="24"/>
                </w:rPr>
                <w:t>of</w:t>
              </w:r>
              <w:r>
                <w:rPr>
                  <w:spacing w:val="21"/>
                  <w:sz w:val="24"/>
                </w:rPr>
                <w:t xml:space="preserve"> </w:t>
              </w:r>
              <w:r>
                <w:rPr>
                  <w:sz w:val="24"/>
                </w:rPr>
                <w:t>the</w:t>
              </w:r>
              <w:r>
                <w:rPr>
                  <w:spacing w:val="22"/>
                  <w:sz w:val="24"/>
                </w:rPr>
                <w:t xml:space="preserve"> </w:t>
              </w:r>
              <w:r>
                <w:rPr>
                  <w:spacing w:val="-2"/>
                  <w:sz w:val="24"/>
                </w:rPr>
                <w:t>primary</w:t>
              </w:r>
            </w:hyperlink>
          </w:p>
        </w:tc>
        <w:tc>
          <w:tcPr>
            <w:tcW w:w="355" w:type="dxa"/>
          </w:tcPr>
          <w:p w14:paraId="00DC1BB2" w14:textId="77777777" w:rsidR="00350CFB" w:rsidRDefault="00350CFB">
            <w:pPr>
              <w:pStyle w:val="TableParagraph"/>
              <w:spacing w:before="0"/>
              <w:jc w:val="left"/>
              <w:rPr>
                <w:sz w:val="24"/>
              </w:rPr>
            </w:pPr>
          </w:p>
        </w:tc>
      </w:tr>
      <w:tr w:rsidR="00350CFB" w14:paraId="00DC1BB7" w14:textId="77777777">
        <w:trPr>
          <w:trHeight w:val="463"/>
        </w:trPr>
        <w:tc>
          <w:tcPr>
            <w:tcW w:w="444" w:type="dxa"/>
          </w:tcPr>
          <w:p w14:paraId="00DC1BB4" w14:textId="77777777" w:rsidR="00350CFB" w:rsidRDefault="00350CFB">
            <w:pPr>
              <w:pStyle w:val="TableParagraph"/>
              <w:spacing w:before="0"/>
              <w:jc w:val="left"/>
              <w:rPr>
                <w:sz w:val="24"/>
              </w:rPr>
            </w:pPr>
          </w:p>
        </w:tc>
        <w:tc>
          <w:tcPr>
            <w:tcW w:w="8300" w:type="dxa"/>
          </w:tcPr>
          <w:p w14:paraId="00DC1BB5" w14:textId="77777777" w:rsidR="00350CFB" w:rsidRDefault="0071403D">
            <w:pPr>
              <w:pStyle w:val="TableParagraph"/>
              <w:tabs>
                <w:tab w:val="left" w:pos="4148"/>
              </w:tabs>
              <w:spacing w:before="85"/>
              <w:ind w:left="155"/>
              <w:jc w:val="left"/>
              <w:rPr>
                <w:sz w:val="24"/>
              </w:rPr>
            </w:pPr>
            <w:hyperlink w:anchor="_bookmark11" w:history="1">
              <w:r>
                <w:rPr>
                  <w:spacing w:val="-2"/>
                  <w:sz w:val="24"/>
                </w:rPr>
                <w:t>EndorseRank–AWP</w:t>
              </w:r>
              <w:r>
                <w:rPr>
                  <w:spacing w:val="-9"/>
                  <w:sz w:val="24"/>
                </w:rPr>
                <w:t xml:space="preserve"> </w:t>
              </w:r>
              <w:r>
                <w:rPr>
                  <w:spacing w:val="-2"/>
                  <w:sz w:val="24"/>
                </w:rPr>
                <w:t>research</w:t>
              </w:r>
              <w:r>
                <w:rPr>
                  <w:spacing w:val="-8"/>
                  <w:sz w:val="24"/>
                </w:rPr>
                <w:t xml:space="preserve"> </w:t>
              </w:r>
              <w:r>
                <w:rPr>
                  <w:spacing w:val="-2"/>
                  <w:sz w:val="24"/>
                </w:rPr>
                <w:t>question).</w:t>
              </w:r>
            </w:hyperlink>
            <w:r>
              <w:rPr>
                <w:sz w:val="24"/>
              </w:rPr>
              <w:tab/>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pacing w:val="-10"/>
                <w:sz w:val="24"/>
              </w:rPr>
              <w:t>.</w:t>
            </w:r>
          </w:p>
        </w:tc>
        <w:tc>
          <w:tcPr>
            <w:tcW w:w="355" w:type="dxa"/>
          </w:tcPr>
          <w:p w14:paraId="00DC1BB6" w14:textId="77777777" w:rsidR="00350CFB" w:rsidRDefault="00283FFF">
            <w:pPr>
              <w:pStyle w:val="TableParagraph"/>
              <w:spacing w:before="85"/>
              <w:ind w:left="22" w:right="8"/>
              <w:rPr>
                <w:sz w:val="24"/>
              </w:rPr>
            </w:pPr>
            <w:r>
              <w:rPr>
                <w:spacing w:val="-5"/>
                <w:sz w:val="24"/>
              </w:rPr>
              <w:t>19</w:t>
            </w:r>
          </w:p>
        </w:tc>
      </w:tr>
      <w:tr w:rsidR="00350CFB" w14:paraId="00DC1BBB" w14:textId="77777777">
        <w:trPr>
          <w:trHeight w:val="569"/>
        </w:trPr>
        <w:tc>
          <w:tcPr>
            <w:tcW w:w="444" w:type="dxa"/>
          </w:tcPr>
          <w:p w14:paraId="00DC1BB8" w14:textId="77777777" w:rsidR="00350CFB" w:rsidRDefault="0071403D">
            <w:pPr>
              <w:pStyle w:val="TableParagraph"/>
              <w:spacing w:before="91"/>
              <w:ind w:left="50"/>
              <w:jc w:val="left"/>
              <w:rPr>
                <w:sz w:val="24"/>
              </w:rPr>
            </w:pPr>
            <w:hyperlink w:anchor="_bookmark13" w:history="1">
              <w:r>
                <w:rPr>
                  <w:spacing w:val="-5"/>
                  <w:sz w:val="24"/>
                </w:rPr>
                <w:t>1.3</w:t>
              </w:r>
            </w:hyperlink>
          </w:p>
        </w:tc>
        <w:tc>
          <w:tcPr>
            <w:tcW w:w="8300" w:type="dxa"/>
          </w:tcPr>
          <w:p w14:paraId="00DC1BB9" w14:textId="77777777" w:rsidR="00350CFB" w:rsidRDefault="0071403D">
            <w:pPr>
              <w:pStyle w:val="TableParagraph"/>
              <w:spacing w:before="91"/>
              <w:ind w:left="155"/>
              <w:jc w:val="left"/>
              <w:rPr>
                <w:sz w:val="24"/>
              </w:rPr>
            </w:pPr>
            <w:hyperlink w:anchor="_bookmark13" w:history="1">
              <w:r>
                <w:rPr>
                  <w:sz w:val="24"/>
                </w:rPr>
                <w:t>Summary</w:t>
              </w:r>
              <w:r>
                <w:rPr>
                  <w:spacing w:val="-4"/>
                  <w:sz w:val="24"/>
                </w:rPr>
                <w:t xml:space="preserve"> </w:t>
              </w:r>
              <w:r>
                <w:rPr>
                  <w:sz w:val="24"/>
                </w:rPr>
                <w:t>of</w:t>
              </w:r>
              <w:r>
                <w:rPr>
                  <w:spacing w:val="-4"/>
                  <w:sz w:val="24"/>
                </w:rPr>
                <w:t xml:space="preserve"> </w:t>
              </w:r>
              <w:r>
                <w:rPr>
                  <w:sz w:val="24"/>
                </w:rPr>
                <w:t>hypotheses,</w:t>
              </w:r>
              <w:r>
                <w:rPr>
                  <w:spacing w:val="-3"/>
                  <w:sz w:val="24"/>
                </w:rPr>
                <w:t xml:space="preserve"> </w:t>
              </w:r>
              <w:r>
                <w:rPr>
                  <w:sz w:val="24"/>
                </w:rPr>
                <w:t>research</w:t>
              </w:r>
              <w:r>
                <w:rPr>
                  <w:spacing w:val="-4"/>
                  <w:sz w:val="24"/>
                </w:rPr>
                <w:t xml:space="preserve"> </w:t>
              </w:r>
              <w:r>
                <w:rPr>
                  <w:sz w:val="24"/>
                </w:rPr>
                <w:t>questions,</w:t>
              </w:r>
              <w:r>
                <w:rPr>
                  <w:spacing w:val="-3"/>
                  <w:sz w:val="24"/>
                </w:rPr>
                <w:t xml:space="preserve"> </w:t>
              </w:r>
              <w:r>
                <w:rPr>
                  <w:sz w:val="24"/>
                </w:rPr>
                <w:t>and</w:t>
              </w:r>
              <w:r>
                <w:rPr>
                  <w:spacing w:val="-4"/>
                  <w:sz w:val="24"/>
                </w:rPr>
                <w:t xml:space="preserve"> </w:t>
              </w:r>
              <w:r>
                <w:rPr>
                  <w:sz w:val="24"/>
                </w:rPr>
                <w:t>empirical</w:t>
              </w:r>
              <w:r>
                <w:rPr>
                  <w:spacing w:val="-3"/>
                  <w:sz w:val="24"/>
                </w:rPr>
                <w:t xml:space="preserve"> </w:t>
              </w:r>
              <w:r>
                <w:rPr>
                  <w:sz w:val="24"/>
                </w:rPr>
                <w:t>claims.</w:t>
              </w:r>
            </w:hyperlink>
            <w:r>
              <w:rPr>
                <w:spacing w:val="76"/>
                <w:sz w:val="24"/>
              </w:rPr>
              <w:t xml:space="preserve"> </w:t>
            </w:r>
            <w:r>
              <w:rPr>
                <w:sz w:val="24"/>
              </w:rPr>
              <w:t>.</w:t>
            </w:r>
            <w:r>
              <w:rPr>
                <w:spacing w:val="54"/>
                <w:sz w:val="24"/>
              </w:rPr>
              <w:t xml:space="preserve"> </w:t>
            </w:r>
            <w:r>
              <w:rPr>
                <w:sz w:val="24"/>
              </w:rPr>
              <w:t>.</w:t>
            </w:r>
            <w:r>
              <w:rPr>
                <w:spacing w:val="54"/>
                <w:sz w:val="24"/>
              </w:rPr>
              <w:t xml:space="preserve"> </w:t>
            </w:r>
            <w:r>
              <w:rPr>
                <w:sz w:val="24"/>
              </w:rPr>
              <w:t>.</w:t>
            </w:r>
            <w:r>
              <w:rPr>
                <w:spacing w:val="54"/>
                <w:sz w:val="24"/>
              </w:rPr>
              <w:t xml:space="preserve"> </w:t>
            </w:r>
            <w:r>
              <w:rPr>
                <w:sz w:val="24"/>
              </w:rPr>
              <w:t>.</w:t>
            </w:r>
            <w:r>
              <w:rPr>
                <w:spacing w:val="53"/>
                <w:sz w:val="24"/>
              </w:rPr>
              <w:t xml:space="preserve"> </w:t>
            </w:r>
            <w:r>
              <w:rPr>
                <w:sz w:val="24"/>
              </w:rPr>
              <w:t>.</w:t>
            </w:r>
            <w:r>
              <w:rPr>
                <w:spacing w:val="54"/>
                <w:sz w:val="24"/>
              </w:rPr>
              <w:t xml:space="preserve"> </w:t>
            </w:r>
            <w:r>
              <w:rPr>
                <w:sz w:val="24"/>
              </w:rPr>
              <w:t>.</w:t>
            </w:r>
            <w:r>
              <w:rPr>
                <w:spacing w:val="54"/>
                <w:sz w:val="24"/>
              </w:rPr>
              <w:t xml:space="preserve"> </w:t>
            </w:r>
            <w:r>
              <w:rPr>
                <w:sz w:val="24"/>
              </w:rPr>
              <w:t>.</w:t>
            </w:r>
            <w:r>
              <w:rPr>
                <w:spacing w:val="54"/>
                <w:sz w:val="24"/>
              </w:rPr>
              <w:t xml:space="preserve"> </w:t>
            </w:r>
            <w:r>
              <w:rPr>
                <w:sz w:val="24"/>
              </w:rPr>
              <w:t>.</w:t>
            </w:r>
            <w:r>
              <w:rPr>
                <w:spacing w:val="54"/>
                <w:sz w:val="24"/>
              </w:rPr>
              <w:t xml:space="preserve"> </w:t>
            </w:r>
            <w:r>
              <w:rPr>
                <w:spacing w:val="-10"/>
                <w:sz w:val="24"/>
              </w:rPr>
              <w:t>.</w:t>
            </w:r>
          </w:p>
        </w:tc>
        <w:tc>
          <w:tcPr>
            <w:tcW w:w="355" w:type="dxa"/>
          </w:tcPr>
          <w:p w14:paraId="00DC1BBA" w14:textId="77777777" w:rsidR="00350CFB" w:rsidRDefault="00283FFF">
            <w:pPr>
              <w:pStyle w:val="TableParagraph"/>
              <w:spacing w:before="91"/>
              <w:ind w:left="22" w:right="8"/>
              <w:rPr>
                <w:sz w:val="24"/>
              </w:rPr>
            </w:pPr>
            <w:r>
              <w:rPr>
                <w:spacing w:val="-5"/>
                <w:sz w:val="24"/>
              </w:rPr>
              <w:t>20</w:t>
            </w:r>
          </w:p>
        </w:tc>
      </w:tr>
      <w:tr w:rsidR="00350CFB" w14:paraId="00DC1BBF" w14:textId="77777777">
        <w:trPr>
          <w:trHeight w:val="669"/>
        </w:trPr>
        <w:tc>
          <w:tcPr>
            <w:tcW w:w="444" w:type="dxa"/>
          </w:tcPr>
          <w:p w14:paraId="00DC1BBC" w14:textId="77777777" w:rsidR="00350CFB" w:rsidRDefault="0071403D">
            <w:pPr>
              <w:pStyle w:val="TableParagraph"/>
              <w:spacing w:before="191"/>
              <w:ind w:left="50"/>
              <w:jc w:val="left"/>
              <w:rPr>
                <w:sz w:val="24"/>
              </w:rPr>
            </w:pPr>
            <w:hyperlink w:anchor="_bookmark46" w:history="1">
              <w:r>
                <w:rPr>
                  <w:spacing w:val="-5"/>
                  <w:sz w:val="24"/>
                </w:rPr>
                <w:t>2.1</w:t>
              </w:r>
            </w:hyperlink>
          </w:p>
        </w:tc>
        <w:tc>
          <w:tcPr>
            <w:tcW w:w="8300" w:type="dxa"/>
          </w:tcPr>
          <w:p w14:paraId="00DC1BBD" w14:textId="77777777" w:rsidR="00350CFB" w:rsidRDefault="0071403D">
            <w:pPr>
              <w:pStyle w:val="TableParagraph"/>
              <w:spacing w:before="191"/>
              <w:ind w:left="155"/>
              <w:jc w:val="left"/>
              <w:rPr>
                <w:sz w:val="24"/>
              </w:rPr>
            </w:pPr>
            <w:hyperlink w:anchor="_bookmark46" w:history="1">
              <w:r>
                <w:rPr>
                  <w:sz w:val="24"/>
                </w:rPr>
                <w:t>Comparison</w:t>
              </w:r>
              <w:r>
                <w:rPr>
                  <w:spacing w:val="-4"/>
                  <w:sz w:val="24"/>
                </w:rPr>
                <w:t xml:space="preserve"> </w:t>
              </w:r>
              <w:r>
                <w:rPr>
                  <w:sz w:val="24"/>
                </w:rPr>
                <w:t>of</w:t>
              </w:r>
              <w:r>
                <w:rPr>
                  <w:spacing w:val="-4"/>
                  <w:sz w:val="24"/>
                </w:rPr>
                <w:t xml:space="preserve"> </w:t>
              </w:r>
              <w:r>
                <w:rPr>
                  <w:sz w:val="24"/>
                </w:rPr>
                <w:t>selected</w:t>
              </w:r>
              <w:r>
                <w:rPr>
                  <w:spacing w:val="-3"/>
                  <w:sz w:val="24"/>
                </w:rPr>
                <w:t xml:space="preserve"> </w:t>
              </w:r>
              <w:r>
                <w:rPr>
                  <w:sz w:val="24"/>
                </w:rPr>
                <w:t>graph</w:t>
              </w:r>
              <w:r>
                <w:rPr>
                  <w:spacing w:val="-4"/>
                  <w:sz w:val="24"/>
                </w:rPr>
                <w:t xml:space="preserve"> </w:t>
              </w:r>
              <w:r>
                <w:rPr>
                  <w:sz w:val="24"/>
                </w:rPr>
                <w:t>reputation</w:t>
              </w:r>
              <w:r>
                <w:rPr>
                  <w:spacing w:val="-3"/>
                  <w:sz w:val="24"/>
                </w:rPr>
                <w:t xml:space="preserve"> </w:t>
              </w:r>
              <w:r>
                <w:rPr>
                  <w:sz w:val="24"/>
                </w:rPr>
                <w:t>methods</w:t>
              </w:r>
              <w:r>
                <w:rPr>
                  <w:spacing w:val="-4"/>
                  <w:sz w:val="24"/>
                </w:rPr>
                <w:t xml:space="preserve"> </w:t>
              </w:r>
              <w:r>
                <w:rPr>
                  <w:sz w:val="24"/>
                </w:rPr>
                <w:t>(conceptual).</w:t>
              </w:r>
            </w:hyperlink>
            <w:r>
              <w:rPr>
                <w:spacing w:val="6"/>
                <w:sz w:val="24"/>
              </w:rPr>
              <w:t xml:space="preserve"> </w:t>
            </w:r>
            <w:r>
              <w:rPr>
                <w:sz w:val="24"/>
              </w:rPr>
              <w:t>.</w:t>
            </w:r>
            <w:r>
              <w:rPr>
                <w:spacing w:val="54"/>
                <w:sz w:val="24"/>
              </w:rPr>
              <w:t xml:space="preserve"> </w:t>
            </w:r>
            <w:r>
              <w:rPr>
                <w:sz w:val="24"/>
              </w:rPr>
              <w:t>.</w:t>
            </w:r>
            <w:r>
              <w:rPr>
                <w:spacing w:val="54"/>
                <w:sz w:val="24"/>
              </w:rPr>
              <w:t xml:space="preserve"> </w:t>
            </w:r>
            <w:r>
              <w:rPr>
                <w:sz w:val="24"/>
              </w:rPr>
              <w:t>.</w:t>
            </w:r>
            <w:r>
              <w:rPr>
                <w:spacing w:val="54"/>
                <w:sz w:val="24"/>
              </w:rPr>
              <w:t xml:space="preserve"> </w:t>
            </w:r>
            <w:r>
              <w:rPr>
                <w:sz w:val="24"/>
              </w:rPr>
              <w:t>.</w:t>
            </w:r>
            <w:r>
              <w:rPr>
                <w:spacing w:val="54"/>
                <w:sz w:val="24"/>
              </w:rPr>
              <w:t xml:space="preserve"> </w:t>
            </w:r>
            <w:r>
              <w:rPr>
                <w:sz w:val="24"/>
              </w:rPr>
              <w:t>.</w:t>
            </w:r>
            <w:r>
              <w:rPr>
                <w:spacing w:val="54"/>
                <w:sz w:val="24"/>
              </w:rPr>
              <w:t xml:space="preserve"> </w:t>
            </w:r>
            <w:r>
              <w:rPr>
                <w:sz w:val="24"/>
              </w:rPr>
              <w:t>.</w:t>
            </w:r>
            <w:r>
              <w:rPr>
                <w:spacing w:val="54"/>
                <w:sz w:val="24"/>
              </w:rPr>
              <w:t xml:space="preserve"> </w:t>
            </w:r>
            <w:r>
              <w:rPr>
                <w:sz w:val="24"/>
              </w:rPr>
              <w:t>.</w:t>
            </w:r>
            <w:r>
              <w:rPr>
                <w:spacing w:val="53"/>
                <w:sz w:val="24"/>
              </w:rPr>
              <w:t xml:space="preserve"> </w:t>
            </w:r>
            <w:r>
              <w:rPr>
                <w:sz w:val="24"/>
              </w:rPr>
              <w:t>.</w:t>
            </w:r>
            <w:r>
              <w:rPr>
                <w:spacing w:val="54"/>
                <w:sz w:val="24"/>
              </w:rPr>
              <w:t xml:space="preserve"> </w:t>
            </w:r>
            <w:r>
              <w:rPr>
                <w:sz w:val="24"/>
              </w:rPr>
              <w:t>.</w:t>
            </w:r>
            <w:r>
              <w:rPr>
                <w:spacing w:val="54"/>
                <w:sz w:val="24"/>
              </w:rPr>
              <w:t xml:space="preserve"> </w:t>
            </w:r>
            <w:r>
              <w:rPr>
                <w:sz w:val="24"/>
              </w:rPr>
              <w:t>.</w:t>
            </w:r>
            <w:r>
              <w:rPr>
                <w:spacing w:val="54"/>
                <w:sz w:val="24"/>
              </w:rPr>
              <w:t xml:space="preserve"> </w:t>
            </w:r>
            <w:r>
              <w:rPr>
                <w:spacing w:val="-10"/>
                <w:sz w:val="24"/>
              </w:rPr>
              <w:t>.</w:t>
            </w:r>
          </w:p>
        </w:tc>
        <w:tc>
          <w:tcPr>
            <w:tcW w:w="355" w:type="dxa"/>
          </w:tcPr>
          <w:p w14:paraId="00DC1BBE" w14:textId="77777777" w:rsidR="00350CFB" w:rsidRDefault="00283FFF">
            <w:pPr>
              <w:pStyle w:val="TableParagraph"/>
              <w:spacing w:before="191"/>
              <w:ind w:left="22" w:right="8"/>
              <w:rPr>
                <w:sz w:val="24"/>
              </w:rPr>
            </w:pPr>
            <w:r>
              <w:rPr>
                <w:spacing w:val="-5"/>
                <w:sz w:val="24"/>
              </w:rPr>
              <w:t>40</w:t>
            </w:r>
          </w:p>
        </w:tc>
      </w:tr>
      <w:tr w:rsidR="00350CFB" w14:paraId="00DC1BC3" w14:textId="77777777">
        <w:trPr>
          <w:trHeight w:val="669"/>
        </w:trPr>
        <w:tc>
          <w:tcPr>
            <w:tcW w:w="444" w:type="dxa"/>
          </w:tcPr>
          <w:p w14:paraId="00DC1BC0" w14:textId="77777777" w:rsidR="00350CFB" w:rsidRDefault="0071403D">
            <w:pPr>
              <w:pStyle w:val="TableParagraph"/>
              <w:spacing w:before="191"/>
              <w:ind w:left="50"/>
              <w:jc w:val="left"/>
              <w:rPr>
                <w:sz w:val="24"/>
              </w:rPr>
            </w:pPr>
            <w:hyperlink w:anchor="_bookmark51" w:history="1">
              <w:r>
                <w:rPr>
                  <w:spacing w:val="-5"/>
                  <w:sz w:val="24"/>
                </w:rPr>
                <w:t>3.1</w:t>
              </w:r>
            </w:hyperlink>
          </w:p>
        </w:tc>
        <w:tc>
          <w:tcPr>
            <w:tcW w:w="8300" w:type="dxa"/>
          </w:tcPr>
          <w:p w14:paraId="00DC1BC1" w14:textId="77777777" w:rsidR="00350CFB" w:rsidRDefault="0071403D">
            <w:pPr>
              <w:pStyle w:val="TableParagraph"/>
              <w:tabs>
                <w:tab w:val="left" w:pos="5404"/>
              </w:tabs>
              <w:spacing w:before="191"/>
              <w:ind w:left="155"/>
              <w:jc w:val="left"/>
              <w:rPr>
                <w:sz w:val="24"/>
              </w:rPr>
            </w:pPr>
            <w:hyperlink w:anchor="_bookmark51" w:history="1">
              <w:r>
                <w:rPr>
                  <w:sz w:val="24"/>
                </w:rPr>
                <w:t>Notation</w:t>
              </w:r>
              <w:r>
                <w:rPr>
                  <w:spacing w:val="-7"/>
                  <w:sz w:val="24"/>
                </w:rPr>
                <w:t xml:space="preserve"> </w:t>
              </w:r>
              <w:r>
                <w:rPr>
                  <w:sz w:val="24"/>
                </w:rPr>
                <w:t>for</w:t>
              </w:r>
              <w:r>
                <w:rPr>
                  <w:spacing w:val="-7"/>
                  <w:sz w:val="24"/>
                </w:rPr>
                <w:t xml:space="preserve"> </w:t>
              </w:r>
              <w:r>
                <w:rPr>
                  <w:sz w:val="24"/>
                </w:rPr>
                <w:t>graphs,</w:t>
              </w:r>
              <w:r>
                <w:rPr>
                  <w:spacing w:val="-7"/>
                  <w:sz w:val="24"/>
                </w:rPr>
                <w:t xml:space="preserve"> </w:t>
              </w:r>
              <w:r>
                <w:rPr>
                  <w:sz w:val="24"/>
                </w:rPr>
                <w:t>scores,</w:t>
              </w:r>
              <w:r>
                <w:rPr>
                  <w:spacing w:val="-7"/>
                  <w:sz w:val="24"/>
                </w:rPr>
                <w:t xml:space="preserve"> </w:t>
              </w:r>
              <w:r>
                <w:rPr>
                  <w:sz w:val="24"/>
                </w:rPr>
                <w:t>proxies,</w:t>
              </w:r>
              <w:r>
                <w:rPr>
                  <w:spacing w:val="-7"/>
                  <w:sz w:val="24"/>
                </w:rPr>
                <w:t xml:space="preserve"> </w:t>
              </w:r>
              <w:r>
                <w:rPr>
                  <w:sz w:val="24"/>
                </w:rPr>
                <w:t>and</w:t>
              </w:r>
              <w:r>
                <w:rPr>
                  <w:spacing w:val="-7"/>
                  <w:sz w:val="24"/>
                </w:rPr>
                <w:t xml:space="preserve"> </w:t>
              </w:r>
              <w:r>
                <w:rPr>
                  <w:spacing w:val="-2"/>
                  <w:sz w:val="24"/>
                </w:rPr>
                <w:t>parameters.</w:t>
              </w:r>
            </w:hyperlink>
            <w:r>
              <w:rPr>
                <w:sz w:val="24"/>
              </w:rPr>
              <w:tab/>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pacing w:val="-10"/>
                <w:sz w:val="24"/>
              </w:rPr>
              <w:t>.</w:t>
            </w:r>
          </w:p>
        </w:tc>
        <w:tc>
          <w:tcPr>
            <w:tcW w:w="355" w:type="dxa"/>
          </w:tcPr>
          <w:p w14:paraId="00DC1BC2" w14:textId="77777777" w:rsidR="00350CFB" w:rsidRDefault="00283FFF">
            <w:pPr>
              <w:pStyle w:val="TableParagraph"/>
              <w:spacing w:before="191"/>
              <w:ind w:left="22" w:right="8"/>
              <w:rPr>
                <w:sz w:val="24"/>
              </w:rPr>
            </w:pPr>
            <w:r>
              <w:rPr>
                <w:spacing w:val="-5"/>
                <w:sz w:val="24"/>
              </w:rPr>
              <w:t>44</w:t>
            </w:r>
          </w:p>
        </w:tc>
      </w:tr>
      <w:tr w:rsidR="00350CFB" w14:paraId="00DC1BC7" w14:textId="77777777">
        <w:trPr>
          <w:trHeight w:val="567"/>
        </w:trPr>
        <w:tc>
          <w:tcPr>
            <w:tcW w:w="444" w:type="dxa"/>
          </w:tcPr>
          <w:p w14:paraId="00DC1BC4" w14:textId="77777777" w:rsidR="00350CFB" w:rsidRDefault="0071403D">
            <w:pPr>
              <w:pStyle w:val="TableParagraph"/>
              <w:spacing w:before="191"/>
              <w:ind w:left="50"/>
              <w:jc w:val="left"/>
              <w:rPr>
                <w:sz w:val="24"/>
              </w:rPr>
            </w:pPr>
            <w:hyperlink w:anchor="_bookmark86" w:history="1">
              <w:r>
                <w:rPr>
                  <w:spacing w:val="-5"/>
                  <w:sz w:val="24"/>
                </w:rPr>
                <w:t>4.1</w:t>
              </w:r>
            </w:hyperlink>
          </w:p>
        </w:tc>
        <w:tc>
          <w:tcPr>
            <w:tcW w:w="8300" w:type="dxa"/>
          </w:tcPr>
          <w:p w14:paraId="00DC1BC5" w14:textId="77777777" w:rsidR="00350CFB" w:rsidRDefault="0071403D">
            <w:pPr>
              <w:pStyle w:val="TableParagraph"/>
              <w:spacing w:before="111"/>
              <w:ind w:left="155"/>
              <w:jc w:val="left"/>
              <w:rPr>
                <w:sz w:val="24"/>
              </w:rPr>
            </w:pPr>
            <w:hyperlink w:anchor="_bookmark86" w:history="1">
              <w:r>
                <w:rPr>
                  <w:sz w:val="24"/>
                </w:rPr>
                <w:t>Dataset</w:t>
              </w:r>
              <w:r>
                <w:rPr>
                  <w:spacing w:val="5"/>
                  <w:sz w:val="24"/>
                </w:rPr>
                <w:t xml:space="preserve"> </w:t>
              </w:r>
              <w:r>
                <w:rPr>
                  <w:sz w:val="24"/>
                </w:rPr>
                <w:t>characteristics</w:t>
              </w:r>
              <w:r>
                <w:rPr>
                  <w:spacing w:val="6"/>
                  <w:sz w:val="24"/>
                </w:rPr>
                <w:t xml:space="preserve"> </w:t>
              </w:r>
              <w:r>
                <w:rPr>
                  <w:sz w:val="24"/>
                </w:rPr>
                <w:t>for</w:t>
              </w:r>
              <w:r>
                <w:rPr>
                  <w:spacing w:val="6"/>
                  <w:sz w:val="24"/>
                </w:rPr>
                <w:t xml:space="preserve"> </w:t>
              </w:r>
              <w:r>
                <w:rPr>
                  <w:sz w:val="24"/>
                </w:rPr>
                <w:t>the</w:t>
              </w:r>
              <w:r>
                <w:rPr>
                  <w:spacing w:val="5"/>
                  <w:sz w:val="24"/>
                </w:rPr>
                <w:t xml:space="preserve"> </w:t>
              </w:r>
              <w:r>
                <w:rPr>
                  <w:sz w:val="24"/>
                </w:rPr>
                <w:t>matched</w:t>
              </w:r>
              <w:r>
                <w:rPr>
                  <w:spacing w:val="6"/>
                  <w:sz w:val="24"/>
                </w:rPr>
                <w:t xml:space="preserve"> </w:t>
              </w:r>
              <w:r>
                <w:rPr>
                  <w:sz w:val="24"/>
                </w:rPr>
                <w:t>cohort</w:t>
              </w:r>
              <w:r>
                <w:rPr>
                  <w:spacing w:val="6"/>
                  <w:sz w:val="24"/>
                </w:rPr>
                <w:t xml:space="preserve"> </w:t>
              </w:r>
              <w:r>
                <w:rPr>
                  <w:sz w:val="24"/>
                </w:rPr>
                <w:t>(</w:t>
              </w:r>
              <w:r>
                <w:rPr>
                  <w:i/>
                  <w:sz w:val="24"/>
                </w:rPr>
                <w:t>n</w:t>
              </w:r>
              <w:r>
                <w:rPr>
                  <w:i/>
                  <w:spacing w:val="18"/>
                  <w:sz w:val="24"/>
                </w:rPr>
                <w:t xml:space="preserve"> </w:t>
              </w:r>
              <w:r>
                <w:rPr>
                  <w:sz w:val="24"/>
                </w:rPr>
                <w:t>=</w:t>
              </w:r>
              <w:r>
                <w:rPr>
                  <w:spacing w:val="18"/>
                  <w:sz w:val="24"/>
                </w:rPr>
                <w:t xml:space="preserve"> </w:t>
              </w:r>
              <w:r>
                <w:rPr>
                  <w:sz w:val="24"/>
                </w:rPr>
                <w:t>5</w:t>
              </w:r>
              <w:r>
                <w:rPr>
                  <w:i/>
                  <w:sz w:val="24"/>
                </w:rPr>
                <w:t>,</w:t>
              </w:r>
              <w:r>
                <w:rPr>
                  <w:sz w:val="24"/>
                </w:rPr>
                <w:t>521</w:t>
              </w:r>
              <w:r>
                <w:rPr>
                  <w:spacing w:val="6"/>
                  <w:sz w:val="24"/>
                </w:rPr>
                <w:t xml:space="preserve"> </w:t>
              </w:r>
              <w:r>
                <w:rPr>
                  <w:sz w:val="24"/>
                </w:rPr>
                <w:t>wallets</w:t>
              </w:r>
              <w:r>
                <w:rPr>
                  <w:spacing w:val="5"/>
                  <w:sz w:val="24"/>
                </w:rPr>
                <w:t xml:space="preserve"> </w:t>
              </w:r>
              <w:r>
                <w:rPr>
                  <w:sz w:val="24"/>
                </w:rPr>
                <w:t>with</w:t>
              </w:r>
              <w:r>
                <w:rPr>
                  <w:spacing w:val="6"/>
                  <w:sz w:val="24"/>
                </w:rPr>
                <w:t xml:space="preserve"> </w:t>
              </w:r>
              <w:r>
                <w:rPr>
                  <w:rFonts w:ascii="Arial Unicode MS" w:hAnsi="Arial Unicode MS"/>
                  <w:sz w:val="24"/>
                </w:rPr>
                <w:t>≥</w:t>
              </w:r>
              <w:r>
                <w:rPr>
                  <w:rFonts w:ascii="Arial Unicode MS" w:hAnsi="Arial Unicode MS"/>
                  <w:spacing w:val="12"/>
                  <w:sz w:val="24"/>
                </w:rPr>
                <w:t xml:space="preserve"> </w:t>
              </w:r>
              <w:r>
                <w:rPr>
                  <w:sz w:val="24"/>
                </w:rPr>
                <w:t>3</w:t>
              </w:r>
              <w:r>
                <w:rPr>
                  <w:spacing w:val="6"/>
                  <w:sz w:val="24"/>
                </w:rPr>
                <w:t xml:space="preserve"> </w:t>
              </w:r>
              <w:r>
                <w:rPr>
                  <w:spacing w:val="-5"/>
                  <w:sz w:val="24"/>
                </w:rPr>
                <w:t>GMX</w:t>
              </w:r>
            </w:hyperlink>
          </w:p>
        </w:tc>
        <w:tc>
          <w:tcPr>
            <w:tcW w:w="355" w:type="dxa"/>
          </w:tcPr>
          <w:p w14:paraId="00DC1BC6" w14:textId="77777777" w:rsidR="00350CFB" w:rsidRDefault="00350CFB">
            <w:pPr>
              <w:pStyle w:val="TableParagraph"/>
              <w:spacing w:before="0"/>
              <w:jc w:val="left"/>
              <w:rPr>
                <w:sz w:val="24"/>
              </w:rPr>
            </w:pPr>
          </w:p>
        </w:tc>
      </w:tr>
      <w:tr w:rsidR="00350CFB" w14:paraId="00DC1BCB" w14:textId="77777777">
        <w:trPr>
          <w:trHeight w:val="459"/>
        </w:trPr>
        <w:tc>
          <w:tcPr>
            <w:tcW w:w="444" w:type="dxa"/>
          </w:tcPr>
          <w:p w14:paraId="00DC1BC8" w14:textId="77777777" w:rsidR="00350CFB" w:rsidRDefault="00350CFB">
            <w:pPr>
              <w:pStyle w:val="TableParagraph"/>
              <w:spacing w:before="0"/>
              <w:jc w:val="left"/>
              <w:rPr>
                <w:sz w:val="24"/>
              </w:rPr>
            </w:pPr>
          </w:p>
        </w:tc>
        <w:tc>
          <w:tcPr>
            <w:tcW w:w="8300" w:type="dxa"/>
          </w:tcPr>
          <w:p w14:paraId="00DC1BC9" w14:textId="77777777" w:rsidR="00350CFB" w:rsidRDefault="0071403D">
            <w:pPr>
              <w:pStyle w:val="TableParagraph"/>
              <w:spacing w:before="80"/>
              <w:ind w:left="155"/>
              <w:jc w:val="left"/>
              <w:rPr>
                <w:sz w:val="24"/>
              </w:rPr>
            </w:pPr>
            <w:hyperlink w:anchor="_bookmark86" w:history="1">
              <w:r>
                <w:rPr>
                  <w:sz w:val="24"/>
                </w:rPr>
                <w:t>closes</w:t>
              </w:r>
              <w:r>
                <w:rPr>
                  <w:spacing w:val="-3"/>
                  <w:sz w:val="24"/>
                </w:rPr>
                <w:t xml:space="preserve"> </w:t>
              </w:r>
              <w:r>
                <w:rPr>
                  <w:sz w:val="24"/>
                </w:rPr>
                <w:t>and</w:t>
              </w:r>
              <w:r>
                <w:rPr>
                  <w:spacing w:val="-3"/>
                  <w:sz w:val="24"/>
                </w:rPr>
                <w:t xml:space="preserve"> </w:t>
              </w:r>
              <w:r>
                <w:rPr>
                  <w:sz w:val="24"/>
                </w:rPr>
                <w:t>non-zero</w:t>
              </w:r>
              <w:r>
                <w:rPr>
                  <w:spacing w:val="-3"/>
                  <w:sz w:val="24"/>
                </w:rPr>
                <w:t xml:space="preserve"> </w:t>
              </w:r>
              <w:r>
                <w:rPr>
                  <w:sz w:val="24"/>
                </w:rPr>
                <w:t>reputation-subgraph</w:t>
              </w:r>
              <w:r>
                <w:rPr>
                  <w:spacing w:val="-3"/>
                  <w:sz w:val="24"/>
                </w:rPr>
                <w:t xml:space="preserve"> </w:t>
              </w:r>
              <w:r>
                <w:rPr>
                  <w:sz w:val="24"/>
                </w:rPr>
                <w:t>connectivity).</w:t>
              </w:r>
            </w:hyperlink>
            <w:r>
              <w:rPr>
                <w:spacing w:val="67"/>
                <w:w w:val="150"/>
                <w:sz w:val="24"/>
              </w:rPr>
              <w:t xml:space="preserve"> </w:t>
            </w:r>
            <w:r>
              <w:rPr>
                <w:sz w:val="24"/>
              </w:rPr>
              <w:t>.</w:t>
            </w:r>
            <w:r>
              <w:rPr>
                <w:spacing w:val="56"/>
                <w:sz w:val="24"/>
              </w:rPr>
              <w:t xml:space="preserve"> </w:t>
            </w:r>
            <w:r>
              <w:rPr>
                <w:sz w:val="24"/>
              </w:rPr>
              <w:t>.</w:t>
            </w:r>
            <w:r>
              <w:rPr>
                <w:spacing w:val="55"/>
                <w:sz w:val="24"/>
              </w:rPr>
              <w:t xml:space="preserve"> </w:t>
            </w:r>
            <w:r>
              <w:rPr>
                <w:sz w:val="24"/>
              </w:rPr>
              <w:t>.</w:t>
            </w:r>
            <w:r>
              <w:rPr>
                <w:spacing w:val="55"/>
                <w:sz w:val="24"/>
              </w:rPr>
              <w:t xml:space="preserve"> </w:t>
            </w:r>
            <w:r>
              <w:rPr>
                <w:sz w:val="24"/>
              </w:rPr>
              <w:t>.</w:t>
            </w:r>
            <w:r>
              <w:rPr>
                <w:spacing w:val="55"/>
                <w:sz w:val="24"/>
              </w:rPr>
              <w:t xml:space="preserve"> </w:t>
            </w:r>
            <w:r>
              <w:rPr>
                <w:sz w:val="24"/>
              </w:rPr>
              <w:t>.</w:t>
            </w:r>
            <w:r>
              <w:rPr>
                <w:spacing w:val="56"/>
                <w:sz w:val="24"/>
              </w:rPr>
              <w:t xml:space="preserve"> </w:t>
            </w:r>
            <w:r>
              <w:rPr>
                <w:sz w:val="24"/>
              </w:rPr>
              <w:t>.</w:t>
            </w:r>
            <w:r>
              <w:rPr>
                <w:spacing w:val="55"/>
                <w:sz w:val="24"/>
              </w:rPr>
              <w:t xml:space="preserve"> </w:t>
            </w:r>
            <w:r>
              <w:rPr>
                <w:sz w:val="24"/>
              </w:rPr>
              <w:t>.</w:t>
            </w:r>
            <w:r>
              <w:rPr>
                <w:spacing w:val="55"/>
                <w:sz w:val="24"/>
              </w:rPr>
              <w:t xml:space="preserve"> </w:t>
            </w:r>
            <w:r>
              <w:rPr>
                <w:sz w:val="24"/>
              </w:rPr>
              <w:t>.</w:t>
            </w:r>
            <w:r>
              <w:rPr>
                <w:spacing w:val="56"/>
                <w:sz w:val="24"/>
              </w:rPr>
              <w:t xml:space="preserve"> </w:t>
            </w:r>
            <w:r>
              <w:rPr>
                <w:sz w:val="24"/>
              </w:rPr>
              <w:t>.</w:t>
            </w:r>
            <w:r>
              <w:rPr>
                <w:spacing w:val="55"/>
                <w:sz w:val="24"/>
              </w:rPr>
              <w:t xml:space="preserve"> </w:t>
            </w:r>
            <w:r>
              <w:rPr>
                <w:sz w:val="24"/>
              </w:rPr>
              <w:t>.</w:t>
            </w:r>
            <w:r>
              <w:rPr>
                <w:spacing w:val="55"/>
                <w:sz w:val="24"/>
              </w:rPr>
              <w:t xml:space="preserve"> </w:t>
            </w:r>
            <w:r>
              <w:rPr>
                <w:sz w:val="24"/>
              </w:rPr>
              <w:t>.</w:t>
            </w:r>
            <w:r>
              <w:rPr>
                <w:spacing w:val="56"/>
                <w:sz w:val="24"/>
              </w:rPr>
              <w:t xml:space="preserve"> </w:t>
            </w:r>
            <w:r>
              <w:rPr>
                <w:sz w:val="24"/>
              </w:rPr>
              <w:t>.</w:t>
            </w:r>
            <w:r>
              <w:rPr>
                <w:spacing w:val="55"/>
                <w:sz w:val="24"/>
              </w:rPr>
              <w:t xml:space="preserve"> </w:t>
            </w:r>
            <w:r>
              <w:rPr>
                <w:sz w:val="24"/>
              </w:rPr>
              <w:t>.</w:t>
            </w:r>
            <w:r>
              <w:rPr>
                <w:spacing w:val="55"/>
                <w:sz w:val="24"/>
              </w:rPr>
              <w:t xml:space="preserve"> </w:t>
            </w:r>
            <w:r>
              <w:rPr>
                <w:sz w:val="24"/>
              </w:rPr>
              <w:t>.</w:t>
            </w:r>
            <w:r>
              <w:rPr>
                <w:spacing w:val="56"/>
                <w:sz w:val="24"/>
              </w:rPr>
              <w:t xml:space="preserve"> </w:t>
            </w:r>
            <w:r>
              <w:rPr>
                <w:spacing w:val="-10"/>
                <w:sz w:val="24"/>
              </w:rPr>
              <w:t>.</w:t>
            </w:r>
          </w:p>
        </w:tc>
        <w:tc>
          <w:tcPr>
            <w:tcW w:w="355" w:type="dxa"/>
          </w:tcPr>
          <w:p w14:paraId="00DC1BCA" w14:textId="77777777" w:rsidR="00350CFB" w:rsidRDefault="00283FFF">
            <w:pPr>
              <w:pStyle w:val="TableParagraph"/>
              <w:spacing w:before="80"/>
              <w:ind w:left="22" w:right="8"/>
              <w:rPr>
                <w:sz w:val="24"/>
              </w:rPr>
            </w:pPr>
            <w:r>
              <w:rPr>
                <w:spacing w:val="-5"/>
                <w:sz w:val="24"/>
              </w:rPr>
              <w:t>70</w:t>
            </w:r>
          </w:p>
        </w:tc>
      </w:tr>
      <w:tr w:rsidR="00350CFB" w14:paraId="00DC1BCF" w14:textId="77777777">
        <w:trPr>
          <w:trHeight w:val="459"/>
        </w:trPr>
        <w:tc>
          <w:tcPr>
            <w:tcW w:w="444" w:type="dxa"/>
          </w:tcPr>
          <w:p w14:paraId="00DC1BCC" w14:textId="77777777" w:rsidR="00350CFB" w:rsidRDefault="0071403D">
            <w:pPr>
              <w:pStyle w:val="TableParagraph"/>
              <w:spacing w:before="91"/>
              <w:ind w:left="50"/>
              <w:jc w:val="left"/>
              <w:rPr>
                <w:sz w:val="24"/>
              </w:rPr>
            </w:pPr>
            <w:hyperlink w:anchor="_bookmark91" w:history="1">
              <w:r>
                <w:rPr>
                  <w:spacing w:val="-5"/>
                  <w:sz w:val="24"/>
                </w:rPr>
                <w:t>4.2</w:t>
              </w:r>
            </w:hyperlink>
          </w:p>
        </w:tc>
        <w:tc>
          <w:tcPr>
            <w:tcW w:w="8300" w:type="dxa"/>
          </w:tcPr>
          <w:p w14:paraId="00DC1BCD" w14:textId="77777777" w:rsidR="00350CFB" w:rsidRDefault="0071403D">
            <w:pPr>
              <w:pStyle w:val="TableParagraph"/>
              <w:spacing w:before="91"/>
              <w:ind w:left="155"/>
              <w:jc w:val="left"/>
              <w:rPr>
                <w:sz w:val="24"/>
              </w:rPr>
            </w:pPr>
            <w:hyperlink w:anchor="_bookmark91" w:history="1">
              <w:r>
                <w:rPr>
                  <w:w w:val="105"/>
                  <w:sz w:val="24"/>
                </w:rPr>
                <w:t>Computational</w:t>
              </w:r>
              <w:r>
                <w:rPr>
                  <w:spacing w:val="-16"/>
                  <w:w w:val="105"/>
                  <w:sz w:val="24"/>
                </w:rPr>
                <w:t xml:space="preserve"> </w:t>
              </w:r>
              <w:r>
                <w:rPr>
                  <w:w w:val="105"/>
                  <w:sz w:val="24"/>
                </w:rPr>
                <w:t>benchmark</w:t>
              </w:r>
              <w:r>
                <w:rPr>
                  <w:spacing w:val="-15"/>
                  <w:w w:val="105"/>
                  <w:sz w:val="24"/>
                </w:rPr>
                <w:t xml:space="preserve"> </w:t>
              </w:r>
              <w:r>
                <w:rPr>
                  <w:w w:val="105"/>
                  <w:sz w:val="24"/>
                </w:rPr>
                <w:t>on</w:t>
              </w:r>
              <w:r>
                <w:rPr>
                  <w:spacing w:val="-15"/>
                  <w:w w:val="105"/>
                  <w:sz w:val="24"/>
                </w:rPr>
                <w:t xml:space="preserve"> </w:t>
              </w:r>
              <w:r>
                <w:rPr>
                  <w:w w:val="105"/>
                  <w:sz w:val="24"/>
                </w:rPr>
                <w:t>matched</w:t>
              </w:r>
              <w:r>
                <w:rPr>
                  <w:spacing w:val="-16"/>
                  <w:w w:val="105"/>
                  <w:sz w:val="24"/>
                </w:rPr>
                <w:t xml:space="preserve"> </w:t>
              </w:r>
              <w:r>
                <w:rPr>
                  <w:w w:val="105"/>
                  <w:sz w:val="24"/>
                </w:rPr>
                <w:t>wallet</w:t>
              </w:r>
              <w:r>
                <w:rPr>
                  <w:spacing w:val="-15"/>
                  <w:w w:val="105"/>
                  <w:sz w:val="24"/>
                </w:rPr>
                <w:t xml:space="preserve"> </w:t>
              </w:r>
              <w:r>
                <w:rPr>
                  <w:w w:val="105"/>
                  <w:sz w:val="24"/>
                </w:rPr>
                <w:t>cohort</w:t>
              </w:r>
              <w:r>
                <w:rPr>
                  <w:spacing w:val="-15"/>
                  <w:w w:val="105"/>
                  <w:sz w:val="24"/>
                </w:rPr>
                <w:t xml:space="preserve"> </w:t>
              </w:r>
              <w:r>
                <w:rPr>
                  <w:w w:val="105"/>
                  <w:sz w:val="24"/>
                </w:rPr>
                <w:t>(</w:t>
              </w:r>
              <w:r>
                <w:rPr>
                  <w:i/>
                  <w:w w:val="105"/>
                  <w:sz w:val="24"/>
                </w:rPr>
                <w:t>n</w:t>
              </w:r>
              <w:r>
                <w:rPr>
                  <w:i/>
                  <w:spacing w:val="-10"/>
                  <w:w w:val="105"/>
                  <w:sz w:val="24"/>
                </w:rPr>
                <w:t xml:space="preserve"> </w:t>
              </w:r>
              <w:r>
                <w:rPr>
                  <w:w w:val="105"/>
                  <w:sz w:val="24"/>
                </w:rPr>
                <w:t>=</w:t>
              </w:r>
              <w:r>
                <w:rPr>
                  <w:spacing w:val="-10"/>
                  <w:w w:val="105"/>
                  <w:sz w:val="24"/>
                </w:rPr>
                <w:t xml:space="preserve"> </w:t>
              </w:r>
              <w:r>
                <w:rPr>
                  <w:w w:val="105"/>
                  <w:sz w:val="24"/>
                </w:rPr>
                <w:t>5521).</w:t>
              </w:r>
            </w:hyperlink>
            <w:r>
              <w:rPr>
                <w:spacing w:val="15"/>
                <w:w w:val="105"/>
                <w:sz w:val="24"/>
              </w:rPr>
              <w:t xml:space="preserve"> </w:t>
            </w:r>
            <w:r>
              <w:rPr>
                <w:w w:val="105"/>
                <w:sz w:val="24"/>
              </w:rPr>
              <w:t>.</w:t>
            </w:r>
            <w:r>
              <w:rPr>
                <w:spacing w:val="33"/>
                <w:w w:val="105"/>
                <w:sz w:val="24"/>
              </w:rPr>
              <w:t xml:space="preserve"> </w:t>
            </w:r>
            <w:r>
              <w:rPr>
                <w:w w:val="105"/>
                <w:sz w:val="24"/>
              </w:rPr>
              <w:t>.</w:t>
            </w:r>
            <w:r>
              <w:rPr>
                <w:spacing w:val="33"/>
                <w:w w:val="105"/>
                <w:sz w:val="24"/>
              </w:rPr>
              <w:t xml:space="preserve"> </w:t>
            </w:r>
            <w:r>
              <w:rPr>
                <w:w w:val="105"/>
                <w:sz w:val="24"/>
              </w:rPr>
              <w:t>.</w:t>
            </w:r>
            <w:r>
              <w:rPr>
                <w:spacing w:val="33"/>
                <w:w w:val="105"/>
                <w:sz w:val="24"/>
              </w:rPr>
              <w:t xml:space="preserve"> </w:t>
            </w:r>
            <w:r>
              <w:rPr>
                <w:w w:val="105"/>
                <w:sz w:val="24"/>
              </w:rPr>
              <w:t>.</w:t>
            </w:r>
            <w:r>
              <w:rPr>
                <w:spacing w:val="33"/>
                <w:w w:val="105"/>
                <w:sz w:val="24"/>
              </w:rPr>
              <w:t xml:space="preserve"> </w:t>
            </w:r>
            <w:r>
              <w:rPr>
                <w:w w:val="105"/>
                <w:sz w:val="24"/>
              </w:rPr>
              <w:t>.</w:t>
            </w:r>
            <w:r>
              <w:rPr>
                <w:spacing w:val="34"/>
                <w:w w:val="105"/>
                <w:sz w:val="24"/>
              </w:rPr>
              <w:t xml:space="preserve"> </w:t>
            </w:r>
            <w:r>
              <w:rPr>
                <w:w w:val="105"/>
                <w:sz w:val="24"/>
              </w:rPr>
              <w:t>.</w:t>
            </w:r>
            <w:r>
              <w:rPr>
                <w:spacing w:val="33"/>
                <w:w w:val="105"/>
                <w:sz w:val="24"/>
              </w:rPr>
              <w:t xml:space="preserve"> </w:t>
            </w:r>
            <w:r>
              <w:rPr>
                <w:w w:val="105"/>
                <w:sz w:val="24"/>
              </w:rPr>
              <w:t>.</w:t>
            </w:r>
            <w:r>
              <w:rPr>
                <w:spacing w:val="33"/>
                <w:w w:val="105"/>
                <w:sz w:val="24"/>
              </w:rPr>
              <w:t xml:space="preserve"> </w:t>
            </w:r>
            <w:r>
              <w:rPr>
                <w:w w:val="105"/>
                <w:sz w:val="24"/>
              </w:rPr>
              <w:t>.</w:t>
            </w:r>
            <w:r>
              <w:rPr>
                <w:spacing w:val="33"/>
                <w:w w:val="105"/>
                <w:sz w:val="24"/>
              </w:rPr>
              <w:t xml:space="preserve"> </w:t>
            </w:r>
            <w:r>
              <w:rPr>
                <w:w w:val="105"/>
                <w:sz w:val="24"/>
              </w:rPr>
              <w:t>.</w:t>
            </w:r>
            <w:r>
              <w:rPr>
                <w:spacing w:val="33"/>
                <w:w w:val="105"/>
                <w:sz w:val="24"/>
              </w:rPr>
              <w:t xml:space="preserve"> </w:t>
            </w:r>
            <w:r>
              <w:rPr>
                <w:spacing w:val="-10"/>
                <w:w w:val="105"/>
                <w:sz w:val="24"/>
              </w:rPr>
              <w:t>.</w:t>
            </w:r>
          </w:p>
        </w:tc>
        <w:tc>
          <w:tcPr>
            <w:tcW w:w="355" w:type="dxa"/>
          </w:tcPr>
          <w:p w14:paraId="00DC1BCE" w14:textId="77777777" w:rsidR="00350CFB" w:rsidRDefault="00283FFF">
            <w:pPr>
              <w:pStyle w:val="TableParagraph"/>
              <w:spacing w:before="91"/>
              <w:ind w:left="22" w:right="8"/>
              <w:rPr>
                <w:sz w:val="24"/>
              </w:rPr>
            </w:pPr>
            <w:r>
              <w:rPr>
                <w:spacing w:val="-5"/>
                <w:sz w:val="24"/>
              </w:rPr>
              <w:t>75</w:t>
            </w:r>
          </w:p>
        </w:tc>
      </w:tr>
      <w:tr w:rsidR="00350CFB" w14:paraId="00DC1BD4" w14:textId="77777777">
        <w:trPr>
          <w:trHeight w:val="942"/>
        </w:trPr>
        <w:tc>
          <w:tcPr>
            <w:tcW w:w="444" w:type="dxa"/>
          </w:tcPr>
          <w:p w14:paraId="00DC1BD0" w14:textId="77777777" w:rsidR="00350CFB" w:rsidRDefault="0071403D">
            <w:pPr>
              <w:pStyle w:val="TableParagraph"/>
              <w:spacing w:before="103"/>
              <w:ind w:left="50"/>
              <w:jc w:val="left"/>
              <w:rPr>
                <w:sz w:val="24"/>
              </w:rPr>
            </w:pPr>
            <w:hyperlink w:anchor="_bookmark93" w:history="1">
              <w:r>
                <w:rPr>
                  <w:spacing w:val="-5"/>
                  <w:sz w:val="24"/>
                </w:rPr>
                <w:t>4.3</w:t>
              </w:r>
            </w:hyperlink>
          </w:p>
        </w:tc>
        <w:tc>
          <w:tcPr>
            <w:tcW w:w="8300" w:type="dxa"/>
          </w:tcPr>
          <w:p w14:paraId="00DC1BD1" w14:textId="77777777" w:rsidR="00350CFB" w:rsidRDefault="0071403D">
            <w:pPr>
              <w:pStyle w:val="TableParagraph"/>
              <w:spacing w:before="103"/>
              <w:ind w:left="155"/>
              <w:jc w:val="left"/>
              <w:rPr>
                <w:rFonts w:ascii="Courier New" w:hAnsi="Courier New"/>
                <w:sz w:val="24"/>
              </w:rPr>
            </w:pPr>
            <w:hyperlink w:anchor="_bookmark93" w:history="1">
              <w:r>
                <w:rPr>
                  <w:sz w:val="24"/>
                </w:rPr>
                <w:t>Runtime</w:t>
              </w:r>
              <w:r>
                <w:rPr>
                  <w:spacing w:val="-1"/>
                  <w:sz w:val="24"/>
                </w:rPr>
                <w:t xml:space="preserve"> </w:t>
              </w:r>
              <w:r>
                <w:rPr>
                  <w:sz w:val="24"/>
                </w:rPr>
                <w:t>scaling on expanded</w:t>
              </w:r>
              <w:r>
                <w:rPr>
                  <w:spacing w:val="-1"/>
                  <w:sz w:val="24"/>
                </w:rPr>
                <w:t xml:space="preserve"> </w:t>
              </w:r>
              <w:r>
                <w:rPr>
                  <w:sz w:val="24"/>
                </w:rPr>
                <w:t>wallet pool (</w:t>
              </w:r>
              <w:r>
                <w:rPr>
                  <w:i/>
                  <w:sz w:val="24"/>
                </w:rPr>
                <w:t>N</w:t>
              </w:r>
              <w:r>
                <w:rPr>
                  <w:i/>
                  <w:spacing w:val="29"/>
                  <w:w w:val="105"/>
                  <w:sz w:val="24"/>
                </w:rPr>
                <w:t xml:space="preserve"> </w:t>
              </w:r>
              <w:r>
                <w:rPr>
                  <w:w w:val="105"/>
                  <w:sz w:val="24"/>
                </w:rPr>
                <w:t>=</w:t>
              </w:r>
              <w:r>
                <w:rPr>
                  <w:spacing w:val="5"/>
                  <w:w w:val="105"/>
                  <w:sz w:val="24"/>
                </w:rPr>
                <w:t xml:space="preserve"> </w:t>
              </w:r>
              <w:r>
                <w:rPr>
                  <w:sz w:val="24"/>
                </w:rPr>
                <w:t>31612;</w:t>
              </w:r>
              <w:r>
                <w:rPr>
                  <w:spacing w:val="1"/>
                  <w:sz w:val="24"/>
                </w:rPr>
                <w:t xml:space="preserve"> </w:t>
              </w:r>
              <w:r>
                <w:rPr>
                  <w:sz w:val="24"/>
                </w:rPr>
                <w:t>SHA256</w:t>
              </w:r>
              <w:r>
                <w:rPr>
                  <w:spacing w:val="-1"/>
                  <w:sz w:val="24"/>
                </w:rPr>
                <w:t xml:space="preserve"> </w:t>
              </w:r>
              <w:r>
                <w:rPr>
                  <w:sz w:val="24"/>
                </w:rPr>
                <w:t xml:space="preserve">seed </w:t>
              </w:r>
              <w:r>
                <w:rPr>
                  <w:rFonts w:ascii="Courier New" w:hAnsi="Courier New"/>
                  <w:spacing w:val="-2"/>
                  <w:sz w:val="24"/>
                </w:rPr>
                <w:t>benchmark</w:t>
              </w:r>
            </w:hyperlink>
          </w:p>
          <w:p w14:paraId="00DC1BD2" w14:textId="77777777" w:rsidR="00350CFB" w:rsidRDefault="0071403D">
            <w:pPr>
              <w:pStyle w:val="TableParagraph"/>
              <w:spacing w:before="160"/>
              <w:ind w:left="94"/>
              <w:jc w:val="left"/>
              <w:rPr>
                <w:sz w:val="24"/>
              </w:rPr>
            </w:pPr>
            <w:hyperlink w:anchor="_bookmark93" w:history="1">
              <w:r>
                <w:rPr>
                  <w:rFonts w:ascii="Courier New" w:hAnsi="Courier New"/>
                  <w:sz w:val="24"/>
                </w:rPr>
                <w:t>-tier2-v1</w:t>
              </w:r>
              <w:r>
                <w:rPr>
                  <w:sz w:val="24"/>
                </w:rPr>
                <w:t>).</w:t>
              </w:r>
              <w:r>
                <w:rPr>
                  <w:spacing w:val="11"/>
                  <w:sz w:val="24"/>
                </w:rPr>
                <w:t xml:space="preserve"> </w:t>
              </w:r>
              <w:r>
                <w:rPr>
                  <w:sz w:val="24"/>
                </w:rPr>
                <w:t>Stages</w:t>
              </w:r>
              <w:r>
                <w:rPr>
                  <w:spacing w:val="-14"/>
                  <w:sz w:val="24"/>
                </w:rPr>
                <w:t xml:space="preserve"> </w:t>
              </w:r>
              <w:r>
                <w:rPr>
                  <w:sz w:val="24"/>
                </w:rPr>
                <w:t>subsample</w:t>
              </w:r>
              <w:r>
                <w:rPr>
                  <w:spacing w:val="-14"/>
                  <w:sz w:val="24"/>
                </w:rPr>
                <w:t xml:space="preserve"> </w:t>
              </w:r>
              <w:r>
                <w:rPr>
                  <w:sz w:val="24"/>
                </w:rPr>
                <w:t>the</w:t>
              </w:r>
              <w:r>
                <w:rPr>
                  <w:spacing w:val="-14"/>
                  <w:sz w:val="24"/>
                </w:rPr>
                <w:t xml:space="preserve"> </w:t>
              </w:r>
              <w:r>
                <w:rPr>
                  <w:sz w:val="24"/>
                </w:rPr>
                <w:t>extraction</w:t>
              </w:r>
              <w:r>
                <w:rPr>
                  <w:spacing w:val="-14"/>
                  <w:sz w:val="24"/>
                </w:rPr>
                <w:t xml:space="preserve"> </w:t>
              </w:r>
              <w:r>
                <w:rPr>
                  <w:sz w:val="24"/>
                </w:rPr>
                <w:t>wallet</w:t>
              </w:r>
              <w:r>
                <w:rPr>
                  <w:spacing w:val="-14"/>
                  <w:sz w:val="24"/>
                </w:rPr>
                <w:t xml:space="preserve"> </w:t>
              </w:r>
              <w:r>
                <w:rPr>
                  <w:sz w:val="24"/>
                </w:rPr>
                <w:t>set;</w:t>
              </w:r>
              <w:r>
                <w:rPr>
                  <w:spacing w:val="-11"/>
                  <w:sz w:val="24"/>
                </w:rPr>
                <w:t xml:space="preserve"> </w:t>
              </w:r>
              <w:r>
                <w:rPr>
                  <w:sz w:val="24"/>
                </w:rPr>
                <w:t>ER</w:t>
              </w:r>
              <w:r>
                <w:rPr>
                  <w:spacing w:val="-14"/>
                  <w:sz w:val="24"/>
                </w:rPr>
                <w:t xml:space="preserve"> </w:t>
              </w:r>
              <w:r>
                <w:rPr>
                  <w:sz w:val="24"/>
                </w:rPr>
                <w:t>speedup</w:t>
              </w:r>
              <w:r>
                <w:rPr>
                  <w:spacing w:val="-14"/>
                  <w:sz w:val="24"/>
                </w:rPr>
                <w:t xml:space="preserve"> </w:t>
              </w:r>
              <w:r>
                <w:rPr>
                  <w:sz w:val="24"/>
                </w:rPr>
                <w:t>=</w:t>
              </w:r>
              <w:r>
                <w:rPr>
                  <w:spacing w:val="-14"/>
                  <w:sz w:val="24"/>
                </w:rPr>
                <w:t xml:space="preserve"> </w:t>
              </w:r>
              <w:r>
                <w:rPr>
                  <w:spacing w:val="-2"/>
                  <w:sz w:val="24"/>
                </w:rPr>
                <w:t>AWP/ER</w:t>
              </w:r>
            </w:hyperlink>
          </w:p>
        </w:tc>
        <w:tc>
          <w:tcPr>
            <w:tcW w:w="355" w:type="dxa"/>
          </w:tcPr>
          <w:p w14:paraId="00DC1BD3" w14:textId="77777777" w:rsidR="00350CFB" w:rsidRDefault="00350CFB">
            <w:pPr>
              <w:pStyle w:val="TableParagraph"/>
              <w:spacing w:before="0"/>
              <w:jc w:val="left"/>
              <w:rPr>
                <w:sz w:val="24"/>
              </w:rPr>
            </w:pPr>
          </w:p>
        </w:tc>
      </w:tr>
      <w:tr w:rsidR="00350CFB" w14:paraId="00DC1BD8" w14:textId="77777777">
        <w:trPr>
          <w:trHeight w:val="452"/>
        </w:trPr>
        <w:tc>
          <w:tcPr>
            <w:tcW w:w="444" w:type="dxa"/>
          </w:tcPr>
          <w:p w14:paraId="00DC1BD5" w14:textId="77777777" w:rsidR="00350CFB" w:rsidRDefault="00350CFB">
            <w:pPr>
              <w:pStyle w:val="TableParagraph"/>
              <w:spacing w:before="0"/>
              <w:jc w:val="left"/>
              <w:rPr>
                <w:sz w:val="24"/>
              </w:rPr>
            </w:pPr>
          </w:p>
        </w:tc>
        <w:tc>
          <w:tcPr>
            <w:tcW w:w="8300" w:type="dxa"/>
          </w:tcPr>
          <w:p w14:paraId="00DC1BD6" w14:textId="77777777" w:rsidR="00350CFB" w:rsidRDefault="0071403D">
            <w:pPr>
              <w:pStyle w:val="TableParagraph"/>
              <w:spacing w:before="73"/>
              <w:ind w:left="155"/>
              <w:jc w:val="left"/>
              <w:rPr>
                <w:sz w:val="24"/>
              </w:rPr>
            </w:pPr>
            <w:hyperlink w:anchor="_bookmark93" w:history="1">
              <w:r>
                <w:rPr>
                  <w:sz w:val="24"/>
                </w:rPr>
                <w:t>runtime</w:t>
              </w:r>
              <w:r>
                <w:rPr>
                  <w:spacing w:val="-2"/>
                  <w:sz w:val="24"/>
                </w:rPr>
                <w:t xml:space="preserve"> </w:t>
              </w:r>
              <w:r>
                <w:rPr>
                  <w:sz w:val="24"/>
                </w:rPr>
                <w:t>ratio.</w:t>
              </w:r>
            </w:hyperlink>
            <w:r>
              <w:rPr>
                <w:spacing w:val="29"/>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pacing w:val="-10"/>
                <w:sz w:val="24"/>
              </w:rPr>
              <w:t>.</w:t>
            </w:r>
          </w:p>
        </w:tc>
        <w:tc>
          <w:tcPr>
            <w:tcW w:w="355" w:type="dxa"/>
          </w:tcPr>
          <w:p w14:paraId="00DC1BD7" w14:textId="77777777" w:rsidR="00350CFB" w:rsidRDefault="00283FFF">
            <w:pPr>
              <w:pStyle w:val="TableParagraph"/>
              <w:spacing w:before="73"/>
              <w:ind w:left="22" w:right="8"/>
              <w:rPr>
                <w:sz w:val="24"/>
              </w:rPr>
            </w:pPr>
            <w:r>
              <w:rPr>
                <w:spacing w:val="-5"/>
                <w:sz w:val="24"/>
              </w:rPr>
              <w:t>77</w:t>
            </w:r>
          </w:p>
        </w:tc>
      </w:tr>
      <w:tr w:rsidR="00350CFB" w14:paraId="00DC1BDC" w14:textId="77777777">
        <w:trPr>
          <w:trHeight w:val="467"/>
        </w:trPr>
        <w:tc>
          <w:tcPr>
            <w:tcW w:w="444" w:type="dxa"/>
          </w:tcPr>
          <w:p w14:paraId="00DC1BD9" w14:textId="77777777" w:rsidR="00350CFB" w:rsidRDefault="0071403D">
            <w:pPr>
              <w:pStyle w:val="TableParagraph"/>
              <w:spacing w:before="91"/>
              <w:ind w:left="50"/>
              <w:jc w:val="left"/>
              <w:rPr>
                <w:sz w:val="24"/>
              </w:rPr>
            </w:pPr>
            <w:hyperlink w:anchor="_bookmark96" w:history="1">
              <w:r>
                <w:rPr>
                  <w:spacing w:val="-5"/>
                  <w:sz w:val="24"/>
                </w:rPr>
                <w:t>4.4</w:t>
              </w:r>
            </w:hyperlink>
          </w:p>
        </w:tc>
        <w:tc>
          <w:tcPr>
            <w:tcW w:w="8300" w:type="dxa"/>
          </w:tcPr>
          <w:p w14:paraId="00DC1BDA" w14:textId="77777777" w:rsidR="00350CFB" w:rsidRDefault="0071403D">
            <w:pPr>
              <w:pStyle w:val="TableParagraph"/>
              <w:spacing w:before="11"/>
              <w:ind w:left="155"/>
              <w:jc w:val="left"/>
              <w:rPr>
                <w:sz w:val="24"/>
              </w:rPr>
            </w:pPr>
            <w:hyperlink w:anchor="_bookmark96" w:history="1">
              <w:r>
                <w:rPr>
                  <w:sz w:val="24"/>
                </w:rPr>
                <w:t>Robustness:</w:t>
              </w:r>
              <w:r>
                <w:rPr>
                  <w:spacing w:val="37"/>
                  <w:sz w:val="24"/>
                </w:rPr>
                <w:t xml:space="preserve"> </w:t>
              </w:r>
              <w:r>
                <w:rPr>
                  <w:sz w:val="24"/>
                </w:rPr>
                <w:t>mean</w:t>
              </w:r>
              <w:r>
                <w:rPr>
                  <w:spacing w:val="10"/>
                  <w:sz w:val="24"/>
                </w:rPr>
                <w:t xml:space="preserve"> </w:t>
              </w:r>
              <w:r>
                <w:rPr>
                  <w:sz w:val="24"/>
                </w:rPr>
                <w:t>Kendall</w:t>
              </w:r>
              <w:r>
                <w:rPr>
                  <w:spacing w:val="10"/>
                  <w:sz w:val="24"/>
                </w:rPr>
                <w:t xml:space="preserve"> </w:t>
              </w:r>
              <w:r>
                <w:rPr>
                  <w:i/>
                  <w:sz w:val="24"/>
                </w:rPr>
                <w:t>τ</w:t>
              </w:r>
              <w:r>
                <w:rPr>
                  <w:i/>
                  <w:spacing w:val="39"/>
                  <w:sz w:val="24"/>
                </w:rPr>
                <w:t xml:space="preserve"> </w:t>
              </w:r>
              <w:r>
                <w:rPr>
                  <w:sz w:val="24"/>
                </w:rPr>
                <w:t>under</w:t>
              </w:r>
              <w:r>
                <w:rPr>
                  <w:spacing w:val="10"/>
                  <w:sz w:val="24"/>
                </w:rPr>
                <w:t xml:space="preserve"> </w:t>
              </w:r>
              <w:r>
                <w:rPr>
                  <w:sz w:val="24"/>
                </w:rPr>
                <w:t>PageRank</w:t>
              </w:r>
              <w:r>
                <w:rPr>
                  <w:spacing w:val="10"/>
                  <w:sz w:val="24"/>
                </w:rPr>
                <w:t xml:space="preserve"> </w:t>
              </w:r>
              <w:r>
                <w:rPr>
                  <w:sz w:val="24"/>
                </w:rPr>
                <w:t>damping</w:t>
              </w:r>
              <w:r>
                <w:rPr>
                  <w:spacing w:val="10"/>
                  <w:sz w:val="24"/>
                </w:rPr>
                <w:t xml:space="preserve"> </w:t>
              </w:r>
              <w:r>
                <w:rPr>
                  <w:i/>
                  <w:sz w:val="24"/>
                </w:rPr>
                <w:t>d</w:t>
              </w:r>
              <w:r>
                <w:rPr>
                  <w:i/>
                  <w:spacing w:val="25"/>
                  <w:sz w:val="24"/>
                </w:rPr>
                <w:t xml:space="preserve"> </w:t>
              </w:r>
              <w:r>
                <w:rPr>
                  <w:rFonts w:ascii="Arial Unicode MS" w:hAnsi="Arial Unicode MS"/>
                  <w:sz w:val="24"/>
                </w:rPr>
                <w:t>∈</w:t>
              </w:r>
              <w:r>
                <w:rPr>
                  <w:rFonts w:ascii="Arial Unicode MS" w:hAnsi="Arial Unicode MS"/>
                  <w:spacing w:val="19"/>
                  <w:sz w:val="24"/>
                </w:rPr>
                <w:t xml:space="preserve"> </w:t>
              </w:r>
              <w:r>
                <w:rPr>
                  <w:rFonts w:ascii="Arial Unicode MS" w:hAnsi="Arial Unicode MS"/>
                  <w:sz w:val="24"/>
                </w:rPr>
                <w:t>{</w:t>
              </w:r>
              <w:r>
                <w:rPr>
                  <w:sz w:val="24"/>
                </w:rPr>
                <w:t>0</w:t>
              </w:r>
              <w:r>
                <w:rPr>
                  <w:i/>
                  <w:sz w:val="24"/>
                </w:rPr>
                <w:t>.</w:t>
              </w:r>
              <w:r>
                <w:rPr>
                  <w:sz w:val="24"/>
                </w:rPr>
                <w:t>75</w:t>
              </w:r>
              <w:r>
                <w:rPr>
                  <w:i/>
                  <w:sz w:val="24"/>
                </w:rPr>
                <w:t>,</w:t>
              </w:r>
              <w:r>
                <w:rPr>
                  <w:i/>
                  <w:spacing w:val="-17"/>
                  <w:sz w:val="24"/>
                </w:rPr>
                <w:t xml:space="preserve"> </w:t>
              </w:r>
              <w:r>
                <w:rPr>
                  <w:sz w:val="24"/>
                </w:rPr>
                <w:t>0</w:t>
              </w:r>
              <w:r>
                <w:rPr>
                  <w:i/>
                  <w:sz w:val="24"/>
                </w:rPr>
                <w:t>.</w:t>
              </w:r>
              <w:r>
                <w:rPr>
                  <w:sz w:val="24"/>
                </w:rPr>
                <w:t>85</w:t>
              </w:r>
              <w:r>
                <w:rPr>
                  <w:i/>
                  <w:sz w:val="24"/>
                </w:rPr>
                <w:t>,</w:t>
              </w:r>
              <w:r>
                <w:rPr>
                  <w:i/>
                  <w:spacing w:val="-17"/>
                  <w:sz w:val="24"/>
                </w:rPr>
                <w:t xml:space="preserve"> </w:t>
              </w:r>
              <w:r>
                <w:rPr>
                  <w:sz w:val="24"/>
                </w:rPr>
                <w:t>0</w:t>
              </w:r>
              <w:r>
                <w:rPr>
                  <w:i/>
                  <w:sz w:val="24"/>
                </w:rPr>
                <w:t>.</w:t>
              </w:r>
              <w:r>
                <w:rPr>
                  <w:sz w:val="24"/>
                </w:rPr>
                <w:t>95</w:t>
              </w:r>
              <w:r>
                <w:rPr>
                  <w:rFonts w:ascii="Arial Unicode MS" w:hAnsi="Arial Unicode MS"/>
                  <w:sz w:val="24"/>
                </w:rPr>
                <w:t>}</w:t>
              </w:r>
              <w:r>
                <w:rPr>
                  <w:rFonts w:ascii="Arial Unicode MS" w:hAnsi="Arial Unicode MS"/>
                  <w:spacing w:val="4"/>
                  <w:sz w:val="24"/>
                </w:rPr>
                <w:t xml:space="preserve"> </w:t>
              </w:r>
              <w:r>
                <w:rPr>
                  <w:spacing w:val="-5"/>
                  <w:sz w:val="24"/>
                </w:rPr>
                <w:t>on</w:t>
              </w:r>
            </w:hyperlink>
          </w:p>
        </w:tc>
        <w:tc>
          <w:tcPr>
            <w:tcW w:w="355" w:type="dxa"/>
          </w:tcPr>
          <w:p w14:paraId="00DC1BDB" w14:textId="77777777" w:rsidR="00350CFB" w:rsidRDefault="00350CFB">
            <w:pPr>
              <w:pStyle w:val="TableParagraph"/>
              <w:spacing w:before="0"/>
              <w:jc w:val="left"/>
              <w:rPr>
                <w:sz w:val="24"/>
              </w:rPr>
            </w:pPr>
          </w:p>
        </w:tc>
      </w:tr>
      <w:tr w:rsidR="00350CFB" w14:paraId="00DC1BE0" w14:textId="77777777">
        <w:trPr>
          <w:trHeight w:val="463"/>
        </w:trPr>
        <w:tc>
          <w:tcPr>
            <w:tcW w:w="444" w:type="dxa"/>
          </w:tcPr>
          <w:p w14:paraId="00DC1BDD" w14:textId="77777777" w:rsidR="00350CFB" w:rsidRDefault="00350CFB">
            <w:pPr>
              <w:pStyle w:val="TableParagraph"/>
              <w:spacing w:before="0"/>
              <w:jc w:val="left"/>
              <w:rPr>
                <w:sz w:val="24"/>
              </w:rPr>
            </w:pPr>
          </w:p>
        </w:tc>
        <w:tc>
          <w:tcPr>
            <w:tcW w:w="8300" w:type="dxa"/>
          </w:tcPr>
          <w:p w14:paraId="00DC1BDE" w14:textId="77777777" w:rsidR="00350CFB" w:rsidRDefault="0071403D">
            <w:pPr>
              <w:pStyle w:val="TableParagraph"/>
              <w:spacing w:before="80"/>
              <w:ind w:left="155"/>
              <w:jc w:val="left"/>
              <w:rPr>
                <w:sz w:val="24"/>
              </w:rPr>
            </w:pPr>
            <w:hyperlink w:anchor="_bookmark96" w:history="1">
              <w:r>
                <w:rPr>
                  <w:w w:val="105"/>
                  <w:sz w:val="24"/>
                </w:rPr>
                <w:t>matched</w:t>
              </w:r>
              <w:r>
                <w:rPr>
                  <w:spacing w:val="-8"/>
                  <w:w w:val="105"/>
                  <w:sz w:val="24"/>
                </w:rPr>
                <w:t xml:space="preserve"> </w:t>
              </w:r>
              <w:r>
                <w:rPr>
                  <w:w w:val="105"/>
                  <w:sz w:val="24"/>
                </w:rPr>
                <w:t>wallet</w:t>
              </w:r>
              <w:r>
                <w:rPr>
                  <w:spacing w:val="-8"/>
                  <w:w w:val="105"/>
                  <w:sz w:val="24"/>
                </w:rPr>
                <w:t xml:space="preserve"> </w:t>
              </w:r>
              <w:r>
                <w:rPr>
                  <w:w w:val="105"/>
                  <w:sz w:val="24"/>
                </w:rPr>
                <w:t>cohort</w:t>
              </w:r>
              <w:r>
                <w:rPr>
                  <w:spacing w:val="-7"/>
                  <w:w w:val="105"/>
                  <w:sz w:val="24"/>
                </w:rPr>
                <w:t xml:space="preserve"> </w:t>
              </w:r>
              <w:r>
                <w:rPr>
                  <w:w w:val="105"/>
                  <w:sz w:val="24"/>
                </w:rPr>
                <w:t>(</w:t>
              </w:r>
              <w:r>
                <w:rPr>
                  <w:i/>
                  <w:w w:val="105"/>
                  <w:sz w:val="24"/>
                </w:rPr>
                <w:t>n</w:t>
              </w:r>
              <w:r>
                <w:rPr>
                  <w:i/>
                  <w:spacing w:val="-2"/>
                  <w:w w:val="105"/>
                  <w:sz w:val="24"/>
                </w:rPr>
                <w:t xml:space="preserve"> </w:t>
              </w:r>
              <w:r>
                <w:rPr>
                  <w:w w:val="105"/>
                  <w:sz w:val="24"/>
                </w:rPr>
                <w:t>=</w:t>
              </w:r>
              <w:r>
                <w:rPr>
                  <w:spacing w:val="-1"/>
                  <w:w w:val="105"/>
                  <w:sz w:val="24"/>
                </w:rPr>
                <w:t xml:space="preserve"> </w:t>
              </w:r>
              <w:r>
                <w:rPr>
                  <w:w w:val="105"/>
                  <w:sz w:val="24"/>
                </w:rPr>
                <w:t>5521).</w:t>
              </w:r>
            </w:hyperlink>
            <w:r>
              <w:rPr>
                <w:spacing w:val="58"/>
                <w:w w:val="105"/>
                <w:sz w:val="24"/>
              </w:rPr>
              <w:t xml:space="preserve"> </w:t>
            </w:r>
            <w:r>
              <w:rPr>
                <w:w w:val="105"/>
                <w:sz w:val="24"/>
              </w:rPr>
              <w:t>.</w:t>
            </w:r>
            <w:r>
              <w:rPr>
                <w:spacing w:val="48"/>
                <w:w w:val="105"/>
                <w:sz w:val="24"/>
              </w:rPr>
              <w:t xml:space="preserve"> </w:t>
            </w:r>
            <w:r>
              <w:rPr>
                <w:w w:val="105"/>
                <w:sz w:val="24"/>
              </w:rPr>
              <w:t>.</w:t>
            </w:r>
            <w:r>
              <w:rPr>
                <w:spacing w:val="49"/>
                <w:w w:val="105"/>
                <w:sz w:val="24"/>
              </w:rPr>
              <w:t xml:space="preserve"> </w:t>
            </w:r>
            <w:r>
              <w:rPr>
                <w:w w:val="105"/>
                <w:sz w:val="24"/>
              </w:rPr>
              <w:t>.</w:t>
            </w:r>
            <w:r>
              <w:rPr>
                <w:spacing w:val="48"/>
                <w:w w:val="105"/>
                <w:sz w:val="24"/>
              </w:rPr>
              <w:t xml:space="preserve"> </w:t>
            </w:r>
            <w:r>
              <w:rPr>
                <w:w w:val="105"/>
                <w:sz w:val="24"/>
              </w:rPr>
              <w:t>.</w:t>
            </w:r>
            <w:r>
              <w:rPr>
                <w:spacing w:val="49"/>
                <w:w w:val="105"/>
                <w:sz w:val="24"/>
              </w:rPr>
              <w:t xml:space="preserve"> </w:t>
            </w:r>
            <w:r>
              <w:rPr>
                <w:w w:val="105"/>
                <w:sz w:val="24"/>
              </w:rPr>
              <w:t>.</w:t>
            </w:r>
            <w:r>
              <w:rPr>
                <w:spacing w:val="49"/>
                <w:w w:val="105"/>
                <w:sz w:val="24"/>
              </w:rPr>
              <w:t xml:space="preserve"> </w:t>
            </w:r>
            <w:r>
              <w:rPr>
                <w:w w:val="105"/>
                <w:sz w:val="24"/>
              </w:rPr>
              <w:t>.</w:t>
            </w:r>
            <w:r>
              <w:rPr>
                <w:spacing w:val="48"/>
                <w:w w:val="105"/>
                <w:sz w:val="24"/>
              </w:rPr>
              <w:t xml:space="preserve"> </w:t>
            </w:r>
            <w:r>
              <w:rPr>
                <w:w w:val="105"/>
                <w:sz w:val="24"/>
              </w:rPr>
              <w:t>.</w:t>
            </w:r>
            <w:r>
              <w:rPr>
                <w:spacing w:val="49"/>
                <w:w w:val="105"/>
                <w:sz w:val="24"/>
              </w:rPr>
              <w:t xml:space="preserve"> </w:t>
            </w:r>
            <w:r>
              <w:rPr>
                <w:w w:val="105"/>
                <w:sz w:val="24"/>
              </w:rPr>
              <w:t>.</w:t>
            </w:r>
            <w:r>
              <w:rPr>
                <w:spacing w:val="49"/>
                <w:w w:val="105"/>
                <w:sz w:val="24"/>
              </w:rPr>
              <w:t xml:space="preserve"> </w:t>
            </w:r>
            <w:r>
              <w:rPr>
                <w:w w:val="105"/>
                <w:sz w:val="24"/>
              </w:rPr>
              <w:t>.</w:t>
            </w:r>
            <w:r>
              <w:rPr>
                <w:spacing w:val="48"/>
                <w:w w:val="105"/>
                <w:sz w:val="24"/>
              </w:rPr>
              <w:t xml:space="preserve"> </w:t>
            </w:r>
            <w:r>
              <w:rPr>
                <w:w w:val="105"/>
                <w:sz w:val="24"/>
              </w:rPr>
              <w:t>.</w:t>
            </w:r>
            <w:r>
              <w:rPr>
                <w:spacing w:val="49"/>
                <w:w w:val="105"/>
                <w:sz w:val="24"/>
              </w:rPr>
              <w:t xml:space="preserve"> </w:t>
            </w:r>
            <w:r>
              <w:rPr>
                <w:w w:val="105"/>
                <w:sz w:val="24"/>
              </w:rPr>
              <w:t>.</w:t>
            </w:r>
            <w:r>
              <w:rPr>
                <w:spacing w:val="49"/>
                <w:w w:val="105"/>
                <w:sz w:val="24"/>
              </w:rPr>
              <w:t xml:space="preserve"> </w:t>
            </w:r>
            <w:r>
              <w:rPr>
                <w:w w:val="105"/>
                <w:sz w:val="24"/>
              </w:rPr>
              <w:t>.</w:t>
            </w:r>
            <w:r>
              <w:rPr>
                <w:spacing w:val="48"/>
                <w:w w:val="105"/>
                <w:sz w:val="24"/>
              </w:rPr>
              <w:t xml:space="preserve"> </w:t>
            </w:r>
            <w:r>
              <w:rPr>
                <w:w w:val="105"/>
                <w:sz w:val="24"/>
              </w:rPr>
              <w:t>.</w:t>
            </w:r>
            <w:r>
              <w:rPr>
                <w:spacing w:val="49"/>
                <w:w w:val="105"/>
                <w:sz w:val="24"/>
              </w:rPr>
              <w:t xml:space="preserve"> </w:t>
            </w:r>
            <w:r>
              <w:rPr>
                <w:w w:val="105"/>
                <w:sz w:val="24"/>
              </w:rPr>
              <w:t>.</w:t>
            </w:r>
            <w:r>
              <w:rPr>
                <w:spacing w:val="49"/>
                <w:w w:val="105"/>
                <w:sz w:val="24"/>
              </w:rPr>
              <w:t xml:space="preserve"> </w:t>
            </w:r>
            <w:r>
              <w:rPr>
                <w:w w:val="105"/>
                <w:sz w:val="24"/>
              </w:rPr>
              <w:t>.</w:t>
            </w:r>
            <w:r>
              <w:rPr>
                <w:spacing w:val="48"/>
                <w:w w:val="105"/>
                <w:sz w:val="24"/>
              </w:rPr>
              <w:t xml:space="preserve"> </w:t>
            </w:r>
            <w:r>
              <w:rPr>
                <w:w w:val="105"/>
                <w:sz w:val="24"/>
              </w:rPr>
              <w:t>.</w:t>
            </w:r>
            <w:r>
              <w:rPr>
                <w:spacing w:val="49"/>
                <w:w w:val="105"/>
                <w:sz w:val="24"/>
              </w:rPr>
              <w:t xml:space="preserve"> </w:t>
            </w:r>
            <w:r>
              <w:rPr>
                <w:w w:val="105"/>
                <w:sz w:val="24"/>
              </w:rPr>
              <w:t>.</w:t>
            </w:r>
            <w:r>
              <w:rPr>
                <w:spacing w:val="48"/>
                <w:w w:val="105"/>
                <w:sz w:val="24"/>
              </w:rPr>
              <w:t xml:space="preserve"> </w:t>
            </w:r>
            <w:r>
              <w:rPr>
                <w:w w:val="105"/>
                <w:sz w:val="24"/>
              </w:rPr>
              <w:t>.</w:t>
            </w:r>
            <w:r>
              <w:rPr>
                <w:spacing w:val="49"/>
                <w:w w:val="105"/>
                <w:sz w:val="24"/>
              </w:rPr>
              <w:t xml:space="preserve"> </w:t>
            </w:r>
            <w:r>
              <w:rPr>
                <w:w w:val="105"/>
                <w:sz w:val="24"/>
              </w:rPr>
              <w:t>.</w:t>
            </w:r>
            <w:r>
              <w:rPr>
                <w:spacing w:val="49"/>
                <w:w w:val="105"/>
                <w:sz w:val="24"/>
              </w:rPr>
              <w:t xml:space="preserve"> </w:t>
            </w:r>
            <w:r>
              <w:rPr>
                <w:w w:val="105"/>
                <w:sz w:val="24"/>
              </w:rPr>
              <w:t>.</w:t>
            </w:r>
            <w:r>
              <w:rPr>
                <w:spacing w:val="48"/>
                <w:w w:val="105"/>
                <w:sz w:val="24"/>
              </w:rPr>
              <w:t xml:space="preserve"> </w:t>
            </w:r>
            <w:r>
              <w:rPr>
                <w:w w:val="105"/>
                <w:sz w:val="24"/>
              </w:rPr>
              <w:t>.</w:t>
            </w:r>
            <w:r>
              <w:rPr>
                <w:spacing w:val="49"/>
                <w:w w:val="105"/>
                <w:sz w:val="24"/>
              </w:rPr>
              <w:t xml:space="preserve"> </w:t>
            </w:r>
            <w:r>
              <w:rPr>
                <w:w w:val="105"/>
                <w:sz w:val="24"/>
              </w:rPr>
              <w:t>.</w:t>
            </w:r>
            <w:r>
              <w:rPr>
                <w:spacing w:val="49"/>
                <w:w w:val="105"/>
                <w:sz w:val="24"/>
              </w:rPr>
              <w:t xml:space="preserve"> </w:t>
            </w:r>
            <w:r>
              <w:rPr>
                <w:w w:val="105"/>
                <w:sz w:val="24"/>
              </w:rPr>
              <w:t>.</w:t>
            </w:r>
            <w:r>
              <w:rPr>
                <w:spacing w:val="48"/>
                <w:w w:val="105"/>
                <w:sz w:val="24"/>
              </w:rPr>
              <w:t xml:space="preserve"> </w:t>
            </w:r>
            <w:r>
              <w:rPr>
                <w:w w:val="105"/>
                <w:sz w:val="24"/>
              </w:rPr>
              <w:t>.</w:t>
            </w:r>
            <w:r>
              <w:rPr>
                <w:spacing w:val="49"/>
                <w:w w:val="105"/>
                <w:sz w:val="24"/>
              </w:rPr>
              <w:t xml:space="preserve"> </w:t>
            </w:r>
            <w:r>
              <w:rPr>
                <w:w w:val="105"/>
                <w:sz w:val="24"/>
              </w:rPr>
              <w:t>.</w:t>
            </w:r>
            <w:r>
              <w:rPr>
                <w:spacing w:val="49"/>
                <w:w w:val="105"/>
                <w:sz w:val="24"/>
              </w:rPr>
              <w:t xml:space="preserve"> </w:t>
            </w:r>
            <w:r>
              <w:rPr>
                <w:spacing w:val="-10"/>
                <w:w w:val="105"/>
                <w:sz w:val="24"/>
              </w:rPr>
              <w:t>.</w:t>
            </w:r>
          </w:p>
        </w:tc>
        <w:tc>
          <w:tcPr>
            <w:tcW w:w="355" w:type="dxa"/>
          </w:tcPr>
          <w:p w14:paraId="00DC1BDF" w14:textId="77777777" w:rsidR="00350CFB" w:rsidRDefault="00283FFF">
            <w:pPr>
              <w:pStyle w:val="TableParagraph"/>
              <w:spacing w:before="80"/>
              <w:ind w:left="22" w:right="8"/>
              <w:rPr>
                <w:sz w:val="24"/>
              </w:rPr>
            </w:pPr>
            <w:r>
              <w:rPr>
                <w:spacing w:val="-5"/>
                <w:sz w:val="24"/>
              </w:rPr>
              <w:t>79</w:t>
            </w:r>
          </w:p>
        </w:tc>
      </w:tr>
      <w:tr w:rsidR="00350CFB" w14:paraId="00DC1BE4" w14:textId="77777777">
        <w:trPr>
          <w:trHeight w:val="470"/>
        </w:trPr>
        <w:tc>
          <w:tcPr>
            <w:tcW w:w="444" w:type="dxa"/>
          </w:tcPr>
          <w:p w14:paraId="00DC1BE1" w14:textId="77777777" w:rsidR="00350CFB" w:rsidRDefault="0071403D">
            <w:pPr>
              <w:pStyle w:val="TableParagraph"/>
              <w:spacing w:before="87"/>
              <w:ind w:left="50"/>
              <w:jc w:val="left"/>
              <w:rPr>
                <w:sz w:val="24"/>
              </w:rPr>
            </w:pPr>
            <w:hyperlink w:anchor="_bookmark98" w:history="1">
              <w:r>
                <w:rPr>
                  <w:spacing w:val="-5"/>
                  <w:sz w:val="24"/>
                </w:rPr>
                <w:t>4.5</w:t>
              </w:r>
            </w:hyperlink>
          </w:p>
        </w:tc>
        <w:tc>
          <w:tcPr>
            <w:tcW w:w="8300" w:type="dxa"/>
          </w:tcPr>
          <w:p w14:paraId="00DC1BE2" w14:textId="77777777" w:rsidR="00350CFB" w:rsidRDefault="0071403D">
            <w:pPr>
              <w:pStyle w:val="TableParagraph"/>
              <w:spacing w:before="87"/>
              <w:ind w:left="155"/>
              <w:jc w:val="left"/>
              <w:rPr>
                <w:sz w:val="24"/>
              </w:rPr>
            </w:pPr>
            <w:hyperlink w:anchor="_bookmark98" w:history="1">
              <w:r>
                <w:rPr>
                  <w:sz w:val="24"/>
                </w:rPr>
                <w:t>Robustness:</w:t>
              </w:r>
              <w:r>
                <w:rPr>
                  <w:spacing w:val="12"/>
                  <w:sz w:val="24"/>
                </w:rPr>
                <w:t xml:space="preserve"> </w:t>
              </w:r>
              <w:r>
                <w:rPr>
                  <w:sz w:val="24"/>
                </w:rPr>
                <w:t>mean</w:t>
              </w:r>
              <w:r>
                <w:rPr>
                  <w:spacing w:val="-5"/>
                  <w:sz w:val="24"/>
                </w:rPr>
                <w:t xml:space="preserve"> </w:t>
              </w:r>
              <w:r>
                <w:rPr>
                  <w:sz w:val="24"/>
                </w:rPr>
                <w:t>Kendall</w:t>
              </w:r>
              <w:r>
                <w:rPr>
                  <w:spacing w:val="-6"/>
                  <w:sz w:val="24"/>
                </w:rPr>
                <w:t xml:space="preserve"> </w:t>
              </w:r>
              <w:r>
                <w:rPr>
                  <w:i/>
                  <w:sz w:val="24"/>
                </w:rPr>
                <w:t>τ</w:t>
              </w:r>
              <w:r>
                <w:rPr>
                  <w:i/>
                  <w:spacing w:val="19"/>
                  <w:sz w:val="24"/>
                </w:rPr>
                <w:t xml:space="preserve"> </w:t>
              </w:r>
              <w:r>
                <w:rPr>
                  <w:sz w:val="24"/>
                </w:rPr>
                <w:t>on</w:t>
              </w:r>
              <w:r>
                <w:rPr>
                  <w:spacing w:val="-6"/>
                  <w:sz w:val="24"/>
                </w:rPr>
                <w:t xml:space="preserve"> </w:t>
              </w:r>
              <w:r>
                <w:rPr>
                  <w:sz w:val="24"/>
                </w:rPr>
                <w:t>top-20</w:t>
              </w:r>
              <w:r>
                <w:rPr>
                  <w:spacing w:val="-5"/>
                  <w:sz w:val="24"/>
                </w:rPr>
                <w:t xml:space="preserve"> </w:t>
              </w:r>
              <w:r>
                <w:rPr>
                  <w:sz w:val="24"/>
                </w:rPr>
                <w:t>ERC-20</w:t>
              </w:r>
              <w:r>
                <w:rPr>
                  <w:spacing w:val="-6"/>
                  <w:sz w:val="24"/>
                </w:rPr>
                <w:t xml:space="preserve"> </w:t>
              </w:r>
              <w:r>
                <w:rPr>
                  <w:sz w:val="24"/>
                </w:rPr>
                <w:t>token</w:t>
              </w:r>
              <w:r>
                <w:rPr>
                  <w:spacing w:val="-6"/>
                  <w:sz w:val="24"/>
                </w:rPr>
                <w:t xml:space="preserve"> </w:t>
              </w:r>
              <w:r>
                <w:rPr>
                  <w:sz w:val="24"/>
                </w:rPr>
                <w:t>subgraph</w:t>
              </w:r>
              <w:r>
                <w:rPr>
                  <w:spacing w:val="-6"/>
                  <w:sz w:val="24"/>
                </w:rPr>
                <w:t xml:space="preserve"> </w:t>
              </w:r>
              <w:r>
                <w:rPr>
                  <w:sz w:val="24"/>
                </w:rPr>
                <w:t>(matched</w:t>
              </w:r>
              <w:r>
                <w:rPr>
                  <w:spacing w:val="-5"/>
                  <w:sz w:val="24"/>
                </w:rPr>
                <w:t xml:space="preserve"> </w:t>
              </w:r>
              <w:r>
                <w:rPr>
                  <w:sz w:val="24"/>
                </w:rPr>
                <w:t>cohort).</w:t>
              </w:r>
            </w:hyperlink>
            <w:r>
              <w:rPr>
                <w:sz w:val="24"/>
              </w:rPr>
              <w:t xml:space="preserve"> </w:t>
            </w:r>
            <w:r>
              <w:rPr>
                <w:spacing w:val="-10"/>
                <w:sz w:val="24"/>
              </w:rPr>
              <w:t>.</w:t>
            </w:r>
          </w:p>
        </w:tc>
        <w:tc>
          <w:tcPr>
            <w:tcW w:w="355" w:type="dxa"/>
          </w:tcPr>
          <w:p w14:paraId="00DC1BE3" w14:textId="77777777" w:rsidR="00350CFB" w:rsidRDefault="00283FFF">
            <w:pPr>
              <w:pStyle w:val="TableParagraph"/>
              <w:spacing w:before="87"/>
              <w:ind w:left="22" w:right="8"/>
              <w:rPr>
                <w:sz w:val="24"/>
              </w:rPr>
            </w:pPr>
            <w:r>
              <w:rPr>
                <w:spacing w:val="-5"/>
                <w:sz w:val="24"/>
              </w:rPr>
              <w:t>81</w:t>
            </w:r>
          </w:p>
        </w:tc>
      </w:tr>
      <w:tr w:rsidR="00350CFB" w14:paraId="00DC1BE8" w14:textId="77777777">
        <w:trPr>
          <w:trHeight w:val="448"/>
        </w:trPr>
        <w:tc>
          <w:tcPr>
            <w:tcW w:w="444" w:type="dxa"/>
          </w:tcPr>
          <w:p w14:paraId="00DC1BE5" w14:textId="77777777" w:rsidR="00350CFB" w:rsidRDefault="0071403D">
            <w:pPr>
              <w:pStyle w:val="TableParagraph"/>
              <w:spacing w:before="87"/>
              <w:ind w:left="50"/>
              <w:jc w:val="left"/>
              <w:rPr>
                <w:sz w:val="24"/>
              </w:rPr>
            </w:pPr>
            <w:hyperlink w:anchor="_bookmark99" w:history="1">
              <w:r>
                <w:rPr>
                  <w:spacing w:val="-5"/>
                  <w:sz w:val="24"/>
                </w:rPr>
                <w:t>4.6</w:t>
              </w:r>
            </w:hyperlink>
          </w:p>
        </w:tc>
        <w:tc>
          <w:tcPr>
            <w:tcW w:w="8300" w:type="dxa"/>
          </w:tcPr>
          <w:p w14:paraId="00DC1BE6" w14:textId="77777777" w:rsidR="00350CFB" w:rsidRDefault="0071403D">
            <w:pPr>
              <w:pStyle w:val="TableParagraph"/>
              <w:spacing w:before="87"/>
              <w:ind w:left="155"/>
              <w:jc w:val="left"/>
              <w:rPr>
                <w:sz w:val="24"/>
              </w:rPr>
            </w:pPr>
            <w:hyperlink w:anchor="_bookmark99" w:history="1">
              <w:r>
                <w:rPr>
                  <w:w w:val="105"/>
                  <w:sz w:val="24"/>
                </w:rPr>
                <w:t>Robustness:</w:t>
              </w:r>
              <w:r>
                <w:rPr>
                  <w:spacing w:val="22"/>
                  <w:w w:val="105"/>
                  <w:sz w:val="24"/>
                </w:rPr>
                <w:t xml:space="preserve"> </w:t>
              </w:r>
              <w:r>
                <w:rPr>
                  <w:w w:val="105"/>
                  <w:sz w:val="24"/>
                </w:rPr>
                <w:t>alignment</w:t>
              </w:r>
              <w:r>
                <w:rPr>
                  <w:spacing w:val="-7"/>
                  <w:w w:val="105"/>
                  <w:sz w:val="24"/>
                </w:rPr>
                <w:t xml:space="preserve"> </w:t>
              </w:r>
              <w:r>
                <w:rPr>
                  <w:w w:val="105"/>
                  <w:sz w:val="24"/>
                </w:rPr>
                <w:t>and</w:t>
              </w:r>
              <w:r>
                <w:rPr>
                  <w:spacing w:val="-7"/>
                  <w:w w:val="105"/>
                  <w:sz w:val="24"/>
                </w:rPr>
                <w:t xml:space="preserve"> </w:t>
              </w:r>
              <w:r>
                <w:rPr>
                  <w:w w:val="105"/>
                  <w:sz w:val="24"/>
                </w:rPr>
                <w:t>runtime</w:t>
              </w:r>
              <w:r>
                <w:rPr>
                  <w:spacing w:val="-7"/>
                  <w:w w:val="105"/>
                  <w:sz w:val="24"/>
                </w:rPr>
                <w:t xml:space="preserve"> </w:t>
              </w:r>
              <w:r>
                <w:rPr>
                  <w:w w:val="105"/>
                  <w:sz w:val="24"/>
                </w:rPr>
                <w:t>vs.</w:t>
              </w:r>
              <w:r>
                <w:rPr>
                  <w:spacing w:val="-7"/>
                  <w:w w:val="105"/>
                  <w:sz w:val="24"/>
                </w:rPr>
                <w:t xml:space="preserve"> </w:t>
              </w:r>
              <w:r>
                <w:rPr>
                  <w:w w:val="105"/>
                  <w:sz w:val="24"/>
                </w:rPr>
                <w:t>subsample</w:t>
              </w:r>
              <w:r>
                <w:rPr>
                  <w:spacing w:val="-7"/>
                  <w:w w:val="105"/>
                  <w:sz w:val="24"/>
                </w:rPr>
                <w:t xml:space="preserve"> </w:t>
              </w:r>
              <w:r>
                <w:rPr>
                  <w:w w:val="105"/>
                  <w:sz w:val="24"/>
                </w:rPr>
                <w:t>size</w:t>
              </w:r>
              <w:r>
                <w:rPr>
                  <w:spacing w:val="-7"/>
                  <w:w w:val="105"/>
                  <w:sz w:val="24"/>
                </w:rPr>
                <w:t xml:space="preserve"> </w:t>
              </w:r>
              <w:r>
                <w:rPr>
                  <w:w w:val="105"/>
                  <w:sz w:val="24"/>
                </w:rPr>
                <w:t>from</w:t>
              </w:r>
              <w:r>
                <w:rPr>
                  <w:spacing w:val="-7"/>
                  <w:w w:val="105"/>
                  <w:sz w:val="24"/>
                </w:rPr>
                <w:t xml:space="preserve"> </w:t>
              </w:r>
              <w:r>
                <w:rPr>
                  <w:w w:val="105"/>
                  <w:sz w:val="24"/>
                </w:rPr>
                <w:t>wallet</w:t>
              </w:r>
              <w:r>
                <w:rPr>
                  <w:spacing w:val="-7"/>
                  <w:w w:val="105"/>
                  <w:sz w:val="24"/>
                </w:rPr>
                <w:t xml:space="preserve"> </w:t>
              </w:r>
              <w:r>
                <w:rPr>
                  <w:w w:val="105"/>
                  <w:sz w:val="24"/>
                </w:rPr>
                <w:t>pool</w:t>
              </w:r>
              <w:r>
                <w:rPr>
                  <w:spacing w:val="-7"/>
                  <w:w w:val="105"/>
                  <w:sz w:val="24"/>
                </w:rPr>
                <w:t xml:space="preserve"> </w:t>
              </w:r>
              <w:r>
                <w:rPr>
                  <w:w w:val="105"/>
                  <w:sz w:val="24"/>
                </w:rPr>
                <w:t>(</w:t>
              </w:r>
              <w:r>
                <w:rPr>
                  <w:i/>
                  <w:w w:val="105"/>
                  <w:sz w:val="24"/>
                </w:rPr>
                <w:t>N</w:t>
              </w:r>
              <w:r>
                <w:rPr>
                  <w:i/>
                  <w:spacing w:val="35"/>
                  <w:w w:val="105"/>
                  <w:sz w:val="24"/>
                </w:rPr>
                <w:t xml:space="preserve"> </w:t>
              </w:r>
              <w:r>
                <w:rPr>
                  <w:spacing w:val="-10"/>
                  <w:w w:val="105"/>
                  <w:sz w:val="24"/>
                </w:rPr>
                <w:t>=</w:t>
              </w:r>
            </w:hyperlink>
          </w:p>
        </w:tc>
        <w:tc>
          <w:tcPr>
            <w:tcW w:w="355" w:type="dxa"/>
          </w:tcPr>
          <w:p w14:paraId="00DC1BE7" w14:textId="77777777" w:rsidR="00350CFB" w:rsidRDefault="00350CFB">
            <w:pPr>
              <w:pStyle w:val="TableParagraph"/>
              <w:spacing w:before="0"/>
              <w:jc w:val="left"/>
              <w:rPr>
                <w:sz w:val="24"/>
              </w:rPr>
            </w:pPr>
          </w:p>
        </w:tc>
      </w:tr>
      <w:tr w:rsidR="00350CFB" w14:paraId="00DC1BEC" w14:textId="77777777">
        <w:trPr>
          <w:trHeight w:val="485"/>
        </w:trPr>
        <w:tc>
          <w:tcPr>
            <w:tcW w:w="444" w:type="dxa"/>
          </w:tcPr>
          <w:p w14:paraId="00DC1BE9" w14:textId="77777777" w:rsidR="00350CFB" w:rsidRDefault="00350CFB">
            <w:pPr>
              <w:pStyle w:val="TableParagraph"/>
              <w:spacing w:before="0"/>
              <w:jc w:val="left"/>
              <w:rPr>
                <w:sz w:val="24"/>
              </w:rPr>
            </w:pPr>
          </w:p>
        </w:tc>
        <w:tc>
          <w:tcPr>
            <w:tcW w:w="8300" w:type="dxa"/>
          </w:tcPr>
          <w:p w14:paraId="00DC1BEA" w14:textId="77777777" w:rsidR="00350CFB" w:rsidRDefault="0071403D">
            <w:pPr>
              <w:pStyle w:val="TableParagraph"/>
              <w:spacing w:before="96"/>
              <w:ind w:left="150"/>
              <w:jc w:val="left"/>
              <w:rPr>
                <w:sz w:val="24"/>
              </w:rPr>
            </w:pPr>
            <w:hyperlink w:anchor="_bookmark99" w:history="1">
              <w:r>
                <w:rPr>
                  <w:sz w:val="24"/>
                </w:rPr>
                <w:t>31612;</w:t>
              </w:r>
              <w:r>
                <w:rPr>
                  <w:spacing w:val="-10"/>
                  <w:sz w:val="24"/>
                </w:rPr>
                <w:t xml:space="preserve"> </w:t>
              </w:r>
              <w:r>
                <w:rPr>
                  <w:sz w:val="24"/>
                </w:rPr>
                <w:t>seed</w:t>
              </w:r>
              <w:r>
                <w:rPr>
                  <w:spacing w:val="-9"/>
                  <w:sz w:val="24"/>
                </w:rPr>
                <w:t xml:space="preserve"> </w:t>
              </w:r>
              <w:r>
                <w:rPr>
                  <w:rFonts w:ascii="Courier New" w:hAnsi="Courier New"/>
                  <w:sz w:val="24"/>
                </w:rPr>
                <w:t>benchmark-tier2-v1</w:t>
              </w:r>
              <w:r>
                <w:rPr>
                  <w:sz w:val="24"/>
                </w:rPr>
                <w:t>).</w:t>
              </w:r>
            </w:hyperlink>
            <w:r>
              <w:rPr>
                <w:spacing w:val="16"/>
                <w:sz w:val="24"/>
              </w:rPr>
              <w:t xml:space="preserve"> </w:t>
            </w:r>
            <w:r>
              <w:rPr>
                <w:sz w:val="24"/>
              </w:rPr>
              <w:t>.</w:t>
            </w:r>
            <w:r>
              <w:rPr>
                <w:spacing w:val="42"/>
                <w:sz w:val="24"/>
              </w:rPr>
              <w:t xml:space="preserve"> </w:t>
            </w:r>
            <w:r>
              <w:rPr>
                <w:sz w:val="24"/>
              </w:rPr>
              <w:t>.</w:t>
            </w:r>
            <w:r>
              <w:rPr>
                <w:spacing w:val="43"/>
                <w:sz w:val="24"/>
              </w:rPr>
              <w:t xml:space="preserve"> </w:t>
            </w:r>
            <w:r>
              <w:rPr>
                <w:sz w:val="24"/>
              </w:rPr>
              <w:t>.</w:t>
            </w:r>
            <w:r>
              <w:rPr>
                <w:spacing w:val="42"/>
                <w:sz w:val="24"/>
              </w:rPr>
              <w:t xml:space="preserve"> </w:t>
            </w:r>
            <w:r>
              <w:rPr>
                <w:sz w:val="24"/>
              </w:rPr>
              <w:t>.</w:t>
            </w:r>
            <w:r>
              <w:rPr>
                <w:spacing w:val="42"/>
                <w:sz w:val="24"/>
              </w:rPr>
              <w:t xml:space="preserve"> </w:t>
            </w:r>
            <w:r>
              <w:rPr>
                <w:sz w:val="24"/>
              </w:rPr>
              <w:t>.</w:t>
            </w:r>
            <w:r>
              <w:rPr>
                <w:spacing w:val="43"/>
                <w:sz w:val="24"/>
              </w:rPr>
              <w:t xml:space="preserve"> </w:t>
            </w:r>
            <w:r>
              <w:rPr>
                <w:sz w:val="24"/>
              </w:rPr>
              <w:t>.</w:t>
            </w:r>
            <w:r>
              <w:rPr>
                <w:spacing w:val="42"/>
                <w:sz w:val="24"/>
              </w:rPr>
              <w:t xml:space="preserve"> </w:t>
            </w:r>
            <w:r>
              <w:rPr>
                <w:sz w:val="24"/>
              </w:rPr>
              <w:t>.</w:t>
            </w:r>
            <w:r>
              <w:rPr>
                <w:spacing w:val="42"/>
                <w:sz w:val="24"/>
              </w:rPr>
              <w:t xml:space="preserve"> </w:t>
            </w:r>
            <w:r>
              <w:rPr>
                <w:sz w:val="24"/>
              </w:rPr>
              <w:t>.</w:t>
            </w:r>
            <w:r>
              <w:rPr>
                <w:spacing w:val="43"/>
                <w:sz w:val="24"/>
              </w:rPr>
              <w:t xml:space="preserve"> </w:t>
            </w:r>
            <w:r>
              <w:rPr>
                <w:sz w:val="24"/>
              </w:rPr>
              <w:t>.</w:t>
            </w:r>
            <w:r>
              <w:rPr>
                <w:spacing w:val="42"/>
                <w:sz w:val="24"/>
              </w:rPr>
              <w:t xml:space="preserve"> </w:t>
            </w:r>
            <w:r>
              <w:rPr>
                <w:sz w:val="24"/>
              </w:rPr>
              <w:t>.</w:t>
            </w:r>
            <w:r>
              <w:rPr>
                <w:spacing w:val="43"/>
                <w:sz w:val="24"/>
              </w:rPr>
              <w:t xml:space="preserve"> </w:t>
            </w:r>
            <w:r>
              <w:rPr>
                <w:sz w:val="24"/>
              </w:rPr>
              <w:t>.</w:t>
            </w:r>
            <w:r>
              <w:rPr>
                <w:spacing w:val="42"/>
                <w:sz w:val="24"/>
              </w:rPr>
              <w:t xml:space="preserve"> </w:t>
            </w:r>
            <w:r>
              <w:rPr>
                <w:sz w:val="24"/>
              </w:rPr>
              <w:t>.</w:t>
            </w:r>
            <w:r>
              <w:rPr>
                <w:spacing w:val="42"/>
                <w:sz w:val="24"/>
              </w:rPr>
              <w:t xml:space="preserve"> </w:t>
            </w:r>
            <w:r>
              <w:rPr>
                <w:sz w:val="24"/>
              </w:rPr>
              <w:t>.</w:t>
            </w:r>
            <w:r>
              <w:rPr>
                <w:spacing w:val="43"/>
                <w:sz w:val="24"/>
              </w:rPr>
              <w:t xml:space="preserve"> </w:t>
            </w:r>
            <w:r>
              <w:rPr>
                <w:sz w:val="24"/>
              </w:rPr>
              <w:t>.</w:t>
            </w:r>
            <w:r>
              <w:rPr>
                <w:spacing w:val="42"/>
                <w:sz w:val="24"/>
              </w:rPr>
              <w:t xml:space="preserve"> </w:t>
            </w:r>
            <w:r>
              <w:rPr>
                <w:sz w:val="24"/>
              </w:rPr>
              <w:t>.</w:t>
            </w:r>
            <w:r>
              <w:rPr>
                <w:spacing w:val="42"/>
                <w:sz w:val="24"/>
              </w:rPr>
              <w:t xml:space="preserve"> </w:t>
            </w:r>
            <w:r>
              <w:rPr>
                <w:sz w:val="24"/>
              </w:rPr>
              <w:t>.</w:t>
            </w:r>
            <w:r>
              <w:rPr>
                <w:spacing w:val="43"/>
                <w:sz w:val="24"/>
              </w:rPr>
              <w:t xml:space="preserve"> </w:t>
            </w:r>
            <w:r>
              <w:rPr>
                <w:sz w:val="24"/>
              </w:rPr>
              <w:t>.</w:t>
            </w:r>
            <w:r>
              <w:rPr>
                <w:spacing w:val="42"/>
                <w:sz w:val="24"/>
              </w:rPr>
              <w:t xml:space="preserve"> </w:t>
            </w:r>
            <w:r>
              <w:rPr>
                <w:sz w:val="24"/>
              </w:rPr>
              <w:t>.</w:t>
            </w:r>
            <w:r>
              <w:rPr>
                <w:spacing w:val="43"/>
                <w:sz w:val="24"/>
              </w:rPr>
              <w:t xml:space="preserve"> </w:t>
            </w:r>
            <w:r>
              <w:rPr>
                <w:sz w:val="24"/>
              </w:rPr>
              <w:t>.</w:t>
            </w:r>
            <w:r>
              <w:rPr>
                <w:spacing w:val="42"/>
                <w:sz w:val="24"/>
              </w:rPr>
              <w:t xml:space="preserve"> </w:t>
            </w:r>
            <w:r>
              <w:rPr>
                <w:sz w:val="24"/>
              </w:rPr>
              <w:t>.</w:t>
            </w:r>
            <w:r>
              <w:rPr>
                <w:spacing w:val="42"/>
                <w:sz w:val="24"/>
              </w:rPr>
              <w:t xml:space="preserve"> </w:t>
            </w:r>
            <w:r>
              <w:rPr>
                <w:sz w:val="24"/>
              </w:rPr>
              <w:t>.</w:t>
            </w:r>
            <w:r>
              <w:rPr>
                <w:spacing w:val="43"/>
                <w:sz w:val="24"/>
              </w:rPr>
              <w:t xml:space="preserve"> </w:t>
            </w:r>
            <w:r>
              <w:rPr>
                <w:sz w:val="24"/>
              </w:rPr>
              <w:t>.</w:t>
            </w:r>
            <w:r>
              <w:rPr>
                <w:spacing w:val="42"/>
                <w:sz w:val="24"/>
              </w:rPr>
              <w:t xml:space="preserve"> </w:t>
            </w:r>
            <w:r>
              <w:rPr>
                <w:sz w:val="24"/>
              </w:rPr>
              <w:t>.</w:t>
            </w:r>
            <w:r>
              <w:rPr>
                <w:spacing w:val="43"/>
                <w:sz w:val="24"/>
              </w:rPr>
              <w:t xml:space="preserve"> </w:t>
            </w:r>
            <w:r>
              <w:rPr>
                <w:sz w:val="24"/>
              </w:rPr>
              <w:t>.</w:t>
            </w:r>
            <w:r>
              <w:rPr>
                <w:spacing w:val="42"/>
                <w:sz w:val="24"/>
              </w:rPr>
              <w:t xml:space="preserve"> </w:t>
            </w:r>
            <w:r>
              <w:rPr>
                <w:spacing w:val="-10"/>
                <w:sz w:val="24"/>
              </w:rPr>
              <w:t>.</w:t>
            </w:r>
          </w:p>
        </w:tc>
        <w:tc>
          <w:tcPr>
            <w:tcW w:w="355" w:type="dxa"/>
          </w:tcPr>
          <w:p w14:paraId="00DC1BEB" w14:textId="77777777" w:rsidR="00350CFB" w:rsidRDefault="00283FFF">
            <w:pPr>
              <w:pStyle w:val="TableParagraph"/>
              <w:spacing w:before="96"/>
              <w:ind w:left="22" w:right="8"/>
              <w:rPr>
                <w:sz w:val="24"/>
              </w:rPr>
            </w:pPr>
            <w:r>
              <w:rPr>
                <w:spacing w:val="-5"/>
                <w:sz w:val="24"/>
              </w:rPr>
              <w:t>81</w:t>
            </w:r>
          </w:p>
        </w:tc>
      </w:tr>
      <w:tr w:rsidR="00350CFB" w14:paraId="00DC1BF0" w14:textId="77777777">
        <w:trPr>
          <w:trHeight w:val="456"/>
        </w:trPr>
        <w:tc>
          <w:tcPr>
            <w:tcW w:w="444" w:type="dxa"/>
          </w:tcPr>
          <w:p w14:paraId="00DC1BED" w14:textId="77777777" w:rsidR="00350CFB" w:rsidRDefault="0071403D">
            <w:pPr>
              <w:pStyle w:val="TableParagraph"/>
              <w:spacing w:before="80"/>
              <w:ind w:left="50"/>
              <w:jc w:val="left"/>
              <w:rPr>
                <w:sz w:val="24"/>
              </w:rPr>
            </w:pPr>
            <w:hyperlink w:anchor="_bookmark101" w:history="1">
              <w:r>
                <w:rPr>
                  <w:spacing w:val="-5"/>
                  <w:sz w:val="24"/>
                </w:rPr>
                <w:t>4.7</w:t>
              </w:r>
            </w:hyperlink>
          </w:p>
        </w:tc>
        <w:tc>
          <w:tcPr>
            <w:tcW w:w="8300" w:type="dxa"/>
          </w:tcPr>
          <w:p w14:paraId="00DC1BEE" w14:textId="77777777" w:rsidR="00350CFB" w:rsidRDefault="0071403D">
            <w:pPr>
              <w:pStyle w:val="TableParagraph"/>
              <w:spacing w:before="80"/>
              <w:ind w:left="155"/>
              <w:jc w:val="left"/>
              <w:rPr>
                <w:sz w:val="24"/>
              </w:rPr>
            </w:pPr>
            <w:hyperlink w:anchor="_bookmark101" w:history="1">
              <w:r>
                <w:rPr>
                  <w:sz w:val="24"/>
                </w:rPr>
                <w:t>Mean</w:t>
              </w:r>
              <w:r>
                <w:rPr>
                  <w:spacing w:val="-1"/>
                  <w:sz w:val="24"/>
                </w:rPr>
                <w:t xml:space="preserve"> </w:t>
              </w:r>
              <w:r>
                <w:rPr>
                  <w:sz w:val="24"/>
                </w:rPr>
                <w:t xml:space="preserve">Kendall </w:t>
              </w:r>
              <w:r>
                <w:rPr>
                  <w:i/>
                  <w:sz w:val="24"/>
                </w:rPr>
                <w:t>τ</w:t>
              </w:r>
              <w:r>
                <w:rPr>
                  <w:i/>
                  <w:spacing w:val="27"/>
                  <w:sz w:val="24"/>
                </w:rPr>
                <w:t xml:space="preserve"> </w:t>
              </w:r>
              <w:r>
                <w:rPr>
                  <w:sz w:val="24"/>
                </w:rPr>
                <w:t>by</w:t>
              </w:r>
              <w:r>
                <w:rPr>
                  <w:spacing w:val="-1"/>
                  <w:sz w:val="24"/>
                </w:rPr>
                <w:t xml:space="preserve"> </w:t>
              </w:r>
              <w:r>
                <w:rPr>
                  <w:sz w:val="24"/>
                </w:rPr>
                <w:t>proxy family across 3</w:t>
              </w:r>
              <w:r>
                <w:rPr>
                  <w:spacing w:val="-1"/>
                  <w:sz w:val="24"/>
                </w:rPr>
                <w:t xml:space="preserve"> </w:t>
              </w:r>
              <w:r>
                <w:rPr>
                  <w:sz w:val="24"/>
                </w:rPr>
                <w:t>PageRank methods (</w:t>
              </w:r>
              <w:r>
                <w:rPr>
                  <w:i/>
                  <w:sz w:val="24"/>
                </w:rPr>
                <w:t>n</w:t>
              </w:r>
              <w:r>
                <w:rPr>
                  <w:i/>
                  <w:spacing w:val="6"/>
                  <w:sz w:val="24"/>
                </w:rPr>
                <w:t xml:space="preserve"> </w:t>
              </w:r>
              <w:r>
                <w:rPr>
                  <w:sz w:val="24"/>
                </w:rPr>
                <w:t>=</w:t>
              </w:r>
              <w:r>
                <w:rPr>
                  <w:spacing w:val="7"/>
                  <w:sz w:val="24"/>
                </w:rPr>
                <w:t xml:space="preserve"> </w:t>
              </w:r>
              <w:r>
                <w:rPr>
                  <w:sz w:val="24"/>
                </w:rPr>
                <w:t>5521).</w:t>
              </w:r>
              <w:r>
                <w:rPr>
                  <w:spacing w:val="21"/>
                  <w:sz w:val="24"/>
                </w:rPr>
                <w:t xml:space="preserve"> </w:t>
              </w:r>
              <w:r>
                <w:rPr>
                  <w:sz w:val="24"/>
                </w:rPr>
                <w:t xml:space="preserve">Bold </w:t>
              </w:r>
              <w:r>
                <w:rPr>
                  <w:spacing w:val="-10"/>
                  <w:sz w:val="24"/>
                </w:rPr>
                <w:t>=</w:t>
              </w:r>
            </w:hyperlink>
          </w:p>
        </w:tc>
        <w:tc>
          <w:tcPr>
            <w:tcW w:w="355" w:type="dxa"/>
          </w:tcPr>
          <w:p w14:paraId="00DC1BEF" w14:textId="77777777" w:rsidR="00350CFB" w:rsidRDefault="00350CFB">
            <w:pPr>
              <w:pStyle w:val="TableParagraph"/>
              <w:spacing w:before="0"/>
              <w:jc w:val="left"/>
              <w:rPr>
                <w:sz w:val="24"/>
              </w:rPr>
            </w:pPr>
          </w:p>
        </w:tc>
      </w:tr>
      <w:tr w:rsidR="00350CFB" w14:paraId="00DC1BF4" w14:textId="77777777">
        <w:trPr>
          <w:trHeight w:val="452"/>
        </w:trPr>
        <w:tc>
          <w:tcPr>
            <w:tcW w:w="444" w:type="dxa"/>
          </w:tcPr>
          <w:p w14:paraId="00DC1BF1" w14:textId="77777777" w:rsidR="00350CFB" w:rsidRDefault="00350CFB">
            <w:pPr>
              <w:pStyle w:val="TableParagraph"/>
              <w:spacing w:before="0"/>
              <w:jc w:val="left"/>
              <w:rPr>
                <w:sz w:val="24"/>
              </w:rPr>
            </w:pPr>
          </w:p>
        </w:tc>
        <w:tc>
          <w:tcPr>
            <w:tcW w:w="8300" w:type="dxa"/>
          </w:tcPr>
          <w:p w14:paraId="00DC1BF2" w14:textId="77777777" w:rsidR="00350CFB" w:rsidRDefault="0071403D">
            <w:pPr>
              <w:pStyle w:val="TableParagraph"/>
              <w:spacing w:before="80"/>
              <w:ind w:left="155"/>
              <w:jc w:val="left"/>
              <w:rPr>
                <w:sz w:val="24"/>
              </w:rPr>
            </w:pPr>
            <w:hyperlink w:anchor="_bookmark101" w:history="1">
              <w:r>
                <w:rPr>
                  <w:sz w:val="24"/>
                </w:rPr>
                <w:t>column</w:t>
              </w:r>
              <w:r>
                <w:rPr>
                  <w:spacing w:val="-11"/>
                  <w:sz w:val="24"/>
                </w:rPr>
                <w:t xml:space="preserve"> </w:t>
              </w:r>
              <w:r>
                <w:rPr>
                  <w:sz w:val="24"/>
                </w:rPr>
                <w:t>maximum.</w:t>
              </w:r>
              <w:r>
                <w:rPr>
                  <w:spacing w:val="11"/>
                  <w:sz w:val="24"/>
                </w:rPr>
                <w:t xml:space="preserve"> </w:t>
              </w:r>
              <w:r>
                <w:rPr>
                  <w:sz w:val="24"/>
                </w:rPr>
                <w:t>Runtime</w:t>
              </w:r>
              <w:r>
                <w:rPr>
                  <w:spacing w:val="-10"/>
                  <w:sz w:val="24"/>
                </w:rPr>
                <w:t xml:space="preserve"> </w:t>
              </w:r>
              <w:r>
                <w:rPr>
                  <w:sz w:val="24"/>
                </w:rPr>
                <w:t>=</w:t>
              </w:r>
              <w:r>
                <w:rPr>
                  <w:spacing w:val="-11"/>
                  <w:sz w:val="24"/>
                </w:rPr>
                <w:t xml:space="preserve"> </w:t>
              </w:r>
              <w:r>
                <w:rPr>
                  <w:sz w:val="24"/>
                </w:rPr>
                <w:t>mean</w:t>
              </w:r>
              <w:r>
                <w:rPr>
                  <w:spacing w:val="-10"/>
                  <w:sz w:val="24"/>
                </w:rPr>
                <w:t xml:space="preserve"> </w:t>
              </w:r>
              <w:r>
                <w:rPr>
                  <w:sz w:val="24"/>
                </w:rPr>
                <w:t>PageRank</w:t>
              </w:r>
              <w:r>
                <w:rPr>
                  <w:spacing w:val="-10"/>
                  <w:sz w:val="24"/>
                </w:rPr>
                <w:t xml:space="preserve"> </w:t>
              </w:r>
              <w:r>
                <w:rPr>
                  <w:sz w:val="24"/>
                </w:rPr>
                <w:t>wall</w:t>
              </w:r>
              <w:r>
                <w:rPr>
                  <w:spacing w:val="-10"/>
                  <w:sz w:val="24"/>
                </w:rPr>
                <w:t xml:space="preserve"> </w:t>
              </w:r>
              <w:r>
                <w:rPr>
                  <w:sz w:val="24"/>
                </w:rPr>
                <w:t>time</w:t>
              </w:r>
              <w:r>
                <w:rPr>
                  <w:spacing w:val="-11"/>
                  <w:sz w:val="24"/>
                </w:rPr>
                <w:t xml:space="preserve"> </w:t>
              </w:r>
              <w:r>
                <w:rPr>
                  <w:sz w:val="24"/>
                </w:rPr>
                <w:t>(s,</w:t>
              </w:r>
              <w:r>
                <w:rPr>
                  <w:spacing w:val="-9"/>
                  <w:sz w:val="24"/>
                </w:rPr>
                <w:t xml:space="preserve"> </w:t>
              </w:r>
              <w:r>
                <w:rPr>
                  <w:sz w:val="24"/>
                </w:rPr>
                <w:t>3</w:t>
              </w:r>
              <w:r>
                <w:rPr>
                  <w:spacing w:val="-10"/>
                  <w:sz w:val="24"/>
                </w:rPr>
                <w:t xml:space="preserve"> </w:t>
              </w:r>
              <w:r>
                <w:rPr>
                  <w:sz w:val="24"/>
                </w:rPr>
                <w:t>repeats).</w:t>
              </w:r>
              <w:r>
                <w:rPr>
                  <w:spacing w:val="10"/>
                  <w:sz w:val="24"/>
                </w:rPr>
                <w:t xml:space="preserve"> </w:t>
              </w:r>
              <w:r>
                <w:rPr>
                  <w:spacing w:val="-2"/>
                  <w:sz w:val="24"/>
                </w:rPr>
                <w:t>EndorseR-</w:t>
              </w:r>
            </w:hyperlink>
          </w:p>
        </w:tc>
        <w:tc>
          <w:tcPr>
            <w:tcW w:w="355" w:type="dxa"/>
          </w:tcPr>
          <w:p w14:paraId="00DC1BF3" w14:textId="77777777" w:rsidR="00350CFB" w:rsidRDefault="00350CFB">
            <w:pPr>
              <w:pStyle w:val="TableParagraph"/>
              <w:spacing w:before="0"/>
              <w:jc w:val="left"/>
              <w:rPr>
                <w:sz w:val="24"/>
              </w:rPr>
            </w:pPr>
          </w:p>
        </w:tc>
      </w:tr>
      <w:tr w:rsidR="00350CFB" w14:paraId="00DC1BF8" w14:textId="77777777">
        <w:trPr>
          <w:trHeight w:val="456"/>
        </w:trPr>
        <w:tc>
          <w:tcPr>
            <w:tcW w:w="444" w:type="dxa"/>
          </w:tcPr>
          <w:p w14:paraId="00DC1BF5" w14:textId="77777777" w:rsidR="00350CFB" w:rsidRDefault="00350CFB">
            <w:pPr>
              <w:pStyle w:val="TableParagraph"/>
              <w:spacing w:before="0"/>
              <w:jc w:val="left"/>
              <w:rPr>
                <w:sz w:val="24"/>
              </w:rPr>
            </w:pPr>
          </w:p>
        </w:tc>
        <w:tc>
          <w:tcPr>
            <w:tcW w:w="8300" w:type="dxa"/>
          </w:tcPr>
          <w:p w14:paraId="00DC1BF6" w14:textId="77777777" w:rsidR="00350CFB" w:rsidRDefault="0071403D">
            <w:pPr>
              <w:pStyle w:val="TableParagraph"/>
              <w:spacing w:before="85"/>
              <w:ind w:left="155"/>
              <w:jc w:val="left"/>
              <w:rPr>
                <w:sz w:val="24"/>
              </w:rPr>
            </w:pPr>
            <w:hyperlink w:anchor="_bookmark101" w:history="1">
              <w:r>
                <w:rPr>
                  <w:spacing w:val="-2"/>
                  <w:sz w:val="24"/>
                </w:rPr>
                <w:t>ank</w:t>
              </w:r>
              <w:r>
                <w:rPr>
                  <w:spacing w:val="-8"/>
                  <w:sz w:val="24"/>
                </w:rPr>
                <w:t xml:space="preserve"> </w:t>
              </w:r>
              <w:r>
                <w:rPr>
                  <w:spacing w:val="-2"/>
                  <w:sz w:val="24"/>
                </w:rPr>
                <w:t>and</w:t>
              </w:r>
              <w:r>
                <w:rPr>
                  <w:spacing w:val="-7"/>
                  <w:sz w:val="24"/>
                </w:rPr>
                <w:t xml:space="preserve"> </w:t>
              </w:r>
              <w:r>
                <w:rPr>
                  <w:spacing w:val="-2"/>
                  <w:sz w:val="24"/>
                </w:rPr>
                <w:t>AWP</w:t>
              </w:r>
              <w:r>
                <w:rPr>
                  <w:spacing w:val="-8"/>
                  <w:sz w:val="24"/>
                </w:rPr>
                <w:t xml:space="preserve"> </w:t>
              </w:r>
              <w:r>
                <w:rPr>
                  <w:spacing w:val="-2"/>
                  <w:sz w:val="24"/>
                </w:rPr>
                <w:t>are</w:t>
              </w:r>
              <w:r>
                <w:rPr>
                  <w:spacing w:val="-7"/>
                  <w:sz w:val="24"/>
                </w:rPr>
                <w:t xml:space="preserve"> </w:t>
              </w:r>
              <w:r>
                <w:rPr>
                  <w:spacing w:val="-2"/>
                  <w:sz w:val="24"/>
                </w:rPr>
                <w:t>social</w:t>
              </w:r>
              <w:r>
                <w:rPr>
                  <w:spacing w:val="-8"/>
                  <w:sz w:val="24"/>
                </w:rPr>
                <w:t xml:space="preserve"> </w:t>
              </w:r>
              <w:r>
                <w:rPr>
                  <w:spacing w:val="-2"/>
                  <w:sz w:val="24"/>
                </w:rPr>
                <w:t>reputation</w:t>
              </w:r>
              <w:r>
                <w:rPr>
                  <w:spacing w:val="-7"/>
                  <w:sz w:val="24"/>
                </w:rPr>
                <w:t xml:space="preserve"> </w:t>
              </w:r>
              <w:r>
                <w:rPr>
                  <w:spacing w:val="-2"/>
                  <w:sz w:val="24"/>
                </w:rPr>
                <w:t>graphs;</w:t>
              </w:r>
              <w:r>
                <w:rPr>
                  <w:spacing w:val="-5"/>
                  <w:sz w:val="24"/>
                </w:rPr>
                <w:t xml:space="preserve"> </w:t>
              </w:r>
              <w:r>
                <w:rPr>
                  <w:spacing w:val="-2"/>
                  <w:sz w:val="24"/>
                </w:rPr>
                <w:t>GF-PR</w:t>
              </w:r>
              <w:r>
                <w:rPr>
                  <w:spacing w:val="-7"/>
                  <w:sz w:val="24"/>
                </w:rPr>
                <w:t xml:space="preserve"> </w:t>
              </w:r>
              <w:r>
                <w:rPr>
                  <w:spacing w:val="-2"/>
                  <w:sz w:val="24"/>
                </w:rPr>
                <w:t>is</w:t>
              </w:r>
              <w:r>
                <w:rPr>
                  <w:spacing w:val="-8"/>
                  <w:sz w:val="24"/>
                </w:rPr>
                <w:t xml:space="preserve"> </w:t>
              </w:r>
              <w:r>
                <w:rPr>
                  <w:spacing w:val="-2"/>
                  <w:sz w:val="24"/>
                </w:rPr>
                <w:t>an</w:t>
              </w:r>
              <w:r>
                <w:rPr>
                  <w:spacing w:val="-7"/>
                  <w:sz w:val="24"/>
                </w:rPr>
                <w:t xml:space="preserve"> </w:t>
              </w:r>
              <w:r>
                <w:rPr>
                  <w:spacing w:val="-2"/>
                  <w:sz w:val="24"/>
                </w:rPr>
                <w:t>outcome-native</w:t>
              </w:r>
              <w:r>
                <w:rPr>
                  <w:spacing w:val="-8"/>
                  <w:sz w:val="24"/>
                </w:rPr>
                <w:t xml:space="preserve"> </w:t>
              </w:r>
              <w:r>
                <w:rPr>
                  <w:spacing w:val="-2"/>
                  <w:sz w:val="24"/>
                </w:rPr>
                <w:t>GMX</w:t>
              </w:r>
              <w:r>
                <w:rPr>
                  <w:spacing w:val="-7"/>
                  <w:sz w:val="24"/>
                </w:rPr>
                <w:t xml:space="preserve"> </w:t>
              </w:r>
              <w:r>
                <w:rPr>
                  <w:spacing w:val="-5"/>
                  <w:sz w:val="24"/>
                </w:rPr>
                <w:t>PnL</w:t>
              </w:r>
            </w:hyperlink>
          </w:p>
        </w:tc>
        <w:tc>
          <w:tcPr>
            <w:tcW w:w="355" w:type="dxa"/>
          </w:tcPr>
          <w:p w14:paraId="00DC1BF7" w14:textId="77777777" w:rsidR="00350CFB" w:rsidRDefault="00350CFB">
            <w:pPr>
              <w:pStyle w:val="TableParagraph"/>
              <w:spacing w:before="0"/>
              <w:jc w:val="left"/>
              <w:rPr>
                <w:sz w:val="24"/>
              </w:rPr>
            </w:pPr>
          </w:p>
        </w:tc>
      </w:tr>
      <w:tr w:rsidR="00350CFB" w14:paraId="00DC1BFC" w14:textId="77777777">
        <w:trPr>
          <w:trHeight w:val="360"/>
        </w:trPr>
        <w:tc>
          <w:tcPr>
            <w:tcW w:w="444" w:type="dxa"/>
          </w:tcPr>
          <w:p w14:paraId="00DC1BF9" w14:textId="77777777" w:rsidR="00350CFB" w:rsidRDefault="00350CFB">
            <w:pPr>
              <w:pStyle w:val="TableParagraph"/>
              <w:spacing w:before="0"/>
              <w:jc w:val="left"/>
              <w:rPr>
                <w:sz w:val="24"/>
              </w:rPr>
            </w:pPr>
          </w:p>
        </w:tc>
        <w:tc>
          <w:tcPr>
            <w:tcW w:w="8300" w:type="dxa"/>
          </w:tcPr>
          <w:p w14:paraId="00DC1BFA" w14:textId="77777777" w:rsidR="00350CFB" w:rsidRDefault="0071403D">
            <w:pPr>
              <w:pStyle w:val="TableParagraph"/>
              <w:spacing w:before="85" w:line="256" w:lineRule="exact"/>
              <w:ind w:left="155"/>
              <w:jc w:val="left"/>
              <w:rPr>
                <w:sz w:val="24"/>
              </w:rPr>
            </w:pPr>
            <w:hyperlink w:anchor="_bookmark101" w:history="1">
              <w:r>
                <w:rPr>
                  <w:sz w:val="24"/>
                </w:rPr>
                <w:t>star</w:t>
              </w:r>
              <w:r>
                <w:rPr>
                  <w:spacing w:val="-3"/>
                  <w:sz w:val="24"/>
                </w:rPr>
                <w:t xml:space="preserve"> </w:t>
              </w:r>
              <w:r>
                <w:rPr>
                  <w:sz w:val="24"/>
                </w:rPr>
                <w:t>baseline</w:t>
              </w:r>
              <w:r>
                <w:rPr>
                  <w:spacing w:val="-2"/>
                  <w:sz w:val="24"/>
                </w:rPr>
                <w:t xml:space="preserve"> </w:t>
              </w:r>
              <w:r>
                <w:rPr>
                  <w:sz w:val="24"/>
                </w:rPr>
                <w:t>(construct</w:t>
              </w:r>
              <w:r>
                <w:rPr>
                  <w:spacing w:val="-3"/>
                  <w:sz w:val="24"/>
                </w:rPr>
                <w:t xml:space="preserve"> </w:t>
              </w:r>
              <w:r>
                <w:rPr>
                  <w:sz w:val="24"/>
                </w:rPr>
                <w:t>overlap</w:t>
              </w:r>
              <w:r>
                <w:rPr>
                  <w:spacing w:val="-2"/>
                  <w:sz w:val="24"/>
                </w:rPr>
                <w:t xml:space="preserve"> </w:t>
              </w:r>
              <w:r>
                <w:rPr>
                  <w:sz w:val="24"/>
                </w:rPr>
                <w:t>on</w:t>
              </w:r>
              <w:r>
                <w:rPr>
                  <w:spacing w:val="-2"/>
                  <w:sz w:val="24"/>
                </w:rPr>
                <w:t xml:space="preserve"> </w:t>
              </w:r>
              <w:r>
                <w:rPr>
                  <w:sz w:val="24"/>
                </w:rPr>
                <w:t>GMX</w:t>
              </w:r>
              <w:r>
                <w:rPr>
                  <w:spacing w:val="-3"/>
                  <w:sz w:val="24"/>
                </w:rPr>
                <w:t xml:space="preserve"> </w:t>
              </w:r>
              <w:r>
                <w:rPr>
                  <w:sz w:val="24"/>
                </w:rPr>
                <w:t>proxies).</w:t>
              </w:r>
            </w:hyperlink>
            <w:r>
              <w:rPr>
                <w:spacing w:val="26"/>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7"/>
                <w:sz w:val="24"/>
              </w:rPr>
              <w:t xml:space="preserve"> </w:t>
            </w:r>
            <w:r>
              <w:rPr>
                <w:spacing w:val="-10"/>
                <w:sz w:val="24"/>
              </w:rPr>
              <w:t>.</w:t>
            </w:r>
          </w:p>
        </w:tc>
        <w:tc>
          <w:tcPr>
            <w:tcW w:w="355" w:type="dxa"/>
          </w:tcPr>
          <w:p w14:paraId="00DC1BFB" w14:textId="77777777" w:rsidR="00350CFB" w:rsidRDefault="00283FFF">
            <w:pPr>
              <w:pStyle w:val="TableParagraph"/>
              <w:spacing w:before="85" w:line="256" w:lineRule="exact"/>
              <w:ind w:left="22" w:right="8"/>
              <w:rPr>
                <w:sz w:val="24"/>
              </w:rPr>
            </w:pPr>
            <w:r>
              <w:rPr>
                <w:spacing w:val="-5"/>
                <w:sz w:val="24"/>
              </w:rPr>
              <w:t>82</w:t>
            </w:r>
          </w:p>
        </w:tc>
      </w:tr>
    </w:tbl>
    <w:p w14:paraId="00DC1BFD" w14:textId="77777777" w:rsidR="00350CFB" w:rsidRDefault="00350CFB">
      <w:pPr>
        <w:pStyle w:val="TableParagraph"/>
        <w:spacing w:line="256" w:lineRule="exact"/>
        <w:rPr>
          <w:sz w:val="24"/>
        </w:rPr>
        <w:sectPr w:rsidR="00350CFB">
          <w:pgSz w:w="11910" w:h="16840"/>
          <w:pgMar w:top="1740" w:right="708" w:bottom="2300" w:left="992" w:header="0" w:footer="2115" w:gutter="0"/>
          <w:cols w:space="720"/>
        </w:sectPr>
      </w:pPr>
    </w:p>
    <w:p w14:paraId="00DC1BFE" w14:textId="77777777" w:rsidR="00350CFB" w:rsidRDefault="0071403D">
      <w:pPr>
        <w:pStyle w:val="ListParagraph"/>
        <w:numPr>
          <w:ilvl w:val="1"/>
          <w:numId w:val="28"/>
        </w:numPr>
        <w:tabs>
          <w:tab w:val="left" w:pos="1190"/>
          <w:tab w:val="left" w:leader="dot" w:pos="9399"/>
        </w:tabs>
        <w:spacing w:before="72" w:line="396" w:lineRule="auto"/>
        <w:ind w:right="564"/>
        <w:rPr>
          <w:sz w:val="24"/>
        </w:rPr>
      </w:pPr>
      <w:hyperlink w:anchor="_bookmark104" w:history="1">
        <w:r>
          <w:rPr>
            <w:sz w:val="24"/>
          </w:rPr>
          <w:t>Domain alignment with transfer proxies (Do et al. 2023 baseline).</w:t>
        </w:r>
        <w:r>
          <w:rPr>
            <w:spacing w:val="40"/>
            <w:sz w:val="24"/>
          </w:rPr>
          <w:t xml:space="preserve"> </w:t>
        </w:r>
        <w:r>
          <w:rPr>
            <w:sz w:val="24"/>
          </w:rPr>
          <w:t xml:space="preserve">Kendall </w:t>
        </w:r>
        <w:r>
          <w:rPr>
            <w:i/>
            <w:sz w:val="24"/>
          </w:rPr>
          <w:t>τ</w:t>
        </w:r>
        <w:r>
          <w:rPr>
            <w:i/>
            <w:spacing w:val="40"/>
            <w:sz w:val="24"/>
          </w:rPr>
          <w:t xml:space="preserve"> </w:t>
        </w:r>
        <w:r>
          <w:rPr>
            <w:sz w:val="24"/>
          </w:rPr>
          <w:t>and</w:t>
        </w:r>
      </w:hyperlink>
      <w:r>
        <w:rPr>
          <w:sz w:val="24"/>
        </w:rPr>
        <w:t xml:space="preserve"> </w:t>
      </w:r>
      <w:hyperlink w:anchor="_bookmark104" w:history="1">
        <w:r>
          <w:rPr>
            <w:sz w:val="24"/>
          </w:rPr>
          <w:t>Spearman</w:t>
        </w:r>
        <w:r>
          <w:rPr>
            <w:spacing w:val="-8"/>
            <w:sz w:val="24"/>
          </w:rPr>
          <w:t xml:space="preserve"> </w:t>
        </w:r>
        <w:r>
          <w:rPr>
            <w:i/>
            <w:sz w:val="24"/>
          </w:rPr>
          <w:t>ρ</w:t>
        </w:r>
        <w:r>
          <w:rPr>
            <w:i/>
            <w:spacing w:val="-7"/>
            <w:sz w:val="24"/>
          </w:rPr>
          <w:t xml:space="preserve"> </w:t>
        </w:r>
        <w:r>
          <w:rPr>
            <w:sz w:val="24"/>
          </w:rPr>
          <w:t>between</w:t>
        </w:r>
        <w:r>
          <w:rPr>
            <w:spacing w:val="-7"/>
            <w:sz w:val="24"/>
          </w:rPr>
          <w:t xml:space="preserve"> </w:t>
        </w:r>
        <w:r>
          <w:rPr>
            <w:sz w:val="24"/>
          </w:rPr>
          <w:t>reputation</w:t>
        </w:r>
        <w:r>
          <w:rPr>
            <w:spacing w:val="-7"/>
            <w:sz w:val="24"/>
          </w:rPr>
          <w:t xml:space="preserve"> </w:t>
        </w:r>
        <w:r>
          <w:rPr>
            <w:sz w:val="24"/>
          </w:rPr>
          <w:t>scores</w:t>
        </w:r>
        <w:r>
          <w:rPr>
            <w:spacing w:val="-7"/>
            <w:sz w:val="24"/>
          </w:rPr>
          <w:t xml:space="preserve"> </w:t>
        </w:r>
        <w:r>
          <w:rPr>
            <w:sz w:val="24"/>
          </w:rPr>
          <w:t>and</w:t>
        </w:r>
        <w:r>
          <w:rPr>
            <w:spacing w:val="-7"/>
            <w:sz w:val="24"/>
          </w:rPr>
          <w:t xml:space="preserve"> </w:t>
        </w:r>
        <w:r>
          <w:rPr>
            <w:sz w:val="24"/>
          </w:rPr>
          <w:t>proxy</w:t>
        </w:r>
        <w:r>
          <w:rPr>
            <w:spacing w:val="-7"/>
            <w:sz w:val="24"/>
          </w:rPr>
          <w:t xml:space="preserve"> </w:t>
        </w:r>
        <w:r>
          <w:rPr>
            <w:spacing w:val="-2"/>
            <w:sz w:val="24"/>
          </w:rPr>
          <w:t>rankings.</w:t>
        </w:r>
      </w:hyperlink>
      <w:r>
        <w:rPr>
          <w:sz w:val="24"/>
        </w:rPr>
        <w:tab/>
      </w:r>
      <w:r>
        <w:rPr>
          <w:spacing w:val="-5"/>
          <w:sz w:val="24"/>
        </w:rPr>
        <w:t>85</w:t>
      </w:r>
    </w:p>
    <w:p w14:paraId="00DC1BFF" w14:textId="77777777" w:rsidR="00350CFB" w:rsidRDefault="0071403D">
      <w:pPr>
        <w:pStyle w:val="ListParagraph"/>
        <w:numPr>
          <w:ilvl w:val="1"/>
          <w:numId w:val="28"/>
        </w:numPr>
        <w:tabs>
          <w:tab w:val="left" w:pos="1184"/>
          <w:tab w:val="left" w:pos="1190"/>
          <w:tab w:val="left" w:leader="dot" w:pos="9399"/>
        </w:tabs>
        <w:spacing w:before="16" w:line="396" w:lineRule="auto"/>
        <w:ind w:left="1184" w:right="564" w:hanging="544"/>
        <w:rPr>
          <w:sz w:val="24"/>
        </w:rPr>
      </w:pPr>
      <w:hyperlink w:anchor="_bookmark105" w:history="1">
        <w:r>
          <w:rPr>
            <w:sz w:val="24"/>
          </w:rPr>
          <w:t>Domain</w:t>
        </w:r>
        <w:r>
          <w:rPr>
            <w:spacing w:val="40"/>
            <w:sz w:val="24"/>
          </w:rPr>
          <w:t xml:space="preserve"> </w:t>
        </w:r>
        <w:r>
          <w:rPr>
            <w:sz w:val="24"/>
          </w:rPr>
          <w:t>alignment</w:t>
        </w:r>
        <w:r>
          <w:rPr>
            <w:spacing w:val="40"/>
            <w:sz w:val="24"/>
          </w:rPr>
          <w:t xml:space="preserve"> </w:t>
        </w:r>
        <w:r>
          <w:rPr>
            <w:sz w:val="24"/>
          </w:rPr>
          <w:t>with</w:t>
        </w:r>
        <w:r>
          <w:rPr>
            <w:spacing w:val="40"/>
            <w:sz w:val="24"/>
          </w:rPr>
          <w:t xml:space="preserve"> </w:t>
        </w:r>
        <w:r>
          <w:rPr>
            <w:sz w:val="24"/>
          </w:rPr>
          <w:t>allowance</w:t>
        </w:r>
        <w:r>
          <w:rPr>
            <w:spacing w:val="40"/>
            <w:sz w:val="24"/>
          </w:rPr>
          <w:t xml:space="preserve"> </w:t>
        </w:r>
        <w:r>
          <w:rPr>
            <w:sz w:val="24"/>
          </w:rPr>
          <w:t>proxies</w:t>
        </w:r>
        <w:r>
          <w:rPr>
            <w:spacing w:val="40"/>
            <w:sz w:val="24"/>
          </w:rPr>
          <w:t xml:space="preserve"> </w:t>
        </w:r>
        <w:r>
          <w:rPr>
            <w:sz w:val="24"/>
          </w:rPr>
          <w:t>(spender-side</w:t>
        </w:r>
        <w:r>
          <w:rPr>
            <w:spacing w:val="40"/>
            <w:sz w:val="24"/>
          </w:rPr>
          <w:t xml:space="preserve"> </w:t>
        </w:r>
        <w:r>
          <w:rPr>
            <w:sz w:val="24"/>
          </w:rPr>
          <w:t>in-approve</w:t>
        </w:r>
        <w:r>
          <w:rPr>
            <w:spacing w:val="40"/>
            <w:sz w:val="24"/>
          </w:rPr>
          <w:t xml:space="preserve"> </w:t>
        </w:r>
        <w:r>
          <w:rPr>
            <w:sz w:val="24"/>
          </w:rPr>
          <w:t>degree</w:t>
        </w:r>
        <w:r>
          <w:rPr>
            <w:spacing w:val="40"/>
            <w:sz w:val="24"/>
          </w:rPr>
          <w:t xml:space="preserve"> </w:t>
        </w:r>
        <w:r>
          <w:rPr>
            <w:sz w:val="24"/>
          </w:rPr>
          <w:t>and</w:t>
        </w:r>
      </w:hyperlink>
      <w:r>
        <w:rPr>
          <w:sz w:val="24"/>
        </w:rPr>
        <w:t xml:space="preserve"> </w:t>
      </w:r>
      <w:hyperlink w:anchor="_bookmark105" w:history="1">
        <w:r>
          <w:rPr>
            <w:spacing w:val="-2"/>
            <w:sz w:val="24"/>
          </w:rPr>
          <w:t>value).</w:t>
        </w:r>
      </w:hyperlink>
      <w:r>
        <w:rPr>
          <w:sz w:val="24"/>
        </w:rPr>
        <w:tab/>
      </w:r>
      <w:r>
        <w:rPr>
          <w:spacing w:val="-6"/>
          <w:sz w:val="24"/>
        </w:rPr>
        <w:t>86</w:t>
      </w:r>
    </w:p>
    <w:p w14:paraId="00DC1C00" w14:textId="77777777" w:rsidR="00350CFB" w:rsidRDefault="0071403D">
      <w:pPr>
        <w:pStyle w:val="ListParagraph"/>
        <w:numPr>
          <w:ilvl w:val="1"/>
          <w:numId w:val="28"/>
        </w:numPr>
        <w:tabs>
          <w:tab w:val="left" w:pos="1190"/>
        </w:tabs>
        <w:spacing w:before="16"/>
        <w:ind w:hanging="549"/>
        <w:rPr>
          <w:sz w:val="24"/>
        </w:rPr>
      </w:pPr>
      <w:hyperlink w:anchor="_bookmark106" w:history="1">
        <w:r>
          <w:rPr>
            <w:sz w:val="24"/>
          </w:rPr>
          <w:t>Domain</w:t>
        </w:r>
        <w:r>
          <w:rPr>
            <w:spacing w:val="16"/>
            <w:sz w:val="24"/>
          </w:rPr>
          <w:t xml:space="preserve"> </w:t>
        </w:r>
        <w:r>
          <w:rPr>
            <w:sz w:val="24"/>
          </w:rPr>
          <w:t>alignment</w:t>
        </w:r>
        <w:r>
          <w:rPr>
            <w:spacing w:val="17"/>
            <w:sz w:val="24"/>
          </w:rPr>
          <w:t xml:space="preserve"> </w:t>
        </w:r>
        <w:r>
          <w:rPr>
            <w:sz w:val="24"/>
          </w:rPr>
          <w:t>with</w:t>
        </w:r>
        <w:r>
          <w:rPr>
            <w:spacing w:val="18"/>
            <w:sz w:val="24"/>
          </w:rPr>
          <w:t xml:space="preserve"> </w:t>
        </w:r>
        <w:r>
          <w:rPr>
            <w:sz w:val="24"/>
          </w:rPr>
          <w:t>inverse-risk</w:t>
        </w:r>
        <w:r>
          <w:rPr>
            <w:spacing w:val="17"/>
            <w:sz w:val="24"/>
          </w:rPr>
          <w:t xml:space="preserve"> </w:t>
        </w:r>
        <w:r>
          <w:rPr>
            <w:sz w:val="24"/>
          </w:rPr>
          <w:t>proxies</w:t>
        </w:r>
        <w:r>
          <w:rPr>
            <w:spacing w:val="17"/>
            <w:sz w:val="24"/>
          </w:rPr>
          <w:t xml:space="preserve"> </w:t>
        </w:r>
        <w:r>
          <w:rPr>
            <w:sz w:val="24"/>
          </w:rPr>
          <w:t>from</w:t>
        </w:r>
        <w:r>
          <w:rPr>
            <w:spacing w:val="17"/>
            <w:sz w:val="24"/>
          </w:rPr>
          <w:t xml:space="preserve"> </w:t>
        </w:r>
        <w:r>
          <w:rPr>
            <w:sz w:val="24"/>
          </w:rPr>
          <w:t>GMX</w:t>
        </w:r>
        <w:r>
          <w:rPr>
            <w:spacing w:val="18"/>
            <w:sz w:val="24"/>
          </w:rPr>
          <w:t xml:space="preserve"> </w:t>
        </w:r>
        <w:r>
          <w:rPr>
            <w:sz w:val="24"/>
          </w:rPr>
          <w:t>realized</w:t>
        </w:r>
        <w:r>
          <w:rPr>
            <w:spacing w:val="17"/>
            <w:sz w:val="24"/>
          </w:rPr>
          <w:t xml:space="preserve"> </w:t>
        </w:r>
        <w:r>
          <w:rPr>
            <w:sz w:val="24"/>
          </w:rPr>
          <w:t>PnL</w:t>
        </w:r>
        <w:r>
          <w:rPr>
            <w:spacing w:val="17"/>
            <w:sz w:val="24"/>
          </w:rPr>
          <w:t xml:space="preserve"> </w:t>
        </w:r>
        <w:r>
          <w:rPr>
            <w:sz w:val="24"/>
          </w:rPr>
          <w:t>(higher</w:t>
        </w:r>
        <w:r>
          <w:rPr>
            <w:spacing w:val="18"/>
            <w:sz w:val="24"/>
          </w:rPr>
          <w:t xml:space="preserve"> </w:t>
        </w:r>
        <w:r>
          <w:rPr>
            <w:spacing w:val="-10"/>
            <w:sz w:val="24"/>
          </w:rPr>
          <w:t>=</w:t>
        </w:r>
      </w:hyperlink>
    </w:p>
    <w:p w14:paraId="00DC1C01" w14:textId="77777777" w:rsidR="00350CFB" w:rsidRDefault="0071403D">
      <w:pPr>
        <w:pStyle w:val="BodyText"/>
        <w:tabs>
          <w:tab w:val="left" w:leader="dot" w:pos="9399"/>
        </w:tabs>
        <w:spacing w:before="181"/>
        <w:ind w:left="1190"/>
        <w:jc w:val="both"/>
      </w:pPr>
      <w:hyperlink w:anchor="_bookmark106" w:history="1">
        <w:r>
          <w:t>lower</w:t>
        </w:r>
        <w:r>
          <w:rPr>
            <w:spacing w:val="-7"/>
          </w:rPr>
          <w:t xml:space="preserve"> </w:t>
        </w:r>
        <w:r>
          <w:rPr>
            <w:spacing w:val="-2"/>
          </w:rPr>
          <w:t>loss).</w:t>
        </w:r>
      </w:hyperlink>
      <w:r>
        <w:tab/>
      </w:r>
      <w:r>
        <w:rPr>
          <w:spacing w:val="-5"/>
        </w:rPr>
        <w:t>88</w:t>
      </w:r>
    </w:p>
    <w:p w14:paraId="00DC1C02" w14:textId="77777777" w:rsidR="00350CFB" w:rsidRDefault="0071403D">
      <w:pPr>
        <w:pStyle w:val="ListParagraph"/>
        <w:numPr>
          <w:ilvl w:val="1"/>
          <w:numId w:val="28"/>
        </w:numPr>
        <w:tabs>
          <w:tab w:val="left" w:pos="1190"/>
          <w:tab w:val="left" w:leader="dot" w:pos="9399"/>
        </w:tabs>
        <w:spacing w:before="194"/>
        <w:ind w:hanging="549"/>
        <w:rPr>
          <w:sz w:val="24"/>
        </w:rPr>
      </w:pPr>
      <w:hyperlink w:anchor="_bookmark107" w:history="1">
        <w:r>
          <w:rPr>
            <w:sz w:val="24"/>
          </w:rPr>
          <w:t>Domain</w:t>
        </w:r>
        <w:r>
          <w:rPr>
            <w:spacing w:val="-10"/>
            <w:sz w:val="24"/>
          </w:rPr>
          <w:t xml:space="preserve"> </w:t>
        </w:r>
        <w:r>
          <w:rPr>
            <w:sz w:val="24"/>
          </w:rPr>
          <w:t>alignment</w:t>
        </w:r>
        <w:r>
          <w:rPr>
            <w:spacing w:val="-10"/>
            <w:sz w:val="24"/>
          </w:rPr>
          <w:t xml:space="preserve"> </w:t>
        </w:r>
        <w:r>
          <w:rPr>
            <w:sz w:val="24"/>
          </w:rPr>
          <w:t>with</w:t>
        </w:r>
        <w:r>
          <w:rPr>
            <w:spacing w:val="-9"/>
            <w:sz w:val="24"/>
          </w:rPr>
          <w:t xml:space="preserve"> </w:t>
        </w:r>
        <w:r>
          <w:rPr>
            <w:sz w:val="24"/>
          </w:rPr>
          <w:t>Sybil-adjusted</w:t>
        </w:r>
        <w:r>
          <w:rPr>
            <w:spacing w:val="-10"/>
            <w:sz w:val="24"/>
          </w:rPr>
          <w:t xml:space="preserve"> </w:t>
        </w:r>
        <w:r>
          <w:rPr>
            <w:sz w:val="24"/>
          </w:rPr>
          <w:t>stability</w:t>
        </w:r>
        <w:r>
          <w:rPr>
            <w:spacing w:val="-9"/>
            <w:sz w:val="24"/>
          </w:rPr>
          <w:t xml:space="preserve"> </w:t>
        </w:r>
        <w:r>
          <w:rPr>
            <w:sz w:val="24"/>
          </w:rPr>
          <w:t>proxies</w:t>
        </w:r>
        <w:r>
          <w:rPr>
            <w:spacing w:val="-10"/>
            <w:sz w:val="24"/>
          </w:rPr>
          <w:t xml:space="preserve"> </w:t>
        </w:r>
        <w:r>
          <w:rPr>
            <w:sz w:val="24"/>
          </w:rPr>
          <w:t>from</w:t>
        </w:r>
        <w:r>
          <w:rPr>
            <w:spacing w:val="-9"/>
            <w:sz w:val="24"/>
          </w:rPr>
          <w:t xml:space="preserve"> </w:t>
        </w:r>
        <w:r>
          <w:rPr>
            <w:sz w:val="24"/>
          </w:rPr>
          <w:t>transfer</w:t>
        </w:r>
        <w:r>
          <w:rPr>
            <w:spacing w:val="-10"/>
            <w:sz w:val="24"/>
          </w:rPr>
          <w:t xml:space="preserve"> </w:t>
        </w:r>
        <w:r>
          <w:rPr>
            <w:spacing w:val="-2"/>
            <w:sz w:val="24"/>
          </w:rPr>
          <w:t>activity</w:t>
        </w:r>
      </w:hyperlink>
      <w:r>
        <w:rPr>
          <w:sz w:val="24"/>
        </w:rPr>
        <w:tab/>
      </w:r>
      <w:r>
        <w:rPr>
          <w:spacing w:val="-5"/>
          <w:sz w:val="24"/>
        </w:rPr>
        <w:t>89</w:t>
      </w:r>
    </w:p>
    <w:p w14:paraId="00DC1C03" w14:textId="77777777" w:rsidR="00350CFB" w:rsidRDefault="0071403D">
      <w:pPr>
        <w:pStyle w:val="ListParagraph"/>
        <w:numPr>
          <w:ilvl w:val="1"/>
          <w:numId w:val="28"/>
        </w:numPr>
        <w:tabs>
          <w:tab w:val="left" w:pos="1190"/>
        </w:tabs>
        <w:spacing w:before="194"/>
        <w:ind w:hanging="549"/>
        <w:rPr>
          <w:sz w:val="24"/>
        </w:rPr>
      </w:pPr>
      <w:hyperlink w:anchor="_bookmark108" w:history="1">
        <w:r>
          <w:rPr>
            <w:sz w:val="24"/>
          </w:rPr>
          <w:t>Domain</w:t>
        </w:r>
        <w:r>
          <w:rPr>
            <w:spacing w:val="-9"/>
            <w:sz w:val="24"/>
          </w:rPr>
          <w:t xml:space="preserve"> </w:t>
        </w:r>
        <w:r>
          <w:rPr>
            <w:sz w:val="24"/>
          </w:rPr>
          <w:t>alignment</w:t>
        </w:r>
        <w:r>
          <w:rPr>
            <w:spacing w:val="-8"/>
            <w:sz w:val="24"/>
          </w:rPr>
          <w:t xml:space="preserve"> </w:t>
        </w:r>
        <w:r>
          <w:rPr>
            <w:sz w:val="24"/>
          </w:rPr>
          <w:t>with</w:t>
        </w:r>
        <w:r>
          <w:rPr>
            <w:spacing w:val="-8"/>
            <w:sz w:val="24"/>
          </w:rPr>
          <w:t xml:space="preserve"> </w:t>
        </w:r>
        <w:r>
          <w:rPr>
            <w:sz w:val="24"/>
          </w:rPr>
          <w:t>GMX</w:t>
        </w:r>
        <w:r>
          <w:rPr>
            <w:spacing w:val="-9"/>
            <w:sz w:val="24"/>
          </w:rPr>
          <w:t xml:space="preserve"> </w:t>
        </w:r>
        <w:r>
          <w:rPr>
            <w:sz w:val="24"/>
          </w:rPr>
          <w:t>V2</w:t>
        </w:r>
        <w:r>
          <w:rPr>
            <w:spacing w:val="-8"/>
            <w:sz w:val="24"/>
          </w:rPr>
          <w:t xml:space="preserve"> </w:t>
        </w:r>
        <w:r>
          <w:rPr>
            <w:sz w:val="24"/>
          </w:rPr>
          <w:t>margin-trading</w:t>
        </w:r>
        <w:r>
          <w:rPr>
            <w:spacing w:val="-8"/>
            <w:sz w:val="24"/>
          </w:rPr>
          <w:t xml:space="preserve"> </w:t>
        </w:r>
        <w:r>
          <w:rPr>
            <w:sz w:val="24"/>
          </w:rPr>
          <w:t>success</w:t>
        </w:r>
        <w:r>
          <w:rPr>
            <w:spacing w:val="-8"/>
            <w:sz w:val="24"/>
          </w:rPr>
          <w:t xml:space="preserve"> </w:t>
        </w:r>
        <w:r>
          <w:rPr>
            <w:sz w:val="24"/>
          </w:rPr>
          <w:t>proxies</w:t>
        </w:r>
        <w:r>
          <w:rPr>
            <w:spacing w:val="-9"/>
            <w:sz w:val="24"/>
          </w:rPr>
          <w:t xml:space="preserve"> </w:t>
        </w:r>
        <w:r>
          <w:rPr>
            <w:sz w:val="24"/>
          </w:rPr>
          <w:t>on</w:t>
        </w:r>
        <w:r>
          <w:rPr>
            <w:spacing w:val="-8"/>
            <w:sz w:val="24"/>
          </w:rPr>
          <w:t xml:space="preserve"> </w:t>
        </w:r>
        <w:r>
          <w:rPr>
            <w:sz w:val="24"/>
          </w:rPr>
          <w:t>Arbitrum</w:t>
        </w:r>
        <w:r>
          <w:rPr>
            <w:spacing w:val="-8"/>
            <w:sz w:val="24"/>
          </w:rPr>
          <w:t xml:space="preserve"> </w:t>
        </w:r>
        <w:r>
          <w:rPr>
            <w:sz w:val="24"/>
          </w:rPr>
          <w:t>One.</w:t>
        </w:r>
      </w:hyperlink>
      <w:r>
        <w:rPr>
          <w:spacing w:val="60"/>
          <w:w w:val="150"/>
          <w:sz w:val="24"/>
        </w:rPr>
        <w:t xml:space="preserve"> </w:t>
      </w:r>
      <w:r>
        <w:rPr>
          <w:spacing w:val="-5"/>
          <w:sz w:val="24"/>
        </w:rPr>
        <w:t>90</w:t>
      </w:r>
    </w:p>
    <w:p w14:paraId="00DC1C04" w14:textId="77777777" w:rsidR="00350CFB" w:rsidRDefault="0071403D">
      <w:pPr>
        <w:pStyle w:val="ListParagraph"/>
        <w:numPr>
          <w:ilvl w:val="1"/>
          <w:numId w:val="27"/>
        </w:numPr>
        <w:tabs>
          <w:tab w:val="left" w:pos="1190"/>
        </w:tabs>
        <w:spacing w:before="313"/>
        <w:ind w:hanging="549"/>
        <w:rPr>
          <w:sz w:val="24"/>
        </w:rPr>
      </w:pPr>
      <w:hyperlink w:anchor="_bookmark202" w:history="1">
        <w:r>
          <w:rPr>
            <w:sz w:val="24"/>
          </w:rPr>
          <w:t>In-cohort</w:t>
        </w:r>
        <w:r>
          <w:rPr>
            <w:spacing w:val="13"/>
            <w:sz w:val="24"/>
          </w:rPr>
          <w:t xml:space="preserve"> </w:t>
        </w:r>
        <w:r>
          <w:rPr>
            <w:sz w:val="24"/>
          </w:rPr>
          <w:t>runtime</w:t>
        </w:r>
        <w:r>
          <w:rPr>
            <w:spacing w:val="13"/>
            <w:sz w:val="24"/>
          </w:rPr>
          <w:t xml:space="preserve"> </w:t>
        </w:r>
        <w:r>
          <w:rPr>
            <w:sz w:val="24"/>
          </w:rPr>
          <w:t>scaling</w:t>
        </w:r>
        <w:r>
          <w:rPr>
            <w:spacing w:val="14"/>
            <w:sz w:val="24"/>
          </w:rPr>
          <w:t xml:space="preserve"> </w:t>
        </w:r>
        <w:r>
          <w:rPr>
            <w:sz w:val="24"/>
          </w:rPr>
          <w:t>(SHA256</w:t>
        </w:r>
        <w:r>
          <w:rPr>
            <w:spacing w:val="13"/>
            <w:sz w:val="24"/>
          </w:rPr>
          <w:t xml:space="preserve"> </w:t>
        </w:r>
        <w:r>
          <w:rPr>
            <w:sz w:val="24"/>
          </w:rPr>
          <w:t>seed</w:t>
        </w:r>
        <w:r>
          <w:rPr>
            <w:spacing w:val="14"/>
            <w:sz w:val="24"/>
          </w:rPr>
          <w:t xml:space="preserve"> </w:t>
        </w:r>
        <w:r>
          <w:rPr>
            <w:rFonts w:ascii="Courier New" w:hAnsi="Courier New"/>
            <w:sz w:val="24"/>
          </w:rPr>
          <w:t>benchmark-scale-v1</w:t>
        </w:r>
        <w:r>
          <w:rPr>
            <w:sz w:val="24"/>
          </w:rPr>
          <w:t>;</w:t>
        </w:r>
        <w:r>
          <w:rPr>
            <w:spacing w:val="29"/>
            <w:sz w:val="24"/>
          </w:rPr>
          <w:t xml:space="preserve"> </w:t>
        </w:r>
        <w:r>
          <w:rPr>
            <w:i/>
            <w:sz w:val="24"/>
          </w:rPr>
          <w:t>n</w:t>
        </w:r>
        <w:r>
          <w:rPr>
            <w:i/>
            <w:spacing w:val="56"/>
            <w:sz w:val="24"/>
          </w:rPr>
          <w:t xml:space="preserve"> </w:t>
        </w:r>
        <w:r>
          <w:rPr>
            <w:rFonts w:ascii="Arial Unicode MS" w:hAnsi="Arial Unicode MS"/>
            <w:sz w:val="24"/>
          </w:rPr>
          <w:t>≤</w:t>
        </w:r>
        <w:r>
          <w:rPr>
            <w:rFonts w:ascii="Arial Unicode MS" w:hAnsi="Arial Unicode MS"/>
            <w:spacing w:val="48"/>
            <w:sz w:val="24"/>
          </w:rPr>
          <w:t xml:space="preserve"> </w:t>
        </w:r>
        <w:r>
          <w:rPr>
            <w:spacing w:val="-2"/>
            <w:sz w:val="24"/>
          </w:rPr>
          <w:t>5</w:t>
        </w:r>
        <w:r>
          <w:rPr>
            <w:i/>
            <w:spacing w:val="-2"/>
            <w:sz w:val="24"/>
          </w:rPr>
          <w:t>,</w:t>
        </w:r>
        <w:r>
          <w:rPr>
            <w:spacing w:val="-2"/>
            <w:sz w:val="24"/>
          </w:rPr>
          <w:t>521</w:t>
        </w:r>
      </w:hyperlink>
    </w:p>
    <w:p w14:paraId="00DC1C05" w14:textId="77777777" w:rsidR="00350CFB" w:rsidRDefault="0071403D">
      <w:pPr>
        <w:pStyle w:val="BodyText"/>
        <w:tabs>
          <w:tab w:val="left" w:leader="dot" w:pos="9280"/>
        </w:tabs>
        <w:spacing w:before="119"/>
        <w:ind w:left="1190"/>
        <w:jc w:val="both"/>
      </w:pPr>
      <w:hyperlink w:anchor="_bookmark202" w:history="1">
        <w:r>
          <w:t>matched</w:t>
        </w:r>
        <w:r>
          <w:rPr>
            <w:spacing w:val="-9"/>
          </w:rPr>
          <w:t xml:space="preserve"> </w:t>
        </w:r>
        <w:r>
          <w:t>GMX</w:t>
        </w:r>
        <w:r>
          <w:rPr>
            <w:spacing w:val="-9"/>
          </w:rPr>
          <w:t xml:space="preserve"> </w:t>
        </w:r>
        <w:r>
          <w:rPr>
            <w:spacing w:val="-2"/>
          </w:rPr>
          <w:t>cohort).</w:t>
        </w:r>
      </w:hyperlink>
      <w:r>
        <w:tab/>
      </w:r>
      <w:r>
        <w:rPr>
          <w:spacing w:val="-5"/>
        </w:rPr>
        <w:t>130</w:t>
      </w:r>
    </w:p>
    <w:p w14:paraId="00DC1C06" w14:textId="77777777" w:rsidR="00350CFB" w:rsidRDefault="0071403D">
      <w:pPr>
        <w:pStyle w:val="ListParagraph"/>
        <w:numPr>
          <w:ilvl w:val="1"/>
          <w:numId w:val="27"/>
        </w:numPr>
        <w:tabs>
          <w:tab w:val="left" w:pos="1190"/>
          <w:tab w:val="left" w:leader="dot" w:pos="9280"/>
        </w:tabs>
        <w:spacing w:before="194"/>
        <w:ind w:hanging="549"/>
        <w:rPr>
          <w:sz w:val="24"/>
        </w:rPr>
      </w:pPr>
      <w:hyperlink w:anchor="_bookmark205" w:history="1">
        <w:r>
          <w:rPr>
            <w:sz w:val="24"/>
          </w:rPr>
          <w:t>Mean</w:t>
        </w:r>
        <w:r>
          <w:rPr>
            <w:spacing w:val="-3"/>
            <w:sz w:val="24"/>
          </w:rPr>
          <w:t xml:space="preserve"> </w:t>
        </w:r>
        <w:r>
          <w:rPr>
            <w:sz w:val="24"/>
          </w:rPr>
          <w:t>Kendall</w:t>
        </w:r>
        <w:r>
          <w:rPr>
            <w:spacing w:val="-3"/>
            <w:sz w:val="24"/>
          </w:rPr>
          <w:t xml:space="preserve"> </w:t>
        </w:r>
        <w:r>
          <w:rPr>
            <w:i/>
            <w:sz w:val="24"/>
          </w:rPr>
          <w:t>τ</w:t>
        </w:r>
        <w:r>
          <w:rPr>
            <w:i/>
            <w:spacing w:val="23"/>
            <w:sz w:val="24"/>
          </w:rPr>
          <w:t xml:space="preserve"> </w:t>
        </w:r>
        <w:r>
          <w:rPr>
            <w:sz w:val="24"/>
          </w:rPr>
          <w:t>by</w:t>
        </w:r>
        <w:r>
          <w:rPr>
            <w:spacing w:val="-3"/>
            <w:sz w:val="24"/>
          </w:rPr>
          <w:t xml:space="preserve"> </w:t>
        </w:r>
        <w:r>
          <w:rPr>
            <w:sz w:val="24"/>
          </w:rPr>
          <w:t>proxy</w:t>
        </w:r>
        <w:r>
          <w:rPr>
            <w:spacing w:val="-3"/>
            <w:sz w:val="24"/>
          </w:rPr>
          <w:t xml:space="preserve"> </w:t>
        </w:r>
        <w:r>
          <w:rPr>
            <w:sz w:val="24"/>
          </w:rPr>
          <w:t>family:</w:t>
        </w:r>
        <w:r>
          <w:rPr>
            <w:spacing w:val="16"/>
            <w:sz w:val="24"/>
          </w:rPr>
          <w:t xml:space="preserve"> </w:t>
        </w:r>
        <w:r>
          <w:rPr>
            <w:sz w:val="24"/>
          </w:rPr>
          <w:t>EndorseRank,</w:t>
        </w:r>
        <w:r>
          <w:rPr>
            <w:spacing w:val="-3"/>
            <w:sz w:val="24"/>
          </w:rPr>
          <w:t xml:space="preserve"> </w:t>
        </w:r>
        <w:r>
          <w:rPr>
            <w:sz w:val="24"/>
          </w:rPr>
          <w:t>AWP,</w:t>
        </w:r>
        <w:r>
          <w:rPr>
            <w:spacing w:val="-3"/>
            <w:sz w:val="24"/>
          </w:rPr>
          <w:t xml:space="preserve"> </w:t>
        </w:r>
        <w:r>
          <w:rPr>
            <w:sz w:val="24"/>
          </w:rPr>
          <w:t>and</w:t>
        </w:r>
        <w:r>
          <w:rPr>
            <w:spacing w:val="-3"/>
            <w:sz w:val="24"/>
          </w:rPr>
          <w:t xml:space="preserve"> </w:t>
        </w:r>
        <w:r>
          <w:rPr>
            <w:sz w:val="24"/>
          </w:rPr>
          <w:t>GF-PR</w:t>
        </w:r>
        <w:r>
          <w:rPr>
            <w:spacing w:val="-3"/>
            <w:sz w:val="24"/>
          </w:rPr>
          <w:t xml:space="preserve"> </w:t>
        </w:r>
        <w:r>
          <w:rPr>
            <w:sz w:val="24"/>
          </w:rPr>
          <w:t>(</w:t>
        </w:r>
        <w:r>
          <w:rPr>
            <w:i/>
            <w:sz w:val="24"/>
          </w:rPr>
          <w:t>n</w:t>
        </w:r>
        <w:r>
          <w:rPr>
            <w:i/>
            <w:spacing w:val="4"/>
            <w:sz w:val="24"/>
          </w:rPr>
          <w:t xml:space="preserve"> </w:t>
        </w:r>
        <w:r>
          <w:rPr>
            <w:sz w:val="24"/>
          </w:rPr>
          <w:t>=</w:t>
        </w:r>
        <w:r>
          <w:rPr>
            <w:spacing w:val="4"/>
            <w:sz w:val="24"/>
          </w:rPr>
          <w:t xml:space="preserve"> </w:t>
        </w:r>
        <w:r>
          <w:rPr>
            <w:spacing w:val="-2"/>
            <w:sz w:val="24"/>
          </w:rPr>
          <w:t>5521).</w:t>
        </w:r>
      </w:hyperlink>
      <w:r>
        <w:rPr>
          <w:sz w:val="24"/>
        </w:rPr>
        <w:tab/>
      </w:r>
      <w:r>
        <w:rPr>
          <w:spacing w:val="-5"/>
          <w:sz w:val="24"/>
        </w:rPr>
        <w:t>131</w:t>
      </w:r>
    </w:p>
    <w:p w14:paraId="00DC1C07" w14:textId="77777777" w:rsidR="00350CFB" w:rsidRDefault="0071403D">
      <w:pPr>
        <w:pStyle w:val="ListParagraph"/>
        <w:numPr>
          <w:ilvl w:val="1"/>
          <w:numId w:val="27"/>
        </w:numPr>
        <w:tabs>
          <w:tab w:val="left" w:pos="1190"/>
          <w:tab w:val="left" w:leader="dot" w:pos="9280"/>
        </w:tabs>
        <w:spacing w:before="194"/>
        <w:ind w:hanging="549"/>
        <w:rPr>
          <w:sz w:val="24"/>
        </w:rPr>
      </w:pPr>
      <w:hyperlink w:anchor="_bookmark208" w:history="1">
        <w:r>
          <w:rPr>
            <w:sz w:val="24"/>
          </w:rPr>
          <w:t>Default</w:t>
        </w:r>
        <w:r>
          <w:rPr>
            <w:spacing w:val="-9"/>
            <w:sz w:val="24"/>
          </w:rPr>
          <w:t xml:space="preserve"> </w:t>
        </w:r>
        <w:r>
          <w:rPr>
            <w:sz w:val="24"/>
          </w:rPr>
          <w:t>parameters</w:t>
        </w:r>
        <w:r>
          <w:rPr>
            <w:spacing w:val="-8"/>
            <w:sz w:val="24"/>
          </w:rPr>
          <w:t xml:space="preserve"> </w:t>
        </w:r>
        <w:r>
          <w:rPr>
            <w:sz w:val="24"/>
          </w:rPr>
          <w:t>used</w:t>
        </w:r>
        <w:r>
          <w:rPr>
            <w:spacing w:val="-8"/>
            <w:sz w:val="24"/>
          </w:rPr>
          <w:t xml:space="preserve"> </w:t>
        </w:r>
        <w:r>
          <w:rPr>
            <w:sz w:val="24"/>
          </w:rPr>
          <w:t>in</w:t>
        </w:r>
        <w:r>
          <w:rPr>
            <w:spacing w:val="-9"/>
            <w:sz w:val="24"/>
          </w:rPr>
          <w:t xml:space="preserve"> </w:t>
        </w:r>
        <w:r>
          <w:rPr>
            <w:sz w:val="24"/>
          </w:rPr>
          <w:t>the</w:t>
        </w:r>
        <w:r>
          <w:rPr>
            <w:spacing w:val="-8"/>
            <w:sz w:val="24"/>
          </w:rPr>
          <w:t xml:space="preserve"> </w:t>
        </w:r>
        <w:r>
          <w:rPr>
            <w:sz w:val="24"/>
          </w:rPr>
          <w:t>primary</w:t>
        </w:r>
        <w:r>
          <w:rPr>
            <w:spacing w:val="-8"/>
            <w:sz w:val="24"/>
          </w:rPr>
          <w:t xml:space="preserve"> </w:t>
        </w:r>
        <w:r>
          <w:rPr>
            <w:spacing w:val="-2"/>
            <w:sz w:val="24"/>
          </w:rPr>
          <w:t>evaluation.</w:t>
        </w:r>
      </w:hyperlink>
      <w:r>
        <w:rPr>
          <w:sz w:val="24"/>
        </w:rPr>
        <w:tab/>
      </w:r>
      <w:r>
        <w:rPr>
          <w:spacing w:val="-5"/>
          <w:sz w:val="24"/>
        </w:rPr>
        <w:t>132</w:t>
      </w:r>
    </w:p>
    <w:p w14:paraId="00DC1C08" w14:textId="77777777" w:rsidR="00350CFB" w:rsidRDefault="0071403D">
      <w:pPr>
        <w:pStyle w:val="ListParagraph"/>
        <w:numPr>
          <w:ilvl w:val="1"/>
          <w:numId w:val="27"/>
        </w:numPr>
        <w:tabs>
          <w:tab w:val="left" w:pos="1190"/>
        </w:tabs>
        <w:spacing w:before="194"/>
        <w:ind w:hanging="549"/>
        <w:rPr>
          <w:sz w:val="24"/>
        </w:rPr>
      </w:pPr>
      <w:hyperlink w:anchor="_bookmark229" w:history="1">
        <w:r>
          <w:rPr>
            <w:w w:val="105"/>
            <w:sz w:val="24"/>
          </w:rPr>
          <w:t>Mean</w:t>
        </w:r>
        <w:r>
          <w:rPr>
            <w:spacing w:val="-14"/>
            <w:w w:val="105"/>
            <w:sz w:val="24"/>
          </w:rPr>
          <w:t xml:space="preserve"> </w:t>
        </w:r>
        <w:r>
          <w:rPr>
            <w:w w:val="105"/>
            <w:sz w:val="24"/>
          </w:rPr>
          <w:t>Kendall</w:t>
        </w:r>
        <w:r>
          <w:rPr>
            <w:spacing w:val="-13"/>
            <w:w w:val="105"/>
            <w:sz w:val="24"/>
          </w:rPr>
          <w:t xml:space="preserve"> </w:t>
        </w:r>
        <w:r>
          <w:rPr>
            <w:i/>
            <w:w w:val="105"/>
            <w:sz w:val="24"/>
          </w:rPr>
          <w:t>τ</w:t>
        </w:r>
        <w:r>
          <w:rPr>
            <w:i/>
            <w:spacing w:val="5"/>
            <w:w w:val="105"/>
            <w:sz w:val="24"/>
          </w:rPr>
          <w:t xml:space="preserve"> </w:t>
        </w:r>
        <w:r>
          <w:rPr>
            <w:w w:val="105"/>
            <w:sz w:val="24"/>
          </w:rPr>
          <w:t>by</w:t>
        </w:r>
        <w:r>
          <w:rPr>
            <w:spacing w:val="-14"/>
            <w:w w:val="105"/>
            <w:sz w:val="24"/>
          </w:rPr>
          <w:t xml:space="preserve"> </w:t>
        </w:r>
        <w:r>
          <w:rPr>
            <w:w w:val="105"/>
            <w:sz w:val="24"/>
          </w:rPr>
          <w:t>proxy</w:t>
        </w:r>
        <w:r>
          <w:rPr>
            <w:spacing w:val="-13"/>
            <w:w w:val="105"/>
            <w:sz w:val="24"/>
          </w:rPr>
          <w:t xml:space="preserve"> </w:t>
        </w:r>
        <w:r>
          <w:rPr>
            <w:w w:val="105"/>
            <w:sz w:val="24"/>
          </w:rPr>
          <w:t>family</w:t>
        </w:r>
        <w:r>
          <w:rPr>
            <w:spacing w:val="-13"/>
            <w:w w:val="105"/>
            <w:sz w:val="24"/>
          </w:rPr>
          <w:t xml:space="preserve"> </w:t>
        </w:r>
        <w:r>
          <w:rPr>
            <w:w w:val="105"/>
            <w:sz w:val="24"/>
          </w:rPr>
          <w:t>across</w:t>
        </w:r>
        <w:r>
          <w:rPr>
            <w:spacing w:val="-14"/>
            <w:w w:val="105"/>
            <w:sz w:val="24"/>
          </w:rPr>
          <w:t xml:space="preserve"> </w:t>
        </w:r>
        <w:r>
          <w:rPr>
            <w:w w:val="105"/>
            <w:sz w:val="24"/>
          </w:rPr>
          <w:t>7</w:t>
        </w:r>
        <w:r>
          <w:rPr>
            <w:spacing w:val="-13"/>
            <w:w w:val="105"/>
            <w:sz w:val="24"/>
          </w:rPr>
          <w:t xml:space="preserve"> </w:t>
        </w:r>
        <w:r>
          <w:rPr>
            <w:w w:val="105"/>
            <w:sz w:val="24"/>
          </w:rPr>
          <w:t>PageRank</w:t>
        </w:r>
        <w:r>
          <w:rPr>
            <w:spacing w:val="-14"/>
            <w:w w:val="105"/>
            <w:sz w:val="24"/>
          </w:rPr>
          <w:t xml:space="preserve"> </w:t>
        </w:r>
        <w:r>
          <w:rPr>
            <w:w w:val="105"/>
            <w:sz w:val="24"/>
          </w:rPr>
          <w:t>methods</w:t>
        </w:r>
        <w:r>
          <w:rPr>
            <w:spacing w:val="-13"/>
            <w:w w:val="105"/>
            <w:sz w:val="24"/>
          </w:rPr>
          <w:t xml:space="preserve"> </w:t>
        </w:r>
        <w:r>
          <w:rPr>
            <w:w w:val="105"/>
            <w:sz w:val="24"/>
          </w:rPr>
          <w:t>(</w:t>
        </w:r>
        <w:r>
          <w:rPr>
            <w:i/>
            <w:w w:val="105"/>
            <w:sz w:val="24"/>
          </w:rPr>
          <w:t>n</w:t>
        </w:r>
        <w:r>
          <w:rPr>
            <w:i/>
            <w:spacing w:val="1"/>
            <w:w w:val="105"/>
            <w:sz w:val="24"/>
          </w:rPr>
          <w:t xml:space="preserve"> </w:t>
        </w:r>
        <w:r>
          <w:rPr>
            <w:w w:val="105"/>
            <w:sz w:val="24"/>
          </w:rPr>
          <w:t>=</w:t>
        </w:r>
        <w:r>
          <w:rPr>
            <w:spacing w:val="1"/>
            <w:w w:val="105"/>
            <w:sz w:val="24"/>
          </w:rPr>
          <w:t xml:space="preserve"> </w:t>
        </w:r>
        <w:r>
          <w:rPr>
            <w:w w:val="105"/>
            <w:sz w:val="24"/>
          </w:rPr>
          <w:t>5521).</w:t>
        </w:r>
        <w:r>
          <w:rPr>
            <w:spacing w:val="17"/>
            <w:w w:val="105"/>
            <w:sz w:val="24"/>
          </w:rPr>
          <w:t xml:space="preserve"> </w:t>
        </w:r>
        <w:r>
          <w:rPr>
            <w:spacing w:val="-4"/>
            <w:w w:val="105"/>
            <w:sz w:val="24"/>
          </w:rPr>
          <w:t>Bold</w:t>
        </w:r>
      </w:hyperlink>
    </w:p>
    <w:p w14:paraId="00DC1C09" w14:textId="77777777" w:rsidR="00350CFB" w:rsidRDefault="0071403D">
      <w:pPr>
        <w:pStyle w:val="BodyText"/>
        <w:tabs>
          <w:tab w:val="left" w:leader="dot" w:pos="9280"/>
        </w:tabs>
        <w:spacing w:before="181" w:line="396" w:lineRule="auto"/>
        <w:ind w:left="1190" w:right="564"/>
      </w:pPr>
      <w:hyperlink w:anchor="_bookmark229" w:history="1">
        <w:r>
          <w:t>= column maximum.</w:t>
        </w:r>
        <w:r>
          <w:rPr>
            <w:spacing w:val="40"/>
          </w:rPr>
          <w:t xml:space="preserve"> </w:t>
        </w:r>
        <w:r>
          <w:t>Runtime = mean PageRank wall time (s,</w:t>
        </w:r>
        <w:r>
          <w:rPr>
            <w:spacing w:val="29"/>
          </w:rPr>
          <w:t xml:space="preserve"> </w:t>
        </w:r>
        <w:r>
          <w:t>3 repeats).</w:t>
        </w:r>
        <w:r>
          <w:rPr>
            <w:spacing w:val="40"/>
          </w:rPr>
          <w:t xml:space="preserve"> </w:t>
        </w:r>
        <w:r>
          <w:t>Edge</w:t>
        </w:r>
      </w:hyperlink>
      <w:r>
        <w:rPr>
          <w:spacing w:val="80"/>
        </w:rPr>
        <w:t xml:space="preserve"> </w:t>
      </w:r>
      <w:hyperlink w:anchor="_bookmark229" w:history="1">
        <w:r>
          <w:t>counts:</w:t>
        </w:r>
        <w:r>
          <w:rPr>
            <w:spacing w:val="40"/>
          </w:rPr>
          <w:t xml:space="preserve"> </w:t>
        </w:r>
        <w:r>
          <w:t>liq-pr=45, borrow-pr=484, repay-pr=787, borrow-pr-pool=262, repay-pr-</w:t>
        </w:r>
      </w:hyperlink>
      <w:hyperlink w:anchor="_bookmark229" w:history="1">
        <w:r>
          <w:t>pool=232, delegation-pr=0.</w:t>
        </w:r>
      </w:hyperlink>
      <w:r>
        <w:tab/>
      </w:r>
      <w:r>
        <w:rPr>
          <w:spacing w:val="-4"/>
        </w:rPr>
        <w:t>141</w:t>
      </w:r>
    </w:p>
    <w:p w14:paraId="00DC1C0A" w14:textId="77777777" w:rsidR="00350CFB" w:rsidRDefault="0071403D">
      <w:pPr>
        <w:pStyle w:val="ListParagraph"/>
        <w:numPr>
          <w:ilvl w:val="1"/>
          <w:numId w:val="27"/>
        </w:numPr>
        <w:tabs>
          <w:tab w:val="left" w:pos="1190"/>
        </w:tabs>
        <w:spacing w:before="17"/>
        <w:jc w:val="both"/>
        <w:rPr>
          <w:sz w:val="24"/>
        </w:rPr>
      </w:pPr>
      <w:hyperlink w:anchor="_bookmark231" w:history="1">
        <w:r>
          <w:rPr>
            <w:w w:val="105"/>
            <w:sz w:val="24"/>
          </w:rPr>
          <w:t>Mean</w:t>
        </w:r>
        <w:r>
          <w:rPr>
            <w:spacing w:val="31"/>
            <w:w w:val="105"/>
            <w:sz w:val="24"/>
          </w:rPr>
          <w:t xml:space="preserve"> </w:t>
        </w:r>
        <w:r>
          <w:rPr>
            <w:w w:val="105"/>
            <w:sz w:val="24"/>
          </w:rPr>
          <w:t>Kendall</w:t>
        </w:r>
        <w:r>
          <w:rPr>
            <w:spacing w:val="31"/>
            <w:w w:val="105"/>
            <w:sz w:val="24"/>
          </w:rPr>
          <w:t xml:space="preserve"> </w:t>
        </w:r>
        <w:r>
          <w:rPr>
            <w:i/>
            <w:w w:val="105"/>
            <w:sz w:val="24"/>
          </w:rPr>
          <w:t>τ</w:t>
        </w:r>
        <w:r>
          <w:rPr>
            <w:i/>
            <w:spacing w:val="54"/>
            <w:w w:val="105"/>
            <w:sz w:val="24"/>
          </w:rPr>
          <w:t xml:space="preserve"> </w:t>
        </w:r>
        <w:r>
          <w:rPr>
            <w:w w:val="105"/>
            <w:sz w:val="24"/>
          </w:rPr>
          <w:t>by</w:t>
        </w:r>
        <w:r>
          <w:rPr>
            <w:spacing w:val="31"/>
            <w:w w:val="105"/>
            <w:sz w:val="24"/>
          </w:rPr>
          <w:t xml:space="preserve"> </w:t>
        </w:r>
        <w:r>
          <w:rPr>
            <w:w w:val="105"/>
            <w:sz w:val="24"/>
          </w:rPr>
          <w:t>proxy</w:t>
        </w:r>
        <w:r>
          <w:rPr>
            <w:spacing w:val="31"/>
            <w:w w:val="105"/>
            <w:sz w:val="24"/>
          </w:rPr>
          <w:t xml:space="preserve"> </w:t>
        </w:r>
        <w:r>
          <w:rPr>
            <w:w w:val="105"/>
            <w:sz w:val="24"/>
          </w:rPr>
          <w:t>family</w:t>
        </w:r>
        <w:r>
          <w:rPr>
            <w:spacing w:val="32"/>
            <w:w w:val="105"/>
            <w:sz w:val="24"/>
          </w:rPr>
          <w:t xml:space="preserve"> </w:t>
        </w:r>
        <w:r>
          <w:rPr>
            <w:w w:val="105"/>
            <w:sz w:val="24"/>
          </w:rPr>
          <w:t>across</w:t>
        </w:r>
        <w:r>
          <w:rPr>
            <w:spacing w:val="31"/>
            <w:w w:val="105"/>
            <w:sz w:val="24"/>
          </w:rPr>
          <w:t xml:space="preserve"> </w:t>
        </w:r>
        <w:r>
          <w:rPr>
            <w:w w:val="105"/>
            <w:sz w:val="24"/>
          </w:rPr>
          <w:t>6</w:t>
        </w:r>
        <w:r>
          <w:rPr>
            <w:spacing w:val="31"/>
            <w:w w:val="105"/>
            <w:sz w:val="24"/>
          </w:rPr>
          <w:t xml:space="preserve"> </w:t>
        </w:r>
        <w:r>
          <w:rPr>
            <w:w w:val="105"/>
            <w:sz w:val="24"/>
          </w:rPr>
          <w:t>PageRank</w:t>
        </w:r>
        <w:r>
          <w:rPr>
            <w:spacing w:val="32"/>
            <w:w w:val="105"/>
            <w:sz w:val="24"/>
          </w:rPr>
          <w:t xml:space="preserve"> </w:t>
        </w:r>
        <w:r>
          <w:rPr>
            <w:w w:val="105"/>
            <w:sz w:val="24"/>
          </w:rPr>
          <w:t>methods</w:t>
        </w:r>
        <w:r>
          <w:rPr>
            <w:spacing w:val="31"/>
            <w:w w:val="105"/>
            <w:sz w:val="24"/>
          </w:rPr>
          <w:t xml:space="preserve"> </w:t>
        </w:r>
        <w:r>
          <w:rPr>
            <w:w w:val="105"/>
            <w:sz w:val="24"/>
          </w:rPr>
          <w:t>(</w:t>
        </w:r>
        <w:r>
          <w:rPr>
            <w:i/>
            <w:w w:val="105"/>
            <w:sz w:val="24"/>
          </w:rPr>
          <w:t>n</w:t>
        </w:r>
        <w:r>
          <w:rPr>
            <w:i/>
            <w:spacing w:val="65"/>
            <w:w w:val="150"/>
            <w:sz w:val="24"/>
          </w:rPr>
          <w:t xml:space="preserve"> </w:t>
        </w:r>
        <w:r>
          <w:rPr>
            <w:w w:val="105"/>
            <w:sz w:val="24"/>
          </w:rPr>
          <w:t>=</w:t>
        </w:r>
        <w:r>
          <w:rPr>
            <w:spacing w:val="66"/>
            <w:w w:val="150"/>
            <w:sz w:val="24"/>
          </w:rPr>
          <w:t xml:space="preserve"> </w:t>
        </w:r>
        <w:r>
          <w:rPr>
            <w:spacing w:val="-2"/>
            <w:w w:val="105"/>
            <w:sz w:val="24"/>
          </w:rPr>
          <w:t>5521).</w:t>
        </w:r>
      </w:hyperlink>
    </w:p>
    <w:p w14:paraId="00DC1C0B" w14:textId="77777777" w:rsidR="00350CFB" w:rsidRDefault="0071403D">
      <w:pPr>
        <w:pStyle w:val="BodyText"/>
        <w:spacing w:before="40" w:line="456" w:lineRule="exact"/>
        <w:ind w:left="1182" w:right="1131" w:firstLine="8"/>
        <w:jc w:val="both"/>
      </w:pPr>
      <w:hyperlink w:anchor="_bookmark231" w:history="1">
        <w:r>
          <w:t>Bold = column maximum.</w:t>
        </w:r>
        <w:r>
          <w:rPr>
            <w:spacing w:val="40"/>
          </w:rPr>
          <w:t xml:space="preserve"> </w:t>
        </w:r>
        <w:r>
          <w:t>Runtime = mean PageRank wall time (s, 3 repeats).</w:t>
        </w:r>
      </w:hyperlink>
      <w:r>
        <w:t xml:space="preserve"> </w:t>
      </w:r>
      <w:hyperlink w:anchor="_bookmark231" w:history="1">
        <w:r>
          <w:t>Aave W</w:t>
        </w:r>
        <w:r>
          <w:rPr>
            <w:rFonts w:ascii="Arial Unicode MS" w:hAnsi="Arial Unicode MS"/>
          </w:rPr>
          <w:t>→</w:t>
        </w:r>
        <w:r>
          <w:t>W edges:</w:t>
        </w:r>
        <w:r>
          <w:rPr>
            <w:spacing w:val="40"/>
          </w:rPr>
          <w:t xml:space="preserve"> </w:t>
        </w:r>
        <w:r>
          <w:t>LiqCall (liquidator</w:t>
        </w:r>
        <w:r>
          <w:rPr>
            <w:rFonts w:ascii="Arial Unicode MS" w:hAnsi="Arial Unicode MS"/>
          </w:rPr>
          <w:t>→</w:t>
        </w:r>
        <w:r>
          <w:t>user), Borrow (initiator</w:t>
        </w:r>
        <w:r>
          <w:rPr>
            <w:rFonts w:ascii="Arial Unicode MS" w:hAnsi="Arial Unicode MS"/>
          </w:rPr>
          <w:t>→</w:t>
        </w:r>
        <w:r>
          <w:t>onBehalfOf),</w:t>
        </w:r>
      </w:hyperlink>
      <w:r>
        <w:t xml:space="preserve"> </w:t>
      </w:r>
      <w:hyperlink w:anchor="_bookmark231" w:history="1">
        <w:r>
          <w:t>Repay (repayer</w:t>
        </w:r>
        <w:r>
          <w:rPr>
            <w:rFonts w:ascii="Arial Unicode MS" w:hAnsi="Arial Unicode MS"/>
          </w:rPr>
          <w:t>→</w:t>
        </w:r>
        <w:r>
          <w:t>user), Delegation (delegator</w:t>
        </w:r>
        <w:r>
          <w:rPr>
            <w:rFonts w:ascii="Arial Unicode MS" w:hAnsi="Arial Unicode MS"/>
          </w:rPr>
          <w:t>→</w:t>
        </w:r>
        <w:r>
          <w:t>delegatee).</w:t>
        </w:r>
        <w:r>
          <w:rPr>
            <w:spacing w:val="40"/>
          </w:rPr>
          <w:t xml:space="preserve"> </w:t>
        </w:r>
        <w:r>
          <w:t>Credit Delegation</w:t>
        </w:r>
      </w:hyperlink>
      <w:r>
        <w:t xml:space="preserve"> </w:t>
      </w:r>
      <w:hyperlink w:anchor="_bookmark231" w:history="1">
        <w:r>
          <w:t>extract deferred when parquet absent—</w:t>
        </w:r>
        <w:r>
          <w:rPr>
            <w:i/>
          </w:rPr>
          <w:t xml:space="preserve">τ </w:t>
        </w:r>
        <w:r>
          <w:t>may be degenerate.</w:t>
        </w:r>
        <w:r>
          <w:rPr>
            <w:spacing w:val="40"/>
          </w:rPr>
          <w:t xml:space="preserve"> </w:t>
        </w:r>
        <w:r>
          <w:t>Edge counts: liq-</w:t>
        </w:r>
      </w:hyperlink>
      <w:hyperlink w:anchor="_bookmark231" w:history="1">
        <w:r>
          <w:t>pr=45,</w:t>
        </w:r>
        <w:r>
          <w:rPr>
            <w:spacing w:val="36"/>
          </w:rPr>
          <w:t xml:space="preserve"> </w:t>
        </w:r>
        <w:r>
          <w:t>borrow-pr=484,</w:t>
        </w:r>
        <w:r>
          <w:rPr>
            <w:spacing w:val="36"/>
          </w:rPr>
          <w:t xml:space="preserve"> </w:t>
        </w:r>
        <w:r>
          <w:t>repay-pr=787,</w:t>
        </w:r>
        <w:r>
          <w:rPr>
            <w:spacing w:val="37"/>
          </w:rPr>
          <w:t xml:space="preserve"> </w:t>
        </w:r>
        <w:r>
          <w:t>borrow-pr-pool=262,</w:t>
        </w:r>
        <w:r>
          <w:rPr>
            <w:spacing w:val="36"/>
          </w:rPr>
          <w:t xml:space="preserve"> </w:t>
        </w:r>
        <w:r>
          <w:t>repay-pr-</w:t>
        </w:r>
        <w:r>
          <w:rPr>
            <w:spacing w:val="-2"/>
          </w:rPr>
          <w:t>pool=232,</w:t>
        </w:r>
      </w:hyperlink>
    </w:p>
    <w:p w14:paraId="00DC1C0C" w14:textId="77777777" w:rsidR="00350CFB" w:rsidRDefault="0071403D">
      <w:pPr>
        <w:pStyle w:val="BodyText"/>
        <w:tabs>
          <w:tab w:val="left" w:leader="dot" w:pos="9280"/>
        </w:tabs>
        <w:spacing w:before="143"/>
        <w:ind w:left="1190"/>
        <w:jc w:val="both"/>
      </w:pPr>
      <w:hyperlink w:anchor="_bookmark231" w:history="1">
        <w:r>
          <w:rPr>
            <w:spacing w:val="-2"/>
          </w:rPr>
          <w:t>delegation-pr=0.</w:t>
        </w:r>
      </w:hyperlink>
      <w:r>
        <w:tab/>
      </w:r>
      <w:r>
        <w:rPr>
          <w:spacing w:val="-5"/>
        </w:rPr>
        <w:t>142</w:t>
      </w:r>
    </w:p>
    <w:p w14:paraId="00DC1C0D" w14:textId="77777777" w:rsidR="00350CFB" w:rsidRDefault="00350CFB">
      <w:pPr>
        <w:pStyle w:val="BodyText"/>
        <w:jc w:val="both"/>
        <w:sectPr w:rsidR="00350CFB">
          <w:pgSz w:w="11910" w:h="16840"/>
          <w:pgMar w:top="1840" w:right="708" w:bottom="2300" w:left="992" w:header="0" w:footer="2115" w:gutter="0"/>
          <w:cols w:space="720"/>
        </w:sectPr>
      </w:pPr>
    </w:p>
    <w:p w14:paraId="00DC1C0E" w14:textId="77777777" w:rsidR="00350CFB" w:rsidRDefault="00350CFB">
      <w:pPr>
        <w:pStyle w:val="BodyText"/>
        <w:rPr>
          <w:sz w:val="34"/>
        </w:rPr>
      </w:pPr>
    </w:p>
    <w:p w14:paraId="00DC1C0F" w14:textId="77777777" w:rsidR="00350CFB" w:rsidRDefault="00350CFB">
      <w:pPr>
        <w:pStyle w:val="BodyText"/>
        <w:spacing w:before="197"/>
        <w:rPr>
          <w:sz w:val="34"/>
        </w:rPr>
      </w:pPr>
    </w:p>
    <w:p w14:paraId="00DC1C10" w14:textId="77777777" w:rsidR="00350CFB" w:rsidRDefault="00283FFF">
      <w:pPr>
        <w:pStyle w:val="Heading1"/>
        <w:ind w:left="282" w:firstLine="0"/>
        <w:jc w:val="left"/>
      </w:pPr>
      <w:bookmarkStart w:id="8" w:name="_bookmark1"/>
      <w:bookmarkEnd w:id="8"/>
      <w:r>
        <w:t>Abbreviations</w:t>
      </w:r>
      <w:r>
        <w:rPr>
          <w:spacing w:val="4"/>
        </w:rPr>
        <w:t xml:space="preserve"> </w:t>
      </w:r>
      <w:r>
        <w:t>and</w:t>
      </w:r>
      <w:r>
        <w:rPr>
          <w:spacing w:val="6"/>
        </w:rPr>
        <w:t xml:space="preserve"> </w:t>
      </w:r>
      <w:r>
        <w:rPr>
          <w:spacing w:val="-2"/>
        </w:rPr>
        <w:t>Notation</w:t>
      </w:r>
    </w:p>
    <w:p w14:paraId="00DC1C11" w14:textId="77777777" w:rsidR="00350CFB" w:rsidRDefault="00350CFB">
      <w:pPr>
        <w:pStyle w:val="BodyText"/>
        <w:spacing w:before="28"/>
        <w:rPr>
          <w:b/>
          <w:sz w:val="34"/>
        </w:rPr>
      </w:pPr>
    </w:p>
    <w:p w14:paraId="00DC1C12" w14:textId="20E4B4A1" w:rsidR="00350CFB" w:rsidRDefault="00283FFF">
      <w:pPr>
        <w:pStyle w:val="BodyText"/>
        <w:spacing w:line="396" w:lineRule="auto"/>
        <w:ind w:left="282" w:right="521" w:hanging="8"/>
      </w:pPr>
      <w:r>
        <w:t>This</w:t>
      </w:r>
      <w:r>
        <w:rPr>
          <w:spacing w:val="-1"/>
        </w:rPr>
        <w:t xml:space="preserve"> </w:t>
      </w:r>
      <w:r>
        <w:t>section</w:t>
      </w:r>
      <w:r>
        <w:rPr>
          <w:spacing w:val="-1"/>
        </w:rPr>
        <w:t xml:space="preserve"> </w:t>
      </w:r>
      <w:r>
        <w:t>lists</w:t>
      </w:r>
      <w:r>
        <w:rPr>
          <w:spacing w:val="-1"/>
        </w:rPr>
        <w:t xml:space="preserve"> </w:t>
      </w:r>
      <w:r>
        <w:t>abbreviations</w:t>
      </w:r>
      <w:r>
        <w:rPr>
          <w:spacing w:val="-1"/>
        </w:rPr>
        <w:t xml:space="preserve"> </w:t>
      </w:r>
      <w:r>
        <w:t>and</w:t>
      </w:r>
      <w:r>
        <w:rPr>
          <w:spacing w:val="-1"/>
        </w:rPr>
        <w:t xml:space="preserve"> </w:t>
      </w:r>
      <w:r>
        <w:t>mathematical</w:t>
      </w:r>
      <w:r>
        <w:rPr>
          <w:spacing w:val="-1"/>
        </w:rPr>
        <w:t xml:space="preserve"> </w:t>
      </w:r>
      <w:r>
        <w:t>notation</w:t>
      </w:r>
      <w:r>
        <w:rPr>
          <w:spacing w:val="-1"/>
        </w:rPr>
        <w:t xml:space="preserve"> </w:t>
      </w:r>
      <w:r>
        <w:t>used</w:t>
      </w:r>
      <w:r>
        <w:rPr>
          <w:spacing w:val="-1"/>
        </w:rPr>
        <w:t xml:space="preserve"> </w:t>
      </w:r>
      <w:r>
        <w:t>throughout</w:t>
      </w:r>
      <w:r>
        <w:rPr>
          <w:spacing w:val="-1"/>
        </w:rPr>
        <w:t xml:space="preserve"> </w:t>
      </w:r>
      <w:r>
        <w:t>the</w:t>
      </w:r>
      <w:r>
        <w:rPr>
          <w:spacing w:val="-1"/>
        </w:rPr>
        <w:t xml:space="preserve"> </w:t>
      </w:r>
      <w:del w:id="9" w:author="Moulla, Donatien Koulla" w:date="2026-08-27T13:35:00Z">
        <w:r>
          <w:delText>dissertation</w:delText>
        </w:r>
      </w:del>
      <w:ins w:id="10" w:author="Moulla, Donatien Koulla" w:date="2026-08-27T13:35:00Z">
        <w:r>
          <w:t>thesis</w:t>
        </w:r>
      </w:ins>
      <w:r>
        <w:t>.</w:t>
      </w:r>
      <w:r>
        <w:rPr>
          <w:spacing w:val="28"/>
        </w:rPr>
        <w:t xml:space="preserve"> </w:t>
      </w:r>
      <w:r>
        <w:t>Sym-bols are defined again at first use in the main chapters when helpful for local reading.</w:t>
      </w:r>
    </w:p>
    <w:p w14:paraId="00DC1C13" w14:textId="77777777" w:rsidR="00350CFB" w:rsidRDefault="00350CFB">
      <w:pPr>
        <w:pStyle w:val="BodyText"/>
        <w:spacing w:before="160"/>
      </w:pPr>
    </w:p>
    <w:p w14:paraId="00DC1C14" w14:textId="77777777" w:rsidR="00350CFB" w:rsidRDefault="00283FFF">
      <w:pPr>
        <w:pStyle w:val="Heading2"/>
        <w:ind w:left="282" w:firstLine="0"/>
      </w:pPr>
      <w:r>
        <w:rPr>
          <w:spacing w:val="-2"/>
        </w:rPr>
        <w:t>Abbreviations</w:t>
      </w:r>
    </w:p>
    <w:p w14:paraId="00DC1C15" w14:textId="77777777" w:rsidR="00350CFB" w:rsidRDefault="00350CFB">
      <w:pPr>
        <w:pStyle w:val="BodyText"/>
        <w:spacing w:before="205"/>
        <w:rPr>
          <w:b/>
          <w:sz w:val="28"/>
        </w:rPr>
      </w:pPr>
    </w:p>
    <w:p w14:paraId="00DC1C16" w14:textId="102CC786" w:rsidR="00350CFB" w:rsidRDefault="00283FFF">
      <w:pPr>
        <w:pStyle w:val="BodyText"/>
        <w:ind w:left="-1" w:right="290"/>
        <w:jc w:val="center"/>
      </w:pPr>
      <w:bookmarkStart w:id="11" w:name="_bookmark2"/>
      <w:bookmarkEnd w:id="11"/>
      <w:r>
        <w:t>Table</w:t>
      </w:r>
      <w:r>
        <w:rPr>
          <w:spacing w:val="-11"/>
        </w:rPr>
        <w:t xml:space="preserve"> </w:t>
      </w:r>
      <w:r>
        <w:t>1:</w:t>
      </w:r>
      <w:r>
        <w:rPr>
          <w:spacing w:val="5"/>
        </w:rPr>
        <w:t xml:space="preserve"> </w:t>
      </w:r>
      <w:r>
        <w:t>Abbreviations</w:t>
      </w:r>
      <w:r>
        <w:rPr>
          <w:spacing w:val="-10"/>
        </w:rPr>
        <w:t xml:space="preserve"> </w:t>
      </w:r>
      <w:r>
        <w:t>used</w:t>
      </w:r>
      <w:r>
        <w:rPr>
          <w:spacing w:val="-11"/>
        </w:rPr>
        <w:t xml:space="preserve"> </w:t>
      </w:r>
      <w:r>
        <w:t>in</w:t>
      </w:r>
      <w:r>
        <w:rPr>
          <w:spacing w:val="-11"/>
        </w:rPr>
        <w:t xml:space="preserve"> </w:t>
      </w:r>
      <w:r>
        <w:t>this</w:t>
      </w:r>
      <w:r>
        <w:rPr>
          <w:spacing w:val="-11"/>
        </w:rPr>
        <w:t xml:space="preserve"> </w:t>
      </w:r>
      <w:del w:id="12" w:author="Moulla, Donatien Koulla" w:date="2026-08-27T13:36:00Z">
        <w:r>
          <w:rPr>
            <w:spacing w:val="-2"/>
          </w:rPr>
          <w:delText>dissertation</w:delText>
        </w:r>
      </w:del>
      <w:ins w:id="13" w:author="Moulla, Donatien Koulla" w:date="2026-08-27T13:36:00Z">
        <w:r>
          <w:rPr>
            <w:spacing w:val="-2"/>
          </w:rPr>
          <w:t>thesis</w:t>
        </w:r>
      </w:ins>
      <w:r>
        <w:rPr>
          <w:spacing w:val="-2"/>
        </w:rPr>
        <w:t>.</w:t>
      </w:r>
    </w:p>
    <w:p w14:paraId="00DC1C17" w14:textId="77777777" w:rsidR="00350CFB" w:rsidRDefault="00283FFF">
      <w:pPr>
        <w:pStyle w:val="BodyText"/>
        <w:spacing w:before="1"/>
        <w:rPr>
          <w:sz w:val="19"/>
        </w:rPr>
      </w:pPr>
      <w:r>
        <w:rPr>
          <w:noProof/>
          <w:sz w:val="19"/>
        </w:rPr>
        <mc:AlternateContent>
          <mc:Choice Requires="wps">
            <w:drawing>
              <wp:anchor distT="0" distB="0" distL="0" distR="0" simplePos="0" relativeHeight="487587840" behindDoc="1" locked="0" layoutInCell="1" allowOverlap="1" wp14:anchorId="00DC26D8" wp14:editId="00DC26D9">
                <wp:simplePos x="0" y="0"/>
                <wp:positionH relativeFrom="page">
                  <wp:posOffset>1186967</wp:posOffset>
                </wp:positionH>
                <wp:positionV relativeFrom="paragraph">
                  <wp:posOffset>155125</wp:posOffset>
                </wp:positionV>
                <wp:extent cx="518668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86680" cy="1270"/>
                        </a:xfrm>
                        <a:custGeom>
                          <a:avLst/>
                          <a:gdLst/>
                          <a:ahLst/>
                          <a:cxnLst/>
                          <a:rect l="l" t="t" r="r" b="b"/>
                          <a:pathLst>
                            <a:path w="5186680">
                              <a:moveTo>
                                <a:pt x="0" y="0"/>
                              </a:moveTo>
                              <a:lnTo>
                                <a:pt x="5186057" y="0"/>
                              </a:lnTo>
                            </a:path>
                          </a:pathLst>
                        </a:custGeom>
                        <a:ln w="1214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66F352C" id="Graphic 2" o:spid="_x0000_s1026" style="position:absolute;margin-left:93.45pt;margin-top:12.2pt;width:408.4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18668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" path="m,l5186057,e" filled="f" strokeweight=".33739mm">
                <v:path arrowok="t"/>
                <w10:wrap type="topAndBottom" anchorx="page"/>
              </v:shape>
            </w:pict>
          </mc:Fallback>
        </mc:AlternateContent>
      </w:r>
    </w:p>
    <w:p w14:paraId="00DC1C18" w14:textId="77777777" w:rsidR="00350CFB" w:rsidRDefault="00283FFF">
      <w:pPr>
        <w:spacing w:before="54"/>
        <w:ind w:left="946"/>
      </w:pPr>
      <w:r>
        <w:t>Abbreviation</w:t>
      </w:r>
      <w:r>
        <w:rPr>
          <w:spacing w:val="72"/>
        </w:rPr>
        <w:t xml:space="preserve"> </w:t>
      </w:r>
      <w:r>
        <w:rPr>
          <w:spacing w:val="-2"/>
        </w:rPr>
        <w:t>Meaning</w:t>
      </w:r>
    </w:p>
    <w:p w14:paraId="00DC1C19" w14:textId="77777777" w:rsidR="00350CFB" w:rsidRDefault="00283FFF">
      <w:pPr>
        <w:pStyle w:val="BodyText"/>
        <w:rPr>
          <w:sz w:val="5"/>
        </w:rPr>
      </w:pPr>
      <w:r>
        <w:rPr>
          <w:noProof/>
          <w:sz w:val="5"/>
        </w:rPr>
        <mc:AlternateContent>
          <mc:Choice Requires="wps">
            <w:drawing>
              <wp:anchor distT="0" distB="0" distL="0" distR="0" simplePos="0" relativeHeight="487588352" behindDoc="1" locked="0" layoutInCell="1" allowOverlap="1" wp14:anchorId="00DC26DA" wp14:editId="00DC26DB">
                <wp:simplePos x="0" y="0"/>
                <wp:positionH relativeFrom="page">
                  <wp:posOffset>1186967</wp:posOffset>
                </wp:positionH>
                <wp:positionV relativeFrom="paragraph">
                  <wp:posOffset>52246</wp:posOffset>
                </wp:positionV>
                <wp:extent cx="518668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86680" cy="1270"/>
                        </a:xfrm>
                        <a:custGeom>
                          <a:avLst/>
                          <a:gdLst/>
                          <a:ahLst/>
                          <a:cxnLst/>
                          <a:rect l="l" t="t" r="r" b="b"/>
                          <a:pathLst>
                            <a:path w="5186680">
                              <a:moveTo>
                                <a:pt x="0" y="0"/>
                              </a:moveTo>
                              <a:lnTo>
                                <a:pt x="5186057" y="0"/>
                              </a:lnTo>
                            </a:path>
                          </a:pathLst>
                        </a:custGeom>
                        <a:ln w="759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DE1D9F7" id="Graphic 3" o:spid="_x0000_s1026" style="position:absolute;margin-left:93.45pt;margin-top:4.1pt;width:408.4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18668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" path="m,l5186057,e" filled="f" strokeweight=".21089mm">
                <v:path arrowok="t"/>
                <w10:wrap type="topAndBottom" anchorx="page"/>
              </v:shape>
            </w:pict>
          </mc:Fallback>
        </mc:AlternateContent>
      </w:r>
    </w:p>
    <w:p w14:paraId="00DC1C1A" w14:textId="77777777" w:rsidR="00350CFB" w:rsidRDefault="00283FFF">
      <w:pPr>
        <w:tabs>
          <w:tab w:val="left" w:pos="2237"/>
        </w:tabs>
        <w:spacing w:before="54"/>
        <w:ind w:left="946"/>
      </w:pPr>
      <w:r>
        <w:rPr>
          <w:spacing w:val="-5"/>
        </w:rPr>
        <w:t>AMM</w:t>
      </w:r>
      <w:r>
        <w:tab/>
        <w:t>Automated</w:t>
      </w:r>
      <w:r>
        <w:rPr>
          <w:spacing w:val="-10"/>
        </w:rPr>
        <w:t xml:space="preserve"> </w:t>
      </w:r>
      <w:r>
        <w:t>Market</w:t>
      </w:r>
      <w:r>
        <w:rPr>
          <w:spacing w:val="-9"/>
        </w:rPr>
        <w:t xml:space="preserve"> </w:t>
      </w:r>
      <w:r>
        <w:rPr>
          <w:spacing w:val="-2"/>
        </w:rPr>
        <w:t>Maker</w:t>
      </w:r>
    </w:p>
    <w:p w14:paraId="00DC1C1B" w14:textId="77777777" w:rsidR="00350CFB" w:rsidRDefault="00283FFF">
      <w:pPr>
        <w:tabs>
          <w:tab w:val="left" w:pos="2237"/>
        </w:tabs>
        <w:spacing w:before="18"/>
        <w:ind w:left="946"/>
      </w:pPr>
      <w:r>
        <w:rPr>
          <w:spacing w:val="-5"/>
        </w:rPr>
        <w:t>AWP</w:t>
      </w:r>
      <w:r>
        <w:tab/>
      </w:r>
      <w:r>
        <w:rPr>
          <w:spacing w:val="-2"/>
        </w:rPr>
        <w:t>Adaptive</w:t>
      </w:r>
      <w:r>
        <w:rPr>
          <w:spacing w:val="-3"/>
        </w:rPr>
        <w:t xml:space="preserve"> </w:t>
      </w:r>
      <w:r>
        <w:rPr>
          <w:spacing w:val="-2"/>
        </w:rPr>
        <w:t>Weighted PageRank</w:t>
      </w:r>
    </w:p>
    <w:p w14:paraId="00DC1C1C" w14:textId="77777777" w:rsidR="00350CFB" w:rsidRDefault="00283FFF">
      <w:pPr>
        <w:tabs>
          <w:tab w:val="left" w:pos="2237"/>
        </w:tabs>
        <w:spacing w:before="18"/>
        <w:ind w:left="946"/>
      </w:pPr>
      <w:r>
        <w:rPr>
          <w:spacing w:val="-5"/>
        </w:rPr>
        <w:t>BQ</w:t>
      </w:r>
      <w:r>
        <w:tab/>
      </w:r>
      <w:r>
        <w:rPr>
          <w:spacing w:val="-2"/>
        </w:rPr>
        <w:t>BigQuery</w:t>
      </w:r>
    </w:p>
    <w:p w14:paraId="00DC1C1D" w14:textId="77777777" w:rsidR="00350CFB" w:rsidRDefault="00283FFF">
      <w:pPr>
        <w:tabs>
          <w:tab w:val="left" w:pos="2237"/>
        </w:tabs>
        <w:spacing w:before="18" w:line="256" w:lineRule="auto"/>
        <w:ind w:left="946" w:right="2512"/>
      </w:pPr>
      <w:r>
        <w:rPr>
          <w:spacing w:val="-4"/>
        </w:rPr>
        <w:t>CCS</w:t>
      </w:r>
      <w:r>
        <w:tab/>
        <w:t>ACM</w:t>
      </w:r>
      <w:r>
        <w:rPr>
          <w:spacing w:val="-14"/>
        </w:rPr>
        <w:t xml:space="preserve"> </w:t>
      </w:r>
      <w:r>
        <w:t>Conference</w:t>
      </w:r>
      <w:r>
        <w:rPr>
          <w:spacing w:val="-13"/>
        </w:rPr>
        <w:t xml:space="preserve"> </w:t>
      </w:r>
      <w:r>
        <w:t>on</w:t>
      </w:r>
      <w:r>
        <w:rPr>
          <w:spacing w:val="-14"/>
        </w:rPr>
        <w:t xml:space="preserve"> </w:t>
      </w:r>
      <w:r>
        <w:t>Computer</w:t>
      </w:r>
      <w:r>
        <w:rPr>
          <w:spacing w:val="-13"/>
        </w:rPr>
        <w:t xml:space="preserve"> </w:t>
      </w:r>
      <w:r>
        <w:t>and</w:t>
      </w:r>
      <w:r>
        <w:rPr>
          <w:spacing w:val="-14"/>
        </w:rPr>
        <w:t xml:space="preserve"> </w:t>
      </w:r>
      <w:r>
        <w:t>Communications</w:t>
      </w:r>
      <w:r>
        <w:rPr>
          <w:spacing w:val="-13"/>
        </w:rPr>
        <w:t xml:space="preserve"> </w:t>
      </w:r>
      <w:r>
        <w:t xml:space="preserve">Security </w:t>
      </w:r>
      <w:r>
        <w:rPr>
          <w:spacing w:val="-4"/>
        </w:rPr>
        <w:t>DeFi</w:t>
      </w:r>
      <w:r>
        <w:tab/>
        <w:t>Decentralized Finance</w:t>
      </w:r>
    </w:p>
    <w:p w14:paraId="00DC1C1E" w14:textId="77777777" w:rsidR="00350CFB" w:rsidRDefault="00283FFF">
      <w:pPr>
        <w:tabs>
          <w:tab w:val="left" w:pos="2237"/>
        </w:tabs>
        <w:ind w:left="946"/>
      </w:pPr>
      <w:r>
        <w:rPr>
          <w:spacing w:val="-5"/>
        </w:rPr>
        <w:t>DEX</w:t>
      </w:r>
      <w:r>
        <w:tab/>
        <w:t>Decentralized</w:t>
      </w:r>
      <w:r>
        <w:rPr>
          <w:spacing w:val="-14"/>
        </w:rPr>
        <w:t xml:space="preserve"> </w:t>
      </w:r>
      <w:r>
        <w:rPr>
          <w:spacing w:val="-2"/>
        </w:rPr>
        <w:t>Exchange</w:t>
      </w:r>
    </w:p>
    <w:p w14:paraId="00DC1C1F" w14:textId="77777777" w:rsidR="00350CFB" w:rsidRDefault="00283FFF">
      <w:pPr>
        <w:tabs>
          <w:tab w:val="left" w:pos="2237"/>
        </w:tabs>
        <w:spacing w:before="18"/>
        <w:ind w:left="946"/>
      </w:pPr>
      <w:r>
        <w:rPr>
          <w:spacing w:val="-5"/>
        </w:rPr>
        <w:t>EIP</w:t>
      </w:r>
      <w:r>
        <w:tab/>
        <w:t>Ethereum</w:t>
      </w:r>
      <w:r>
        <w:rPr>
          <w:spacing w:val="-12"/>
        </w:rPr>
        <w:t xml:space="preserve"> </w:t>
      </w:r>
      <w:r>
        <w:t>Improvement</w:t>
      </w:r>
      <w:r>
        <w:rPr>
          <w:spacing w:val="-11"/>
        </w:rPr>
        <w:t xml:space="preserve"> </w:t>
      </w:r>
      <w:r>
        <w:rPr>
          <w:spacing w:val="-2"/>
        </w:rPr>
        <w:t>Proposal</w:t>
      </w:r>
    </w:p>
    <w:p w14:paraId="00DC1C20" w14:textId="77777777" w:rsidR="00350CFB" w:rsidRDefault="00283FFF">
      <w:pPr>
        <w:tabs>
          <w:tab w:val="left" w:pos="2237"/>
        </w:tabs>
        <w:spacing w:before="18" w:line="256" w:lineRule="auto"/>
        <w:ind w:left="946" w:right="2518"/>
      </w:pPr>
      <w:r>
        <w:rPr>
          <w:spacing w:val="-2"/>
        </w:rPr>
        <w:t>ERC-20</w:t>
      </w:r>
      <w:r>
        <w:tab/>
        <w:t>Ethereum</w:t>
      </w:r>
      <w:r>
        <w:rPr>
          <w:spacing w:val="-12"/>
        </w:rPr>
        <w:t xml:space="preserve"> </w:t>
      </w:r>
      <w:r>
        <w:t>Request</w:t>
      </w:r>
      <w:r>
        <w:rPr>
          <w:spacing w:val="-12"/>
        </w:rPr>
        <w:t xml:space="preserve"> </w:t>
      </w:r>
      <w:r>
        <w:t>for</w:t>
      </w:r>
      <w:r>
        <w:rPr>
          <w:spacing w:val="-12"/>
        </w:rPr>
        <w:t xml:space="preserve"> </w:t>
      </w:r>
      <w:r>
        <w:t>Comments</w:t>
      </w:r>
      <w:r>
        <w:rPr>
          <w:spacing w:val="-12"/>
        </w:rPr>
        <w:t xml:space="preserve"> </w:t>
      </w:r>
      <w:r>
        <w:t>20</w:t>
      </w:r>
      <w:r>
        <w:rPr>
          <w:spacing w:val="-12"/>
        </w:rPr>
        <w:t xml:space="preserve"> </w:t>
      </w:r>
      <w:r>
        <w:t>(fungible</w:t>
      </w:r>
      <w:r>
        <w:rPr>
          <w:spacing w:val="-12"/>
        </w:rPr>
        <w:t xml:space="preserve"> </w:t>
      </w:r>
      <w:r>
        <w:t>token</w:t>
      </w:r>
      <w:r>
        <w:rPr>
          <w:spacing w:val="-12"/>
        </w:rPr>
        <w:t xml:space="preserve"> </w:t>
      </w:r>
      <w:r>
        <w:t xml:space="preserve">standard) </w:t>
      </w:r>
      <w:r>
        <w:rPr>
          <w:spacing w:val="-6"/>
        </w:rPr>
        <w:t>FC</w:t>
      </w:r>
      <w:r>
        <w:tab/>
        <w:t>Financial Cryptography and Data Security</w:t>
      </w:r>
    </w:p>
    <w:p w14:paraId="00DC1C21" w14:textId="77777777" w:rsidR="00350CFB" w:rsidRDefault="00283FFF">
      <w:pPr>
        <w:tabs>
          <w:tab w:val="left" w:pos="2237"/>
        </w:tabs>
        <w:spacing w:before="1" w:line="256" w:lineRule="auto"/>
        <w:ind w:left="946" w:right="3281"/>
      </w:pPr>
      <w:commentRangeStart w:id="14"/>
      <w:r>
        <w:rPr>
          <w:spacing w:val="-2"/>
        </w:rPr>
        <w:t>GF-PR</w:t>
      </w:r>
      <w:r>
        <w:tab/>
        <w:t xml:space="preserve">GainFlow PageRank (outcome-native reference) </w:t>
      </w:r>
      <w:r>
        <w:rPr>
          <w:spacing w:val="-4"/>
        </w:rPr>
        <w:t>GMX</w:t>
      </w:r>
      <w:r>
        <w:tab/>
        <w:t>GMX</w:t>
      </w:r>
      <w:r>
        <w:rPr>
          <w:spacing w:val="-11"/>
        </w:rPr>
        <w:t xml:space="preserve"> </w:t>
      </w:r>
      <w:r>
        <w:t>perpetual</w:t>
      </w:r>
      <w:r>
        <w:rPr>
          <w:spacing w:val="-11"/>
        </w:rPr>
        <w:t xml:space="preserve"> </w:t>
      </w:r>
      <w:r>
        <w:t>swap</w:t>
      </w:r>
      <w:r>
        <w:rPr>
          <w:spacing w:val="-11"/>
        </w:rPr>
        <w:t xml:space="preserve"> </w:t>
      </w:r>
      <w:r>
        <w:t>protocol</w:t>
      </w:r>
      <w:r>
        <w:rPr>
          <w:spacing w:val="-11"/>
        </w:rPr>
        <w:t xml:space="preserve"> </w:t>
      </w:r>
      <w:r>
        <w:t>(V2</w:t>
      </w:r>
      <w:r>
        <w:rPr>
          <w:spacing w:val="-11"/>
        </w:rPr>
        <w:t xml:space="preserve"> </w:t>
      </w:r>
      <w:r>
        <w:t>on</w:t>
      </w:r>
      <w:r>
        <w:rPr>
          <w:spacing w:val="-11"/>
        </w:rPr>
        <w:t xml:space="preserve"> </w:t>
      </w:r>
      <w:r>
        <w:t>Arbitrum</w:t>
      </w:r>
      <w:r>
        <w:rPr>
          <w:spacing w:val="-11"/>
        </w:rPr>
        <w:t xml:space="preserve"> </w:t>
      </w:r>
      <w:r>
        <w:t xml:space="preserve">One) </w:t>
      </w:r>
      <w:commentRangeEnd w:id="14"/>
      <w:r w:rsidR="000A61CA">
        <w:rPr>
          <w:rStyle w:val="CommentReference"/>
          <w:spacing w:val="-6"/>
          <w:sz w:val="22"/>
          <w:szCs w:val="22"/>
        </w:rPr>
        <w:commentReference w:id="14"/>
      </w:r>
      <w:r>
        <w:rPr>
          <w:spacing w:val="-6"/>
        </w:rPr>
        <w:t>LP</w:t>
      </w:r>
      <w:r>
        <w:tab/>
        <w:t>Liquidity Provider</w:t>
      </w:r>
    </w:p>
    <w:p w14:paraId="00DC1C22" w14:textId="77777777" w:rsidR="00350CFB" w:rsidRDefault="00283FFF">
      <w:pPr>
        <w:tabs>
          <w:tab w:val="left" w:pos="2237"/>
        </w:tabs>
        <w:spacing w:before="1" w:line="256" w:lineRule="auto"/>
        <w:ind w:left="946" w:right="2427"/>
      </w:pPr>
      <w:r>
        <w:rPr>
          <w:spacing w:val="-4"/>
        </w:rPr>
        <w:t>MEV</w:t>
      </w:r>
      <w:r>
        <w:tab/>
      </w:r>
      <w:r>
        <w:rPr>
          <w:spacing w:val="-2"/>
        </w:rPr>
        <w:t>Maximal</w:t>
      </w:r>
      <w:r>
        <w:rPr>
          <w:spacing w:val="-4"/>
        </w:rPr>
        <w:t xml:space="preserve"> </w:t>
      </w:r>
      <w:r>
        <w:rPr>
          <w:spacing w:val="-2"/>
        </w:rPr>
        <w:t>Extractable</w:t>
      </w:r>
      <w:r>
        <w:rPr>
          <w:spacing w:val="-4"/>
        </w:rPr>
        <w:t xml:space="preserve"> </w:t>
      </w:r>
      <w:r>
        <w:rPr>
          <w:spacing w:val="-2"/>
        </w:rPr>
        <w:t>Value</w:t>
      </w:r>
      <w:r>
        <w:rPr>
          <w:spacing w:val="-4"/>
        </w:rPr>
        <w:t xml:space="preserve"> </w:t>
      </w:r>
      <w:r>
        <w:rPr>
          <w:spacing w:val="-2"/>
        </w:rPr>
        <w:t>(formerly</w:t>
      </w:r>
      <w:r>
        <w:rPr>
          <w:spacing w:val="-4"/>
        </w:rPr>
        <w:t xml:space="preserve"> </w:t>
      </w:r>
      <w:r>
        <w:rPr>
          <w:spacing w:val="-2"/>
        </w:rPr>
        <w:t>Miner</w:t>
      </w:r>
      <w:r>
        <w:rPr>
          <w:spacing w:val="-4"/>
        </w:rPr>
        <w:t xml:space="preserve"> </w:t>
      </w:r>
      <w:r>
        <w:rPr>
          <w:spacing w:val="-2"/>
        </w:rPr>
        <w:t>Extractable</w:t>
      </w:r>
      <w:r>
        <w:rPr>
          <w:spacing w:val="-4"/>
        </w:rPr>
        <w:t xml:space="preserve"> </w:t>
      </w:r>
      <w:r>
        <w:rPr>
          <w:spacing w:val="-2"/>
        </w:rPr>
        <w:t xml:space="preserve">Value) </w:t>
      </w:r>
      <w:r>
        <w:rPr>
          <w:spacing w:val="-4"/>
        </w:rPr>
        <w:t>PnL</w:t>
      </w:r>
      <w:r>
        <w:tab/>
        <w:t>Profit and Loss</w:t>
      </w:r>
    </w:p>
    <w:p w14:paraId="00DC1C23" w14:textId="77777777" w:rsidR="00350CFB" w:rsidRDefault="00283FFF">
      <w:pPr>
        <w:tabs>
          <w:tab w:val="left" w:pos="2237"/>
        </w:tabs>
        <w:ind w:left="946"/>
      </w:pPr>
      <w:r>
        <w:rPr>
          <w:spacing w:val="-5"/>
        </w:rPr>
        <w:t>PR</w:t>
      </w:r>
      <w:r>
        <w:tab/>
      </w:r>
      <w:r>
        <w:rPr>
          <w:spacing w:val="-2"/>
        </w:rPr>
        <w:t>PageRank</w:t>
      </w:r>
    </w:p>
    <w:p w14:paraId="00DC1C24" w14:textId="77777777" w:rsidR="00350CFB" w:rsidRDefault="00283FFF">
      <w:pPr>
        <w:tabs>
          <w:tab w:val="left" w:pos="2237"/>
        </w:tabs>
        <w:spacing w:before="18"/>
        <w:ind w:left="946"/>
      </w:pPr>
      <w:r>
        <w:rPr>
          <w:spacing w:val="-5"/>
        </w:rPr>
        <w:t>RQ</w:t>
      </w:r>
      <w:r>
        <w:tab/>
        <w:t>Research</w:t>
      </w:r>
      <w:r>
        <w:rPr>
          <w:spacing w:val="-10"/>
        </w:rPr>
        <w:t xml:space="preserve"> </w:t>
      </w:r>
      <w:r>
        <w:rPr>
          <w:spacing w:val="-2"/>
        </w:rPr>
        <w:t>Question</w:t>
      </w:r>
    </w:p>
    <w:p w14:paraId="00DC1C25" w14:textId="77777777" w:rsidR="00350CFB" w:rsidRDefault="00283FFF">
      <w:pPr>
        <w:tabs>
          <w:tab w:val="left" w:pos="2237"/>
        </w:tabs>
        <w:spacing w:before="18"/>
        <w:ind w:left="946"/>
      </w:pPr>
      <w:r>
        <w:rPr>
          <w:spacing w:val="-5"/>
        </w:rPr>
        <w:t>SoK</w:t>
      </w:r>
      <w:r>
        <w:tab/>
        <w:t>Systematization</w:t>
      </w:r>
      <w:r>
        <w:rPr>
          <w:spacing w:val="-9"/>
        </w:rPr>
        <w:t xml:space="preserve"> </w:t>
      </w:r>
      <w:r>
        <w:t>of</w:t>
      </w:r>
      <w:r>
        <w:rPr>
          <w:spacing w:val="-9"/>
        </w:rPr>
        <w:t xml:space="preserve"> </w:t>
      </w:r>
      <w:r>
        <w:rPr>
          <w:spacing w:val="-2"/>
        </w:rPr>
        <w:t>Knowledge</w:t>
      </w:r>
    </w:p>
    <w:p w14:paraId="00DC1C26" w14:textId="77777777" w:rsidR="00350CFB" w:rsidRDefault="00283FFF">
      <w:pPr>
        <w:tabs>
          <w:tab w:val="left" w:pos="2237"/>
        </w:tabs>
        <w:spacing w:before="18" w:line="256" w:lineRule="auto"/>
        <w:ind w:left="946" w:right="4948"/>
      </w:pPr>
      <w:r>
        <w:rPr>
          <w:spacing w:val="-4"/>
        </w:rPr>
        <w:t>SRQ</w:t>
      </w:r>
      <w:r>
        <w:tab/>
      </w:r>
      <w:r>
        <w:rPr>
          <w:spacing w:val="-2"/>
        </w:rPr>
        <w:t>Supplementary Research Question USENIX</w:t>
      </w:r>
      <w:r>
        <w:tab/>
        <w:t xml:space="preserve">USENIX Security Symposium </w:t>
      </w:r>
      <w:r>
        <w:rPr>
          <w:spacing w:val="-4"/>
        </w:rPr>
        <w:t>WWW</w:t>
      </w:r>
      <w:r>
        <w:tab/>
        <w:t>World Wide Web Conference</w:t>
      </w:r>
    </w:p>
    <w:p w14:paraId="00DC1C27" w14:textId="77777777" w:rsidR="00350CFB" w:rsidRDefault="00283FFF">
      <w:pPr>
        <w:pStyle w:val="BodyText"/>
        <w:spacing w:before="10"/>
        <w:rPr>
          <w:sz w:val="3"/>
        </w:rPr>
      </w:pPr>
      <w:r>
        <w:rPr>
          <w:noProof/>
          <w:sz w:val="3"/>
        </w:rPr>
        <mc:AlternateContent>
          <mc:Choice Requires="wps">
            <w:drawing>
              <wp:anchor distT="0" distB="0" distL="0" distR="0" simplePos="0" relativeHeight="487588864" behindDoc="1" locked="0" layoutInCell="1" allowOverlap="1" wp14:anchorId="00DC26DC" wp14:editId="00DC26DD">
                <wp:simplePos x="0" y="0"/>
                <wp:positionH relativeFrom="page">
                  <wp:posOffset>1186967</wp:posOffset>
                </wp:positionH>
                <wp:positionV relativeFrom="paragraph">
                  <wp:posOffset>44100</wp:posOffset>
                </wp:positionV>
                <wp:extent cx="518668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86680" cy="1270"/>
                        </a:xfrm>
                        <a:custGeom>
                          <a:avLst/>
                          <a:gdLst/>
                          <a:ahLst/>
                          <a:cxnLst/>
                          <a:rect l="l" t="t" r="r" b="b"/>
                          <a:pathLst>
                            <a:path w="5186680">
                              <a:moveTo>
                                <a:pt x="0" y="0"/>
                              </a:moveTo>
                              <a:lnTo>
                                <a:pt x="5186057" y="0"/>
                              </a:lnTo>
                            </a:path>
                          </a:pathLst>
                        </a:custGeom>
                        <a:ln w="1214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4B6CC2E" id="Graphic 4" o:spid="_x0000_s1026" style="position:absolute;margin-left:93.45pt;margin-top:3.45pt;width:408.4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18668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" path="m,l5186057,e" filled="f" strokeweight=".33739mm">
                <v:path arrowok="t"/>
                <w10:wrap type="topAndBottom" anchorx="page"/>
              </v:shape>
            </w:pict>
          </mc:Fallback>
        </mc:AlternateContent>
      </w:r>
    </w:p>
    <w:p w14:paraId="00DC1C28" w14:textId="77777777" w:rsidR="00350CFB" w:rsidRDefault="00350CFB">
      <w:pPr>
        <w:pStyle w:val="BodyText"/>
        <w:rPr>
          <w:sz w:val="28"/>
        </w:rPr>
      </w:pPr>
    </w:p>
    <w:p w14:paraId="00DC1C29" w14:textId="77777777" w:rsidR="00350CFB" w:rsidRDefault="00350CFB">
      <w:pPr>
        <w:pStyle w:val="BodyText"/>
        <w:spacing w:before="117"/>
        <w:rPr>
          <w:sz w:val="28"/>
        </w:rPr>
      </w:pPr>
    </w:p>
    <w:p w14:paraId="00DC1C2A" w14:textId="77777777" w:rsidR="00350CFB" w:rsidRDefault="00283FFF">
      <w:pPr>
        <w:pStyle w:val="Heading2"/>
        <w:spacing w:before="1"/>
        <w:ind w:left="282" w:firstLine="0"/>
      </w:pPr>
      <w:r>
        <w:t>Mathematical</w:t>
      </w:r>
      <w:r>
        <w:rPr>
          <w:spacing w:val="34"/>
        </w:rPr>
        <w:t xml:space="preserve"> </w:t>
      </w:r>
      <w:r>
        <w:rPr>
          <w:spacing w:val="-2"/>
        </w:rPr>
        <w:t>notation</w:t>
      </w:r>
    </w:p>
    <w:p w14:paraId="00DC1C2B" w14:textId="77777777" w:rsidR="00350CFB" w:rsidRDefault="00350CFB">
      <w:pPr>
        <w:pStyle w:val="Heading2"/>
        <w:sectPr w:rsidR="00350CFB">
          <w:pgSz w:w="11910" w:h="16840"/>
          <w:pgMar w:top="1920" w:right="708" w:bottom="2300" w:left="992" w:header="0" w:footer="2115" w:gutter="0"/>
          <w:cols w:space="720"/>
        </w:sectPr>
      </w:pPr>
    </w:p>
    <w:p w14:paraId="00DC1C2C" w14:textId="77777777" w:rsidR="00350CFB" w:rsidRDefault="00350CFB">
      <w:pPr>
        <w:pStyle w:val="BodyText"/>
        <w:rPr>
          <w:b/>
        </w:rPr>
      </w:pPr>
    </w:p>
    <w:p w14:paraId="00DC1C2D" w14:textId="77777777" w:rsidR="00350CFB" w:rsidRDefault="00350CFB">
      <w:pPr>
        <w:pStyle w:val="BodyText"/>
        <w:rPr>
          <w:b/>
        </w:rPr>
      </w:pPr>
    </w:p>
    <w:p w14:paraId="00DC1C2E" w14:textId="77777777" w:rsidR="00350CFB" w:rsidRDefault="00350CFB">
      <w:pPr>
        <w:pStyle w:val="BodyText"/>
        <w:rPr>
          <w:b/>
        </w:rPr>
      </w:pPr>
    </w:p>
    <w:p w14:paraId="00DC1C2F" w14:textId="77777777" w:rsidR="00350CFB" w:rsidRDefault="00350CFB">
      <w:pPr>
        <w:pStyle w:val="BodyText"/>
        <w:rPr>
          <w:b/>
        </w:rPr>
      </w:pPr>
    </w:p>
    <w:p w14:paraId="00DC1C30" w14:textId="77777777" w:rsidR="00350CFB" w:rsidRDefault="00350CFB">
      <w:pPr>
        <w:pStyle w:val="BodyText"/>
        <w:rPr>
          <w:b/>
        </w:rPr>
      </w:pPr>
    </w:p>
    <w:p w14:paraId="00DC1C31" w14:textId="77777777" w:rsidR="00350CFB" w:rsidRDefault="00350CFB">
      <w:pPr>
        <w:pStyle w:val="BodyText"/>
        <w:rPr>
          <w:b/>
        </w:rPr>
      </w:pPr>
    </w:p>
    <w:p w14:paraId="00DC1C32" w14:textId="77777777" w:rsidR="00350CFB" w:rsidRDefault="00350CFB">
      <w:pPr>
        <w:pStyle w:val="BodyText"/>
        <w:rPr>
          <w:b/>
        </w:rPr>
      </w:pPr>
    </w:p>
    <w:p w14:paraId="00DC1C33" w14:textId="77777777" w:rsidR="00350CFB" w:rsidRDefault="00350CFB">
      <w:pPr>
        <w:pStyle w:val="BodyText"/>
        <w:rPr>
          <w:b/>
        </w:rPr>
      </w:pPr>
    </w:p>
    <w:p w14:paraId="00DC1C34" w14:textId="77777777" w:rsidR="00350CFB" w:rsidRDefault="00350CFB">
      <w:pPr>
        <w:pStyle w:val="BodyText"/>
        <w:rPr>
          <w:b/>
        </w:rPr>
      </w:pPr>
    </w:p>
    <w:p w14:paraId="00DC1C35" w14:textId="77777777" w:rsidR="00350CFB" w:rsidRDefault="00350CFB">
      <w:pPr>
        <w:pStyle w:val="BodyText"/>
        <w:rPr>
          <w:b/>
        </w:rPr>
      </w:pPr>
    </w:p>
    <w:p w14:paraId="00DC1C36" w14:textId="77777777" w:rsidR="00350CFB" w:rsidRDefault="00350CFB">
      <w:pPr>
        <w:pStyle w:val="BodyText"/>
        <w:rPr>
          <w:b/>
        </w:rPr>
      </w:pPr>
    </w:p>
    <w:p w14:paraId="00DC1C37" w14:textId="77777777" w:rsidR="00350CFB" w:rsidRDefault="00350CFB">
      <w:pPr>
        <w:pStyle w:val="BodyText"/>
        <w:spacing w:before="70"/>
        <w:rPr>
          <w:b/>
        </w:rPr>
      </w:pPr>
    </w:p>
    <w:p w14:paraId="00DC1C38" w14:textId="4F1A8878" w:rsidR="00350CFB" w:rsidRDefault="00283FFF">
      <w:pPr>
        <w:pStyle w:val="BodyText"/>
        <w:ind w:right="290"/>
        <w:jc w:val="center"/>
      </w:pPr>
      <w:bookmarkStart w:id="15" w:name="_bookmark3"/>
      <w:bookmarkEnd w:id="15"/>
      <w:r>
        <w:t>Table</w:t>
      </w:r>
      <w:r>
        <w:rPr>
          <w:spacing w:val="-9"/>
        </w:rPr>
        <w:t xml:space="preserve"> </w:t>
      </w:r>
      <w:r>
        <w:t>2:</w:t>
      </w:r>
      <w:r>
        <w:rPr>
          <w:spacing w:val="8"/>
        </w:rPr>
        <w:t xml:space="preserve"> </w:t>
      </w:r>
      <w:r>
        <w:t>Mathematical</w:t>
      </w:r>
      <w:r>
        <w:rPr>
          <w:spacing w:val="-9"/>
        </w:rPr>
        <w:t xml:space="preserve"> </w:t>
      </w:r>
      <w:r>
        <w:t>notation</w:t>
      </w:r>
      <w:r>
        <w:rPr>
          <w:spacing w:val="-9"/>
        </w:rPr>
        <w:t xml:space="preserve"> </w:t>
      </w:r>
      <w:r>
        <w:t>used</w:t>
      </w:r>
      <w:r>
        <w:rPr>
          <w:spacing w:val="-9"/>
        </w:rPr>
        <w:t xml:space="preserve"> </w:t>
      </w:r>
      <w:r>
        <w:t>in</w:t>
      </w:r>
      <w:r>
        <w:rPr>
          <w:spacing w:val="-9"/>
        </w:rPr>
        <w:t xml:space="preserve"> </w:t>
      </w:r>
      <w:r>
        <w:t>this</w:t>
      </w:r>
      <w:r>
        <w:rPr>
          <w:spacing w:val="-9"/>
        </w:rPr>
        <w:t xml:space="preserve"> </w:t>
      </w:r>
      <w:del w:id="16" w:author="Moulla, Donatien Koulla" w:date="2026-08-27T13:37:00Z">
        <w:r>
          <w:rPr>
            <w:spacing w:val="-2"/>
          </w:rPr>
          <w:delText>dissertation</w:delText>
        </w:r>
      </w:del>
      <w:ins w:id="17" w:author="Moulla, Donatien Koulla" w:date="2026-08-27T13:37:00Z">
        <w:r>
          <w:rPr>
            <w:spacing w:val="-2"/>
          </w:rPr>
          <w:t>thesis</w:t>
        </w:r>
      </w:ins>
      <w:r>
        <w:rPr>
          <w:spacing w:val="-2"/>
        </w:rPr>
        <w:t>.</w:t>
      </w:r>
    </w:p>
    <w:p w14:paraId="00DC1C39" w14:textId="77777777" w:rsidR="00350CFB" w:rsidRDefault="00283FFF">
      <w:pPr>
        <w:pStyle w:val="BodyText"/>
        <w:spacing w:before="1"/>
        <w:rPr>
          <w:sz w:val="19"/>
        </w:rPr>
      </w:pPr>
      <w:r>
        <w:rPr>
          <w:noProof/>
          <w:sz w:val="19"/>
        </w:rPr>
        <mc:AlternateContent>
          <mc:Choice Requires="wps">
            <w:drawing>
              <wp:anchor distT="0" distB="0" distL="0" distR="0" simplePos="0" relativeHeight="487589376" behindDoc="1" locked="0" layoutInCell="1" allowOverlap="1" wp14:anchorId="00DC26DE" wp14:editId="00DC26DF">
                <wp:simplePos x="0" y="0"/>
                <wp:positionH relativeFrom="page">
                  <wp:posOffset>1331849</wp:posOffset>
                </wp:positionH>
                <wp:positionV relativeFrom="paragraph">
                  <wp:posOffset>154815</wp:posOffset>
                </wp:positionV>
                <wp:extent cx="4896485"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96485" cy="1270"/>
                        </a:xfrm>
                        <a:custGeom>
                          <a:avLst/>
                          <a:gdLst/>
                          <a:ahLst/>
                          <a:cxnLst/>
                          <a:rect l="l" t="t" r="r" b="b"/>
                          <a:pathLst>
                            <a:path w="4896485">
                              <a:moveTo>
                                <a:pt x="0" y="0"/>
                              </a:moveTo>
                              <a:lnTo>
                                <a:pt x="4896294" y="0"/>
                              </a:lnTo>
                            </a:path>
                          </a:pathLst>
                        </a:custGeom>
                        <a:ln w="1214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2C5518E" id="Graphic 5" o:spid="_x0000_s1026" style="position:absolute;margin-left:104.85pt;margin-top:12.2pt;width:385.55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489648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" path="m,l4896294,e" filled="f" strokeweight=".33739mm">
                <v:path arrowok="t"/>
                <w10:wrap type="topAndBottom" anchorx="page"/>
              </v:shape>
            </w:pict>
          </mc:Fallback>
        </mc:AlternateContent>
      </w:r>
    </w:p>
    <w:p w14:paraId="00DC1C3A" w14:textId="77777777" w:rsidR="00350CFB" w:rsidRDefault="00283FFF">
      <w:pPr>
        <w:spacing w:before="54"/>
        <w:ind w:left="1175"/>
      </w:pPr>
      <w:r>
        <w:t>Symbol</w:t>
      </w:r>
      <w:r>
        <w:rPr>
          <w:spacing w:val="65"/>
          <w:w w:val="150"/>
        </w:rPr>
        <w:t xml:space="preserve"> </w:t>
      </w:r>
      <w:r>
        <w:rPr>
          <w:spacing w:val="-2"/>
        </w:rPr>
        <w:t>Meaning</w:t>
      </w:r>
    </w:p>
    <w:p w14:paraId="00DC1C3B" w14:textId="77777777" w:rsidR="00350CFB" w:rsidRDefault="00283FFF">
      <w:pPr>
        <w:pStyle w:val="BodyText"/>
        <w:rPr>
          <w:sz w:val="5"/>
        </w:rPr>
      </w:pPr>
      <w:r>
        <w:rPr>
          <w:noProof/>
          <w:sz w:val="5"/>
        </w:rPr>
        <mc:AlternateContent>
          <mc:Choice Requires="wps">
            <w:drawing>
              <wp:anchor distT="0" distB="0" distL="0" distR="0" simplePos="0" relativeHeight="487589888" behindDoc="1" locked="0" layoutInCell="1" allowOverlap="1" wp14:anchorId="00DC26E0" wp14:editId="00DC26E1">
                <wp:simplePos x="0" y="0"/>
                <wp:positionH relativeFrom="page">
                  <wp:posOffset>1331849</wp:posOffset>
                </wp:positionH>
                <wp:positionV relativeFrom="paragraph">
                  <wp:posOffset>52246</wp:posOffset>
                </wp:positionV>
                <wp:extent cx="4896485"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96485" cy="1270"/>
                        </a:xfrm>
                        <a:custGeom>
                          <a:avLst/>
                          <a:gdLst/>
                          <a:ahLst/>
                          <a:cxnLst/>
                          <a:rect l="l" t="t" r="r" b="b"/>
                          <a:pathLst>
                            <a:path w="4896485">
                              <a:moveTo>
                                <a:pt x="0" y="0"/>
                              </a:moveTo>
                              <a:lnTo>
                                <a:pt x="4896294" y="0"/>
                              </a:lnTo>
                            </a:path>
                          </a:pathLst>
                        </a:custGeom>
                        <a:ln w="759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21062A2" id="Graphic 6" o:spid="_x0000_s1026" style="position:absolute;margin-left:104.85pt;margin-top:4.1pt;width:385.55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489648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" path="m,l4896294,e" filled="f" strokeweight=".21089mm">
                <v:path arrowok="t"/>
                <w10:wrap type="topAndBottom" anchorx="page"/>
              </v:shape>
            </w:pict>
          </mc:Fallback>
        </mc:AlternateContent>
      </w:r>
    </w:p>
    <w:p w14:paraId="00DC1C3C" w14:textId="77777777" w:rsidR="00350CFB" w:rsidRDefault="00283FFF">
      <w:pPr>
        <w:spacing w:line="344" w:lineRule="exact"/>
        <w:ind w:left="1175"/>
        <w:rPr>
          <w:rFonts w:ascii="Arial Unicode MS" w:hAnsi="Arial Unicode MS"/>
        </w:rPr>
      </w:pPr>
      <w:r>
        <w:rPr>
          <w:i/>
          <w:w w:val="105"/>
        </w:rPr>
        <w:t>G</w:t>
      </w:r>
      <w:r>
        <w:rPr>
          <w:w w:val="105"/>
          <w:vertAlign w:val="subscript"/>
        </w:rPr>
        <w:t>approve</w:t>
      </w:r>
      <w:r>
        <w:rPr>
          <w:spacing w:val="50"/>
          <w:w w:val="105"/>
        </w:rPr>
        <w:t xml:space="preserve"> </w:t>
      </w:r>
      <w:r>
        <w:rPr>
          <w:w w:val="105"/>
        </w:rPr>
        <w:t>Directed</w:t>
      </w:r>
      <w:r>
        <w:rPr>
          <w:spacing w:val="30"/>
          <w:w w:val="105"/>
        </w:rPr>
        <w:t xml:space="preserve"> </w:t>
      </w:r>
      <w:r>
        <w:rPr>
          <w:w w:val="105"/>
        </w:rPr>
        <w:t>endorsement</w:t>
      </w:r>
      <w:r>
        <w:rPr>
          <w:spacing w:val="30"/>
          <w:w w:val="105"/>
        </w:rPr>
        <w:t xml:space="preserve"> </w:t>
      </w:r>
      <w:r>
        <w:rPr>
          <w:w w:val="105"/>
        </w:rPr>
        <w:t>graph</w:t>
      </w:r>
      <w:r>
        <w:rPr>
          <w:spacing w:val="30"/>
          <w:w w:val="105"/>
        </w:rPr>
        <w:t xml:space="preserve"> </w:t>
      </w:r>
      <w:r>
        <w:rPr>
          <w:w w:val="105"/>
        </w:rPr>
        <w:t>from</w:t>
      </w:r>
      <w:r>
        <w:rPr>
          <w:spacing w:val="30"/>
          <w:w w:val="105"/>
        </w:rPr>
        <w:t xml:space="preserve"> </w:t>
      </w:r>
      <w:r>
        <w:rPr>
          <w:w w:val="105"/>
        </w:rPr>
        <w:t>latest</w:t>
      </w:r>
      <w:r>
        <w:rPr>
          <w:spacing w:val="31"/>
          <w:w w:val="105"/>
        </w:rPr>
        <w:t xml:space="preserve"> </w:t>
      </w:r>
      <w:r>
        <w:rPr>
          <w:w w:val="105"/>
        </w:rPr>
        <w:t>ERC-20</w:t>
      </w:r>
      <w:r>
        <w:rPr>
          <w:spacing w:val="30"/>
          <w:w w:val="105"/>
        </w:rPr>
        <w:t xml:space="preserve"> </w:t>
      </w:r>
      <w:r>
        <w:rPr>
          <w:w w:val="105"/>
        </w:rPr>
        <w:t>allowances</w:t>
      </w:r>
      <w:r>
        <w:rPr>
          <w:spacing w:val="30"/>
          <w:w w:val="105"/>
        </w:rPr>
        <w:t xml:space="preserve"> </w:t>
      </w:r>
      <w:r>
        <w:rPr>
          <w:w w:val="105"/>
        </w:rPr>
        <w:t>(owner</w:t>
      </w:r>
      <w:r>
        <w:rPr>
          <w:spacing w:val="27"/>
          <w:w w:val="110"/>
        </w:rPr>
        <w:t xml:space="preserve"> </w:t>
      </w:r>
      <w:r>
        <w:rPr>
          <w:rFonts w:ascii="Arial Unicode MS" w:hAnsi="Arial Unicode MS"/>
          <w:spacing w:val="-10"/>
          <w:w w:val="110"/>
        </w:rPr>
        <w:t>→</w:t>
      </w:r>
    </w:p>
    <w:p w14:paraId="00DC1C3D" w14:textId="77777777" w:rsidR="00350CFB" w:rsidRDefault="00283FFF">
      <w:pPr>
        <w:spacing w:line="234" w:lineRule="exact"/>
        <w:ind w:left="2009"/>
      </w:pPr>
      <w:r>
        <w:rPr>
          <w:spacing w:val="-2"/>
        </w:rPr>
        <w:t>spender)</w:t>
      </w:r>
    </w:p>
    <w:p w14:paraId="00DC1C3E" w14:textId="77777777" w:rsidR="00350CFB" w:rsidRDefault="00283FFF">
      <w:pPr>
        <w:spacing w:before="18"/>
        <w:ind w:left="1175"/>
      </w:pPr>
      <w:r>
        <w:rPr>
          <w:i/>
        </w:rPr>
        <w:t>G</w:t>
      </w:r>
      <w:r>
        <w:rPr>
          <w:vertAlign w:val="subscript"/>
        </w:rPr>
        <w:t>transfer</w:t>
      </w:r>
      <w:r>
        <w:rPr>
          <w:spacing w:val="31"/>
        </w:rPr>
        <w:t xml:space="preserve">  </w:t>
      </w:r>
      <w:r>
        <w:t>Directed</w:t>
      </w:r>
      <w:r>
        <w:rPr>
          <w:spacing w:val="-2"/>
        </w:rPr>
        <w:t xml:space="preserve"> </w:t>
      </w:r>
      <w:r>
        <w:t>transfer</w:t>
      </w:r>
      <w:r>
        <w:rPr>
          <w:spacing w:val="-2"/>
        </w:rPr>
        <w:t xml:space="preserve"> </w:t>
      </w:r>
      <w:r>
        <w:t>graph</w:t>
      </w:r>
      <w:r>
        <w:rPr>
          <w:spacing w:val="-2"/>
        </w:rPr>
        <w:t xml:space="preserve"> </w:t>
      </w:r>
      <w:r>
        <w:t>with</w:t>
      </w:r>
      <w:r>
        <w:rPr>
          <w:spacing w:val="-2"/>
        </w:rPr>
        <w:t xml:space="preserve"> </w:t>
      </w:r>
      <w:r>
        <w:t>time-decayed</w:t>
      </w:r>
      <w:r>
        <w:rPr>
          <w:spacing w:val="-2"/>
        </w:rPr>
        <w:t xml:space="preserve"> </w:t>
      </w:r>
      <w:r>
        <w:t>edge</w:t>
      </w:r>
      <w:r>
        <w:rPr>
          <w:spacing w:val="-2"/>
        </w:rPr>
        <w:t xml:space="preserve"> </w:t>
      </w:r>
      <w:r>
        <w:t>weights</w:t>
      </w:r>
      <w:r>
        <w:rPr>
          <w:spacing w:val="-1"/>
        </w:rPr>
        <w:t xml:space="preserve"> </w:t>
      </w:r>
      <w:r>
        <w:t>(AWP</w:t>
      </w:r>
      <w:r>
        <w:rPr>
          <w:spacing w:val="-2"/>
        </w:rPr>
        <w:t xml:space="preserve"> input)</w:t>
      </w:r>
    </w:p>
    <w:p w14:paraId="00DC1C3F" w14:textId="77777777" w:rsidR="00350CFB" w:rsidRDefault="00283FFF">
      <w:pPr>
        <w:tabs>
          <w:tab w:val="left" w:pos="2009"/>
        </w:tabs>
        <w:spacing w:before="18"/>
        <w:ind w:left="1175"/>
      </w:pPr>
      <w:r>
        <w:rPr>
          <w:i/>
          <w:spacing w:val="-10"/>
        </w:rPr>
        <w:t>n</w:t>
      </w:r>
      <w:r>
        <w:rPr>
          <w:i/>
        </w:rPr>
        <w:tab/>
      </w:r>
      <w:r>
        <w:t>Alignment-cohort</w:t>
      </w:r>
      <w:r>
        <w:rPr>
          <w:spacing w:val="3"/>
        </w:rPr>
        <w:t xml:space="preserve"> </w:t>
      </w:r>
      <w:r>
        <w:t>size</w:t>
      </w:r>
      <w:r>
        <w:rPr>
          <w:spacing w:val="3"/>
        </w:rPr>
        <w:t xml:space="preserve"> </w:t>
      </w:r>
      <w:r>
        <w:t>(primary</w:t>
      </w:r>
      <w:r>
        <w:rPr>
          <w:spacing w:val="3"/>
        </w:rPr>
        <w:t xml:space="preserve"> </w:t>
      </w:r>
      <w:r>
        <w:t>comparison:</w:t>
      </w:r>
      <w:r>
        <w:rPr>
          <w:spacing w:val="22"/>
        </w:rPr>
        <w:t xml:space="preserve"> </w:t>
      </w:r>
      <w:r>
        <w:rPr>
          <w:i/>
        </w:rPr>
        <w:t>n</w:t>
      </w:r>
      <w:r>
        <w:rPr>
          <w:i/>
          <w:spacing w:val="10"/>
        </w:rPr>
        <w:t xml:space="preserve"> </w:t>
      </w:r>
      <w:r>
        <w:t>=</w:t>
      </w:r>
      <w:r>
        <w:rPr>
          <w:spacing w:val="9"/>
        </w:rPr>
        <w:t xml:space="preserve"> </w:t>
      </w:r>
      <w:r>
        <w:rPr>
          <w:spacing w:val="-2"/>
        </w:rPr>
        <w:t>5</w:t>
      </w:r>
      <w:r>
        <w:rPr>
          <w:i/>
          <w:spacing w:val="-2"/>
        </w:rPr>
        <w:t>,</w:t>
      </w:r>
      <w:r>
        <w:rPr>
          <w:spacing w:val="-2"/>
        </w:rPr>
        <w:t>521)</w:t>
      </w:r>
    </w:p>
    <w:p w14:paraId="00DC1C40" w14:textId="77777777" w:rsidR="00350CFB" w:rsidRDefault="00283FFF">
      <w:pPr>
        <w:tabs>
          <w:tab w:val="left" w:pos="2009"/>
        </w:tabs>
        <w:spacing w:before="18"/>
        <w:ind w:left="1175"/>
      </w:pPr>
      <w:r>
        <w:rPr>
          <w:i/>
          <w:spacing w:val="-10"/>
        </w:rPr>
        <w:t>N</w:t>
      </w:r>
      <w:r>
        <w:rPr>
          <w:i/>
        </w:rPr>
        <w:tab/>
      </w:r>
      <w:r>
        <w:t>Expanded</w:t>
      </w:r>
      <w:r>
        <w:rPr>
          <w:spacing w:val="5"/>
        </w:rPr>
        <w:t xml:space="preserve"> </w:t>
      </w:r>
      <w:r>
        <w:t>wallet-pool</w:t>
      </w:r>
      <w:r>
        <w:rPr>
          <w:spacing w:val="5"/>
        </w:rPr>
        <w:t xml:space="preserve"> </w:t>
      </w:r>
      <w:r>
        <w:t>size</w:t>
      </w:r>
      <w:r>
        <w:rPr>
          <w:spacing w:val="5"/>
        </w:rPr>
        <w:t xml:space="preserve"> </w:t>
      </w:r>
      <w:r>
        <w:t>(scaling:</w:t>
      </w:r>
      <w:r>
        <w:rPr>
          <w:spacing w:val="24"/>
        </w:rPr>
        <w:t xml:space="preserve"> </w:t>
      </w:r>
      <w:r>
        <w:rPr>
          <w:i/>
        </w:rPr>
        <w:t>N</w:t>
      </w:r>
      <w:r>
        <w:rPr>
          <w:i/>
          <w:spacing w:val="38"/>
        </w:rPr>
        <w:t xml:space="preserve"> </w:t>
      </w:r>
      <w:r>
        <w:t>=</w:t>
      </w:r>
      <w:r>
        <w:rPr>
          <w:spacing w:val="12"/>
        </w:rPr>
        <w:t xml:space="preserve"> </w:t>
      </w:r>
      <w:r>
        <w:rPr>
          <w:spacing w:val="-2"/>
        </w:rPr>
        <w:t>31</w:t>
      </w:r>
      <w:r>
        <w:rPr>
          <w:i/>
          <w:spacing w:val="-2"/>
        </w:rPr>
        <w:t>,</w:t>
      </w:r>
      <w:r>
        <w:rPr>
          <w:spacing w:val="-2"/>
        </w:rPr>
        <w:t>612)</w:t>
      </w:r>
    </w:p>
    <w:p w14:paraId="00DC1C41" w14:textId="77777777" w:rsidR="00350CFB" w:rsidRDefault="00283FFF">
      <w:pPr>
        <w:tabs>
          <w:tab w:val="left" w:pos="2009"/>
        </w:tabs>
        <w:spacing w:before="18"/>
        <w:ind w:left="1175"/>
      </w:pPr>
      <w:r>
        <w:rPr>
          <w:i/>
          <w:spacing w:val="-10"/>
        </w:rPr>
        <w:t>d</w:t>
      </w:r>
      <w:r>
        <w:rPr>
          <w:i/>
        </w:rPr>
        <w:tab/>
      </w:r>
      <w:r>
        <w:t>PageRank</w:t>
      </w:r>
      <w:r>
        <w:rPr>
          <w:spacing w:val="-11"/>
        </w:rPr>
        <w:t xml:space="preserve"> </w:t>
      </w:r>
      <w:r>
        <w:t>damping</w:t>
      </w:r>
      <w:r>
        <w:rPr>
          <w:spacing w:val="-11"/>
        </w:rPr>
        <w:t xml:space="preserve"> </w:t>
      </w:r>
      <w:r>
        <w:t>(teleportation)</w:t>
      </w:r>
      <w:r>
        <w:rPr>
          <w:spacing w:val="-11"/>
        </w:rPr>
        <w:t xml:space="preserve"> </w:t>
      </w:r>
      <w:r>
        <w:rPr>
          <w:spacing w:val="-2"/>
        </w:rPr>
        <w:t>factor</w:t>
      </w:r>
    </w:p>
    <w:p w14:paraId="00DC1C42" w14:textId="77777777" w:rsidR="00350CFB" w:rsidRDefault="00283FFF">
      <w:pPr>
        <w:tabs>
          <w:tab w:val="left" w:pos="2009"/>
        </w:tabs>
        <w:spacing w:before="18"/>
        <w:ind w:left="1175"/>
      </w:pPr>
      <w:r>
        <w:rPr>
          <w:i/>
          <w:spacing w:val="-10"/>
        </w:rPr>
        <w:t>k</w:t>
      </w:r>
      <w:r>
        <w:rPr>
          <w:i/>
        </w:rPr>
        <w:tab/>
      </w:r>
      <w:r>
        <w:rPr>
          <w:spacing w:val="-2"/>
        </w:rPr>
        <w:t>AWP</w:t>
      </w:r>
      <w:r>
        <w:rPr>
          <w:spacing w:val="-1"/>
        </w:rPr>
        <w:t xml:space="preserve"> </w:t>
      </w:r>
      <w:r>
        <w:rPr>
          <w:spacing w:val="-2"/>
        </w:rPr>
        <w:t>logistic</w:t>
      </w:r>
      <w:r>
        <w:t xml:space="preserve"> </w:t>
      </w:r>
      <w:r>
        <w:rPr>
          <w:spacing w:val="-2"/>
        </w:rPr>
        <w:t>time-decay</w:t>
      </w:r>
      <w:r>
        <w:rPr>
          <w:spacing w:val="-1"/>
        </w:rPr>
        <w:t xml:space="preserve"> </w:t>
      </w:r>
      <w:r>
        <w:rPr>
          <w:spacing w:val="-2"/>
        </w:rPr>
        <w:t>steepness</w:t>
      </w:r>
    </w:p>
    <w:p w14:paraId="00DC1C43" w14:textId="77777777" w:rsidR="00350CFB" w:rsidRDefault="00283FFF">
      <w:pPr>
        <w:tabs>
          <w:tab w:val="left" w:pos="2009"/>
        </w:tabs>
        <w:spacing w:before="18"/>
        <w:ind w:left="1175"/>
      </w:pPr>
      <w:r>
        <w:rPr>
          <w:i/>
          <w:spacing w:val="-5"/>
        </w:rPr>
        <w:t>t</w:t>
      </w:r>
      <w:r>
        <w:rPr>
          <w:spacing w:val="-5"/>
          <w:vertAlign w:val="subscript"/>
        </w:rPr>
        <w:t>0</w:t>
      </w:r>
      <w:r>
        <w:tab/>
        <w:t>AWP</w:t>
      </w:r>
      <w:r>
        <w:rPr>
          <w:spacing w:val="-14"/>
        </w:rPr>
        <w:t xml:space="preserve"> </w:t>
      </w:r>
      <w:r>
        <w:t>logistic</w:t>
      </w:r>
      <w:r>
        <w:rPr>
          <w:spacing w:val="-13"/>
        </w:rPr>
        <w:t xml:space="preserve"> </w:t>
      </w:r>
      <w:r>
        <w:t>time-decay</w:t>
      </w:r>
      <w:r>
        <w:rPr>
          <w:spacing w:val="-13"/>
        </w:rPr>
        <w:t xml:space="preserve"> </w:t>
      </w:r>
      <w:r>
        <w:t>midpoint</w:t>
      </w:r>
      <w:r>
        <w:rPr>
          <w:spacing w:val="-13"/>
        </w:rPr>
        <w:t xml:space="preserve"> </w:t>
      </w:r>
      <w:r>
        <w:rPr>
          <w:spacing w:val="-2"/>
        </w:rPr>
        <w:t>(days)</w:t>
      </w:r>
    </w:p>
    <w:p w14:paraId="00DC1C44" w14:textId="77777777" w:rsidR="00350CFB" w:rsidRDefault="00283FFF">
      <w:pPr>
        <w:tabs>
          <w:tab w:val="left" w:pos="2009"/>
        </w:tabs>
        <w:spacing w:before="18"/>
        <w:ind w:left="1175"/>
      </w:pPr>
      <w:r>
        <w:rPr>
          <w:spacing w:val="-5"/>
          <w:w w:val="110"/>
        </w:rPr>
        <w:t>∆</w:t>
      </w:r>
      <w:r>
        <w:rPr>
          <w:i/>
          <w:spacing w:val="-5"/>
          <w:w w:val="110"/>
        </w:rPr>
        <w:t>t</w:t>
      </w:r>
      <w:r>
        <w:rPr>
          <w:i/>
        </w:rPr>
        <w:tab/>
      </w:r>
      <w:r>
        <w:t>Edge</w:t>
      </w:r>
      <w:r>
        <w:rPr>
          <w:spacing w:val="-9"/>
        </w:rPr>
        <w:t xml:space="preserve"> </w:t>
      </w:r>
      <w:r>
        <w:t>age</w:t>
      </w:r>
      <w:r>
        <w:rPr>
          <w:spacing w:val="-8"/>
        </w:rPr>
        <w:t xml:space="preserve"> </w:t>
      </w:r>
      <w:r>
        <w:t>in</w:t>
      </w:r>
      <w:r>
        <w:rPr>
          <w:spacing w:val="-8"/>
        </w:rPr>
        <w:t xml:space="preserve"> </w:t>
      </w:r>
      <w:r>
        <w:t>days</w:t>
      </w:r>
      <w:r>
        <w:rPr>
          <w:spacing w:val="-8"/>
        </w:rPr>
        <w:t xml:space="preserve"> </w:t>
      </w:r>
      <w:r>
        <w:t>for</w:t>
      </w:r>
      <w:r>
        <w:rPr>
          <w:spacing w:val="-8"/>
        </w:rPr>
        <w:t xml:space="preserve"> </w:t>
      </w:r>
      <w:r>
        <w:t>AWP</w:t>
      </w:r>
      <w:r>
        <w:rPr>
          <w:spacing w:val="-8"/>
        </w:rPr>
        <w:t xml:space="preserve"> </w:t>
      </w:r>
      <w:r>
        <w:rPr>
          <w:spacing w:val="-2"/>
        </w:rPr>
        <w:t>decay</w:t>
      </w:r>
    </w:p>
    <w:p w14:paraId="00DC1C45" w14:textId="77777777" w:rsidR="00350CFB" w:rsidRDefault="00283FFF">
      <w:pPr>
        <w:tabs>
          <w:tab w:val="left" w:pos="2009"/>
        </w:tabs>
        <w:spacing w:before="18"/>
        <w:ind w:left="1175"/>
      </w:pPr>
      <w:r>
        <w:rPr>
          <w:i/>
          <w:spacing w:val="-2"/>
        </w:rPr>
        <w:t>σ</w:t>
      </w:r>
      <w:r>
        <w:rPr>
          <w:spacing w:val="-2"/>
        </w:rPr>
        <w:t>(∆</w:t>
      </w:r>
      <w:r>
        <w:rPr>
          <w:i/>
          <w:spacing w:val="-2"/>
        </w:rPr>
        <w:t>t</w:t>
      </w:r>
      <w:r>
        <w:rPr>
          <w:spacing w:val="-2"/>
        </w:rPr>
        <w:t>)</w:t>
      </w:r>
      <w:r>
        <w:tab/>
        <w:t>Logistic</w:t>
      </w:r>
      <w:r>
        <w:rPr>
          <w:spacing w:val="-7"/>
        </w:rPr>
        <w:t xml:space="preserve"> </w:t>
      </w:r>
      <w:r>
        <w:t>decay</w:t>
      </w:r>
      <w:r>
        <w:rPr>
          <w:spacing w:val="-7"/>
        </w:rPr>
        <w:t xml:space="preserve"> </w:t>
      </w:r>
      <w:r>
        <w:t>weight</w:t>
      </w:r>
      <w:r>
        <w:rPr>
          <w:spacing w:val="-6"/>
        </w:rPr>
        <w:t xml:space="preserve"> </w:t>
      </w:r>
      <w:r>
        <w:t>applied</w:t>
      </w:r>
      <w:r>
        <w:rPr>
          <w:spacing w:val="-7"/>
        </w:rPr>
        <w:t xml:space="preserve"> </w:t>
      </w:r>
      <w:r>
        <w:t>to</w:t>
      </w:r>
      <w:r>
        <w:rPr>
          <w:spacing w:val="-6"/>
        </w:rPr>
        <w:t xml:space="preserve"> </w:t>
      </w:r>
      <w:r>
        <w:t>transfer</w:t>
      </w:r>
      <w:r>
        <w:rPr>
          <w:spacing w:val="-7"/>
        </w:rPr>
        <w:t xml:space="preserve"> </w:t>
      </w:r>
      <w:r>
        <w:rPr>
          <w:spacing w:val="-2"/>
        </w:rPr>
        <w:t>edges</w:t>
      </w:r>
    </w:p>
    <w:p w14:paraId="00DC1C46" w14:textId="77777777" w:rsidR="00350CFB" w:rsidRDefault="00283FFF">
      <w:pPr>
        <w:tabs>
          <w:tab w:val="left" w:pos="2009"/>
        </w:tabs>
        <w:spacing w:before="18"/>
        <w:ind w:left="1175"/>
      </w:pPr>
      <w:r>
        <w:rPr>
          <w:i/>
          <w:spacing w:val="-10"/>
        </w:rPr>
        <w:t>ρ</w:t>
      </w:r>
      <w:r>
        <w:rPr>
          <w:i/>
        </w:rPr>
        <w:tab/>
      </w:r>
      <w:r>
        <w:t>Spearman’s</w:t>
      </w:r>
      <w:r>
        <w:rPr>
          <w:spacing w:val="-13"/>
        </w:rPr>
        <w:t xml:space="preserve"> </w:t>
      </w:r>
      <w:r>
        <w:t>rank</w:t>
      </w:r>
      <w:r>
        <w:rPr>
          <w:spacing w:val="-13"/>
        </w:rPr>
        <w:t xml:space="preserve"> </w:t>
      </w:r>
      <w:r>
        <w:t>correlation</w:t>
      </w:r>
      <w:r>
        <w:rPr>
          <w:spacing w:val="-13"/>
        </w:rPr>
        <w:t xml:space="preserve"> </w:t>
      </w:r>
      <w:r>
        <w:rPr>
          <w:spacing w:val="-2"/>
        </w:rPr>
        <w:t>coefficient</w:t>
      </w:r>
    </w:p>
    <w:p w14:paraId="00DC1C47" w14:textId="77777777" w:rsidR="00350CFB" w:rsidRDefault="00283FFF">
      <w:pPr>
        <w:tabs>
          <w:tab w:val="left" w:pos="2009"/>
        </w:tabs>
        <w:spacing w:before="18" w:line="225" w:lineRule="exact"/>
        <w:ind w:left="1175"/>
      </w:pPr>
      <w:r>
        <w:rPr>
          <w:i/>
          <w:spacing w:val="-10"/>
        </w:rPr>
        <w:t>τ</w:t>
      </w:r>
      <w:r>
        <w:rPr>
          <w:i/>
        </w:rPr>
        <w:tab/>
      </w:r>
      <w:r>
        <w:t>Kendall’s</w:t>
      </w:r>
      <w:r>
        <w:rPr>
          <w:spacing w:val="-13"/>
        </w:rPr>
        <w:t xml:space="preserve"> </w:t>
      </w:r>
      <w:r>
        <w:t>rank</w:t>
      </w:r>
      <w:r>
        <w:rPr>
          <w:spacing w:val="-12"/>
        </w:rPr>
        <w:t xml:space="preserve"> </w:t>
      </w:r>
      <w:r>
        <w:t>correlation</w:t>
      </w:r>
      <w:r>
        <w:rPr>
          <w:spacing w:val="-12"/>
        </w:rPr>
        <w:t xml:space="preserve"> </w:t>
      </w:r>
      <w:r>
        <w:rPr>
          <w:spacing w:val="-2"/>
        </w:rPr>
        <w:t>coefficient</w:t>
      </w:r>
    </w:p>
    <w:p w14:paraId="00DC1C48" w14:textId="77777777" w:rsidR="00350CFB" w:rsidRDefault="00283FFF">
      <w:pPr>
        <w:tabs>
          <w:tab w:val="left" w:pos="2009"/>
        </w:tabs>
        <w:spacing w:line="299" w:lineRule="exact"/>
        <w:ind w:left="1175"/>
      </w:pPr>
      <w:r>
        <w:rPr>
          <w:rFonts w:ascii="Arial Unicode MS"/>
          <w:spacing w:val="-5"/>
        </w:rPr>
        <w:t>|</w:t>
      </w:r>
      <w:r>
        <w:rPr>
          <w:i/>
          <w:spacing w:val="-5"/>
        </w:rPr>
        <w:t>E</w:t>
      </w:r>
      <w:r>
        <w:rPr>
          <w:rFonts w:ascii="Arial Unicode MS"/>
          <w:spacing w:val="-5"/>
        </w:rPr>
        <w:t>|</w:t>
      </w:r>
      <w:r>
        <w:rPr>
          <w:rFonts w:ascii="Arial Unicode MS"/>
        </w:rPr>
        <w:tab/>
      </w:r>
      <w:r>
        <w:t>Number</w:t>
      </w:r>
      <w:r>
        <w:rPr>
          <w:spacing w:val="-7"/>
        </w:rPr>
        <w:t xml:space="preserve"> </w:t>
      </w:r>
      <w:r>
        <w:t>of</w:t>
      </w:r>
      <w:r>
        <w:rPr>
          <w:spacing w:val="-6"/>
        </w:rPr>
        <w:t xml:space="preserve"> </w:t>
      </w:r>
      <w:r>
        <w:t>directed</w:t>
      </w:r>
      <w:r>
        <w:rPr>
          <w:spacing w:val="-6"/>
        </w:rPr>
        <w:t xml:space="preserve"> </w:t>
      </w:r>
      <w:r>
        <w:t>edges</w:t>
      </w:r>
      <w:r>
        <w:rPr>
          <w:spacing w:val="-6"/>
        </w:rPr>
        <w:t xml:space="preserve"> </w:t>
      </w:r>
      <w:r>
        <w:t>in</w:t>
      </w:r>
      <w:r>
        <w:rPr>
          <w:spacing w:val="-7"/>
        </w:rPr>
        <w:t xml:space="preserve"> </w:t>
      </w:r>
      <w:r>
        <w:t>a</w:t>
      </w:r>
      <w:r>
        <w:rPr>
          <w:spacing w:val="-6"/>
        </w:rPr>
        <w:t xml:space="preserve"> </w:t>
      </w:r>
      <w:r>
        <w:t>reputation</w:t>
      </w:r>
      <w:r>
        <w:rPr>
          <w:spacing w:val="-6"/>
        </w:rPr>
        <w:t xml:space="preserve"> </w:t>
      </w:r>
      <w:r>
        <w:rPr>
          <w:spacing w:val="-4"/>
        </w:rPr>
        <w:t>graph</w:t>
      </w:r>
    </w:p>
    <w:p w14:paraId="00DC1C49" w14:textId="77777777" w:rsidR="00350CFB" w:rsidRDefault="00283FFF">
      <w:pPr>
        <w:tabs>
          <w:tab w:val="left" w:pos="2009"/>
        </w:tabs>
        <w:spacing w:line="308" w:lineRule="exact"/>
        <w:ind w:left="1175"/>
      </w:pPr>
      <w:r>
        <w:rPr>
          <w:rFonts w:ascii="Arial Unicode MS"/>
          <w:spacing w:val="-10"/>
        </w:rPr>
        <w:t>W</w:t>
      </w:r>
      <w:r>
        <w:rPr>
          <w:rFonts w:ascii="Arial Unicode MS"/>
        </w:rPr>
        <w:tab/>
      </w:r>
      <w:r>
        <w:t>Set</w:t>
      </w:r>
      <w:r>
        <w:rPr>
          <w:spacing w:val="-7"/>
        </w:rPr>
        <w:t xml:space="preserve"> </w:t>
      </w:r>
      <w:r>
        <w:t>of</w:t>
      </w:r>
      <w:r>
        <w:rPr>
          <w:spacing w:val="-6"/>
        </w:rPr>
        <w:t xml:space="preserve"> </w:t>
      </w:r>
      <w:r>
        <w:t>wallets</w:t>
      </w:r>
      <w:r>
        <w:rPr>
          <w:spacing w:val="-6"/>
        </w:rPr>
        <w:t xml:space="preserve"> </w:t>
      </w:r>
      <w:r>
        <w:t>in</w:t>
      </w:r>
      <w:r>
        <w:rPr>
          <w:spacing w:val="-6"/>
        </w:rPr>
        <w:t xml:space="preserve"> </w:t>
      </w:r>
      <w:r>
        <w:t>the</w:t>
      </w:r>
      <w:r>
        <w:rPr>
          <w:spacing w:val="-6"/>
        </w:rPr>
        <w:t xml:space="preserve"> </w:t>
      </w:r>
      <w:r>
        <w:t>evaluation</w:t>
      </w:r>
      <w:r>
        <w:rPr>
          <w:spacing w:val="-6"/>
        </w:rPr>
        <w:t xml:space="preserve"> </w:t>
      </w:r>
      <w:r>
        <w:rPr>
          <w:spacing w:val="-2"/>
        </w:rPr>
        <w:t>cohort</w:t>
      </w:r>
    </w:p>
    <w:p w14:paraId="00DC1C4A" w14:textId="77777777" w:rsidR="00350CFB" w:rsidRDefault="00283FFF">
      <w:pPr>
        <w:tabs>
          <w:tab w:val="left" w:pos="2009"/>
        </w:tabs>
        <w:spacing w:line="234" w:lineRule="exact"/>
        <w:ind w:left="1175"/>
      </w:pPr>
      <w:r>
        <w:rPr>
          <w:i/>
          <w:spacing w:val="-4"/>
        </w:rPr>
        <w:t>s</w:t>
      </w:r>
      <w:r>
        <w:rPr>
          <w:spacing w:val="-4"/>
        </w:rPr>
        <w:t>(</w:t>
      </w:r>
      <w:r>
        <w:rPr>
          <w:i/>
          <w:spacing w:val="-4"/>
        </w:rPr>
        <w:t>w</w:t>
      </w:r>
      <w:r>
        <w:rPr>
          <w:spacing w:val="-4"/>
        </w:rPr>
        <w:t>)</w:t>
      </w:r>
      <w:r>
        <w:tab/>
        <w:t>Reputation</w:t>
      </w:r>
      <w:r>
        <w:rPr>
          <w:spacing w:val="-4"/>
        </w:rPr>
        <w:t xml:space="preserve"> </w:t>
      </w:r>
      <w:r>
        <w:t>score</w:t>
      </w:r>
      <w:r>
        <w:rPr>
          <w:spacing w:val="-4"/>
        </w:rPr>
        <w:t xml:space="preserve"> </w:t>
      </w:r>
      <w:r>
        <w:t>of</w:t>
      </w:r>
      <w:r>
        <w:rPr>
          <w:spacing w:val="-4"/>
        </w:rPr>
        <w:t xml:space="preserve"> </w:t>
      </w:r>
      <w:r>
        <w:t>wallet</w:t>
      </w:r>
      <w:r>
        <w:rPr>
          <w:spacing w:val="-4"/>
        </w:rPr>
        <w:t xml:space="preserve"> </w:t>
      </w:r>
      <w:r>
        <w:rPr>
          <w:i/>
        </w:rPr>
        <w:t>w</w:t>
      </w:r>
      <w:r>
        <w:rPr>
          <w:i/>
          <w:spacing w:val="2"/>
        </w:rPr>
        <w:t xml:space="preserve"> </w:t>
      </w:r>
      <w:r>
        <w:t>under</w:t>
      </w:r>
      <w:r>
        <w:rPr>
          <w:spacing w:val="-4"/>
        </w:rPr>
        <w:t xml:space="preserve"> </w:t>
      </w:r>
      <w:r>
        <w:t>a</w:t>
      </w:r>
      <w:r>
        <w:rPr>
          <w:spacing w:val="-4"/>
        </w:rPr>
        <w:t xml:space="preserve"> </w:t>
      </w:r>
      <w:r>
        <w:t>given</w:t>
      </w:r>
      <w:r>
        <w:rPr>
          <w:spacing w:val="-4"/>
        </w:rPr>
        <w:t xml:space="preserve"> </w:t>
      </w:r>
      <w:r>
        <w:rPr>
          <w:spacing w:val="-2"/>
        </w:rPr>
        <w:t>method</w:t>
      </w:r>
    </w:p>
    <w:p w14:paraId="00DC1C4B" w14:textId="77777777" w:rsidR="00350CFB" w:rsidRDefault="00283FFF">
      <w:pPr>
        <w:tabs>
          <w:tab w:val="left" w:pos="2009"/>
        </w:tabs>
        <w:spacing w:before="18"/>
        <w:ind w:left="1175"/>
        <w:rPr>
          <w:i/>
        </w:rPr>
      </w:pPr>
      <w:r>
        <w:rPr>
          <w:i/>
          <w:spacing w:val="-4"/>
        </w:rPr>
        <w:t>p</w:t>
      </w:r>
      <w:r>
        <w:rPr>
          <w:spacing w:val="-4"/>
        </w:rPr>
        <w:t>(</w:t>
      </w:r>
      <w:r>
        <w:rPr>
          <w:i/>
          <w:spacing w:val="-4"/>
        </w:rPr>
        <w:t>w</w:t>
      </w:r>
      <w:r>
        <w:rPr>
          <w:spacing w:val="-4"/>
        </w:rPr>
        <w:t>)</w:t>
      </w:r>
      <w:r>
        <w:tab/>
      </w:r>
      <w:r>
        <w:rPr>
          <w:spacing w:val="-2"/>
        </w:rPr>
        <w:t>Validation-proxy</w:t>
      </w:r>
      <w:r>
        <w:t xml:space="preserve"> </w:t>
      </w:r>
      <w:r>
        <w:rPr>
          <w:spacing w:val="-2"/>
        </w:rPr>
        <w:t>value</w:t>
      </w:r>
      <w:r>
        <w:rPr>
          <w:spacing w:val="1"/>
        </w:rPr>
        <w:t xml:space="preserve"> </w:t>
      </w:r>
      <w:r>
        <w:rPr>
          <w:spacing w:val="-2"/>
        </w:rPr>
        <w:t>for</w:t>
      </w:r>
      <w:r>
        <w:rPr>
          <w:spacing w:val="1"/>
        </w:rPr>
        <w:t xml:space="preserve"> </w:t>
      </w:r>
      <w:r>
        <w:rPr>
          <w:spacing w:val="-2"/>
        </w:rPr>
        <w:t>wallet</w:t>
      </w:r>
      <w:r>
        <w:rPr>
          <w:spacing w:val="1"/>
        </w:rPr>
        <w:t xml:space="preserve"> </w:t>
      </w:r>
      <w:r>
        <w:rPr>
          <w:i/>
          <w:spacing w:val="-10"/>
        </w:rPr>
        <w:t>w</w:t>
      </w:r>
    </w:p>
    <w:p w14:paraId="00DC1C4C" w14:textId="77777777" w:rsidR="00350CFB" w:rsidRDefault="00283FFF">
      <w:pPr>
        <w:pStyle w:val="BodyText"/>
        <w:spacing w:before="4"/>
        <w:rPr>
          <w:i/>
          <w:sz w:val="5"/>
        </w:rPr>
      </w:pPr>
      <w:r>
        <w:rPr>
          <w:i/>
          <w:noProof/>
          <w:sz w:val="5"/>
        </w:rPr>
        <mc:AlternateContent>
          <mc:Choice Requires="wps">
            <w:drawing>
              <wp:anchor distT="0" distB="0" distL="0" distR="0" simplePos="0" relativeHeight="487590400" behindDoc="1" locked="0" layoutInCell="1" allowOverlap="1" wp14:anchorId="00DC26E2" wp14:editId="00DC26E3">
                <wp:simplePos x="0" y="0"/>
                <wp:positionH relativeFrom="page">
                  <wp:posOffset>1331849</wp:posOffset>
                </wp:positionH>
                <wp:positionV relativeFrom="paragraph">
                  <wp:posOffset>54289</wp:posOffset>
                </wp:positionV>
                <wp:extent cx="4896485"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96485" cy="1270"/>
                        </a:xfrm>
                        <a:custGeom>
                          <a:avLst/>
                          <a:gdLst/>
                          <a:ahLst/>
                          <a:cxnLst/>
                          <a:rect l="l" t="t" r="r" b="b"/>
                          <a:pathLst>
                            <a:path w="4896485">
                              <a:moveTo>
                                <a:pt x="0" y="0"/>
                              </a:moveTo>
                              <a:lnTo>
                                <a:pt x="4896294" y="0"/>
                              </a:lnTo>
                            </a:path>
                          </a:pathLst>
                        </a:custGeom>
                        <a:ln w="1214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3A4FCE9" id="Graphic 7" o:spid="_x0000_s1026" style="position:absolute;margin-left:104.85pt;margin-top:4.25pt;width:385.55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489648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" path="m,l4896294,e" filled="f" strokeweight=".33739mm">
                <v:path arrowok="t"/>
                <w10:wrap type="topAndBottom" anchorx="page"/>
              </v:shape>
            </w:pict>
          </mc:Fallback>
        </mc:AlternateContent>
      </w:r>
    </w:p>
    <w:p w14:paraId="00DC1C4D" w14:textId="77777777" w:rsidR="00350CFB" w:rsidRDefault="00350CFB">
      <w:pPr>
        <w:pStyle w:val="BodyText"/>
        <w:rPr>
          <w:i/>
          <w:sz w:val="5"/>
        </w:rPr>
        <w:sectPr w:rsidR="00350CFB">
          <w:pgSz w:w="11910" w:h="16840"/>
          <w:pgMar w:top="1920" w:right="708" w:bottom="2300" w:left="992" w:header="0" w:footer="2115" w:gutter="0"/>
          <w:cols w:space="720"/>
        </w:sectPr>
      </w:pPr>
    </w:p>
    <w:p w14:paraId="00DC1C4E" w14:textId="77777777" w:rsidR="00350CFB" w:rsidRDefault="00350CFB">
      <w:pPr>
        <w:pStyle w:val="BodyText"/>
        <w:rPr>
          <w:i/>
          <w:sz w:val="34"/>
        </w:rPr>
      </w:pPr>
    </w:p>
    <w:p w14:paraId="00DC1C4F" w14:textId="77777777" w:rsidR="00350CFB" w:rsidRDefault="00350CFB">
      <w:pPr>
        <w:pStyle w:val="BodyText"/>
        <w:spacing w:before="197"/>
        <w:rPr>
          <w:i/>
          <w:sz w:val="34"/>
        </w:rPr>
      </w:pPr>
    </w:p>
    <w:p w14:paraId="00DC1C50" w14:textId="77777777" w:rsidR="00350CFB" w:rsidRDefault="00283FFF">
      <w:pPr>
        <w:pStyle w:val="Heading1"/>
        <w:numPr>
          <w:ilvl w:val="0"/>
          <w:numId w:val="26"/>
        </w:numPr>
        <w:tabs>
          <w:tab w:val="left" w:pos="625"/>
        </w:tabs>
        <w:ind w:left="625" w:hanging="343"/>
        <w:jc w:val="both"/>
      </w:pPr>
      <w:bookmarkStart w:id="18" w:name="Introduction_and_Research_Problem"/>
      <w:bookmarkStart w:id="19" w:name="_bookmark4"/>
      <w:bookmarkEnd w:id="18"/>
      <w:bookmarkEnd w:id="19"/>
      <w:r>
        <w:t>Introduction</w:t>
      </w:r>
      <w:r>
        <w:rPr>
          <w:spacing w:val="5"/>
        </w:rPr>
        <w:t xml:space="preserve"> </w:t>
      </w:r>
      <w:r>
        <w:t>and</w:t>
      </w:r>
      <w:r>
        <w:rPr>
          <w:spacing w:val="6"/>
        </w:rPr>
        <w:t xml:space="preserve"> </w:t>
      </w:r>
      <w:r>
        <w:t>Research</w:t>
      </w:r>
      <w:r>
        <w:rPr>
          <w:spacing w:val="5"/>
        </w:rPr>
        <w:t xml:space="preserve"> </w:t>
      </w:r>
      <w:r>
        <w:rPr>
          <w:spacing w:val="-2"/>
        </w:rPr>
        <w:t>Problem</w:t>
      </w:r>
    </w:p>
    <w:p w14:paraId="00DC1C51" w14:textId="77777777" w:rsidR="00350CFB" w:rsidRDefault="00350CFB">
      <w:pPr>
        <w:pStyle w:val="BodyText"/>
        <w:spacing w:before="28"/>
        <w:rPr>
          <w:b/>
          <w:sz w:val="34"/>
        </w:rPr>
      </w:pPr>
    </w:p>
    <w:p w14:paraId="00DC1C52" w14:textId="77777777" w:rsidR="00350CFB" w:rsidRDefault="00283FFF">
      <w:pPr>
        <w:pStyle w:val="BodyText"/>
        <w:spacing w:line="396" w:lineRule="auto"/>
        <w:ind w:left="273" w:right="522" w:firstLine="8"/>
        <w:jc w:val="both"/>
      </w:pPr>
      <w:commentRangeStart w:id="20"/>
      <w:r>
        <w:t>Decentralized Finance (DeFi) has transformed how capital is allocated on public blockchains, en-</w:t>
      </w:r>
      <w:r>
        <w:rPr>
          <w:spacing w:val="-2"/>
        </w:rPr>
        <w:t>abling lending, borrowing, and leveraged trading without traditional financial intermediaries</w:t>
      </w:r>
      <w:r>
        <w:rPr>
          <w:spacing w:val="-3"/>
        </w:rPr>
        <w:t xml:space="preserve"> </w:t>
      </w:r>
      <w:hyperlink w:anchor="_bookmark161" w:history="1">
        <w:r>
          <w:rPr>
            <w:spacing w:val="-2"/>
            <w:vertAlign w:val="superscript"/>
          </w:rPr>
          <w:t>[28]</w:t>
        </w:r>
      </w:hyperlink>
      <w:r>
        <w:rPr>
          <w:spacing w:val="-2"/>
          <w:vertAlign w:val="superscript"/>
        </w:rPr>
        <w:t>,</w:t>
      </w:r>
      <w:hyperlink w:anchor="_bookmark186" w:history="1">
        <w:r>
          <w:rPr>
            <w:spacing w:val="-2"/>
            <w:vertAlign w:val="superscript"/>
          </w:rPr>
          <w:t>[53]</w:t>
        </w:r>
      </w:hyperlink>
      <w:r>
        <w:rPr>
          <w:spacing w:val="-2"/>
        </w:rPr>
        <w:t xml:space="preserve">. </w:t>
      </w:r>
      <w:r>
        <w:t>Yet</w:t>
      </w:r>
      <w:r>
        <w:rPr>
          <w:spacing w:val="-9"/>
        </w:rPr>
        <w:t xml:space="preserve"> </w:t>
      </w:r>
      <w:r>
        <w:t>most</w:t>
      </w:r>
      <w:r>
        <w:rPr>
          <w:spacing w:val="-9"/>
        </w:rPr>
        <w:t xml:space="preserve"> </w:t>
      </w:r>
      <w:r>
        <w:t>credit-like</w:t>
      </w:r>
      <w:r>
        <w:rPr>
          <w:spacing w:val="-9"/>
        </w:rPr>
        <w:t xml:space="preserve"> </w:t>
      </w:r>
      <w:r>
        <w:t>interactions</w:t>
      </w:r>
      <w:r>
        <w:rPr>
          <w:spacing w:val="-9"/>
        </w:rPr>
        <w:t xml:space="preserve"> </w:t>
      </w:r>
      <w:r>
        <w:t>remain</w:t>
      </w:r>
      <w:r>
        <w:rPr>
          <w:spacing w:val="-9"/>
        </w:rPr>
        <w:t xml:space="preserve"> </w:t>
      </w:r>
      <w:r>
        <w:t>highly</w:t>
      </w:r>
      <w:r>
        <w:rPr>
          <w:spacing w:val="-9"/>
        </w:rPr>
        <w:t xml:space="preserve"> </w:t>
      </w:r>
      <w:r>
        <w:t>collateralized</w:t>
      </w:r>
      <w:r>
        <w:rPr>
          <w:spacing w:val="-9"/>
        </w:rPr>
        <w:t xml:space="preserve"> </w:t>
      </w:r>
      <w:r>
        <w:t>because</w:t>
      </w:r>
      <w:r>
        <w:rPr>
          <w:spacing w:val="-9"/>
        </w:rPr>
        <w:t xml:space="preserve"> </w:t>
      </w:r>
      <w:r>
        <w:t>protocols</w:t>
      </w:r>
      <w:r>
        <w:rPr>
          <w:spacing w:val="-9"/>
        </w:rPr>
        <w:t xml:space="preserve"> </w:t>
      </w:r>
      <w:r>
        <w:t>cannot</w:t>
      </w:r>
      <w:r>
        <w:rPr>
          <w:spacing w:val="-9"/>
        </w:rPr>
        <w:t xml:space="preserve"> </w:t>
      </w:r>
      <w:r>
        <w:t>rely</w:t>
      </w:r>
      <w:r>
        <w:rPr>
          <w:spacing w:val="-9"/>
        </w:rPr>
        <w:t xml:space="preserve"> </w:t>
      </w:r>
      <w:r>
        <w:t>on</w:t>
      </w:r>
      <w:r>
        <w:rPr>
          <w:spacing w:val="-9"/>
        </w:rPr>
        <w:t xml:space="preserve"> </w:t>
      </w:r>
      <w:r>
        <w:t xml:space="preserve">off-chain identity systems or conventional credit histories </w:t>
      </w:r>
      <w:hyperlink w:anchor="_bookmark159" w:history="1">
        <w:r>
          <w:rPr>
            <w:vertAlign w:val="superscript"/>
          </w:rPr>
          <w:t>[26]</w:t>
        </w:r>
      </w:hyperlink>
      <w:r>
        <w:rPr>
          <w:vertAlign w:val="superscript"/>
        </w:rPr>
        <w:t>,</w:t>
      </w:r>
      <w:hyperlink w:anchor="_bookmark181" w:history="1">
        <w:r>
          <w:rPr>
            <w:vertAlign w:val="superscript"/>
          </w:rPr>
          <w:t>[48]</w:t>
        </w:r>
      </w:hyperlink>
      <w:r>
        <w:t>.</w:t>
      </w:r>
      <w:r>
        <w:rPr>
          <w:spacing w:val="40"/>
        </w:rPr>
        <w:t xml:space="preserve"> </w:t>
      </w:r>
      <w:r>
        <w:t>In a pseudonymous environment, the</w:t>
      </w:r>
      <w:r>
        <w:rPr>
          <w:spacing w:val="-10"/>
        </w:rPr>
        <w:t xml:space="preserve"> </w:t>
      </w:r>
      <w:r>
        <w:t>operational</w:t>
      </w:r>
      <w:r>
        <w:rPr>
          <w:spacing w:val="-10"/>
        </w:rPr>
        <w:t xml:space="preserve"> </w:t>
      </w:r>
      <w:r>
        <w:t>challenge</w:t>
      </w:r>
      <w:r>
        <w:rPr>
          <w:spacing w:val="-10"/>
        </w:rPr>
        <w:t xml:space="preserve"> </w:t>
      </w:r>
      <w:r>
        <w:t>is</w:t>
      </w:r>
      <w:r>
        <w:rPr>
          <w:spacing w:val="-10"/>
        </w:rPr>
        <w:t xml:space="preserve"> </w:t>
      </w:r>
      <w:r>
        <w:t>to</w:t>
      </w:r>
      <w:r>
        <w:rPr>
          <w:spacing w:val="-10"/>
        </w:rPr>
        <w:t xml:space="preserve"> </w:t>
      </w:r>
      <w:r>
        <w:t>allocate</w:t>
      </w:r>
      <w:r>
        <w:rPr>
          <w:spacing w:val="-10"/>
        </w:rPr>
        <w:t xml:space="preserve"> </w:t>
      </w:r>
      <w:r>
        <w:t>capital</w:t>
      </w:r>
      <w:r>
        <w:rPr>
          <w:spacing w:val="-10"/>
        </w:rPr>
        <w:t xml:space="preserve"> </w:t>
      </w:r>
      <w:r>
        <w:t>safely:</w:t>
      </w:r>
      <w:r>
        <w:rPr>
          <w:spacing w:val="14"/>
        </w:rPr>
        <w:t xml:space="preserve"> </w:t>
      </w:r>
      <w:r>
        <w:t>distinguishing</w:t>
      </w:r>
      <w:r>
        <w:rPr>
          <w:spacing w:val="-10"/>
        </w:rPr>
        <w:t xml:space="preserve"> </w:t>
      </w:r>
      <w:r>
        <w:t>wallets</w:t>
      </w:r>
      <w:r>
        <w:rPr>
          <w:spacing w:val="-10"/>
        </w:rPr>
        <w:t xml:space="preserve"> </w:t>
      </w:r>
      <w:r>
        <w:t>that</w:t>
      </w:r>
      <w:r>
        <w:rPr>
          <w:spacing w:val="-10"/>
        </w:rPr>
        <w:t xml:space="preserve"> </w:t>
      </w:r>
      <w:r>
        <w:t>manage</w:t>
      </w:r>
      <w:r>
        <w:rPr>
          <w:spacing w:val="-10"/>
        </w:rPr>
        <w:t xml:space="preserve"> </w:t>
      </w:r>
      <w:r>
        <w:t>leveraged exposure reliably from those that exhibit repeated losses, liquidations, or adversarial behavior.</w:t>
      </w:r>
      <w:commentRangeEnd w:id="20"/>
      <w:r w:rsidR="000A61CA">
        <w:rPr>
          <w:rStyle w:val="CommentReference"/>
          <w:sz w:val="24"/>
          <w:szCs w:val="24"/>
        </w:rPr>
        <w:commentReference w:id="20"/>
      </w:r>
    </w:p>
    <w:p w14:paraId="00DC1C53" w14:textId="60AD3A9B" w:rsidR="00350CFB" w:rsidRDefault="00283FFF">
      <w:pPr>
        <w:pStyle w:val="BodyText"/>
        <w:spacing w:before="20" w:line="393" w:lineRule="auto"/>
        <w:ind w:left="282" w:right="522" w:hanging="8"/>
        <w:jc w:val="both"/>
      </w:pPr>
      <w:r>
        <w:t xml:space="preserve">This </w:t>
      </w:r>
      <w:del w:id="21" w:author="Moulla, Donatien Koulla" w:date="2026-08-27T13:38:00Z">
        <w:r>
          <w:delText xml:space="preserve">dissertation </w:delText>
        </w:r>
      </w:del>
      <w:ins w:id="22" w:author="Moulla, Donatien Koulla" w:date="2026-08-27T13:38:00Z">
        <w:r>
          <w:t xml:space="preserve">thesis </w:t>
        </w:r>
      </w:ins>
      <w:r>
        <w:t>addresses a concrete research problem within that setting:</w:t>
      </w:r>
      <w:r>
        <w:rPr>
          <w:spacing w:val="40"/>
        </w:rPr>
        <w:t xml:space="preserve"> </w:t>
      </w:r>
      <w:r>
        <w:t xml:space="preserve">whether an on-chain </w:t>
      </w:r>
      <w:r>
        <w:rPr>
          <w:spacing w:val="-2"/>
        </w:rPr>
        <w:t>reputation</w:t>
      </w:r>
      <w:r>
        <w:rPr>
          <w:spacing w:val="-13"/>
        </w:rPr>
        <w:t xml:space="preserve"> </w:t>
      </w:r>
      <w:r>
        <w:rPr>
          <w:spacing w:val="-2"/>
        </w:rPr>
        <w:t>score</w:t>
      </w:r>
      <w:r>
        <w:rPr>
          <w:spacing w:val="-13"/>
        </w:rPr>
        <w:t xml:space="preserve"> </w:t>
      </w:r>
      <w:r>
        <w:rPr>
          <w:spacing w:val="-2"/>
        </w:rPr>
        <w:t xml:space="preserve">built from ERC-20 </w:t>
      </w:r>
      <w:r>
        <w:rPr>
          <w:rFonts w:ascii="Courier New" w:hAnsi="Courier New"/>
          <w:spacing w:val="-2"/>
        </w:rPr>
        <w:t>approve</w:t>
      </w:r>
      <w:r>
        <w:rPr>
          <w:spacing w:val="-2"/>
        </w:rPr>
        <w:t>/</w:t>
      </w:r>
      <w:r>
        <w:rPr>
          <w:rFonts w:ascii="Courier New" w:hAnsi="Courier New"/>
          <w:spacing w:val="-2"/>
        </w:rPr>
        <w:t>permit</w:t>
      </w:r>
      <w:r>
        <w:rPr>
          <w:rFonts w:ascii="Courier New" w:hAnsi="Courier New"/>
          <w:spacing w:val="-34"/>
        </w:rPr>
        <w:t xml:space="preserve"> </w:t>
      </w:r>
      <w:r>
        <w:rPr>
          <w:spacing w:val="-2"/>
        </w:rPr>
        <w:t xml:space="preserve">allowances—implemented as </w:t>
      </w:r>
      <w:r>
        <w:rPr>
          <w:b/>
          <w:spacing w:val="-2"/>
        </w:rPr>
        <w:t>EndorseR-</w:t>
      </w:r>
      <w:r>
        <w:rPr>
          <w:b/>
        </w:rPr>
        <w:t>ank</w:t>
      </w:r>
      <w:r>
        <w:t>—can reduce computational cost, represent endorsement semantics more faithfully, and yield a</w:t>
      </w:r>
      <w:r>
        <w:rPr>
          <w:spacing w:val="-3"/>
        </w:rPr>
        <w:t xml:space="preserve"> </w:t>
      </w:r>
      <w:r>
        <w:t>distinct</w:t>
      </w:r>
      <w:r>
        <w:rPr>
          <w:spacing w:val="-3"/>
        </w:rPr>
        <w:t xml:space="preserve"> </w:t>
      </w:r>
      <w:r>
        <w:t>yet</w:t>
      </w:r>
      <w:r>
        <w:rPr>
          <w:spacing w:val="-3"/>
        </w:rPr>
        <w:t xml:space="preserve"> </w:t>
      </w:r>
      <w:r>
        <w:t>credible</w:t>
      </w:r>
      <w:r>
        <w:rPr>
          <w:spacing w:val="-3"/>
        </w:rPr>
        <w:t xml:space="preserve"> </w:t>
      </w:r>
      <w:r>
        <w:t>alignment</w:t>
      </w:r>
      <w:r>
        <w:rPr>
          <w:spacing w:val="-3"/>
        </w:rPr>
        <w:t xml:space="preserve"> </w:t>
      </w:r>
      <w:r>
        <w:t>profile</w:t>
      </w:r>
      <w:r>
        <w:rPr>
          <w:spacing w:val="-3"/>
        </w:rPr>
        <w:t xml:space="preserve"> </w:t>
      </w:r>
      <w:r>
        <w:t>compared</w:t>
      </w:r>
      <w:r>
        <w:rPr>
          <w:spacing w:val="-3"/>
        </w:rPr>
        <w:t xml:space="preserve"> </w:t>
      </w:r>
      <w:r>
        <w:t>with</w:t>
      </w:r>
      <w:r>
        <w:rPr>
          <w:spacing w:val="-3"/>
        </w:rPr>
        <w:t xml:space="preserve"> </w:t>
      </w:r>
      <w:r>
        <w:t>transfer-based</w:t>
      </w:r>
      <w:r>
        <w:rPr>
          <w:spacing w:val="-3"/>
        </w:rPr>
        <w:t xml:space="preserve"> </w:t>
      </w:r>
      <w:r>
        <w:t>Adaptive</w:t>
      </w:r>
      <w:r>
        <w:rPr>
          <w:spacing w:val="-3"/>
        </w:rPr>
        <w:t xml:space="preserve"> </w:t>
      </w:r>
      <w:r>
        <w:t>Weighted</w:t>
      </w:r>
      <w:r>
        <w:rPr>
          <w:spacing w:val="-3"/>
        </w:rPr>
        <w:t xml:space="preserve"> </w:t>
      </w:r>
      <w:r>
        <w:t>PageR-ank</w:t>
      </w:r>
      <w:r>
        <w:rPr>
          <w:spacing w:val="-8"/>
        </w:rPr>
        <w:t xml:space="preserve"> </w:t>
      </w:r>
      <w:r>
        <w:t>(AWP)</w:t>
      </w:r>
      <w:r>
        <w:rPr>
          <w:spacing w:val="-8"/>
        </w:rPr>
        <w:t xml:space="preserve"> </w:t>
      </w:r>
      <w:r>
        <w:t>on</w:t>
      </w:r>
      <w:r>
        <w:rPr>
          <w:spacing w:val="-8"/>
        </w:rPr>
        <w:t xml:space="preserve"> </w:t>
      </w:r>
      <w:r>
        <w:rPr>
          <w:b/>
        </w:rPr>
        <w:t>Arbitrum</w:t>
      </w:r>
      <w:r>
        <w:rPr>
          <w:b/>
          <w:spacing w:val="-8"/>
        </w:rPr>
        <w:t xml:space="preserve"> </w:t>
      </w:r>
      <w:r>
        <w:rPr>
          <w:b/>
        </w:rPr>
        <w:t>One</w:t>
      </w:r>
      <w:r>
        <w:t>. The</w:t>
      </w:r>
      <w:r>
        <w:rPr>
          <w:spacing w:val="-8"/>
        </w:rPr>
        <w:t xml:space="preserve"> </w:t>
      </w:r>
      <w:r>
        <w:t>primary</w:t>
      </w:r>
      <w:r>
        <w:rPr>
          <w:spacing w:val="-8"/>
        </w:rPr>
        <w:t xml:space="preserve"> </w:t>
      </w:r>
      <w:r>
        <w:t>empirical</w:t>
      </w:r>
      <w:r>
        <w:rPr>
          <w:spacing w:val="-8"/>
        </w:rPr>
        <w:t xml:space="preserve"> </w:t>
      </w:r>
      <w:r>
        <w:t>comparison</w:t>
      </w:r>
      <w:r>
        <w:rPr>
          <w:spacing w:val="-8"/>
        </w:rPr>
        <w:t xml:space="preserve"> </w:t>
      </w:r>
      <w:r>
        <w:t>is</w:t>
      </w:r>
      <w:r>
        <w:rPr>
          <w:spacing w:val="-8"/>
        </w:rPr>
        <w:t xml:space="preserve"> </w:t>
      </w:r>
      <w:r>
        <w:rPr>
          <w:b/>
        </w:rPr>
        <w:t>EndorseRank</w:t>
      </w:r>
      <w:r>
        <w:rPr>
          <w:b/>
          <w:spacing w:val="-8"/>
        </w:rPr>
        <w:t xml:space="preserve"> </w:t>
      </w:r>
      <w:r>
        <w:rPr>
          <w:b/>
        </w:rPr>
        <w:t>versus</w:t>
      </w:r>
      <w:r>
        <w:rPr>
          <w:b/>
          <w:spacing w:val="-8"/>
        </w:rPr>
        <w:t xml:space="preserve"> </w:t>
      </w:r>
      <w:r>
        <w:rPr>
          <w:b/>
        </w:rPr>
        <w:t xml:space="preserve">AWP </w:t>
      </w:r>
      <w:r>
        <w:t>on an identical wallet sample, validated with five proxy families (including GMX V2 perpetual outcomes) under the rank-correlation framework of Do et al.</w:t>
      </w:r>
      <w:hyperlink w:anchor="_bookmark149" w:history="1">
        <w:r>
          <w:rPr>
            <w:vertAlign w:val="superscript"/>
          </w:rPr>
          <w:t>[16]</w:t>
        </w:r>
      </w:hyperlink>
      <w:r>
        <w:t>.</w:t>
      </w:r>
    </w:p>
    <w:p w14:paraId="00DC1C54" w14:textId="5D300D8B" w:rsidR="00350CFB" w:rsidRDefault="00283FFF">
      <w:pPr>
        <w:pStyle w:val="BodyText"/>
        <w:spacing w:before="21" w:line="396" w:lineRule="auto"/>
        <w:ind w:left="282" w:right="558"/>
        <w:jc w:val="both"/>
      </w:pPr>
      <w:r>
        <w:t>In</w:t>
      </w:r>
      <w:r>
        <w:rPr>
          <w:spacing w:val="-12"/>
        </w:rPr>
        <w:t xml:space="preserve"> </w:t>
      </w:r>
      <w:r>
        <w:t>this</w:t>
      </w:r>
      <w:r>
        <w:rPr>
          <w:spacing w:val="-12"/>
        </w:rPr>
        <w:t xml:space="preserve"> </w:t>
      </w:r>
      <w:r>
        <w:t>study,</w:t>
      </w:r>
      <w:r>
        <w:rPr>
          <w:spacing w:val="-11"/>
        </w:rPr>
        <w:t xml:space="preserve"> </w:t>
      </w:r>
      <w:r>
        <w:rPr>
          <w:b/>
        </w:rPr>
        <w:t>on-chain</w:t>
      </w:r>
      <w:r>
        <w:rPr>
          <w:b/>
          <w:spacing w:val="-12"/>
        </w:rPr>
        <w:t xml:space="preserve"> </w:t>
      </w:r>
      <w:r>
        <w:rPr>
          <w:b/>
        </w:rPr>
        <w:t>reputation</w:t>
      </w:r>
      <w:r>
        <w:rPr>
          <w:b/>
          <w:spacing w:val="-12"/>
        </w:rPr>
        <w:t xml:space="preserve"> </w:t>
      </w:r>
      <w:r>
        <w:rPr>
          <w:b/>
        </w:rPr>
        <w:t>score</w:t>
      </w:r>
      <w:r>
        <w:rPr>
          <w:b/>
          <w:spacing w:val="-11"/>
        </w:rPr>
        <w:t xml:space="preserve"> </w:t>
      </w:r>
      <w:r>
        <w:t>computation</w:t>
      </w:r>
      <w:r>
        <w:rPr>
          <w:spacing w:val="-12"/>
        </w:rPr>
        <w:t xml:space="preserve"> </w:t>
      </w:r>
      <w:r>
        <w:t>refers</w:t>
      </w:r>
      <w:r>
        <w:rPr>
          <w:spacing w:val="-12"/>
        </w:rPr>
        <w:t xml:space="preserve"> </w:t>
      </w:r>
      <w:r>
        <w:t>to</w:t>
      </w:r>
      <w:r>
        <w:rPr>
          <w:spacing w:val="-11"/>
        </w:rPr>
        <w:t xml:space="preserve"> </w:t>
      </w:r>
      <w:r>
        <w:t>deriving</w:t>
      </w:r>
      <w:r>
        <w:rPr>
          <w:spacing w:val="-11"/>
        </w:rPr>
        <w:t xml:space="preserve"> </w:t>
      </w:r>
      <w:r>
        <w:t>a</w:t>
      </w:r>
      <w:r>
        <w:rPr>
          <w:spacing w:val="-11"/>
        </w:rPr>
        <w:t xml:space="preserve"> </w:t>
      </w:r>
      <w:r>
        <w:t>quantitative</w:t>
      </w:r>
      <w:r>
        <w:rPr>
          <w:spacing w:val="-11"/>
        </w:rPr>
        <w:t xml:space="preserve"> </w:t>
      </w:r>
      <w:r>
        <w:t>wallet</w:t>
      </w:r>
      <w:r>
        <w:rPr>
          <w:spacing w:val="-12"/>
        </w:rPr>
        <w:t xml:space="preserve"> </w:t>
      </w:r>
      <w:r>
        <w:t>score from</w:t>
      </w:r>
      <w:r>
        <w:rPr>
          <w:spacing w:val="-2"/>
        </w:rPr>
        <w:t xml:space="preserve"> </w:t>
      </w:r>
      <w:r>
        <w:t>observable</w:t>
      </w:r>
      <w:r>
        <w:rPr>
          <w:spacing w:val="-3"/>
        </w:rPr>
        <w:t xml:space="preserve"> </w:t>
      </w:r>
      <w:r>
        <w:t>on-chain</w:t>
      </w:r>
      <w:r>
        <w:rPr>
          <w:spacing w:val="-2"/>
        </w:rPr>
        <w:t xml:space="preserve"> </w:t>
      </w:r>
      <w:r>
        <w:t>behavior</w:t>
      </w:r>
      <w:r>
        <w:rPr>
          <w:spacing w:val="-3"/>
        </w:rPr>
        <w:t xml:space="preserve"> </w:t>
      </w:r>
      <w:r>
        <w:t>and</w:t>
      </w:r>
      <w:r>
        <w:rPr>
          <w:spacing w:val="-2"/>
        </w:rPr>
        <w:t xml:space="preserve"> </w:t>
      </w:r>
      <w:r>
        <w:t>relationships</w:t>
      </w:r>
      <w:r>
        <w:rPr>
          <w:spacing w:val="-3"/>
        </w:rPr>
        <w:t xml:space="preserve"> </w:t>
      </w:r>
      <w:r>
        <w:t>without</w:t>
      </w:r>
      <w:r>
        <w:rPr>
          <w:spacing w:val="-2"/>
        </w:rPr>
        <w:t xml:space="preserve"> </w:t>
      </w:r>
      <w:r>
        <w:t>off-chain</w:t>
      </w:r>
      <w:r>
        <w:rPr>
          <w:spacing w:val="-3"/>
        </w:rPr>
        <w:t xml:space="preserve"> </w:t>
      </w:r>
      <w:r>
        <w:t>identity</w:t>
      </w:r>
      <w:r>
        <w:rPr>
          <w:spacing w:val="-2"/>
        </w:rPr>
        <w:t xml:space="preserve"> </w:t>
      </w:r>
      <w:hyperlink w:anchor="_bookmark149" w:history="1">
        <w:r>
          <w:rPr>
            <w:vertAlign w:val="superscript"/>
          </w:rPr>
          <w:t>[16]</w:t>
        </w:r>
      </w:hyperlink>
      <w:r>
        <w:t>.</w:t>
      </w:r>
      <w:r>
        <w:rPr>
          <w:spacing w:val="23"/>
        </w:rPr>
        <w:t xml:space="preserve"> </w:t>
      </w:r>
      <w:r>
        <w:t>EndorseRank produces such a score from allowance-based endorsement edges.</w:t>
      </w:r>
      <w:r>
        <w:rPr>
          <w:spacing w:val="40"/>
        </w:rPr>
        <w:t xml:space="preserve"> </w:t>
      </w:r>
      <w:r>
        <w:t>The remainder of this chapter situates the problem historically and economically, motivates allowance-based reputation, states the</w:t>
      </w:r>
      <w:r>
        <w:rPr>
          <w:spacing w:val="-5"/>
        </w:rPr>
        <w:t xml:space="preserve"> </w:t>
      </w:r>
      <w:r>
        <w:t>research</w:t>
      </w:r>
      <w:r>
        <w:rPr>
          <w:spacing w:val="-5"/>
        </w:rPr>
        <w:t xml:space="preserve"> </w:t>
      </w:r>
      <w:r>
        <w:t>problem</w:t>
      </w:r>
      <w:r>
        <w:rPr>
          <w:spacing w:val="-5"/>
        </w:rPr>
        <w:t xml:space="preserve"> </w:t>
      </w:r>
      <w:r>
        <w:t>and</w:t>
      </w:r>
      <w:r>
        <w:rPr>
          <w:spacing w:val="-5"/>
        </w:rPr>
        <w:t xml:space="preserve"> </w:t>
      </w:r>
      <w:r>
        <w:t>questions,</w:t>
      </w:r>
      <w:r>
        <w:rPr>
          <w:spacing w:val="-5"/>
        </w:rPr>
        <w:t xml:space="preserve"> </w:t>
      </w:r>
      <w:r>
        <w:t>defines</w:t>
      </w:r>
      <w:r>
        <w:rPr>
          <w:spacing w:val="-5"/>
        </w:rPr>
        <w:t xml:space="preserve"> </w:t>
      </w:r>
      <w:r>
        <w:t>key</w:t>
      </w:r>
      <w:r>
        <w:rPr>
          <w:spacing w:val="-5"/>
        </w:rPr>
        <w:t xml:space="preserve"> </w:t>
      </w:r>
      <w:r>
        <w:t>constructs,</w:t>
      </w:r>
      <w:r>
        <w:rPr>
          <w:spacing w:val="-5"/>
        </w:rPr>
        <w:t xml:space="preserve"> </w:t>
      </w:r>
      <w:r>
        <w:t>and</w:t>
      </w:r>
      <w:r>
        <w:rPr>
          <w:spacing w:val="-5"/>
        </w:rPr>
        <w:t xml:space="preserve"> </w:t>
      </w:r>
      <w:r>
        <w:t>outlines</w:t>
      </w:r>
      <w:r>
        <w:rPr>
          <w:spacing w:val="-5"/>
        </w:rPr>
        <w:t xml:space="preserve"> </w:t>
      </w:r>
      <w:r>
        <w:t>contributions,</w:t>
      </w:r>
      <w:r>
        <w:rPr>
          <w:spacing w:val="-5"/>
        </w:rPr>
        <w:t xml:space="preserve"> </w:t>
      </w:r>
      <w:r>
        <w:t>scope,</w:t>
      </w:r>
      <w:r>
        <w:rPr>
          <w:spacing w:val="-5"/>
        </w:rPr>
        <w:t xml:space="preserve"> </w:t>
      </w:r>
      <w:r>
        <w:t xml:space="preserve">and </w:t>
      </w:r>
      <w:bookmarkStart w:id="23" w:name="Background:_DeFi,_collateralization,_and"/>
      <w:bookmarkStart w:id="24" w:name="_bookmark5"/>
      <w:bookmarkEnd w:id="23"/>
      <w:bookmarkEnd w:id="24"/>
      <w:r>
        <w:t xml:space="preserve">the </w:t>
      </w:r>
      <w:del w:id="25" w:author="Moulla, Donatien Koulla" w:date="2026-08-27T13:38:00Z">
        <w:r>
          <w:delText xml:space="preserve">dissertation </w:delText>
        </w:r>
      </w:del>
      <w:ins w:id="26" w:author="Moulla, Donatien Koulla" w:date="2026-08-27T13:38:00Z">
        <w:r>
          <w:t xml:space="preserve">thesis </w:t>
        </w:r>
      </w:ins>
      <w:r>
        <w:t>roadmap.</w:t>
      </w:r>
    </w:p>
    <w:p w14:paraId="00DC1C55" w14:textId="77777777" w:rsidR="00350CFB" w:rsidRDefault="00350CFB">
      <w:pPr>
        <w:pStyle w:val="BodyText"/>
        <w:spacing w:line="396" w:lineRule="auto"/>
        <w:jc w:val="both"/>
        <w:sectPr w:rsidR="00350CFB">
          <w:pgSz w:w="11910" w:h="16840"/>
          <w:pgMar w:top="1920" w:right="708" w:bottom="2300" w:left="992" w:header="0" w:footer="2115" w:gutter="0"/>
          <w:cols w:space="720"/>
        </w:sectPr>
      </w:pPr>
    </w:p>
    <w:p w14:paraId="00DC1C56" w14:textId="77777777" w:rsidR="00350CFB" w:rsidRDefault="00283FFF">
      <w:pPr>
        <w:pStyle w:val="Heading2"/>
        <w:numPr>
          <w:ilvl w:val="1"/>
          <w:numId w:val="26"/>
        </w:numPr>
        <w:tabs>
          <w:tab w:val="left" w:pos="783"/>
        </w:tabs>
        <w:spacing w:before="112"/>
        <w:ind w:left="783" w:hanging="501"/>
      </w:pPr>
      <w:r>
        <w:lastRenderedPageBreak/>
        <w:t>Background:</w:t>
      </w:r>
      <w:r>
        <w:rPr>
          <w:spacing w:val="51"/>
        </w:rPr>
        <w:t xml:space="preserve"> </w:t>
      </w:r>
      <w:r>
        <w:t>DeFi,</w:t>
      </w:r>
      <w:r>
        <w:rPr>
          <w:spacing w:val="20"/>
        </w:rPr>
        <w:t xml:space="preserve"> </w:t>
      </w:r>
      <w:r>
        <w:t>collateralization,</w:t>
      </w:r>
      <w:r>
        <w:rPr>
          <w:spacing w:val="21"/>
        </w:rPr>
        <w:t xml:space="preserve"> </w:t>
      </w:r>
      <w:r>
        <w:t>and</w:t>
      </w:r>
      <w:r>
        <w:rPr>
          <w:spacing w:val="21"/>
        </w:rPr>
        <w:t xml:space="preserve"> </w:t>
      </w:r>
      <w:r>
        <w:rPr>
          <w:spacing w:val="-2"/>
        </w:rPr>
        <w:t>pseudonymity</w:t>
      </w:r>
    </w:p>
    <w:p w14:paraId="00DC1C57" w14:textId="77777777" w:rsidR="00350CFB" w:rsidRDefault="00350CFB">
      <w:pPr>
        <w:pStyle w:val="BodyText"/>
        <w:spacing w:before="24"/>
        <w:rPr>
          <w:b/>
          <w:sz w:val="28"/>
        </w:rPr>
      </w:pPr>
    </w:p>
    <w:p w14:paraId="00DC1C58" w14:textId="77777777" w:rsidR="00350CFB" w:rsidRDefault="00283FFF">
      <w:pPr>
        <w:pStyle w:val="BodyText"/>
        <w:spacing w:line="396" w:lineRule="auto"/>
        <w:ind w:left="282" w:right="563"/>
        <w:jc w:val="both"/>
      </w:pPr>
      <w:r>
        <w:t>Public blockchains introduced programmable settlement and open participation without a central operator</w:t>
      </w:r>
      <w:r>
        <w:rPr>
          <w:spacing w:val="-15"/>
        </w:rPr>
        <w:t xml:space="preserve"> </w:t>
      </w:r>
      <w:r>
        <w:rPr>
          <w:highlight w:val="yellow"/>
          <w:rPrChange w:id="27" w:author="Moulla, Donatien Koulla" w:date="2026-08-27T13:39:00Z">
            <w:rPr/>
          </w:rPrChange>
        </w:rPr>
        <w:fldChar w:fldCharType="begin"/>
      </w:r>
      <w:r>
        <w:rPr>
          <w:highlight w:val="yellow"/>
          <w:rPrChange w:id="28" w:author="Moulla, Donatien Koulla" w:date="2026-08-27T13:39:00Z">
            <w:rPr/>
          </w:rPrChange>
        </w:rPr>
        <w:instrText xml:space="preserve"> HYPERLINK \l "_bookmark179" </w:instrText>
      </w:r>
      <w:r w:rsidRPr="00CD69C4">
        <w:rPr>
          <w:highlight w:val="yellow"/>
        </w:rPr>
      </w:r>
      <w:r>
        <w:rPr>
          <w:highlight w:val="yellow"/>
          <w:rPrChange w:id="29" w:author="Moulla, Donatien Koulla" w:date="2026-08-27T13:39:00Z">
            <w:rPr>
              <w:vertAlign w:val="superscript"/>
            </w:rPr>
          </w:rPrChange>
        </w:rPr>
        <w:fldChar w:fldCharType="separate"/>
      </w:r>
      <w:r>
        <w:rPr>
          <w:highlight w:val="yellow"/>
          <w:vertAlign w:val="superscript"/>
          <w:rPrChange w:id="30" w:author="Moulla, Donatien Koulla" w:date="2026-08-27T13:39:00Z">
            <w:rPr>
              <w:vertAlign w:val="superscript"/>
            </w:rPr>
          </w:rPrChange>
        </w:rPr>
        <w:t>[46]</w:t>
      </w:r>
      <w:r>
        <w:rPr>
          <w:highlight w:val="yellow"/>
          <w:vertAlign w:val="superscript"/>
          <w:rPrChange w:id="31" w:author="Moulla, Donatien Koulla" w:date="2026-08-27T13:39:00Z">
            <w:rPr>
              <w:vertAlign w:val="superscript"/>
            </w:rPr>
          </w:rPrChange>
        </w:rPr>
        <w:fldChar w:fldCharType="end"/>
      </w:r>
      <w:r>
        <w:rPr>
          <w:highlight w:val="yellow"/>
          <w:vertAlign w:val="superscript"/>
          <w:rPrChange w:id="32" w:author="Moulla, Donatien Koulla" w:date="2026-08-27T13:39:00Z">
            <w:rPr>
              <w:vertAlign w:val="superscript"/>
            </w:rPr>
          </w:rPrChange>
        </w:rPr>
        <w:t>,</w:t>
      </w:r>
      <w:r>
        <w:rPr>
          <w:highlight w:val="yellow"/>
          <w:rPrChange w:id="33" w:author="Moulla, Donatien Koulla" w:date="2026-08-27T13:39:00Z">
            <w:rPr/>
          </w:rPrChange>
        </w:rPr>
        <w:fldChar w:fldCharType="begin"/>
      </w:r>
      <w:r>
        <w:rPr>
          <w:highlight w:val="yellow"/>
          <w:rPrChange w:id="34" w:author="Moulla, Donatien Koulla" w:date="2026-08-27T13:39:00Z">
            <w:rPr/>
          </w:rPrChange>
        </w:rPr>
        <w:instrText xml:space="preserve"> HYPERLINK \l "_bookmark193" </w:instrText>
      </w:r>
      <w:r w:rsidRPr="00CD69C4">
        <w:rPr>
          <w:highlight w:val="yellow"/>
        </w:rPr>
      </w:r>
      <w:r>
        <w:rPr>
          <w:highlight w:val="yellow"/>
          <w:rPrChange w:id="35" w:author="Moulla, Donatien Koulla" w:date="2026-08-27T13:39:00Z">
            <w:rPr>
              <w:vertAlign w:val="superscript"/>
            </w:rPr>
          </w:rPrChange>
        </w:rPr>
        <w:fldChar w:fldCharType="separate"/>
      </w:r>
      <w:r>
        <w:rPr>
          <w:highlight w:val="yellow"/>
          <w:vertAlign w:val="superscript"/>
          <w:rPrChange w:id="36" w:author="Moulla, Donatien Koulla" w:date="2026-08-27T13:39:00Z">
            <w:rPr>
              <w:vertAlign w:val="superscript"/>
            </w:rPr>
          </w:rPrChange>
        </w:rPr>
        <w:t>[60]</w:t>
      </w:r>
      <w:r>
        <w:rPr>
          <w:highlight w:val="yellow"/>
          <w:vertAlign w:val="superscript"/>
          <w:rPrChange w:id="37" w:author="Moulla, Donatien Koulla" w:date="2026-08-27T13:39:00Z">
            <w:rPr>
              <w:vertAlign w:val="superscript"/>
            </w:rPr>
          </w:rPrChange>
        </w:rPr>
        <w:fldChar w:fldCharType="end"/>
      </w:r>
      <w:r>
        <w:t>.</w:t>
      </w:r>
      <w:r>
        <w:rPr>
          <w:spacing w:val="-9"/>
        </w:rPr>
        <w:t xml:space="preserve"> </w:t>
      </w:r>
      <w:r>
        <w:t>Smart</w:t>
      </w:r>
      <w:r>
        <w:rPr>
          <w:spacing w:val="-15"/>
        </w:rPr>
        <w:t xml:space="preserve"> </w:t>
      </w:r>
      <w:r>
        <w:t>contracts</w:t>
      </w:r>
      <w:r>
        <w:rPr>
          <w:spacing w:val="-15"/>
        </w:rPr>
        <w:t xml:space="preserve"> </w:t>
      </w:r>
      <w:r>
        <w:t>encode</w:t>
      </w:r>
      <w:r>
        <w:rPr>
          <w:spacing w:val="-15"/>
        </w:rPr>
        <w:t xml:space="preserve"> </w:t>
      </w:r>
      <w:r>
        <w:t>agreement</w:t>
      </w:r>
      <w:r>
        <w:rPr>
          <w:spacing w:val="-15"/>
        </w:rPr>
        <w:t xml:space="preserve"> </w:t>
      </w:r>
      <w:r>
        <w:t>terms</w:t>
      </w:r>
      <w:r>
        <w:rPr>
          <w:spacing w:val="-15"/>
        </w:rPr>
        <w:t xml:space="preserve"> </w:t>
      </w:r>
      <w:r>
        <w:t>as</w:t>
      </w:r>
      <w:r>
        <w:rPr>
          <w:spacing w:val="-15"/>
        </w:rPr>
        <w:t xml:space="preserve"> </w:t>
      </w:r>
      <w:r>
        <w:t>self-executing</w:t>
      </w:r>
      <w:r>
        <w:rPr>
          <w:spacing w:val="-15"/>
        </w:rPr>
        <w:t xml:space="preserve"> </w:t>
      </w:r>
      <w:r>
        <w:t>code,</w:t>
      </w:r>
      <w:r>
        <w:rPr>
          <w:spacing w:val="-14"/>
        </w:rPr>
        <w:t xml:space="preserve"> </w:t>
      </w:r>
      <w:r>
        <w:t>enabling</w:t>
      </w:r>
      <w:r>
        <w:rPr>
          <w:spacing w:val="-15"/>
        </w:rPr>
        <w:t xml:space="preserve"> </w:t>
      </w:r>
      <w:r>
        <w:t>financial applications</w:t>
      </w:r>
      <w:r>
        <w:rPr>
          <w:spacing w:val="-10"/>
        </w:rPr>
        <w:t xml:space="preserve"> </w:t>
      </w:r>
      <w:r>
        <w:t>that</w:t>
      </w:r>
      <w:r>
        <w:rPr>
          <w:spacing w:val="-10"/>
        </w:rPr>
        <w:t xml:space="preserve"> </w:t>
      </w:r>
      <w:r>
        <w:t>settle</w:t>
      </w:r>
      <w:r>
        <w:rPr>
          <w:spacing w:val="-10"/>
        </w:rPr>
        <w:t xml:space="preserve"> </w:t>
      </w:r>
      <w:r>
        <w:t>on-chain</w:t>
      </w:r>
      <w:r>
        <w:rPr>
          <w:spacing w:val="-10"/>
        </w:rPr>
        <w:t xml:space="preserve"> </w:t>
      </w:r>
      <w:r>
        <w:t>rather</w:t>
      </w:r>
      <w:r>
        <w:rPr>
          <w:spacing w:val="-10"/>
        </w:rPr>
        <w:t xml:space="preserve"> </w:t>
      </w:r>
      <w:r>
        <w:t>than</w:t>
      </w:r>
      <w:r>
        <w:rPr>
          <w:spacing w:val="-10"/>
        </w:rPr>
        <w:t xml:space="preserve"> </w:t>
      </w:r>
      <w:r>
        <w:t>through</w:t>
      </w:r>
      <w:r>
        <w:rPr>
          <w:spacing w:val="-10"/>
        </w:rPr>
        <w:t xml:space="preserve"> </w:t>
      </w:r>
      <w:r>
        <w:t>custodial</w:t>
      </w:r>
      <w:r>
        <w:rPr>
          <w:spacing w:val="-10"/>
        </w:rPr>
        <w:t xml:space="preserve"> </w:t>
      </w:r>
      <w:r>
        <w:t>intermediaries</w:t>
      </w:r>
      <w:r>
        <w:rPr>
          <w:spacing w:val="-10"/>
        </w:rPr>
        <w:t xml:space="preserve"> </w:t>
      </w:r>
      <w:r>
        <w:rPr>
          <w:highlight w:val="yellow"/>
          <w:rPrChange w:id="38" w:author="Moulla, Donatien Koulla" w:date="2026-08-27T13:39:00Z">
            <w:rPr/>
          </w:rPrChange>
        </w:rPr>
        <w:fldChar w:fldCharType="begin"/>
      </w:r>
      <w:r>
        <w:rPr>
          <w:highlight w:val="yellow"/>
          <w:rPrChange w:id="39" w:author="Moulla, Donatien Koulla" w:date="2026-08-27T13:39:00Z">
            <w:rPr/>
          </w:rPrChange>
        </w:rPr>
        <w:instrText xml:space="preserve"> HYPERLINK \l "_bookmark142" </w:instrText>
      </w:r>
      <w:r w:rsidRPr="00CD69C4">
        <w:rPr>
          <w:highlight w:val="yellow"/>
        </w:rPr>
      </w:r>
      <w:r>
        <w:rPr>
          <w:highlight w:val="yellow"/>
          <w:rPrChange w:id="40" w:author="Moulla, Donatien Koulla" w:date="2026-08-27T13:39:00Z">
            <w:rPr>
              <w:vertAlign w:val="superscript"/>
            </w:rPr>
          </w:rPrChange>
        </w:rPr>
        <w:fldChar w:fldCharType="separate"/>
      </w:r>
      <w:r>
        <w:rPr>
          <w:highlight w:val="yellow"/>
          <w:vertAlign w:val="superscript"/>
          <w:rPrChange w:id="41" w:author="Moulla, Donatien Koulla" w:date="2026-08-27T13:39:00Z">
            <w:rPr>
              <w:vertAlign w:val="superscript"/>
            </w:rPr>
          </w:rPrChange>
        </w:rPr>
        <w:t>[9]</w:t>
      </w:r>
      <w:r>
        <w:rPr>
          <w:highlight w:val="yellow"/>
          <w:vertAlign w:val="superscript"/>
          <w:rPrChange w:id="42" w:author="Moulla, Donatien Koulla" w:date="2026-08-27T13:39:00Z">
            <w:rPr>
              <w:vertAlign w:val="superscript"/>
            </w:rPr>
          </w:rPrChange>
        </w:rPr>
        <w:fldChar w:fldCharType="end"/>
      </w:r>
      <w:r>
        <w:rPr>
          <w:highlight w:val="yellow"/>
          <w:vertAlign w:val="superscript"/>
          <w:rPrChange w:id="43" w:author="Moulla, Donatien Koulla" w:date="2026-08-27T13:39:00Z">
            <w:rPr>
              <w:vertAlign w:val="superscript"/>
            </w:rPr>
          </w:rPrChange>
        </w:rPr>
        <w:t>,</w:t>
      </w:r>
      <w:r>
        <w:rPr>
          <w:highlight w:val="yellow"/>
          <w:rPrChange w:id="44" w:author="Moulla, Donatien Koulla" w:date="2026-08-27T13:39:00Z">
            <w:rPr/>
          </w:rPrChange>
        </w:rPr>
        <w:fldChar w:fldCharType="begin"/>
      </w:r>
      <w:r>
        <w:rPr>
          <w:highlight w:val="yellow"/>
          <w:rPrChange w:id="45" w:author="Moulla, Donatien Koulla" w:date="2026-08-27T13:39:00Z">
            <w:rPr/>
          </w:rPrChange>
        </w:rPr>
        <w:instrText xml:space="preserve"> HYPERLINK \l "_bookmark188" </w:instrText>
      </w:r>
      <w:r w:rsidRPr="00CD69C4">
        <w:rPr>
          <w:highlight w:val="yellow"/>
        </w:rPr>
      </w:r>
      <w:r>
        <w:rPr>
          <w:highlight w:val="yellow"/>
          <w:rPrChange w:id="46" w:author="Moulla, Donatien Koulla" w:date="2026-08-27T13:39:00Z">
            <w:rPr>
              <w:vertAlign w:val="superscript"/>
            </w:rPr>
          </w:rPrChange>
        </w:rPr>
        <w:fldChar w:fldCharType="separate"/>
      </w:r>
      <w:r>
        <w:rPr>
          <w:highlight w:val="yellow"/>
          <w:vertAlign w:val="superscript"/>
          <w:rPrChange w:id="47" w:author="Moulla, Donatien Koulla" w:date="2026-08-27T13:39:00Z">
            <w:rPr>
              <w:vertAlign w:val="superscript"/>
            </w:rPr>
          </w:rPrChange>
        </w:rPr>
        <w:t>[55]</w:t>
      </w:r>
      <w:r>
        <w:rPr>
          <w:highlight w:val="yellow"/>
          <w:vertAlign w:val="superscript"/>
          <w:rPrChange w:id="48" w:author="Moulla, Donatien Koulla" w:date="2026-08-27T13:39:00Z">
            <w:rPr>
              <w:vertAlign w:val="superscript"/>
            </w:rPr>
          </w:rPrChange>
        </w:rPr>
        <w:fldChar w:fldCharType="end"/>
      </w:r>
      <w:r>
        <w:t>.</w:t>
      </w:r>
      <w:r>
        <w:rPr>
          <w:spacing w:val="12"/>
        </w:rPr>
        <w:t xml:space="preserve"> </w:t>
      </w:r>
      <w:r>
        <w:t>DeFi</w:t>
      </w:r>
      <w:r>
        <w:rPr>
          <w:spacing w:val="-10"/>
        </w:rPr>
        <w:t xml:space="preserve"> </w:t>
      </w:r>
      <w:r>
        <w:t xml:space="preserve">protocols </w:t>
      </w:r>
      <w:r>
        <w:rPr>
          <w:spacing w:val="-2"/>
        </w:rPr>
        <w:t>compose</w:t>
      </w:r>
      <w:r>
        <w:rPr>
          <w:spacing w:val="-4"/>
        </w:rPr>
        <w:t xml:space="preserve"> </w:t>
      </w:r>
      <w:r>
        <w:rPr>
          <w:spacing w:val="-2"/>
        </w:rPr>
        <w:t>these</w:t>
      </w:r>
      <w:r>
        <w:rPr>
          <w:spacing w:val="-3"/>
        </w:rPr>
        <w:t xml:space="preserve"> </w:t>
      </w:r>
      <w:r>
        <w:rPr>
          <w:spacing w:val="-2"/>
        </w:rPr>
        <w:t>contracts</w:t>
      </w:r>
      <w:r>
        <w:rPr>
          <w:spacing w:val="-3"/>
        </w:rPr>
        <w:t xml:space="preserve"> </w:t>
      </w:r>
      <w:r>
        <w:rPr>
          <w:spacing w:val="-2"/>
        </w:rPr>
        <w:t>into</w:t>
      </w:r>
      <w:r>
        <w:rPr>
          <w:spacing w:val="-3"/>
        </w:rPr>
        <w:t xml:space="preserve"> </w:t>
      </w:r>
      <w:r>
        <w:rPr>
          <w:spacing w:val="-2"/>
        </w:rPr>
        <w:t>markets</w:t>
      </w:r>
      <w:r>
        <w:rPr>
          <w:spacing w:val="-3"/>
        </w:rPr>
        <w:t xml:space="preserve"> </w:t>
      </w:r>
      <w:r>
        <w:rPr>
          <w:spacing w:val="-2"/>
        </w:rPr>
        <w:t>for</w:t>
      </w:r>
      <w:r>
        <w:rPr>
          <w:spacing w:val="-3"/>
        </w:rPr>
        <w:t xml:space="preserve"> </w:t>
      </w:r>
      <w:r>
        <w:rPr>
          <w:spacing w:val="-2"/>
        </w:rPr>
        <w:t>lending,</w:t>
      </w:r>
      <w:r>
        <w:rPr>
          <w:spacing w:val="-1"/>
        </w:rPr>
        <w:t xml:space="preserve"> </w:t>
      </w:r>
      <w:r>
        <w:rPr>
          <w:spacing w:val="-2"/>
        </w:rPr>
        <w:t>automated</w:t>
      </w:r>
      <w:r>
        <w:rPr>
          <w:spacing w:val="-3"/>
        </w:rPr>
        <w:t xml:space="preserve"> </w:t>
      </w:r>
      <w:r>
        <w:rPr>
          <w:spacing w:val="-2"/>
        </w:rPr>
        <w:t>market</w:t>
      </w:r>
      <w:r>
        <w:rPr>
          <w:spacing w:val="-3"/>
        </w:rPr>
        <w:t xml:space="preserve"> </w:t>
      </w:r>
      <w:r>
        <w:rPr>
          <w:spacing w:val="-2"/>
        </w:rPr>
        <w:t>making,</w:t>
      </w:r>
      <w:r>
        <w:rPr>
          <w:spacing w:val="-1"/>
        </w:rPr>
        <w:t xml:space="preserve"> </w:t>
      </w:r>
      <w:r>
        <w:rPr>
          <w:spacing w:val="-2"/>
        </w:rPr>
        <w:t>and</w:t>
      </w:r>
      <w:r>
        <w:rPr>
          <w:spacing w:val="-3"/>
        </w:rPr>
        <w:t xml:space="preserve"> </w:t>
      </w:r>
      <w:r>
        <w:rPr>
          <w:spacing w:val="-2"/>
        </w:rPr>
        <w:t>perpetual</w:t>
      </w:r>
      <w:r>
        <w:rPr>
          <w:spacing w:val="-3"/>
        </w:rPr>
        <w:t xml:space="preserve"> </w:t>
      </w:r>
      <w:r>
        <w:rPr>
          <w:spacing w:val="-2"/>
        </w:rPr>
        <w:t>futures</w:t>
      </w:r>
    </w:p>
    <w:p w14:paraId="00DC1C59" w14:textId="77777777" w:rsidR="00350CFB" w:rsidRDefault="0071403D">
      <w:pPr>
        <w:pStyle w:val="BodyText"/>
        <w:spacing w:before="5" w:line="396" w:lineRule="auto"/>
        <w:ind w:left="282" w:right="524"/>
        <w:jc w:val="both"/>
      </w:pPr>
      <w:r>
        <w:rPr>
          <w:highlight w:val="yellow"/>
          <w:rPrChange w:id="49" w:author="Moulla, Donatien Koulla" w:date="2026-08-27T13:39:00Z">
            <w:rPr/>
          </w:rPrChange>
        </w:rPr>
        <w:fldChar w:fldCharType="begin"/>
      </w:r>
      <w:r>
        <w:rPr>
          <w:highlight w:val="yellow"/>
          <w:rPrChange w:id="50" w:author="Moulla, Donatien Koulla" w:date="2026-08-27T13:39:00Z">
            <w:rPr/>
          </w:rPrChange>
        </w:rPr>
        <w:instrText xml:space="preserve"> HYPERLINK \l "_bookmark186" </w:instrText>
      </w:r>
      <w:r w:rsidRPr="00CD69C4">
        <w:rPr>
          <w:highlight w:val="yellow"/>
        </w:rPr>
      </w:r>
      <w:r>
        <w:rPr>
          <w:highlight w:val="yellow"/>
          <w:rPrChange w:id="51" w:author="Moulla, Donatien Koulla" w:date="2026-08-27T13:39:00Z">
            <w:rPr>
              <w:vertAlign w:val="superscript"/>
            </w:rPr>
          </w:rPrChange>
        </w:rPr>
        <w:fldChar w:fldCharType="separate"/>
      </w:r>
      <w:r>
        <w:rPr>
          <w:highlight w:val="yellow"/>
          <w:vertAlign w:val="superscript"/>
          <w:rPrChange w:id="52" w:author="Moulla, Donatien Koulla" w:date="2026-08-27T13:39:00Z">
            <w:rPr>
              <w:vertAlign w:val="superscript"/>
            </w:rPr>
          </w:rPrChange>
        </w:rPr>
        <w:t>[53]</w:t>
      </w:r>
      <w:r>
        <w:rPr>
          <w:highlight w:val="yellow"/>
          <w:vertAlign w:val="superscript"/>
          <w:rPrChange w:id="53" w:author="Moulla, Donatien Koulla" w:date="2026-08-27T13:39:00Z">
            <w:rPr>
              <w:vertAlign w:val="superscript"/>
            </w:rPr>
          </w:rPrChange>
        </w:rPr>
        <w:fldChar w:fldCharType="end"/>
      </w:r>
      <w:r>
        <w:rPr>
          <w:highlight w:val="yellow"/>
          <w:vertAlign w:val="superscript"/>
          <w:rPrChange w:id="54" w:author="Moulla, Donatien Koulla" w:date="2026-08-27T13:39:00Z">
            <w:rPr>
              <w:vertAlign w:val="superscript"/>
            </w:rPr>
          </w:rPrChange>
        </w:rPr>
        <w:t>,</w:t>
      </w:r>
      <w:r>
        <w:rPr>
          <w:highlight w:val="yellow"/>
          <w:rPrChange w:id="55" w:author="Moulla, Donatien Koulla" w:date="2026-08-27T13:39:00Z">
            <w:rPr/>
          </w:rPrChange>
        </w:rPr>
        <w:fldChar w:fldCharType="begin"/>
      </w:r>
      <w:r>
        <w:rPr>
          <w:highlight w:val="yellow"/>
          <w:rPrChange w:id="56" w:author="Moulla, Donatien Koulla" w:date="2026-08-27T13:39:00Z">
            <w:rPr/>
          </w:rPrChange>
        </w:rPr>
        <w:instrText xml:space="preserve"> HYPERLINK \l "_bookmark192" </w:instrText>
      </w:r>
      <w:r w:rsidRPr="00CD69C4">
        <w:rPr>
          <w:highlight w:val="yellow"/>
        </w:rPr>
      </w:r>
      <w:r>
        <w:rPr>
          <w:highlight w:val="yellow"/>
          <w:rPrChange w:id="57" w:author="Moulla, Donatien Koulla" w:date="2026-08-27T13:39:00Z">
            <w:rPr>
              <w:vertAlign w:val="superscript"/>
            </w:rPr>
          </w:rPrChange>
        </w:rPr>
        <w:fldChar w:fldCharType="separate"/>
      </w:r>
      <w:r>
        <w:rPr>
          <w:highlight w:val="yellow"/>
          <w:vertAlign w:val="superscript"/>
          <w:rPrChange w:id="58" w:author="Moulla, Donatien Koulla" w:date="2026-08-27T13:39:00Z">
            <w:rPr>
              <w:vertAlign w:val="superscript"/>
            </w:rPr>
          </w:rPrChange>
        </w:rPr>
        <w:t>[59]</w:t>
      </w:r>
      <w:r>
        <w:rPr>
          <w:highlight w:val="yellow"/>
          <w:vertAlign w:val="superscript"/>
          <w:rPrChange w:id="59" w:author="Moulla, Donatien Koulla" w:date="2026-08-27T13:39:00Z">
            <w:rPr>
              <w:vertAlign w:val="superscript"/>
            </w:rPr>
          </w:rPrChange>
        </w:rPr>
        <w:fldChar w:fldCharType="end"/>
      </w:r>
      <w:r>
        <w:t>.</w:t>
      </w:r>
      <w:r>
        <w:rPr>
          <w:spacing w:val="13"/>
        </w:rPr>
        <w:t xml:space="preserve"> </w:t>
      </w:r>
      <w:r>
        <w:t>On</w:t>
      </w:r>
      <w:r>
        <w:rPr>
          <w:spacing w:val="-12"/>
        </w:rPr>
        <w:t xml:space="preserve"> </w:t>
      </w:r>
      <w:r>
        <w:t>Arbitrum</w:t>
      </w:r>
      <w:r>
        <w:rPr>
          <w:spacing w:val="-12"/>
        </w:rPr>
        <w:t xml:space="preserve"> </w:t>
      </w:r>
      <w:r>
        <w:t>One</w:t>
      </w:r>
      <w:r>
        <w:rPr>
          <w:spacing w:val="-12"/>
        </w:rPr>
        <w:t xml:space="preserve"> </w:t>
      </w:r>
      <w:r>
        <w:t>and</w:t>
      </w:r>
      <w:r>
        <w:rPr>
          <w:spacing w:val="-12"/>
        </w:rPr>
        <w:t xml:space="preserve"> </w:t>
      </w:r>
      <w:r>
        <w:t>similar</w:t>
      </w:r>
      <w:r>
        <w:rPr>
          <w:spacing w:val="-12"/>
        </w:rPr>
        <w:t xml:space="preserve"> </w:t>
      </w:r>
      <w:r>
        <w:t>Layer-2</w:t>
      </w:r>
      <w:r>
        <w:rPr>
          <w:spacing w:val="-12"/>
        </w:rPr>
        <w:t xml:space="preserve"> </w:t>
      </w:r>
      <w:r>
        <w:t>networks,</w:t>
      </w:r>
      <w:r>
        <w:rPr>
          <w:spacing w:val="-11"/>
        </w:rPr>
        <w:t xml:space="preserve"> </w:t>
      </w:r>
      <w:r>
        <w:t>activity</w:t>
      </w:r>
      <w:r>
        <w:rPr>
          <w:spacing w:val="-12"/>
        </w:rPr>
        <w:t xml:space="preserve"> </w:t>
      </w:r>
      <w:r>
        <w:t>density</w:t>
      </w:r>
      <w:r>
        <w:rPr>
          <w:spacing w:val="-12"/>
        </w:rPr>
        <w:t xml:space="preserve"> </w:t>
      </w:r>
      <w:r>
        <w:t>is</w:t>
      </w:r>
      <w:r>
        <w:rPr>
          <w:spacing w:val="-12"/>
        </w:rPr>
        <w:t xml:space="preserve"> </w:t>
      </w:r>
      <w:r>
        <w:t>high</w:t>
      </w:r>
      <w:r>
        <w:rPr>
          <w:spacing w:val="-12"/>
        </w:rPr>
        <w:t xml:space="preserve"> </w:t>
      </w:r>
      <w:r>
        <w:t>enough</w:t>
      </w:r>
      <w:r>
        <w:rPr>
          <w:spacing w:val="-12"/>
        </w:rPr>
        <w:t xml:space="preserve"> </w:t>
      </w:r>
      <w:r>
        <w:t>that</w:t>
      </w:r>
      <w:r>
        <w:rPr>
          <w:spacing w:val="-12"/>
        </w:rPr>
        <w:t xml:space="preserve"> </w:t>
      </w:r>
      <w:r>
        <w:t>wallet-level behavioral signals—transfers, approvals, and protocol events—can be observed at scale.</w:t>
      </w:r>
    </w:p>
    <w:p w14:paraId="00DC1C5A" w14:textId="77777777" w:rsidR="00350CFB" w:rsidRDefault="00283FFF">
      <w:pPr>
        <w:pStyle w:val="BodyText"/>
        <w:spacing w:before="16" w:line="396" w:lineRule="auto"/>
        <w:ind w:left="282" w:right="522"/>
        <w:jc w:val="both"/>
      </w:pPr>
      <w:r>
        <w:t>Despite this transparency, DeFi credit markets remain structurally over-collateralized.</w:t>
      </w:r>
      <w:r>
        <w:rPr>
          <w:spacing w:val="40"/>
        </w:rPr>
        <w:t xml:space="preserve"> </w:t>
      </w:r>
      <w:r>
        <w:t xml:space="preserve">Protocols typically require borrowers or traders to post collateral exceeding the value of their exposure because counterparties are pseudonymous addresses rather than identified legal persons </w:t>
      </w:r>
      <w:hyperlink w:anchor="_bookmark159" w:history="1">
        <w:r>
          <w:rPr>
            <w:vertAlign w:val="superscript"/>
          </w:rPr>
          <w:t>[26]</w:t>
        </w:r>
      </w:hyperlink>
      <w:r>
        <w:rPr>
          <w:vertAlign w:val="superscript"/>
        </w:rPr>
        <w:t>,</w:t>
      </w:r>
      <w:hyperlink w:anchor="_bookmark161" w:history="1">
        <w:r>
          <w:rPr>
            <w:vertAlign w:val="superscript"/>
          </w:rPr>
          <w:t>[28]</w:t>
        </w:r>
      </w:hyperlink>
      <w:r>
        <w:t>. Pseudonymity is a design feature of public ledgers:</w:t>
      </w:r>
      <w:r>
        <w:rPr>
          <w:spacing w:val="40"/>
        </w:rPr>
        <w:t xml:space="preserve"> </w:t>
      </w:r>
      <w:r>
        <w:t>anyone may create addresses at negligible cost,</w:t>
      </w:r>
      <w:r>
        <w:rPr>
          <w:spacing w:val="-7"/>
        </w:rPr>
        <w:t xml:space="preserve"> </w:t>
      </w:r>
      <w:r>
        <w:t>and</w:t>
      </w:r>
      <w:r>
        <w:rPr>
          <w:spacing w:val="-9"/>
        </w:rPr>
        <w:t xml:space="preserve"> </w:t>
      </w:r>
      <w:r>
        <w:t>a</w:t>
      </w:r>
      <w:r>
        <w:rPr>
          <w:spacing w:val="-9"/>
        </w:rPr>
        <w:t xml:space="preserve"> </w:t>
      </w:r>
      <w:r>
        <w:t>single</w:t>
      </w:r>
      <w:r>
        <w:rPr>
          <w:spacing w:val="-9"/>
        </w:rPr>
        <w:t xml:space="preserve"> </w:t>
      </w:r>
      <w:r>
        <w:t>economic</w:t>
      </w:r>
      <w:r>
        <w:rPr>
          <w:spacing w:val="-9"/>
        </w:rPr>
        <w:t xml:space="preserve"> </w:t>
      </w:r>
      <w:r>
        <w:t>actor</w:t>
      </w:r>
      <w:r>
        <w:rPr>
          <w:spacing w:val="-9"/>
        </w:rPr>
        <w:t xml:space="preserve"> </w:t>
      </w:r>
      <w:r>
        <w:t>may</w:t>
      </w:r>
      <w:r>
        <w:rPr>
          <w:spacing w:val="-9"/>
        </w:rPr>
        <w:t xml:space="preserve"> </w:t>
      </w:r>
      <w:r>
        <w:t>control</w:t>
      </w:r>
      <w:r>
        <w:rPr>
          <w:spacing w:val="-9"/>
        </w:rPr>
        <w:t xml:space="preserve"> </w:t>
      </w:r>
      <w:r>
        <w:t>many</w:t>
      </w:r>
      <w:r>
        <w:rPr>
          <w:spacing w:val="-9"/>
        </w:rPr>
        <w:t xml:space="preserve"> </w:t>
      </w:r>
      <w:r>
        <w:t>wallets</w:t>
      </w:r>
      <w:r>
        <w:rPr>
          <w:spacing w:val="-9"/>
        </w:rPr>
        <w:t xml:space="preserve"> </w:t>
      </w:r>
      <w:hyperlink w:anchor="_bookmark150" w:history="1">
        <w:r>
          <w:rPr>
            <w:vertAlign w:val="superscript"/>
          </w:rPr>
          <w:t>[17]</w:t>
        </w:r>
      </w:hyperlink>
      <w:r>
        <w:t>.</w:t>
      </w:r>
      <w:r>
        <w:rPr>
          <w:spacing w:val="15"/>
        </w:rPr>
        <w:t xml:space="preserve"> </w:t>
      </w:r>
      <w:r>
        <w:t>Traditional</w:t>
      </w:r>
      <w:r>
        <w:rPr>
          <w:spacing w:val="-9"/>
        </w:rPr>
        <w:t xml:space="preserve"> </w:t>
      </w:r>
      <w:r>
        <w:t>credit</w:t>
      </w:r>
      <w:r>
        <w:rPr>
          <w:spacing w:val="-9"/>
        </w:rPr>
        <w:t xml:space="preserve"> </w:t>
      </w:r>
      <w:r>
        <w:t>scoring</w:t>
      </w:r>
      <w:r>
        <w:rPr>
          <w:spacing w:val="-9"/>
        </w:rPr>
        <w:t xml:space="preserve"> </w:t>
      </w:r>
      <w:r>
        <w:t xml:space="preserve">depends on identity-linked histories that do not transfer cleanly to this setting </w:t>
      </w:r>
      <w:hyperlink w:anchor="_bookmark181" w:history="1">
        <w:r>
          <w:rPr>
            <w:vertAlign w:val="superscript"/>
          </w:rPr>
          <w:t>[48]</w:t>
        </w:r>
      </w:hyperlink>
      <w:r>
        <w:t>.</w:t>
      </w:r>
      <w:r>
        <w:rPr>
          <w:spacing w:val="40"/>
        </w:rPr>
        <w:t xml:space="preserve"> </w:t>
      </w:r>
      <w:r>
        <w:t>Consequently, risk management defaults to collateral buffers, liquidation engines, and protocol-level parameters rather than individualized reputation.</w:t>
      </w:r>
    </w:p>
    <w:p w14:paraId="00DC1C5B" w14:textId="77777777" w:rsidR="00350CFB" w:rsidRDefault="00283FFF">
      <w:pPr>
        <w:pStyle w:val="BodyText"/>
        <w:spacing w:before="23" w:line="396" w:lineRule="auto"/>
        <w:ind w:left="282" w:right="524"/>
        <w:jc w:val="both"/>
      </w:pPr>
      <w:r>
        <w:t>Collateralization protects protocols but imposes capital inefficiency.</w:t>
      </w:r>
      <w:r>
        <w:rPr>
          <w:spacing w:val="33"/>
        </w:rPr>
        <w:t xml:space="preserve"> </w:t>
      </w:r>
      <w:r>
        <w:t>Traders and borrowers must lock</w:t>
      </w:r>
      <w:r>
        <w:rPr>
          <w:spacing w:val="-8"/>
        </w:rPr>
        <w:t xml:space="preserve"> </w:t>
      </w:r>
      <w:r>
        <w:t>assets</w:t>
      </w:r>
      <w:r>
        <w:rPr>
          <w:spacing w:val="-8"/>
        </w:rPr>
        <w:t xml:space="preserve"> </w:t>
      </w:r>
      <w:r>
        <w:t>that</w:t>
      </w:r>
      <w:r>
        <w:rPr>
          <w:spacing w:val="-8"/>
        </w:rPr>
        <w:t xml:space="preserve"> </w:t>
      </w:r>
      <w:r>
        <w:t>could</w:t>
      </w:r>
      <w:r>
        <w:rPr>
          <w:spacing w:val="-8"/>
        </w:rPr>
        <w:t xml:space="preserve"> </w:t>
      </w:r>
      <w:r>
        <w:t>otherwise</w:t>
      </w:r>
      <w:r>
        <w:rPr>
          <w:spacing w:val="-8"/>
        </w:rPr>
        <w:t xml:space="preserve"> </w:t>
      </w:r>
      <w:r>
        <w:t>be</w:t>
      </w:r>
      <w:r>
        <w:rPr>
          <w:spacing w:val="-8"/>
        </w:rPr>
        <w:t xml:space="preserve"> </w:t>
      </w:r>
      <w:r>
        <w:t>deployed</w:t>
      </w:r>
      <w:r>
        <w:rPr>
          <w:spacing w:val="-8"/>
        </w:rPr>
        <w:t xml:space="preserve"> </w:t>
      </w:r>
      <w:r>
        <w:t>elsewhere;</w:t>
      </w:r>
      <w:r>
        <w:rPr>
          <w:spacing w:val="-8"/>
        </w:rPr>
        <w:t xml:space="preserve"> </w:t>
      </w:r>
      <w:r>
        <w:t>protocols</w:t>
      </w:r>
      <w:r>
        <w:rPr>
          <w:spacing w:val="-8"/>
        </w:rPr>
        <w:t xml:space="preserve"> </w:t>
      </w:r>
      <w:r>
        <w:t>forgo</w:t>
      </w:r>
      <w:r>
        <w:rPr>
          <w:spacing w:val="-8"/>
        </w:rPr>
        <w:t xml:space="preserve"> </w:t>
      </w:r>
      <w:r>
        <w:t>under-collateralized</w:t>
      </w:r>
      <w:r>
        <w:rPr>
          <w:spacing w:val="-8"/>
        </w:rPr>
        <w:t xml:space="preserve"> </w:t>
      </w:r>
      <w:r>
        <w:t>prod-ucts</w:t>
      </w:r>
      <w:r>
        <w:rPr>
          <w:spacing w:val="-10"/>
        </w:rPr>
        <w:t xml:space="preserve"> </w:t>
      </w:r>
      <w:r>
        <w:t>that</w:t>
      </w:r>
      <w:r>
        <w:rPr>
          <w:spacing w:val="-10"/>
        </w:rPr>
        <w:t xml:space="preserve"> </w:t>
      </w:r>
      <w:r>
        <w:t>traditional</w:t>
      </w:r>
      <w:r>
        <w:rPr>
          <w:spacing w:val="-10"/>
        </w:rPr>
        <w:t xml:space="preserve"> </w:t>
      </w:r>
      <w:r>
        <w:t>finance</w:t>
      </w:r>
      <w:r>
        <w:rPr>
          <w:spacing w:val="-10"/>
        </w:rPr>
        <w:t xml:space="preserve"> </w:t>
      </w:r>
      <w:r>
        <w:t>offers</w:t>
      </w:r>
      <w:r>
        <w:rPr>
          <w:spacing w:val="-10"/>
        </w:rPr>
        <w:t xml:space="preserve"> </w:t>
      </w:r>
      <w:r>
        <w:t>to</w:t>
      </w:r>
      <w:r>
        <w:rPr>
          <w:spacing w:val="-10"/>
        </w:rPr>
        <w:t xml:space="preserve"> </w:t>
      </w:r>
      <w:r>
        <w:t>borrowers</w:t>
      </w:r>
      <w:r>
        <w:rPr>
          <w:spacing w:val="-10"/>
        </w:rPr>
        <w:t xml:space="preserve"> </w:t>
      </w:r>
      <w:r>
        <w:t>with</w:t>
      </w:r>
      <w:r>
        <w:rPr>
          <w:spacing w:val="-10"/>
        </w:rPr>
        <w:t xml:space="preserve"> </w:t>
      </w:r>
      <w:r>
        <w:t>established</w:t>
      </w:r>
      <w:r>
        <w:rPr>
          <w:spacing w:val="-10"/>
        </w:rPr>
        <w:t xml:space="preserve"> </w:t>
      </w:r>
      <w:r>
        <w:t>credit.</w:t>
      </w:r>
      <w:r>
        <w:rPr>
          <w:spacing w:val="14"/>
        </w:rPr>
        <w:t xml:space="preserve"> </w:t>
      </w:r>
      <w:r>
        <w:t>Researchers</w:t>
      </w:r>
      <w:r>
        <w:rPr>
          <w:spacing w:val="-10"/>
        </w:rPr>
        <w:t xml:space="preserve"> </w:t>
      </w:r>
      <w:r>
        <w:t>have</w:t>
      </w:r>
      <w:r>
        <w:rPr>
          <w:spacing w:val="-10"/>
        </w:rPr>
        <w:t xml:space="preserve"> </w:t>
      </w:r>
      <w:r>
        <w:t>therefore explored</w:t>
      </w:r>
      <w:r>
        <w:rPr>
          <w:spacing w:val="-15"/>
        </w:rPr>
        <w:t xml:space="preserve"> </w:t>
      </w:r>
      <w:r>
        <w:t>on-chain</w:t>
      </w:r>
      <w:r>
        <w:rPr>
          <w:spacing w:val="-15"/>
        </w:rPr>
        <w:t xml:space="preserve"> </w:t>
      </w:r>
      <w:r>
        <w:t>signals</w:t>
      </w:r>
      <w:r>
        <w:rPr>
          <w:spacing w:val="-15"/>
        </w:rPr>
        <w:t xml:space="preserve"> </w:t>
      </w:r>
      <w:r>
        <w:t>as</w:t>
      </w:r>
      <w:r>
        <w:rPr>
          <w:spacing w:val="-15"/>
        </w:rPr>
        <w:t xml:space="preserve"> </w:t>
      </w:r>
      <w:r>
        <w:t>substitutes</w:t>
      </w:r>
      <w:r>
        <w:rPr>
          <w:spacing w:val="-15"/>
        </w:rPr>
        <w:t xml:space="preserve"> </w:t>
      </w:r>
      <w:r>
        <w:t>for</w:t>
      </w:r>
      <w:r>
        <w:rPr>
          <w:spacing w:val="-15"/>
        </w:rPr>
        <w:t xml:space="preserve"> </w:t>
      </w:r>
      <w:r>
        <w:t>off-chain</w:t>
      </w:r>
      <w:r>
        <w:rPr>
          <w:spacing w:val="-15"/>
        </w:rPr>
        <w:t xml:space="preserve"> </w:t>
      </w:r>
      <w:r>
        <w:t>identity:</w:t>
      </w:r>
      <w:r>
        <w:rPr>
          <w:spacing w:val="-15"/>
        </w:rPr>
        <w:t xml:space="preserve"> </w:t>
      </w:r>
      <w:r>
        <w:t>transfer-graph</w:t>
      </w:r>
      <w:r>
        <w:rPr>
          <w:spacing w:val="-15"/>
        </w:rPr>
        <w:t xml:space="preserve"> </w:t>
      </w:r>
      <w:r>
        <w:t>centrality</w:t>
      </w:r>
      <w:r>
        <w:rPr>
          <w:spacing w:val="-15"/>
        </w:rPr>
        <w:t xml:space="preserve"> </w:t>
      </w:r>
      <w:hyperlink w:anchor="_bookmark149" w:history="1">
        <w:r>
          <w:rPr>
            <w:vertAlign w:val="superscript"/>
          </w:rPr>
          <w:t>[16]</w:t>
        </w:r>
      </w:hyperlink>
      <w:r>
        <w:t>,</w:t>
      </w:r>
      <w:r>
        <w:rPr>
          <w:spacing w:val="-15"/>
        </w:rPr>
        <w:t xml:space="preserve"> </w:t>
      </w:r>
      <w:r>
        <w:t xml:space="preserve">network </w:t>
      </w:r>
      <w:r>
        <w:rPr>
          <w:spacing w:val="-2"/>
        </w:rPr>
        <w:t>risk</w:t>
      </w:r>
      <w:r>
        <w:rPr>
          <w:spacing w:val="-3"/>
        </w:rPr>
        <w:t xml:space="preserve"> </w:t>
      </w:r>
      <w:r>
        <w:rPr>
          <w:spacing w:val="-2"/>
        </w:rPr>
        <w:t>propagation</w:t>
      </w:r>
      <w:r>
        <w:rPr>
          <w:spacing w:val="-3"/>
        </w:rPr>
        <w:t xml:space="preserve"> </w:t>
      </w:r>
      <w:hyperlink w:anchor="_bookmark177" w:history="1">
        <w:r>
          <w:rPr>
            <w:spacing w:val="-2"/>
            <w:vertAlign w:val="superscript"/>
          </w:rPr>
          <w:t>[44]</w:t>
        </w:r>
      </w:hyperlink>
      <w:r>
        <w:rPr>
          <w:spacing w:val="-2"/>
        </w:rPr>
        <w:t>, prospect-theory</w:t>
      </w:r>
      <w:r>
        <w:rPr>
          <w:spacing w:val="-3"/>
        </w:rPr>
        <w:t xml:space="preserve"> </w:t>
      </w:r>
      <w:r>
        <w:rPr>
          <w:spacing w:val="-2"/>
        </w:rPr>
        <w:t>and</w:t>
      </w:r>
      <w:r>
        <w:rPr>
          <w:spacing w:val="-3"/>
        </w:rPr>
        <w:t xml:space="preserve"> </w:t>
      </w:r>
      <w:r>
        <w:rPr>
          <w:spacing w:val="-2"/>
        </w:rPr>
        <w:t>blockchain-based</w:t>
      </w:r>
      <w:r>
        <w:rPr>
          <w:spacing w:val="-3"/>
        </w:rPr>
        <w:t xml:space="preserve"> </w:t>
      </w:r>
      <w:r>
        <w:rPr>
          <w:spacing w:val="-2"/>
        </w:rPr>
        <w:t>credit</w:t>
      </w:r>
      <w:r>
        <w:rPr>
          <w:spacing w:val="-3"/>
        </w:rPr>
        <w:t xml:space="preserve"> </w:t>
      </w:r>
      <w:r>
        <w:rPr>
          <w:spacing w:val="-2"/>
        </w:rPr>
        <w:t>models</w:t>
      </w:r>
      <w:r>
        <w:rPr>
          <w:spacing w:val="-3"/>
        </w:rPr>
        <w:t xml:space="preserve"> </w:t>
      </w:r>
      <w:hyperlink w:anchor="_bookmark162" w:history="1">
        <w:r>
          <w:rPr>
            <w:spacing w:val="-2"/>
            <w:vertAlign w:val="superscript"/>
          </w:rPr>
          <w:t>[29]</w:t>
        </w:r>
      </w:hyperlink>
      <w:r>
        <w:rPr>
          <w:spacing w:val="-2"/>
        </w:rPr>
        <w:t>, and</w:t>
      </w:r>
      <w:r>
        <w:rPr>
          <w:spacing w:val="-3"/>
        </w:rPr>
        <w:t xml:space="preserve"> </w:t>
      </w:r>
      <w:r>
        <w:rPr>
          <w:spacing w:val="-2"/>
        </w:rPr>
        <w:t xml:space="preserve">machine-learning </w:t>
      </w:r>
      <w:r>
        <w:t xml:space="preserve">pipelines on lending protocols </w:t>
      </w:r>
      <w:hyperlink w:anchor="_bookmark172" w:history="1">
        <w:r>
          <w:rPr>
            <w:vertAlign w:val="superscript"/>
          </w:rPr>
          <w:t>[39]</w:t>
        </w:r>
      </w:hyperlink>
      <w:r>
        <w:t>.</w:t>
      </w:r>
      <w:r>
        <w:rPr>
          <w:spacing w:val="40"/>
        </w:rPr>
        <w:t xml:space="preserve"> </w:t>
      </w:r>
      <w:r>
        <w:t xml:space="preserve">These approaches share a premise: public ledger data encode economically meaningful relationships that can inform risk assessment without deanonymizing </w:t>
      </w:r>
      <w:r>
        <w:rPr>
          <w:spacing w:val="-2"/>
        </w:rPr>
        <w:t>users.</w:t>
      </w:r>
    </w:p>
    <w:p w14:paraId="00DC1C5C" w14:textId="77777777" w:rsidR="00350CFB" w:rsidRDefault="00283FFF">
      <w:pPr>
        <w:pStyle w:val="BodyText"/>
        <w:spacing w:before="22" w:line="396" w:lineRule="auto"/>
        <w:ind w:left="282" w:right="522"/>
        <w:jc w:val="both"/>
      </w:pPr>
      <w:r>
        <w:t>Graph</w:t>
      </w:r>
      <w:r>
        <w:rPr>
          <w:spacing w:val="-15"/>
        </w:rPr>
        <w:t xml:space="preserve"> </w:t>
      </w:r>
      <w:r>
        <w:t>ranking</w:t>
      </w:r>
      <w:r>
        <w:rPr>
          <w:spacing w:val="-15"/>
        </w:rPr>
        <w:t xml:space="preserve"> </w:t>
      </w:r>
      <w:r>
        <w:t>methods</w:t>
      </w:r>
      <w:r>
        <w:rPr>
          <w:spacing w:val="-15"/>
        </w:rPr>
        <w:t xml:space="preserve"> </w:t>
      </w:r>
      <w:r>
        <w:t>are</w:t>
      </w:r>
      <w:r>
        <w:rPr>
          <w:spacing w:val="-15"/>
        </w:rPr>
        <w:t xml:space="preserve"> </w:t>
      </w:r>
      <w:r>
        <w:t>a</w:t>
      </w:r>
      <w:r>
        <w:rPr>
          <w:spacing w:val="-15"/>
        </w:rPr>
        <w:t xml:space="preserve"> </w:t>
      </w:r>
      <w:r>
        <w:t>natural</w:t>
      </w:r>
      <w:r>
        <w:rPr>
          <w:spacing w:val="-15"/>
        </w:rPr>
        <w:t xml:space="preserve"> </w:t>
      </w:r>
      <w:r>
        <w:t>fit</w:t>
      </w:r>
      <w:r>
        <w:rPr>
          <w:spacing w:val="-15"/>
        </w:rPr>
        <w:t xml:space="preserve"> </w:t>
      </w:r>
      <w:r>
        <w:t>for</w:t>
      </w:r>
      <w:r>
        <w:rPr>
          <w:spacing w:val="-15"/>
        </w:rPr>
        <w:t xml:space="preserve"> </w:t>
      </w:r>
      <w:r>
        <w:t>this</w:t>
      </w:r>
      <w:r>
        <w:rPr>
          <w:spacing w:val="-15"/>
        </w:rPr>
        <w:t xml:space="preserve"> </w:t>
      </w:r>
      <w:r>
        <w:t>premise.</w:t>
      </w:r>
      <w:r>
        <w:rPr>
          <w:spacing w:val="10"/>
        </w:rPr>
        <w:t xml:space="preserve"> </w:t>
      </w:r>
      <w:r>
        <w:t>PageRank</w:t>
      </w:r>
      <w:r>
        <w:rPr>
          <w:spacing w:val="-15"/>
        </w:rPr>
        <w:t xml:space="preserve"> </w:t>
      </w:r>
      <w:r>
        <w:t>and</w:t>
      </w:r>
      <w:r>
        <w:rPr>
          <w:spacing w:val="-15"/>
        </w:rPr>
        <w:t xml:space="preserve"> </w:t>
      </w:r>
      <w:r>
        <w:t>its</w:t>
      </w:r>
      <w:r>
        <w:rPr>
          <w:spacing w:val="-15"/>
        </w:rPr>
        <w:t xml:space="preserve"> </w:t>
      </w:r>
      <w:r>
        <w:t>variants</w:t>
      </w:r>
      <w:r>
        <w:rPr>
          <w:spacing w:val="-15"/>
        </w:rPr>
        <w:t xml:space="preserve"> </w:t>
      </w:r>
      <w:r>
        <w:t>propagate</w:t>
      </w:r>
      <w:r>
        <w:rPr>
          <w:spacing w:val="-15"/>
        </w:rPr>
        <w:t xml:space="preserve"> </w:t>
      </w:r>
      <w:r>
        <w:t xml:space="preserve">influ-ence through directed edges, ranking nodes by recursive endorsement from other nodes </w:t>
      </w:r>
      <w:hyperlink w:anchor="_bookmark141" w:history="1">
        <w:r>
          <w:rPr>
            <w:vertAlign w:val="superscript"/>
          </w:rPr>
          <w:t>[8]</w:t>
        </w:r>
      </w:hyperlink>
      <w:r>
        <w:rPr>
          <w:vertAlign w:val="superscript"/>
        </w:rPr>
        <w:t>,</w:t>
      </w:r>
      <w:hyperlink w:anchor="_bookmark173" w:history="1">
        <w:r>
          <w:rPr>
            <w:vertAlign w:val="superscript"/>
          </w:rPr>
          <w:t>[40]</w:t>
        </w:r>
      </w:hyperlink>
      <w:r>
        <w:rPr>
          <w:vertAlign w:val="superscript"/>
        </w:rPr>
        <w:t>,</w:t>
      </w:r>
      <w:hyperlink w:anchor="_bookmark182" w:history="1">
        <w:r>
          <w:rPr>
            <w:vertAlign w:val="superscript"/>
          </w:rPr>
          <w:t>[49]</w:t>
        </w:r>
      </w:hyperlink>
      <w:r>
        <w:t>. Early web-trust systems such as EigenTrust and TrustRank applied similar ideas to peer-to-peer</w:t>
      </w:r>
    </w:p>
    <w:p w14:paraId="00DC1C5D" w14:textId="77777777" w:rsidR="00350CFB" w:rsidRDefault="00350CFB">
      <w:pPr>
        <w:pStyle w:val="BodyText"/>
        <w:spacing w:line="396" w:lineRule="auto"/>
        <w:jc w:val="both"/>
        <w:sectPr w:rsidR="00350CFB">
          <w:pgSz w:w="11910" w:h="16840"/>
          <w:pgMar w:top="1920" w:right="708" w:bottom="2300" w:left="992" w:header="0" w:footer="2115" w:gutter="0"/>
          <w:cols w:space="720"/>
        </w:sectPr>
      </w:pPr>
    </w:p>
    <w:p w14:paraId="00DC1C5E" w14:textId="77777777" w:rsidR="00350CFB" w:rsidRDefault="00283FFF">
      <w:pPr>
        <w:pStyle w:val="BodyText"/>
        <w:spacing w:before="92" w:line="396" w:lineRule="auto"/>
        <w:ind w:left="276" w:right="563" w:firstLine="5"/>
        <w:jc w:val="both"/>
      </w:pPr>
      <w:r>
        <w:lastRenderedPageBreak/>
        <w:t xml:space="preserve">and web spam settings </w:t>
      </w:r>
      <w:hyperlink w:anchor="_bookmark160" w:history="1">
        <w:r>
          <w:rPr>
            <w:vertAlign w:val="superscript"/>
          </w:rPr>
          <w:t>[27]</w:t>
        </w:r>
      </w:hyperlink>
      <w:r>
        <w:rPr>
          <w:vertAlign w:val="superscript"/>
        </w:rPr>
        <w:t>,</w:t>
      </w:r>
      <w:hyperlink w:anchor="_bookmark168" w:history="1">
        <w:r>
          <w:rPr>
            <w:vertAlign w:val="superscript"/>
          </w:rPr>
          <w:t>[35]</w:t>
        </w:r>
      </w:hyperlink>
      <w:r>
        <w:t>.</w:t>
      </w:r>
      <w:r>
        <w:rPr>
          <w:spacing w:val="40"/>
        </w:rPr>
        <w:t xml:space="preserve"> </w:t>
      </w:r>
      <w:r>
        <w:t>Do et al.</w:t>
      </w:r>
      <w:hyperlink w:anchor="_bookmark149" w:history="1">
        <w:r>
          <w:rPr>
            <w:vertAlign w:val="superscript"/>
          </w:rPr>
          <w:t>[16]</w:t>
        </w:r>
      </w:hyperlink>
      <w:r>
        <w:t xml:space="preserve"> adapt PageRank to Ethereum transfer graphs with value-weighted,</w:t>
      </w:r>
      <w:r>
        <w:rPr>
          <w:spacing w:val="-15"/>
        </w:rPr>
        <w:t xml:space="preserve"> </w:t>
      </w:r>
      <w:r>
        <w:t>time-decayed</w:t>
      </w:r>
      <w:r>
        <w:rPr>
          <w:spacing w:val="-15"/>
        </w:rPr>
        <w:t xml:space="preserve"> </w:t>
      </w:r>
      <w:r>
        <w:t>edges—Adaptive</w:t>
      </w:r>
      <w:r>
        <w:rPr>
          <w:spacing w:val="-15"/>
        </w:rPr>
        <w:t xml:space="preserve"> </w:t>
      </w:r>
      <w:r>
        <w:t>Weighted</w:t>
      </w:r>
      <w:r>
        <w:rPr>
          <w:spacing w:val="-15"/>
        </w:rPr>
        <w:t xml:space="preserve"> </w:t>
      </w:r>
      <w:r>
        <w:t>PageRank</w:t>
      </w:r>
      <w:r>
        <w:rPr>
          <w:spacing w:val="-15"/>
        </w:rPr>
        <w:t xml:space="preserve"> </w:t>
      </w:r>
      <w:r>
        <w:t>(AWP)—and</w:t>
      </w:r>
      <w:r>
        <w:rPr>
          <w:spacing w:val="-15"/>
        </w:rPr>
        <w:t xml:space="preserve"> </w:t>
      </w:r>
      <w:r>
        <w:t>validate</w:t>
      </w:r>
      <w:r>
        <w:rPr>
          <w:spacing w:val="-15"/>
        </w:rPr>
        <w:t xml:space="preserve"> </w:t>
      </w:r>
      <w:r>
        <w:t>scores against inbound transfer volume as a domain-intuition proxy for economic importance.</w:t>
      </w:r>
      <w:r>
        <w:rPr>
          <w:spacing w:val="35"/>
        </w:rPr>
        <w:t xml:space="preserve"> </w:t>
      </w:r>
      <w:r>
        <w:t>That line of work establishes transfer-graph reputation as a credible baseline; it does not, however, model explicit</w:t>
      </w:r>
      <w:r>
        <w:rPr>
          <w:spacing w:val="4"/>
        </w:rPr>
        <w:t xml:space="preserve"> </w:t>
      </w:r>
      <w:r>
        <w:t>spending</w:t>
      </w:r>
      <w:r>
        <w:rPr>
          <w:spacing w:val="5"/>
        </w:rPr>
        <w:t xml:space="preserve"> </w:t>
      </w:r>
      <w:r>
        <w:t>authorization,</w:t>
      </w:r>
      <w:r>
        <w:rPr>
          <w:spacing w:val="7"/>
        </w:rPr>
        <w:t xml:space="preserve"> </w:t>
      </w:r>
      <w:r>
        <w:t>which</w:t>
      </w:r>
      <w:r>
        <w:rPr>
          <w:spacing w:val="5"/>
        </w:rPr>
        <w:t xml:space="preserve"> </w:t>
      </w:r>
      <w:r>
        <w:t>is</w:t>
      </w:r>
      <w:r>
        <w:rPr>
          <w:spacing w:val="5"/>
        </w:rPr>
        <w:t xml:space="preserve"> </w:t>
      </w:r>
      <w:r>
        <w:t>a</w:t>
      </w:r>
      <w:r>
        <w:rPr>
          <w:spacing w:val="6"/>
        </w:rPr>
        <w:t xml:space="preserve"> </w:t>
      </w:r>
      <w:r>
        <w:t>distinct</w:t>
      </w:r>
      <w:r>
        <w:rPr>
          <w:spacing w:val="4"/>
        </w:rPr>
        <w:t xml:space="preserve"> </w:t>
      </w:r>
      <w:r>
        <w:t>on-chain</w:t>
      </w:r>
      <w:r>
        <w:rPr>
          <w:spacing w:val="5"/>
        </w:rPr>
        <w:t xml:space="preserve"> </w:t>
      </w:r>
      <w:r>
        <w:t>act</w:t>
      </w:r>
      <w:r>
        <w:rPr>
          <w:spacing w:val="6"/>
        </w:rPr>
        <w:t xml:space="preserve"> </w:t>
      </w:r>
      <w:r>
        <w:t>recorded</w:t>
      </w:r>
      <w:r>
        <w:rPr>
          <w:spacing w:val="4"/>
        </w:rPr>
        <w:t xml:space="preserve"> </w:t>
      </w:r>
      <w:r>
        <w:t>by</w:t>
      </w:r>
      <w:r>
        <w:rPr>
          <w:spacing w:val="5"/>
        </w:rPr>
        <w:t xml:space="preserve"> </w:t>
      </w:r>
      <w:r>
        <w:t>ERC-20</w:t>
      </w:r>
      <w:r>
        <w:rPr>
          <w:spacing w:val="5"/>
        </w:rPr>
        <w:t xml:space="preserve"> </w:t>
      </w:r>
      <w:r>
        <w:rPr>
          <w:spacing w:val="-2"/>
        </w:rPr>
        <w:t>allowances</w:t>
      </w:r>
    </w:p>
    <w:p w14:paraId="00DC1C5F" w14:textId="77777777" w:rsidR="00350CFB" w:rsidRDefault="0071403D">
      <w:pPr>
        <w:spacing w:before="42" w:line="151" w:lineRule="auto"/>
        <w:ind w:left="282"/>
        <w:rPr>
          <w:position w:val="-8"/>
          <w:sz w:val="24"/>
        </w:rPr>
      </w:pPr>
      <w:hyperlink w:anchor="_bookmark151" w:history="1">
        <w:r>
          <w:rPr>
            <w:spacing w:val="-2"/>
            <w:sz w:val="16"/>
          </w:rPr>
          <w:t>[18]</w:t>
        </w:r>
      </w:hyperlink>
      <w:r>
        <w:rPr>
          <w:spacing w:val="-2"/>
          <w:sz w:val="16"/>
        </w:rPr>
        <w:t>,</w:t>
      </w:r>
      <w:hyperlink w:anchor="_bookmark152" w:history="1">
        <w:r>
          <w:rPr>
            <w:spacing w:val="-2"/>
            <w:sz w:val="16"/>
          </w:rPr>
          <w:t>[19]</w:t>
        </w:r>
        <w:bookmarkStart w:id="60" w:name="Motivation_for_on-chain_reputation"/>
        <w:bookmarkStart w:id="61" w:name="_bookmark6"/>
        <w:bookmarkEnd w:id="60"/>
        <w:bookmarkEnd w:id="61"/>
      </w:hyperlink>
      <w:r>
        <w:rPr>
          <w:spacing w:val="-2"/>
          <w:position w:val="-8"/>
          <w:sz w:val="24"/>
        </w:rPr>
        <w:t>.</w:t>
      </w:r>
    </w:p>
    <w:p w14:paraId="00DC1C60" w14:textId="77777777" w:rsidR="00350CFB" w:rsidRDefault="00350CFB">
      <w:pPr>
        <w:pStyle w:val="BodyText"/>
        <w:rPr>
          <w:sz w:val="16"/>
        </w:rPr>
      </w:pPr>
    </w:p>
    <w:p w14:paraId="00DC1C61" w14:textId="77777777" w:rsidR="00350CFB" w:rsidRDefault="00350CFB">
      <w:pPr>
        <w:pStyle w:val="BodyText"/>
        <w:rPr>
          <w:sz w:val="16"/>
        </w:rPr>
      </w:pPr>
    </w:p>
    <w:p w14:paraId="00DC1C62" w14:textId="77777777" w:rsidR="00350CFB" w:rsidRDefault="00350CFB">
      <w:pPr>
        <w:pStyle w:val="BodyText"/>
        <w:spacing w:before="110"/>
        <w:rPr>
          <w:sz w:val="16"/>
        </w:rPr>
      </w:pPr>
    </w:p>
    <w:p w14:paraId="00DC1C63" w14:textId="77777777" w:rsidR="00350CFB" w:rsidRDefault="00283FFF">
      <w:pPr>
        <w:pStyle w:val="Heading2"/>
        <w:numPr>
          <w:ilvl w:val="1"/>
          <w:numId w:val="26"/>
        </w:numPr>
        <w:tabs>
          <w:tab w:val="left" w:pos="783"/>
        </w:tabs>
        <w:ind w:left="783" w:hanging="501"/>
      </w:pPr>
      <w:r>
        <w:t>Motivation</w:t>
      </w:r>
      <w:r>
        <w:rPr>
          <w:spacing w:val="13"/>
        </w:rPr>
        <w:t xml:space="preserve"> </w:t>
      </w:r>
      <w:r>
        <w:t>for</w:t>
      </w:r>
      <w:r>
        <w:rPr>
          <w:spacing w:val="14"/>
        </w:rPr>
        <w:t xml:space="preserve"> </w:t>
      </w:r>
      <w:r>
        <w:t>on-chain</w:t>
      </w:r>
      <w:r>
        <w:rPr>
          <w:spacing w:val="14"/>
        </w:rPr>
        <w:t xml:space="preserve"> </w:t>
      </w:r>
      <w:r>
        <w:rPr>
          <w:spacing w:val="-2"/>
        </w:rPr>
        <w:t>reputation</w:t>
      </w:r>
    </w:p>
    <w:p w14:paraId="00DC1C64" w14:textId="77777777" w:rsidR="00350CFB" w:rsidRDefault="00350CFB">
      <w:pPr>
        <w:pStyle w:val="BodyText"/>
        <w:spacing w:before="24"/>
        <w:rPr>
          <w:b/>
          <w:sz w:val="28"/>
        </w:rPr>
      </w:pPr>
    </w:p>
    <w:p w14:paraId="00DC1C65" w14:textId="77777777" w:rsidR="00350CFB" w:rsidRDefault="00283FFF">
      <w:pPr>
        <w:pStyle w:val="BodyText"/>
        <w:ind w:left="282"/>
        <w:jc w:val="both"/>
      </w:pPr>
      <w:r>
        <w:t>Four</w:t>
      </w:r>
      <w:r>
        <w:rPr>
          <w:spacing w:val="-10"/>
        </w:rPr>
        <w:t xml:space="preserve"> </w:t>
      </w:r>
      <w:r>
        <w:t>practical</w:t>
      </w:r>
      <w:r>
        <w:rPr>
          <w:spacing w:val="-9"/>
        </w:rPr>
        <w:t xml:space="preserve"> </w:t>
      </w:r>
      <w:r>
        <w:t>pressures</w:t>
      </w:r>
      <w:r>
        <w:rPr>
          <w:spacing w:val="-10"/>
        </w:rPr>
        <w:t xml:space="preserve"> </w:t>
      </w:r>
      <w:r>
        <w:t>motivate</w:t>
      </w:r>
      <w:r>
        <w:rPr>
          <w:spacing w:val="-9"/>
        </w:rPr>
        <w:t xml:space="preserve"> </w:t>
      </w:r>
      <w:r>
        <w:t>on-chain</w:t>
      </w:r>
      <w:r>
        <w:rPr>
          <w:spacing w:val="-9"/>
        </w:rPr>
        <w:t xml:space="preserve"> </w:t>
      </w:r>
      <w:r>
        <w:t>reputation</w:t>
      </w:r>
      <w:r>
        <w:rPr>
          <w:spacing w:val="-10"/>
        </w:rPr>
        <w:t xml:space="preserve"> </w:t>
      </w:r>
      <w:r>
        <w:t>research</w:t>
      </w:r>
      <w:r>
        <w:rPr>
          <w:spacing w:val="-9"/>
        </w:rPr>
        <w:t xml:space="preserve"> </w:t>
      </w:r>
      <w:r>
        <w:t>in</w:t>
      </w:r>
      <w:r>
        <w:rPr>
          <w:spacing w:val="-10"/>
        </w:rPr>
        <w:t xml:space="preserve"> </w:t>
      </w:r>
      <w:r>
        <w:t>leveraged</w:t>
      </w:r>
      <w:r>
        <w:rPr>
          <w:spacing w:val="-9"/>
        </w:rPr>
        <w:t xml:space="preserve"> </w:t>
      </w:r>
      <w:r>
        <w:rPr>
          <w:spacing w:val="-2"/>
        </w:rPr>
        <w:t>DeFi.</w:t>
      </w:r>
    </w:p>
    <w:p w14:paraId="00DC1C66" w14:textId="77777777" w:rsidR="00350CFB" w:rsidRDefault="00283FFF">
      <w:pPr>
        <w:pStyle w:val="ListParagraph"/>
        <w:numPr>
          <w:ilvl w:val="0"/>
          <w:numId w:val="24"/>
        </w:numPr>
        <w:tabs>
          <w:tab w:val="left" w:pos="806"/>
          <w:tab w:val="left" w:pos="808"/>
        </w:tabs>
        <w:spacing w:before="240" w:line="393" w:lineRule="auto"/>
        <w:ind w:right="523"/>
        <w:jc w:val="both"/>
        <w:rPr>
          <w:position w:val="-8"/>
          <w:sz w:val="24"/>
        </w:rPr>
      </w:pPr>
      <w:r>
        <w:rPr>
          <w:b/>
          <w:sz w:val="24"/>
        </w:rPr>
        <w:t>Capital</w:t>
      </w:r>
      <w:r>
        <w:rPr>
          <w:b/>
          <w:spacing w:val="-9"/>
          <w:sz w:val="24"/>
        </w:rPr>
        <w:t xml:space="preserve"> </w:t>
      </w:r>
      <w:r>
        <w:rPr>
          <w:b/>
          <w:sz w:val="24"/>
        </w:rPr>
        <w:t xml:space="preserve">efficiency: </w:t>
      </w:r>
      <w:r>
        <w:rPr>
          <w:sz w:val="24"/>
        </w:rPr>
        <w:t>protocols</w:t>
      </w:r>
      <w:r>
        <w:rPr>
          <w:spacing w:val="-9"/>
          <w:sz w:val="24"/>
        </w:rPr>
        <w:t xml:space="preserve"> </w:t>
      </w:r>
      <w:r>
        <w:rPr>
          <w:sz w:val="24"/>
        </w:rPr>
        <w:t>seek</w:t>
      </w:r>
      <w:r>
        <w:rPr>
          <w:spacing w:val="-9"/>
          <w:sz w:val="24"/>
        </w:rPr>
        <w:t xml:space="preserve"> </w:t>
      </w:r>
      <w:r>
        <w:rPr>
          <w:sz w:val="24"/>
        </w:rPr>
        <w:t>ordinal</w:t>
      </w:r>
      <w:r>
        <w:rPr>
          <w:spacing w:val="-9"/>
          <w:sz w:val="24"/>
        </w:rPr>
        <w:t xml:space="preserve"> </w:t>
      </w:r>
      <w:r>
        <w:rPr>
          <w:sz w:val="24"/>
        </w:rPr>
        <w:t>signals</w:t>
      </w:r>
      <w:r>
        <w:rPr>
          <w:spacing w:val="-9"/>
          <w:sz w:val="24"/>
        </w:rPr>
        <w:t xml:space="preserve"> </w:t>
      </w:r>
      <w:r>
        <w:rPr>
          <w:sz w:val="24"/>
        </w:rPr>
        <w:t>that</w:t>
      </w:r>
      <w:r>
        <w:rPr>
          <w:spacing w:val="-9"/>
          <w:sz w:val="24"/>
        </w:rPr>
        <w:t xml:space="preserve"> </w:t>
      </w:r>
      <w:r>
        <w:rPr>
          <w:sz w:val="24"/>
        </w:rPr>
        <w:t>could</w:t>
      </w:r>
      <w:r>
        <w:rPr>
          <w:spacing w:val="-9"/>
          <w:sz w:val="24"/>
        </w:rPr>
        <w:t xml:space="preserve"> </w:t>
      </w:r>
      <w:r>
        <w:rPr>
          <w:sz w:val="24"/>
        </w:rPr>
        <w:t>support</w:t>
      </w:r>
      <w:r>
        <w:rPr>
          <w:spacing w:val="-9"/>
          <w:sz w:val="24"/>
        </w:rPr>
        <w:t xml:space="preserve"> </w:t>
      </w:r>
      <w:r>
        <w:rPr>
          <w:sz w:val="24"/>
        </w:rPr>
        <w:t>differentiated</w:t>
      </w:r>
      <w:r>
        <w:rPr>
          <w:spacing w:val="-9"/>
          <w:sz w:val="24"/>
        </w:rPr>
        <w:t xml:space="preserve"> </w:t>
      </w:r>
      <w:r>
        <w:rPr>
          <w:sz w:val="24"/>
        </w:rPr>
        <w:t>service—for</w:t>
      </w:r>
      <w:r>
        <w:rPr>
          <w:spacing w:val="-7"/>
          <w:sz w:val="24"/>
        </w:rPr>
        <w:t xml:space="preserve"> </w:t>
      </w:r>
      <w:r>
        <w:rPr>
          <w:sz w:val="24"/>
        </w:rPr>
        <w:t>example,</w:t>
      </w:r>
      <w:r>
        <w:rPr>
          <w:spacing w:val="-7"/>
          <w:sz w:val="24"/>
        </w:rPr>
        <w:t xml:space="preserve"> </w:t>
      </w:r>
      <w:r>
        <w:rPr>
          <w:sz w:val="24"/>
        </w:rPr>
        <w:t>limit-increase</w:t>
      </w:r>
      <w:r>
        <w:rPr>
          <w:spacing w:val="-7"/>
          <w:sz w:val="24"/>
        </w:rPr>
        <w:t xml:space="preserve"> </w:t>
      </w:r>
      <w:r>
        <w:rPr>
          <w:sz w:val="24"/>
        </w:rPr>
        <w:t>cadence,</w:t>
      </w:r>
      <w:r>
        <w:rPr>
          <w:spacing w:val="-7"/>
          <w:sz w:val="24"/>
        </w:rPr>
        <w:t xml:space="preserve"> </w:t>
      </w:r>
      <w:r>
        <w:rPr>
          <w:sz w:val="24"/>
        </w:rPr>
        <w:t>fee</w:t>
      </w:r>
      <w:r>
        <w:rPr>
          <w:spacing w:val="-7"/>
          <w:sz w:val="24"/>
        </w:rPr>
        <w:t xml:space="preserve"> </w:t>
      </w:r>
      <w:r>
        <w:rPr>
          <w:sz w:val="24"/>
        </w:rPr>
        <w:t>tiers,</w:t>
      </w:r>
      <w:r>
        <w:rPr>
          <w:spacing w:val="-6"/>
          <w:sz w:val="24"/>
        </w:rPr>
        <w:t xml:space="preserve"> </w:t>
      </w:r>
      <w:r>
        <w:rPr>
          <w:sz w:val="24"/>
        </w:rPr>
        <w:t>or</w:t>
      </w:r>
      <w:r>
        <w:rPr>
          <w:spacing w:val="-7"/>
          <w:sz w:val="24"/>
        </w:rPr>
        <w:t xml:space="preserve"> </w:t>
      </w:r>
      <w:r>
        <w:rPr>
          <w:sz w:val="24"/>
        </w:rPr>
        <w:t>monitoring</w:t>
      </w:r>
      <w:r>
        <w:rPr>
          <w:spacing w:val="-7"/>
          <w:sz w:val="24"/>
        </w:rPr>
        <w:t xml:space="preserve"> </w:t>
      </w:r>
      <w:r>
        <w:rPr>
          <w:sz w:val="24"/>
        </w:rPr>
        <w:t>priority—and,</w:t>
      </w:r>
      <w:r>
        <w:rPr>
          <w:spacing w:val="-7"/>
          <w:sz w:val="24"/>
        </w:rPr>
        <w:t xml:space="preserve"> </w:t>
      </w:r>
      <w:r>
        <w:rPr>
          <w:sz w:val="24"/>
        </w:rPr>
        <w:t>only</w:t>
      </w:r>
      <w:r>
        <w:rPr>
          <w:spacing w:val="-7"/>
          <w:sz w:val="24"/>
        </w:rPr>
        <w:t xml:space="preserve"> </w:t>
      </w:r>
      <w:r>
        <w:rPr>
          <w:sz w:val="24"/>
        </w:rPr>
        <w:t>under</w:t>
      </w:r>
      <w:r>
        <w:rPr>
          <w:spacing w:val="-7"/>
          <w:sz w:val="24"/>
        </w:rPr>
        <w:t xml:space="preserve"> </w:t>
      </w:r>
      <w:r>
        <w:rPr>
          <w:sz w:val="24"/>
        </w:rPr>
        <w:t>future controlled experiments, modest collateral differentiation, while preserving on-chain settle-</w:t>
      </w:r>
      <w:r>
        <w:rPr>
          <w:position w:val="-8"/>
          <w:sz w:val="24"/>
        </w:rPr>
        <w:t xml:space="preserve">ment </w:t>
      </w:r>
      <w:hyperlink w:anchor="_bookmark159" w:history="1">
        <w:r>
          <w:rPr>
            <w:sz w:val="16"/>
          </w:rPr>
          <w:t>[26]</w:t>
        </w:r>
      </w:hyperlink>
      <w:r>
        <w:rPr>
          <w:sz w:val="16"/>
        </w:rPr>
        <w:t>,</w:t>
      </w:r>
      <w:hyperlink w:anchor="_bookmark186" w:history="1">
        <w:r>
          <w:rPr>
            <w:sz w:val="16"/>
          </w:rPr>
          <w:t>[53]</w:t>
        </w:r>
      </w:hyperlink>
      <w:r>
        <w:rPr>
          <w:position w:val="-8"/>
          <w:sz w:val="24"/>
        </w:rPr>
        <w:t>.</w:t>
      </w:r>
    </w:p>
    <w:p w14:paraId="00DC1C67" w14:textId="77777777" w:rsidR="00350CFB" w:rsidRDefault="00283FFF">
      <w:pPr>
        <w:pStyle w:val="ListParagraph"/>
        <w:numPr>
          <w:ilvl w:val="0"/>
          <w:numId w:val="24"/>
        </w:numPr>
        <w:tabs>
          <w:tab w:val="left" w:pos="797"/>
          <w:tab w:val="left" w:pos="808"/>
        </w:tabs>
        <w:spacing w:before="37" w:line="396" w:lineRule="auto"/>
        <w:ind w:right="563"/>
        <w:jc w:val="both"/>
        <w:rPr>
          <w:sz w:val="24"/>
        </w:rPr>
      </w:pPr>
      <w:r>
        <w:rPr>
          <w:b/>
          <w:sz w:val="24"/>
        </w:rPr>
        <w:t xml:space="preserve">Auditability: </w:t>
      </w:r>
      <w:r>
        <w:rPr>
          <w:sz w:val="24"/>
        </w:rPr>
        <w:t>unlike</w:t>
      </w:r>
      <w:r>
        <w:rPr>
          <w:spacing w:val="-7"/>
          <w:sz w:val="24"/>
        </w:rPr>
        <w:t xml:space="preserve"> </w:t>
      </w:r>
      <w:r>
        <w:rPr>
          <w:sz w:val="24"/>
        </w:rPr>
        <w:t>opaque</w:t>
      </w:r>
      <w:r>
        <w:rPr>
          <w:spacing w:val="-7"/>
          <w:sz w:val="24"/>
        </w:rPr>
        <w:t xml:space="preserve"> </w:t>
      </w:r>
      <w:r>
        <w:rPr>
          <w:sz w:val="24"/>
        </w:rPr>
        <w:t>off-chain</w:t>
      </w:r>
      <w:r>
        <w:rPr>
          <w:spacing w:val="-7"/>
          <w:sz w:val="24"/>
        </w:rPr>
        <w:t xml:space="preserve"> </w:t>
      </w:r>
      <w:r>
        <w:rPr>
          <w:sz w:val="24"/>
        </w:rPr>
        <w:t>credit</w:t>
      </w:r>
      <w:r>
        <w:rPr>
          <w:spacing w:val="-7"/>
          <w:sz w:val="24"/>
        </w:rPr>
        <w:t xml:space="preserve"> </w:t>
      </w:r>
      <w:r>
        <w:rPr>
          <w:sz w:val="24"/>
        </w:rPr>
        <w:t>scores,</w:t>
      </w:r>
      <w:r>
        <w:rPr>
          <w:spacing w:val="-7"/>
          <w:sz w:val="24"/>
        </w:rPr>
        <w:t xml:space="preserve"> </w:t>
      </w:r>
      <w:r>
        <w:rPr>
          <w:sz w:val="24"/>
        </w:rPr>
        <w:t>graph-based</w:t>
      </w:r>
      <w:r>
        <w:rPr>
          <w:spacing w:val="-7"/>
          <w:sz w:val="24"/>
        </w:rPr>
        <w:t xml:space="preserve"> </w:t>
      </w:r>
      <w:r>
        <w:rPr>
          <w:sz w:val="24"/>
        </w:rPr>
        <w:t>scores</w:t>
      </w:r>
      <w:r>
        <w:rPr>
          <w:spacing w:val="-7"/>
          <w:sz w:val="24"/>
        </w:rPr>
        <w:t xml:space="preserve"> </w:t>
      </w:r>
      <w:r>
        <w:rPr>
          <w:sz w:val="24"/>
        </w:rPr>
        <w:t>derived</w:t>
      </w:r>
      <w:r>
        <w:rPr>
          <w:spacing w:val="-7"/>
          <w:sz w:val="24"/>
        </w:rPr>
        <w:t xml:space="preserve"> </w:t>
      </w:r>
      <w:r>
        <w:rPr>
          <w:sz w:val="24"/>
        </w:rPr>
        <w:t>from</w:t>
      </w:r>
      <w:r>
        <w:rPr>
          <w:spacing w:val="-7"/>
          <w:sz w:val="24"/>
        </w:rPr>
        <w:t xml:space="preserve"> </w:t>
      </w:r>
      <w:r>
        <w:rPr>
          <w:sz w:val="24"/>
        </w:rPr>
        <w:t>public events</w:t>
      </w:r>
      <w:r>
        <w:rPr>
          <w:spacing w:val="-8"/>
          <w:sz w:val="24"/>
        </w:rPr>
        <w:t xml:space="preserve"> </w:t>
      </w:r>
      <w:r>
        <w:rPr>
          <w:sz w:val="24"/>
        </w:rPr>
        <w:t>can</w:t>
      </w:r>
      <w:r>
        <w:rPr>
          <w:spacing w:val="-8"/>
          <w:sz w:val="24"/>
        </w:rPr>
        <w:t xml:space="preserve"> </w:t>
      </w:r>
      <w:r>
        <w:rPr>
          <w:sz w:val="24"/>
        </w:rPr>
        <w:t>be</w:t>
      </w:r>
      <w:r>
        <w:rPr>
          <w:spacing w:val="-8"/>
          <w:sz w:val="24"/>
        </w:rPr>
        <w:t xml:space="preserve"> </w:t>
      </w:r>
      <w:r>
        <w:rPr>
          <w:sz w:val="24"/>
        </w:rPr>
        <w:t>recomputed</w:t>
      </w:r>
      <w:r>
        <w:rPr>
          <w:spacing w:val="-8"/>
          <w:sz w:val="24"/>
        </w:rPr>
        <w:t xml:space="preserve"> </w:t>
      </w:r>
      <w:r>
        <w:rPr>
          <w:sz w:val="24"/>
        </w:rPr>
        <w:t>and</w:t>
      </w:r>
      <w:r>
        <w:rPr>
          <w:spacing w:val="-8"/>
          <w:sz w:val="24"/>
        </w:rPr>
        <w:t xml:space="preserve"> </w:t>
      </w:r>
      <w:r>
        <w:rPr>
          <w:sz w:val="24"/>
        </w:rPr>
        <w:t>inspected,</w:t>
      </w:r>
      <w:r>
        <w:rPr>
          <w:spacing w:val="-8"/>
          <w:sz w:val="24"/>
        </w:rPr>
        <w:t xml:space="preserve"> </w:t>
      </w:r>
      <w:r>
        <w:rPr>
          <w:sz w:val="24"/>
        </w:rPr>
        <w:t>addressing</w:t>
      </w:r>
      <w:r>
        <w:rPr>
          <w:spacing w:val="-8"/>
          <w:sz w:val="24"/>
        </w:rPr>
        <w:t xml:space="preserve"> </w:t>
      </w:r>
      <w:r>
        <w:rPr>
          <w:sz w:val="24"/>
        </w:rPr>
        <w:t>concerns</w:t>
      </w:r>
      <w:r>
        <w:rPr>
          <w:spacing w:val="-8"/>
          <w:sz w:val="24"/>
        </w:rPr>
        <w:t xml:space="preserve"> </w:t>
      </w:r>
      <w:r>
        <w:rPr>
          <w:sz w:val="24"/>
        </w:rPr>
        <w:t>about</w:t>
      </w:r>
      <w:r>
        <w:rPr>
          <w:spacing w:val="-8"/>
          <w:sz w:val="24"/>
        </w:rPr>
        <w:t xml:space="preserve"> </w:t>
      </w:r>
      <w:r>
        <w:rPr>
          <w:sz w:val="24"/>
        </w:rPr>
        <w:t>black-box</w:t>
      </w:r>
      <w:r>
        <w:rPr>
          <w:spacing w:val="-8"/>
          <w:sz w:val="24"/>
        </w:rPr>
        <w:t xml:space="preserve"> </w:t>
      </w:r>
      <w:r>
        <w:rPr>
          <w:sz w:val="24"/>
        </w:rPr>
        <w:t xml:space="preserve">decentralized credit scoring </w:t>
      </w:r>
      <w:hyperlink w:anchor="_bookmark181" w:history="1">
        <w:r>
          <w:rPr>
            <w:sz w:val="24"/>
            <w:vertAlign w:val="superscript"/>
          </w:rPr>
          <w:t>[48]</w:t>
        </w:r>
      </w:hyperlink>
      <w:r>
        <w:rPr>
          <w:sz w:val="24"/>
        </w:rPr>
        <w:t>.</w:t>
      </w:r>
    </w:p>
    <w:p w14:paraId="00DC1C68" w14:textId="77777777" w:rsidR="00350CFB" w:rsidRDefault="00283FFF">
      <w:pPr>
        <w:pStyle w:val="ListParagraph"/>
        <w:numPr>
          <w:ilvl w:val="0"/>
          <w:numId w:val="24"/>
        </w:numPr>
        <w:tabs>
          <w:tab w:val="left" w:pos="806"/>
          <w:tab w:val="left" w:pos="808"/>
        </w:tabs>
        <w:spacing w:before="40" w:line="396" w:lineRule="auto"/>
        <w:ind w:right="522"/>
        <w:jc w:val="both"/>
        <w:rPr>
          <w:sz w:val="24"/>
        </w:rPr>
      </w:pPr>
      <w:r>
        <w:rPr>
          <w:b/>
          <w:sz w:val="24"/>
        </w:rPr>
        <w:t>Operational</w:t>
      </w:r>
      <w:r>
        <w:rPr>
          <w:b/>
          <w:spacing w:val="-15"/>
          <w:sz w:val="24"/>
        </w:rPr>
        <w:t xml:space="preserve"> </w:t>
      </w:r>
      <w:r>
        <w:rPr>
          <w:b/>
          <w:sz w:val="24"/>
        </w:rPr>
        <w:t>cost:</w:t>
      </w:r>
      <w:r>
        <w:rPr>
          <w:b/>
          <w:spacing w:val="-2"/>
          <w:sz w:val="24"/>
        </w:rPr>
        <w:t xml:space="preserve"> </w:t>
      </w:r>
      <w:r>
        <w:rPr>
          <w:sz w:val="24"/>
        </w:rPr>
        <w:t>reputation</w:t>
      </w:r>
      <w:r>
        <w:rPr>
          <w:spacing w:val="-15"/>
          <w:sz w:val="24"/>
        </w:rPr>
        <w:t xml:space="preserve"> </w:t>
      </w:r>
      <w:r>
        <w:rPr>
          <w:sz w:val="24"/>
        </w:rPr>
        <w:t>systems</w:t>
      </w:r>
      <w:r>
        <w:rPr>
          <w:spacing w:val="-15"/>
          <w:sz w:val="24"/>
        </w:rPr>
        <w:t xml:space="preserve"> </w:t>
      </w:r>
      <w:r>
        <w:rPr>
          <w:sz w:val="24"/>
        </w:rPr>
        <w:t>that</w:t>
      </w:r>
      <w:r>
        <w:rPr>
          <w:spacing w:val="-15"/>
          <w:sz w:val="24"/>
        </w:rPr>
        <w:t xml:space="preserve"> </w:t>
      </w:r>
      <w:r>
        <w:rPr>
          <w:sz w:val="24"/>
        </w:rPr>
        <w:t>must</w:t>
      </w:r>
      <w:r>
        <w:rPr>
          <w:spacing w:val="-15"/>
          <w:sz w:val="24"/>
        </w:rPr>
        <w:t xml:space="preserve"> </w:t>
      </w:r>
      <w:r>
        <w:rPr>
          <w:sz w:val="24"/>
        </w:rPr>
        <w:t>refresh</w:t>
      </w:r>
      <w:r>
        <w:rPr>
          <w:spacing w:val="-15"/>
          <w:sz w:val="24"/>
        </w:rPr>
        <w:t xml:space="preserve"> </w:t>
      </w:r>
      <w:r>
        <w:rPr>
          <w:sz w:val="24"/>
        </w:rPr>
        <w:t>frequently—for</w:t>
      </w:r>
      <w:r>
        <w:rPr>
          <w:spacing w:val="-15"/>
          <w:sz w:val="24"/>
        </w:rPr>
        <w:t xml:space="preserve"> </w:t>
      </w:r>
      <w:r>
        <w:rPr>
          <w:sz w:val="24"/>
        </w:rPr>
        <w:t>example,</w:t>
      </w:r>
      <w:r>
        <w:rPr>
          <w:spacing w:val="-14"/>
          <w:sz w:val="24"/>
        </w:rPr>
        <w:t xml:space="preserve"> </w:t>
      </w:r>
      <w:r>
        <w:rPr>
          <w:sz w:val="24"/>
        </w:rPr>
        <w:t>before</w:t>
      </w:r>
      <w:r>
        <w:rPr>
          <w:spacing w:val="-15"/>
          <w:sz w:val="24"/>
        </w:rPr>
        <w:t xml:space="preserve"> </w:t>
      </w:r>
      <w:r>
        <w:rPr>
          <w:sz w:val="24"/>
        </w:rPr>
        <w:t>each leverage adjustment—cannot afford expensive historical transfer aggregation on every up-</w:t>
      </w:r>
      <w:r>
        <w:rPr>
          <w:spacing w:val="-2"/>
          <w:sz w:val="24"/>
        </w:rPr>
        <w:t>date.</w:t>
      </w:r>
    </w:p>
    <w:p w14:paraId="00DC1C69" w14:textId="77777777" w:rsidR="00350CFB" w:rsidRDefault="00283FFF">
      <w:pPr>
        <w:pStyle w:val="ListParagraph"/>
        <w:numPr>
          <w:ilvl w:val="0"/>
          <w:numId w:val="24"/>
        </w:numPr>
        <w:tabs>
          <w:tab w:val="left" w:pos="799"/>
          <w:tab w:val="left" w:pos="806"/>
        </w:tabs>
        <w:spacing w:before="40" w:line="396" w:lineRule="auto"/>
        <w:ind w:left="799" w:right="522" w:hanging="207"/>
        <w:jc w:val="both"/>
        <w:rPr>
          <w:sz w:val="24"/>
        </w:rPr>
      </w:pPr>
      <w:r>
        <w:rPr>
          <w:b/>
          <w:sz w:val="24"/>
        </w:rPr>
        <w:t>Standardization:</w:t>
      </w:r>
      <w:r>
        <w:rPr>
          <w:b/>
          <w:spacing w:val="16"/>
          <w:sz w:val="24"/>
        </w:rPr>
        <w:t xml:space="preserve"> </w:t>
      </w:r>
      <w:r>
        <w:rPr>
          <w:sz w:val="24"/>
        </w:rPr>
        <w:t>Equity</w:t>
      </w:r>
      <w:r>
        <w:rPr>
          <w:spacing w:val="-10"/>
          <w:sz w:val="24"/>
        </w:rPr>
        <w:t xml:space="preserve"> </w:t>
      </w:r>
      <w:r>
        <w:rPr>
          <w:sz w:val="24"/>
        </w:rPr>
        <w:t>markets</w:t>
      </w:r>
      <w:r>
        <w:rPr>
          <w:spacing w:val="-10"/>
          <w:sz w:val="24"/>
        </w:rPr>
        <w:t xml:space="preserve"> </w:t>
      </w:r>
      <w:r>
        <w:rPr>
          <w:sz w:val="24"/>
        </w:rPr>
        <w:t>long</w:t>
      </w:r>
      <w:r>
        <w:rPr>
          <w:spacing w:val="-10"/>
          <w:sz w:val="24"/>
        </w:rPr>
        <w:t xml:space="preserve"> </w:t>
      </w:r>
      <w:r>
        <w:rPr>
          <w:sz w:val="24"/>
        </w:rPr>
        <w:t>used</w:t>
      </w:r>
      <w:r>
        <w:rPr>
          <w:spacing w:val="-10"/>
          <w:sz w:val="24"/>
        </w:rPr>
        <w:t xml:space="preserve"> </w:t>
      </w:r>
      <w:r>
        <w:rPr>
          <w:sz w:val="24"/>
        </w:rPr>
        <w:t>price–earnings</w:t>
      </w:r>
      <w:r>
        <w:rPr>
          <w:spacing w:val="-10"/>
          <w:sz w:val="24"/>
        </w:rPr>
        <w:t xml:space="preserve"> </w:t>
      </w:r>
      <w:r>
        <w:rPr>
          <w:sz w:val="24"/>
        </w:rPr>
        <w:t>and</w:t>
      </w:r>
      <w:r>
        <w:rPr>
          <w:spacing w:val="-10"/>
          <w:sz w:val="24"/>
        </w:rPr>
        <w:t xml:space="preserve"> </w:t>
      </w:r>
      <w:r>
        <w:rPr>
          <w:sz w:val="24"/>
        </w:rPr>
        <w:t>price–book</w:t>
      </w:r>
      <w:r>
        <w:rPr>
          <w:spacing w:val="-10"/>
          <w:sz w:val="24"/>
        </w:rPr>
        <w:t xml:space="preserve"> </w:t>
      </w:r>
      <w:r>
        <w:rPr>
          <w:sz w:val="24"/>
        </w:rPr>
        <w:t>ratios</w:t>
      </w:r>
      <w:r>
        <w:rPr>
          <w:spacing w:val="-10"/>
          <w:sz w:val="24"/>
        </w:rPr>
        <w:t xml:space="preserve"> </w:t>
      </w:r>
      <w:r>
        <w:rPr>
          <w:sz w:val="24"/>
        </w:rPr>
        <w:t>not</w:t>
      </w:r>
      <w:r>
        <w:rPr>
          <w:spacing w:val="-10"/>
          <w:sz w:val="24"/>
        </w:rPr>
        <w:t xml:space="preserve"> </w:t>
      </w:r>
      <w:r>
        <w:rPr>
          <w:sz w:val="24"/>
        </w:rPr>
        <w:t>as</w:t>
      </w:r>
      <w:r>
        <w:rPr>
          <w:spacing w:val="-10"/>
          <w:sz w:val="24"/>
        </w:rPr>
        <w:t xml:space="preserve"> </w:t>
      </w:r>
      <w:r>
        <w:rPr>
          <w:sz w:val="24"/>
        </w:rPr>
        <w:t xml:space="preserve">per-fect return predictors but as a shared vocabulary for screening and communication </w:t>
      </w:r>
      <w:hyperlink w:anchor="_bookmark139" w:history="1">
        <w:r>
          <w:rPr>
            <w:sz w:val="24"/>
            <w:vertAlign w:val="superscript"/>
          </w:rPr>
          <w:t>[6]</w:t>
        </w:r>
      </w:hyperlink>
      <w:r>
        <w:rPr>
          <w:sz w:val="24"/>
          <w:vertAlign w:val="superscript"/>
        </w:rPr>
        <w:t>,</w:t>
      </w:r>
      <w:hyperlink w:anchor="_bookmark153" w:history="1">
        <w:r>
          <w:rPr>
            <w:sz w:val="24"/>
            <w:vertAlign w:val="superscript"/>
          </w:rPr>
          <w:t>[20]</w:t>
        </w:r>
      </w:hyperlink>
      <w:r>
        <w:rPr>
          <w:sz w:val="24"/>
          <w:vertAlign w:val="superscript"/>
        </w:rPr>
        <w:t>,</w:t>
      </w:r>
      <w:hyperlink w:anchor="_bookmark157" w:history="1">
        <w:r>
          <w:rPr>
            <w:sz w:val="24"/>
            <w:vertAlign w:val="superscript"/>
          </w:rPr>
          <w:t>[24]</w:t>
        </w:r>
      </w:hyperlink>
      <w:r>
        <w:rPr>
          <w:sz w:val="24"/>
        </w:rPr>
        <w:t xml:space="preserve">. Pseudonymous DeFi lacks an analogous ordinal language for wallet-level counterparty dif-ferentiation </w:t>
      </w:r>
      <w:hyperlink w:anchor="_bookmark134" w:history="1">
        <w:r>
          <w:rPr>
            <w:sz w:val="24"/>
            <w:vertAlign w:val="superscript"/>
          </w:rPr>
          <w:t>[1]</w:t>
        </w:r>
      </w:hyperlink>
      <w:r>
        <w:rPr>
          <w:sz w:val="24"/>
        </w:rPr>
        <w:t>.</w:t>
      </w:r>
      <w:r>
        <w:rPr>
          <w:spacing w:val="40"/>
          <w:sz w:val="24"/>
        </w:rPr>
        <w:t xml:space="preserve"> </w:t>
      </w:r>
      <w:r>
        <w:rPr>
          <w:sz w:val="24"/>
        </w:rPr>
        <w:t xml:space="preserve">Chapter </w:t>
      </w:r>
      <w:hyperlink w:anchor="_bookmark114" w:history="1">
        <w:r>
          <w:rPr>
            <w:sz w:val="24"/>
          </w:rPr>
          <w:t>5</w:t>
        </w:r>
      </w:hyperlink>
      <w:r>
        <w:rPr>
          <w:sz w:val="24"/>
        </w:rPr>
        <w:t xml:space="preserve"> develops industry adoption scenarios in which EndorseRank and AWP</w:t>
      </w:r>
      <w:r>
        <w:rPr>
          <w:spacing w:val="-10"/>
          <w:sz w:val="24"/>
        </w:rPr>
        <w:t xml:space="preserve"> </w:t>
      </w:r>
      <w:r>
        <w:rPr>
          <w:sz w:val="24"/>
        </w:rPr>
        <w:t>play</w:t>
      </w:r>
      <w:r>
        <w:rPr>
          <w:spacing w:val="-10"/>
          <w:sz w:val="24"/>
        </w:rPr>
        <w:t xml:space="preserve"> </w:t>
      </w:r>
      <w:r>
        <w:rPr>
          <w:sz w:val="24"/>
        </w:rPr>
        <w:t>that</w:t>
      </w:r>
      <w:r>
        <w:rPr>
          <w:spacing w:val="-10"/>
          <w:sz w:val="24"/>
        </w:rPr>
        <w:t xml:space="preserve"> </w:t>
      </w:r>
      <w:r>
        <w:rPr>
          <w:sz w:val="24"/>
        </w:rPr>
        <w:t>infrastructural</w:t>
      </w:r>
      <w:r>
        <w:rPr>
          <w:spacing w:val="-10"/>
          <w:sz w:val="24"/>
        </w:rPr>
        <w:t xml:space="preserve"> </w:t>
      </w:r>
      <w:r>
        <w:rPr>
          <w:sz w:val="24"/>
        </w:rPr>
        <w:t>role—supporting</w:t>
      </w:r>
      <w:r>
        <w:rPr>
          <w:spacing w:val="-10"/>
          <w:sz w:val="24"/>
        </w:rPr>
        <w:t xml:space="preserve"> </w:t>
      </w:r>
      <w:r>
        <w:rPr>
          <w:sz w:val="24"/>
        </w:rPr>
        <w:t>fees,</w:t>
      </w:r>
      <w:r>
        <w:rPr>
          <w:spacing w:val="-10"/>
          <w:sz w:val="24"/>
        </w:rPr>
        <w:t xml:space="preserve"> </w:t>
      </w:r>
      <w:r>
        <w:rPr>
          <w:sz w:val="24"/>
        </w:rPr>
        <w:t>utilization,</w:t>
      </w:r>
      <w:r>
        <w:rPr>
          <w:spacing w:val="-10"/>
          <w:sz w:val="24"/>
        </w:rPr>
        <w:t xml:space="preserve"> </w:t>
      </w:r>
      <w:r>
        <w:rPr>
          <w:sz w:val="24"/>
        </w:rPr>
        <w:t>and</w:t>
      </w:r>
      <w:r>
        <w:rPr>
          <w:spacing w:val="-10"/>
          <w:sz w:val="24"/>
        </w:rPr>
        <w:t xml:space="preserve"> </w:t>
      </w:r>
      <w:r>
        <w:rPr>
          <w:sz w:val="24"/>
        </w:rPr>
        <w:t>monitoring</w:t>
      </w:r>
      <w:r>
        <w:rPr>
          <w:spacing w:val="-10"/>
          <w:sz w:val="24"/>
        </w:rPr>
        <w:t xml:space="preserve"> </w:t>
      </w:r>
      <w:r>
        <w:rPr>
          <w:sz w:val="24"/>
        </w:rPr>
        <w:t xml:space="preserve">efficiency—without substituting for collateral or claiming to forecast trading profit (Section </w:t>
      </w:r>
      <w:hyperlink w:anchor="_bookmark118" w:history="1">
        <w:r>
          <w:rPr>
            <w:sz w:val="24"/>
          </w:rPr>
          <w:t>5.4</w:t>
        </w:r>
      </w:hyperlink>
      <w:r>
        <w:rPr>
          <w:sz w:val="24"/>
        </w:rPr>
        <w:t>).</w:t>
      </w:r>
    </w:p>
    <w:p w14:paraId="00DC1C6A" w14:textId="77777777" w:rsidR="00350CFB" w:rsidRDefault="00283FFF">
      <w:pPr>
        <w:pStyle w:val="BodyText"/>
        <w:spacing w:before="66"/>
        <w:ind w:left="274"/>
        <w:jc w:val="both"/>
      </w:pPr>
      <w:r>
        <w:rPr>
          <w:spacing w:val="-2"/>
        </w:rPr>
        <w:t>Transfer-based</w:t>
      </w:r>
      <w:r>
        <w:rPr>
          <w:spacing w:val="-19"/>
        </w:rPr>
        <w:t xml:space="preserve"> </w:t>
      </w:r>
      <w:r>
        <w:rPr>
          <w:spacing w:val="-2"/>
        </w:rPr>
        <w:t>AWP</w:t>
      </w:r>
      <w:r>
        <w:rPr>
          <w:spacing w:val="-19"/>
        </w:rPr>
        <w:t xml:space="preserve"> </w:t>
      </w:r>
      <w:r>
        <w:rPr>
          <w:spacing w:val="-2"/>
        </w:rPr>
        <w:t>addresses</w:t>
      </w:r>
      <w:r>
        <w:rPr>
          <w:spacing w:val="-18"/>
        </w:rPr>
        <w:t xml:space="preserve"> </w:t>
      </w:r>
      <w:r>
        <w:rPr>
          <w:spacing w:val="-2"/>
        </w:rPr>
        <w:t>the</w:t>
      </w:r>
      <w:r>
        <w:rPr>
          <w:spacing w:val="-18"/>
        </w:rPr>
        <w:t xml:space="preserve"> </w:t>
      </w:r>
      <w:r>
        <w:rPr>
          <w:spacing w:val="-2"/>
        </w:rPr>
        <w:t>first</w:t>
      </w:r>
      <w:r>
        <w:rPr>
          <w:spacing w:val="-18"/>
        </w:rPr>
        <w:t xml:space="preserve"> </w:t>
      </w:r>
      <w:r>
        <w:rPr>
          <w:spacing w:val="-2"/>
        </w:rPr>
        <w:t>two</w:t>
      </w:r>
      <w:r>
        <w:rPr>
          <w:spacing w:val="-18"/>
        </w:rPr>
        <w:t xml:space="preserve"> </w:t>
      </w:r>
      <w:r>
        <w:rPr>
          <w:spacing w:val="-2"/>
        </w:rPr>
        <w:t>pressures</w:t>
      </w:r>
      <w:r>
        <w:rPr>
          <w:spacing w:val="-19"/>
        </w:rPr>
        <w:t xml:space="preserve"> </w:t>
      </w:r>
      <w:r>
        <w:rPr>
          <w:spacing w:val="-2"/>
        </w:rPr>
        <w:t>but</w:t>
      </w:r>
      <w:r>
        <w:rPr>
          <w:spacing w:val="-18"/>
        </w:rPr>
        <w:t xml:space="preserve"> </w:t>
      </w:r>
      <w:r>
        <w:rPr>
          <w:spacing w:val="-2"/>
        </w:rPr>
        <w:t>is</w:t>
      </w:r>
      <w:r>
        <w:rPr>
          <w:spacing w:val="-18"/>
        </w:rPr>
        <w:t xml:space="preserve"> </w:t>
      </w:r>
      <w:r>
        <w:rPr>
          <w:spacing w:val="-2"/>
        </w:rPr>
        <w:t>costly</w:t>
      </w:r>
      <w:r>
        <w:rPr>
          <w:spacing w:val="-18"/>
        </w:rPr>
        <w:t xml:space="preserve"> </w:t>
      </w:r>
      <w:r>
        <w:rPr>
          <w:spacing w:val="-2"/>
        </w:rPr>
        <w:t>on</w:t>
      </w:r>
      <w:r>
        <w:rPr>
          <w:spacing w:val="-18"/>
        </w:rPr>
        <w:t xml:space="preserve"> </w:t>
      </w:r>
      <w:r>
        <w:rPr>
          <w:spacing w:val="-2"/>
        </w:rPr>
        <w:t>the</w:t>
      </w:r>
      <w:r>
        <w:rPr>
          <w:spacing w:val="-18"/>
        </w:rPr>
        <w:t xml:space="preserve"> </w:t>
      </w:r>
      <w:r>
        <w:rPr>
          <w:spacing w:val="-2"/>
        </w:rPr>
        <w:t>third.</w:t>
      </w:r>
      <w:r>
        <w:rPr>
          <w:spacing w:val="16"/>
        </w:rPr>
        <w:t xml:space="preserve"> </w:t>
      </w:r>
      <w:r>
        <w:rPr>
          <w:spacing w:val="-2"/>
        </w:rPr>
        <w:t>Constructing</w:t>
      </w:r>
      <w:r>
        <w:rPr>
          <w:spacing w:val="-18"/>
        </w:rPr>
        <w:t xml:space="preserve"> </w:t>
      </w:r>
      <w:r>
        <w:rPr>
          <w:i/>
          <w:spacing w:val="-2"/>
        </w:rPr>
        <w:t>G</w:t>
      </w:r>
      <w:r>
        <w:rPr>
          <w:spacing w:val="-2"/>
          <w:vertAlign w:val="subscript"/>
        </w:rPr>
        <w:t>transfer</w:t>
      </w:r>
    </w:p>
    <w:p w14:paraId="00DC1C6B" w14:textId="77777777" w:rsidR="00350CFB" w:rsidRDefault="00350CFB">
      <w:pPr>
        <w:pStyle w:val="BodyText"/>
        <w:jc w:val="both"/>
        <w:sectPr w:rsidR="00350CFB">
          <w:pgSz w:w="11910" w:h="16840"/>
          <w:pgMar w:top="1820" w:right="708" w:bottom="2300" w:left="992" w:header="0" w:footer="2115" w:gutter="0"/>
          <w:cols w:space="720"/>
        </w:sectPr>
      </w:pPr>
    </w:p>
    <w:p w14:paraId="00DC1C6C" w14:textId="77777777" w:rsidR="00350CFB" w:rsidRDefault="00283FFF">
      <w:pPr>
        <w:pStyle w:val="BodyText"/>
        <w:spacing w:before="72" w:line="391" w:lineRule="auto"/>
        <w:ind w:left="282" w:right="559"/>
        <w:jc w:val="both"/>
      </w:pPr>
      <w:r>
        <w:lastRenderedPageBreak/>
        <w:t xml:space="preserve">requires aggregating transfer history, applying logistic time-decay, and running PageRank on a dense edge set </w:t>
      </w:r>
      <w:hyperlink w:anchor="_bookmark149" w:history="1">
        <w:r>
          <w:rPr>
            <w:vertAlign w:val="superscript"/>
          </w:rPr>
          <w:t>[16]</w:t>
        </w:r>
      </w:hyperlink>
      <w:r>
        <w:t>.</w:t>
      </w:r>
      <w:r>
        <w:rPr>
          <w:spacing w:val="39"/>
        </w:rPr>
        <w:t xml:space="preserve"> </w:t>
      </w:r>
      <w:r>
        <w:t>On the matched cohort studied here (</w:t>
      </w:r>
      <w:r>
        <w:rPr>
          <w:i/>
        </w:rPr>
        <w:t xml:space="preserve">n </w:t>
      </w:r>
      <w:r>
        <w:rPr>
          <w:w w:val="105"/>
        </w:rPr>
        <w:t xml:space="preserve">= </w:t>
      </w:r>
      <w:r>
        <w:t>5</w:t>
      </w:r>
      <w:r>
        <w:rPr>
          <w:i/>
        </w:rPr>
        <w:t>,</w:t>
      </w:r>
      <w:r>
        <w:t>521 wallets),</w:t>
      </w:r>
      <w:hyperlink w:anchor="_bookmark8" w:history="1">
        <w:r>
          <w:rPr>
            <w:vertAlign w:val="superscript"/>
          </w:rPr>
          <w:t>1</w:t>
        </w:r>
      </w:hyperlink>
      <w:r>
        <w:t xml:space="preserve"> the AWP subgraph </w:t>
      </w:r>
      <w:r>
        <w:rPr>
          <w:spacing w:val="-2"/>
        </w:rPr>
        <w:t>contains</w:t>
      </w:r>
      <w:r>
        <w:rPr>
          <w:spacing w:val="-12"/>
        </w:rPr>
        <w:t xml:space="preserve"> </w:t>
      </w:r>
      <w:r>
        <w:rPr>
          <w:spacing w:val="-2"/>
        </w:rPr>
        <w:t>137</w:t>
      </w:r>
      <w:r>
        <w:rPr>
          <w:i/>
          <w:spacing w:val="-2"/>
        </w:rPr>
        <w:t>,</w:t>
      </w:r>
      <w:r>
        <w:rPr>
          <w:spacing w:val="-2"/>
        </w:rPr>
        <w:t>087</w:t>
      </w:r>
      <w:r>
        <w:rPr>
          <w:spacing w:val="-10"/>
        </w:rPr>
        <w:t xml:space="preserve"> </w:t>
      </w:r>
      <w:r>
        <w:rPr>
          <w:spacing w:val="-2"/>
        </w:rPr>
        <w:t>edges</w:t>
      </w:r>
      <w:r>
        <w:rPr>
          <w:spacing w:val="-12"/>
        </w:rPr>
        <w:t xml:space="preserve"> </w:t>
      </w:r>
      <w:r>
        <w:rPr>
          <w:spacing w:val="-2"/>
        </w:rPr>
        <w:t>and</w:t>
      </w:r>
      <w:r>
        <w:rPr>
          <w:spacing w:val="-10"/>
        </w:rPr>
        <w:t xml:space="preserve"> </w:t>
      </w:r>
      <w:r>
        <w:rPr>
          <w:spacing w:val="-2"/>
        </w:rPr>
        <w:t>requires</w:t>
      </w:r>
      <w:r>
        <w:rPr>
          <w:spacing w:val="-10"/>
        </w:rPr>
        <w:t xml:space="preserve"> </w:t>
      </w:r>
      <w:r>
        <w:rPr>
          <w:spacing w:val="-2"/>
        </w:rPr>
        <w:t>18</w:t>
      </w:r>
      <w:r>
        <w:rPr>
          <w:i/>
          <w:spacing w:val="-2"/>
        </w:rPr>
        <w:t>.</w:t>
      </w:r>
      <w:r>
        <w:rPr>
          <w:spacing w:val="-2"/>
        </w:rPr>
        <w:t>711</w:t>
      </w:r>
      <w:r>
        <w:rPr>
          <w:spacing w:val="-13"/>
        </w:rPr>
        <w:t xml:space="preserve"> </w:t>
      </w:r>
      <w:r>
        <w:rPr>
          <w:spacing w:val="-2"/>
        </w:rPr>
        <w:t>s</w:t>
      </w:r>
      <w:r>
        <w:rPr>
          <w:spacing w:val="-12"/>
        </w:rPr>
        <w:t xml:space="preserve"> </w:t>
      </w:r>
      <w:r>
        <w:rPr>
          <w:spacing w:val="-2"/>
        </w:rPr>
        <w:t>of</w:t>
      </w:r>
      <w:r>
        <w:rPr>
          <w:spacing w:val="-10"/>
        </w:rPr>
        <w:t xml:space="preserve"> </w:t>
      </w:r>
      <w:r>
        <w:rPr>
          <w:spacing w:val="-2"/>
        </w:rPr>
        <w:t>PageRank</w:t>
      </w:r>
      <w:r>
        <w:rPr>
          <w:spacing w:val="-10"/>
        </w:rPr>
        <w:t xml:space="preserve"> </w:t>
      </w:r>
      <w:r>
        <w:rPr>
          <w:spacing w:val="-2"/>
        </w:rPr>
        <w:t>wall-clock</w:t>
      </w:r>
      <w:r>
        <w:rPr>
          <w:spacing w:val="-10"/>
        </w:rPr>
        <w:t xml:space="preserve"> </w:t>
      </w:r>
      <w:r>
        <w:rPr>
          <w:spacing w:val="-2"/>
        </w:rPr>
        <w:t>time.</w:t>
      </w:r>
      <w:r>
        <w:rPr>
          <w:spacing w:val="24"/>
        </w:rPr>
        <w:t xml:space="preserve"> </w:t>
      </w:r>
      <w:r>
        <w:rPr>
          <w:spacing w:val="-2"/>
        </w:rPr>
        <w:t>Allowance</w:t>
      </w:r>
      <w:r>
        <w:rPr>
          <w:spacing w:val="-10"/>
        </w:rPr>
        <w:t xml:space="preserve"> </w:t>
      </w:r>
      <w:r>
        <w:rPr>
          <w:spacing w:val="-2"/>
        </w:rPr>
        <w:t>graphs</w:t>
      </w:r>
      <w:r>
        <w:rPr>
          <w:spacing w:val="-12"/>
        </w:rPr>
        <w:t xml:space="preserve"> </w:t>
      </w:r>
      <w:r>
        <w:rPr>
          <w:spacing w:val="-2"/>
        </w:rPr>
        <w:t>offer a</w:t>
      </w:r>
      <w:r>
        <w:rPr>
          <w:spacing w:val="-13"/>
        </w:rPr>
        <w:t xml:space="preserve"> </w:t>
      </w:r>
      <w:r>
        <w:rPr>
          <w:spacing w:val="-2"/>
        </w:rPr>
        <w:t>structurally</w:t>
      </w:r>
      <w:r>
        <w:rPr>
          <w:spacing w:val="-13"/>
        </w:rPr>
        <w:t xml:space="preserve"> </w:t>
      </w:r>
      <w:r>
        <w:rPr>
          <w:spacing w:val="-2"/>
        </w:rPr>
        <w:t>different</w:t>
      </w:r>
      <w:r>
        <w:rPr>
          <w:spacing w:val="-13"/>
        </w:rPr>
        <w:t xml:space="preserve"> </w:t>
      </w:r>
      <w:r>
        <w:rPr>
          <w:spacing w:val="-2"/>
        </w:rPr>
        <w:t>alternative.</w:t>
      </w:r>
      <w:r>
        <w:rPr>
          <w:spacing w:val="-13"/>
        </w:rPr>
        <w:t xml:space="preserve"> </w:t>
      </w:r>
      <w:r>
        <w:rPr>
          <w:spacing w:val="-2"/>
        </w:rPr>
        <w:t>An</w:t>
      </w:r>
      <w:r>
        <w:rPr>
          <w:spacing w:val="-13"/>
        </w:rPr>
        <w:t xml:space="preserve"> </w:t>
      </w:r>
      <w:r>
        <w:rPr>
          <w:spacing w:val="-2"/>
        </w:rPr>
        <w:t>ERC-20</w:t>
      </w:r>
      <w:r>
        <w:rPr>
          <w:spacing w:val="-13"/>
        </w:rPr>
        <w:t xml:space="preserve"> </w:t>
      </w:r>
      <w:r>
        <w:rPr>
          <w:rFonts w:ascii="Courier New" w:hAnsi="Courier New"/>
          <w:spacing w:val="-2"/>
        </w:rPr>
        <w:t>approve</w:t>
      </w:r>
      <w:r>
        <w:rPr>
          <w:rFonts w:ascii="Courier New" w:hAnsi="Courier New"/>
          <w:spacing w:val="-34"/>
        </w:rPr>
        <w:t xml:space="preserve"> </w:t>
      </w:r>
      <w:r>
        <w:rPr>
          <w:spacing w:val="-2"/>
        </w:rPr>
        <w:t>or</w:t>
      </w:r>
      <w:r>
        <w:rPr>
          <w:spacing w:val="-13"/>
        </w:rPr>
        <w:t xml:space="preserve"> </w:t>
      </w:r>
      <w:r>
        <w:rPr>
          <w:spacing w:val="-2"/>
        </w:rPr>
        <w:t>EIP-2612</w:t>
      </w:r>
      <w:r>
        <w:rPr>
          <w:spacing w:val="-13"/>
        </w:rPr>
        <w:t xml:space="preserve"> </w:t>
      </w:r>
      <w:r>
        <w:rPr>
          <w:rFonts w:ascii="Courier New" w:hAnsi="Courier New"/>
          <w:spacing w:val="-2"/>
        </w:rPr>
        <w:t>permit</w:t>
      </w:r>
      <w:r>
        <w:rPr>
          <w:rFonts w:ascii="Courier New" w:hAnsi="Courier New"/>
          <w:spacing w:val="-35"/>
        </w:rPr>
        <w:t xml:space="preserve"> </w:t>
      </w:r>
      <w:r>
        <w:rPr>
          <w:spacing w:val="-2"/>
        </w:rPr>
        <w:t>records</w:t>
      </w:r>
      <w:r>
        <w:rPr>
          <w:spacing w:val="-13"/>
        </w:rPr>
        <w:t xml:space="preserve"> </w:t>
      </w:r>
      <w:r>
        <w:rPr>
          <w:spacing w:val="-2"/>
        </w:rPr>
        <w:t>how</w:t>
      </w:r>
      <w:r>
        <w:rPr>
          <w:spacing w:val="-13"/>
        </w:rPr>
        <w:t xml:space="preserve"> </w:t>
      </w:r>
      <w:r>
        <w:rPr>
          <w:spacing w:val="-2"/>
        </w:rPr>
        <w:t xml:space="preserve">much </w:t>
      </w:r>
      <w:r>
        <w:t xml:space="preserve">a token owner authorizes a spender to transfer </w:t>
      </w:r>
      <w:hyperlink w:anchor="_bookmark151" w:history="1">
        <w:r>
          <w:rPr>
            <w:vertAlign w:val="superscript"/>
          </w:rPr>
          <w:t>[18]</w:t>
        </w:r>
      </w:hyperlink>
      <w:r>
        <w:rPr>
          <w:vertAlign w:val="superscript"/>
        </w:rPr>
        <w:t>,</w:t>
      </w:r>
      <w:hyperlink w:anchor="_bookmark152" w:history="1">
        <w:r>
          <w:rPr>
            <w:vertAlign w:val="superscript"/>
          </w:rPr>
          <w:t>[19]</w:t>
        </w:r>
      </w:hyperlink>
      <w:r>
        <w:t>.</w:t>
      </w:r>
      <w:r>
        <w:rPr>
          <w:spacing w:val="40"/>
        </w:rPr>
        <w:t xml:space="preserve"> </w:t>
      </w:r>
      <w:r>
        <w:t>The latest allowance per owner–spender pair</w:t>
      </w:r>
      <w:r>
        <w:rPr>
          <w:spacing w:val="-13"/>
        </w:rPr>
        <w:t xml:space="preserve"> </w:t>
      </w:r>
      <w:r>
        <w:t>is</w:t>
      </w:r>
      <w:r>
        <w:rPr>
          <w:spacing w:val="-13"/>
        </w:rPr>
        <w:t xml:space="preserve"> </w:t>
      </w:r>
      <w:r>
        <w:t>a</w:t>
      </w:r>
      <w:r>
        <w:rPr>
          <w:spacing w:val="-13"/>
        </w:rPr>
        <w:t xml:space="preserve"> </w:t>
      </w:r>
      <w:r>
        <w:t>snapshot</w:t>
      </w:r>
      <w:r>
        <w:rPr>
          <w:spacing w:val="-13"/>
        </w:rPr>
        <w:t xml:space="preserve"> </w:t>
      </w:r>
      <w:r>
        <w:t>of</w:t>
      </w:r>
      <w:r>
        <w:rPr>
          <w:spacing w:val="-13"/>
        </w:rPr>
        <w:t xml:space="preserve"> </w:t>
      </w:r>
      <w:r>
        <w:t>current</w:t>
      </w:r>
      <w:r>
        <w:rPr>
          <w:spacing w:val="-13"/>
        </w:rPr>
        <w:t xml:space="preserve"> </w:t>
      </w:r>
      <w:r>
        <w:t>authorization</w:t>
      </w:r>
      <w:r>
        <w:rPr>
          <w:spacing w:val="-13"/>
        </w:rPr>
        <w:t xml:space="preserve"> </w:t>
      </w:r>
      <w:r>
        <w:t>intent:</w:t>
      </w:r>
      <w:r>
        <w:rPr>
          <w:spacing w:val="7"/>
        </w:rPr>
        <w:t xml:space="preserve"> </w:t>
      </w:r>
      <w:r>
        <w:t>newer</w:t>
      </w:r>
      <w:r>
        <w:rPr>
          <w:spacing w:val="-13"/>
        </w:rPr>
        <w:t xml:space="preserve"> </w:t>
      </w:r>
      <w:r>
        <w:t>approvals</w:t>
      </w:r>
      <w:r>
        <w:rPr>
          <w:spacing w:val="-13"/>
        </w:rPr>
        <w:t xml:space="preserve"> </w:t>
      </w:r>
      <w:r>
        <w:t>override</w:t>
      </w:r>
      <w:r>
        <w:rPr>
          <w:spacing w:val="-13"/>
        </w:rPr>
        <w:t xml:space="preserve"> </w:t>
      </w:r>
      <w:r>
        <w:t>older</w:t>
      </w:r>
      <w:r>
        <w:rPr>
          <w:spacing w:val="-13"/>
        </w:rPr>
        <w:t xml:space="preserve"> </w:t>
      </w:r>
      <w:r>
        <w:t>ones,</w:t>
      </w:r>
      <w:r>
        <w:rPr>
          <w:spacing w:val="-12"/>
        </w:rPr>
        <w:t xml:space="preserve"> </w:t>
      </w:r>
      <w:r>
        <w:t>so</w:t>
      </w:r>
      <w:r>
        <w:rPr>
          <w:spacing w:val="-13"/>
        </w:rPr>
        <w:t xml:space="preserve"> </w:t>
      </w:r>
      <w:r>
        <w:rPr>
          <w:spacing w:val="-2"/>
        </w:rPr>
        <w:t>temporal</w:t>
      </w:r>
    </w:p>
    <w:p w14:paraId="00DC1C6D" w14:textId="77777777" w:rsidR="00350CFB" w:rsidRDefault="00283FFF">
      <w:pPr>
        <w:pStyle w:val="BodyText"/>
        <w:spacing w:before="20" w:line="326" w:lineRule="auto"/>
        <w:ind w:left="282" w:right="564"/>
        <w:jc w:val="both"/>
      </w:pPr>
      <w:commentRangeStart w:id="62"/>
      <w:r>
        <w:t>decay is unnecessary.</w:t>
      </w:r>
      <w:r>
        <w:rPr>
          <w:spacing w:val="40"/>
        </w:rPr>
        <w:t xml:space="preserve"> </w:t>
      </w:r>
      <w:r>
        <w:t xml:space="preserve">The resulting endorsement graph </w:t>
      </w:r>
      <w:r>
        <w:rPr>
          <w:i/>
        </w:rPr>
        <w:t>G</w:t>
      </w:r>
      <w:r>
        <w:rPr>
          <w:vertAlign w:val="subscript"/>
        </w:rPr>
        <w:t>approve</w:t>
      </w:r>
      <w:r>
        <w:t xml:space="preserve"> is sparse—14</w:t>
      </w:r>
      <w:r>
        <w:rPr>
          <w:i/>
        </w:rPr>
        <w:t>,</w:t>
      </w:r>
      <w:r>
        <w:t>727 edges on the same cohort—and PageRank completes in 2</w:t>
      </w:r>
      <w:r>
        <w:rPr>
          <w:i/>
        </w:rPr>
        <w:t>.</w:t>
      </w:r>
      <w:r>
        <w:t>105</w:t>
      </w:r>
      <w:r>
        <w:rPr>
          <w:spacing w:val="-13"/>
        </w:rPr>
        <w:t xml:space="preserve"> </w:t>
      </w:r>
      <w:r>
        <w:t>s, approximately 8</w:t>
      </w:r>
      <w:r>
        <w:rPr>
          <w:i/>
        </w:rPr>
        <w:t>.</w:t>
      </w:r>
      <w:r>
        <w:t>9</w:t>
      </w:r>
      <w:r>
        <w:rPr>
          <w:rFonts w:ascii="Arial Unicode MS" w:hAnsi="Arial Unicode MS"/>
        </w:rPr>
        <w:t xml:space="preserve">× </w:t>
      </w:r>
      <w:r>
        <w:t>faster than AWP.</w:t>
      </w:r>
      <w:commentRangeEnd w:id="62"/>
      <w:r>
        <w:rPr>
          <w:rStyle w:val="CommentReference"/>
          <w:sz w:val="24"/>
          <w:szCs w:val="24"/>
        </w:rPr>
        <w:commentReference w:id="62"/>
      </w:r>
    </w:p>
    <w:p w14:paraId="00DC1C6E" w14:textId="77777777" w:rsidR="00350CFB" w:rsidRDefault="00283FFF">
      <w:pPr>
        <w:pStyle w:val="BodyText"/>
        <w:spacing w:line="259" w:lineRule="exact"/>
        <w:ind w:left="282"/>
        <w:jc w:val="both"/>
      </w:pPr>
      <w:r>
        <w:t>Beyond</w:t>
      </w:r>
      <w:r>
        <w:rPr>
          <w:spacing w:val="15"/>
        </w:rPr>
        <w:t xml:space="preserve"> </w:t>
      </w:r>
      <w:r>
        <w:t>efficiency,</w:t>
      </w:r>
      <w:r>
        <w:rPr>
          <w:spacing w:val="21"/>
        </w:rPr>
        <w:t xml:space="preserve"> </w:t>
      </w:r>
      <w:r>
        <w:t>allowances</w:t>
      </w:r>
      <w:r>
        <w:rPr>
          <w:spacing w:val="15"/>
        </w:rPr>
        <w:t xml:space="preserve"> </w:t>
      </w:r>
      <w:r>
        <w:t>carry</w:t>
      </w:r>
      <w:r>
        <w:rPr>
          <w:spacing w:val="16"/>
        </w:rPr>
        <w:t xml:space="preserve"> </w:t>
      </w:r>
      <w:r>
        <w:t>distinct</w:t>
      </w:r>
      <w:r>
        <w:rPr>
          <w:spacing w:val="16"/>
        </w:rPr>
        <w:t xml:space="preserve"> </w:t>
      </w:r>
      <w:r>
        <w:t>semantics.</w:t>
      </w:r>
      <w:r>
        <w:rPr>
          <w:spacing w:val="79"/>
        </w:rPr>
        <w:t xml:space="preserve"> </w:t>
      </w:r>
      <w:r>
        <w:t>A</w:t>
      </w:r>
      <w:r>
        <w:rPr>
          <w:spacing w:val="15"/>
        </w:rPr>
        <w:t xml:space="preserve"> </w:t>
      </w:r>
      <w:r>
        <w:t>transfer</w:t>
      </w:r>
      <w:r>
        <w:rPr>
          <w:spacing w:val="16"/>
        </w:rPr>
        <w:t xml:space="preserve"> </w:t>
      </w:r>
      <w:r>
        <w:t>may</w:t>
      </w:r>
      <w:r>
        <w:rPr>
          <w:spacing w:val="15"/>
        </w:rPr>
        <w:t xml:space="preserve"> </w:t>
      </w:r>
      <w:r>
        <w:t>reflect</w:t>
      </w:r>
      <w:r>
        <w:rPr>
          <w:spacing w:val="16"/>
        </w:rPr>
        <w:t xml:space="preserve"> </w:t>
      </w:r>
      <w:r>
        <w:t>routing,</w:t>
      </w:r>
      <w:r>
        <w:rPr>
          <w:spacing w:val="21"/>
        </w:rPr>
        <w:t xml:space="preserve"> </w:t>
      </w:r>
      <w:r>
        <w:rPr>
          <w:spacing w:val="-2"/>
        </w:rPr>
        <w:t>market</w:t>
      </w:r>
    </w:p>
    <w:p w14:paraId="00DC1C6F" w14:textId="77777777" w:rsidR="00350CFB" w:rsidRDefault="00283FFF">
      <w:pPr>
        <w:pStyle w:val="BodyText"/>
        <w:spacing w:before="180" w:line="396" w:lineRule="auto"/>
        <w:ind w:left="282" w:right="563"/>
        <w:jc w:val="both"/>
      </w:pPr>
      <w:r>
        <w:t>making, or</w:t>
      </w:r>
      <w:r>
        <w:rPr>
          <w:spacing w:val="-1"/>
        </w:rPr>
        <w:t xml:space="preserve"> </w:t>
      </w:r>
      <w:r>
        <w:t>passive</w:t>
      </w:r>
      <w:r>
        <w:rPr>
          <w:spacing w:val="-1"/>
        </w:rPr>
        <w:t xml:space="preserve"> </w:t>
      </w:r>
      <w:r>
        <w:t>receipt; an</w:t>
      </w:r>
      <w:r>
        <w:rPr>
          <w:spacing w:val="-1"/>
        </w:rPr>
        <w:t xml:space="preserve"> </w:t>
      </w:r>
      <w:r>
        <w:t>allowance</w:t>
      </w:r>
      <w:r>
        <w:rPr>
          <w:spacing w:val="-1"/>
        </w:rPr>
        <w:t xml:space="preserve"> </w:t>
      </w:r>
      <w:r>
        <w:t>is</w:t>
      </w:r>
      <w:r>
        <w:rPr>
          <w:spacing w:val="-2"/>
        </w:rPr>
        <w:t xml:space="preserve"> </w:t>
      </w:r>
      <w:r>
        <w:t>an</w:t>
      </w:r>
      <w:r>
        <w:rPr>
          <w:spacing w:val="-1"/>
        </w:rPr>
        <w:t xml:space="preserve"> </w:t>
      </w:r>
      <w:r>
        <w:t>explicit</w:t>
      </w:r>
      <w:r>
        <w:rPr>
          <w:spacing w:val="-1"/>
        </w:rPr>
        <w:t xml:space="preserve"> </w:t>
      </w:r>
      <w:r>
        <w:t>delegation</w:t>
      </w:r>
      <w:r>
        <w:rPr>
          <w:spacing w:val="-1"/>
        </w:rPr>
        <w:t xml:space="preserve"> </w:t>
      </w:r>
      <w:r>
        <w:t>of</w:t>
      </w:r>
      <w:r>
        <w:rPr>
          <w:spacing w:val="-1"/>
        </w:rPr>
        <w:t xml:space="preserve"> </w:t>
      </w:r>
      <w:r>
        <w:t>spending</w:t>
      </w:r>
      <w:r>
        <w:rPr>
          <w:spacing w:val="-1"/>
        </w:rPr>
        <w:t xml:space="preserve"> </w:t>
      </w:r>
      <w:r>
        <w:t>authority.</w:t>
      </w:r>
      <w:r>
        <w:rPr>
          <w:spacing w:val="28"/>
        </w:rPr>
        <w:t xml:space="preserve"> </w:t>
      </w:r>
      <w:r>
        <w:t xml:space="preserve">Treating allowances as endorsement edges aligns PageRank’s citation metaphor </w:t>
      </w:r>
      <w:hyperlink w:anchor="_bookmark182" w:history="1">
        <w:r>
          <w:rPr>
            <w:vertAlign w:val="superscript"/>
          </w:rPr>
          <w:t>[49]</w:t>
        </w:r>
      </w:hyperlink>
      <w:r>
        <w:t xml:space="preserve"> with a trust-like act that protocols already rely on for token interactions.</w:t>
      </w:r>
      <w:r>
        <w:rPr>
          <w:spacing w:val="40"/>
        </w:rPr>
        <w:t xml:space="preserve"> </w:t>
      </w:r>
      <w:r>
        <w:t>Whether that semantic difference produces rankings that are merely different, or differently aligned with economically relevant outcomes, is an empirical question.</w:t>
      </w:r>
      <w:r>
        <w:rPr>
          <w:spacing w:val="40"/>
        </w:rPr>
        <w:t xml:space="preserve"> </w:t>
      </w:r>
      <w:r>
        <w:t xml:space="preserve">This dissertation answers that question on Arbitrum One using GMX V2 perpetual trading outcomes as a dense validation frame </w:t>
      </w:r>
      <w:hyperlink w:anchor="_bookmark156" w:history="1">
        <w:r>
          <w:rPr>
            <w:vertAlign w:val="superscript"/>
          </w:rPr>
          <w:t>[23]</w:t>
        </w:r>
      </w:hyperlink>
      <w:r>
        <w:t xml:space="preserve">, because under-collateralized lending </w:t>
      </w:r>
      <w:bookmarkStart w:id="63" w:name="Research_problem"/>
      <w:bookmarkStart w:id="64" w:name="_bookmark7"/>
      <w:bookmarkEnd w:id="63"/>
      <w:bookmarkEnd w:id="64"/>
      <w:r>
        <w:t>default labels remain sparse on this chain.</w:t>
      </w:r>
    </w:p>
    <w:p w14:paraId="00DC1C70" w14:textId="77777777" w:rsidR="00350CFB" w:rsidRDefault="00350CFB">
      <w:pPr>
        <w:pStyle w:val="BodyText"/>
        <w:spacing w:before="166"/>
      </w:pPr>
    </w:p>
    <w:p w14:paraId="00DC1C71" w14:textId="77777777" w:rsidR="00350CFB" w:rsidRDefault="00283FFF">
      <w:pPr>
        <w:pStyle w:val="Heading2"/>
        <w:numPr>
          <w:ilvl w:val="1"/>
          <w:numId w:val="26"/>
        </w:numPr>
        <w:tabs>
          <w:tab w:val="left" w:pos="783"/>
        </w:tabs>
        <w:ind w:left="783" w:hanging="501"/>
      </w:pPr>
      <w:r>
        <w:t>Research</w:t>
      </w:r>
      <w:r>
        <w:rPr>
          <w:spacing w:val="16"/>
        </w:rPr>
        <w:t xml:space="preserve"> </w:t>
      </w:r>
      <w:r>
        <w:rPr>
          <w:spacing w:val="-2"/>
        </w:rPr>
        <w:t>problem</w:t>
      </w:r>
    </w:p>
    <w:p w14:paraId="00DC1C72" w14:textId="77777777" w:rsidR="00350CFB" w:rsidRDefault="00350CFB">
      <w:pPr>
        <w:pStyle w:val="BodyText"/>
        <w:spacing w:before="24"/>
        <w:rPr>
          <w:b/>
          <w:sz w:val="28"/>
        </w:rPr>
      </w:pPr>
    </w:p>
    <w:p w14:paraId="00DC1C73" w14:textId="77777777" w:rsidR="00350CFB" w:rsidRDefault="00283FFF">
      <w:pPr>
        <w:pStyle w:val="BodyText"/>
        <w:spacing w:line="396" w:lineRule="auto"/>
        <w:ind w:left="282" w:right="523"/>
        <w:jc w:val="both"/>
      </w:pPr>
      <w:r>
        <w:t xml:space="preserve">Existing Adaptive Weighted PageRank (AWP) methods infer trust from transfer volume and lo-gistic time-decay over transaction history </w:t>
      </w:r>
      <w:hyperlink w:anchor="_bookmark149" w:history="1">
        <w:r>
          <w:rPr>
            <w:vertAlign w:val="superscript"/>
          </w:rPr>
          <w:t>[16]</w:t>
        </w:r>
      </w:hyperlink>
      <w:r>
        <w:t>.</w:t>
      </w:r>
      <w:r>
        <w:rPr>
          <w:spacing w:val="40"/>
        </w:rPr>
        <w:t xml:space="preserve"> </w:t>
      </w:r>
      <w:r>
        <w:t>While economically interpretable, they (i) require expensive</w:t>
      </w:r>
      <w:r>
        <w:rPr>
          <w:spacing w:val="-6"/>
        </w:rPr>
        <w:t xml:space="preserve"> </w:t>
      </w:r>
      <w:r>
        <w:t>historical</w:t>
      </w:r>
      <w:r>
        <w:rPr>
          <w:spacing w:val="-5"/>
        </w:rPr>
        <w:t xml:space="preserve"> </w:t>
      </w:r>
      <w:r>
        <w:t>transfer</w:t>
      </w:r>
      <w:r>
        <w:rPr>
          <w:spacing w:val="-6"/>
        </w:rPr>
        <w:t xml:space="preserve"> </w:t>
      </w:r>
      <w:r>
        <w:t>aggregation,</w:t>
      </w:r>
      <w:r>
        <w:rPr>
          <w:spacing w:val="-5"/>
        </w:rPr>
        <w:t xml:space="preserve"> </w:t>
      </w:r>
      <w:r>
        <w:t>(ii)</w:t>
      </w:r>
      <w:r>
        <w:rPr>
          <w:spacing w:val="-5"/>
        </w:rPr>
        <w:t xml:space="preserve"> </w:t>
      </w:r>
      <w:r>
        <w:t>treat</w:t>
      </w:r>
      <w:r>
        <w:rPr>
          <w:spacing w:val="-6"/>
        </w:rPr>
        <w:t xml:space="preserve"> </w:t>
      </w:r>
      <w:r>
        <w:t>inbound</w:t>
      </w:r>
      <w:r>
        <w:rPr>
          <w:spacing w:val="-5"/>
        </w:rPr>
        <w:t xml:space="preserve"> </w:t>
      </w:r>
      <w:r>
        <w:t>transfer</w:t>
      </w:r>
      <w:r>
        <w:rPr>
          <w:spacing w:val="-6"/>
        </w:rPr>
        <w:t xml:space="preserve"> </w:t>
      </w:r>
      <w:r>
        <w:t>volume</w:t>
      </w:r>
      <w:r>
        <w:rPr>
          <w:spacing w:val="-5"/>
        </w:rPr>
        <w:t xml:space="preserve"> </w:t>
      </w:r>
      <w:r>
        <w:t>as</w:t>
      </w:r>
      <w:r>
        <w:rPr>
          <w:spacing w:val="-6"/>
        </w:rPr>
        <w:t xml:space="preserve"> </w:t>
      </w:r>
      <w:r>
        <w:t>a</w:t>
      </w:r>
      <w:r>
        <w:rPr>
          <w:spacing w:val="-6"/>
        </w:rPr>
        <w:t xml:space="preserve"> </w:t>
      </w:r>
      <w:r>
        <w:t>proxy</w:t>
      </w:r>
      <w:r>
        <w:rPr>
          <w:spacing w:val="-5"/>
        </w:rPr>
        <w:t xml:space="preserve"> </w:t>
      </w:r>
      <w:r>
        <w:t>for</w:t>
      </w:r>
      <w:r>
        <w:rPr>
          <w:spacing w:val="-6"/>
        </w:rPr>
        <w:t xml:space="preserve"> </w:t>
      </w:r>
      <w:r>
        <w:t>a</w:t>
      </w:r>
      <w:r>
        <w:rPr>
          <w:spacing w:val="-5"/>
        </w:rPr>
        <w:t xml:space="preserve"> </w:t>
      </w:r>
      <w:r>
        <w:t>“valu-able</w:t>
      </w:r>
      <w:r>
        <w:rPr>
          <w:spacing w:val="-3"/>
        </w:rPr>
        <w:t xml:space="preserve"> </w:t>
      </w:r>
      <w:r>
        <w:t>wallet,”</w:t>
      </w:r>
      <w:r>
        <w:rPr>
          <w:spacing w:val="-3"/>
        </w:rPr>
        <w:t xml:space="preserve"> </w:t>
      </w:r>
      <w:r>
        <w:t>and</w:t>
      </w:r>
      <w:r>
        <w:rPr>
          <w:spacing w:val="-3"/>
        </w:rPr>
        <w:t xml:space="preserve"> </w:t>
      </w:r>
      <w:r>
        <w:t>(iii)</w:t>
      </w:r>
      <w:r>
        <w:rPr>
          <w:spacing w:val="-3"/>
        </w:rPr>
        <w:t xml:space="preserve"> </w:t>
      </w:r>
      <w:r>
        <w:t>do</w:t>
      </w:r>
      <w:r>
        <w:rPr>
          <w:spacing w:val="-3"/>
        </w:rPr>
        <w:t xml:space="preserve"> </w:t>
      </w:r>
      <w:r>
        <w:t>not</w:t>
      </w:r>
      <w:r>
        <w:rPr>
          <w:spacing w:val="-3"/>
        </w:rPr>
        <w:t xml:space="preserve"> </w:t>
      </w:r>
      <w:r>
        <w:t>model</w:t>
      </w:r>
      <w:r>
        <w:rPr>
          <w:spacing w:val="-3"/>
        </w:rPr>
        <w:t xml:space="preserve"> </w:t>
      </w:r>
      <w:r>
        <w:t>explicit</w:t>
      </w:r>
      <w:r>
        <w:rPr>
          <w:spacing w:val="-3"/>
        </w:rPr>
        <w:t xml:space="preserve"> </w:t>
      </w:r>
      <w:r>
        <w:t>spending</w:t>
      </w:r>
      <w:r>
        <w:rPr>
          <w:spacing w:val="-3"/>
        </w:rPr>
        <w:t xml:space="preserve"> </w:t>
      </w:r>
      <w:r>
        <w:t>authorization. EndorseRank</w:t>
      </w:r>
      <w:r>
        <w:rPr>
          <w:spacing w:val="-3"/>
        </w:rPr>
        <w:t xml:space="preserve"> </w:t>
      </w:r>
      <w:r>
        <w:t>instead</w:t>
      </w:r>
      <w:r>
        <w:rPr>
          <w:spacing w:val="-3"/>
        </w:rPr>
        <w:t xml:space="preserve"> </w:t>
      </w:r>
      <w:r>
        <w:t>uses</w:t>
      </w:r>
      <w:r>
        <w:rPr>
          <w:spacing w:val="-3"/>
        </w:rPr>
        <w:t xml:space="preserve"> </w:t>
      </w:r>
      <w:r>
        <w:t>the latest allowance per owner–spender pair as edge strength on a directed endorsement graph, yield-ing</w:t>
      </w:r>
      <w:r>
        <w:rPr>
          <w:spacing w:val="15"/>
        </w:rPr>
        <w:t xml:space="preserve"> </w:t>
      </w:r>
      <w:r>
        <w:t>a</w:t>
      </w:r>
      <w:r>
        <w:rPr>
          <w:spacing w:val="17"/>
        </w:rPr>
        <w:t xml:space="preserve"> </w:t>
      </w:r>
      <w:r>
        <w:t>sparser</w:t>
      </w:r>
      <w:r>
        <w:rPr>
          <w:spacing w:val="16"/>
        </w:rPr>
        <w:t xml:space="preserve"> </w:t>
      </w:r>
      <w:r>
        <w:t>graph</w:t>
      </w:r>
      <w:r>
        <w:rPr>
          <w:spacing w:val="17"/>
        </w:rPr>
        <w:t xml:space="preserve"> </w:t>
      </w:r>
      <w:r>
        <w:t>and</w:t>
      </w:r>
      <w:r>
        <w:rPr>
          <w:spacing w:val="16"/>
        </w:rPr>
        <w:t xml:space="preserve"> </w:t>
      </w:r>
      <w:r>
        <w:t>a</w:t>
      </w:r>
      <w:r>
        <w:rPr>
          <w:spacing w:val="17"/>
        </w:rPr>
        <w:t xml:space="preserve"> </w:t>
      </w:r>
      <w:r>
        <w:t>semantically</w:t>
      </w:r>
      <w:r>
        <w:rPr>
          <w:spacing w:val="16"/>
        </w:rPr>
        <w:t xml:space="preserve"> </w:t>
      </w:r>
      <w:r>
        <w:t>distinct</w:t>
      </w:r>
      <w:r>
        <w:rPr>
          <w:spacing w:val="16"/>
        </w:rPr>
        <w:t xml:space="preserve"> </w:t>
      </w:r>
      <w:r>
        <w:t>trust</w:t>
      </w:r>
      <w:r>
        <w:rPr>
          <w:spacing w:val="17"/>
        </w:rPr>
        <w:t xml:space="preserve"> </w:t>
      </w:r>
      <w:r>
        <w:t>signal</w:t>
      </w:r>
      <w:r>
        <w:rPr>
          <w:spacing w:val="16"/>
        </w:rPr>
        <w:t xml:space="preserve"> </w:t>
      </w:r>
      <w:r>
        <w:t>without</w:t>
      </w:r>
      <w:r>
        <w:rPr>
          <w:spacing w:val="17"/>
        </w:rPr>
        <w:t xml:space="preserve"> </w:t>
      </w:r>
      <w:r>
        <w:t>temporal</w:t>
      </w:r>
      <w:r>
        <w:rPr>
          <w:spacing w:val="16"/>
        </w:rPr>
        <w:t xml:space="preserve"> </w:t>
      </w:r>
      <w:r>
        <w:t>decay</w:t>
      </w:r>
      <w:r>
        <w:rPr>
          <w:spacing w:val="17"/>
        </w:rPr>
        <w:t xml:space="preserve"> </w:t>
      </w:r>
      <w:r>
        <w:rPr>
          <w:spacing w:val="-2"/>
        </w:rPr>
        <w:t>weighting—</w:t>
      </w:r>
    </w:p>
    <w:p w14:paraId="00DC1C74" w14:textId="77777777" w:rsidR="00350CFB" w:rsidRDefault="00283FFF">
      <w:pPr>
        <w:pStyle w:val="BodyText"/>
        <w:spacing w:before="100"/>
        <w:rPr>
          <w:sz w:val="20"/>
        </w:rPr>
      </w:pPr>
      <w:r>
        <w:rPr>
          <w:noProof/>
          <w:sz w:val="20"/>
        </w:rPr>
        <mc:AlternateContent>
          <mc:Choice Requires="wps">
            <w:drawing>
              <wp:anchor distT="0" distB="0" distL="0" distR="0" simplePos="0" relativeHeight="487590912" behindDoc="1" locked="0" layoutInCell="1" allowOverlap="1" wp14:anchorId="00DC26E4" wp14:editId="00DC26E5">
                <wp:simplePos x="0" y="0"/>
                <wp:positionH relativeFrom="page">
                  <wp:posOffset>809244</wp:posOffset>
                </wp:positionH>
                <wp:positionV relativeFrom="paragraph">
                  <wp:posOffset>225397</wp:posOffset>
                </wp:positionV>
                <wp:extent cx="2376805"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76805" cy="1270"/>
                        </a:xfrm>
                        <a:custGeom>
                          <a:avLst/>
                          <a:gdLst/>
                          <a:ahLst/>
                          <a:cxnLst/>
                          <a:rect l="l" t="t" r="r" b="b"/>
                          <a:pathLst>
                            <a:path w="2376805">
                              <a:moveTo>
                                <a:pt x="0" y="0"/>
                              </a:moveTo>
                              <a:lnTo>
                                <a:pt x="2376563"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ABFBCBB" id="Graphic 8" o:spid="_x0000_s1026" style="position:absolute;margin-left:63.7pt;margin-top:17.75pt;width:187.15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237680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" path="m,l2376563,e" filled="f" strokeweight=".14056mm">
                <v:path arrowok="t"/>
                <w10:wrap type="topAndBottom" anchorx="page"/>
              </v:shape>
            </w:pict>
          </mc:Fallback>
        </mc:AlternateContent>
      </w:r>
    </w:p>
    <w:p w14:paraId="00DC1C75" w14:textId="77777777" w:rsidR="00350CFB" w:rsidRDefault="00283FFF">
      <w:pPr>
        <w:spacing w:before="18"/>
        <w:ind w:left="354" w:right="564" w:hanging="73"/>
        <w:jc w:val="both"/>
        <w:rPr>
          <w:sz w:val="20"/>
        </w:rPr>
      </w:pPr>
      <w:r>
        <w:rPr>
          <w:position w:val="7"/>
          <w:sz w:val="14"/>
        </w:rPr>
        <w:t>1</w:t>
      </w:r>
      <w:bookmarkStart w:id="65" w:name="_bookmark8"/>
      <w:bookmarkEnd w:id="65"/>
      <w:r>
        <w:rPr>
          <w:sz w:val="20"/>
        </w:rPr>
        <w:t>The</w:t>
      </w:r>
      <w:r>
        <w:rPr>
          <w:spacing w:val="-13"/>
          <w:sz w:val="20"/>
        </w:rPr>
        <w:t xml:space="preserve"> </w:t>
      </w:r>
      <w:r>
        <w:rPr>
          <w:sz w:val="20"/>
        </w:rPr>
        <w:t>matched</w:t>
      </w:r>
      <w:r>
        <w:rPr>
          <w:spacing w:val="-12"/>
          <w:sz w:val="20"/>
        </w:rPr>
        <w:t xml:space="preserve"> </w:t>
      </w:r>
      <w:r>
        <w:rPr>
          <w:sz w:val="20"/>
        </w:rPr>
        <w:t xml:space="preserve">cohort is the intersection of wallets with at least three GMX V2 </w:t>
      </w:r>
      <w:r>
        <w:rPr>
          <w:rFonts w:ascii="Courier New"/>
          <w:sz w:val="20"/>
        </w:rPr>
        <w:t>PositionDecrease</w:t>
      </w:r>
      <w:r>
        <w:rPr>
          <w:rFonts w:ascii="Courier New"/>
          <w:spacing w:val="-30"/>
          <w:sz w:val="20"/>
        </w:rPr>
        <w:t xml:space="preserve"> </w:t>
      </w:r>
      <w:r>
        <w:rPr>
          <w:sz w:val="20"/>
        </w:rPr>
        <w:t>closes in the observation</w:t>
      </w:r>
      <w:r>
        <w:rPr>
          <w:spacing w:val="-2"/>
          <w:sz w:val="20"/>
        </w:rPr>
        <w:t xml:space="preserve"> </w:t>
      </w:r>
      <w:r>
        <w:rPr>
          <w:sz w:val="20"/>
        </w:rPr>
        <w:t>window</w:t>
      </w:r>
      <w:r>
        <w:rPr>
          <w:spacing w:val="-2"/>
          <w:sz w:val="20"/>
        </w:rPr>
        <w:t xml:space="preserve"> </w:t>
      </w:r>
      <w:r>
        <w:rPr>
          <w:sz w:val="20"/>
        </w:rPr>
        <w:t>and</w:t>
      </w:r>
      <w:r>
        <w:rPr>
          <w:spacing w:val="-2"/>
          <w:sz w:val="20"/>
        </w:rPr>
        <w:t xml:space="preserve"> </w:t>
      </w:r>
      <w:r>
        <w:rPr>
          <w:sz w:val="20"/>
        </w:rPr>
        <w:t>non-zero</w:t>
      </w:r>
      <w:r>
        <w:rPr>
          <w:spacing w:val="-2"/>
          <w:sz w:val="20"/>
        </w:rPr>
        <w:t xml:space="preserve"> </w:t>
      </w:r>
      <w:r>
        <w:rPr>
          <w:sz w:val="20"/>
        </w:rPr>
        <w:t>connectivity</w:t>
      </w:r>
      <w:r>
        <w:rPr>
          <w:spacing w:val="-2"/>
          <w:sz w:val="20"/>
        </w:rPr>
        <w:t xml:space="preserve"> </w:t>
      </w:r>
      <w:r>
        <w:rPr>
          <w:sz w:val="20"/>
        </w:rPr>
        <w:t>in</w:t>
      </w:r>
      <w:r>
        <w:rPr>
          <w:spacing w:val="-2"/>
          <w:sz w:val="20"/>
        </w:rPr>
        <w:t xml:space="preserve"> </w:t>
      </w:r>
      <w:r>
        <w:rPr>
          <w:sz w:val="20"/>
        </w:rPr>
        <w:t>the</w:t>
      </w:r>
      <w:r>
        <w:rPr>
          <w:spacing w:val="-2"/>
          <w:sz w:val="20"/>
        </w:rPr>
        <w:t xml:space="preserve"> </w:t>
      </w:r>
      <w:r>
        <w:rPr>
          <w:sz w:val="20"/>
        </w:rPr>
        <w:t>reputation</w:t>
      </w:r>
      <w:r>
        <w:rPr>
          <w:spacing w:val="-2"/>
          <w:sz w:val="20"/>
        </w:rPr>
        <w:t xml:space="preserve"> </w:t>
      </w:r>
      <w:r>
        <w:rPr>
          <w:sz w:val="20"/>
        </w:rPr>
        <w:t>subgraphs.</w:t>
      </w:r>
      <w:r>
        <w:rPr>
          <w:spacing w:val="17"/>
          <w:sz w:val="20"/>
        </w:rPr>
        <w:t xml:space="preserve"> </w:t>
      </w:r>
      <w:r>
        <w:rPr>
          <w:sz w:val="20"/>
        </w:rPr>
        <w:t>Runtime</w:t>
      </w:r>
      <w:r>
        <w:rPr>
          <w:spacing w:val="-2"/>
          <w:sz w:val="20"/>
        </w:rPr>
        <w:t xml:space="preserve"> </w:t>
      </w:r>
      <w:r>
        <w:rPr>
          <w:sz w:val="20"/>
        </w:rPr>
        <w:t>scaling</w:t>
      </w:r>
      <w:r>
        <w:rPr>
          <w:spacing w:val="-2"/>
          <w:sz w:val="20"/>
        </w:rPr>
        <w:t xml:space="preserve"> </w:t>
      </w:r>
      <w:r>
        <w:rPr>
          <w:sz w:val="20"/>
        </w:rPr>
        <w:t>uses</w:t>
      </w:r>
      <w:r>
        <w:rPr>
          <w:spacing w:val="-2"/>
          <w:sz w:val="20"/>
        </w:rPr>
        <w:t xml:space="preserve"> </w:t>
      </w:r>
      <w:r>
        <w:rPr>
          <w:sz w:val="20"/>
        </w:rPr>
        <w:t>a</w:t>
      </w:r>
      <w:r>
        <w:rPr>
          <w:spacing w:val="-2"/>
          <w:sz w:val="20"/>
        </w:rPr>
        <w:t xml:space="preserve"> </w:t>
      </w:r>
      <w:r>
        <w:rPr>
          <w:sz w:val="20"/>
        </w:rPr>
        <w:t>larger</w:t>
      </w:r>
      <w:r>
        <w:rPr>
          <w:spacing w:val="-2"/>
          <w:sz w:val="20"/>
        </w:rPr>
        <w:t xml:space="preserve"> </w:t>
      </w:r>
      <w:r>
        <w:rPr>
          <w:sz w:val="20"/>
        </w:rPr>
        <w:t>expanded wallet pool (</w:t>
      </w:r>
      <w:r>
        <w:rPr>
          <w:i/>
          <w:sz w:val="20"/>
        </w:rPr>
        <w:t>N</w:t>
      </w:r>
      <w:r>
        <w:rPr>
          <w:i/>
          <w:spacing w:val="40"/>
          <w:w w:val="110"/>
          <w:sz w:val="20"/>
        </w:rPr>
        <w:t xml:space="preserve"> </w:t>
      </w:r>
      <w:r>
        <w:rPr>
          <w:w w:val="110"/>
          <w:sz w:val="20"/>
        </w:rPr>
        <w:t xml:space="preserve">= </w:t>
      </w:r>
      <w:r>
        <w:rPr>
          <w:sz w:val="20"/>
        </w:rPr>
        <w:t>31</w:t>
      </w:r>
      <w:r>
        <w:rPr>
          <w:i/>
          <w:sz w:val="20"/>
        </w:rPr>
        <w:t>,</w:t>
      </w:r>
      <w:r>
        <w:rPr>
          <w:sz w:val="20"/>
        </w:rPr>
        <w:t>612).</w:t>
      </w:r>
    </w:p>
    <w:p w14:paraId="00DC1C76" w14:textId="77777777" w:rsidR="00350CFB" w:rsidRDefault="00350CFB">
      <w:pPr>
        <w:jc w:val="both"/>
        <w:rPr>
          <w:sz w:val="20"/>
        </w:rPr>
        <w:sectPr w:rsidR="00350CFB">
          <w:pgSz w:w="11910" w:h="16840"/>
          <w:pgMar w:top="1840" w:right="708" w:bottom="2300" w:left="992" w:header="0" w:footer="2115" w:gutter="0"/>
          <w:cols w:space="720"/>
        </w:sectPr>
      </w:pPr>
    </w:p>
    <w:p w14:paraId="00DC1C77" w14:textId="77777777" w:rsidR="00350CFB" w:rsidRDefault="00283FFF">
      <w:pPr>
        <w:pStyle w:val="BodyText"/>
        <w:spacing w:before="72" w:line="396" w:lineRule="auto"/>
        <w:ind w:left="282" w:right="524"/>
        <w:jc w:val="both"/>
      </w:pPr>
      <w:r>
        <w:lastRenderedPageBreak/>
        <w:t>integrating</w:t>
      </w:r>
      <w:r>
        <w:rPr>
          <w:spacing w:val="-5"/>
        </w:rPr>
        <w:t xml:space="preserve"> </w:t>
      </w:r>
      <w:r>
        <w:t>ERC-20</w:t>
      </w:r>
      <w:r>
        <w:rPr>
          <w:spacing w:val="-5"/>
        </w:rPr>
        <w:t xml:space="preserve"> </w:t>
      </w:r>
      <w:r>
        <w:t>allowance</w:t>
      </w:r>
      <w:r>
        <w:rPr>
          <w:spacing w:val="-5"/>
        </w:rPr>
        <w:t xml:space="preserve"> </w:t>
      </w:r>
      <w:r>
        <w:t>edges</w:t>
      </w:r>
      <w:r>
        <w:rPr>
          <w:spacing w:val="-5"/>
        </w:rPr>
        <w:t xml:space="preserve"> </w:t>
      </w:r>
      <w:r>
        <w:t>into</w:t>
      </w:r>
      <w:r>
        <w:rPr>
          <w:spacing w:val="-5"/>
        </w:rPr>
        <w:t xml:space="preserve"> </w:t>
      </w:r>
      <w:r>
        <w:t>PageRank</w:t>
      </w:r>
      <w:r>
        <w:rPr>
          <w:spacing w:val="-5"/>
        </w:rPr>
        <w:t xml:space="preserve"> </w:t>
      </w:r>
      <w:r>
        <w:t>for</w:t>
      </w:r>
      <w:r>
        <w:rPr>
          <w:spacing w:val="-5"/>
        </w:rPr>
        <w:t xml:space="preserve"> </w:t>
      </w:r>
      <w:r>
        <w:t>enhanced</w:t>
      </w:r>
      <w:r>
        <w:rPr>
          <w:spacing w:val="-5"/>
        </w:rPr>
        <w:t xml:space="preserve"> </w:t>
      </w:r>
      <w:r>
        <w:t>on-chain</w:t>
      </w:r>
      <w:r>
        <w:rPr>
          <w:spacing w:val="-5"/>
        </w:rPr>
        <w:t xml:space="preserve"> </w:t>
      </w:r>
      <w:r>
        <w:t>wallet</w:t>
      </w:r>
      <w:r>
        <w:rPr>
          <w:spacing w:val="-5"/>
        </w:rPr>
        <w:t xml:space="preserve"> </w:t>
      </w:r>
      <w:r>
        <w:t>reputation</w:t>
      </w:r>
      <w:r>
        <w:rPr>
          <w:spacing w:val="-5"/>
        </w:rPr>
        <w:t xml:space="preserve"> </w:t>
      </w:r>
      <w:r>
        <w:t>scor-</w:t>
      </w:r>
      <w:r>
        <w:rPr>
          <w:spacing w:val="-4"/>
        </w:rPr>
        <w:t>ing.</w:t>
      </w:r>
    </w:p>
    <w:p w14:paraId="00DC1C78" w14:textId="77777777" w:rsidR="00350CFB" w:rsidRDefault="00283FFF">
      <w:pPr>
        <w:pStyle w:val="BodyText"/>
        <w:spacing w:before="16" w:line="396" w:lineRule="auto"/>
        <w:ind w:left="282" w:right="522" w:hanging="8"/>
        <w:jc w:val="both"/>
      </w:pPr>
      <w:r>
        <w:t>The</w:t>
      </w:r>
      <w:r>
        <w:rPr>
          <w:spacing w:val="-2"/>
        </w:rPr>
        <w:t xml:space="preserve"> </w:t>
      </w:r>
      <w:r>
        <w:t>research</w:t>
      </w:r>
      <w:r>
        <w:rPr>
          <w:spacing w:val="-2"/>
        </w:rPr>
        <w:t xml:space="preserve"> </w:t>
      </w:r>
      <w:r>
        <w:t>problem</w:t>
      </w:r>
      <w:r>
        <w:rPr>
          <w:spacing w:val="-2"/>
        </w:rPr>
        <w:t xml:space="preserve"> </w:t>
      </w:r>
      <w:r>
        <w:t>is</w:t>
      </w:r>
      <w:r>
        <w:rPr>
          <w:spacing w:val="-2"/>
        </w:rPr>
        <w:t xml:space="preserve"> </w:t>
      </w:r>
      <w:r>
        <w:t>therefore</w:t>
      </w:r>
      <w:r>
        <w:rPr>
          <w:spacing w:val="-2"/>
        </w:rPr>
        <w:t xml:space="preserve"> </w:t>
      </w:r>
      <w:r>
        <w:t>comparative</w:t>
      </w:r>
      <w:r>
        <w:rPr>
          <w:spacing w:val="-2"/>
        </w:rPr>
        <w:t xml:space="preserve"> </w:t>
      </w:r>
      <w:r>
        <w:t>and</w:t>
      </w:r>
      <w:r>
        <w:rPr>
          <w:spacing w:val="-2"/>
        </w:rPr>
        <w:t xml:space="preserve"> </w:t>
      </w:r>
      <w:r>
        <w:t>evaluative: on</w:t>
      </w:r>
      <w:r>
        <w:rPr>
          <w:spacing w:val="-2"/>
        </w:rPr>
        <w:t xml:space="preserve"> </w:t>
      </w:r>
      <w:r>
        <w:t>an</w:t>
      </w:r>
      <w:r>
        <w:rPr>
          <w:spacing w:val="-2"/>
        </w:rPr>
        <w:t xml:space="preserve"> </w:t>
      </w:r>
      <w:r>
        <w:t>identical</w:t>
      </w:r>
      <w:r>
        <w:rPr>
          <w:spacing w:val="-2"/>
        </w:rPr>
        <w:t xml:space="preserve"> </w:t>
      </w:r>
      <w:r>
        <w:t>Arbitrum</w:t>
      </w:r>
      <w:r>
        <w:rPr>
          <w:spacing w:val="-2"/>
        </w:rPr>
        <w:t xml:space="preserve"> </w:t>
      </w:r>
      <w:r>
        <w:t>One</w:t>
      </w:r>
      <w:r>
        <w:rPr>
          <w:spacing w:val="-2"/>
        </w:rPr>
        <w:t xml:space="preserve"> </w:t>
      </w:r>
      <w:r>
        <w:t>wal-let sample with GMX V2 perpetual activity, does EndorseRank produce wallet orderings that are construct-distinct from AWP, align credibly with domain-intuition proxies (including allowance-specific and trading-success families), and do so at substantially lower computational cost?</w:t>
      </w:r>
      <w:r>
        <w:rPr>
          <w:spacing w:val="40"/>
        </w:rPr>
        <w:t xml:space="preserve"> </w:t>
      </w:r>
      <w:r>
        <w:t>The primary</w:t>
      </w:r>
      <w:r>
        <w:rPr>
          <w:spacing w:val="-15"/>
        </w:rPr>
        <w:t xml:space="preserve"> </w:t>
      </w:r>
      <w:r>
        <w:t>comparison</w:t>
      </w:r>
      <w:r>
        <w:rPr>
          <w:spacing w:val="-15"/>
        </w:rPr>
        <w:t xml:space="preserve"> </w:t>
      </w:r>
      <w:r>
        <w:t>is</w:t>
      </w:r>
      <w:r>
        <w:rPr>
          <w:spacing w:val="-15"/>
        </w:rPr>
        <w:t xml:space="preserve"> </w:t>
      </w:r>
      <w:r>
        <w:t>EndorseRank</w:t>
      </w:r>
      <w:r>
        <w:rPr>
          <w:spacing w:val="-15"/>
        </w:rPr>
        <w:t xml:space="preserve"> </w:t>
      </w:r>
      <w:r>
        <w:t>versus</w:t>
      </w:r>
      <w:r>
        <w:rPr>
          <w:spacing w:val="-15"/>
        </w:rPr>
        <w:t xml:space="preserve"> </w:t>
      </w:r>
      <w:r>
        <w:t>AWP;</w:t>
      </w:r>
      <w:r>
        <w:rPr>
          <w:spacing w:val="-15"/>
        </w:rPr>
        <w:t xml:space="preserve"> </w:t>
      </w:r>
      <w:r>
        <w:t>a</w:t>
      </w:r>
      <w:r>
        <w:rPr>
          <w:spacing w:val="-15"/>
        </w:rPr>
        <w:t xml:space="preserve"> </w:t>
      </w:r>
      <w:r>
        <w:t>supplementary</w:t>
      </w:r>
      <w:r>
        <w:rPr>
          <w:spacing w:val="-15"/>
        </w:rPr>
        <w:t xml:space="preserve"> </w:t>
      </w:r>
      <w:r>
        <w:t>outcome-native</w:t>
      </w:r>
      <w:r>
        <w:rPr>
          <w:spacing w:val="-15"/>
        </w:rPr>
        <w:t xml:space="preserve"> </w:t>
      </w:r>
      <w:r>
        <w:t>reference</w:t>
      </w:r>
      <w:r>
        <w:rPr>
          <w:spacing w:val="-15"/>
        </w:rPr>
        <w:t xml:space="preserve"> </w:t>
      </w:r>
      <w:r>
        <w:t>(GF-PR) is introduced later to bound interpretation of trading-outcome proxies, not to replace either social method.</w:t>
      </w:r>
    </w:p>
    <w:p w14:paraId="00DC1C79" w14:textId="77777777" w:rsidR="00350CFB" w:rsidRDefault="00283FFF">
      <w:pPr>
        <w:pStyle w:val="BodyText"/>
        <w:spacing w:before="22" w:line="396" w:lineRule="auto"/>
        <w:ind w:left="282" w:right="525" w:hanging="8"/>
        <w:jc w:val="both"/>
      </w:pPr>
      <w:r>
        <w:t xml:space="preserve">Table </w:t>
      </w:r>
      <w:hyperlink w:anchor="_bookmark9" w:history="1">
        <w:r>
          <w:t>1.1</w:t>
        </w:r>
      </w:hyperlink>
      <w:r>
        <w:t xml:space="preserve"> summarizes the primary comparison.</w:t>
      </w:r>
      <w:r>
        <w:rPr>
          <w:spacing w:val="40"/>
        </w:rPr>
        <w:t xml:space="preserve"> </w:t>
      </w:r>
      <w:r>
        <w:t xml:space="preserve">Table </w:t>
      </w:r>
      <w:hyperlink w:anchor="_bookmark13" w:history="1">
        <w:r>
          <w:t>1.3</w:t>
        </w:r>
      </w:hyperlink>
      <w:r>
        <w:t xml:space="preserve"> summarizes hypotheses (H1–H3), re-search</w:t>
      </w:r>
      <w:r>
        <w:rPr>
          <w:spacing w:val="-15"/>
        </w:rPr>
        <w:t xml:space="preserve"> </w:t>
      </w:r>
      <w:r>
        <w:t>questions</w:t>
      </w:r>
      <w:r>
        <w:rPr>
          <w:spacing w:val="-15"/>
        </w:rPr>
        <w:t xml:space="preserve"> </w:t>
      </w:r>
      <w:r>
        <w:t>(RQ1–RQ4),</w:t>
      </w:r>
      <w:r>
        <w:rPr>
          <w:spacing w:val="-15"/>
        </w:rPr>
        <w:t xml:space="preserve"> </w:t>
      </w:r>
      <w:r>
        <w:t>supplementary</w:t>
      </w:r>
      <w:r>
        <w:rPr>
          <w:spacing w:val="-15"/>
        </w:rPr>
        <w:t xml:space="preserve"> </w:t>
      </w:r>
      <w:r>
        <w:t>question</w:t>
      </w:r>
      <w:r>
        <w:rPr>
          <w:spacing w:val="-15"/>
        </w:rPr>
        <w:t xml:space="preserve"> </w:t>
      </w:r>
      <w:r>
        <w:t>SRQ1,</w:t>
      </w:r>
      <w:r>
        <w:rPr>
          <w:spacing w:val="-15"/>
        </w:rPr>
        <w:t xml:space="preserve"> </w:t>
      </w:r>
      <w:r>
        <w:t>and</w:t>
      </w:r>
      <w:r>
        <w:rPr>
          <w:spacing w:val="-15"/>
        </w:rPr>
        <w:t xml:space="preserve"> </w:t>
      </w:r>
      <w:r>
        <w:t>Chapter</w:t>
      </w:r>
      <w:r>
        <w:rPr>
          <w:spacing w:val="-15"/>
        </w:rPr>
        <w:t xml:space="preserve"> </w:t>
      </w:r>
      <w:r>
        <w:t>4</w:t>
      </w:r>
      <w:r>
        <w:rPr>
          <w:spacing w:val="-15"/>
        </w:rPr>
        <w:t xml:space="preserve"> </w:t>
      </w:r>
      <w:r>
        <w:t>empirical</w:t>
      </w:r>
      <w:r>
        <w:rPr>
          <w:spacing w:val="-15"/>
        </w:rPr>
        <w:t xml:space="preserve"> </w:t>
      </w:r>
      <w:r>
        <w:t>claims</w:t>
      </w:r>
      <w:r>
        <w:rPr>
          <w:spacing w:val="-15"/>
        </w:rPr>
        <w:t xml:space="preserve"> </w:t>
      </w:r>
      <w:r>
        <w:t>(C1–C4, SC1).</w:t>
      </w:r>
    </w:p>
    <w:p w14:paraId="00DC1C7A" w14:textId="77777777" w:rsidR="00350CFB" w:rsidRDefault="00283FFF">
      <w:pPr>
        <w:pStyle w:val="BodyText"/>
        <w:spacing w:before="62"/>
        <w:ind w:left="374"/>
        <w:jc w:val="both"/>
      </w:pPr>
      <w:bookmarkStart w:id="66" w:name="_bookmark9"/>
      <w:bookmarkEnd w:id="66"/>
      <w:r>
        <w:t>Table</w:t>
      </w:r>
      <w:r>
        <w:rPr>
          <w:spacing w:val="-5"/>
        </w:rPr>
        <w:t xml:space="preserve"> </w:t>
      </w:r>
      <w:r>
        <w:t>1.1:</w:t>
      </w:r>
      <w:r>
        <w:rPr>
          <w:spacing w:val="13"/>
        </w:rPr>
        <w:t xml:space="preserve"> </w:t>
      </w:r>
      <w:r>
        <w:t>Primary</w:t>
      </w:r>
      <w:r>
        <w:rPr>
          <w:spacing w:val="-5"/>
        </w:rPr>
        <w:t xml:space="preserve"> </w:t>
      </w:r>
      <w:r>
        <w:t>comparison:</w:t>
      </w:r>
      <w:r>
        <w:rPr>
          <w:spacing w:val="14"/>
        </w:rPr>
        <w:t xml:space="preserve"> </w:t>
      </w:r>
      <w:r>
        <w:t>EndorseRank</w:t>
      </w:r>
      <w:r>
        <w:rPr>
          <w:spacing w:val="-5"/>
        </w:rPr>
        <w:t xml:space="preserve"> </w:t>
      </w:r>
      <w:r>
        <w:t>versus</w:t>
      </w:r>
      <w:r>
        <w:rPr>
          <w:spacing w:val="-5"/>
        </w:rPr>
        <w:t xml:space="preserve"> </w:t>
      </w:r>
      <w:r>
        <w:t>AWP</w:t>
      </w:r>
      <w:r>
        <w:rPr>
          <w:spacing w:val="-5"/>
        </w:rPr>
        <w:t xml:space="preserve"> </w:t>
      </w:r>
      <w:r>
        <w:t>(matched</w:t>
      </w:r>
      <w:r>
        <w:rPr>
          <w:spacing w:val="-5"/>
        </w:rPr>
        <w:t xml:space="preserve"> </w:t>
      </w:r>
      <w:r>
        <w:t>wallet</w:t>
      </w:r>
      <w:r>
        <w:rPr>
          <w:spacing w:val="-5"/>
        </w:rPr>
        <w:t xml:space="preserve"> </w:t>
      </w:r>
      <w:r>
        <w:t>cohort,</w:t>
      </w:r>
      <w:r>
        <w:rPr>
          <w:spacing w:val="-5"/>
        </w:rPr>
        <w:t xml:space="preserve"> </w:t>
      </w:r>
      <w:r>
        <w:rPr>
          <w:i/>
        </w:rPr>
        <w:t>n</w:t>
      </w:r>
      <w:r>
        <w:rPr>
          <w:i/>
          <w:spacing w:val="2"/>
        </w:rPr>
        <w:t xml:space="preserve"> </w:t>
      </w:r>
      <w:r>
        <w:t>=</w:t>
      </w:r>
      <w:r>
        <w:rPr>
          <w:spacing w:val="1"/>
        </w:rPr>
        <w:t xml:space="preserve"> </w:t>
      </w:r>
      <w:r>
        <w:rPr>
          <w:spacing w:val="-2"/>
        </w:rPr>
        <w:t>5</w:t>
      </w:r>
      <w:r>
        <w:rPr>
          <w:i/>
          <w:spacing w:val="-2"/>
        </w:rPr>
        <w:t>,</w:t>
      </w:r>
      <w:r>
        <w:rPr>
          <w:spacing w:val="-2"/>
        </w:rPr>
        <w:t>521).</w:t>
      </w:r>
    </w:p>
    <w:p w14:paraId="00DC1C7B" w14:textId="77777777" w:rsidR="00350CFB" w:rsidRDefault="00283FFF">
      <w:pPr>
        <w:pStyle w:val="BodyText"/>
        <w:spacing w:before="1"/>
        <w:rPr>
          <w:sz w:val="19"/>
        </w:rPr>
      </w:pPr>
      <w:r>
        <w:rPr>
          <w:noProof/>
          <w:sz w:val="19"/>
        </w:rPr>
        <mc:AlternateContent>
          <mc:Choice Requires="wps">
            <w:drawing>
              <wp:anchor distT="0" distB="0" distL="0" distR="0" simplePos="0" relativeHeight="487591424" behindDoc="1" locked="0" layoutInCell="1" allowOverlap="1" wp14:anchorId="00DC26E6" wp14:editId="00DC26E7">
                <wp:simplePos x="0" y="0"/>
                <wp:positionH relativeFrom="page">
                  <wp:posOffset>854671</wp:posOffset>
                </wp:positionH>
                <wp:positionV relativeFrom="paragraph">
                  <wp:posOffset>154982</wp:posOffset>
                </wp:positionV>
                <wp:extent cx="5850890"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50890" cy="1270"/>
                        </a:xfrm>
                        <a:custGeom>
                          <a:avLst/>
                          <a:gdLst/>
                          <a:ahLst/>
                          <a:cxnLst/>
                          <a:rect l="l" t="t" r="r" b="b"/>
                          <a:pathLst>
                            <a:path w="5850890">
                              <a:moveTo>
                                <a:pt x="0" y="0"/>
                              </a:moveTo>
                              <a:lnTo>
                                <a:pt x="5850661" y="0"/>
                              </a:lnTo>
                            </a:path>
                          </a:pathLst>
                        </a:custGeom>
                        <a:ln w="1214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AE24254" id="Graphic 9" o:spid="_x0000_s1026" style="position:absolute;margin-left:67.3pt;margin-top:12.2pt;width:460.7pt;height:.1pt;z-index:-15725056;visibility:visible;mso-wrap-style:square;mso-wrap-distance-left:0;mso-wrap-distance-top:0;mso-wrap-distance-right:0;mso-wrap-distance-bottom:0;mso-position-horizontal:absolute;mso-position-horizontal-relative:page;mso-position-vertical:absolute;mso-position-vertical-relative:text;v-text-anchor:top" coordsize="585089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" path="m,l5850661,e" filled="f" strokeweight=".33739mm">
                <v:path arrowok="t"/>
                <w10:wrap type="topAndBottom" anchorx="page"/>
              </v:shape>
            </w:pict>
          </mc:Fallback>
        </mc:AlternateContent>
      </w:r>
    </w:p>
    <w:p w14:paraId="00DC1C7C" w14:textId="77777777" w:rsidR="00350CFB" w:rsidRDefault="00283FFF">
      <w:pPr>
        <w:tabs>
          <w:tab w:val="left" w:pos="2247"/>
          <w:tab w:val="left" w:pos="5006"/>
        </w:tabs>
        <w:spacing w:before="54"/>
        <w:ind w:left="423"/>
      </w:pPr>
      <w:r>
        <w:rPr>
          <w:spacing w:val="-2"/>
        </w:rPr>
        <w:t>Method</w:t>
      </w:r>
      <w:r>
        <w:tab/>
        <w:t>Input</w:t>
      </w:r>
      <w:r>
        <w:rPr>
          <w:spacing w:val="-6"/>
        </w:rPr>
        <w:t xml:space="preserve"> </w:t>
      </w:r>
      <w:r>
        <w:rPr>
          <w:spacing w:val="-2"/>
        </w:rPr>
        <w:t>graph</w:t>
      </w:r>
      <w:r>
        <w:tab/>
      </w:r>
      <w:r>
        <w:rPr>
          <w:spacing w:val="-4"/>
        </w:rPr>
        <w:t>Role</w:t>
      </w:r>
    </w:p>
    <w:p w14:paraId="00DC1C7D" w14:textId="77777777" w:rsidR="00350CFB" w:rsidRDefault="00350CFB">
      <w:pPr>
        <w:sectPr w:rsidR="00350CFB">
          <w:pgSz w:w="11910" w:h="16840"/>
          <w:pgMar w:top="1840" w:right="708" w:bottom="2300" w:left="992" w:header="0" w:footer="2115" w:gutter="0"/>
          <w:cols w:space="720"/>
        </w:sectPr>
      </w:pPr>
    </w:p>
    <w:p w14:paraId="00DC1C7E" w14:textId="77777777" w:rsidR="00350CFB" w:rsidRDefault="00283FFF">
      <w:pPr>
        <w:tabs>
          <w:tab w:val="left" w:pos="2247"/>
          <w:tab w:val="left" w:pos="2981"/>
          <w:tab w:val="left" w:pos="3897"/>
        </w:tabs>
        <w:spacing w:before="142" w:line="259" w:lineRule="auto"/>
        <w:ind w:left="423"/>
        <w:jc w:val="center"/>
        <w:rPr>
          <w:position w:val="3"/>
        </w:rPr>
      </w:pPr>
      <w:r>
        <w:rPr>
          <w:noProof/>
          <w:position w:val="3"/>
        </w:rPr>
        <mc:AlternateContent>
          <mc:Choice Requires="wps">
            <w:drawing>
              <wp:anchor distT="0" distB="0" distL="0" distR="0" simplePos="0" relativeHeight="15733248" behindDoc="0" locked="0" layoutInCell="1" allowOverlap="1" wp14:anchorId="00DC26E8" wp14:editId="00DC26E9">
                <wp:simplePos x="0" y="0"/>
                <wp:positionH relativeFrom="page">
                  <wp:posOffset>854671</wp:posOffset>
                </wp:positionH>
                <wp:positionV relativeFrom="paragraph">
                  <wp:posOffset>52246</wp:posOffset>
                </wp:positionV>
                <wp:extent cx="5850890" cy="127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50890" cy="1270"/>
                        </a:xfrm>
                        <a:custGeom>
                          <a:avLst/>
                          <a:gdLst/>
                          <a:ahLst/>
                          <a:cxnLst/>
                          <a:rect l="l" t="t" r="r" b="b"/>
                          <a:pathLst>
                            <a:path w="5850890">
                              <a:moveTo>
                                <a:pt x="0" y="0"/>
                              </a:moveTo>
                              <a:lnTo>
                                <a:pt x="5850661" y="0"/>
                              </a:lnTo>
                            </a:path>
                          </a:pathLst>
                        </a:custGeom>
                        <a:ln w="759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0F614C0" id="Graphic 10" o:spid="_x0000_s1026" style="position:absolute;margin-left:67.3pt;margin-top:4.1pt;width:460.7pt;height:.1pt;z-index:15733248;visibility:visible;mso-wrap-style:square;mso-wrap-distance-left:0;mso-wrap-distance-top:0;mso-wrap-distance-right:0;mso-wrap-distance-bottom:0;mso-position-horizontal:absolute;mso-position-horizontal-relative:page;mso-position-vertical:absolute;mso-position-vertical-relative:text;v-text-anchor:top" coordsize="585089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" path="m,l5850661,e" filled="f" strokeweight=".21089mm">
                <v:path arrowok="t"/>
                <w10:wrap anchorx="page"/>
              </v:shape>
            </w:pict>
          </mc:Fallback>
        </mc:AlternateContent>
      </w:r>
      <w:r>
        <w:rPr>
          <w:spacing w:val="-2"/>
        </w:rPr>
        <w:t>EndorseRank</w:t>
      </w:r>
      <w:r>
        <w:tab/>
      </w:r>
      <w:r>
        <w:rPr>
          <w:spacing w:val="-2"/>
        </w:rPr>
        <w:t>Latest</w:t>
      </w:r>
      <w:r>
        <w:tab/>
      </w:r>
      <w:r>
        <w:rPr>
          <w:spacing w:val="-2"/>
        </w:rPr>
        <w:t>ERC-20</w:t>
      </w:r>
      <w:r>
        <w:tab/>
      </w:r>
      <w:r>
        <w:rPr>
          <w:spacing w:val="-2"/>
        </w:rPr>
        <w:t xml:space="preserve">allowances </w:t>
      </w:r>
      <w:r>
        <w:rPr>
          <w:spacing w:val="-2"/>
          <w:position w:val="3"/>
        </w:rPr>
        <w:t>(</w:t>
      </w:r>
      <w:r>
        <w:rPr>
          <w:i/>
          <w:spacing w:val="-2"/>
          <w:position w:val="3"/>
        </w:rPr>
        <w:t>G</w:t>
      </w:r>
      <w:r>
        <w:rPr>
          <w:spacing w:val="-2"/>
          <w:sz w:val="16"/>
        </w:rPr>
        <w:t>approve</w:t>
      </w:r>
      <w:r>
        <w:rPr>
          <w:spacing w:val="-2"/>
          <w:position w:val="3"/>
        </w:rPr>
        <w:t>)</w:t>
      </w:r>
    </w:p>
    <w:p w14:paraId="00DC1C7F" w14:textId="77777777" w:rsidR="00350CFB" w:rsidRDefault="00283FFF">
      <w:pPr>
        <w:tabs>
          <w:tab w:val="left" w:pos="2247"/>
          <w:tab w:val="left" w:pos="4115"/>
        </w:tabs>
        <w:spacing w:line="232" w:lineRule="exact"/>
        <w:ind w:left="423"/>
        <w:jc w:val="center"/>
      </w:pPr>
      <w:r>
        <w:rPr>
          <w:spacing w:val="-5"/>
        </w:rPr>
        <w:t>AWP</w:t>
      </w:r>
      <w:r>
        <w:tab/>
      </w:r>
      <w:r>
        <w:rPr>
          <w:spacing w:val="-4"/>
        </w:rPr>
        <w:t>Time-</w:t>
      </w:r>
      <w:r>
        <w:rPr>
          <w:spacing w:val="-2"/>
        </w:rPr>
        <w:t>decayed</w:t>
      </w:r>
      <w:r>
        <w:tab/>
      </w:r>
      <w:r>
        <w:rPr>
          <w:spacing w:val="-2"/>
        </w:rPr>
        <w:t>transfers</w:t>
      </w:r>
    </w:p>
    <w:p w14:paraId="00DC1C80" w14:textId="77777777" w:rsidR="00350CFB" w:rsidRDefault="00283FFF">
      <w:pPr>
        <w:spacing w:before="13"/>
        <w:ind w:left="426"/>
        <w:jc w:val="center"/>
        <w:rPr>
          <w:position w:val="4"/>
        </w:rPr>
      </w:pPr>
      <w:r>
        <w:rPr>
          <w:spacing w:val="-2"/>
          <w:position w:val="4"/>
        </w:rPr>
        <w:t>(</w:t>
      </w:r>
      <w:r>
        <w:rPr>
          <w:i/>
          <w:spacing w:val="-2"/>
          <w:position w:val="4"/>
        </w:rPr>
        <w:t>G</w:t>
      </w:r>
      <w:r>
        <w:rPr>
          <w:spacing w:val="-2"/>
          <w:sz w:val="16"/>
        </w:rPr>
        <w:t>transfer</w:t>
      </w:r>
      <w:r>
        <w:rPr>
          <w:spacing w:val="-2"/>
          <w:position w:val="4"/>
        </w:rPr>
        <w:t>)</w:t>
      </w:r>
    </w:p>
    <w:p w14:paraId="00DC1C81" w14:textId="77777777" w:rsidR="00350CFB" w:rsidRDefault="00283FFF">
      <w:pPr>
        <w:spacing w:before="142" w:line="256" w:lineRule="auto"/>
        <w:ind w:left="99" w:right="469"/>
      </w:pPr>
      <w:r>
        <w:br w:type="column"/>
      </w:r>
      <w:r>
        <w:t>Primary construct:</w:t>
      </w:r>
      <w:r>
        <w:rPr>
          <w:spacing w:val="32"/>
        </w:rPr>
        <w:t xml:space="preserve"> </w:t>
      </w:r>
      <w:r>
        <w:t>allowance delegation; target of this dissertation</w:t>
      </w:r>
    </w:p>
    <w:p w14:paraId="00DC1C82" w14:textId="77777777" w:rsidR="00350CFB" w:rsidRDefault="00283FFF">
      <w:pPr>
        <w:spacing w:line="256" w:lineRule="auto"/>
        <w:ind w:left="99" w:right="469"/>
      </w:pPr>
      <w:r>
        <w:t>Primary</w:t>
      </w:r>
      <w:r>
        <w:rPr>
          <w:spacing w:val="-14"/>
        </w:rPr>
        <w:t xml:space="preserve"> </w:t>
      </w:r>
      <w:r>
        <w:t>baseline: Do</w:t>
      </w:r>
      <w:r>
        <w:rPr>
          <w:spacing w:val="-14"/>
        </w:rPr>
        <w:t xml:space="preserve"> </w:t>
      </w:r>
      <w:r>
        <w:t>et</w:t>
      </w:r>
      <w:r>
        <w:rPr>
          <w:spacing w:val="-14"/>
        </w:rPr>
        <w:t xml:space="preserve"> </w:t>
      </w:r>
      <w:r>
        <w:t>al.</w:t>
      </w:r>
      <w:r>
        <w:rPr>
          <w:spacing w:val="-14"/>
        </w:rPr>
        <w:t xml:space="preserve"> </w:t>
      </w:r>
      <w:r>
        <w:t>transfer-graph</w:t>
      </w:r>
      <w:r>
        <w:rPr>
          <w:spacing w:val="-13"/>
        </w:rPr>
        <w:t xml:space="preserve"> </w:t>
      </w:r>
      <w:r>
        <w:t>reproduc-</w:t>
      </w:r>
      <w:r>
        <w:rPr>
          <w:spacing w:val="-4"/>
        </w:rPr>
        <w:t>tion</w:t>
      </w:r>
    </w:p>
    <w:p w14:paraId="00DC1C83" w14:textId="77777777" w:rsidR="00350CFB" w:rsidRDefault="00350CFB">
      <w:pPr>
        <w:spacing w:line="256" w:lineRule="auto"/>
        <w:sectPr w:rsidR="00350CFB">
          <w:type w:val="continuous"/>
          <w:pgSz w:w="11910" w:h="16840"/>
          <w:pgMar w:top="1920" w:right="708" w:bottom="280" w:left="992" w:header="0" w:footer="2115" w:gutter="0"/>
          <w:cols w:num="2" w:space="720" w:equalWidth="0">
            <w:col w:w="4867" w:space="40"/>
            <w:col w:w="5303"/>
          </w:cols>
        </w:sectPr>
      </w:pPr>
    </w:p>
    <w:p w14:paraId="00DC1C84" w14:textId="77777777" w:rsidR="00350CFB" w:rsidRDefault="00350CFB">
      <w:pPr>
        <w:pStyle w:val="BodyText"/>
        <w:spacing w:before="6"/>
        <w:rPr>
          <w:sz w:val="5"/>
        </w:rPr>
      </w:pPr>
    </w:p>
    <w:p w14:paraId="00DC1C85" w14:textId="77777777" w:rsidR="00350CFB" w:rsidRDefault="00283FFF">
      <w:pPr>
        <w:spacing w:line="20" w:lineRule="exact"/>
        <w:ind w:left="353"/>
        <w:rPr>
          <w:sz w:val="2"/>
        </w:rPr>
      </w:pPr>
      <w:r>
        <w:rPr>
          <w:noProof/>
          <w:sz w:val="2"/>
        </w:rPr>
        <mc:AlternateContent>
          <mc:Choice Requires="wpg">
            <w:drawing>
              <wp:inline distT="0" distB="0" distL="0" distR="0" wp14:anchorId="00DC26EA" wp14:editId="00DC26EB">
                <wp:extent cx="5850890" cy="12700"/>
                <wp:effectExtent l="9525" t="0" r="0" b="6350"/>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50890" cy="12700"/>
                          <a:chOff x="0" y="0"/>
                          <a:chExt cx="5850890" cy="12700"/>
                        </a:xfrm>
                      </wpg:grpSpPr>
                      <wps:wsp>
                        <wps:cNvPr id="12" name="Graphic 12"/>
                        <wps:cNvSpPr/>
                        <wps:spPr>
                          <a:xfrm>
                            <a:off x="0" y="6073"/>
                            <a:ext cx="5850890" cy="1270"/>
                          </a:xfrm>
                          <a:custGeom>
                            <a:avLst/>
                            <a:gdLst/>
                            <a:ahLst/>
                            <a:cxnLst/>
                            <a:rect l="l" t="t" r="r" b="b"/>
                            <a:pathLst>
                              <a:path w="5850890">
                                <a:moveTo>
                                  <a:pt x="0" y="0"/>
                                </a:moveTo>
                                <a:lnTo>
                                  <a:pt x="5850661" y="0"/>
                                </a:lnTo>
                              </a:path>
                            </a:pathLst>
                          </a:custGeom>
                          <a:ln w="1214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E43A9CC" id="Group 11" o:spid="_x0000_s1026" style="width:460.7pt;height:1pt;mso-position-horizontal-relative:char;mso-position-vertical-relative:line" coordsize="58508,12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">
                <v:shape id="Graphic 12" o:spid="_x0000_s1027" style="position:absolute;top:60;width:58508;height:13;visibility:visible;mso-wrap-style:square;v-text-anchor:top" coordsize="585089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" path="m,l5850661,e" filled="f" strokeweight=".33739mm">
                  <v:path arrowok="t"/>
                </v:shape>
                <w10:anchorlock/>
              </v:group>
            </w:pict>
          </mc:Fallback>
        </mc:AlternateContent>
      </w:r>
    </w:p>
    <w:p w14:paraId="00DC1C86" w14:textId="77777777" w:rsidR="00350CFB" w:rsidRDefault="00350CFB">
      <w:pPr>
        <w:pStyle w:val="BodyText"/>
        <w:spacing w:before="157"/>
      </w:pPr>
    </w:p>
    <w:p w14:paraId="00DC1C87" w14:textId="77777777" w:rsidR="00350CFB" w:rsidRDefault="00283FFF">
      <w:pPr>
        <w:pStyle w:val="BodyText"/>
        <w:ind w:left="274"/>
      </w:pPr>
      <w:r>
        <w:t>To</w:t>
      </w:r>
      <w:r>
        <w:rPr>
          <w:spacing w:val="-11"/>
        </w:rPr>
        <w:t xml:space="preserve"> </w:t>
      </w:r>
      <w:r>
        <w:t>avoid</w:t>
      </w:r>
      <w:r>
        <w:rPr>
          <w:spacing w:val="-10"/>
        </w:rPr>
        <w:t xml:space="preserve"> </w:t>
      </w:r>
      <w:r>
        <w:t>ambiguity,</w:t>
      </w:r>
      <w:r>
        <w:rPr>
          <w:spacing w:val="-10"/>
        </w:rPr>
        <w:t xml:space="preserve"> </w:t>
      </w:r>
      <w:r>
        <w:t>the</w:t>
      </w:r>
      <w:r>
        <w:rPr>
          <w:spacing w:val="-10"/>
        </w:rPr>
        <w:t xml:space="preserve"> </w:t>
      </w:r>
      <w:r>
        <w:t>key</w:t>
      </w:r>
      <w:r>
        <w:rPr>
          <w:spacing w:val="-10"/>
        </w:rPr>
        <w:t xml:space="preserve"> </w:t>
      </w:r>
      <w:r>
        <w:t>concepts</w:t>
      </w:r>
      <w:r>
        <w:rPr>
          <w:spacing w:val="-10"/>
        </w:rPr>
        <w:t xml:space="preserve"> </w:t>
      </w:r>
      <w:r>
        <w:t>used</w:t>
      </w:r>
      <w:r>
        <w:rPr>
          <w:spacing w:val="-10"/>
        </w:rPr>
        <w:t xml:space="preserve"> </w:t>
      </w:r>
      <w:r>
        <w:t>throughout</w:t>
      </w:r>
      <w:r>
        <w:rPr>
          <w:spacing w:val="-11"/>
        </w:rPr>
        <w:t xml:space="preserve"> </w:t>
      </w:r>
      <w:r>
        <w:t>this</w:t>
      </w:r>
      <w:r>
        <w:rPr>
          <w:spacing w:val="-10"/>
        </w:rPr>
        <w:t xml:space="preserve"> </w:t>
      </w:r>
      <w:r>
        <w:t>dissertation</w:t>
      </w:r>
      <w:r>
        <w:rPr>
          <w:spacing w:val="-10"/>
        </w:rPr>
        <w:t xml:space="preserve"> </w:t>
      </w:r>
      <w:r>
        <w:t>are</w:t>
      </w:r>
      <w:r>
        <w:rPr>
          <w:spacing w:val="-10"/>
        </w:rPr>
        <w:t xml:space="preserve"> </w:t>
      </w:r>
      <w:r>
        <w:t>defined</w:t>
      </w:r>
      <w:r>
        <w:rPr>
          <w:spacing w:val="-10"/>
        </w:rPr>
        <w:t xml:space="preserve"> </w:t>
      </w:r>
      <w:r>
        <w:t>as</w:t>
      </w:r>
      <w:r>
        <w:rPr>
          <w:spacing w:val="-10"/>
        </w:rPr>
        <w:t xml:space="preserve"> </w:t>
      </w:r>
      <w:r>
        <w:rPr>
          <w:spacing w:val="-2"/>
        </w:rPr>
        <w:t>follows:</w:t>
      </w:r>
    </w:p>
    <w:p w14:paraId="00DC1C88" w14:textId="77777777" w:rsidR="00350CFB" w:rsidRDefault="00350CFB">
      <w:pPr>
        <w:pStyle w:val="BodyText"/>
        <w:spacing w:before="16"/>
      </w:pPr>
    </w:p>
    <w:p w14:paraId="00DC1C89" w14:textId="77777777" w:rsidR="00350CFB" w:rsidRDefault="00283FFF">
      <w:pPr>
        <w:pStyle w:val="ListParagraph"/>
        <w:numPr>
          <w:ilvl w:val="0"/>
          <w:numId w:val="25"/>
        </w:numPr>
        <w:tabs>
          <w:tab w:val="left" w:pos="806"/>
          <w:tab w:val="left" w:pos="808"/>
        </w:tabs>
        <w:spacing w:line="396" w:lineRule="auto"/>
        <w:ind w:right="524"/>
        <w:jc w:val="both"/>
        <w:rPr>
          <w:sz w:val="24"/>
        </w:rPr>
      </w:pPr>
      <w:r>
        <w:rPr>
          <w:b/>
          <w:sz w:val="24"/>
        </w:rPr>
        <w:t>DeFi</w:t>
      </w:r>
      <w:r>
        <w:rPr>
          <w:b/>
          <w:spacing w:val="-2"/>
          <w:sz w:val="24"/>
        </w:rPr>
        <w:t xml:space="preserve"> </w:t>
      </w:r>
      <w:r>
        <w:rPr>
          <w:b/>
          <w:sz w:val="24"/>
        </w:rPr>
        <w:t>(Decentralized</w:t>
      </w:r>
      <w:r>
        <w:rPr>
          <w:b/>
          <w:spacing w:val="-2"/>
          <w:sz w:val="24"/>
        </w:rPr>
        <w:t xml:space="preserve"> </w:t>
      </w:r>
      <w:r>
        <w:rPr>
          <w:b/>
          <w:sz w:val="24"/>
        </w:rPr>
        <w:t xml:space="preserve">Finance): </w:t>
      </w:r>
      <w:r>
        <w:rPr>
          <w:sz w:val="24"/>
        </w:rPr>
        <w:t>Financial</w:t>
      </w:r>
      <w:r>
        <w:rPr>
          <w:spacing w:val="-2"/>
          <w:sz w:val="24"/>
        </w:rPr>
        <w:t xml:space="preserve"> </w:t>
      </w:r>
      <w:r>
        <w:rPr>
          <w:sz w:val="24"/>
        </w:rPr>
        <w:t>services—including</w:t>
      </w:r>
      <w:r>
        <w:rPr>
          <w:spacing w:val="-2"/>
          <w:sz w:val="24"/>
        </w:rPr>
        <w:t xml:space="preserve"> </w:t>
      </w:r>
      <w:r>
        <w:rPr>
          <w:sz w:val="24"/>
        </w:rPr>
        <w:t>lending, borrowing, and</w:t>
      </w:r>
      <w:r>
        <w:rPr>
          <w:spacing w:val="-2"/>
          <w:sz w:val="24"/>
        </w:rPr>
        <w:t xml:space="preserve"> </w:t>
      </w:r>
      <w:r>
        <w:rPr>
          <w:sz w:val="24"/>
        </w:rPr>
        <w:t xml:space="preserve">per-petual trading—implemented via smart contracts on public blockchains, typically without a central operator controlling custody or settlement </w:t>
      </w:r>
      <w:hyperlink w:anchor="_bookmark161" w:history="1">
        <w:r>
          <w:rPr>
            <w:sz w:val="24"/>
            <w:vertAlign w:val="superscript"/>
          </w:rPr>
          <w:t>[28]</w:t>
        </w:r>
      </w:hyperlink>
      <w:r>
        <w:rPr>
          <w:sz w:val="24"/>
          <w:vertAlign w:val="superscript"/>
        </w:rPr>
        <w:t>,</w:t>
      </w:r>
      <w:hyperlink w:anchor="_bookmark186" w:history="1">
        <w:r>
          <w:rPr>
            <w:sz w:val="24"/>
            <w:vertAlign w:val="superscript"/>
          </w:rPr>
          <w:t>[53]</w:t>
        </w:r>
      </w:hyperlink>
      <w:r>
        <w:rPr>
          <w:sz w:val="24"/>
        </w:rPr>
        <w:t>.</w:t>
      </w:r>
      <w:r>
        <w:rPr>
          <w:spacing w:val="40"/>
          <w:sz w:val="24"/>
        </w:rPr>
        <w:t xml:space="preserve"> </w:t>
      </w:r>
      <w:r>
        <w:rPr>
          <w:sz w:val="24"/>
        </w:rPr>
        <w:t>DeFi protocols compose open in-terfaces so that positions, liquidations, and token movements are observable on-chain.</w:t>
      </w:r>
    </w:p>
    <w:p w14:paraId="00DC1C8A" w14:textId="77777777" w:rsidR="00350CFB" w:rsidRDefault="00283FFF">
      <w:pPr>
        <w:pStyle w:val="ListParagraph"/>
        <w:numPr>
          <w:ilvl w:val="0"/>
          <w:numId w:val="25"/>
        </w:numPr>
        <w:tabs>
          <w:tab w:val="left" w:pos="806"/>
          <w:tab w:val="left" w:pos="808"/>
        </w:tabs>
        <w:spacing w:before="41" w:line="396" w:lineRule="auto"/>
        <w:ind w:right="524"/>
        <w:jc w:val="both"/>
        <w:rPr>
          <w:sz w:val="24"/>
        </w:rPr>
      </w:pPr>
      <w:r>
        <w:rPr>
          <w:b/>
          <w:sz w:val="24"/>
        </w:rPr>
        <w:t>Smart</w:t>
      </w:r>
      <w:r>
        <w:rPr>
          <w:b/>
          <w:spacing w:val="-12"/>
          <w:sz w:val="24"/>
        </w:rPr>
        <w:t xml:space="preserve"> </w:t>
      </w:r>
      <w:r>
        <w:rPr>
          <w:b/>
          <w:sz w:val="24"/>
        </w:rPr>
        <w:t>contract:</w:t>
      </w:r>
      <w:r>
        <w:rPr>
          <w:b/>
          <w:spacing w:val="9"/>
          <w:sz w:val="24"/>
        </w:rPr>
        <w:t xml:space="preserve"> </w:t>
      </w:r>
      <w:r>
        <w:rPr>
          <w:sz w:val="24"/>
        </w:rPr>
        <w:t>Self-executing</w:t>
      </w:r>
      <w:r>
        <w:rPr>
          <w:spacing w:val="-12"/>
          <w:sz w:val="24"/>
        </w:rPr>
        <w:t xml:space="preserve"> </w:t>
      </w:r>
      <w:r>
        <w:rPr>
          <w:sz w:val="24"/>
        </w:rPr>
        <w:t>program</w:t>
      </w:r>
      <w:r>
        <w:rPr>
          <w:spacing w:val="-12"/>
          <w:sz w:val="24"/>
        </w:rPr>
        <w:t xml:space="preserve"> </w:t>
      </w:r>
      <w:r>
        <w:rPr>
          <w:sz w:val="24"/>
        </w:rPr>
        <w:t>code</w:t>
      </w:r>
      <w:r>
        <w:rPr>
          <w:spacing w:val="-12"/>
          <w:sz w:val="24"/>
        </w:rPr>
        <w:t xml:space="preserve"> </w:t>
      </w:r>
      <w:r>
        <w:rPr>
          <w:sz w:val="24"/>
        </w:rPr>
        <w:t>deployed</w:t>
      </w:r>
      <w:r>
        <w:rPr>
          <w:spacing w:val="-12"/>
          <w:sz w:val="24"/>
        </w:rPr>
        <w:t xml:space="preserve"> </w:t>
      </w:r>
      <w:r>
        <w:rPr>
          <w:sz w:val="24"/>
        </w:rPr>
        <w:t>on</w:t>
      </w:r>
      <w:r>
        <w:rPr>
          <w:spacing w:val="-12"/>
          <w:sz w:val="24"/>
        </w:rPr>
        <w:t xml:space="preserve"> </w:t>
      </w:r>
      <w:r>
        <w:rPr>
          <w:sz w:val="24"/>
        </w:rPr>
        <w:t>a</w:t>
      </w:r>
      <w:r>
        <w:rPr>
          <w:spacing w:val="-12"/>
          <w:sz w:val="24"/>
        </w:rPr>
        <w:t xml:space="preserve"> </w:t>
      </w:r>
      <w:r>
        <w:rPr>
          <w:sz w:val="24"/>
        </w:rPr>
        <w:t>blockchain</w:t>
      </w:r>
      <w:r>
        <w:rPr>
          <w:spacing w:val="-12"/>
          <w:sz w:val="24"/>
        </w:rPr>
        <w:t xml:space="preserve"> </w:t>
      </w:r>
      <w:r>
        <w:rPr>
          <w:sz w:val="24"/>
        </w:rPr>
        <w:t>that</w:t>
      </w:r>
      <w:r>
        <w:rPr>
          <w:spacing w:val="-12"/>
          <w:sz w:val="24"/>
        </w:rPr>
        <w:t xml:space="preserve"> </w:t>
      </w:r>
      <w:r>
        <w:rPr>
          <w:sz w:val="24"/>
        </w:rPr>
        <w:t>enforces</w:t>
      </w:r>
      <w:r>
        <w:rPr>
          <w:spacing w:val="-12"/>
          <w:sz w:val="24"/>
        </w:rPr>
        <w:t xml:space="preserve"> </w:t>
      </w:r>
      <w:r>
        <w:rPr>
          <w:sz w:val="24"/>
        </w:rPr>
        <w:t xml:space="preserve">agree-ment terms without a trusted intermediary </w:t>
      </w:r>
      <w:hyperlink w:anchor="_bookmark142" w:history="1">
        <w:r>
          <w:rPr>
            <w:sz w:val="24"/>
            <w:vertAlign w:val="superscript"/>
          </w:rPr>
          <w:t>[9]</w:t>
        </w:r>
      </w:hyperlink>
      <w:r>
        <w:rPr>
          <w:sz w:val="24"/>
          <w:vertAlign w:val="superscript"/>
        </w:rPr>
        <w:t>,</w:t>
      </w:r>
      <w:hyperlink w:anchor="_bookmark188" w:history="1">
        <w:r>
          <w:rPr>
            <w:sz w:val="24"/>
            <w:vertAlign w:val="superscript"/>
          </w:rPr>
          <w:t>[55]</w:t>
        </w:r>
      </w:hyperlink>
      <w:r>
        <w:rPr>
          <w:sz w:val="24"/>
        </w:rPr>
        <w:t>.</w:t>
      </w:r>
      <w:r>
        <w:rPr>
          <w:spacing w:val="30"/>
          <w:sz w:val="24"/>
        </w:rPr>
        <w:t xml:space="preserve"> </w:t>
      </w:r>
      <w:r>
        <w:rPr>
          <w:sz w:val="24"/>
        </w:rPr>
        <w:t>In this dissertation, smart contracts are the source of ERC-20 allowance logs, transfer logs, and GMX V2 position events.</w:t>
      </w:r>
    </w:p>
    <w:p w14:paraId="00DC1C8B" w14:textId="77777777" w:rsidR="00350CFB" w:rsidRDefault="00283FFF">
      <w:pPr>
        <w:pStyle w:val="ListParagraph"/>
        <w:numPr>
          <w:ilvl w:val="0"/>
          <w:numId w:val="25"/>
        </w:numPr>
        <w:tabs>
          <w:tab w:val="left" w:pos="795"/>
        </w:tabs>
        <w:spacing w:before="40"/>
        <w:ind w:left="795" w:hanging="202"/>
        <w:jc w:val="both"/>
        <w:rPr>
          <w:sz w:val="24"/>
        </w:rPr>
      </w:pPr>
      <w:r>
        <w:rPr>
          <w:b/>
          <w:sz w:val="24"/>
        </w:rPr>
        <w:t>Wallet</w:t>
      </w:r>
      <w:r>
        <w:rPr>
          <w:b/>
          <w:spacing w:val="-11"/>
          <w:sz w:val="24"/>
        </w:rPr>
        <w:t xml:space="preserve"> </w:t>
      </w:r>
      <w:r>
        <w:rPr>
          <w:b/>
          <w:sz w:val="24"/>
        </w:rPr>
        <w:t>/</w:t>
      </w:r>
      <w:r>
        <w:rPr>
          <w:b/>
          <w:spacing w:val="-10"/>
          <w:sz w:val="24"/>
        </w:rPr>
        <w:t xml:space="preserve"> </w:t>
      </w:r>
      <w:r>
        <w:rPr>
          <w:b/>
          <w:sz w:val="24"/>
        </w:rPr>
        <w:t>Address:</w:t>
      </w:r>
      <w:r>
        <w:rPr>
          <w:b/>
          <w:spacing w:val="7"/>
          <w:sz w:val="24"/>
        </w:rPr>
        <w:t xml:space="preserve"> </w:t>
      </w:r>
      <w:r>
        <w:rPr>
          <w:sz w:val="24"/>
        </w:rPr>
        <w:t>A</w:t>
      </w:r>
      <w:r>
        <w:rPr>
          <w:spacing w:val="-10"/>
          <w:sz w:val="24"/>
        </w:rPr>
        <w:t xml:space="preserve"> </w:t>
      </w:r>
      <w:r>
        <w:rPr>
          <w:sz w:val="24"/>
        </w:rPr>
        <w:t>blockchain</w:t>
      </w:r>
      <w:r>
        <w:rPr>
          <w:spacing w:val="-10"/>
          <w:sz w:val="24"/>
        </w:rPr>
        <w:t xml:space="preserve"> </w:t>
      </w:r>
      <w:r>
        <w:rPr>
          <w:sz w:val="24"/>
        </w:rPr>
        <w:t>account</w:t>
      </w:r>
      <w:r>
        <w:rPr>
          <w:spacing w:val="-10"/>
          <w:sz w:val="24"/>
        </w:rPr>
        <w:t xml:space="preserve"> </w:t>
      </w:r>
      <w:r>
        <w:rPr>
          <w:sz w:val="24"/>
        </w:rPr>
        <w:t>that</w:t>
      </w:r>
      <w:r>
        <w:rPr>
          <w:spacing w:val="-10"/>
          <w:sz w:val="24"/>
        </w:rPr>
        <w:t xml:space="preserve"> </w:t>
      </w:r>
      <w:r>
        <w:rPr>
          <w:sz w:val="24"/>
        </w:rPr>
        <w:t>holds</w:t>
      </w:r>
      <w:r>
        <w:rPr>
          <w:spacing w:val="-10"/>
          <w:sz w:val="24"/>
        </w:rPr>
        <w:t xml:space="preserve"> </w:t>
      </w:r>
      <w:r>
        <w:rPr>
          <w:sz w:val="24"/>
        </w:rPr>
        <w:t>assets</w:t>
      </w:r>
      <w:r>
        <w:rPr>
          <w:spacing w:val="-10"/>
          <w:sz w:val="24"/>
        </w:rPr>
        <w:t xml:space="preserve"> </w:t>
      </w:r>
      <w:r>
        <w:rPr>
          <w:sz w:val="24"/>
        </w:rPr>
        <w:t>and</w:t>
      </w:r>
      <w:r>
        <w:rPr>
          <w:spacing w:val="-10"/>
          <w:sz w:val="24"/>
        </w:rPr>
        <w:t xml:space="preserve"> </w:t>
      </w:r>
      <w:r>
        <w:rPr>
          <w:sz w:val="24"/>
        </w:rPr>
        <w:t>interacts</w:t>
      </w:r>
      <w:r>
        <w:rPr>
          <w:spacing w:val="-10"/>
          <w:sz w:val="24"/>
        </w:rPr>
        <w:t xml:space="preserve"> </w:t>
      </w:r>
      <w:r>
        <w:rPr>
          <w:sz w:val="24"/>
        </w:rPr>
        <w:t>with</w:t>
      </w:r>
      <w:r>
        <w:rPr>
          <w:spacing w:val="-10"/>
          <w:sz w:val="24"/>
        </w:rPr>
        <w:t xml:space="preserve"> </w:t>
      </w:r>
      <w:r>
        <w:rPr>
          <w:sz w:val="24"/>
        </w:rPr>
        <w:t>smart</w:t>
      </w:r>
      <w:r>
        <w:rPr>
          <w:spacing w:val="-10"/>
          <w:sz w:val="24"/>
        </w:rPr>
        <w:t xml:space="preserve"> </w:t>
      </w:r>
      <w:r>
        <w:rPr>
          <w:spacing w:val="-2"/>
          <w:sz w:val="24"/>
        </w:rPr>
        <w:t>contracts;</w:t>
      </w:r>
    </w:p>
    <w:p w14:paraId="00DC1C8C" w14:textId="77777777" w:rsidR="00350CFB" w:rsidRDefault="00350CFB">
      <w:pPr>
        <w:pStyle w:val="ListParagraph"/>
        <w:jc w:val="both"/>
        <w:rPr>
          <w:sz w:val="24"/>
        </w:rPr>
        <w:sectPr w:rsidR="00350CFB">
          <w:type w:val="continuous"/>
          <w:pgSz w:w="11910" w:h="16840"/>
          <w:pgMar w:top="1920" w:right="708" w:bottom="280" w:left="992" w:header="0" w:footer="2115" w:gutter="0"/>
          <w:cols w:space="720"/>
        </w:sectPr>
      </w:pPr>
    </w:p>
    <w:p w14:paraId="00DC1C8D" w14:textId="77777777" w:rsidR="00350CFB" w:rsidRDefault="00283FFF">
      <w:pPr>
        <w:pStyle w:val="BodyText"/>
        <w:spacing w:before="92" w:line="396" w:lineRule="auto"/>
        <w:ind w:left="808" w:right="564"/>
        <w:jc w:val="both"/>
      </w:pPr>
      <w:r>
        <w:lastRenderedPageBreak/>
        <w:t xml:space="preserve">the unit of analysis for reputation scoring </w:t>
      </w:r>
      <w:hyperlink w:anchor="_bookmark142" w:history="1">
        <w:r>
          <w:rPr>
            <w:vertAlign w:val="superscript"/>
          </w:rPr>
          <w:t>[9]</w:t>
        </w:r>
      </w:hyperlink>
      <w:r>
        <w:rPr>
          <w:vertAlign w:val="superscript"/>
        </w:rPr>
        <w:t>,</w:t>
      </w:r>
      <w:hyperlink w:anchor="_bookmark151" w:history="1">
        <w:r>
          <w:rPr>
            <w:vertAlign w:val="superscript"/>
          </w:rPr>
          <w:t>[18]</w:t>
        </w:r>
      </w:hyperlink>
      <w:r>
        <w:t>.</w:t>
      </w:r>
      <w:r>
        <w:rPr>
          <w:spacing w:val="40"/>
        </w:rPr>
        <w:t xml:space="preserve"> </w:t>
      </w:r>
      <w:r>
        <w:t>A wallet is identified by its address;</w:t>
      </w:r>
      <w:r>
        <w:rPr>
          <w:spacing w:val="34"/>
        </w:rPr>
        <w:t xml:space="preserve"> </w:t>
      </w:r>
      <w:r>
        <w:t>no off-chain identity is assumed or recovered.</w:t>
      </w:r>
    </w:p>
    <w:p w14:paraId="00DC1C8E" w14:textId="77777777" w:rsidR="00350CFB" w:rsidRDefault="00283FFF">
      <w:pPr>
        <w:pStyle w:val="ListParagraph"/>
        <w:numPr>
          <w:ilvl w:val="0"/>
          <w:numId w:val="25"/>
        </w:numPr>
        <w:tabs>
          <w:tab w:val="left" w:pos="806"/>
          <w:tab w:val="left" w:pos="808"/>
        </w:tabs>
        <w:spacing w:before="39" w:line="396" w:lineRule="auto"/>
        <w:ind w:right="524"/>
        <w:jc w:val="both"/>
        <w:rPr>
          <w:sz w:val="24"/>
        </w:rPr>
      </w:pPr>
      <w:r>
        <w:rPr>
          <w:b/>
          <w:sz w:val="24"/>
        </w:rPr>
        <w:t>On-chain reputation score:</w:t>
      </w:r>
      <w:r>
        <w:rPr>
          <w:b/>
          <w:spacing w:val="37"/>
          <w:sz w:val="24"/>
        </w:rPr>
        <w:t xml:space="preserve"> </w:t>
      </w:r>
      <w:r>
        <w:rPr>
          <w:sz w:val="24"/>
        </w:rPr>
        <w:t>A numerical indicator derived from on-chain signals that rep-resents</w:t>
      </w:r>
      <w:r>
        <w:rPr>
          <w:spacing w:val="-2"/>
          <w:sz w:val="24"/>
        </w:rPr>
        <w:t xml:space="preserve"> </w:t>
      </w:r>
      <w:r>
        <w:rPr>
          <w:sz w:val="24"/>
        </w:rPr>
        <w:t>a</w:t>
      </w:r>
      <w:r>
        <w:rPr>
          <w:spacing w:val="-2"/>
          <w:sz w:val="24"/>
        </w:rPr>
        <w:t xml:space="preserve"> </w:t>
      </w:r>
      <w:r>
        <w:rPr>
          <w:sz w:val="24"/>
        </w:rPr>
        <w:t>wallet’s</w:t>
      </w:r>
      <w:r>
        <w:rPr>
          <w:spacing w:val="-2"/>
          <w:sz w:val="24"/>
        </w:rPr>
        <w:t xml:space="preserve"> </w:t>
      </w:r>
      <w:r>
        <w:rPr>
          <w:sz w:val="24"/>
        </w:rPr>
        <w:t>relative</w:t>
      </w:r>
      <w:r>
        <w:rPr>
          <w:spacing w:val="-2"/>
          <w:sz w:val="24"/>
        </w:rPr>
        <w:t xml:space="preserve"> </w:t>
      </w:r>
      <w:r>
        <w:rPr>
          <w:sz w:val="24"/>
        </w:rPr>
        <w:t>standing</w:t>
      </w:r>
      <w:r>
        <w:rPr>
          <w:spacing w:val="-2"/>
          <w:sz w:val="24"/>
        </w:rPr>
        <w:t xml:space="preserve"> </w:t>
      </w:r>
      <w:r>
        <w:rPr>
          <w:sz w:val="24"/>
        </w:rPr>
        <w:t>for</w:t>
      </w:r>
      <w:r>
        <w:rPr>
          <w:spacing w:val="-2"/>
          <w:sz w:val="24"/>
        </w:rPr>
        <w:t xml:space="preserve"> </w:t>
      </w:r>
      <w:r>
        <w:rPr>
          <w:sz w:val="24"/>
        </w:rPr>
        <w:t>financial</w:t>
      </w:r>
      <w:r>
        <w:rPr>
          <w:spacing w:val="-2"/>
          <w:sz w:val="24"/>
        </w:rPr>
        <w:t xml:space="preserve"> </w:t>
      </w:r>
      <w:r>
        <w:rPr>
          <w:sz w:val="24"/>
        </w:rPr>
        <w:t>interactions</w:t>
      </w:r>
      <w:r>
        <w:rPr>
          <w:spacing w:val="-2"/>
          <w:sz w:val="24"/>
        </w:rPr>
        <w:t xml:space="preserve"> </w:t>
      </w:r>
      <w:r>
        <w:rPr>
          <w:sz w:val="24"/>
        </w:rPr>
        <w:t>under</w:t>
      </w:r>
      <w:r>
        <w:rPr>
          <w:spacing w:val="-2"/>
          <w:sz w:val="24"/>
        </w:rPr>
        <w:t xml:space="preserve"> </w:t>
      </w:r>
      <w:r>
        <w:rPr>
          <w:sz w:val="24"/>
        </w:rPr>
        <w:t>pseudonymity</w:t>
      </w:r>
      <w:r>
        <w:rPr>
          <w:spacing w:val="-2"/>
          <w:sz w:val="24"/>
        </w:rPr>
        <w:t xml:space="preserve"> </w:t>
      </w:r>
      <w:hyperlink w:anchor="_bookmark149" w:history="1">
        <w:r>
          <w:rPr>
            <w:sz w:val="24"/>
            <w:vertAlign w:val="superscript"/>
          </w:rPr>
          <w:t>[16]</w:t>
        </w:r>
      </w:hyperlink>
      <w:r>
        <w:rPr>
          <w:sz w:val="24"/>
        </w:rPr>
        <w:t>. Scores are ordinal for ranking purposes; absolute magnitudes are not interpreted as credit limits.</w:t>
      </w:r>
    </w:p>
    <w:p w14:paraId="00DC1C8F" w14:textId="77777777" w:rsidR="00350CFB" w:rsidRDefault="00283FFF">
      <w:pPr>
        <w:pStyle w:val="ListParagraph"/>
        <w:numPr>
          <w:ilvl w:val="0"/>
          <w:numId w:val="25"/>
        </w:numPr>
        <w:tabs>
          <w:tab w:val="left" w:pos="806"/>
          <w:tab w:val="left" w:pos="808"/>
        </w:tabs>
        <w:spacing w:before="40" w:line="396" w:lineRule="auto"/>
        <w:ind w:right="564"/>
        <w:jc w:val="both"/>
        <w:rPr>
          <w:sz w:val="24"/>
        </w:rPr>
      </w:pPr>
      <w:r>
        <w:rPr>
          <w:b/>
          <w:sz w:val="24"/>
        </w:rPr>
        <w:t>On-chain</w:t>
      </w:r>
      <w:r>
        <w:rPr>
          <w:b/>
          <w:spacing w:val="-13"/>
          <w:sz w:val="24"/>
        </w:rPr>
        <w:t xml:space="preserve"> </w:t>
      </w:r>
      <w:r>
        <w:rPr>
          <w:b/>
          <w:sz w:val="24"/>
        </w:rPr>
        <w:t>credit</w:t>
      </w:r>
      <w:r>
        <w:rPr>
          <w:b/>
          <w:spacing w:val="-13"/>
          <w:sz w:val="24"/>
        </w:rPr>
        <w:t xml:space="preserve"> </w:t>
      </w:r>
      <w:r>
        <w:rPr>
          <w:b/>
          <w:sz w:val="24"/>
        </w:rPr>
        <w:t>risk:</w:t>
      </w:r>
      <w:r>
        <w:rPr>
          <w:b/>
          <w:spacing w:val="9"/>
          <w:sz w:val="24"/>
        </w:rPr>
        <w:t xml:space="preserve"> </w:t>
      </w:r>
      <w:r>
        <w:rPr>
          <w:sz w:val="24"/>
        </w:rPr>
        <w:t>Observable</w:t>
      </w:r>
      <w:r>
        <w:rPr>
          <w:spacing w:val="-13"/>
          <w:sz w:val="24"/>
        </w:rPr>
        <w:t xml:space="preserve"> </w:t>
      </w:r>
      <w:r>
        <w:rPr>
          <w:sz w:val="24"/>
        </w:rPr>
        <w:t>adverse</w:t>
      </w:r>
      <w:r>
        <w:rPr>
          <w:spacing w:val="-13"/>
          <w:sz w:val="24"/>
        </w:rPr>
        <w:t xml:space="preserve"> </w:t>
      </w:r>
      <w:r>
        <w:rPr>
          <w:sz w:val="24"/>
        </w:rPr>
        <w:t>outcomes</w:t>
      </w:r>
      <w:r>
        <w:rPr>
          <w:spacing w:val="-13"/>
          <w:sz w:val="24"/>
        </w:rPr>
        <w:t xml:space="preserve"> </w:t>
      </w:r>
      <w:r>
        <w:rPr>
          <w:sz w:val="24"/>
        </w:rPr>
        <w:t>such</w:t>
      </w:r>
      <w:r>
        <w:rPr>
          <w:spacing w:val="-13"/>
          <w:sz w:val="24"/>
        </w:rPr>
        <w:t xml:space="preserve"> </w:t>
      </w:r>
      <w:r>
        <w:rPr>
          <w:sz w:val="24"/>
        </w:rPr>
        <w:t>as</w:t>
      </w:r>
      <w:r>
        <w:rPr>
          <w:spacing w:val="-13"/>
          <w:sz w:val="24"/>
        </w:rPr>
        <w:t xml:space="preserve"> </w:t>
      </w:r>
      <w:r>
        <w:rPr>
          <w:sz w:val="24"/>
        </w:rPr>
        <w:t>position</w:t>
      </w:r>
      <w:r>
        <w:rPr>
          <w:spacing w:val="-13"/>
          <w:sz w:val="24"/>
        </w:rPr>
        <w:t xml:space="preserve"> </w:t>
      </w:r>
      <w:r>
        <w:rPr>
          <w:sz w:val="24"/>
        </w:rPr>
        <w:t>liquidation</w:t>
      </w:r>
      <w:r>
        <w:rPr>
          <w:spacing w:val="-13"/>
          <w:sz w:val="24"/>
        </w:rPr>
        <w:t xml:space="preserve"> </w:t>
      </w:r>
      <w:r>
        <w:rPr>
          <w:sz w:val="24"/>
        </w:rPr>
        <w:t>or</w:t>
      </w:r>
      <w:r>
        <w:rPr>
          <w:spacing w:val="-13"/>
          <w:sz w:val="24"/>
        </w:rPr>
        <w:t xml:space="preserve"> </w:t>
      </w:r>
      <w:r>
        <w:rPr>
          <w:sz w:val="24"/>
        </w:rPr>
        <w:t>repeated trading</w:t>
      </w:r>
      <w:r>
        <w:rPr>
          <w:spacing w:val="-11"/>
          <w:sz w:val="24"/>
        </w:rPr>
        <w:t xml:space="preserve"> </w:t>
      </w:r>
      <w:r>
        <w:rPr>
          <w:sz w:val="24"/>
        </w:rPr>
        <w:t>losses</w:t>
      </w:r>
      <w:r>
        <w:rPr>
          <w:spacing w:val="-11"/>
          <w:sz w:val="24"/>
        </w:rPr>
        <w:t xml:space="preserve"> </w:t>
      </w:r>
      <w:r>
        <w:rPr>
          <w:sz w:val="24"/>
        </w:rPr>
        <w:t>on</w:t>
      </w:r>
      <w:r>
        <w:rPr>
          <w:spacing w:val="-11"/>
          <w:sz w:val="24"/>
        </w:rPr>
        <w:t xml:space="preserve"> </w:t>
      </w:r>
      <w:r>
        <w:rPr>
          <w:sz w:val="24"/>
        </w:rPr>
        <w:t>public</w:t>
      </w:r>
      <w:r>
        <w:rPr>
          <w:spacing w:val="-11"/>
          <w:sz w:val="24"/>
        </w:rPr>
        <w:t xml:space="preserve"> </w:t>
      </w:r>
      <w:r>
        <w:rPr>
          <w:sz w:val="24"/>
        </w:rPr>
        <w:t>blockchains</w:t>
      </w:r>
      <w:r>
        <w:rPr>
          <w:spacing w:val="-11"/>
          <w:sz w:val="24"/>
        </w:rPr>
        <w:t xml:space="preserve"> </w:t>
      </w:r>
      <w:hyperlink w:anchor="_bookmark177" w:history="1">
        <w:r>
          <w:rPr>
            <w:sz w:val="24"/>
            <w:vertAlign w:val="superscript"/>
          </w:rPr>
          <w:t>[44]</w:t>
        </w:r>
      </w:hyperlink>
      <w:r>
        <w:rPr>
          <w:sz w:val="24"/>
        </w:rPr>
        <w:t>.</w:t>
      </w:r>
      <w:r>
        <w:rPr>
          <w:spacing w:val="11"/>
          <w:sz w:val="24"/>
        </w:rPr>
        <w:t xml:space="preserve"> </w:t>
      </w:r>
      <w:r>
        <w:rPr>
          <w:sz w:val="24"/>
        </w:rPr>
        <w:t>This</w:t>
      </w:r>
      <w:r>
        <w:rPr>
          <w:spacing w:val="-11"/>
          <w:sz w:val="24"/>
        </w:rPr>
        <w:t xml:space="preserve"> </w:t>
      </w:r>
      <w:r>
        <w:rPr>
          <w:sz w:val="24"/>
        </w:rPr>
        <w:t>dissertation</w:t>
      </w:r>
      <w:r>
        <w:rPr>
          <w:spacing w:val="-11"/>
          <w:sz w:val="24"/>
        </w:rPr>
        <w:t xml:space="preserve"> </w:t>
      </w:r>
      <w:r>
        <w:rPr>
          <w:sz w:val="24"/>
        </w:rPr>
        <w:t>uses</w:t>
      </w:r>
      <w:r>
        <w:rPr>
          <w:spacing w:val="-11"/>
          <w:sz w:val="24"/>
        </w:rPr>
        <w:t xml:space="preserve"> </w:t>
      </w:r>
      <w:r>
        <w:rPr>
          <w:sz w:val="24"/>
        </w:rPr>
        <w:t>GMX</w:t>
      </w:r>
      <w:r>
        <w:rPr>
          <w:spacing w:val="-11"/>
          <w:sz w:val="24"/>
        </w:rPr>
        <w:t xml:space="preserve"> </w:t>
      </w:r>
      <w:r>
        <w:rPr>
          <w:sz w:val="24"/>
        </w:rPr>
        <w:t>V2</w:t>
      </w:r>
      <w:r>
        <w:rPr>
          <w:spacing w:val="-11"/>
          <w:sz w:val="24"/>
        </w:rPr>
        <w:t xml:space="preserve"> </w:t>
      </w:r>
      <w:r>
        <w:rPr>
          <w:sz w:val="24"/>
        </w:rPr>
        <w:t>perpetual</w:t>
      </w:r>
      <w:r>
        <w:rPr>
          <w:spacing w:val="-11"/>
          <w:sz w:val="24"/>
        </w:rPr>
        <w:t xml:space="preserve"> </w:t>
      </w:r>
      <w:r>
        <w:rPr>
          <w:sz w:val="24"/>
        </w:rPr>
        <w:t>outcomes as domain-intuition proxies for risk-relevant behavior, not as loan-repayment ground truth.</w:t>
      </w:r>
    </w:p>
    <w:p w14:paraId="00DC1C90" w14:textId="77777777" w:rsidR="00350CFB" w:rsidRDefault="00283FFF">
      <w:pPr>
        <w:pStyle w:val="ListParagraph"/>
        <w:numPr>
          <w:ilvl w:val="0"/>
          <w:numId w:val="25"/>
        </w:numPr>
        <w:tabs>
          <w:tab w:val="left" w:pos="799"/>
          <w:tab w:val="left" w:pos="806"/>
        </w:tabs>
        <w:spacing w:before="40" w:line="396" w:lineRule="auto"/>
        <w:ind w:left="799" w:right="555" w:hanging="207"/>
        <w:jc w:val="both"/>
        <w:rPr>
          <w:sz w:val="24"/>
        </w:rPr>
      </w:pPr>
      <w:r>
        <w:rPr>
          <w:b/>
          <w:sz w:val="24"/>
        </w:rPr>
        <w:t>GMX</w:t>
      </w:r>
      <w:r>
        <w:rPr>
          <w:b/>
          <w:spacing w:val="40"/>
          <w:sz w:val="24"/>
        </w:rPr>
        <w:t xml:space="preserve"> </w:t>
      </w:r>
      <w:r>
        <w:rPr>
          <w:b/>
          <w:sz w:val="24"/>
        </w:rPr>
        <w:t>V2</w:t>
      </w:r>
      <w:r>
        <w:rPr>
          <w:b/>
          <w:spacing w:val="40"/>
          <w:sz w:val="24"/>
        </w:rPr>
        <w:t xml:space="preserve"> </w:t>
      </w:r>
      <w:r>
        <w:rPr>
          <w:b/>
          <w:sz w:val="24"/>
        </w:rPr>
        <w:t>perpetual</w:t>
      </w:r>
      <w:r>
        <w:rPr>
          <w:b/>
          <w:spacing w:val="40"/>
          <w:sz w:val="24"/>
        </w:rPr>
        <w:t xml:space="preserve"> </w:t>
      </w:r>
      <w:r>
        <w:rPr>
          <w:b/>
          <w:sz w:val="24"/>
        </w:rPr>
        <w:t>swap</w:t>
      </w:r>
      <w:r>
        <w:rPr>
          <w:b/>
          <w:spacing w:val="40"/>
          <w:sz w:val="24"/>
        </w:rPr>
        <w:t xml:space="preserve"> </w:t>
      </w:r>
      <w:r>
        <w:rPr>
          <w:b/>
          <w:sz w:val="24"/>
        </w:rPr>
        <w:t>position:</w:t>
      </w:r>
      <w:r>
        <w:rPr>
          <w:b/>
          <w:spacing w:val="80"/>
          <w:sz w:val="24"/>
        </w:rPr>
        <w:t xml:space="preserve"> </w:t>
      </w:r>
      <w:r>
        <w:rPr>
          <w:sz w:val="24"/>
        </w:rPr>
        <w:t>A</w:t>
      </w:r>
      <w:r>
        <w:rPr>
          <w:spacing w:val="40"/>
          <w:sz w:val="24"/>
        </w:rPr>
        <w:t xml:space="preserve"> </w:t>
      </w:r>
      <w:r>
        <w:rPr>
          <w:sz w:val="24"/>
        </w:rPr>
        <w:t>collateralized</w:t>
      </w:r>
      <w:r>
        <w:rPr>
          <w:spacing w:val="40"/>
          <w:sz w:val="24"/>
        </w:rPr>
        <w:t xml:space="preserve"> </w:t>
      </w:r>
      <w:r>
        <w:rPr>
          <w:sz w:val="24"/>
        </w:rPr>
        <w:t>long</w:t>
      </w:r>
      <w:r>
        <w:rPr>
          <w:spacing w:val="40"/>
          <w:sz w:val="24"/>
        </w:rPr>
        <w:t xml:space="preserve"> </w:t>
      </w:r>
      <w:r>
        <w:rPr>
          <w:sz w:val="24"/>
        </w:rPr>
        <w:t>or</w:t>
      </w:r>
      <w:r>
        <w:rPr>
          <w:spacing w:val="40"/>
          <w:sz w:val="24"/>
        </w:rPr>
        <w:t xml:space="preserve"> </w:t>
      </w:r>
      <w:r>
        <w:rPr>
          <w:sz w:val="24"/>
        </w:rPr>
        <w:t>short</w:t>
      </w:r>
      <w:r>
        <w:rPr>
          <w:spacing w:val="40"/>
          <w:sz w:val="24"/>
        </w:rPr>
        <w:t xml:space="preserve"> </w:t>
      </w:r>
      <w:r>
        <w:rPr>
          <w:sz w:val="24"/>
        </w:rPr>
        <w:t>exposure</w:t>
      </w:r>
      <w:r>
        <w:rPr>
          <w:spacing w:val="40"/>
          <w:sz w:val="24"/>
        </w:rPr>
        <w:t xml:space="preserve"> </w:t>
      </w:r>
      <w:r>
        <w:rPr>
          <w:sz w:val="24"/>
        </w:rPr>
        <w:t>on</w:t>
      </w:r>
      <w:r>
        <w:rPr>
          <w:spacing w:val="40"/>
          <w:sz w:val="24"/>
        </w:rPr>
        <w:t xml:space="preserve"> </w:t>
      </w:r>
      <w:r>
        <w:rPr>
          <w:sz w:val="24"/>
        </w:rPr>
        <w:t>GMX V2,</w:t>
      </w:r>
      <w:r>
        <w:rPr>
          <w:spacing w:val="40"/>
          <w:sz w:val="24"/>
        </w:rPr>
        <w:t xml:space="preserve"> </w:t>
      </w:r>
      <w:r>
        <w:rPr>
          <w:sz w:val="24"/>
        </w:rPr>
        <w:t xml:space="preserve">opened via </w:t>
      </w:r>
      <w:r>
        <w:rPr>
          <w:b/>
          <w:sz w:val="24"/>
        </w:rPr>
        <w:t xml:space="preserve">PositionIncrease </w:t>
      </w:r>
      <w:r>
        <w:rPr>
          <w:sz w:val="24"/>
        </w:rPr>
        <w:t xml:space="preserve">and closed via </w:t>
      </w:r>
      <w:r>
        <w:rPr>
          <w:b/>
          <w:sz w:val="24"/>
        </w:rPr>
        <w:t xml:space="preserve">PositionDecrease </w:t>
      </w:r>
      <w:r>
        <w:rPr>
          <w:sz w:val="24"/>
        </w:rPr>
        <w:t>events on Arbitrum</w:t>
      </w:r>
      <w:r>
        <w:rPr>
          <w:spacing w:val="40"/>
          <w:sz w:val="24"/>
        </w:rPr>
        <w:t xml:space="preserve"> </w:t>
      </w:r>
      <w:r>
        <w:rPr>
          <w:sz w:val="24"/>
        </w:rPr>
        <w:t xml:space="preserve">One </w:t>
      </w:r>
      <w:hyperlink w:anchor="_bookmark156" w:history="1">
        <w:r>
          <w:rPr>
            <w:sz w:val="24"/>
            <w:vertAlign w:val="superscript"/>
          </w:rPr>
          <w:t>[23]</w:t>
        </w:r>
      </w:hyperlink>
      <w:r>
        <w:rPr>
          <w:sz w:val="24"/>
          <w:vertAlign w:val="superscript"/>
        </w:rPr>
        <w:t>,</w:t>
      </w:r>
      <w:hyperlink w:anchor="_bookmark186" w:history="1">
        <w:r>
          <w:rPr>
            <w:sz w:val="24"/>
            <w:vertAlign w:val="superscript"/>
          </w:rPr>
          <w:t>[53]</w:t>
        </w:r>
      </w:hyperlink>
      <w:r>
        <w:rPr>
          <w:sz w:val="24"/>
        </w:rPr>
        <w:t>.</w:t>
      </w:r>
      <w:r>
        <w:rPr>
          <w:spacing w:val="40"/>
          <w:sz w:val="24"/>
        </w:rPr>
        <w:t xml:space="preserve"> </w:t>
      </w:r>
      <w:r>
        <w:rPr>
          <w:sz w:val="24"/>
        </w:rPr>
        <w:t xml:space="preserve">Realized profit-and-loss from closes supplies trading-success and inverse-risk </w:t>
      </w:r>
      <w:r>
        <w:rPr>
          <w:spacing w:val="-2"/>
          <w:sz w:val="24"/>
        </w:rPr>
        <w:t>proxies.</w:t>
      </w:r>
    </w:p>
    <w:p w14:paraId="00DC1C91" w14:textId="77777777" w:rsidR="00350CFB" w:rsidRDefault="00283FFF">
      <w:pPr>
        <w:pStyle w:val="ListParagraph"/>
        <w:numPr>
          <w:ilvl w:val="0"/>
          <w:numId w:val="25"/>
        </w:numPr>
        <w:tabs>
          <w:tab w:val="left" w:pos="799"/>
          <w:tab w:val="left" w:pos="806"/>
        </w:tabs>
        <w:spacing w:before="41" w:line="396" w:lineRule="auto"/>
        <w:ind w:left="799" w:right="563" w:hanging="207"/>
        <w:jc w:val="both"/>
        <w:rPr>
          <w:sz w:val="24"/>
        </w:rPr>
      </w:pPr>
      <w:r>
        <w:rPr>
          <w:b/>
          <w:spacing w:val="-2"/>
          <w:sz w:val="24"/>
        </w:rPr>
        <w:t>PageRank:</w:t>
      </w:r>
      <w:r>
        <w:rPr>
          <w:b/>
          <w:spacing w:val="30"/>
          <w:sz w:val="24"/>
        </w:rPr>
        <w:t xml:space="preserve"> </w:t>
      </w:r>
      <w:r>
        <w:rPr>
          <w:spacing w:val="-2"/>
          <w:sz w:val="24"/>
        </w:rPr>
        <w:t>A</w:t>
      </w:r>
      <w:r>
        <w:rPr>
          <w:spacing w:val="-11"/>
          <w:sz w:val="24"/>
        </w:rPr>
        <w:t xml:space="preserve"> </w:t>
      </w:r>
      <w:r>
        <w:rPr>
          <w:spacing w:val="-2"/>
          <w:sz w:val="24"/>
        </w:rPr>
        <w:t>graph</w:t>
      </w:r>
      <w:r>
        <w:rPr>
          <w:spacing w:val="-10"/>
          <w:sz w:val="24"/>
        </w:rPr>
        <w:t xml:space="preserve"> </w:t>
      </w:r>
      <w:r>
        <w:rPr>
          <w:spacing w:val="-2"/>
          <w:sz w:val="24"/>
        </w:rPr>
        <w:t>ranking</w:t>
      </w:r>
      <w:r>
        <w:rPr>
          <w:spacing w:val="-10"/>
          <w:sz w:val="24"/>
        </w:rPr>
        <w:t xml:space="preserve"> </w:t>
      </w:r>
      <w:r>
        <w:rPr>
          <w:spacing w:val="-2"/>
          <w:sz w:val="24"/>
        </w:rPr>
        <w:t>method</w:t>
      </w:r>
      <w:r>
        <w:rPr>
          <w:spacing w:val="-10"/>
          <w:sz w:val="24"/>
        </w:rPr>
        <w:t xml:space="preserve"> </w:t>
      </w:r>
      <w:r>
        <w:rPr>
          <w:spacing w:val="-2"/>
          <w:sz w:val="24"/>
        </w:rPr>
        <w:t>that</w:t>
      </w:r>
      <w:r>
        <w:rPr>
          <w:spacing w:val="-10"/>
          <w:sz w:val="24"/>
        </w:rPr>
        <w:t xml:space="preserve"> </w:t>
      </w:r>
      <w:r>
        <w:rPr>
          <w:spacing w:val="-2"/>
          <w:sz w:val="24"/>
        </w:rPr>
        <w:t>propagates</w:t>
      </w:r>
      <w:r>
        <w:rPr>
          <w:spacing w:val="-10"/>
          <w:sz w:val="24"/>
        </w:rPr>
        <w:t xml:space="preserve"> </w:t>
      </w:r>
      <w:r>
        <w:rPr>
          <w:spacing w:val="-2"/>
          <w:sz w:val="24"/>
        </w:rPr>
        <w:t>influence</w:t>
      </w:r>
      <w:r>
        <w:rPr>
          <w:spacing w:val="-10"/>
          <w:sz w:val="24"/>
        </w:rPr>
        <w:t xml:space="preserve"> </w:t>
      </w:r>
      <w:r>
        <w:rPr>
          <w:spacing w:val="-2"/>
          <w:sz w:val="24"/>
        </w:rPr>
        <w:t>through</w:t>
      </w:r>
      <w:r>
        <w:rPr>
          <w:spacing w:val="-10"/>
          <w:sz w:val="24"/>
        </w:rPr>
        <w:t xml:space="preserve"> </w:t>
      </w:r>
      <w:r>
        <w:rPr>
          <w:spacing w:val="-2"/>
          <w:sz w:val="24"/>
        </w:rPr>
        <w:t>directed</w:t>
      </w:r>
      <w:r>
        <w:rPr>
          <w:spacing w:val="-10"/>
          <w:sz w:val="24"/>
        </w:rPr>
        <w:t xml:space="preserve"> </w:t>
      </w:r>
      <w:r>
        <w:rPr>
          <w:spacing w:val="-2"/>
          <w:sz w:val="24"/>
        </w:rPr>
        <w:t>edges</w:t>
      </w:r>
      <w:r>
        <w:rPr>
          <w:spacing w:val="-10"/>
          <w:sz w:val="24"/>
        </w:rPr>
        <w:t xml:space="preserve"> </w:t>
      </w:r>
      <w:r>
        <w:rPr>
          <w:spacing w:val="-2"/>
          <w:sz w:val="24"/>
        </w:rPr>
        <w:t>under</w:t>
      </w:r>
      <w:r>
        <w:rPr>
          <w:spacing w:val="-10"/>
          <w:sz w:val="24"/>
        </w:rPr>
        <w:t xml:space="preserve"> </w:t>
      </w:r>
      <w:r>
        <w:rPr>
          <w:spacing w:val="-2"/>
          <w:sz w:val="24"/>
        </w:rPr>
        <w:t xml:space="preserve">a </w:t>
      </w:r>
      <w:r>
        <w:rPr>
          <w:sz w:val="24"/>
        </w:rPr>
        <w:t>damping</w:t>
      </w:r>
      <w:r>
        <w:rPr>
          <w:spacing w:val="-15"/>
          <w:sz w:val="24"/>
        </w:rPr>
        <w:t xml:space="preserve"> </w:t>
      </w:r>
      <w:r>
        <w:rPr>
          <w:sz w:val="24"/>
        </w:rPr>
        <w:t>factor</w:t>
      </w:r>
      <w:r>
        <w:rPr>
          <w:spacing w:val="-15"/>
          <w:sz w:val="24"/>
        </w:rPr>
        <w:t xml:space="preserve"> </w:t>
      </w:r>
      <w:hyperlink w:anchor="_bookmark141" w:history="1">
        <w:r>
          <w:rPr>
            <w:sz w:val="24"/>
            <w:vertAlign w:val="superscript"/>
          </w:rPr>
          <w:t>[8]</w:t>
        </w:r>
      </w:hyperlink>
      <w:r>
        <w:rPr>
          <w:sz w:val="24"/>
          <w:vertAlign w:val="superscript"/>
        </w:rPr>
        <w:t>,</w:t>
      </w:r>
      <w:hyperlink w:anchor="_bookmark173" w:history="1">
        <w:r>
          <w:rPr>
            <w:sz w:val="24"/>
            <w:vertAlign w:val="superscript"/>
          </w:rPr>
          <w:t>[40]</w:t>
        </w:r>
      </w:hyperlink>
      <w:r>
        <w:rPr>
          <w:sz w:val="24"/>
          <w:vertAlign w:val="superscript"/>
        </w:rPr>
        <w:t>,</w:t>
      </w:r>
      <w:hyperlink w:anchor="_bookmark182" w:history="1">
        <w:r>
          <w:rPr>
            <w:sz w:val="24"/>
            <w:vertAlign w:val="superscript"/>
          </w:rPr>
          <w:t>[49]</w:t>
        </w:r>
      </w:hyperlink>
      <w:r>
        <w:rPr>
          <w:sz w:val="24"/>
        </w:rPr>
        <w:t>.</w:t>
      </w:r>
      <w:r>
        <w:rPr>
          <w:spacing w:val="-15"/>
          <w:sz w:val="24"/>
        </w:rPr>
        <w:t xml:space="preserve"> </w:t>
      </w:r>
      <w:r>
        <w:rPr>
          <w:b/>
          <w:sz w:val="24"/>
        </w:rPr>
        <w:t>EndorseRank</w:t>
      </w:r>
      <w:r>
        <w:rPr>
          <w:b/>
          <w:spacing w:val="-15"/>
          <w:sz w:val="24"/>
        </w:rPr>
        <w:t xml:space="preserve"> </w:t>
      </w:r>
      <w:r>
        <w:rPr>
          <w:sz w:val="24"/>
        </w:rPr>
        <w:t>applies</w:t>
      </w:r>
      <w:r>
        <w:rPr>
          <w:spacing w:val="-15"/>
          <w:sz w:val="24"/>
        </w:rPr>
        <w:t xml:space="preserve"> </w:t>
      </w:r>
      <w:r>
        <w:rPr>
          <w:sz w:val="24"/>
        </w:rPr>
        <w:t>PageRank</w:t>
      </w:r>
      <w:r>
        <w:rPr>
          <w:spacing w:val="-15"/>
          <w:sz w:val="24"/>
        </w:rPr>
        <w:t xml:space="preserve"> </w:t>
      </w:r>
      <w:r>
        <w:rPr>
          <w:sz w:val="24"/>
        </w:rPr>
        <w:t>to</w:t>
      </w:r>
      <w:r>
        <w:rPr>
          <w:spacing w:val="-15"/>
          <w:sz w:val="24"/>
        </w:rPr>
        <w:t xml:space="preserve"> </w:t>
      </w:r>
      <w:r>
        <w:rPr>
          <w:sz w:val="24"/>
        </w:rPr>
        <w:t>a</w:t>
      </w:r>
      <w:r>
        <w:rPr>
          <w:spacing w:val="-15"/>
          <w:sz w:val="24"/>
        </w:rPr>
        <w:t xml:space="preserve"> </w:t>
      </w:r>
      <w:r>
        <w:rPr>
          <w:sz w:val="24"/>
        </w:rPr>
        <w:t>latest-allowance</w:t>
      </w:r>
      <w:r>
        <w:rPr>
          <w:spacing w:val="-15"/>
          <w:sz w:val="24"/>
        </w:rPr>
        <w:t xml:space="preserve"> </w:t>
      </w:r>
      <w:r>
        <w:rPr>
          <w:sz w:val="24"/>
        </w:rPr>
        <w:t>endorsement graph: edge</w:t>
      </w:r>
      <w:r>
        <w:rPr>
          <w:spacing w:val="-5"/>
          <w:sz w:val="24"/>
        </w:rPr>
        <w:t xml:space="preserve"> </w:t>
      </w:r>
      <w:r>
        <w:rPr>
          <w:sz w:val="24"/>
        </w:rPr>
        <w:t>strength</w:t>
      </w:r>
      <w:r>
        <w:rPr>
          <w:spacing w:val="-5"/>
          <w:sz w:val="24"/>
        </w:rPr>
        <w:t xml:space="preserve"> </w:t>
      </w:r>
      <w:r>
        <w:rPr>
          <w:sz w:val="24"/>
        </w:rPr>
        <w:t>equals</w:t>
      </w:r>
      <w:r>
        <w:rPr>
          <w:spacing w:val="-5"/>
          <w:sz w:val="24"/>
        </w:rPr>
        <w:t xml:space="preserve"> </w:t>
      </w:r>
      <w:r>
        <w:rPr>
          <w:sz w:val="24"/>
        </w:rPr>
        <w:t>the</w:t>
      </w:r>
      <w:r>
        <w:rPr>
          <w:spacing w:val="-5"/>
          <w:sz w:val="24"/>
        </w:rPr>
        <w:t xml:space="preserve"> </w:t>
      </w:r>
      <w:r>
        <w:rPr>
          <w:sz w:val="24"/>
        </w:rPr>
        <w:t>current</w:t>
      </w:r>
      <w:r>
        <w:rPr>
          <w:spacing w:val="-5"/>
          <w:sz w:val="24"/>
        </w:rPr>
        <w:t xml:space="preserve"> </w:t>
      </w:r>
      <w:r>
        <w:rPr>
          <w:sz w:val="24"/>
        </w:rPr>
        <w:t>allowance</w:t>
      </w:r>
      <w:r>
        <w:rPr>
          <w:spacing w:val="-5"/>
          <w:sz w:val="24"/>
        </w:rPr>
        <w:t xml:space="preserve"> </w:t>
      </w:r>
      <w:r>
        <w:rPr>
          <w:sz w:val="24"/>
        </w:rPr>
        <w:t>per</w:t>
      </w:r>
      <w:r>
        <w:rPr>
          <w:spacing w:val="-5"/>
          <w:sz w:val="24"/>
        </w:rPr>
        <w:t xml:space="preserve"> </w:t>
      </w:r>
      <w:r>
        <w:rPr>
          <w:sz w:val="24"/>
        </w:rPr>
        <w:t>owner–spender</w:t>
      </w:r>
      <w:r>
        <w:rPr>
          <w:spacing w:val="-5"/>
          <w:sz w:val="24"/>
        </w:rPr>
        <w:t xml:space="preserve"> </w:t>
      </w:r>
      <w:r>
        <w:rPr>
          <w:sz w:val="24"/>
        </w:rPr>
        <w:t>pair,</w:t>
      </w:r>
      <w:r>
        <w:rPr>
          <w:spacing w:val="-5"/>
          <w:sz w:val="24"/>
        </w:rPr>
        <w:t xml:space="preserve"> </w:t>
      </w:r>
      <w:r>
        <w:rPr>
          <w:sz w:val="24"/>
        </w:rPr>
        <w:t>with</w:t>
      </w:r>
      <w:r>
        <w:rPr>
          <w:spacing w:val="-5"/>
          <w:sz w:val="24"/>
        </w:rPr>
        <w:t xml:space="preserve"> </w:t>
      </w:r>
      <w:r>
        <w:rPr>
          <w:sz w:val="24"/>
        </w:rPr>
        <w:t>no</w:t>
      </w:r>
      <w:r>
        <w:rPr>
          <w:spacing w:val="-5"/>
          <w:sz w:val="24"/>
        </w:rPr>
        <w:t xml:space="preserve"> </w:t>
      </w:r>
      <w:r>
        <w:rPr>
          <w:sz w:val="24"/>
        </w:rPr>
        <w:t xml:space="preserve">temporal </w:t>
      </w:r>
      <w:r>
        <w:rPr>
          <w:spacing w:val="-2"/>
          <w:sz w:val="24"/>
        </w:rPr>
        <w:t>decay.</w:t>
      </w:r>
      <w:r>
        <w:rPr>
          <w:spacing w:val="19"/>
          <w:sz w:val="24"/>
        </w:rPr>
        <w:t xml:space="preserve"> </w:t>
      </w:r>
      <w:r>
        <w:rPr>
          <w:b/>
          <w:spacing w:val="-2"/>
          <w:sz w:val="24"/>
        </w:rPr>
        <w:t>Adaptive</w:t>
      </w:r>
      <w:r>
        <w:rPr>
          <w:b/>
          <w:spacing w:val="-13"/>
          <w:sz w:val="24"/>
        </w:rPr>
        <w:t xml:space="preserve"> </w:t>
      </w:r>
      <w:r>
        <w:rPr>
          <w:b/>
          <w:spacing w:val="-2"/>
          <w:sz w:val="24"/>
        </w:rPr>
        <w:t>Weighted</w:t>
      </w:r>
      <w:r>
        <w:rPr>
          <w:b/>
          <w:spacing w:val="-13"/>
          <w:sz w:val="24"/>
        </w:rPr>
        <w:t xml:space="preserve"> </w:t>
      </w:r>
      <w:r>
        <w:rPr>
          <w:b/>
          <w:spacing w:val="-2"/>
          <w:sz w:val="24"/>
        </w:rPr>
        <w:t>PageRank</w:t>
      </w:r>
      <w:r>
        <w:rPr>
          <w:b/>
          <w:spacing w:val="-13"/>
          <w:sz w:val="24"/>
        </w:rPr>
        <w:t xml:space="preserve"> </w:t>
      </w:r>
      <w:r>
        <w:rPr>
          <w:b/>
          <w:spacing w:val="-2"/>
          <w:sz w:val="24"/>
        </w:rPr>
        <w:t>(AWP)</w:t>
      </w:r>
      <w:r>
        <w:rPr>
          <w:b/>
          <w:spacing w:val="-13"/>
          <w:sz w:val="24"/>
        </w:rPr>
        <w:t xml:space="preserve"> </w:t>
      </w:r>
      <w:r>
        <w:rPr>
          <w:spacing w:val="-2"/>
          <w:sz w:val="24"/>
        </w:rPr>
        <w:t>applies</w:t>
      </w:r>
      <w:r>
        <w:rPr>
          <w:spacing w:val="-13"/>
          <w:sz w:val="24"/>
        </w:rPr>
        <w:t xml:space="preserve"> </w:t>
      </w:r>
      <w:r>
        <w:rPr>
          <w:spacing w:val="-2"/>
          <w:sz w:val="24"/>
        </w:rPr>
        <w:t>PageRank</w:t>
      </w:r>
      <w:r>
        <w:rPr>
          <w:spacing w:val="-13"/>
          <w:sz w:val="24"/>
        </w:rPr>
        <w:t xml:space="preserve"> </w:t>
      </w:r>
      <w:r>
        <w:rPr>
          <w:spacing w:val="-2"/>
          <w:sz w:val="24"/>
        </w:rPr>
        <w:t>to</w:t>
      </w:r>
      <w:r>
        <w:rPr>
          <w:spacing w:val="-13"/>
          <w:sz w:val="24"/>
        </w:rPr>
        <w:t xml:space="preserve"> </w:t>
      </w:r>
      <w:r>
        <w:rPr>
          <w:spacing w:val="-2"/>
          <w:sz w:val="24"/>
        </w:rPr>
        <w:t>transfer</w:t>
      </w:r>
      <w:r>
        <w:rPr>
          <w:spacing w:val="-13"/>
          <w:sz w:val="24"/>
        </w:rPr>
        <w:t xml:space="preserve"> </w:t>
      </w:r>
      <w:r>
        <w:rPr>
          <w:spacing w:val="-2"/>
          <w:sz w:val="24"/>
        </w:rPr>
        <w:t>graphs</w:t>
      </w:r>
      <w:r>
        <w:rPr>
          <w:spacing w:val="-13"/>
          <w:sz w:val="24"/>
        </w:rPr>
        <w:t xml:space="preserve"> </w:t>
      </w:r>
      <w:r>
        <w:rPr>
          <w:spacing w:val="-2"/>
          <w:sz w:val="24"/>
        </w:rPr>
        <w:t>with</w:t>
      </w:r>
      <w:r>
        <w:rPr>
          <w:spacing w:val="-13"/>
          <w:sz w:val="24"/>
        </w:rPr>
        <w:t xml:space="preserve"> </w:t>
      </w:r>
      <w:r>
        <w:rPr>
          <w:spacing w:val="-2"/>
          <w:sz w:val="24"/>
        </w:rPr>
        <w:t xml:space="preserve">edge </w:t>
      </w:r>
      <w:r>
        <w:rPr>
          <w:sz w:val="24"/>
        </w:rPr>
        <w:t xml:space="preserve">weights given by transfer value and logistic time-decay </w:t>
      </w:r>
      <w:hyperlink w:anchor="_bookmark149" w:history="1">
        <w:r>
          <w:rPr>
            <w:sz w:val="24"/>
            <w:vertAlign w:val="superscript"/>
          </w:rPr>
          <w:t>[16]</w:t>
        </w:r>
      </w:hyperlink>
      <w:r>
        <w:rPr>
          <w:sz w:val="24"/>
        </w:rPr>
        <w:t>.</w:t>
      </w:r>
    </w:p>
    <w:p w14:paraId="00DC1C92" w14:textId="77777777" w:rsidR="00350CFB" w:rsidRDefault="00283FFF">
      <w:pPr>
        <w:pStyle w:val="ListParagraph"/>
        <w:numPr>
          <w:ilvl w:val="0"/>
          <w:numId w:val="25"/>
        </w:numPr>
        <w:tabs>
          <w:tab w:val="left" w:pos="806"/>
          <w:tab w:val="left" w:pos="808"/>
        </w:tabs>
        <w:spacing w:before="42" w:line="379" w:lineRule="auto"/>
        <w:ind w:right="560"/>
        <w:jc w:val="both"/>
        <w:rPr>
          <w:sz w:val="24"/>
        </w:rPr>
      </w:pPr>
      <w:r>
        <w:rPr>
          <w:b/>
          <w:sz w:val="24"/>
        </w:rPr>
        <w:t>ERC-20 allowance / Approve / Permit:</w:t>
      </w:r>
      <w:r>
        <w:rPr>
          <w:b/>
          <w:spacing w:val="36"/>
          <w:sz w:val="24"/>
        </w:rPr>
        <w:t xml:space="preserve"> </w:t>
      </w:r>
      <w:r>
        <w:rPr>
          <w:sz w:val="24"/>
        </w:rPr>
        <w:t>Mechanisms recording how much a token owner permits</w:t>
      </w:r>
      <w:r>
        <w:rPr>
          <w:spacing w:val="-15"/>
          <w:sz w:val="24"/>
        </w:rPr>
        <w:t xml:space="preserve"> </w:t>
      </w:r>
      <w:r>
        <w:rPr>
          <w:sz w:val="24"/>
        </w:rPr>
        <w:t>a</w:t>
      </w:r>
      <w:r>
        <w:rPr>
          <w:spacing w:val="-15"/>
          <w:sz w:val="24"/>
        </w:rPr>
        <w:t xml:space="preserve"> </w:t>
      </w:r>
      <w:r>
        <w:rPr>
          <w:sz w:val="24"/>
        </w:rPr>
        <w:t>spender</w:t>
      </w:r>
      <w:r>
        <w:rPr>
          <w:spacing w:val="-15"/>
          <w:sz w:val="24"/>
        </w:rPr>
        <w:t xml:space="preserve"> </w:t>
      </w:r>
      <w:r>
        <w:rPr>
          <w:sz w:val="24"/>
        </w:rPr>
        <w:t>to</w:t>
      </w:r>
      <w:r>
        <w:rPr>
          <w:spacing w:val="-14"/>
          <w:sz w:val="24"/>
        </w:rPr>
        <w:t xml:space="preserve"> </w:t>
      </w:r>
      <w:r>
        <w:rPr>
          <w:sz w:val="24"/>
        </w:rPr>
        <w:t>transfer</w:t>
      </w:r>
      <w:r>
        <w:rPr>
          <w:spacing w:val="-2"/>
          <w:sz w:val="24"/>
        </w:rPr>
        <w:t xml:space="preserve"> </w:t>
      </w:r>
      <w:r>
        <w:rPr>
          <w:sz w:val="24"/>
        </w:rPr>
        <w:t>on</w:t>
      </w:r>
      <w:r>
        <w:rPr>
          <w:spacing w:val="-3"/>
          <w:sz w:val="24"/>
        </w:rPr>
        <w:t xml:space="preserve"> </w:t>
      </w:r>
      <w:r>
        <w:rPr>
          <w:sz w:val="24"/>
        </w:rPr>
        <w:t>the</w:t>
      </w:r>
      <w:r>
        <w:rPr>
          <w:spacing w:val="-3"/>
          <w:sz w:val="24"/>
        </w:rPr>
        <w:t xml:space="preserve"> </w:t>
      </w:r>
      <w:r>
        <w:rPr>
          <w:sz w:val="24"/>
        </w:rPr>
        <w:t>owner’s</w:t>
      </w:r>
      <w:r>
        <w:rPr>
          <w:spacing w:val="-3"/>
          <w:sz w:val="24"/>
        </w:rPr>
        <w:t xml:space="preserve"> </w:t>
      </w:r>
      <w:r>
        <w:rPr>
          <w:sz w:val="24"/>
        </w:rPr>
        <w:t>behalf</w:t>
      </w:r>
      <w:r>
        <w:rPr>
          <w:spacing w:val="-3"/>
          <w:sz w:val="24"/>
        </w:rPr>
        <w:t xml:space="preserve"> </w:t>
      </w:r>
      <w:hyperlink w:anchor="_bookmark151" w:history="1">
        <w:r>
          <w:rPr>
            <w:sz w:val="24"/>
            <w:vertAlign w:val="superscript"/>
          </w:rPr>
          <w:t>[18]</w:t>
        </w:r>
      </w:hyperlink>
      <w:r>
        <w:rPr>
          <w:sz w:val="24"/>
          <w:vertAlign w:val="superscript"/>
        </w:rPr>
        <w:t>,</w:t>
      </w:r>
      <w:hyperlink w:anchor="_bookmark152" w:history="1">
        <w:r>
          <w:rPr>
            <w:sz w:val="24"/>
            <w:vertAlign w:val="superscript"/>
          </w:rPr>
          <w:t>[19]</w:t>
        </w:r>
      </w:hyperlink>
      <w:r>
        <w:rPr>
          <w:sz w:val="24"/>
        </w:rPr>
        <w:t>.</w:t>
      </w:r>
      <w:r>
        <w:rPr>
          <w:spacing w:val="30"/>
          <w:sz w:val="24"/>
        </w:rPr>
        <w:t xml:space="preserve"> </w:t>
      </w:r>
      <w:r>
        <w:rPr>
          <w:rFonts w:ascii="Courier New" w:hAnsi="Courier New"/>
          <w:sz w:val="24"/>
        </w:rPr>
        <w:t>Approve</w:t>
      </w:r>
      <w:r>
        <w:rPr>
          <w:rFonts w:ascii="Courier New" w:hAnsi="Courier New"/>
          <w:spacing w:val="-36"/>
          <w:sz w:val="24"/>
        </w:rPr>
        <w:t xml:space="preserve"> </w:t>
      </w:r>
      <w:r>
        <w:rPr>
          <w:sz w:val="24"/>
        </w:rPr>
        <w:t>is</w:t>
      </w:r>
      <w:r>
        <w:rPr>
          <w:spacing w:val="-3"/>
          <w:sz w:val="24"/>
        </w:rPr>
        <w:t xml:space="preserve"> </w:t>
      </w:r>
      <w:r>
        <w:rPr>
          <w:sz w:val="24"/>
        </w:rPr>
        <w:t>a</w:t>
      </w:r>
      <w:r>
        <w:rPr>
          <w:spacing w:val="-3"/>
          <w:sz w:val="24"/>
        </w:rPr>
        <w:t xml:space="preserve"> </w:t>
      </w:r>
      <w:r>
        <w:rPr>
          <w:sz w:val="24"/>
        </w:rPr>
        <w:t>standard</w:t>
      </w:r>
      <w:r>
        <w:rPr>
          <w:spacing w:val="-3"/>
          <w:sz w:val="24"/>
        </w:rPr>
        <w:t xml:space="preserve"> </w:t>
      </w:r>
      <w:r>
        <w:rPr>
          <w:sz w:val="24"/>
        </w:rPr>
        <w:t xml:space="preserve">on-chain </w:t>
      </w:r>
      <w:r>
        <w:rPr>
          <w:spacing w:val="-2"/>
          <w:sz w:val="24"/>
        </w:rPr>
        <w:t>call;</w:t>
      </w:r>
      <w:r>
        <w:rPr>
          <w:spacing w:val="-13"/>
          <w:sz w:val="24"/>
        </w:rPr>
        <w:t xml:space="preserve"> </w:t>
      </w:r>
      <w:r>
        <w:rPr>
          <w:spacing w:val="-2"/>
          <w:sz w:val="24"/>
        </w:rPr>
        <w:t>EIP-2612</w:t>
      </w:r>
      <w:r>
        <w:rPr>
          <w:spacing w:val="-13"/>
          <w:sz w:val="24"/>
        </w:rPr>
        <w:t xml:space="preserve"> </w:t>
      </w:r>
      <w:r>
        <w:rPr>
          <w:rFonts w:ascii="Courier New" w:hAnsi="Courier New"/>
          <w:spacing w:val="-2"/>
          <w:sz w:val="24"/>
        </w:rPr>
        <w:t>permit</w:t>
      </w:r>
      <w:r>
        <w:rPr>
          <w:rFonts w:ascii="Courier New" w:hAnsi="Courier New"/>
          <w:spacing w:val="-34"/>
          <w:sz w:val="24"/>
        </w:rPr>
        <w:t xml:space="preserve"> </w:t>
      </w:r>
      <w:r>
        <w:rPr>
          <w:spacing w:val="-2"/>
          <w:sz w:val="24"/>
        </w:rPr>
        <w:t>authorizes</w:t>
      </w:r>
      <w:r>
        <w:rPr>
          <w:spacing w:val="-13"/>
          <w:sz w:val="24"/>
        </w:rPr>
        <w:t xml:space="preserve"> </w:t>
      </w:r>
      <w:r>
        <w:rPr>
          <w:spacing w:val="-2"/>
          <w:sz w:val="24"/>
        </w:rPr>
        <w:t>the</w:t>
      </w:r>
      <w:r>
        <w:rPr>
          <w:spacing w:val="-13"/>
          <w:sz w:val="24"/>
        </w:rPr>
        <w:t xml:space="preserve"> </w:t>
      </w:r>
      <w:r>
        <w:rPr>
          <w:spacing w:val="-2"/>
          <w:sz w:val="24"/>
        </w:rPr>
        <w:t>same</w:t>
      </w:r>
      <w:r>
        <w:rPr>
          <w:spacing w:val="-13"/>
          <w:sz w:val="24"/>
        </w:rPr>
        <w:t xml:space="preserve"> </w:t>
      </w:r>
      <w:r>
        <w:rPr>
          <w:spacing w:val="-2"/>
          <w:sz w:val="24"/>
        </w:rPr>
        <w:t>state</w:t>
      </w:r>
      <w:r>
        <w:rPr>
          <w:spacing w:val="-13"/>
          <w:sz w:val="24"/>
        </w:rPr>
        <w:t xml:space="preserve"> </w:t>
      </w:r>
      <w:r>
        <w:rPr>
          <w:spacing w:val="-2"/>
          <w:sz w:val="24"/>
        </w:rPr>
        <w:t>change</w:t>
      </w:r>
      <w:r>
        <w:rPr>
          <w:spacing w:val="-13"/>
          <w:sz w:val="24"/>
        </w:rPr>
        <w:t xml:space="preserve"> </w:t>
      </w:r>
      <w:r>
        <w:rPr>
          <w:spacing w:val="-2"/>
          <w:sz w:val="24"/>
        </w:rPr>
        <w:t>via</w:t>
      </w:r>
      <w:r>
        <w:rPr>
          <w:spacing w:val="-13"/>
          <w:sz w:val="24"/>
        </w:rPr>
        <w:t xml:space="preserve"> </w:t>
      </w:r>
      <w:r>
        <w:rPr>
          <w:spacing w:val="-2"/>
          <w:sz w:val="24"/>
        </w:rPr>
        <w:t>signature.</w:t>
      </w:r>
      <w:r>
        <w:rPr>
          <w:spacing w:val="-12"/>
          <w:sz w:val="24"/>
        </w:rPr>
        <w:t xml:space="preserve"> </w:t>
      </w:r>
      <w:r>
        <w:rPr>
          <w:spacing w:val="-2"/>
          <w:sz w:val="24"/>
        </w:rPr>
        <w:t>EndorseRank</w:t>
      </w:r>
      <w:r>
        <w:rPr>
          <w:spacing w:val="-9"/>
          <w:sz w:val="24"/>
        </w:rPr>
        <w:t xml:space="preserve"> </w:t>
      </w:r>
      <w:r>
        <w:rPr>
          <w:spacing w:val="-2"/>
          <w:sz w:val="24"/>
        </w:rPr>
        <w:t>uses</w:t>
      </w:r>
      <w:r>
        <w:rPr>
          <w:spacing w:val="-10"/>
          <w:sz w:val="24"/>
        </w:rPr>
        <w:t xml:space="preserve"> </w:t>
      </w:r>
      <w:r>
        <w:rPr>
          <w:spacing w:val="-2"/>
          <w:sz w:val="24"/>
        </w:rPr>
        <w:t xml:space="preserve">the </w:t>
      </w:r>
      <w:r>
        <w:rPr>
          <w:sz w:val="24"/>
        </w:rPr>
        <w:t>latest non-zero allowance snapshot per owner–spender pair.</w:t>
      </w:r>
    </w:p>
    <w:p w14:paraId="00DC1C93" w14:textId="77777777" w:rsidR="00350CFB" w:rsidRDefault="00283FFF">
      <w:pPr>
        <w:pStyle w:val="ListParagraph"/>
        <w:numPr>
          <w:ilvl w:val="0"/>
          <w:numId w:val="25"/>
        </w:numPr>
        <w:tabs>
          <w:tab w:val="left" w:pos="799"/>
          <w:tab w:val="left" w:pos="806"/>
        </w:tabs>
        <w:spacing w:before="78" w:line="316" w:lineRule="auto"/>
        <w:ind w:left="799" w:right="524" w:hanging="207"/>
        <w:jc w:val="both"/>
        <w:rPr>
          <w:sz w:val="24"/>
        </w:rPr>
      </w:pPr>
      <w:r>
        <w:rPr>
          <w:b/>
          <w:sz w:val="24"/>
        </w:rPr>
        <w:t>Endorsement</w:t>
      </w:r>
      <w:r>
        <w:rPr>
          <w:b/>
          <w:spacing w:val="-15"/>
          <w:sz w:val="24"/>
        </w:rPr>
        <w:t xml:space="preserve"> </w:t>
      </w:r>
      <w:r>
        <w:rPr>
          <w:b/>
          <w:sz w:val="24"/>
        </w:rPr>
        <w:t>graph:</w:t>
      </w:r>
      <w:r>
        <w:rPr>
          <w:b/>
          <w:spacing w:val="-15"/>
          <w:sz w:val="24"/>
        </w:rPr>
        <w:t xml:space="preserve"> </w:t>
      </w:r>
      <w:r>
        <w:rPr>
          <w:sz w:val="24"/>
        </w:rPr>
        <w:t>A</w:t>
      </w:r>
      <w:r>
        <w:rPr>
          <w:spacing w:val="-15"/>
          <w:sz w:val="24"/>
        </w:rPr>
        <w:t xml:space="preserve"> </w:t>
      </w:r>
      <w:r>
        <w:rPr>
          <w:sz w:val="24"/>
        </w:rPr>
        <w:t>directed</w:t>
      </w:r>
      <w:r>
        <w:rPr>
          <w:spacing w:val="-15"/>
          <w:sz w:val="24"/>
        </w:rPr>
        <w:t xml:space="preserve"> </w:t>
      </w:r>
      <w:r>
        <w:rPr>
          <w:sz w:val="24"/>
        </w:rPr>
        <w:t>graph</w:t>
      </w:r>
      <w:r>
        <w:rPr>
          <w:spacing w:val="-15"/>
          <w:sz w:val="24"/>
        </w:rPr>
        <w:t xml:space="preserve"> </w:t>
      </w:r>
      <w:r>
        <w:rPr>
          <w:sz w:val="24"/>
        </w:rPr>
        <w:t>in</w:t>
      </w:r>
      <w:r>
        <w:rPr>
          <w:spacing w:val="-15"/>
          <w:sz w:val="24"/>
        </w:rPr>
        <w:t xml:space="preserve"> </w:t>
      </w:r>
      <w:r>
        <w:rPr>
          <w:sz w:val="24"/>
        </w:rPr>
        <w:t>which</w:t>
      </w:r>
      <w:r>
        <w:rPr>
          <w:spacing w:val="-15"/>
          <w:sz w:val="24"/>
        </w:rPr>
        <w:t xml:space="preserve"> </w:t>
      </w:r>
      <w:r>
        <w:rPr>
          <w:sz w:val="24"/>
        </w:rPr>
        <w:t>edges</w:t>
      </w:r>
      <w:r>
        <w:rPr>
          <w:spacing w:val="-15"/>
          <w:sz w:val="24"/>
        </w:rPr>
        <w:t xml:space="preserve"> </w:t>
      </w:r>
      <w:r>
        <w:rPr>
          <w:sz w:val="24"/>
        </w:rPr>
        <w:t>represent</w:t>
      </w:r>
      <w:r>
        <w:rPr>
          <w:spacing w:val="-15"/>
          <w:sz w:val="24"/>
        </w:rPr>
        <w:t xml:space="preserve"> </w:t>
      </w:r>
      <w:r>
        <w:rPr>
          <w:sz w:val="24"/>
        </w:rPr>
        <w:t>explicit</w:t>
      </w:r>
      <w:r>
        <w:rPr>
          <w:spacing w:val="-15"/>
          <w:sz w:val="24"/>
        </w:rPr>
        <w:t xml:space="preserve"> </w:t>
      </w:r>
      <w:r>
        <w:rPr>
          <w:sz w:val="24"/>
        </w:rPr>
        <w:t>delegation</w:t>
      </w:r>
      <w:r>
        <w:rPr>
          <w:spacing w:val="-15"/>
          <w:sz w:val="24"/>
        </w:rPr>
        <w:t xml:space="preserve"> </w:t>
      </w:r>
      <w:r>
        <w:rPr>
          <w:sz w:val="24"/>
        </w:rPr>
        <w:t>of</w:t>
      </w:r>
      <w:r>
        <w:rPr>
          <w:spacing w:val="-15"/>
          <w:sz w:val="24"/>
        </w:rPr>
        <w:t xml:space="preserve"> </w:t>
      </w:r>
      <w:r>
        <w:rPr>
          <w:sz w:val="24"/>
        </w:rPr>
        <w:t xml:space="preserve">spend-ing authority rather than mere asset transfers </w:t>
      </w:r>
      <w:hyperlink w:anchor="_bookmark151" w:history="1">
        <w:r>
          <w:rPr>
            <w:sz w:val="24"/>
            <w:vertAlign w:val="superscript"/>
          </w:rPr>
          <w:t>[18]</w:t>
        </w:r>
      </w:hyperlink>
      <w:r>
        <w:rPr>
          <w:sz w:val="24"/>
          <w:vertAlign w:val="superscript"/>
        </w:rPr>
        <w:t>,</w:t>
      </w:r>
      <w:hyperlink w:anchor="_bookmark152" w:history="1">
        <w:r>
          <w:rPr>
            <w:sz w:val="24"/>
            <w:vertAlign w:val="superscript"/>
          </w:rPr>
          <w:t>[19]</w:t>
        </w:r>
      </w:hyperlink>
      <w:r>
        <w:rPr>
          <w:sz w:val="24"/>
        </w:rPr>
        <w:t xml:space="preserve">. In EndorseRank, an edge </w:t>
      </w:r>
      <w:r>
        <w:rPr>
          <w:i/>
          <w:sz w:val="24"/>
        </w:rPr>
        <w:t xml:space="preserve">u </w:t>
      </w:r>
      <w:r>
        <w:rPr>
          <w:rFonts w:ascii="Arial Unicode MS" w:hAnsi="Arial Unicode MS"/>
          <w:w w:val="110"/>
          <w:sz w:val="24"/>
        </w:rPr>
        <w:t>→</w:t>
      </w:r>
      <w:r>
        <w:rPr>
          <w:rFonts w:ascii="Arial Unicode MS" w:hAnsi="Arial Unicode MS"/>
          <w:spacing w:val="-1"/>
          <w:w w:val="110"/>
          <w:sz w:val="24"/>
        </w:rPr>
        <w:t xml:space="preserve"> </w:t>
      </w:r>
      <w:r>
        <w:rPr>
          <w:i/>
          <w:sz w:val="24"/>
        </w:rPr>
        <w:t xml:space="preserve">v </w:t>
      </w:r>
      <w:r>
        <w:rPr>
          <w:sz w:val="24"/>
        </w:rPr>
        <w:t>means wallet</w:t>
      </w:r>
      <w:r>
        <w:rPr>
          <w:spacing w:val="-2"/>
          <w:sz w:val="24"/>
        </w:rPr>
        <w:t xml:space="preserve"> </w:t>
      </w:r>
      <w:r>
        <w:rPr>
          <w:i/>
          <w:sz w:val="24"/>
        </w:rPr>
        <w:t>u</w:t>
      </w:r>
      <w:r>
        <w:rPr>
          <w:i/>
          <w:spacing w:val="-2"/>
          <w:sz w:val="24"/>
        </w:rPr>
        <w:t xml:space="preserve"> </w:t>
      </w:r>
      <w:r>
        <w:rPr>
          <w:sz w:val="24"/>
        </w:rPr>
        <w:t>currently</w:t>
      </w:r>
      <w:r>
        <w:rPr>
          <w:spacing w:val="-2"/>
          <w:sz w:val="24"/>
        </w:rPr>
        <w:t xml:space="preserve"> </w:t>
      </w:r>
      <w:r>
        <w:rPr>
          <w:sz w:val="24"/>
        </w:rPr>
        <w:t>authorizes</w:t>
      </w:r>
      <w:r>
        <w:rPr>
          <w:spacing w:val="-2"/>
          <w:sz w:val="24"/>
        </w:rPr>
        <w:t xml:space="preserve"> </w:t>
      </w:r>
      <w:r>
        <w:rPr>
          <w:sz w:val="24"/>
        </w:rPr>
        <w:t>wallet</w:t>
      </w:r>
      <w:r>
        <w:rPr>
          <w:spacing w:val="-2"/>
          <w:sz w:val="24"/>
        </w:rPr>
        <w:t xml:space="preserve"> </w:t>
      </w:r>
      <w:r>
        <w:rPr>
          <w:sz w:val="24"/>
        </w:rPr>
        <w:t>or</w:t>
      </w:r>
      <w:r>
        <w:rPr>
          <w:spacing w:val="-2"/>
          <w:sz w:val="24"/>
        </w:rPr>
        <w:t xml:space="preserve"> </w:t>
      </w:r>
      <w:r>
        <w:rPr>
          <w:sz w:val="24"/>
        </w:rPr>
        <w:t>contract</w:t>
      </w:r>
      <w:r>
        <w:rPr>
          <w:spacing w:val="-2"/>
          <w:sz w:val="24"/>
        </w:rPr>
        <w:t xml:space="preserve"> </w:t>
      </w:r>
      <w:r>
        <w:rPr>
          <w:i/>
          <w:sz w:val="24"/>
        </w:rPr>
        <w:t xml:space="preserve">v </w:t>
      </w:r>
      <w:r>
        <w:rPr>
          <w:sz w:val="24"/>
        </w:rPr>
        <w:t>to</w:t>
      </w:r>
      <w:r>
        <w:rPr>
          <w:spacing w:val="-2"/>
          <w:sz w:val="24"/>
        </w:rPr>
        <w:t xml:space="preserve"> </w:t>
      </w:r>
      <w:r>
        <w:rPr>
          <w:sz w:val="24"/>
        </w:rPr>
        <w:t>spend</w:t>
      </w:r>
      <w:r>
        <w:rPr>
          <w:spacing w:val="-2"/>
          <w:sz w:val="24"/>
        </w:rPr>
        <w:t xml:space="preserve"> </w:t>
      </w:r>
      <w:r>
        <w:rPr>
          <w:sz w:val="24"/>
        </w:rPr>
        <w:t>tokens</w:t>
      </w:r>
      <w:r>
        <w:rPr>
          <w:spacing w:val="-2"/>
          <w:sz w:val="24"/>
        </w:rPr>
        <w:t xml:space="preserve"> </w:t>
      </w:r>
      <w:r>
        <w:rPr>
          <w:sz w:val="24"/>
        </w:rPr>
        <w:t>owned</w:t>
      </w:r>
      <w:r>
        <w:rPr>
          <w:spacing w:val="-2"/>
          <w:sz w:val="24"/>
        </w:rPr>
        <w:t xml:space="preserve"> </w:t>
      </w:r>
      <w:r>
        <w:rPr>
          <w:sz w:val="24"/>
        </w:rPr>
        <w:t>by</w:t>
      </w:r>
      <w:r>
        <w:rPr>
          <w:spacing w:val="-1"/>
          <w:sz w:val="24"/>
        </w:rPr>
        <w:t xml:space="preserve"> </w:t>
      </w:r>
      <w:r>
        <w:rPr>
          <w:i/>
          <w:sz w:val="24"/>
        </w:rPr>
        <w:t>u</w:t>
      </w:r>
      <w:r>
        <w:rPr>
          <w:sz w:val="24"/>
        </w:rPr>
        <w:t>;</w:t>
      </w:r>
      <w:r>
        <w:rPr>
          <w:spacing w:val="-1"/>
          <w:sz w:val="24"/>
        </w:rPr>
        <w:t xml:space="preserve"> </w:t>
      </w:r>
      <w:r>
        <w:rPr>
          <w:sz w:val="24"/>
        </w:rPr>
        <w:t>transfer-graph</w:t>
      </w:r>
    </w:p>
    <w:p w14:paraId="00DC1C94" w14:textId="77777777" w:rsidR="00350CFB" w:rsidRDefault="00283FFF">
      <w:pPr>
        <w:pStyle w:val="BodyText"/>
        <w:spacing w:before="89"/>
        <w:ind w:left="799"/>
        <w:jc w:val="both"/>
      </w:pPr>
      <w:r>
        <w:t>AWP</w:t>
      </w:r>
      <w:r>
        <w:rPr>
          <w:spacing w:val="-14"/>
        </w:rPr>
        <w:t xml:space="preserve"> </w:t>
      </w:r>
      <w:r>
        <w:t>provides</w:t>
      </w:r>
      <w:r>
        <w:rPr>
          <w:spacing w:val="-14"/>
        </w:rPr>
        <w:t xml:space="preserve"> </w:t>
      </w:r>
      <w:r>
        <w:t>the</w:t>
      </w:r>
      <w:r>
        <w:rPr>
          <w:spacing w:val="-13"/>
        </w:rPr>
        <w:t xml:space="preserve"> </w:t>
      </w:r>
      <w:r>
        <w:t>contrasting</w:t>
      </w:r>
      <w:r>
        <w:rPr>
          <w:spacing w:val="-14"/>
        </w:rPr>
        <w:t xml:space="preserve"> </w:t>
      </w:r>
      <w:r>
        <w:t>baseline</w:t>
      </w:r>
      <w:r>
        <w:rPr>
          <w:spacing w:val="-13"/>
        </w:rPr>
        <w:t xml:space="preserve"> </w:t>
      </w:r>
      <w:hyperlink w:anchor="_bookmark149" w:history="1">
        <w:r>
          <w:rPr>
            <w:spacing w:val="-2"/>
            <w:vertAlign w:val="superscript"/>
          </w:rPr>
          <w:t>[16]</w:t>
        </w:r>
      </w:hyperlink>
      <w:r>
        <w:rPr>
          <w:spacing w:val="-2"/>
        </w:rPr>
        <w:t>.</w:t>
      </w:r>
    </w:p>
    <w:p w14:paraId="00DC1C95" w14:textId="77777777" w:rsidR="00350CFB" w:rsidRDefault="00283FFF">
      <w:pPr>
        <w:pStyle w:val="ListParagraph"/>
        <w:numPr>
          <w:ilvl w:val="0"/>
          <w:numId w:val="25"/>
        </w:numPr>
        <w:tabs>
          <w:tab w:val="left" w:pos="807"/>
        </w:tabs>
        <w:spacing w:before="217"/>
        <w:ind w:left="807" w:hanging="214"/>
        <w:rPr>
          <w:sz w:val="24"/>
        </w:rPr>
      </w:pPr>
      <w:r>
        <w:rPr>
          <w:b/>
          <w:sz w:val="24"/>
        </w:rPr>
        <w:t>Domain</w:t>
      </w:r>
      <w:r>
        <w:rPr>
          <w:b/>
          <w:spacing w:val="15"/>
          <w:sz w:val="24"/>
        </w:rPr>
        <w:t xml:space="preserve"> </w:t>
      </w:r>
      <w:r>
        <w:rPr>
          <w:b/>
          <w:sz w:val="24"/>
        </w:rPr>
        <w:t>alignment:</w:t>
      </w:r>
      <w:r>
        <w:rPr>
          <w:b/>
          <w:spacing w:val="56"/>
          <w:sz w:val="24"/>
        </w:rPr>
        <w:t xml:space="preserve"> </w:t>
      </w:r>
      <w:r>
        <w:rPr>
          <w:sz w:val="24"/>
        </w:rPr>
        <w:t>The</w:t>
      </w:r>
      <w:r>
        <w:rPr>
          <w:spacing w:val="16"/>
          <w:sz w:val="24"/>
        </w:rPr>
        <w:t xml:space="preserve"> </w:t>
      </w:r>
      <w:r>
        <w:rPr>
          <w:sz w:val="24"/>
        </w:rPr>
        <w:t>degree</w:t>
      </w:r>
      <w:r>
        <w:rPr>
          <w:spacing w:val="15"/>
          <w:sz w:val="24"/>
        </w:rPr>
        <w:t xml:space="preserve"> </w:t>
      </w:r>
      <w:r>
        <w:rPr>
          <w:sz w:val="24"/>
        </w:rPr>
        <w:t>to</w:t>
      </w:r>
      <w:r>
        <w:rPr>
          <w:spacing w:val="16"/>
          <w:sz w:val="24"/>
        </w:rPr>
        <w:t xml:space="preserve"> </w:t>
      </w:r>
      <w:r>
        <w:rPr>
          <w:sz w:val="24"/>
        </w:rPr>
        <w:t>which</w:t>
      </w:r>
      <w:r>
        <w:rPr>
          <w:spacing w:val="16"/>
          <w:sz w:val="24"/>
        </w:rPr>
        <w:t xml:space="preserve"> </w:t>
      </w:r>
      <w:r>
        <w:rPr>
          <w:sz w:val="24"/>
        </w:rPr>
        <w:t>a</w:t>
      </w:r>
      <w:r>
        <w:rPr>
          <w:spacing w:val="16"/>
          <w:sz w:val="24"/>
        </w:rPr>
        <w:t xml:space="preserve"> </w:t>
      </w:r>
      <w:r>
        <w:rPr>
          <w:sz w:val="24"/>
        </w:rPr>
        <w:t>reputation</w:t>
      </w:r>
      <w:r>
        <w:rPr>
          <w:spacing w:val="16"/>
          <w:sz w:val="24"/>
        </w:rPr>
        <w:t xml:space="preserve"> </w:t>
      </w:r>
      <w:r>
        <w:rPr>
          <w:sz w:val="24"/>
        </w:rPr>
        <w:t>ranking</w:t>
      </w:r>
      <w:r>
        <w:rPr>
          <w:spacing w:val="15"/>
          <w:sz w:val="24"/>
        </w:rPr>
        <w:t xml:space="preserve"> </w:t>
      </w:r>
      <w:r>
        <w:rPr>
          <w:sz w:val="24"/>
        </w:rPr>
        <w:t>agrees</w:t>
      </w:r>
      <w:r>
        <w:rPr>
          <w:spacing w:val="16"/>
          <w:sz w:val="24"/>
        </w:rPr>
        <w:t xml:space="preserve"> </w:t>
      </w:r>
      <w:r>
        <w:rPr>
          <w:sz w:val="24"/>
        </w:rPr>
        <w:t>with</w:t>
      </w:r>
      <w:r>
        <w:rPr>
          <w:spacing w:val="16"/>
          <w:sz w:val="24"/>
        </w:rPr>
        <w:t xml:space="preserve"> </w:t>
      </w:r>
      <w:r>
        <w:rPr>
          <w:sz w:val="24"/>
        </w:rPr>
        <w:t>an</w:t>
      </w:r>
      <w:r>
        <w:rPr>
          <w:spacing w:val="16"/>
          <w:sz w:val="24"/>
        </w:rPr>
        <w:t xml:space="preserve"> </w:t>
      </w:r>
      <w:r>
        <w:rPr>
          <w:spacing w:val="-2"/>
          <w:sz w:val="24"/>
        </w:rPr>
        <w:t>observable</w:t>
      </w:r>
    </w:p>
    <w:p w14:paraId="00DC1C96" w14:textId="77777777" w:rsidR="00350CFB" w:rsidRDefault="00350CFB">
      <w:pPr>
        <w:pStyle w:val="ListParagraph"/>
        <w:rPr>
          <w:sz w:val="24"/>
        </w:rPr>
        <w:sectPr w:rsidR="00350CFB">
          <w:pgSz w:w="11910" w:h="16840"/>
          <w:pgMar w:top="1820" w:right="708" w:bottom="2300" w:left="992" w:header="0" w:footer="2115" w:gutter="0"/>
          <w:cols w:space="720"/>
        </w:sectPr>
      </w:pPr>
    </w:p>
    <w:p w14:paraId="00DC1C97" w14:textId="77777777" w:rsidR="00350CFB" w:rsidRDefault="00283FFF">
      <w:pPr>
        <w:pStyle w:val="BodyText"/>
        <w:spacing w:before="92" w:line="396" w:lineRule="auto"/>
        <w:ind w:left="799" w:right="557" w:firstLine="8"/>
        <w:jc w:val="both"/>
      </w:pPr>
      <w:r>
        <w:lastRenderedPageBreak/>
        <w:t xml:space="preserve">proxy ranking, assessed by Spearman’s </w:t>
      </w:r>
      <w:r>
        <w:rPr>
          <w:i/>
        </w:rPr>
        <w:t xml:space="preserve">ρ </w:t>
      </w:r>
      <w:r>
        <w:t xml:space="preserve">and Kendall’s </w:t>
      </w:r>
      <w:r>
        <w:rPr>
          <w:i/>
        </w:rPr>
        <w:t xml:space="preserve">τ </w:t>
      </w:r>
      <w:hyperlink w:anchor="_bookmark147" w:history="1">
        <w:r>
          <w:rPr>
            <w:vertAlign w:val="superscript"/>
          </w:rPr>
          <w:t>[14]</w:t>
        </w:r>
      </w:hyperlink>
      <w:r>
        <w:rPr>
          <w:vertAlign w:val="superscript"/>
        </w:rPr>
        <w:t>,</w:t>
      </w:r>
      <w:hyperlink w:anchor="_bookmark149" w:history="1">
        <w:r>
          <w:rPr>
            <w:vertAlign w:val="superscript"/>
          </w:rPr>
          <w:t>[16]</w:t>
        </w:r>
      </w:hyperlink>
      <w:r>
        <w:rPr>
          <w:vertAlign w:val="superscript"/>
        </w:rPr>
        <w:t>,</w:t>
      </w:r>
      <w:hyperlink w:anchor="_bookmark169" w:history="1">
        <w:r>
          <w:rPr>
            <w:vertAlign w:val="superscript"/>
          </w:rPr>
          <w:t>[36]</w:t>
        </w:r>
      </w:hyperlink>
      <w:r>
        <w:rPr>
          <w:vertAlign w:val="superscript"/>
        </w:rPr>
        <w:t>,</w:t>
      </w:r>
      <w:hyperlink w:anchor="_bookmark187" w:history="1">
        <w:r>
          <w:rPr>
            <w:vertAlign w:val="superscript"/>
          </w:rPr>
          <w:t>[54]</w:t>
        </w:r>
      </w:hyperlink>
      <w:r>
        <w:t>.</w:t>
      </w:r>
      <w:r>
        <w:rPr>
          <w:spacing w:val="40"/>
        </w:rPr>
        <w:t xml:space="preserve"> </w:t>
      </w:r>
      <w:r>
        <w:t>Alignment is construct-specific: a</w:t>
      </w:r>
      <w:r>
        <w:rPr>
          <w:spacing w:val="-7"/>
        </w:rPr>
        <w:t xml:space="preserve"> </w:t>
      </w:r>
      <w:r>
        <w:t>method</w:t>
      </w:r>
      <w:r>
        <w:rPr>
          <w:spacing w:val="-7"/>
        </w:rPr>
        <w:t xml:space="preserve"> </w:t>
      </w:r>
      <w:r>
        <w:t>may</w:t>
      </w:r>
      <w:r>
        <w:rPr>
          <w:spacing w:val="-7"/>
        </w:rPr>
        <w:t xml:space="preserve"> </w:t>
      </w:r>
      <w:r>
        <w:t>align</w:t>
      </w:r>
      <w:r>
        <w:rPr>
          <w:spacing w:val="-7"/>
        </w:rPr>
        <w:t xml:space="preserve"> </w:t>
      </w:r>
      <w:r>
        <w:t>strongly</w:t>
      </w:r>
      <w:r>
        <w:rPr>
          <w:spacing w:val="-7"/>
        </w:rPr>
        <w:t xml:space="preserve"> </w:t>
      </w:r>
      <w:r>
        <w:t>with</w:t>
      </w:r>
      <w:r>
        <w:rPr>
          <w:spacing w:val="-7"/>
        </w:rPr>
        <w:t xml:space="preserve"> </w:t>
      </w:r>
      <w:r>
        <w:t>its</w:t>
      </w:r>
      <w:r>
        <w:rPr>
          <w:spacing w:val="-7"/>
        </w:rPr>
        <w:t xml:space="preserve"> </w:t>
      </w:r>
      <w:r>
        <w:t>primary</w:t>
      </w:r>
      <w:r>
        <w:rPr>
          <w:spacing w:val="-7"/>
        </w:rPr>
        <w:t xml:space="preserve"> </w:t>
      </w:r>
      <w:r>
        <w:t>graph</w:t>
      </w:r>
      <w:r>
        <w:rPr>
          <w:spacing w:val="-7"/>
        </w:rPr>
        <w:t xml:space="preserve"> </w:t>
      </w:r>
      <w:r>
        <w:t>construct</w:t>
      </w:r>
      <w:r>
        <w:rPr>
          <w:spacing w:val="-7"/>
        </w:rPr>
        <w:t xml:space="preserve"> </w:t>
      </w:r>
      <w:r>
        <w:t>and</w:t>
      </w:r>
      <w:r>
        <w:rPr>
          <w:spacing w:val="-7"/>
        </w:rPr>
        <w:t xml:space="preserve"> </w:t>
      </w:r>
      <w:r>
        <w:t>weakly with an orthogonal outcome family.</w:t>
      </w:r>
    </w:p>
    <w:p w14:paraId="00DC1C98" w14:textId="77777777" w:rsidR="00350CFB" w:rsidRDefault="00350CFB">
      <w:pPr>
        <w:pStyle w:val="BodyText"/>
        <w:spacing w:before="161"/>
      </w:pPr>
    </w:p>
    <w:p w14:paraId="00DC1C99" w14:textId="77777777" w:rsidR="00350CFB" w:rsidRDefault="00283FFF">
      <w:pPr>
        <w:pStyle w:val="Heading2"/>
        <w:numPr>
          <w:ilvl w:val="1"/>
          <w:numId w:val="26"/>
        </w:numPr>
        <w:tabs>
          <w:tab w:val="left" w:pos="783"/>
        </w:tabs>
        <w:spacing w:before="1"/>
        <w:ind w:left="783" w:hanging="501"/>
      </w:pPr>
      <w:bookmarkStart w:id="67" w:name="Supplementary_extension_(GF-PR)"/>
      <w:bookmarkStart w:id="68" w:name="_bookmark10"/>
      <w:bookmarkEnd w:id="67"/>
      <w:bookmarkEnd w:id="68"/>
      <w:r>
        <w:t>Supplementary</w:t>
      </w:r>
      <w:r>
        <w:rPr>
          <w:spacing w:val="32"/>
        </w:rPr>
        <w:t xml:space="preserve"> </w:t>
      </w:r>
      <w:r>
        <w:t>extension</w:t>
      </w:r>
      <w:r>
        <w:rPr>
          <w:spacing w:val="32"/>
        </w:rPr>
        <w:t xml:space="preserve"> </w:t>
      </w:r>
      <w:r>
        <w:t>(GF-</w:t>
      </w:r>
      <w:r>
        <w:rPr>
          <w:spacing w:val="-5"/>
        </w:rPr>
        <w:t>PR)</w:t>
      </w:r>
    </w:p>
    <w:p w14:paraId="00DC1C9A" w14:textId="77777777" w:rsidR="00350CFB" w:rsidRDefault="00350CFB">
      <w:pPr>
        <w:pStyle w:val="BodyText"/>
        <w:spacing w:before="23"/>
        <w:rPr>
          <w:b/>
          <w:sz w:val="28"/>
        </w:rPr>
      </w:pPr>
    </w:p>
    <w:p w14:paraId="00DC1C9B" w14:textId="77777777" w:rsidR="00350CFB" w:rsidRDefault="00283FFF">
      <w:pPr>
        <w:pStyle w:val="BodyText"/>
        <w:spacing w:before="1" w:line="396" w:lineRule="auto"/>
        <w:ind w:left="282" w:right="524"/>
        <w:jc w:val="both"/>
      </w:pPr>
      <w:r>
        <w:t>During</w:t>
      </w:r>
      <w:r>
        <w:rPr>
          <w:spacing w:val="-11"/>
        </w:rPr>
        <w:t xml:space="preserve"> </w:t>
      </w:r>
      <w:r>
        <w:t>empirical</w:t>
      </w:r>
      <w:r>
        <w:rPr>
          <w:spacing w:val="-11"/>
        </w:rPr>
        <w:t xml:space="preserve"> </w:t>
      </w:r>
      <w:r>
        <w:t>analysis,</w:t>
      </w:r>
      <w:r>
        <w:rPr>
          <w:spacing w:val="-11"/>
        </w:rPr>
        <w:t xml:space="preserve"> </w:t>
      </w:r>
      <w:r>
        <w:rPr>
          <w:b/>
        </w:rPr>
        <w:t>GF-PR</w:t>
      </w:r>
      <w:r>
        <w:rPr>
          <w:b/>
          <w:spacing w:val="-9"/>
        </w:rPr>
        <w:t xml:space="preserve"> </w:t>
      </w:r>
      <w:r>
        <w:t>(GainFlow</w:t>
      </w:r>
      <w:r>
        <w:rPr>
          <w:spacing w:val="-11"/>
        </w:rPr>
        <w:t xml:space="preserve"> </w:t>
      </w:r>
      <w:r>
        <w:t>PageRank)</w:t>
      </w:r>
      <w:r>
        <w:rPr>
          <w:spacing w:val="-11"/>
        </w:rPr>
        <w:t xml:space="preserve"> </w:t>
      </w:r>
      <w:r>
        <w:t>was</w:t>
      </w:r>
      <w:r>
        <w:rPr>
          <w:spacing w:val="-11"/>
        </w:rPr>
        <w:t xml:space="preserve"> </w:t>
      </w:r>
      <w:r>
        <w:t>added</w:t>
      </w:r>
      <w:r>
        <w:rPr>
          <w:spacing w:val="-11"/>
        </w:rPr>
        <w:t xml:space="preserve"> </w:t>
      </w:r>
      <w:r>
        <w:t>as</w:t>
      </w:r>
      <w:r>
        <w:rPr>
          <w:spacing w:val="-11"/>
        </w:rPr>
        <w:t xml:space="preserve"> </w:t>
      </w:r>
      <w:r>
        <w:t>a</w:t>
      </w:r>
      <w:r>
        <w:rPr>
          <w:spacing w:val="-11"/>
        </w:rPr>
        <w:t xml:space="preserve"> </w:t>
      </w:r>
      <w:r>
        <w:t>supplementary</w:t>
      </w:r>
      <w:r>
        <w:rPr>
          <w:spacing w:val="-11"/>
        </w:rPr>
        <w:t xml:space="preserve"> </w:t>
      </w:r>
      <w:r>
        <w:t>outcome-native</w:t>
      </w:r>
      <w:r>
        <w:rPr>
          <w:spacing w:val="-8"/>
        </w:rPr>
        <w:t xml:space="preserve"> </w:t>
      </w:r>
      <w:r>
        <w:t>reference</w:t>
      </w:r>
      <w:r>
        <w:rPr>
          <w:spacing w:val="-8"/>
        </w:rPr>
        <w:t xml:space="preserve"> </w:t>
      </w:r>
      <w:r>
        <w:t>(Section</w:t>
      </w:r>
      <w:r>
        <w:rPr>
          <w:spacing w:val="-8"/>
        </w:rPr>
        <w:t xml:space="preserve"> </w:t>
      </w:r>
      <w:hyperlink w:anchor="_bookmark32" w:history="1">
        <w:r>
          <w:t>2.9</w:t>
        </w:r>
      </w:hyperlink>
      <w:r>
        <w:t>).</w:t>
      </w:r>
      <w:r>
        <w:rPr>
          <w:spacing w:val="12"/>
        </w:rPr>
        <w:t xml:space="preserve"> </w:t>
      </w:r>
      <w:r>
        <w:t>GF-PR</w:t>
      </w:r>
      <w:r>
        <w:rPr>
          <w:spacing w:val="-8"/>
        </w:rPr>
        <w:t xml:space="preserve"> </w:t>
      </w:r>
      <w:r>
        <w:t>builds</w:t>
      </w:r>
      <w:r>
        <w:rPr>
          <w:spacing w:val="-8"/>
        </w:rPr>
        <w:t xml:space="preserve"> </w:t>
      </w:r>
      <w:r>
        <w:t>a</w:t>
      </w:r>
      <w:r>
        <w:rPr>
          <w:spacing w:val="-8"/>
        </w:rPr>
        <w:t xml:space="preserve"> </w:t>
      </w:r>
      <w:r>
        <w:t>directed</w:t>
      </w:r>
      <w:r>
        <w:rPr>
          <w:spacing w:val="-8"/>
        </w:rPr>
        <w:t xml:space="preserve"> </w:t>
      </w:r>
      <w:r>
        <w:t>star</w:t>
      </w:r>
      <w:r>
        <w:rPr>
          <w:spacing w:val="-8"/>
        </w:rPr>
        <w:t xml:space="preserve"> </w:t>
      </w:r>
      <w:r>
        <w:t>graph</w:t>
      </w:r>
      <w:r>
        <w:rPr>
          <w:spacing w:val="-8"/>
        </w:rPr>
        <w:t xml:space="preserve"> </w:t>
      </w:r>
      <w:r>
        <w:t>from</w:t>
      </w:r>
      <w:r>
        <w:rPr>
          <w:spacing w:val="-8"/>
        </w:rPr>
        <w:t xml:space="preserve"> </w:t>
      </w:r>
      <w:r>
        <w:t>the</w:t>
      </w:r>
      <w:r>
        <w:rPr>
          <w:spacing w:val="-8"/>
        </w:rPr>
        <w:t xml:space="preserve"> </w:t>
      </w:r>
      <w:r>
        <w:t>same</w:t>
      </w:r>
      <w:r>
        <w:rPr>
          <w:spacing w:val="-8"/>
        </w:rPr>
        <w:t xml:space="preserve"> </w:t>
      </w:r>
      <w:r>
        <w:t>GMX</w:t>
      </w:r>
      <w:r>
        <w:rPr>
          <w:spacing w:val="-8"/>
        </w:rPr>
        <w:t xml:space="preserve"> </w:t>
      </w:r>
      <w:r>
        <w:t>profit-and-loss</w:t>
      </w:r>
      <w:r>
        <w:rPr>
          <w:spacing w:val="-13"/>
        </w:rPr>
        <w:t xml:space="preserve"> </w:t>
      </w:r>
      <w:r>
        <w:t>stream</w:t>
      </w:r>
      <w:r>
        <w:rPr>
          <w:spacing w:val="-13"/>
        </w:rPr>
        <w:t xml:space="preserve"> </w:t>
      </w:r>
      <w:r>
        <w:t>used</w:t>
      </w:r>
      <w:r>
        <w:rPr>
          <w:spacing w:val="-13"/>
        </w:rPr>
        <w:t xml:space="preserve"> </w:t>
      </w:r>
      <w:r>
        <w:t>to</w:t>
      </w:r>
      <w:r>
        <w:rPr>
          <w:spacing w:val="-13"/>
        </w:rPr>
        <w:t xml:space="preserve"> </w:t>
      </w:r>
      <w:r>
        <w:t>define</w:t>
      </w:r>
      <w:r>
        <w:rPr>
          <w:spacing w:val="-13"/>
        </w:rPr>
        <w:t xml:space="preserve"> </w:t>
      </w:r>
      <w:r>
        <w:t>validation</w:t>
      </w:r>
      <w:r>
        <w:rPr>
          <w:spacing w:val="-13"/>
        </w:rPr>
        <w:t xml:space="preserve"> </w:t>
      </w:r>
      <w:r>
        <w:t>proxies.</w:t>
      </w:r>
      <w:r>
        <w:rPr>
          <w:spacing w:val="13"/>
        </w:rPr>
        <w:t xml:space="preserve"> </w:t>
      </w:r>
      <w:r>
        <w:t>It</w:t>
      </w:r>
      <w:r>
        <w:rPr>
          <w:spacing w:val="-13"/>
        </w:rPr>
        <w:t xml:space="preserve"> </w:t>
      </w:r>
      <w:r>
        <w:t>ranks</w:t>
      </w:r>
      <w:r>
        <w:rPr>
          <w:spacing w:val="-13"/>
        </w:rPr>
        <w:t xml:space="preserve"> </w:t>
      </w:r>
      <w:r>
        <w:t>wallets</w:t>
      </w:r>
      <w:r>
        <w:rPr>
          <w:spacing w:val="-13"/>
        </w:rPr>
        <w:t xml:space="preserve"> </w:t>
      </w:r>
      <w:r>
        <w:t>on</w:t>
      </w:r>
      <w:r>
        <w:rPr>
          <w:spacing w:val="-13"/>
        </w:rPr>
        <w:t xml:space="preserve"> </w:t>
      </w:r>
      <w:r>
        <w:t>synthetic</w:t>
      </w:r>
      <w:r>
        <w:rPr>
          <w:spacing w:val="-13"/>
        </w:rPr>
        <w:t xml:space="preserve"> </w:t>
      </w:r>
      <w:r>
        <w:t>POOL/SINK</w:t>
      </w:r>
      <w:r>
        <w:rPr>
          <w:spacing w:val="-13"/>
        </w:rPr>
        <w:t xml:space="preserve"> </w:t>
      </w:r>
      <w:r>
        <w:t>flow</w:t>
      </w:r>
      <w:r>
        <w:rPr>
          <w:spacing w:val="-13"/>
        </w:rPr>
        <w:t xml:space="preserve"> </w:t>
      </w:r>
      <w:r>
        <w:t>rather than</w:t>
      </w:r>
      <w:r>
        <w:rPr>
          <w:spacing w:val="-8"/>
        </w:rPr>
        <w:t xml:space="preserve"> </w:t>
      </w:r>
      <w:r>
        <w:t>social</w:t>
      </w:r>
      <w:r>
        <w:rPr>
          <w:spacing w:val="-8"/>
        </w:rPr>
        <w:t xml:space="preserve"> </w:t>
      </w:r>
      <w:r>
        <w:t>wallet-to-wallet</w:t>
      </w:r>
      <w:r>
        <w:rPr>
          <w:spacing w:val="-8"/>
        </w:rPr>
        <w:t xml:space="preserve"> </w:t>
      </w:r>
      <w:r>
        <w:t>edges,</w:t>
      </w:r>
      <w:r>
        <w:rPr>
          <w:spacing w:val="-7"/>
        </w:rPr>
        <w:t xml:space="preserve"> </w:t>
      </w:r>
      <w:r>
        <w:t>setting</w:t>
      </w:r>
      <w:r>
        <w:rPr>
          <w:spacing w:val="-8"/>
        </w:rPr>
        <w:t xml:space="preserve"> </w:t>
      </w:r>
      <w:r>
        <w:t>an</w:t>
      </w:r>
      <w:r>
        <w:rPr>
          <w:spacing w:val="-8"/>
        </w:rPr>
        <w:t xml:space="preserve"> </w:t>
      </w:r>
      <w:r>
        <w:t>upper</w:t>
      </w:r>
      <w:r>
        <w:rPr>
          <w:spacing w:val="-8"/>
        </w:rPr>
        <w:t xml:space="preserve"> </w:t>
      </w:r>
      <w:r>
        <w:t>bound</w:t>
      </w:r>
      <w:r>
        <w:rPr>
          <w:spacing w:val="-8"/>
        </w:rPr>
        <w:t xml:space="preserve"> </w:t>
      </w:r>
      <w:r>
        <w:t>on</w:t>
      </w:r>
      <w:r>
        <w:rPr>
          <w:spacing w:val="-8"/>
        </w:rPr>
        <w:t xml:space="preserve"> </w:t>
      </w:r>
      <w:r>
        <w:t>trading-outcome</w:t>
      </w:r>
      <w:r>
        <w:rPr>
          <w:spacing w:val="-8"/>
        </w:rPr>
        <w:t xml:space="preserve"> </w:t>
      </w:r>
      <w:r>
        <w:t>proxy</w:t>
      </w:r>
      <w:r>
        <w:rPr>
          <w:spacing w:val="-8"/>
        </w:rPr>
        <w:t xml:space="preserve"> </w:t>
      </w:r>
      <w:r>
        <w:t>alignment</w:t>
      </w:r>
      <w:r>
        <w:rPr>
          <w:spacing w:val="-8"/>
        </w:rPr>
        <w:t xml:space="preserve"> </w:t>
      </w:r>
      <w:r>
        <w:t>for diagnostic interpretation—not a deployable social reputation score.</w:t>
      </w:r>
    </w:p>
    <w:p w14:paraId="00DC1C9C" w14:textId="77777777" w:rsidR="00350CFB" w:rsidRDefault="00283FFF">
      <w:pPr>
        <w:pStyle w:val="BodyText"/>
        <w:spacing w:before="82" w:line="252" w:lineRule="auto"/>
        <w:ind w:left="282" w:right="557" w:hanging="8"/>
        <w:jc w:val="both"/>
      </w:pPr>
      <w:bookmarkStart w:id="69" w:name="_bookmark11"/>
      <w:bookmarkEnd w:id="69"/>
      <w:r>
        <w:t>Table 1.2:</w:t>
      </w:r>
      <w:r>
        <w:rPr>
          <w:spacing w:val="40"/>
        </w:rPr>
        <w:t xml:space="preserve"> </w:t>
      </w:r>
      <w:r>
        <w:t>Supplementary extension added during empirical work (not part of the primary EndorseRank–AWP research question).</w:t>
      </w:r>
    </w:p>
    <w:p w14:paraId="00DC1C9D" w14:textId="77777777" w:rsidR="00350CFB" w:rsidRDefault="00283FFF">
      <w:pPr>
        <w:pStyle w:val="BodyText"/>
        <w:spacing w:before="9"/>
        <w:rPr>
          <w:sz w:val="17"/>
        </w:rPr>
      </w:pPr>
      <w:r>
        <w:rPr>
          <w:noProof/>
          <w:sz w:val="17"/>
        </w:rPr>
        <mc:AlternateContent>
          <mc:Choice Requires="wps">
            <w:drawing>
              <wp:anchor distT="0" distB="0" distL="0" distR="0" simplePos="0" relativeHeight="487592960" behindDoc="1" locked="0" layoutInCell="1" allowOverlap="1" wp14:anchorId="00DC26EC" wp14:editId="00DC26ED">
                <wp:simplePos x="0" y="0"/>
                <wp:positionH relativeFrom="page">
                  <wp:posOffset>854671</wp:posOffset>
                </wp:positionH>
                <wp:positionV relativeFrom="paragraph">
                  <wp:posOffset>145298</wp:posOffset>
                </wp:positionV>
                <wp:extent cx="5850890" cy="127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50890" cy="1270"/>
                        </a:xfrm>
                        <a:custGeom>
                          <a:avLst/>
                          <a:gdLst/>
                          <a:ahLst/>
                          <a:cxnLst/>
                          <a:rect l="l" t="t" r="r" b="b"/>
                          <a:pathLst>
                            <a:path w="5850890">
                              <a:moveTo>
                                <a:pt x="0" y="0"/>
                              </a:moveTo>
                              <a:lnTo>
                                <a:pt x="5850661" y="0"/>
                              </a:lnTo>
                            </a:path>
                          </a:pathLst>
                        </a:custGeom>
                        <a:ln w="1214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24EC975" id="Graphic 13" o:spid="_x0000_s1026" style="position:absolute;margin-left:67.3pt;margin-top:11.45pt;width:460.7pt;height:.1pt;z-index:-15723520;visibility:visible;mso-wrap-style:square;mso-wrap-distance-left:0;mso-wrap-distance-top:0;mso-wrap-distance-right:0;mso-wrap-distance-bottom:0;mso-position-horizontal:absolute;mso-position-horizontal-relative:page;mso-position-vertical:absolute;mso-position-vertical-relative:text;v-text-anchor:top" coordsize="585089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" path="m,l5850661,e" filled="f" strokeweight=".33739mm">
                <v:path arrowok="t"/>
                <w10:wrap type="topAndBottom" anchorx="page"/>
              </v:shape>
            </w:pict>
          </mc:Fallback>
        </mc:AlternateContent>
      </w:r>
    </w:p>
    <w:p w14:paraId="00DC1C9E" w14:textId="77777777" w:rsidR="00350CFB" w:rsidRDefault="00283FFF">
      <w:pPr>
        <w:tabs>
          <w:tab w:val="left" w:pos="2247"/>
          <w:tab w:val="left" w:pos="5006"/>
        </w:tabs>
        <w:spacing w:before="54"/>
        <w:ind w:left="423"/>
      </w:pPr>
      <w:r>
        <w:rPr>
          <w:spacing w:val="-2"/>
        </w:rPr>
        <w:t>Method</w:t>
      </w:r>
      <w:r>
        <w:tab/>
        <w:t>Input</w:t>
      </w:r>
      <w:r>
        <w:rPr>
          <w:spacing w:val="-6"/>
        </w:rPr>
        <w:t xml:space="preserve"> </w:t>
      </w:r>
      <w:r>
        <w:rPr>
          <w:spacing w:val="-2"/>
        </w:rPr>
        <w:t>graph</w:t>
      </w:r>
      <w:r>
        <w:tab/>
      </w:r>
      <w:r>
        <w:rPr>
          <w:spacing w:val="-4"/>
        </w:rPr>
        <w:t>Role</w:t>
      </w:r>
    </w:p>
    <w:p w14:paraId="00DC1C9F" w14:textId="77777777" w:rsidR="00350CFB" w:rsidRDefault="00350CFB">
      <w:pPr>
        <w:sectPr w:rsidR="00350CFB">
          <w:pgSz w:w="11910" w:h="16840"/>
          <w:pgMar w:top="1820" w:right="708" w:bottom="2300" w:left="992" w:header="0" w:footer="2115" w:gutter="0"/>
          <w:cols w:space="720"/>
        </w:sectPr>
      </w:pPr>
    </w:p>
    <w:p w14:paraId="00DC1CA0" w14:textId="77777777" w:rsidR="00350CFB" w:rsidRDefault="00283FFF">
      <w:pPr>
        <w:tabs>
          <w:tab w:val="left" w:pos="2247"/>
          <w:tab w:val="left" w:pos="3474"/>
          <w:tab w:val="left" w:pos="4555"/>
        </w:tabs>
        <w:spacing w:before="191" w:line="182" w:lineRule="auto"/>
        <w:ind w:left="2239" w:hanging="1816"/>
      </w:pPr>
      <w:r>
        <w:rPr>
          <w:noProof/>
        </w:rPr>
        <mc:AlternateContent>
          <mc:Choice Requires="wps">
            <w:drawing>
              <wp:anchor distT="0" distB="0" distL="0" distR="0" simplePos="0" relativeHeight="15734784" behindDoc="0" locked="0" layoutInCell="1" allowOverlap="1" wp14:anchorId="00DC26EE" wp14:editId="00DC26EF">
                <wp:simplePos x="0" y="0"/>
                <wp:positionH relativeFrom="page">
                  <wp:posOffset>854671</wp:posOffset>
                </wp:positionH>
                <wp:positionV relativeFrom="paragraph">
                  <wp:posOffset>52233</wp:posOffset>
                </wp:positionV>
                <wp:extent cx="5850890" cy="127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50890" cy="1270"/>
                        </a:xfrm>
                        <a:custGeom>
                          <a:avLst/>
                          <a:gdLst/>
                          <a:ahLst/>
                          <a:cxnLst/>
                          <a:rect l="l" t="t" r="r" b="b"/>
                          <a:pathLst>
                            <a:path w="5850890">
                              <a:moveTo>
                                <a:pt x="0" y="0"/>
                              </a:moveTo>
                              <a:lnTo>
                                <a:pt x="5850661" y="0"/>
                              </a:lnTo>
                            </a:path>
                          </a:pathLst>
                        </a:custGeom>
                        <a:ln w="759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76B7A4D" id="Graphic 14" o:spid="_x0000_s1026" style="position:absolute;margin-left:67.3pt;margin-top:4.1pt;width:460.7pt;height:.1pt;z-index:15734784;visibility:visible;mso-wrap-style:square;mso-wrap-distance-left:0;mso-wrap-distance-top:0;mso-wrap-distance-right:0;mso-wrap-distance-bottom:0;mso-position-horizontal:absolute;mso-position-horizontal-relative:page;mso-position-vertical:absolute;mso-position-vertical-relative:text;v-text-anchor:top" coordsize="585089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" path="m,l5850661,e" filled="f" strokeweight=".21089mm">
                <v:path arrowok="t"/>
                <w10:wrap anchorx="page"/>
              </v:shape>
            </w:pict>
          </mc:Fallback>
        </mc:AlternateContent>
      </w:r>
      <w:r>
        <w:rPr>
          <w:spacing w:val="-2"/>
        </w:rPr>
        <w:t>GF-PR</w:t>
      </w:r>
      <w:r>
        <w:tab/>
      </w:r>
      <w:r>
        <w:tab/>
      </w:r>
      <w:r>
        <w:rPr>
          <w:spacing w:val="-4"/>
        </w:rPr>
        <w:t>GMX</w:t>
      </w:r>
      <w:r>
        <w:tab/>
      </w:r>
      <w:r>
        <w:rPr>
          <w:spacing w:val="-4"/>
        </w:rPr>
        <w:t>PnL</w:t>
      </w:r>
      <w:r>
        <w:tab/>
      </w:r>
      <w:r>
        <w:rPr>
          <w:spacing w:val="-4"/>
        </w:rPr>
        <w:t xml:space="preserve">star </w:t>
      </w:r>
      <w:r>
        <w:rPr>
          <w:spacing w:val="-2"/>
        </w:rPr>
        <w:t>(POOL</w:t>
      </w:r>
      <w:r>
        <w:rPr>
          <w:rFonts w:ascii="Arial Unicode MS" w:hAnsi="Arial Unicode MS"/>
          <w:spacing w:val="-2"/>
        </w:rPr>
        <w:t>→</w:t>
      </w:r>
      <w:r>
        <w:rPr>
          <w:spacing w:val="-2"/>
        </w:rPr>
        <w:t>wallet, wallet</w:t>
      </w:r>
      <w:r>
        <w:rPr>
          <w:rFonts w:ascii="Arial Unicode MS" w:hAnsi="Arial Unicode MS"/>
          <w:spacing w:val="-2"/>
        </w:rPr>
        <w:t>→</w:t>
      </w:r>
      <w:r>
        <w:rPr>
          <w:spacing w:val="-2"/>
        </w:rPr>
        <w:t>SINK)</w:t>
      </w:r>
    </w:p>
    <w:p w14:paraId="00DC1CA1" w14:textId="77777777" w:rsidR="00350CFB" w:rsidRDefault="00283FFF">
      <w:pPr>
        <w:spacing w:before="142" w:line="256" w:lineRule="auto"/>
        <w:ind w:left="95" w:right="705"/>
      </w:pPr>
      <w:r>
        <w:br w:type="column"/>
      </w:r>
      <w:r>
        <w:t>Supplementary</w:t>
      </w:r>
      <w:r>
        <w:rPr>
          <w:spacing w:val="-10"/>
        </w:rPr>
        <w:t xml:space="preserve"> </w:t>
      </w:r>
      <w:r>
        <w:t>ceiling</w:t>
      </w:r>
      <w:r>
        <w:rPr>
          <w:spacing w:val="-10"/>
        </w:rPr>
        <w:t xml:space="preserve"> </w:t>
      </w:r>
      <w:r>
        <w:t>reference;</w:t>
      </w:r>
      <w:r>
        <w:rPr>
          <w:spacing w:val="-8"/>
        </w:rPr>
        <w:t xml:space="preserve"> </w:t>
      </w:r>
      <w:r>
        <w:t>construct</w:t>
      </w:r>
      <w:r>
        <w:rPr>
          <w:spacing w:val="-10"/>
        </w:rPr>
        <w:t xml:space="preserve"> </w:t>
      </w:r>
      <w:r>
        <w:t>overlap on trading-outcome proxies expected</w:t>
      </w:r>
    </w:p>
    <w:p w14:paraId="00DC1CA2" w14:textId="77777777" w:rsidR="00350CFB" w:rsidRDefault="00350CFB">
      <w:pPr>
        <w:spacing w:line="256" w:lineRule="auto"/>
        <w:sectPr w:rsidR="00350CFB">
          <w:type w:val="continuous"/>
          <w:pgSz w:w="11910" w:h="16840"/>
          <w:pgMar w:top="1920" w:right="708" w:bottom="280" w:left="992" w:header="0" w:footer="2115" w:gutter="0"/>
          <w:cols w:num="2" w:space="720" w:equalWidth="0">
            <w:col w:w="4871" w:space="40"/>
            <w:col w:w="5299"/>
          </w:cols>
        </w:sectPr>
      </w:pPr>
    </w:p>
    <w:p w14:paraId="00DC1CA3" w14:textId="77777777" w:rsidR="00350CFB" w:rsidRDefault="00350CFB">
      <w:pPr>
        <w:pStyle w:val="BodyText"/>
        <w:spacing w:before="11"/>
        <w:rPr>
          <w:sz w:val="4"/>
        </w:rPr>
      </w:pPr>
    </w:p>
    <w:p w14:paraId="00DC1CA4" w14:textId="77777777" w:rsidR="00350CFB" w:rsidRDefault="00283FFF">
      <w:pPr>
        <w:spacing w:line="20" w:lineRule="exact"/>
        <w:ind w:left="353"/>
        <w:rPr>
          <w:sz w:val="2"/>
        </w:rPr>
      </w:pPr>
      <w:r>
        <w:rPr>
          <w:noProof/>
          <w:sz w:val="2"/>
        </w:rPr>
        <mc:AlternateContent>
          <mc:Choice Requires="wpg">
            <w:drawing>
              <wp:inline distT="0" distB="0" distL="0" distR="0" wp14:anchorId="00DC26F0" wp14:editId="00DC26F1">
                <wp:extent cx="5850890" cy="12700"/>
                <wp:effectExtent l="9525" t="0" r="0" b="6350"/>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50890" cy="12700"/>
                          <a:chOff x="0" y="0"/>
                          <a:chExt cx="5850890" cy="12700"/>
                        </a:xfrm>
                      </wpg:grpSpPr>
                      <wps:wsp>
                        <wps:cNvPr id="16" name="Graphic 16"/>
                        <wps:cNvSpPr/>
                        <wps:spPr>
                          <a:xfrm>
                            <a:off x="0" y="6073"/>
                            <a:ext cx="5850890" cy="1270"/>
                          </a:xfrm>
                          <a:custGeom>
                            <a:avLst/>
                            <a:gdLst/>
                            <a:ahLst/>
                            <a:cxnLst/>
                            <a:rect l="l" t="t" r="r" b="b"/>
                            <a:pathLst>
                              <a:path w="5850890">
                                <a:moveTo>
                                  <a:pt x="0" y="0"/>
                                </a:moveTo>
                                <a:lnTo>
                                  <a:pt x="5850661" y="0"/>
                                </a:lnTo>
                              </a:path>
                            </a:pathLst>
                          </a:custGeom>
                          <a:ln w="1214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0B02C7F" id="Group 15" o:spid="_x0000_s1026" style="width:460.7pt;height:1pt;mso-position-horizontal-relative:char;mso-position-vertical-relative:line" coordsize="58508,12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">
                <v:shape id="Graphic 16" o:spid="_x0000_s1027" style="position:absolute;top:60;width:58508;height:13;visibility:visible;mso-wrap-style:square;v-text-anchor:top" coordsize="585089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" path="m,l5850661,e" filled="f" strokeweight=".33739mm">
                  <v:path arrowok="t"/>
                </v:shape>
                <w10:anchorlock/>
              </v:group>
            </w:pict>
          </mc:Fallback>
        </mc:AlternateContent>
      </w:r>
    </w:p>
    <w:p w14:paraId="00DC1CA5" w14:textId="77777777" w:rsidR="00350CFB" w:rsidRDefault="00350CFB">
      <w:pPr>
        <w:pStyle w:val="BodyText"/>
        <w:rPr>
          <w:sz w:val="28"/>
        </w:rPr>
      </w:pPr>
    </w:p>
    <w:p w14:paraId="00DC1CA6" w14:textId="77777777" w:rsidR="00350CFB" w:rsidRDefault="00350CFB">
      <w:pPr>
        <w:pStyle w:val="BodyText"/>
        <w:spacing w:before="226"/>
        <w:rPr>
          <w:sz w:val="28"/>
        </w:rPr>
      </w:pPr>
    </w:p>
    <w:p w14:paraId="00DC1CA7" w14:textId="77777777" w:rsidR="00350CFB" w:rsidRDefault="00283FFF">
      <w:pPr>
        <w:pStyle w:val="Heading2"/>
        <w:numPr>
          <w:ilvl w:val="1"/>
          <w:numId w:val="26"/>
        </w:numPr>
        <w:tabs>
          <w:tab w:val="left" w:pos="783"/>
        </w:tabs>
        <w:ind w:left="783" w:hanging="501"/>
      </w:pPr>
      <w:bookmarkStart w:id="70" w:name="Research_questions"/>
      <w:bookmarkStart w:id="71" w:name="_bookmark12"/>
      <w:bookmarkEnd w:id="70"/>
      <w:bookmarkEnd w:id="71"/>
      <w:r>
        <w:t>Research</w:t>
      </w:r>
      <w:r>
        <w:rPr>
          <w:spacing w:val="16"/>
        </w:rPr>
        <w:t xml:space="preserve"> </w:t>
      </w:r>
      <w:r>
        <w:rPr>
          <w:spacing w:val="-2"/>
        </w:rPr>
        <w:t>questions</w:t>
      </w:r>
    </w:p>
    <w:p w14:paraId="00DC1CA8" w14:textId="77777777" w:rsidR="00350CFB" w:rsidRDefault="00350CFB">
      <w:pPr>
        <w:pStyle w:val="BodyText"/>
        <w:spacing w:before="24"/>
        <w:rPr>
          <w:b/>
          <w:sz w:val="28"/>
        </w:rPr>
      </w:pPr>
    </w:p>
    <w:p w14:paraId="00DC1CA9" w14:textId="77777777" w:rsidR="00350CFB" w:rsidRDefault="00283FFF">
      <w:pPr>
        <w:pStyle w:val="BodyText"/>
        <w:spacing w:line="396" w:lineRule="auto"/>
        <w:ind w:left="282" w:right="523" w:hanging="8"/>
        <w:jc w:val="both"/>
      </w:pPr>
      <w:commentRangeStart w:id="72"/>
      <w:r>
        <w:t>This</w:t>
      </w:r>
      <w:r>
        <w:rPr>
          <w:spacing w:val="-17"/>
        </w:rPr>
        <w:t xml:space="preserve"> </w:t>
      </w:r>
      <w:r>
        <w:t>study</w:t>
      </w:r>
      <w:r>
        <w:rPr>
          <w:spacing w:val="-15"/>
        </w:rPr>
        <w:t xml:space="preserve"> </w:t>
      </w:r>
      <w:r>
        <w:t>tests</w:t>
      </w:r>
      <w:r>
        <w:rPr>
          <w:spacing w:val="-15"/>
        </w:rPr>
        <w:t xml:space="preserve"> </w:t>
      </w:r>
      <w:r>
        <w:t>three</w:t>
      </w:r>
      <w:r>
        <w:rPr>
          <w:spacing w:val="-15"/>
        </w:rPr>
        <w:t xml:space="preserve"> </w:t>
      </w:r>
      <w:r>
        <w:t>primary</w:t>
      </w:r>
      <w:r>
        <w:rPr>
          <w:spacing w:val="-15"/>
        </w:rPr>
        <w:t xml:space="preserve"> </w:t>
      </w:r>
      <w:r>
        <w:t>hypotheses:</w:t>
      </w:r>
      <w:r>
        <w:rPr>
          <w:spacing w:val="-7"/>
        </w:rPr>
        <w:t xml:space="preserve"> </w:t>
      </w:r>
      <w:r>
        <w:rPr>
          <w:b/>
        </w:rPr>
        <w:t>H1</w:t>
      </w:r>
      <w:r>
        <w:t>—EndorseRank</w:t>
      </w:r>
      <w:r>
        <w:rPr>
          <w:spacing w:val="-15"/>
        </w:rPr>
        <w:t xml:space="preserve"> </w:t>
      </w:r>
      <w:r>
        <w:t>and</w:t>
      </w:r>
      <w:r>
        <w:rPr>
          <w:spacing w:val="-15"/>
        </w:rPr>
        <w:t xml:space="preserve"> </w:t>
      </w:r>
      <w:r>
        <w:t>AWP</w:t>
      </w:r>
      <w:r>
        <w:rPr>
          <w:spacing w:val="-15"/>
        </w:rPr>
        <w:t xml:space="preserve"> </w:t>
      </w:r>
      <w:r>
        <w:t>yield</w:t>
      </w:r>
      <w:r>
        <w:rPr>
          <w:spacing w:val="-15"/>
        </w:rPr>
        <w:t xml:space="preserve"> </w:t>
      </w:r>
      <w:r>
        <w:t>distinct</w:t>
      </w:r>
      <w:r>
        <w:rPr>
          <w:spacing w:val="-15"/>
        </w:rPr>
        <w:t xml:space="preserve"> </w:t>
      </w:r>
      <w:r>
        <w:t>wallet</w:t>
      </w:r>
      <w:r>
        <w:rPr>
          <w:spacing w:val="-15"/>
        </w:rPr>
        <w:t xml:space="preserve"> </w:t>
      </w:r>
      <w:r>
        <w:t>order-ings</w:t>
      </w:r>
      <w:r>
        <w:rPr>
          <w:spacing w:val="-9"/>
        </w:rPr>
        <w:t xml:space="preserve"> </w:t>
      </w:r>
      <w:r>
        <w:t>on</w:t>
      </w:r>
      <w:r>
        <w:rPr>
          <w:spacing w:val="-9"/>
        </w:rPr>
        <w:t xml:space="preserve"> </w:t>
      </w:r>
      <w:r>
        <w:t>the</w:t>
      </w:r>
      <w:r>
        <w:rPr>
          <w:spacing w:val="-9"/>
        </w:rPr>
        <w:t xml:space="preserve"> </w:t>
      </w:r>
      <w:r>
        <w:t>same</w:t>
      </w:r>
      <w:r>
        <w:rPr>
          <w:spacing w:val="-9"/>
        </w:rPr>
        <w:t xml:space="preserve"> </w:t>
      </w:r>
      <w:r>
        <w:t>cohort;</w:t>
      </w:r>
      <w:r>
        <w:rPr>
          <w:spacing w:val="-8"/>
        </w:rPr>
        <w:t xml:space="preserve"> </w:t>
      </w:r>
      <w:r>
        <w:rPr>
          <w:b/>
        </w:rPr>
        <w:t>H2</w:t>
      </w:r>
      <w:r>
        <w:t>—the</w:t>
      </w:r>
      <w:r>
        <w:rPr>
          <w:spacing w:val="-9"/>
        </w:rPr>
        <w:t xml:space="preserve"> </w:t>
      </w:r>
      <w:r>
        <w:t>two</w:t>
      </w:r>
      <w:r>
        <w:rPr>
          <w:spacing w:val="-9"/>
        </w:rPr>
        <w:t xml:space="preserve"> </w:t>
      </w:r>
      <w:r>
        <w:t>social</w:t>
      </w:r>
      <w:r>
        <w:rPr>
          <w:spacing w:val="-9"/>
        </w:rPr>
        <w:t xml:space="preserve"> </w:t>
      </w:r>
      <w:r>
        <w:t>methods</w:t>
      </w:r>
      <w:r>
        <w:rPr>
          <w:spacing w:val="-9"/>
        </w:rPr>
        <w:t xml:space="preserve"> </w:t>
      </w:r>
      <w:r>
        <w:t>differ</w:t>
      </w:r>
      <w:r>
        <w:rPr>
          <w:spacing w:val="-9"/>
        </w:rPr>
        <w:t xml:space="preserve"> </w:t>
      </w:r>
      <w:r>
        <w:t>in</w:t>
      </w:r>
      <w:r>
        <w:rPr>
          <w:spacing w:val="-9"/>
        </w:rPr>
        <w:t xml:space="preserve"> </w:t>
      </w:r>
      <w:r>
        <w:t>construct-specific</w:t>
      </w:r>
      <w:r>
        <w:rPr>
          <w:spacing w:val="-9"/>
        </w:rPr>
        <w:t xml:space="preserve"> </w:t>
      </w:r>
      <w:r>
        <w:t>proxy</w:t>
      </w:r>
      <w:r>
        <w:rPr>
          <w:spacing w:val="-9"/>
        </w:rPr>
        <w:t xml:space="preserve"> </w:t>
      </w:r>
      <w:r>
        <w:t xml:space="preserve">alignment; and </w:t>
      </w:r>
      <w:r>
        <w:rPr>
          <w:b/>
        </w:rPr>
        <w:t>H3</w:t>
      </w:r>
      <w:r>
        <w:t xml:space="preserve">—EndorseRank is computationally more efficient than AWP at equal </w:t>
      </w:r>
      <w:r>
        <w:rPr>
          <w:i/>
        </w:rPr>
        <w:t>n</w:t>
      </w:r>
      <w:r>
        <w:t>.</w:t>
      </w:r>
      <w:r>
        <w:rPr>
          <w:spacing w:val="40"/>
        </w:rPr>
        <w:t xml:space="preserve"> </w:t>
      </w:r>
      <w:r>
        <w:t xml:space="preserve">The following research questions guide the empirical evaluation summarized in Table </w:t>
      </w:r>
      <w:hyperlink w:anchor="_bookmark13" w:history="1">
        <w:r>
          <w:t>1.3</w:t>
        </w:r>
      </w:hyperlink>
      <w:r>
        <w:t>.</w:t>
      </w:r>
      <w:r>
        <w:rPr>
          <w:spacing w:val="40"/>
        </w:rPr>
        <w:t xml:space="preserve"> </w:t>
      </w:r>
      <w:r>
        <w:t>RQ1–RQ4 form the primary EndorseRank–AWP comparison; SRQ1 addresses the supplementary GF-PR extension.</w:t>
      </w:r>
      <w:commentRangeEnd w:id="72"/>
      <w:r>
        <w:rPr>
          <w:rStyle w:val="CommentReference"/>
          <w:sz w:val="24"/>
          <w:szCs w:val="24"/>
        </w:rPr>
        <w:commentReference w:id="72"/>
      </w:r>
    </w:p>
    <w:p w14:paraId="00DC1CAA" w14:textId="77777777" w:rsidR="00350CFB" w:rsidRDefault="00283FFF">
      <w:pPr>
        <w:pStyle w:val="BodyText"/>
        <w:spacing w:before="125" w:line="396" w:lineRule="auto"/>
        <w:ind w:left="847" w:right="563" w:hanging="661"/>
        <w:jc w:val="both"/>
      </w:pPr>
      <w:r>
        <w:rPr>
          <w:b/>
        </w:rPr>
        <w:t>RQ1.</w:t>
      </w:r>
      <w:r>
        <w:rPr>
          <w:b/>
          <w:spacing w:val="40"/>
        </w:rPr>
        <w:t xml:space="preserve"> </w:t>
      </w:r>
      <w:r>
        <w:t>Do</w:t>
      </w:r>
      <w:r>
        <w:rPr>
          <w:spacing w:val="-3"/>
        </w:rPr>
        <w:t xml:space="preserve"> </w:t>
      </w:r>
      <w:r>
        <w:t>EndorseRank</w:t>
      </w:r>
      <w:r>
        <w:rPr>
          <w:spacing w:val="-3"/>
        </w:rPr>
        <w:t xml:space="preserve"> </w:t>
      </w:r>
      <w:r>
        <w:t>and</w:t>
      </w:r>
      <w:r>
        <w:rPr>
          <w:spacing w:val="-3"/>
        </w:rPr>
        <w:t xml:space="preserve"> </w:t>
      </w:r>
      <w:r>
        <w:t>AWP</w:t>
      </w:r>
      <w:r>
        <w:rPr>
          <w:spacing w:val="-4"/>
        </w:rPr>
        <w:t xml:space="preserve"> </w:t>
      </w:r>
      <w:r>
        <w:t>produce</w:t>
      </w:r>
      <w:r>
        <w:rPr>
          <w:spacing w:val="-3"/>
        </w:rPr>
        <w:t xml:space="preserve"> </w:t>
      </w:r>
      <w:r>
        <w:t>meaningfully</w:t>
      </w:r>
      <w:r>
        <w:rPr>
          <w:spacing w:val="-3"/>
        </w:rPr>
        <w:t xml:space="preserve"> </w:t>
      </w:r>
      <w:r>
        <w:t>different</w:t>
      </w:r>
      <w:r>
        <w:rPr>
          <w:spacing w:val="-4"/>
        </w:rPr>
        <w:t xml:space="preserve"> </w:t>
      </w:r>
      <w:r>
        <w:t>wallet</w:t>
      </w:r>
      <w:r>
        <w:rPr>
          <w:spacing w:val="-3"/>
        </w:rPr>
        <w:t xml:space="preserve"> </w:t>
      </w:r>
      <w:r>
        <w:t>orderings</w:t>
      </w:r>
      <w:r>
        <w:rPr>
          <w:spacing w:val="-3"/>
        </w:rPr>
        <w:t xml:space="preserve"> </w:t>
      </w:r>
      <w:r>
        <w:t>on</w:t>
      </w:r>
      <w:r>
        <w:rPr>
          <w:spacing w:val="-3"/>
        </w:rPr>
        <w:t xml:space="preserve"> </w:t>
      </w:r>
      <w:r>
        <w:t>an</w:t>
      </w:r>
      <w:r>
        <w:rPr>
          <w:spacing w:val="-3"/>
        </w:rPr>
        <w:t xml:space="preserve"> </w:t>
      </w:r>
      <w:r>
        <w:t>identical Arbitrum wallet sample?</w:t>
      </w:r>
    </w:p>
    <w:p w14:paraId="00DC1CAB" w14:textId="77777777" w:rsidR="00350CFB" w:rsidRDefault="00350CFB">
      <w:pPr>
        <w:pStyle w:val="BodyText"/>
        <w:spacing w:line="396" w:lineRule="auto"/>
        <w:jc w:val="both"/>
        <w:sectPr w:rsidR="00350CFB">
          <w:type w:val="continuous"/>
          <w:pgSz w:w="11910" w:h="16840"/>
          <w:pgMar w:top="1920" w:right="708" w:bottom="280" w:left="992" w:header="0" w:footer="2115" w:gutter="0"/>
          <w:cols w:space="720"/>
        </w:sectPr>
      </w:pPr>
    </w:p>
    <w:p w14:paraId="00DC1CAC" w14:textId="77777777" w:rsidR="00350CFB" w:rsidRDefault="00350CFB">
      <w:pPr>
        <w:pStyle w:val="BodyText"/>
      </w:pPr>
    </w:p>
    <w:p w14:paraId="00DC1CAD" w14:textId="77777777" w:rsidR="00350CFB" w:rsidRDefault="00350CFB">
      <w:pPr>
        <w:pStyle w:val="BodyText"/>
      </w:pPr>
    </w:p>
    <w:p w14:paraId="00DC1CAE" w14:textId="77777777" w:rsidR="00350CFB" w:rsidRDefault="00350CFB">
      <w:pPr>
        <w:pStyle w:val="BodyText"/>
      </w:pPr>
    </w:p>
    <w:p w14:paraId="00DC1CAF" w14:textId="77777777" w:rsidR="00350CFB" w:rsidRDefault="00350CFB">
      <w:pPr>
        <w:pStyle w:val="BodyText"/>
      </w:pPr>
    </w:p>
    <w:p w14:paraId="00DC1CB0" w14:textId="77777777" w:rsidR="00350CFB" w:rsidRDefault="00350CFB">
      <w:pPr>
        <w:pStyle w:val="BodyText"/>
      </w:pPr>
    </w:p>
    <w:p w14:paraId="00DC1CB1" w14:textId="77777777" w:rsidR="00350CFB" w:rsidRDefault="00350CFB">
      <w:pPr>
        <w:pStyle w:val="BodyText"/>
      </w:pPr>
    </w:p>
    <w:p w14:paraId="00DC1CB2" w14:textId="77777777" w:rsidR="00350CFB" w:rsidRDefault="00350CFB">
      <w:pPr>
        <w:pStyle w:val="BodyText"/>
      </w:pPr>
    </w:p>
    <w:p w14:paraId="00DC1CB3" w14:textId="77777777" w:rsidR="00350CFB" w:rsidRDefault="00350CFB">
      <w:pPr>
        <w:pStyle w:val="BodyText"/>
      </w:pPr>
    </w:p>
    <w:p w14:paraId="00DC1CB4" w14:textId="77777777" w:rsidR="00350CFB" w:rsidRDefault="00350CFB">
      <w:pPr>
        <w:pStyle w:val="BodyText"/>
      </w:pPr>
    </w:p>
    <w:p w14:paraId="00DC1CB5" w14:textId="77777777" w:rsidR="00350CFB" w:rsidRDefault="00350CFB">
      <w:pPr>
        <w:pStyle w:val="BodyText"/>
        <w:spacing w:before="215"/>
      </w:pPr>
    </w:p>
    <w:p w14:paraId="00DC1CB6" w14:textId="77777777" w:rsidR="00350CFB" w:rsidRDefault="00283FFF">
      <w:pPr>
        <w:pStyle w:val="BodyText"/>
        <w:ind w:right="288"/>
        <w:jc w:val="center"/>
      </w:pPr>
      <w:bookmarkStart w:id="73" w:name="_bookmark13"/>
      <w:bookmarkEnd w:id="73"/>
      <w:r>
        <w:t>Table</w:t>
      </w:r>
      <w:r>
        <w:rPr>
          <w:spacing w:val="-10"/>
        </w:rPr>
        <w:t xml:space="preserve"> </w:t>
      </w:r>
      <w:r>
        <w:t>1.3:</w:t>
      </w:r>
      <w:r>
        <w:rPr>
          <w:spacing w:val="8"/>
        </w:rPr>
        <w:t xml:space="preserve"> </w:t>
      </w:r>
      <w:r>
        <w:t>Summary</w:t>
      </w:r>
      <w:r>
        <w:rPr>
          <w:spacing w:val="-10"/>
        </w:rPr>
        <w:t xml:space="preserve"> </w:t>
      </w:r>
      <w:r>
        <w:t>of</w:t>
      </w:r>
      <w:r>
        <w:rPr>
          <w:spacing w:val="-9"/>
        </w:rPr>
        <w:t xml:space="preserve"> </w:t>
      </w:r>
      <w:r>
        <w:t>hypotheses,</w:t>
      </w:r>
      <w:r>
        <w:rPr>
          <w:spacing w:val="-10"/>
        </w:rPr>
        <w:t xml:space="preserve"> </w:t>
      </w:r>
      <w:r>
        <w:t>research</w:t>
      </w:r>
      <w:r>
        <w:rPr>
          <w:spacing w:val="-9"/>
        </w:rPr>
        <w:t xml:space="preserve"> </w:t>
      </w:r>
      <w:r>
        <w:t>questions,</w:t>
      </w:r>
      <w:r>
        <w:rPr>
          <w:spacing w:val="-10"/>
        </w:rPr>
        <w:t xml:space="preserve"> </w:t>
      </w:r>
      <w:r>
        <w:t>and</w:t>
      </w:r>
      <w:r>
        <w:rPr>
          <w:spacing w:val="-9"/>
        </w:rPr>
        <w:t xml:space="preserve"> </w:t>
      </w:r>
      <w:r>
        <w:t>empirical</w:t>
      </w:r>
      <w:r>
        <w:rPr>
          <w:spacing w:val="-9"/>
        </w:rPr>
        <w:t xml:space="preserve"> </w:t>
      </w:r>
      <w:r>
        <w:rPr>
          <w:spacing w:val="-2"/>
        </w:rPr>
        <w:t>claims.</w:t>
      </w:r>
    </w:p>
    <w:p w14:paraId="00DC1CB7" w14:textId="77777777" w:rsidR="00350CFB" w:rsidRDefault="00283FFF">
      <w:pPr>
        <w:pStyle w:val="BodyText"/>
        <w:spacing w:before="1"/>
        <w:rPr>
          <w:sz w:val="19"/>
        </w:rPr>
      </w:pPr>
      <w:r>
        <w:rPr>
          <w:noProof/>
          <w:sz w:val="19"/>
        </w:rPr>
        <mc:AlternateContent>
          <mc:Choice Requires="wps">
            <w:drawing>
              <wp:anchor distT="0" distB="0" distL="0" distR="0" simplePos="0" relativeHeight="487594496" behindDoc="1" locked="0" layoutInCell="1" allowOverlap="1" wp14:anchorId="00DC26F2" wp14:editId="00DC26F3">
                <wp:simplePos x="0" y="0"/>
                <wp:positionH relativeFrom="page">
                  <wp:posOffset>854671</wp:posOffset>
                </wp:positionH>
                <wp:positionV relativeFrom="paragraph">
                  <wp:posOffset>155129</wp:posOffset>
                </wp:positionV>
                <wp:extent cx="5850890" cy="1270"/>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50890" cy="1270"/>
                        </a:xfrm>
                        <a:custGeom>
                          <a:avLst/>
                          <a:gdLst/>
                          <a:ahLst/>
                          <a:cxnLst/>
                          <a:rect l="l" t="t" r="r" b="b"/>
                          <a:pathLst>
                            <a:path w="5850890">
                              <a:moveTo>
                                <a:pt x="0" y="0"/>
                              </a:moveTo>
                              <a:lnTo>
                                <a:pt x="5850661" y="0"/>
                              </a:lnTo>
                            </a:path>
                          </a:pathLst>
                        </a:custGeom>
                        <a:ln w="1214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9038C5D" id="Graphic 17" o:spid="_x0000_s1026" style="position:absolute;margin-left:67.3pt;margin-top:12.2pt;width:460.7pt;height:.1pt;z-index:-15721984;visibility:visible;mso-wrap-style:square;mso-wrap-distance-left:0;mso-wrap-distance-top:0;mso-wrap-distance-right:0;mso-wrap-distance-bottom:0;mso-position-horizontal:absolute;mso-position-horizontal-relative:page;mso-position-vertical:absolute;mso-position-vertical-relative:text;v-text-anchor:top" coordsize="585089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" path="m,l5850661,e" filled="f" strokeweight=".33739mm">
                <v:path arrowok="t"/>
                <w10:wrap type="topAndBottom" anchorx="page"/>
              </v:shape>
            </w:pict>
          </mc:Fallback>
        </mc:AlternateContent>
      </w:r>
    </w:p>
    <w:p w14:paraId="00DC1CB8" w14:textId="77777777" w:rsidR="00350CFB" w:rsidRDefault="00283FFF">
      <w:pPr>
        <w:tabs>
          <w:tab w:val="left" w:pos="1685"/>
          <w:tab w:val="left" w:pos="5755"/>
        </w:tabs>
        <w:spacing w:before="54"/>
        <w:ind w:left="423"/>
      </w:pPr>
      <w:r>
        <w:rPr>
          <w:spacing w:val="-4"/>
        </w:rPr>
        <w:t>Item</w:t>
      </w:r>
      <w:r>
        <w:tab/>
      </w:r>
      <w:r>
        <w:rPr>
          <w:spacing w:val="-2"/>
        </w:rPr>
        <w:t>Addresses</w:t>
      </w:r>
      <w:r>
        <w:tab/>
        <w:t>Reported</w:t>
      </w:r>
      <w:r>
        <w:rPr>
          <w:spacing w:val="-10"/>
        </w:rPr>
        <w:t xml:space="preserve"> </w:t>
      </w:r>
      <w:r>
        <w:rPr>
          <w:spacing w:val="-5"/>
        </w:rPr>
        <w:t>in</w:t>
      </w:r>
    </w:p>
    <w:p w14:paraId="00DC1CB9" w14:textId="77777777" w:rsidR="00350CFB" w:rsidRDefault="00350CFB">
      <w:pPr>
        <w:sectPr w:rsidR="00350CFB">
          <w:pgSz w:w="11910" w:h="16840"/>
          <w:pgMar w:top="1920" w:right="708" w:bottom="2300" w:left="992" w:header="0" w:footer="2115" w:gutter="0"/>
          <w:cols w:space="720"/>
        </w:sectPr>
      </w:pPr>
    </w:p>
    <w:p w14:paraId="00DC1CBA" w14:textId="77777777" w:rsidR="00350CFB" w:rsidRDefault="00283FFF">
      <w:pPr>
        <w:tabs>
          <w:tab w:val="left" w:pos="1685"/>
        </w:tabs>
        <w:spacing w:before="142" w:line="256" w:lineRule="auto"/>
        <w:ind w:left="1685" w:hanging="1263"/>
      </w:pPr>
      <w:r>
        <w:rPr>
          <w:noProof/>
        </w:rPr>
        <mc:AlternateContent>
          <mc:Choice Requires="wps">
            <w:drawing>
              <wp:anchor distT="0" distB="0" distL="0" distR="0" simplePos="0" relativeHeight="15736320" behindDoc="0" locked="0" layoutInCell="1" allowOverlap="1" wp14:anchorId="00DC26F4" wp14:editId="00DC26F5">
                <wp:simplePos x="0" y="0"/>
                <wp:positionH relativeFrom="page">
                  <wp:posOffset>854671</wp:posOffset>
                </wp:positionH>
                <wp:positionV relativeFrom="paragraph">
                  <wp:posOffset>52233</wp:posOffset>
                </wp:positionV>
                <wp:extent cx="5850890" cy="127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50890" cy="1270"/>
                        </a:xfrm>
                        <a:custGeom>
                          <a:avLst/>
                          <a:gdLst/>
                          <a:ahLst/>
                          <a:cxnLst/>
                          <a:rect l="l" t="t" r="r" b="b"/>
                          <a:pathLst>
                            <a:path w="5850890">
                              <a:moveTo>
                                <a:pt x="0" y="0"/>
                              </a:moveTo>
                              <a:lnTo>
                                <a:pt x="5850661" y="0"/>
                              </a:lnTo>
                            </a:path>
                          </a:pathLst>
                        </a:custGeom>
                        <a:ln w="759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33183B6" id="Graphic 18" o:spid="_x0000_s1026" style="position:absolute;margin-left:67.3pt;margin-top:4.1pt;width:460.7pt;height:.1pt;z-index:15736320;visibility:visible;mso-wrap-style:square;mso-wrap-distance-left:0;mso-wrap-distance-top:0;mso-wrap-distance-right:0;mso-wrap-distance-bottom:0;mso-position-horizontal:absolute;mso-position-horizontal-relative:page;mso-position-vertical:absolute;mso-position-vertical-relative:text;v-text-anchor:top" coordsize="585089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" path="m,l5850661,e" filled="f" strokeweight=".21089mm">
                <v:path arrowok="t"/>
                <w10:wrap anchorx="page"/>
              </v:shape>
            </w:pict>
          </mc:Fallback>
        </mc:AlternateContent>
      </w:r>
      <w:r>
        <w:t>H1 / RQ1</w:t>
      </w:r>
      <w:r>
        <w:tab/>
      </w:r>
      <w:r>
        <w:rPr>
          <w:spacing w:val="-2"/>
        </w:rPr>
        <w:t>Do</w:t>
      </w:r>
      <w:r>
        <w:rPr>
          <w:spacing w:val="-12"/>
        </w:rPr>
        <w:t xml:space="preserve"> </w:t>
      </w:r>
      <w:r>
        <w:rPr>
          <w:spacing w:val="-2"/>
        </w:rPr>
        <w:t>EndorseRank</w:t>
      </w:r>
      <w:r>
        <w:rPr>
          <w:spacing w:val="-12"/>
        </w:rPr>
        <w:t xml:space="preserve"> </w:t>
      </w:r>
      <w:r>
        <w:rPr>
          <w:spacing w:val="-2"/>
        </w:rPr>
        <w:t>and</w:t>
      </w:r>
      <w:r>
        <w:rPr>
          <w:spacing w:val="-12"/>
        </w:rPr>
        <w:t xml:space="preserve"> </w:t>
      </w:r>
      <w:r>
        <w:rPr>
          <w:spacing w:val="-2"/>
        </w:rPr>
        <w:t>AWP</w:t>
      </w:r>
      <w:r>
        <w:rPr>
          <w:spacing w:val="-11"/>
        </w:rPr>
        <w:t xml:space="preserve"> </w:t>
      </w:r>
      <w:r>
        <w:rPr>
          <w:spacing w:val="-2"/>
        </w:rPr>
        <w:t>yield</w:t>
      </w:r>
      <w:r>
        <w:rPr>
          <w:spacing w:val="-12"/>
        </w:rPr>
        <w:t xml:space="preserve"> </w:t>
      </w:r>
      <w:r>
        <w:rPr>
          <w:spacing w:val="-2"/>
        </w:rPr>
        <w:t>distinct</w:t>
      </w:r>
      <w:r>
        <w:rPr>
          <w:spacing w:val="-11"/>
        </w:rPr>
        <w:t xml:space="preserve"> </w:t>
      </w:r>
      <w:r>
        <w:rPr>
          <w:spacing w:val="-2"/>
        </w:rPr>
        <w:t>wal-</w:t>
      </w:r>
      <w:r>
        <w:t>let orderings?</w:t>
      </w:r>
    </w:p>
    <w:p w14:paraId="00DC1CBB" w14:textId="77777777" w:rsidR="00350CFB" w:rsidRDefault="00283FFF">
      <w:pPr>
        <w:tabs>
          <w:tab w:val="left" w:pos="1685"/>
        </w:tabs>
        <w:spacing w:line="256" w:lineRule="auto"/>
        <w:ind w:left="1678" w:right="29" w:hanging="1255"/>
      </w:pPr>
      <w:r>
        <w:t>H2 / RQ2</w:t>
      </w:r>
      <w:r>
        <w:tab/>
      </w:r>
      <w:r>
        <w:tab/>
        <w:t>Which</w:t>
      </w:r>
      <w:r>
        <w:rPr>
          <w:spacing w:val="33"/>
        </w:rPr>
        <w:t xml:space="preserve"> </w:t>
      </w:r>
      <w:r>
        <w:t>social</w:t>
      </w:r>
      <w:r>
        <w:rPr>
          <w:spacing w:val="33"/>
        </w:rPr>
        <w:t xml:space="preserve"> </w:t>
      </w:r>
      <w:r>
        <w:t>method</w:t>
      </w:r>
      <w:r>
        <w:rPr>
          <w:spacing w:val="33"/>
        </w:rPr>
        <w:t xml:space="preserve"> </w:t>
      </w:r>
      <w:r>
        <w:t>aligns</w:t>
      </w:r>
      <w:r>
        <w:rPr>
          <w:spacing w:val="33"/>
        </w:rPr>
        <w:t xml:space="preserve"> </w:t>
      </w:r>
      <w:r>
        <w:t>more</w:t>
      </w:r>
      <w:r>
        <w:rPr>
          <w:spacing w:val="33"/>
        </w:rPr>
        <w:t xml:space="preserve"> </w:t>
      </w:r>
      <w:r>
        <w:t>strongly with which proxy families?</w:t>
      </w:r>
    </w:p>
    <w:p w14:paraId="00DC1CBC" w14:textId="77777777" w:rsidR="00350CFB" w:rsidRDefault="00283FFF">
      <w:pPr>
        <w:spacing w:before="142"/>
        <w:ind w:left="62"/>
      </w:pPr>
      <w:r>
        <w:br w:type="column"/>
      </w:r>
      <w:r>
        <w:t>§</w:t>
      </w:r>
      <w:hyperlink w:anchor="_bookmark109" w:history="1">
        <w:r>
          <w:t>4.6</w:t>
        </w:r>
      </w:hyperlink>
      <w:r>
        <w:t>;</w:t>
      </w:r>
      <w:r>
        <w:rPr>
          <w:spacing w:val="7"/>
        </w:rPr>
        <w:t xml:space="preserve"> </w:t>
      </w:r>
      <w:r>
        <w:t>inter-method</w:t>
      </w:r>
      <w:r>
        <w:rPr>
          <w:spacing w:val="8"/>
        </w:rPr>
        <w:t xml:space="preserve"> </w:t>
      </w:r>
      <w:r>
        <w:rPr>
          <w:i/>
        </w:rPr>
        <w:t>τ</w:t>
      </w:r>
      <w:r>
        <w:rPr>
          <w:i/>
          <w:spacing w:val="43"/>
        </w:rPr>
        <w:t xml:space="preserve"> </w:t>
      </w:r>
      <w:r>
        <w:t>=</w:t>
      </w:r>
      <w:r>
        <w:rPr>
          <w:spacing w:val="15"/>
        </w:rPr>
        <w:t xml:space="preserve"> </w:t>
      </w:r>
      <w:r>
        <w:rPr>
          <w:spacing w:val="-4"/>
        </w:rPr>
        <w:t>0</w:t>
      </w:r>
      <w:r>
        <w:rPr>
          <w:i/>
          <w:spacing w:val="-4"/>
        </w:rPr>
        <w:t>.</w:t>
      </w:r>
      <w:r>
        <w:rPr>
          <w:spacing w:val="-4"/>
        </w:rPr>
        <w:t>316</w:t>
      </w:r>
    </w:p>
    <w:p w14:paraId="00DC1CBD" w14:textId="77777777" w:rsidR="00350CFB" w:rsidRDefault="00350CFB">
      <w:pPr>
        <w:pStyle w:val="BodyText"/>
        <w:spacing w:before="36"/>
        <w:rPr>
          <w:sz w:val="22"/>
        </w:rPr>
      </w:pPr>
    </w:p>
    <w:p w14:paraId="00DC1CBE" w14:textId="77777777" w:rsidR="00350CFB" w:rsidRDefault="00283FFF">
      <w:pPr>
        <w:ind w:left="62"/>
      </w:pPr>
      <w:r>
        <w:rPr>
          <w:spacing w:val="-2"/>
        </w:rPr>
        <w:t xml:space="preserve">Tables </w:t>
      </w:r>
      <w:hyperlink w:anchor="_bookmark101" w:history="1">
        <w:r>
          <w:rPr>
            <w:spacing w:val="-2"/>
          </w:rPr>
          <w:t>4.7</w:t>
        </w:r>
      </w:hyperlink>
      <w:r>
        <w:rPr>
          <w:spacing w:val="-2"/>
        </w:rPr>
        <w:t>–</w:t>
      </w:r>
      <w:hyperlink w:anchor="_bookmark108" w:history="1">
        <w:r>
          <w:rPr>
            <w:spacing w:val="-2"/>
          </w:rPr>
          <w:t>4.12</w:t>
        </w:r>
      </w:hyperlink>
      <w:r>
        <w:rPr>
          <w:spacing w:val="-2"/>
        </w:rPr>
        <w:t>;</w:t>
      </w:r>
      <w:r>
        <w:rPr>
          <w:spacing w:val="-1"/>
        </w:rPr>
        <w:t xml:space="preserve"> </w:t>
      </w:r>
      <w:r>
        <w:rPr>
          <w:spacing w:val="-2"/>
        </w:rPr>
        <w:t>Claims C2–</w:t>
      </w:r>
      <w:r>
        <w:rPr>
          <w:spacing w:val="-5"/>
        </w:rPr>
        <w:t>C3</w:t>
      </w:r>
    </w:p>
    <w:p w14:paraId="00DC1CBF" w14:textId="77777777" w:rsidR="00350CFB" w:rsidRDefault="00350CFB">
      <w:pPr>
        <w:sectPr w:rsidR="00350CFB">
          <w:type w:val="continuous"/>
          <w:pgSz w:w="11910" w:h="16840"/>
          <w:pgMar w:top="1920" w:right="708" w:bottom="280" w:left="992" w:header="0" w:footer="2115" w:gutter="0"/>
          <w:cols w:num="2" w:space="720" w:equalWidth="0">
            <w:col w:w="5653" w:space="40"/>
            <w:col w:w="4517"/>
          </w:cols>
        </w:sectPr>
      </w:pPr>
    </w:p>
    <w:p w14:paraId="00DC1CC0" w14:textId="77777777" w:rsidR="00350CFB" w:rsidRDefault="00283FFF">
      <w:pPr>
        <w:tabs>
          <w:tab w:val="left" w:pos="1685"/>
        </w:tabs>
        <w:spacing w:before="1"/>
        <w:ind w:left="423"/>
      </w:pPr>
      <w:r>
        <w:t>H3</w:t>
      </w:r>
      <w:r>
        <w:rPr>
          <w:spacing w:val="-3"/>
        </w:rPr>
        <w:t xml:space="preserve"> </w:t>
      </w:r>
      <w:r>
        <w:t>/</w:t>
      </w:r>
      <w:r>
        <w:rPr>
          <w:spacing w:val="-3"/>
        </w:rPr>
        <w:t xml:space="preserve"> </w:t>
      </w:r>
      <w:r>
        <w:rPr>
          <w:spacing w:val="-5"/>
        </w:rPr>
        <w:t>RQ3</w:t>
      </w:r>
      <w:r>
        <w:tab/>
        <w:t>Is</w:t>
      </w:r>
      <w:r>
        <w:rPr>
          <w:spacing w:val="-7"/>
        </w:rPr>
        <w:t xml:space="preserve"> </w:t>
      </w:r>
      <w:r>
        <w:t>EndorseRank</w:t>
      </w:r>
      <w:r>
        <w:rPr>
          <w:spacing w:val="-7"/>
        </w:rPr>
        <w:t xml:space="preserve"> </w:t>
      </w:r>
      <w:r>
        <w:t>faster</w:t>
      </w:r>
      <w:r>
        <w:rPr>
          <w:spacing w:val="-7"/>
        </w:rPr>
        <w:t xml:space="preserve"> </w:t>
      </w:r>
      <w:r>
        <w:t>than</w:t>
      </w:r>
      <w:r>
        <w:rPr>
          <w:spacing w:val="-6"/>
        </w:rPr>
        <w:t xml:space="preserve"> </w:t>
      </w:r>
      <w:r>
        <w:t>AWP</w:t>
      </w:r>
      <w:r>
        <w:rPr>
          <w:spacing w:val="-7"/>
        </w:rPr>
        <w:t xml:space="preserve"> </w:t>
      </w:r>
      <w:r>
        <w:t>at</w:t>
      </w:r>
      <w:r>
        <w:rPr>
          <w:spacing w:val="-7"/>
        </w:rPr>
        <w:t xml:space="preserve"> </w:t>
      </w:r>
      <w:r>
        <w:t>equal</w:t>
      </w:r>
      <w:r>
        <w:rPr>
          <w:spacing w:val="-7"/>
        </w:rPr>
        <w:t xml:space="preserve"> </w:t>
      </w:r>
      <w:r>
        <w:rPr>
          <w:i/>
        </w:rPr>
        <w:t>n</w:t>
      </w:r>
      <w:r>
        <w:t>?</w:t>
      </w:r>
      <w:r>
        <w:rPr>
          <w:spacing w:val="69"/>
          <w:w w:val="150"/>
        </w:rPr>
        <w:t xml:space="preserve"> </w:t>
      </w:r>
      <w:r>
        <w:t>Tables</w:t>
      </w:r>
      <w:r>
        <w:rPr>
          <w:spacing w:val="-7"/>
        </w:rPr>
        <w:t xml:space="preserve"> </w:t>
      </w:r>
      <w:hyperlink w:anchor="_bookmark91" w:history="1">
        <w:r>
          <w:t>4.2</w:t>
        </w:r>
      </w:hyperlink>
      <w:r>
        <w:t>–</w:t>
      </w:r>
      <w:hyperlink w:anchor="_bookmark93" w:history="1">
        <w:r>
          <w:t>4.3</w:t>
        </w:r>
      </w:hyperlink>
      <w:r>
        <w:t>;</w:t>
      </w:r>
      <w:r>
        <w:rPr>
          <w:spacing w:val="-6"/>
        </w:rPr>
        <w:t xml:space="preserve"> </w:t>
      </w:r>
      <w:r>
        <w:t>Claims</w:t>
      </w:r>
      <w:r>
        <w:rPr>
          <w:spacing w:val="-7"/>
        </w:rPr>
        <w:t xml:space="preserve"> </w:t>
      </w:r>
      <w:r>
        <w:t>C1,</w:t>
      </w:r>
      <w:r>
        <w:rPr>
          <w:spacing w:val="-7"/>
        </w:rPr>
        <w:t xml:space="preserve"> </w:t>
      </w:r>
      <w:r>
        <w:rPr>
          <w:spacing w:val="-5"/>
        </w:rPr>
        <w:t>C4</w:t>
      </w:r>
    </w:p>
    <w:p w14:paraId="00DC1CC1" w14:textId="77777777" w:rsidR="00350CFB" w:rsidRDefault="00350CFB">
      <w:pPr>
        <w:sectPr w:rsidR="00350CFB">
          <w:type w:val="continuous"/>
          <w:pgSz w:w="11910" w:h="16840"/>
          <w:pgMar w:top="1920" w:right="708" w:bottom="280" w:left="992" w:header="0" w:footer="2115" w:gutter="0"/>
          <w:cols w:space="720"/>
        </w:sectPr>
      </w:pPr>
    </w:p>
    <w:p w14:paraId="00DC1CC2" w14:textId="77777777" w:rsidR="00350CFB" w:rsidRDefault="00283FFF">
      <w:pPr>
        <w:tabs>
          <w:tab w:val="left" w:pos="1685"/>
        </w:tabs>
        <w:spacing w:before="18" w:line="256" w:lineRule="auto"/>
        <w:ind w:left="1685" w:right="36" w:hanging="1263"/>
      </w:pPr>
      <w:r>
        <w:rPr>
          <w:spacing w:val="-4"/>
        </w:rPr>
        <w:t>RQ4</w:t>
      </w:r>
      <w:r>
        <w:tab/>
        <w:t>Transfer</w:t>
      </w:r>
      <w:r>
        <w:rPr>
          <w:spacing w:val="-14"/>
        </w:rPr>
        <w:t xml:space="preserve"> </w:t>
      </w:r>
      <w:r>
        <w:t>vs.</w:t>
      </w:r>
      <w:r>
        <w:rPr>
          <w:spacing w:val="-14"/>
        </w:rPr>
        <w:t xml:space="preserve"> </w:t>
      </w:r>
      <w:r>
        <w:t>trading-success</w:t>
      </w:r>
      <w:r>
        <w:rPr>
          <w:spacing w:val="-14"/>
        </w:rPr>
        <w:t xml:space="preserve"> </w:t>
      </w:r>
      <w:r>
        <w:t>validation</w:t>
      </w:r>
      <w:r>
        <w:rPr>
          <w:spacing w:val="-13"/>
        </w:rPr>
        <w:t xml:space="preserve"> </w:t>
      </w:r>
      <w:r>
        <w:t>frame for social methods</w:t>
      </w:r>
    </w:p>
    <w:p w14:paraId="00DC1CC3" w14:textId="77777777" w:rsidR="00350CFB" w:rsidRDefault="00283FFF">
      <w:pPr>
        <w:tabs>
          <w:tab w:val="left" w:pos="1685"/>
        </w:tabs>
        <w:spacing w:before="1" w:line="256" w:lineRule="auto"/>
        <w:ind w:left="1685" w:hanging="1263"/>
      </w:pPr>
      <w:r>
        <w:rPr>
          <w:spacing w:val="-4"/>
        </w:rPr>
        <w:t>SRQ1</w:t>
      </w:r>
      <w:r>
        <w:tab/>
        <w:t>What does GF-PR ceiling imply for trading-outcome proxy interpretation?</w:t>
      </w:r>
    </w:p>
    <w:p w14:paraId="00DC1CC4" w14:textId="77777777" w:rsidR="00350CFB" w:rsidRDefault="00283FFF">
      <w:pPr>
        <w:tabs>
          <w:tab w:val="left" w:pos="1685"/>
        </w:tabs>
        <w:spacing w:line="256" w:lineRule="auto"/>
        <w:ind w:left="1685" w:right="36" w:hanging="1263"/>
      </w:pPr>
      <w:r>
        <w:rPr>
          <w:spacing w:val="-6"/>
        </w:rPr>
        <w:t>C1</w:t>
      </w:r>
      <w:r>
        <w:tab/>
        <w:t>EndorseRank</w:t>
      </w:r>
      <w:r>
        <w:rPr>
          <w:spacing w:val="38"/>
        </w:rPr>
        <w:t xml:space="preserve"> </w:t>
      </w:r>
      <w:r>
        <w:t>vs.</w:t>
      </w:r>
      <w:r>
        <w:rPr>
          <w:spacing w:val="38"/>
        </w:rPr>
        <w:t xml:space="preserve"> </w:t>
      </w:r>
      <w:r>
        <w:t>AWP</w:t>
      </w:r>
      <w:r>
        <w:rPr>
          <w:spacing w:val="38"/>
        </w:rPr>
        <w:t xml:space="preserve"> </w:t>
      </w:r>
      <w:r>
        <w:t>runtime</w:t>
      </w:r>
      <w:r>
        <w:rPr>
          <w:spacing w:val="38"/>
        </w:rPr>
        <w:t xml:space="preserve"> </w:t>
      </w:r>
      <w:r>
        <w:t>and</w:t>
      </w:r>
      <w:r>
        <w:rPr>
          <w:spacing w:val="38"/>
        </w:rPr>
        <w:t xml:space="preserve"> </w:t>
      </w:r>
      <w:r>
        <w:t xml:space="preserve">graph </w:t>
      </w:r>
      <w:r>
        <w:rPr>
          <w:spacing w:val="-4"/>
        </w:rPr>
        <w:t>size</w:t>
      </w:r>
    </w:p>
    <w:p w14:paraId="00DC1CC5" w14:textId="77777777" w:rsidR="00350CFB" w:rsidRDefault="00283FFF">
      <w:pPr>
        <w:tabs>
          <w:tab w:val="left" w:pos="1685"/>
        </w:tabs>
        <w:spacing w:before="1" w:line="256" w:lineRule="auto"/>
        <w:ind w:left="1685" w:right="36" w:hanging="1263"/>
      </w:pPr>
      <w:r>
        <w:rPr>
          <w:spacing w:val="-6"/>
        </w:rPr>
        <w:t>C2</w:t>
      </w:r>
      <w:r>
        <w:tab/>
        <w:t>Credible</w:t>
      </w:r>
      <w:r>
        <w:rPr>
          <w:spacing w:val="29"/>
        </w:rPr>
        <w:t xml:space="preserve"> </w:t>
      </w:r>
      <w:r>
        <w:t>EndorseRank–AWP</w:t>
      </w:r>
      <w:r>
        <w:rPr>
          <w:spacing w:val="29"/>
        </w:rPr>
        <w:t xml:space="preserve"> </w:t>
      </w:r>
      <w:r>
        <w:t>alignment</w:t>
      </w:r>
      <w:r>
        <w:rPr>
          <w:spacing w:val="29"/>
        </w:rPr>
        <w:t xml:space="preserve"> </w:t>
      </w:r>
      <w:r>
        <w:t>on selected proxies</w:t>
      </w:r>
    </w:p>
    <w:p w14:paraId="00DC1CC6" w14:textId="77777777" w:rsidR="00350CFB" w:rsidRDefault="00283FFF">
      <w:pPr>
        <w:tabs>
          <w:tab w:val="left" w:pos="1685"/>
        </w:tabs>
        <w:ind w:left="423"/>
      </w:pPr>
      <w:r>
        <w:rPr>
          <w:spacing w:val="-5"/>
        </w:rPr>
        <w:t>C3</w:t>
      </w:r>
      <w:r>
        <w:tab/>
        <w:t>Construct-specific</w:t>
      </w:r>
      <w:r>
        <w:rPr>
          <w:spacing w:val="-9"/>
        </w:rPr>
        <w:t xml:space="preserve"> </w:t>
      </w:r>
      <w:r>
        <w:t>winners</w:t>
      </w:r>
      <w:r>
        <w:rPr>
          <w:spacing w:val="-9"/>
        </w:rPr>
        <w:t xml:space="preserve"> </w:t>
      </w:r>
      <w:r>
        <w:t>(EndorseRank</w:t>
      </w:r>
      <w:r>
        <w:rPr>
          <w:spacing w:val="-9"/>
        </w:rPr>
        <w:t xml:space="preserve"> </w:t>
      </w:r>
      <w:r>
        <w:rPr>
          <w:spacing w:val="-5"/>
        </w:rPr>
        <w:t>vs.</w:t>
      </w:r>
    </w:p>
    <w:p w14:paraId="00DC1CC7" w14:textId="77777777" w:rsidR="00350CFB" w:rsidRDefault="00283FFF">
      <w:pPr>
        <w:spacing w:before="18"/>
        <w:ind w:left="1678"/>
      </w:pPr>
      <w:r>
        <w:rPr>
          <w:spacing w:val="-4"/>
        </w:rPr>
        <w:t>AWP)</w:t>
      </w:r>
    </w:p>
    <w:p w14:paraId="00DC1CC8" w14:textId="77777777" w:rsidR="00350CFB" w:rsidRDefault="00283FFF">
      <w:pPr>
        <w:tabs>
          <w:tab w:val="left" w:pos="1685"/>
        </w:tabs>
        <w:spacing w:before="18" w:line="256" w:lineRule="auto"/>
        <w:ind w:left="1685" w:right="1" w:hanging="1263"/>
      </w:pPr>
      <w:r>
        <w:rPr>
          <w:spacing w:val="-6"/>
        </w:rPr>
        <w:t>C4</w:t>
      </w:r>
      <w:r>
        <w:tab/>
      </w:r>
      <w:r>
        <w:rPr>
          <w:spacing w:val="-2"/>
        </w:rPr>
        <w:t>Efficiency–alignment</w:t>
      </w:r>
      <w:r>
        <w:rPr>
          <w:spacing w:val="-9"/>
        </w:rPr>
        <w:t xml:space="preserve"> </w:t>
      </w:r>
      <w:r>
        <w:rPr>
          <w:spacing w:val="-2"/>
        </w:rPr>
        <w:t>trade-off</w:t>
      </w:r>
      <w:r>
        <w:rPr>
          <w:spacing w:val="-9"/>
        </w:rPr>
        <w:t xml:space="preserve"> </w:t>
      </w:r>
      <w:r>
        <w:rPr>
          <w:spacing w:val="-2"/>
        </w:rPr>
        <w:t>for</w:t>
      </w:r>
      <w:r>
        <w:rPr>
          <w:spacing w:val="-9"/>
        </w:rPr>
        <w:t xml:space="preserve"> </w:t>
      </w:r>
      <w:r>
        <w:rPr>
          <w:spacing w:val="-2"/>
        </w:rPr>
        <w:t>EndorseR-</w:t>
      </w:r>
      <w:r>
        <w:rPr>
          <w:spacing w:val="-4"/>
        </w:rPr>
        <w:t>ank</w:t>
      </w:r>
    </w:p>
    <w:p w14:paraId="00DC1CC9" w14:textId="77777777" w:rsidR="00350CFB" w:rsidRDefault="00283FFF">
      <w:pPr>
        <w:tabs>
          <w:tab w:val="left" w:pos="1685"/>
        </w:tabs>
        <w:spacing w:before="1" w:line="256" w:lineRule="auto"/>
        <w:ind w:left="1685" w:right="1" w:hanging="1263"/>
      </w:pPr>
      <w:r>
        <w:rPr>
          <w:spacing w:val="-4"/>
        </w:rPr>
        <w:t>SC1</w:t>
      </w:r>
      <w:r>
        <w:tab/>
        <w:t>Supplementary</w:t>
      </w:r>
      <w:r>
        <w:rPr>
          <w:spacing w:val="7"/>
        </w:rPr>
        <w:t xml:space="preserve"> </w:t>
      </w:r>
      <w:r>
        <w:t>GF-PR</w:t>
      </w:r>
      <w:r>
        <w:rPr>
          <w:spacing w:val="7"/>
        </w:rPr>
        <w:t xml:space="preserve"> </w:t>
      </w:r>
      <w:r>
        <w:t>construct-overlap</w:t>
      </w:r>
      <w:r>
        <w:rPr>
          <w:spacing w:val="8"/>
        </w:rPr>
        <w:t xml:space="preserve"> </w:t>
      </w:r>
      <w:r>
        <w:t>di-</w:t>
      </w:r>
      <w:r>
        <w:rPr>
          <w:spacing w:val="-2"/>
        </w:rPr>
        <w:t>agnostic</w:t>
      </w:r>
    </w:p>
    <w:p w14:paraId="00DC1CCA" w14:textId="77777777" w:rsidR="00350CFB" w:rsidRDefault="00283FFF">
      <w:pPr>
        <w:spacing w:before="18"/>
        <w:ind w:left="61"/>
      </w:pPr>
      <w:r>
        <w:br w:type="column"/>
      </w:r>
      <w:r>
        <w:rPr>
          <w:spacing w:val="-4"/>
        </w:rPr>
        <w:t xml:space="preserve">Table </w:t>
      </w:r>
      <w:hyperlink w:anchor="_bookmark101" w:history="1">
        <w:r>
          <w:rPr>
            <w:spacing w:val="-5"/>
          </w:rPr>
          <w:t>4.7</w:t>
        </w:r>
      </w:hyperlink>
    </w:p>
    <w:p w14:paraId="00DC1CCB" w14:textId="77777777" w:rsidR="00350CFB" w:rsidRDefault="00350CFB">
      <w:pPr>
        <w:pStyle w:val="BodyText"/>
        <w:spacing w:before="36"/>
        <w:rPr>
          <w:sz w:val="22"/>
        </w:rPr>
      </w:pPr>
    </w:p>
    <w:p w14:paraId="00DC1CCC" w14:textId="77777777" w:rsidR="00350CFB" w:rsidRDefault="00283FFF">
      <w:pPr>
        <w:spacing w:line="513" w:lineRule="auto"/>
        <w:ind w:left="61" w:right="2987"/>
      </w:pPr>
      <w:r>
        <w:t>§</w:t>
      </w:r>
      <w:hyperlink w:anchor="_bookmark112" w:history="1">
        <w:r>
          <w:t>4.7</w:t>
        </w:r>
      </w:hyperlink>
      <w:r>
        <w:t>;</w:t>
      </w:r>
      <w:r>
        <w:rPr>
          <w:spacing w:val="-14"/>
        </w:rPr>
        <w:t xml:space="preserve"> </w:t>
      </w:r>
      <w:r>
        <w:t>Claim</w:t>
      </w:r>
      <w:r>
        <w:rPr>
          <w:spacing w:val="-14"/>
        </w:rPr>
        <w:t xml:space="preserve"> </w:t>
      </w:r>
      <w:r>
        <w:t xml:space="preserve">SC1 Table </w:t>
      </w:r>
      <w:hyperlink w:anchor="_bookmark91" w:history="1">
        <w:r>
          <w:t>4.2</w:t>
        </w:r>
      </w:hyperlink>
    </w:p>
    <w:p w14:paraId="00DC1CCD" w14:textId="77777777" w:rsidR="00350CFB" w:rsidRDefault="00283FFF">
      <w:pPr>
        <w:spacing w:before="1"/>
        <w:ind w:left="61"/>
      </w:pPr>
      <w:r>
        <w:rPr>
          <w:spacing w:val="-2"/>
        </w:rPr>
        <w:t>Tables</w:t>
      </w:r>
      <w:r>
        <w:rPr>
          <w:spacing w:val="-11"/>
        </w:rPr>
        <w:t xml:space="preserve"> </w:t>
      </w:r>
      <w:hyperlink w:anchor="_bookmark104" w:history="1">
        <w:r>
          <w:rPr>
            <w:spacing w:val="-2"/>
          </w:rPr>
          <w:t>4.8</w:t>
        </w:r>
      </w:hyperlink>
      <w:r>
        <w:rPr>
          <w:spacing w:val="-2"/>
        </w:rPr>
        <w:t>–</w:t>
      </w:r>
      <w:hyperlink w:anchor="_bookmark108" w:history="1">
        <w:r>
          <w:rPr>
            <w:spacing w:val="-4"/>
          </w:rPr>
          <w:t>4.12</w:t>
        </w:r>
      </w:hyperlink>
    </w:p>
    <w:p w14:paraId="00DC1CCE" w14:textId="77777777" w:rsidR="00350CFB" w:rsidRDefault="00350CFB">
      <w:pPr>
        <w:pStyle w:val="BodyText"/>
        <w:spacing w:before="36"/>
        <w:rPr>
          <w:sz w:val="22"/>
        </w:rPr>
      </w:pPr>
    </w:p>
    <w:p w14:paraId="00DC1CCF" w14:textId="77777777" w:rsidR="00350CFB" w:rsidRDefault="00283FFF">
      <w:pPr>
        <w:ind w:left="61"/>
      </w:pPr>
      <w:r>
        <w:rPr>
          <w:spacing w:val="-4"/>
        </w:rPr>
        <w:t xml:space="preserve">Table </w:t>
      </w:r>
      <w:hyperlink w:anchor="_bookmark101" w:history="1">
        <w:r>
          <w:rPr>
            <w:spacing w:val="-5"/>
          </w:rPr>
          <w:t>4.7</w:t>
        </w:r>
      </w:hyperlink>
    </w:p>
    <w:p w14:paraId="00DC1CD0" w14:textId="77777777" w:rsidR="00350CFB" w:rsidRDefault="00350CFB">
      <w:pPr>
        <w:pStyle w:val="BodyText"/>
        <w:spacing w:before="36"/>
        <w:rPr>
          <w:sz w:val="22"/>
        </w:rPr>
      </w:pPr>
    </w:p>
    <w:p w14:paraId="00DC1CD1" w14:textId="77777777" w:rsidR="00350CFB" w:rsidRDefault="00283FFF">
      <w:pPr>
        <w:ind w:left="61"/>
      </w:pPr>
      <w:r>
        <w:rPr>
          <w:spacing w:val="-2"/>
        </w:rPr>
        <w:t>Tables</w:t>
      </w:r>
      <w:r>
        <w:rPr>
          <w:spacing w:val="-11"/>
        </w:rPr>
        <w:t xml:space="preserve"> </w:t>
      </w:r>
      <w:hyperlink w:anchor="_bookmark91" w:history="1">
        <w:r>
          <w:rPr>
            <w:spacing w:val="-2"/>
          </w:rPr>
          <w:t>4.2</w:t>
        </w:r>
      </w:hyperlink>
      <w:r>
        <w:rPr>
          <w:spacing w:val="-2"/>
        </w:rPr>
        <w:t>–</w:t>
      </w:r>
      <w:hyperlink w:anchor="_bookmark93" w:history="1">
        <w:r>
          <w:rPr>
            <w:spacing w:val="-5"/>
          </w:rPr>
          <w:t>4.3</w:t>
        </w:r>
      </w:hyperlink>
    </w:p>
    <w:p w14:paraId="00DC1CD2" w14:textId="77777777" w:rsidR="00350CFB" w:rsidRDefault="00350CFB">
      <w:pPr>
        <w:pStyle w:val="BodyText"/>
        <w:spacing w:before="36"/>
        <w:rPr>
          <w:sz w:val="22"/>
        </w:rPr>
      </w:pPr>
    </w:p>
    <w:p w14:paraId="00DC1CD3" w14:textId="77777777" w:rsidR="00350CFB" w:rsidRDefault="00283FFF">
      <w:pPr>
        <w:ind w:left="61"/>
      </w:pPr>
      <w:r>
        <w:rPr>
          <w:spacing w:val="-4"/>
        </w:rPr>
        <w:t>§</w:t>
      </w:r>
      <w:hyperlink w:anchor="_bookmark112" w:history="1">
        <w:r>
          <w:rPr>
            <w:spacing w:val="-4"/>
          </w:rPr>
          <w:t>4.7</w:t>
        </w:r>
      </w:hyperlink>
    </w:p>
    <w:p w14:paraId="00DC1CD4" w14:textId="77777777" w:rsidR="00350CFB" w:rsidRDefault="00350CFB">
      <w:pPr>
        <w:sectPr w:rsidR="00350CFB">
          <w:type w:val="continuous"/>
          <w:pgSz w:w="11910" w:h="16840"/>
          <w:pgMar w:top="1920" w:right="708" w:bottom="280" w:left="992" w:header="0" w:footer="2115" w:gutter="0"/>
          <w:cols w:num="2" w:space="720" w:equalWidth="0">
            <w:col w:w="5655" w:space="40"/>
            <w:col w:w="4515"/>
          </w:cols>
        </w:sectPr>
      </w:pPr>
    </w:p>
    <w:p w14:paraId="00DC1CD5" w14:textId="77777777" w:rsidR="00350CFB" w:rsidRDefault="00350CFB">
      <w:pPr>
        <w:pStyle w:val="BodyText"/>
        <w:spacing w:before="11"/>
        <w:rPr>
          <w:sz w:val="5"/>
        </w:rPr>
      </w:pPr>
    </w:p>
    <w:p w14:paraId="00DC1CD6" w14:textId="77777777" w:rsidR="00350CFB" w:rsidRDefault="00283FFF">
      <w:pPr>
        <w:spacing w:line="20" w:lineRule="exact"/>
        <w:ind w:left="353"/>
        <w:rPr>
          <w:sz w:val="2"/>
        </w:rPr>
      </w:pPr>
      <w:r>
        <w:rPr>
          <w:noProof/>
          <w:sz w:val="2"/>
        </w:rPr>
        <mc:AlternateContent>
          <mc:Choice Requires="wpg">
            <w:drawing>
              <wp:inline distT="0" distB="0" distL="0" distR="0" wp14:anchorId="00DC26F6" wp14:editId="00DC26F7">
                <wp:extent cx="5850890" cy="12700"/>
                <wp:effectExtent l="9525" t="0" r="0" b="6350"/>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50890" cy="12700"/>
                          <a:chOff x="0" y="0"/>
                          <a:chExt cx="5850890" cy="12700"/>
                        </a:xfrm>
                      </wpg:grpSpPr>
                      <wps:wsp>
                        <wps:cNvPr id="20" name="Graphic 20"/>
                        <wps:cNvSpPr/>
                        <wps:spPr>
                          <a:xfrm>
                            <a:off x="0" y="6073"/>
                            <a:ext cx="5850890" cy="1270"/>
                          </a:xfrm>
                          <a:custGeom>
                            <a:avLst/>
                            <a:gdLst/>
                            <a:ahLst/>
                            <a:cxnLst/>
                            <a:rect l="l" t="t" r="r" b="b"/>
                            <a:pathLst>
                              <a:path w="5850890">
                                <a:moveTo>
                                  <a:pt x="0" y="0"/>
                                </a:moveTo>
                                <a:lnTo>
                                  <a:pt x="5850661" y="0"/>
                                </a:lnTo>
                              </a:path>
                            </a:pathLst>
                          </a:custGeom>
                          <a:ln w="1214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6094670" id="Group 19" o:spid="_x0000_s1026" style="width:460.7pt;height:1pt;mso-position-horizontal-relative:char;mso-position-vertical-relative:line" coordsize="58508,12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">
                <v:shape id="Graphic 20" o:spid="_x0000_s1027" style="position:absolute;top:60;width:58508;height:13;visibility:visible;mso-wrap-style:square;v-text-anchor:top" coordsize="585089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" path="m,l5850661,e" filled="f" strokeweight=".33739mm">
                  <v:path arrowok="t"/>
                </v:shape>
                <w10:anchorlock/>
              </v:group>
            </w:pict>
          </mc:Fallback>
        </mc:AlternateContent>
      </w:r>
    </w:p>
    <w:p w14:paraId="00DC1CD7" w14:textId="77777777" w:rsidR="00350CFB" w:rsidRDefault="00350CFB">
      <w:pPr>
        <w:spacing w:line="20" w:lineRule="exact"/>
        <w:rPr>
          <w:sz w:val="2"/>
        </w:rPr>
        <w:sectPr w:rsidR="00350CFB">
          <w:type w:val="continuous"/>
          <w:pgSz w:w="11910" w:h="16840"/>
          <w:pgMar w:top="1920" w:right="708" w:bottom="280" w:left="992" w:header="0" w:footer="2115" w:gutter="0"/>
          <w:cols w:space="720"/>
        </w:sectPr>
      </w:pPr>
    </w:p>
    <w:p w14:paraId="00DC1CD8" w14:textId="77777777" w:rsidR="00350CFB" w:rsidRDefault="00283FFF">
      <w:pPr>
        <w:pStyle w:val="BodyText"/>
        <w:spacing w:before="72" w:line="396" w:lineRule="auto"/>
        <w:ind w:left="856" w:right="564" w:hanging="670"/>
        <w:jc w:val="both"/>
      </w:pPr>
      <w:r>
        <w:rPr>
          <w:b/>
        </w:rPr>
        <w:lastRenderedPageBreak/>
        <w:t>RQ2.</w:t>
      </w:r>
      <w:r>
        <w:rPr>
          <w:b/>
          <w:spacing w:val="40"/>
        </w:rPr>
        <w:t xml:space="preserve"> </w:t>
      </w:r>
      <w:r>
        <w:t>Between</w:t>
      </w:r>
      <w:r>
        <w:rPr>
          <w:spacing w:val="-13"/>
        </w:rPr>
        <w:t xml:space="preserve"> </w:t>
      </w:r>
      <w:r>
        <w:t>EndorseRank</w:t>
      </w:r>
      <w:r>
        <w:rPr>
          <w:spacing w:val="-13"/>
        </w:rPr>
        <w:t xml:space="preserve"> </w:t>
      </w:r>
      <w:r>
        <w:t>and</w:t>
      </w:r>
      <w:r>
        <w:rPr>
          <w:spacing w:val="-13"/>
        </w:rPr>
        <w:t xml:space="preserve"> </w:t>
      </w:r>
      <w:r>
        <w:t>AWP,</w:t>
      </w:r>
      <w:r>
        <w:rPr>
          <w:spacing w:val="-13"/>
        </w:rPr>
        <w:t xml:space="preserve"> </w:t>
      </w:r>
      <w:r>
        <w:t>which</w:t>
      </w:r>
      <w:r>
        <w:rPr>
          <w:spacing w:val="-13"/>
        </w:rPr>
        <w:t xml:space="preserve"> </w:t>
      </w:r>
      <w:r>
        <w:t>social</w:t>
      </w:r>
      <w:r>
        <w:rPr>
          <w:spacing w:val="-13"/>
        </w:rPr>
        <w:t xml:space="preserve"> </w:t>
      </w:r>
      <w:r>
        <w:t>method</w:t>
      </w:r>
      <w:r>
        <w:rPr>
          <w:spacing w:val="-13"/>
        </w:rPr>
        <w:t xml:space="preserve"> </w:t>
      </w:r>
      <w:r>
        <w:t>aligns</w:t>
      </w:r>
      <w:r>
        <w:rPr>
          <w:spacing w:val="-13"/>
        </w:rPr>
        <w:t xml:space="preserve"> </w:t>
      </w:r>
      <w:r>
        <w:t>more</w:t>
      </w:r>
      <w:r>
        <w:rPr>
          <w:spacing w:val="-13"/>
        </w:rPr>
        <w:t xml:space="preserve"> </w:t>
      </w:r>
      <w:r>
        <w:t>strongly</w:t>
      </w:r>
      <w:r>
        <w:rPr>
          <w:spacing w:val="-13"/>
        </w:rPr>
        <w:t xml:space="preserve"> </w:t>
      </w:r>
      <w:r>
        <w:t>with</w:t>
      </w:r>
      <w:r>
        <w:rPr>
          <w:spacing w:val="-13"/>
        </w:rPr>
        <w:t xml:space="preserve"> </w:t>
      </w:r>
      <w:r>
        <w:t>each</w:t>
      </w:r>
      <w:r>
        <w:rPr>
          <w:spacing w:val="-13"/>
        </w:rPr>
        <w:t xml:space="preserve"> </w:t>
      </w:r>
      <w:r>
        <w:t>of</w:t>
      </w:r>
      <w:r>
        <w:rPr>
          <w:spacing w:val="-13"/>
        </w:rPr>
        <w:t xml:space="preserve"> </w:t>
      </w:r>
      <w:r>
        <w:t xml:space="preserve">the five proxy families (Spearman’s </w:t>
      </w:r>
      <w:r>
        <w:rPr>
          <w:i/>
        </w:rPr>
        <w:t>ρ</w:t>
      </w:r>
      <w:r>
        <w:t xml:space="preserve">, Kendall’s </w:t>
      </w:r>
      <w:r>
        <w:rPr>
          <w:i/>
        </w:rPr>
        <w:t>τ</w:t>
      </w:r>
      <w:r>
        <w:rPr>
          <w:i/>
          <w:spacing w:val="-25"/>
        </w:rPr>
        <w:t xml:space="preserve"> </w:t>
      </w:r>
      <w:r>
        <w:t>)?</w:t>
      </w:r>
    </w:p>
    <w:p w14:paraId="00DC1CD9" w14:textId="77777777" w:rsidR="00350CFB" w:rsidRDefault="00283FFF">
      <w:pPr>
        <w:pStyle w:val="BodyText"/>
        <w:spacing w:before="39" w:line="396" w:lineRule="auto"/>
        <w:ind w:left="856" w:right="523" w:hanging="670"/>
        <w:jc w:val="both"/>
      </w:pPr>
      <w:r>
        <w:rPr>
          <w:b/>
        </w:rPr>
        <w:t>RQ3.</w:t>
      </w:r>
      <w:r>
        <w:rPr>
          <w:b/>
          <w:spacing w:val="54"/>
        </w:rPr>
        <w:t xml:space="preserve"> </w:t>
      </w:r>
      <w:r>
        <w:t>Is</w:t>
      </w:r>
      <w:r>
        <w:rPr>
          <w:spacing w:val="-15"/>
        </w:rPr>
        <w:t xml:space="preserve"> </w:t>
      </w:r>
      <w:r>
        <w:t>EndorseRank</w:t>
      </w:r>
      <w:r>
        <w:rPr>
          <w:spacing w:val="-15"/>
        </w:rPr>
        <w:t xml:space="preserve"> </w:t>
      </w:r>
      <w:r>
        <w:t>computationally</w:t>
      </w:r>
      <w:r>
        <w:rPr>
          <w:spacing w:val="-15"/>
        </w:rPr>
        <w:t xml:space="preserve"> </w:t>
      </w:r>
      <w:r>
        <w:t>more</w:t>
      </w:r>
      <w:r>
        <w:rPr>
          <w:spacing w:val="-15"/>
        </w:rPr>
        <w:t xml:space="preserve"> </w:t>
      </w:r>
      <w:r>
        <w:t>efficient</w:t>
      </w:r>
      <w:r>
        <w:rPr>
          <w:spacing w:val="-15"/>
        </w:rPr>
        <w:t xml:space="preserve"> </w:t>
      </w:r>
      <w:r>
        <w:t>than</w:t>
      </w:r>
      <w:r>
        <w:rPr>
          <w:spacing w:val="-15"/>
        </w:rPr>
        <w:t xml:space="preserve"> </w:t>
      </w:r>
      <w:r>
        <w:t>AWP</w:t>
      </w:r>
      <w:r>
        <w:rPr>
          <w:spacing w:val="-15"/>
        </w:rPr>
        <w:t xml:space="preserve"> </w:t>
      </w:r>
      <w:r>
        <w:t>on</w:t>
      </w:r>
      <w:r>
        <w:rPr>
          <w:spacing w:val="-15"/>
        </w:rPr>
        <w:t xml:space="preserve"> </w:t>
      </w:r>
      <w:r>
        <w:t>the</w:t>
      </w:r>
      <w:r>
        <w:rPr>
          <w:spacing w:val="-15"/>
        </w:rPr>
        <w:t xml:space="preserve"> </w:t>
      </w:r>
      <w:r>
        <w:t>same</w:t>
      </w:r>
      <w:r>
        <w:rPr>
          <w:spacing w:val="-15"/>
        </w:rPr>
        <w:t xml:space="preserve"> </w:t>
      </w:r>
      <w:r>
        <w:t>matched</w:t>
      </w:r>
      <w:r>
        <w:rPr>
          <w:spacing w:val="-15"/>
        </w:rPr>
        <w:t xml:space="preserve"> </w:t>
      </w:r>
      <w:r>
        <w:t>sample</w:t>
      </w:r>
      <w:r>
        <w:rPr>
          <w:spacing w:val="-15"/>
        </w:rPr>
        <w:t xml:space="preserve"> </w:t>
      </w:r>
      <w:r>
        <w:t>(run-time, memory, iterations)?</w:t>
      </w:r>
    </w:p>
    <w:p w14:paraId="00DC1CDA" w14:textId="77777777" w:rsidR="00350CFB" w:rsidRDefault="00283FFF">
      <w:pPr>
        <w:pStyle w:val="BodyText"/>
        <w:spacing w:before="39" w:line="396" w:lineRule="auto"/>
        <w:ind w:left="847" w:right="556" w:hanging="661"/>
        <w:jc w:val="both"/>
      </w:pPr>
      <w:commentRangeStart w:id="74"/>
      <w:r>
        <w:rPr>
          <w:b/>
        </w:rPr>
        <w:t>RQ4.</w:t>
      </w:r>
      <w:r>
        <w:rPr>
          <w:b/>
          <w:spacing w:val="62"/>
        </w:rPr>
        <w:t xml:space="preserve"> </w:t>
      </w:r>
      <w:r>
        <w:t>For</w:t>
      </w:r>
      <w:r>
        <w:rPr>
          <w:spacing w:val="-12"/>
        </w:rPr>
        <w:t xml:space="preserve"> </w:t>
      </w:r>
      <w:r>
        <w:t>social</w:t>
      </w:r>
      <w:r>
        <w:rPr>
          <w:spacing w:val="-12"/>
        </w:rPr>
        <w:t xml:space="preserve"> </w:t>
      </w:r>
      <w:r>
        <w:t>reputation</w:t>
      </w:r>
      <w:r>
        <w:rPr>
          <w:spacing w:val="-12"/>
        </w:rPr>
        <w:t xml:space="preserve"> </w:t>
      </w:r>
      <w:r>
        <w:t>methods,</w:t>
      </w:r>
      <w:r>
        <w:rPr>
          <w:spacing w:val="-10"/>
        </w:rPr>
        <w:t xml:space="preserve"> </w:t>
      </w:r>
      <w:r>
        <w:t>which</w:t>
      </w:r>
      <w:r>
        <w:rPr>
          <w:spacing w:val="-12"/>
        </w:rPr>
        <w:t xml:space="preserve"> </w:t>
      </w:r>
      <w:r>
        <w:t>validation</w:t>
      </w:r>
      <w:r>
        <w:rPr>
          <w:spacing w:val="-12"/>
        </w:rPr>
        <w:t xml:space="preserve"> </w:t>
      </w:r>
      <w:r>
        <w:t>frame</w:t>
      </w:r>
      <w:r>
        <w:rPr>
          <w:spacing w:val="-12"/>
        </w:rPr>
        <w:t xml:space="preserve"> </w:t>
      </w:r>
      <w:r>
        <w:t>yields</w:t>
      </w:r>
      <w:r>
        <w:rPr>
          <w:spacing w:val="-12"/>
        </w:rPr>
        <w:t xml:space="preserve"> </w:t>
      </w:r>
      <w:r>
        <w:t>stronger</w:t>
      </w:r>
      <w:r>
        <w:rPr>
          <w:spacing w:val="-12"/>
        </w:rPr>
        <w:t xml:space="preserve"> </w:t>
      </w:r>
      <w:r>
        <w:t>rank</w:t>
      </w:r>
      <w:r>
        <w:rPr>
          <w:spacing w:val="-12"/>
        </w:rPr>
        <w:t xml:space="preserve"> </w:t>
      </w:r>
      <w:r>
        <w:t>alignment</w:t>
      </w:r>
      <w:r>
        <w:rPr>
          <w:spacing w:val="-12"/>
        </w:rPr>
        <w:t xml:space="preserve"> </w:t>
      </w:r>
      <w:r>
        <w:t>on</w:t>
      </w:r>
      <w:r>
        <w:rPr>
          <w:spacing w:val="-12"/>
        </w:rPr>
        <w:t xml:space="preserve"> </w:t>
      </w:r>
      <w:r>
        <w:t>this chain: Do</w:t>
      </w:r>
      <w:r>
        <w:rPr>
          <w:spacing w:val="-5"/>
        </w:rPr>
        <w:t xml:space="preserve"> </w:t>
      </w:r>
      <w:r>
        <w:t>et</w:t>
      </w:r>
      <w:r>
        <w:rPr>
          <w:spacing w:val="-5"/>
        </w:rPr>
        <w:t xml:space="preserve"> </w:t>
      </w:r>
      <w:r>
        <w:t>al.</w:t>
      </w:r>
      <w:r>
        <w:rPr>
          <w:spacing w:val="-5"/>
        </w:rPr>
        <w:t xml:space="preserve"> </w:t>
      </w:r>
      <w:r>
        <w:t>transfer</w:t>
      </w:r>
      <w:r>
        <w:rPr>
          <w:spacing w:val="-5"/>
        </w:rPr>
        <w:t xml:space="preserve"> </w:t>
      </w:r>
      <w:r>
        <w:t>proxies</w:t>
      </w:r>
      <w:r>
        <w:rPr>
          <w:spacing w:val="-5"/>
        </w:rPr>
        <w:t xml:space="preserve"> </w:t>
      </w:r>
      <w:r>
        <w:t>(in-degree/in-value)</w:t>
      </w:r>
      <w:r>
        <w:rPr>
          <w:spacing w:val="-5"/>
        </w:rPr>
        <w:t xml:space="preserve"> </w:t>
      </w:r>
      <w:r>
        <w:t>or</w:t>
      </w:r>
      <w:r>
        <w:rPr>
          <w:spacing w:val="-5"/>
        </w:rPr>
        <w:t xml:space="preserve"> </w:t>
      </w:r>
      <w:r>
        <w:t>trading-success</w:t>
      </w:r>
      <w:r>
        <w:rPr>
          <w:spacing w:val="-5"/>
        </w:rPr>
        <w:t xml:space="preserve"> </w:t>
      </w:r>
      <w:r>
        <w:t>proxies</w:t>
      </w:r>
      <w:r>
        <w:rPr>
          <w:spacing w:val="-5"/>
        </w:rPr>
        <w:t xml:space="preserve"> </w:t>
      </w:r>
      <w:r>
        <w:t>(from</w:t>
      </w:r>
      <w:r>
        <w:rPr>
          <w:spacing w:val="-5"/>
        </w:rPr>
        <w:t xml:space="preserve"> </w:t>
      </w:r>
      <w:r>
        <w:t>GMX V2 perpetual closes)?</w:t>
      </w:r>
      <w:commentRangeEnd w:id="74"/>
      <w:r>
        <w:rPr>
          <w:rStyle w:val="CommentReference"/>
          <w:sz w:val="24"/>
          <w:szCs w:val="24"/>
        </w:rPr>
        <w:commentReference w:id="74"/>
      </w:r>
    </w:p>
    <w:p w14:paraId="00DC1CDB" w14:textId="77777777" w:rsidR="00350CFB" w:rsidRDefault="00283FFF">
      <w:pPr>
        <w:pStyle w:val="BodyText"/>
        <w:spacing w:before="40" w:line="396" w:lineRule="auto"/>
        <w:ind w:left="856" w:right="524" w:hanging="803"/>
        <w:jc w:val="both"/>
      </w:pPr>
      <w:r>
        <w:rPr>
          <w:b/>
        </w:rPr>
        <w:t>SRQ1.</w:t>
      </w:r>
      <w:r>
        <w:rPr>
          <w:b/>
          <w:spacing w:val="40"/>
        </w:rPr>
        <w:t xml:space="preserve"> </w:t>
      </w:r>
      <w:r>
        <w:t>What</w:t>
      </w:r>
      <w:r>
        <w:rPr>
          <w:spacing w:val="-1"/>
        </w:rPr>
        <w:t xml:space="preserve"> </w:t>
      </w:r>
      <w:r>
        <w:t>does</w:t>
      </w:r>
      <w:r>
        <w:rPr>
          <w:spacing w:val="-1"/>
        </w:rPr>
        <w:t xml:space="preserve"> </w:t>
      </w:r>
      <w:r>
        <w:t>the</w:t>
      </w:r>
      <w:r>
        <w:rPr>
          <w:spacing w:val="-1"/>
        </w:rPr>
        <w:t xml:space="preserve"> </w:t>
      </w:r>
      <w:r>
        <w:t>supplementary</w:t>
      </w:r>
      <w:r>
        <w:rPr>
          <w:spacing w:val="-1"/>
        </w:rPr>
        <w:t xml:space="preserve"> </w:t>
      </w:r>
      <w:r>
        <w:t>GF-PR</w:t>
      </w:r>
      <w:r>
        <w:rPr>
          <w:spacing w:val="-1"/>
        </w:rPr>
        <w:t xml:space="preserve"> </w:t>
      </w:r>
      <w:r>
        <w:t>outcome-native</w:t>
      </w:r>
      <w:r>
        <w:rPr>
          <w:spacing w:val="-1"/>
        </w:rPr>
        <w:t xml:space="preserve"> </w:t>
      </w:r>
      <w:r>
        <w:t>ceiling</w:t>
      </w:r>
      <w:r>
        <w:rPr>
          <w:spacing w:val="-1"/>
        </w:rPr>
        <w:t xml:space="preserve"> </w:t>
      </w:r>
      <w:r>
        <w:t>imply</w:t>
      </w:r>
      <w:r>
        <w:rPr>
          <w:spacing w:val="-1"/>
        </w:rPr>
        <w:t xml:space="preserve"> </w:t>
      </w:r>
      <w:r>
        <w:t>for</w:t>
      </w:r>
      <w:r>
        <w:rPr>
          <w:spacing w:val="-1"/>
        </w:rPr>
        <w:t xml:space="preserve"> </w:t>
      </w:r>
      <w:r>
        <w:t>interpreting</w:t>
      </w:r>
      <w:r>
        <w:rPr>
          <w:spacing w:val="-1"/>
        </w:rPr>
        <w:t xml:space="preserve"> </w:t>
      </w:r>
      <w:r>
        <w:t>trading-outcome proxy alignment of EndorseRank and AWP?</w:t>
      </w:r>
    </w:p>
    <w:p w14:paraId="00DC1CDC" w14:textId="77777777" w:rsidR="00350CFB" w:rsidRDefault="00283FFF">
      <w:pPr>
        <w:pStyle w:val="BodyText"/>
        <w:spacing w:before="121" w:line="396" w:lineRule="auto"/>
        <w:ind w:left="282" w:right="524"/>
        <w:jc w:val="both"/>
      </w:pPr>
      <w:r>
        <w:t>RQ1</w:t>
      </w:r>
      <w:r>
        <w:rPr>
          <w:spacing w:val="-5"/>
        </w:rPr>
        <w:t xml:space="preserve"> </w:t>
      </w:r>
      <w:r>
        <w:t>tests</w:t>
      </w:r>
      <w:r>
        <w:rPr>
          <w:spacing w:val="-5"/>
        </w:rPr>
        <w:t xml:space="preserve"> </w:t>
      </w:r>
      <w:r>
        <w:t>whether</w:t>
      </w:r>
      <w:r>
        <w:rPr>
          <w:spacing w:val="-5"/>
        </w:rPr>
        <w:t xml:space="preserve"> </w:t>
      </w:r>
      <w:r>
        <w:t>allowance</w:t>
      </w:r>
      <w:r>
        <w:rPr>
          <w:spacing w:val="-5"/>
        </w:rPr>
        <w:t xml:space="preserve"> </w:t>
      </w:r>
      <w:r>
        <w:t>and</w:t>
      </w:r>
      <w:r>
        <w:rPr>
          <w:spacing w:val="-5"/>
        </w:rPr>
        <w:t xml:space="preserve"> </w:t>
      </w:r>
      <w:r>
        <w:t>transfer</w:t>
      </w:r>
      <w:r>
        <w:rPr>
          <w:spacing w:val="-5"/>
        </w:rPr>
        <w:t xml:space="preserve"> </w:t>
      </w:r>
      <w:r>
        <w:t>graphs</w:t>
      </w:r>
      <w:r>
        <w:rPr>
          <w:spacing w:val="-5"/>
        </w:rPr>
        <w:t xml:space="preserve"> </w:t>
      </w:r>
      <w:r>
        <w:t>induce</w:t>
      </w:r>
      <w:r>
        <w:rPr>
          <w:spacing w:val="-5"/>
        </w:rPr>
        <w:t xml:space="preserve"> </w:t>
      </w:r>
      <w:r>
        <w:t>distinct</w:t>
      </w:r>
      <w:r>
        <w:rPr>
          <w:spacing w:val="-5"/>
        </w:rPr>
        <w:t xml:space="preserve"> </w:t>
      </w:r>
      <w:r>
        <w:t>centrality</w:t>
      </w:r>
      <w:r>
        <w:rPr>
          <w:spacing w:val="-5"/>
        </w:rPr>
        <w:t xml:space="preserve"> </w:t>
      </w:r>
      <w:r>
        <w:t>structures,</w:t>
      </w:r>
      <w:r>
        <w:rPr>
          <w:spacing w:val="-4"/>
        </w:rPr>
        <w:t xml:space="preserve"> </w:t>
      </w:r>
      <w:r>
        <w:t>operational-ized</w:t>
      </w:r>
      <w:r>
        <w:rPr>
          <w:spacing w:val="-14"/>
        </w:rPr>
        <w:t xml:space="preserve"> </w:t>
      </w:r>
      <w:r>
        <w:t>by</w:t>
      </w:r>
      <w:r>
        <w:rPr>
          <w:spacing w:val="-13"/>
        </w:rPr>
        <w:t xml:space="preserve"> </w:t>
      </w:r>
      <w:r>
        <w:t>inter-method</w:t>
      </w:r>
      <w:r>
        <w:rPr>
          <w:spacing w:val="-14"/>
        </w:rPr>
        <w:t xml:space="preserve"> </w:t>
      </w:r>
      <w:r>
        <w:t>Kendall</w:t>
      </w:r>
      <w:r>
        <w:rPr>
          <w:spacing w:val="-14"/>
        </w:rPr>
        <w:t xml:space="preserve"> </w:t>
      </w:r>
      <w:r>
        <w:rPr>
          <w:i/>
        </w:rPr>
        <w:t>τ</w:t>
      </w:r>
      <w:r>
        <w:rPr>
          <w:i/>
          <w:spacing w:val="12"/>
        </w:rPr>
        <w:t xml:space="preserve"> </w:t>
      </w:r>
      <w:r>
        <w:t>between</w:t>
      </w:r>
      <w:r>
        <w:rPr>
          <w:spacing w:val="-14"/>
        </w:rPr>
        <w:t xml:space="preserve"> </w:t>
      </w:r>
      <w:r>
        <w:t>score</w:t>
      </w:r>
      <w:r>
        <w:rPr>
          <w:spacing w:val="-13"/>
        </w:rPr>
        <w:t xml:space="preserve"> </w:t>
      </w:r>
      <w:r>
        <w:t>vectors.</w:t>
      </w:r>
      <w:r>
        <w:rPr>
          <w:spacing w:val="13"/>
        </w:rPr>
        <w:t xml:space="preserve"> </w:t>
      </w:r>
      <w:r>
        <w:t>RQ2</w:t>
      </w:r>
      <w:r>
        <w:rPr>
          <w:spacing w:val="-13"/>
        </w:rPr>
        <w:t xml:space="preserve"> </w:t>
      </w:r>
      <w:r>
        <w:t>evaluates</w:t>
      </w:r>
      <w:r>
        <w:rPr>
          <w:spacing w:val="-14"/>
        </w:rPr>
        <w:t xml:space="preserve"> </w:t>
      </w:r>
      <w:r>
        <w:t>construct-specific</w:t>
      </w:r>
      <w:r>
        <w:rPr>
          <w:spacing w:val="-13"/>
        </w:rPr>
        <w:t xml:space="preserve"> </w:t>
      </w:r>
      <w:r>
        <w:t>alignment across transfer, allowance, inverse-risk, Sybil-adjusted stability, and trading-success proxy fami-lies.</w:t>
      </w:r>
      <w:r>
        <w:rPr>
          <w:spacing w:val="40"/>
        </w:rPr>
        <w:t xml:space="preserve"> </w:t>
      </w:r>
      <w:r>
        <w:t>RQ3 compares PageRank wall-clock time, memory, and iterations on identical wallet sets, including</w:t>
      </w:r>
      <w:r>
        <w:rPr>
          <w:spacing w:val="-9"/>
        </w:rPr>
        <w:t xml:space="preserve"> </w:t>
      </w:r>
      <w:r>
        <w:t>scaling</w:t>
      </w:r>
      <w:r>
        <w:rPr>
          <w:spacing w:val="-9"/>
        </w:rPr>
        <w:t xml:space="preserve"> </w:t>
      </w:r>
      <w:r>
        <w:t>on</w:t>
      </w:r>
      <w:r>
        <w:rPr>
          <w:spacing w:val="-9"/>
        </w:rPr>
        <w:t xml:space="preserve"> </w:t>
      </w:r>
      <w:r>
        <w:t>an</w:t>
      </w:r>
      <w:r>
        <w:rPr>
          <w:spacing w:val="-8"/>
        </w:rPr>
        <w:t xml:space="preserve"> </w:t>
      </w:r>
      <w:r>
        <w:t>expanded</w:t>
      </w:r>
      <w:r>
        <w:rPr>
          <w:spacing w:val="-9"/>
        </w:rPr>
        <w:t xml:space="preserve"> </w:t>
      </w:r>
      <w:r>
        <w:t>wallet</w:t>
      </w:r>
      <w:r>
        <w:rPr>
          <w:spacing w:val="-9"/>
        </w:rPr>
        <w:t xml:space="preserve"> </w:t>
      </w:r>
      <w:r>
        <w:t>pool.</w:t>
      </w:r>
      <w:r>
        <w:rPr>
          <w:spacing w:val="11"/>
        </w:rPr>
        <w:t xml:space="preserve"> </w:t>
      </w:r>
      <w:r>
        <w:t>RQ4</w:t>
      </w:r>
      <w:r>
        <w:rPr>
          <w:spacing w:val="-9"/>
        </w:rPr>
        <w:t xml:space="preserve"> </w:t>
      </w:r>
      <w:r>
        <w:t>asks</w:t>
      </w:r>
      <w:r>
        <w:rPr>
          <w:spacing w:val="-9"/>
        </w:rPr>
        <w:t xml:space="preserve"> </w:t>
      </w:r>
      <w:r>
        <w:t>which</w:t>
      </w:r>
      <w:r>
        <w:rPr>
          <w:spacing w:val="-9"/>
        </w:rPr>
        <w:t xml:space="preserve"> </w:t>
      </w:r>
      <w:r>
        <w:t>validation</w:t>
      </w:r>
      <w:r>
        <w:rPr>
          <w:spacing w:val="-8"/>
        </w:rPr>
        <w:t xml:space="preserve"> </w:t>
      </w:r>
      <w:r>
        <w:t>frame—transfer</w:t>
      </w:r>
      <w:r>
        <w:rPr>
          <w:spacing w:val="-9"/>
        </w:rPr>
        <w:t xml:space="preserve"> </w:t>
      </w:r>
      <w:r>
        <w:t>central-ity or trading success—is more informative for social reputation methods on this sample.</w:t>
      </w:r>
      <w:r>
        <w:rPr>
          <w:spacing w:val="40"/>
        </w:rPr>
        <w:t xml:space="preserve"> </w:t>
      </w:r>
      <w:r>
        <w:t>SRQ1 uses</w:t>
      </w:r>
      <w:r>
        <w:rPr>
          <w:spacing w:val="-6"/>
        </w:rPr>
        <w:t xml:space="preserve"> </w:t>
      </w:r>
      <w:r>
        <w:t>GF-PR</w:t>
      </w:r>
      <w:r>
        <w:rPr>
          <w:spacing w:val="-6"/>
        </w:rPr>
        <w:t xml:space="preserve"> </w:t>
      </w:r>
      <w:r>
        <w:t>only</w:t>
      </w:r>
      <w:r>
        <w:rPr>
          <w:spacing w:val="-6"/>
        </w:rPr>
        <w:t xml:space="preserve"> </w:t>
      </w:r>
      <w:r>
        <w:t>to</w:t>
      </w:r>
      <w:r>
        <w:rPr>
          <w:spacing w:val="-6"/>
        </w:rPr>
        <w:t xml:space="preserve"> </w:t>
      </w:r>
      <w:r>
        <w:t>bound</w:t>
      </w:r>
      <w:r>
        <w:rPr>
          <w:spacing w:val="-6"/>
        </w:rPr>
        <w:t xml:space="preserve"> </w:t>
      </w:r>
      <w:r>
        <w:t>how</w:t>
      </w:r>
      <w:r>
        <w:rPr>
          <w:spacing w:val="-6"/>
        </w:rPr>
        <w:t xml:space="preserve"> </w:t>
      </w:r>
      <w:r>
        <w:t>high</w:t>
      </w:r>
      <w:r>
        <w:rPr>
          <w:spacing w:val="-6"/>
        </w:rPr>
        <w:t xml:space="preserve"> </w:t>
      </w:r>
      <w:r>
        <w:t>trading-outcome</w:t>
      </w:r>
      <w:r>
        <w:rPr>
          <w:spacing w:val="-6"/>
        </w:rPr>
        <w:t xml:space="preserve"> </w:t>
      </w:r>
      <w:r>
        <w:t>alignment</w:t>
      </w:r>
      <w:r>
        <w:rPr>
          <w:spacing w:val="-6"/>
        </w:rPr>
        <w:t xml:space="preserve"> </w:t>
      </w:r>
      <w:r>
        <w:t>can</w:t>
      </w:r>
      <w:r>
        <w:rPr>
          <w:spacing w:val="-6"/>
        </w:rPr>
        <w:t xml:space="preserve"> </w:t>
      </w:r>
      <w:r>
        <w:t>rise</w:t>
      </w:r>
      <w:r>
        <w:rPr>
          <w:spacing w:val="-6"/>
        </w:rPr>
        <w:t xml:space="preserve"> </w:t>
      </w:r>
      <w:r>
        <w:t>when</w:t>
      </w:r>
      <w:r>
        <w:rPr>
          <w:spacing w:val="-6"/>
        </w:rPr>
        <w:t xml:space="preserve"> </w:t>
      </w:r>
      <w:r>
        <w:t>ranking</w:t>
      </w:r>
      <w:r>
        <w:rPr>
          <w:spacing w:val="-6"/>
        </w:rPr>
        <w:t xml:space="preserve"> </w:t>
      </w:r>
      <w:r>
        <w:t>directly</w:t>
      </w:r>
      <w:r>
        <w:rPr>
          <w:spacing w:val="-6"/>
        </w:rPr>
        <w:t xml:space="preserve"> </w:t>
      </w:r>
      <w:r>
        <w:t xml:space="preserve">on </w:t>
      </w:r>
      <w:bookmarkStart w:id="75" w:name="Contributions"/>
      <w:bookmarkStart w:id="76" w:name="_bookmark14"/>
      <w:bookmarkEnd w:id="75"/>
      <w:bookmarkEnd w:id="76"/>
      <w:r>
        <w:t xml:space="preserve">outcome flow, clarifying construct overlap </w:t>
      </w:r>
      <w:hyperlink w:anchor="_bookmark147" w:history="1">
        <w:r>
          <w:rPr>
            <w:vertAlign w:val="superscript"/>
          </w:rPr>
          <w:t>[14]</w:t>
        </w:r>
      </w:hyperlink>
      <w:r>
        <w:t>.</w:t>
      </w:r>
    </w:p>
    <w:p w14:paraId="00DC1CDD" w14:textId="77777777" w:rsidR="00350CFB" w:rsidRDefault="00350CFB">
      <w:pPr>
        <w:pStyle w:val="BodyText"/>
        <w:spacing w:before="167"/>
      </w:pPr>
    </w:p>
    <w:p w14:paraId="00DC1CDE" w14:textId="77777777" w:rsidR="00350CFB" w:rsidRDefault="00283FFF">
      <w:pPr>
        <w:pStyle w:val="Heading2"/>
        <w:numPr>
          <w:ilvl w:val="1"/>
          <w:numId w:val="26"/>
        </w:numPr>
        <w:tabs>
          <w:tab w:val="left" w:pos="783"/>
        </w:tabs>
        <w:ind w:left="783" w:hanging="501"/>
      </w:pPr>
      <w:commentRangeStart w:id="77"/>
      <w:r>
        <w:rPr>
          <w:spacing w:val="-2"/>
        </w:rPr>
        <w:t>Contributions</w:t>
      </w:r>
      <w:commentRangeEnd w:id="77"/>
      <w:r>
        <w:rPr>
          <w:rStyle w:val="CommentReference"/>
          <w:sz w:val="28"/>
          <w:szCs w:val="28"/>
        </w:rPr>
        <w:commentReference w:id="77"/>
      </w:r>
    </w:p>
    <w:p w14:paraId="00DC1CDF" w14:textId="77777777" w:rsidR="00350CFB" w:rsidRDefault="00350CFB">
      <w:pPr>
        <w:pStyle w:val="BodyText"/>
        <w:spacing w:before="24"/>
        <w:rPr>
          <w:b/>
          <w:sz w:val="28"/>
        </w:rPr>
      </w:pPr>
    </w:p>
    <w:p w14:paraId="00DC1CE0" w14:textId="0E71DA29" w:rsidR="00350CFB" w:rsidRDefault="00283FFF">
      <w:pPr>
        <w:pStyle w:val="BodyText"/>
        <w:spacing w:line="396" w:lineRule="auto"/>
        <w:ind w:left="282" w:right="525" w:hanging="8"/>
        <w:jc w:val="both"/>
      </w:pPr>
      <w:commentRangeStart w:id="78"/>
      <w:r>
        <w:t xml:space="preserve">This </w:t>
      </w:r>
      <w:del w:id="79" w:author="Moulla, Donatien Koulla" w:date="2026-08-27T13:52:00Z">
        <w:r>
          <w:delText xml:space="preserve">dissertation </w:delText>
        </w:r>
      </w:del>
      <w:ins w:id="80" w:author="Moulla, Donatien Koulla" w:date="2026-08-27T13:52:00Z">
        <w:r>
          <w:t xml:space="preserve">thesis </w:t>
        </w:r>
      </w:ins>
      <w:r>
        <w:t>makes four contributions to on-chain reputation research and DeFi risk assess-</w:t>
      </w:r>
      <w:r>
        <w:rPr>
          <w:spacing w:val="-2"/>
        </w:rPr>
        <w:t>ment.</w:t>
      </w:r>
      <w:commentRangeEnd w:id="78"/>
      <w:r>
        <w:rPr>
          <w:rStyle w:val="CommentReference"/>
          <w:sz w:val="24"/>
          <w:szCs w:val="24"/>
        </w:rPr>
        <w:commentReference w:id="78"/>
      </w:r>
    </w:p>
    <w:p w14:paraId="00DC1CE1" w14:textId="77777777" w:rsidR="00350CFB" w:rsidRDefault="00283FFF">
      <w:pPr>
        <w:pStyle w:val="ListParagraph"/>
        <w:numPr>
          <w:ilvl w:val="0"/>
          <w:numId w:val="23"/>
        </w:numPr>
        <w:tabs>
          <w:tab w:val="left" w:pos="806"/>
          <w:tab w:val="left" w:pos="808"/>
        </w:tabs>
        <w:spacing w:before="62" w:line="388" w:lineRule="auto"/>
        <w:ind w:right="524"/>
        <w:jc w:val="both"/>
        <w:rPr>
          <w:sz w:val="24"/>
        </w:rPr>
      </w:pPr>
      <w:r>
        <w:rPr>
          <w:b/>
          <w:sz w:val="24"/>
        </w:rPr>
        <w:t xml:space="preserve">EndorseRank: </w:t>
      </w:r>
      <w:r>
        <w:rPr>
          <w:sz w:val="24"/>
        </w:rPr>
        <w:t>An</w:t>
      </w:r>
      <w:r>
        <w:rPr>
          <w:spacing w:val="-6"/>
          <w:sz w:val="24"/>
        </w:rPr>
        <w:t xml:space="preserve"> </w:t>
      </w:r>
      <w:r>
        <w:rPr>
          <w:sz w:val="24"/>
        </w:rPr>
        <w:t>allowance-based</w:t>
      </w:r>
      <w:r>
        <w:rPr>
          <w:spacing w:val="-6"/>
          <w:sz w:val="24"/>
        </w:rPr>
        <w:t xml:space="preserve"> </w:t>
      </w:r>
      <w:r>
        <w:rPr>
          <w:sz w:val="24"/>
        </w:rPr>
        <w:t>endorsement</w:t>
      </w:r>
      <w:r>
        <w:rPr>
          <w:spacing w:val="-6"/>
          <w:sz w:val="24"/>
        </w:rPr>
        <w:t xml:space="preserve"> </w:t>
      </w:r>
      <w:r>
        <w:rPr>
          <w:sz w:val="24"/>
        </w:rPr>
        <w:t>graph</w:t>
      </w:r>
      <w:r>
        <w:rPr>
          <w:spacing w:val="-6"/>
          <w:sz w:val="24"/>
        </w:rPr>
        <w:t xml:space="preserve"> </w:t>
      </w:r>
      <w:r>
        <w:rPr>
          <w:sz w:val="24"/>
        </w:rPr>
        <w:t>model</w:t>
      </w:r>
      <w:r>
        <w:rPr>
          <w:spacing w:val="-6"/>
          <w:sz w:val="24"/>
        </w:rPr>
        <w:t xml:space="preserve"> </w:t>
      </w:r>
      <w:r>
        <w:rPr>
          <w:sz w:val="24"/>
        </w:rPr>
        <w:t>that</w:t>
      </w:r>
      <w:r>
        <w:rPr>
          <w:spacing w:val="-6"/>
          <w:sz w:val="24"/>
        </w:rPr>
        <w:t xml:space="preserve"> </w:t>
      </w:r>
      <w:r>
        <w:rPr>
          <w:sz w:val="24"/>
        </w:rPr>
        <w:t>applies</w:t>
      </w:r>
      <w:r>
        <w:rPr>
          <w:spacing w:val="-6"/>
          <w:sz w:val="24"/>
        </w:rPr>
        <w:t xml:space="preserve"> </w:t>
      </w:r>
      <w:r>
        <w:rPr>
          <w:sz w:val="24"/>
        </w:rPr>
        <w:t>PageRank</w:t>
      </w:r>
      <w:r>
        <w:rPr>
          <w:spacing w:val="-6"/>
          <w:sz w:val="24"/>
        </w:rPr>
        <w:t xml:space="preserve"> </w:t>
      </w:r>
      <w:r>
        <w:rPr>
          <w:sz w:val="24"/>
        </w:rPr>
        <w:t>to</w:t>
      </w:r>
      <w:r>
        <w:rPr>
          <w:spacing w:val="-6"/>
          <w:sz w:val="24"/>
        </w:rPr>
        <w:t xml:space="preserve"> </w:t>
      </w:r>
      <w:r>
        <w:rPr>
          <w:sz w:val="24"/>
        </w:rPr>
        <w:t>lat-</w:t>
      </w:r>
      <w:r>
        <w:rPr>
          <w:spacing w:val="-2"/>
          <w:sz w:val="24"/>
        </w:rPr>
        <w:t>est</w:t>
      </w:r>
      <w:r>
        <w:rPr>
          <w:spacing w:val="-15"/>
          <w:sz w:val="24"/>
        </w:rPr>
        <w:t xml:space="preserve"> </w:t>
      </w:r>
      <w:r>
        <w:rPr>
          <w:spacing w:val="-2"/>
          <w:sz w:val="24"/>
        </w:rPr>
        <w:t>ERC-20</w:t>
      </w:r>
      <w:r>
        <w:rPr>
          <w:spacing w:val="-13"/>
          <w:sz w:val="24"/>
        </w:rPr>
        <w:t xml:space="preserve"> </w:t>
      </w:r>
      <w:r>
        <w:rPr>
          <w:rFonts w:ascii="Courier New" w:hAnsi="Courier New"/>
          <w:spacing w:val="-2"/>
          <w:sz w:val="24"/>
        </w:rPr>
        <w:t>approve</w:t>
      </w:r>
      <w:r>
        <w:rPr>
          <w:spacing w:val="-2"/>
          <w:sz w:val="24"/>
        </w:rPr>
        <w:t>/</w:t>
      </w:r>
      <w:r>
        <w:rPr>
          <w:rFonts w:ascii="Courier New" w:hAnsi="Courier New"/>
          <w:spacing w:val="-2"/>
          <w:sz w:val="24"/>
        </w:rPr>
        <w:t>permit</w:t>
      </w:r>
      <w:r>
        <w:rPr>
          <w:rFonts w:ascii="Courier New" w:hAnsi="Courier New"/>
          <w:spacing w:val="-34"/>
          <w:sz w:val="24"/>
        </w:rPr>
        <w:t xml:space="preserve"> </w:t>
      </w:r>
      <w:r>
        <w:rPr>
          <w:spacing w:val="-2"/>
          <w:sz w:val="24"/>
        </w:rPr>
        <w:t>edges.</w:t>
      </w:r>
      <w:r>
        <w:rPr>
          <w:spacing w:val="-13"/>
          <w:sz w:val="24"/>
        </w:rPr>
        <w:t xml:space="preserve"> </w:t>
      </w:r>
      <w:r>
        <w:rPr>
          <w:spacing w:val="-2"/>
          <w:sz w:val="24"/>
        </w:rPr>
        <w:t>The</w:t>
      </w:r>
      <w:r>
        <w:rPr>
          <w:spacing w:val="-13"/>
          <w:sz w:val="24"/>
        </w:rPr>
        <w:t xml:space="preserve"> </w:t>
      </w:r>
      <w:r>
        <w:rPr>
          <w:spacing w:val="-2"/>
          <w:sz w:val="24"/>
        </w:rPr>
        <w:t>model</w:t>
      </w:r>
      <w:r>
        <w:rPr>
          <w:spacing w:val="-13"/>
          <w:sz w:val="24"/>
        </w:rPr>
        <w:t xml:space="preserve"> </w:t>
      </w:r>
      <w:r>
        <w:rPr>
          <w:spacing w:val="-2"/>
          <w:sz w:val="24"/>
        </w:rPr>
        <w:t>treats</w:t>
      </w:r>
      <w:r>
        <w:rPr>
          <w:spacing w:val="-13"/>
          <w:sz w:val="24"/>
        </w:rPr>
        <w:t xml:space="preserve"> </w:t>
      </w:r>
      <w:r>
        <w:rPr>
          <w:spacing w:val="-2"/>
          <w:sz w:val="24"/>
        </w:rPr>
        <w:t>current</w:t>
      </w:r>
      <w:r>
        <w:rPr>
          <w:spacing w:val="-13"/>
          <w:sz w:val="24"/>
        </w:rPr>
        <w:t xml:space="preserve"> </w:t>
      </w:r>
      <w:r>
        <w:rPr>
          <w:spacing w:val="-2"/>
          <w:sz w:val="24"/>
        </w:rPr>
        <w:t>spending</w:t>
      </w:r>
      <w:r>
        <w:rPr>
          <w:spacing w:val="-13"/>
          <w:sz w:val="24"/>
        </w:rPr>
        <w:t xml:space="preserve"> </w:t>
      </w:r>
      <w:r>
        <w:rPr>
          <w:spacing w:val="-2"/>
          <w:sz w:val="24"/>
        </w:rPr>
        <w:t>authorization</w:t>
      </w:r>
      <w:r>
        <w:rPr>
          <w:spacing w:val="-13"/>
          <w:sz w:val="24"/>
        </w:rPr>
        <w:t xml:space="preserve"> </w:t>
      </w:r>
      <w:r>
        <w:rPr>
          <w:spacing w:val="-2"/>
          <w:sz w:val="24"/>
        </w:rPr>
        <w:t>as</w:t>
      </w:r>
      <w:r>
        <w:rPr>
          <w:spacing w:val="-13"/>
          <w:sz w:val="24"/>
        </w:rPr>
        <w:t xml:space="preserve"> </w:t>
      </w:r>
      <w:r>
        <w:rPr>
          <w:spacing w:val="-2"/>
          <w:sz w:val="24"/>
        </w:rPr>
        <w:t>en-</w:t>
      </w:r>
      <w:r>
        <w:rPr>
          <w:sz w:val="24"/>
        </w:rPr>
        <w:t>dorsement strength, eliminates temporal decay by relying on allowance override semantics, and produces a sparse graph suitable for frequent refresh.</w:t>
      </w:r>
    </w:p>
    <w:p w14:paraId="00DC1CE2" w14:textId="77777777" w:rsidR="00350CFB" w:rsidRDefault="00283FFF">
      <w:pPr>
        <w:pStyle w:val="ListParagraph"/>
        <w:numPr>
          <w:ilvl w:val="0"/>
          <w:numId w:val="23"/>
        </w:numPr>
        <w:tabs>
          <w:tab w:val="left" w:pos="807"/>
        </w:tabs>
        <w:spacing w:before="54"/>
        <w:ind w:left="807" w:hanging="214"/>
        <w:jc w:val="both"/>
        <w:rPr>
          <w:sz w:val="24"/>
        </w:rPr>
      </w:pPr>
      <w:r>
        <w:rPr>
          <w:b/>
          <w:spacing w:val="-2"/>
          <w:sz w:val="24"/>
        </w:rPr>
        <w:t>Five-proxy</w:t>
      </w:r>
      <w:r>
        <w:rPr>
          <w:b/>
          <w:spacing w:val="-7"/>
          <w:sz w:val="24"/>
        </w:rPr>
        <w:t xml:space="preserve"> </w:t>
      </w:r>
      <w:r>
        <w:rPr>
          <w:b/>
          <w:spacing w:val="-2"/>
          <w:sz w:val="24"/>
        </w:rPr>
        <w:t>domain</w:t>
      </w:r>
      <w:r>
        <w:rPr>
          <w:b/>
          <w:spacing w:val="-5"/>
          <w:sz w:val="24"/>
        </w:rPr>
        <w:t xml:space="preserve"> </w:t>
      </w:r>
      <w:r>
        <w:rPr>
          <w:b/>
          <w:spacing w:val="-2"/>
          <w:sz w:val="24"/>
        </w:rPr>
        <w:t>alignment</w:t>
      </w:r>
      <w:r>
        <w:rPr>
          <w:b/>
          <w:spacing w:val="-7"/>
          <w:sz w:val="24"/>
        </w:rPr>
        <w:t xml:space="preserve"> </w:t>
      </w:r>
      <w:r>
        <w:rPr>
          <w:b/>
          <w:spacing w:val="-2"/>
          <w:sz w:val="24"/>
        </w:rPr>
        <w:t>evaluation:</w:t>
      </w:r>
      <w:r>
        <w:rPr>
          <w:b/>
          <w:spacing w:val="18"/>
          <w:sz w:val="24"/>
        </w:rPr>
        <w:t xml:space="preserve"> </w:t>
      </w:r>
      <w:r>
        <w:rPr>
          <w:spacing w:val="-2"/>
          <w:sz w:val="24"/>
        </w:rPr>
        <w:t>Compares</w:t>
      </w:r>
      <w:r>
        <w:rPr>
          <w:spacing w:val="-6"/>
          <w:sz w:val="24"/>
        </w:rPr>
        <w:t xml:space="preserve"> </w:t>
      </w:r>
      <w:r>
        <w:rPr>
          <w:spacing w:val="-2"/>
          <w:sz w:val="24"/>
        </w:rPr>
        <w:t>EndorseRank</w:t>
      </w:r>
      <w:r>
        <w:rPr>
          <w:spacing w:val="-6"/>
          <w:sz w:val="24"/>
        </w:rPr>
        <w:t xml:space="preserve"> </w:t>
      </w:r>
      <w:r>
        <w:rPr>
          <w:spacing w:val="-2"/>
          <w:sz w:val="24"/>
        </w:rPr>
        <w:t>and</w:t>
      </w:r>
      <w:r>
        <w:rPr>
          <w:spacing w:val="-6"/>
          <w:sz w:val="24"/>
        </w:rPr>
        <w:t xml:space="preserve"> </w:t>
      </w:r>
      <w:r>
        <w:rPr>
          <w:spacing w:val="-2"/>
          <w:sz w:val="24"/>
        </w:rPr>
        <w:t>AWP</w:t>
      </w:r>
      <w:r>
        <w:rPr>
          <w:spacing w:val="-7"/>
          <w:sz w:val="24"/>
        </w:rPr>
        <w:t xml:space="preserve"> </w:t>
      </w:r>
      <w:r>
        <w:rPr>
          <w:spacing w:val="-2"/>
          <w:sz w:val="24"/>
        </w:rPr>
        <w:t>on</w:t>
      </w:r>
      <w:r>
        <w:rPr>
          <w:spacing w:val="-6"/>
          <w:sz w:val="24"/>
        </w:rPr>
        <w:t xml:space="preserve"> </w:t>
      </w:r>
      <w:r>
        <w:rPr>
          <w:spacing w:val="-2"/>
          <w:sz w:val="24"/>
        </w:rPr>
        <w:t>leveraged</w:t>
      </w:r>
    </w:p>
    <w:p w14:paraId="00DC1CE3" w14:textId="77777777" w:rsidR="00350CFB" w:rsidRDefault="00350CFB">
      <w:pPr>
        <w:pStyle w:val="ListParagraph"/>
        <w:jc w:val="both"/>
        <w:rPr>
          <w:sz w:val="24"/>
        </w:rPr>
        <w:sectPr w:rsidR="00350CFB">
          <w:pgSz w:w="11910" w:h="16840"/>
          <w:pgMar w:top="1840" w:right="708" w:bottom="2300" w:left="992" w:header="0" w:footer="2115" w:gutter="0"/>
          <w:cols w:space="720"/>
        </w:sectPr>
      </w:pPr>
    </w:p>
    <w:p w14:paraId="00DC1CE4" w14:textId="77777777" w:rsidR="00350CFB" w:rsidRDefault="00283FFF">
      <w:pPr>
        <w:pStyle w:val="BodyText"/>
        <w:spacing w:before="92" w:line="396" w:lineRule="auto"/>
        <w:ind w:left="799" w:right="558" w:firstLine="8"/>
        <w:jc w:val="both"/>
      </w:pPr>
      <w:r>
        <w:rPr>
          <w:spacing w:val="-2"/>
        </w:rPr>
        <w:lastRenderedPageBreak/>
        <w:t>DeFi</w:t>
      </w:r>
      <w:r>
        <w:rPr>
          <w:spacing w:val="-10"/>
        </w:rPr>
        <w:t xml:space="preserve"> </w:t>
      </w:r>
      <w:r>
        <w:rPr>
          <w:spacing w:val="-2"/>
        </w:rPr>
        <w:t>activity.</w:t>
      </w:r>
      <w:r>
        <w:rPr>
          <w:spacing w:val="27"/>
        </w:rPr>
        <w:t xml:space="preserve"> </w:t>
      </w:r>
      <w:r>
        <w:rPr>
          <w:spacing w:val="-2"/>
        </w:rPr>
        <w:t>Proxies</w:t>
      </w:r>
      <w:r>
        <w:rPr>
          <w:spacing w:val="-10"/>
        </w:rPr>
        <w:t xml:space="preserve"> </w:t>
      </w:r>
      <w:r>
        <w:rPr>
          <w:spacing w:val="-2"/>
        </w:rPr>
        <w:t>span</w:t>
      </w:r>
      <w:r>
        <w:rPr>
          <w:spacing w:val="-10"/>
        </w:rPr>
        <w:t xml:space="preserve"> </w:t>
      </w:r>
      <w:r>
        <w:rPr>
          <w:spacing w:val="-2"/>
        </w:rPr>
        <w:t>transfer</w:t>
      </w:r>
      <w:r>
        <w:rPr>
          <w:spacing w:val="-10"/>
        </w:rPr>
        <w:t xml:space="preserve"> </w:t>
      </w:r>
      <w:r>
        <w:rPr>
          <w:spacing w:val="-2"/>
        </w:rPr>
        <w:t>centrality</w:t>
      </w:r>
      <w:r>
        <w:rPr>
          <w:spacing w:val="-10"/>
        </w:rPr>
        <w:t xml:space="preserve"> </w:t>
      </w:r>
      <w:hyperlink w:anchor="_bookmark149" w:history="1">
        <w:r>
          <w:rPr>
            <w:spacing w:val="-2"/>
            <w:vertAlign w:val="superscript"/>
          </w:rPr>
          <w:t>[16]</w:t>
        </w:r>
      </w:hyperlink>
      <w:r>
        <w:rPr>
          <w:spacing w:val="-2"/>
        </w:rPr>
        <w:t>,</w:t>
      </w:r>
      <w:r>
        <w:rPr>
          <w:spacing w:val="-7"/>
        </w:rPr>
        <w:t xml:space="preserve"> </w:t>
      </w:r>
      <w:r>
        <w:rPr>
          <w:spacing w:val="-2"/>
        </w:rPr>
        <w:t>allowance</w:t>
      </w:r>
      <w:r>
        <w:rPr>
          <w:spacing w:val="-10"/>
        </w:rPr>
        <w:t xml:space="preserve"> </w:t>
      </w:r>
      <w:r>
        <w:rPr>
          <w:spacing w:val="-2"/>
        </w:rPr>
        <w:t>delegation,</w:t>
      </w:r>
      <w:r>
        <w:rPr>
          <w:spacing w:val="-7"/>
        </w:rPr>
        <w:t xml:space="preserve"> </w:t>
      </w:r>
      <w:r>
        <w:rPr>
          <w:spacing w:val="-2"/>
        </w:rPr>
        <w:t>GMX</w:t>
      </w:r>
      <w:r>
        <w:rPr>
          <w:spacing w:val="-10"/>
        </w:rPr>
        <w:t xml:space="preserve"> </w:t>
      </w:r>
      <w:r>
        <w:rPr>
          <w:spacing w:val="-2"/>
        </w:rPr>
        <w:t>V2</w:t>
      </w:r>
      <w:r>
        <w:rPr>
          <w:spacing w:val="-10"/>
        </w:rPr>
        <w:t xml:space="preserve"> </w:t>
      </w:r>
      <w:r>
        <w:rPr>
          <w:spacing w:val="-2"/>
        </w:rPr>
        <w:t>inverse</w:t>
      </w:r>
      <w:r>
        <w:rPr>
          <w:spacing w:val="-10"/>
        </w:rPr>
        <w:t xml:space="preserve"> </w:t>
      </w:r>
      <w:r>
        <w:rPr>
          <w:spacing w:val="-2"/>
        </w:rPr>
        <w:t xml:space="preserve">risk </w:t>
      </w:r>
      <w:r>
        <w:t>and</w:t>
      </w:r>
      <w:r>
        <w:rPr>
          <w:spacing w:val="-6"/>
        </w:rPr>
        <w:t xml:space="preserve"> </w:t>
      </w:r>
      <w:r>
        <w:t>trading</w:t>
      </w:r>
      <w:r>
        <w:rPr>
          <w:spacing w:val="-5"/>
        </w:rPr>
        <w:t xml:space="preserve"> </w:t>
      </w:r>
      <w:r>
        <w:t>success</w:t>
      </w:r>
      <w:r>
        <w:rPr>
          <w:spacing w:val="-5"/>
        </w:rPr>
        <w:t xml:space="preserve"> </w:t>
      </w:r>
      <w:hyperlink w:anchor="_bookmark156" w:history="1">
        <w:r>
          <w:rPr>
            <w:vertAlign w:val="superscript"/>
          </w:rPr>
          <w:t>[23]</w:t>
        </w:r>
      </w:hyperlink>
      <w:r>
        <w:t>,</w:t>
      </w:r>
      <w:r>
        <w:rPr>
          <w:spacing w:val="-5"/>
        </w:rPr>
        <w:t xml:space="preserve"> </w:t>
      </w:r>
      <w:r>
        <w:t>and</w:t>
      </w:r>
      <w:r>
        <w:rPr>
          <w:spacing w:val="-5"/>
        </w:rPr>
        <w:t xml:space="preserve"> </w:t>
      </w:r>
      <w:r>
        <w:t>Sybil-adjusted</w:t>
      </w:r>
      <w:r>
        <w:rPr>
          <w:spacing w:val="-5"/>
        </w:rPr>
        <w:t xml:space="preserve"> </w:t>
      </w:r>
      <w:r>
        <w:t>stability. Alignment</w:t>
      </w:r>
      <w:r>
        <w:rPr>
          <w:spacing w:val="-5"/>
        </w:rPr>
        <w:t xml:space="preserve"> </w:t>
      </w:r>
      <w:r>
        <w:t>is</w:t>
      </w:r>
      <w:r>
        <w:rPr>
          <w:spacing w:val="-5"/>
        </w:rPr>
        <w:t xml:space="preserve"> </w:t>
      </w:r>
      <w:r>
        <w:t>reported</w:t>
      </w:r>
      <w:r>
        <w:rPr>
          <w:spacing w:val="-6"/>
        </w:rPr>
        <w:t xml:space="preserve"> </w:t>
      </w:r>
      <w:r>
        <w:t>with</w:t>
      </w:r>
      <w:r>
        <w:rPr>
          <w:spacing w:val="-5"/>
        </w:rPr>
        <w:t xml:space="preserve"> </w:t>
      </w:r>
      <w:r>
        <w:t xml:space="preserve">Spearman’s </w:t>
      </w:r>
      <w:r>
        <w:rPr>
          <w:i/>
        </w:rPr>
        <w:t>ρ</w:t>
      </w:r>
      <w:r>
        <w:rPr>
          <w:i/>
          <w:spacing w:val="-11"/>
        </w:rPr>
        <w:t xml:space="preserve"> </w:t>
      </w:r>
      <w:r>
        <w:t>and</w:t>
      </w:r>
      <w:r>
        <w:rPr>
          <w:spacing w:val="-11"/>
        </w:rPr>
        <w:t xml:space="preserve"> </w:t>
      </w:r>
      <w:r>
        <w:t>Kendall’s</w:t>
      </w:r>
      <w:r>
        <w:rPr>
          <w:spacing w:val="-11"/>
        </w:rPr>
        <w:t xml:space="preserve"> </w:t>
      </w:r>
      <w:r>
        <w:rPr>
          <w:i/>
        </w:rPr>
        <w:t>τ</w:t>
      </w:r>
      <w:r>
        <w:rPr>
          <w:i/>
          <w:spacing w:val="15"/>
        </w:rPr>
        <w:t xml:space="preserve"> </w:t>
      </w:r>
      <w:hyperlink w:anchor="_bookmark169" w:history="1">
        <w:r>
          <w:rPr>
            <w:vertAlign w:val="superscript"/>
          </w:rPr>
          <w:t>[36]</w:t>
        </w:r>
      </w:hyperlink>
      <w:r>
        <w:rPr>
          <w:vertAlign w:val="superscript"/>
        </w:rPr>
        <w:t>,</w:t>
      </w:r>
      <w:hyperlink w:anchor="_bookmark187" w:history="1">
        <w:r>
          <w:rPr>
            <w:vertAlign w:val="superscript"/>
          </w:rPr>
          <w:t>[54]</w:t>
        </w:r>
      </w:hyperlink>
      <w:r>
        <w:t>,</w:t>
      </w:r>
      <w:r>
        <w:rPr>
          <w:spacing w:val="-9"/>
        </w:rPr>
        <w:t xml:space="preserve"> </w:t>
      </w:r>
      <w:r>
        <w:t>enabling</w:t>
      </w:r>
      <w:r>
        <w:rPr>
          <w:spacing w:val="-11"/>
        </w:rPr>
        <w:t xml:space="preserve"> </w:t>
      </w:r>
      <w:r>
        <w:t>construct-specific</w:t>
      </w:r>
      <w:r>
        <w:rPr>
          <w:spacing w:val="-11"/>
        </w:rPr>
        <w:t xml:space="preserve"> </w:t>
      </w:r>
      <w:r>
        <w:t>interpretation</w:t>
      </w:r>
      <w:r>
        <w:rPr>
          <w:spacing w:val="-11"/>
        </w:rPr>
        <w:t xml:space="preserve"> </w:t>
      </w:r>
      <w:r>
        <w:t>rather</w:t>
      </w:r>
      <w:r>
        <w:rPr>
          <w:spacing w:val="-11"/>
        </w:rPr>
        <w:t xml:space="preserve"> </w:t>
      </w:r>
      <w:r>
        <w:t>than</w:t>
      </w:r>
      <w:r>
        <w:rPr>
          <w:spacing w:val="-11"/>
        </w:rPr>
        <w:t xml:space="preserve"> </w:t>
      </w:r>
      <w:r>
        <w:t>a</w:t>
      </w:r>
      <w:r>
        <w:rPr>
          <w:spacing w:val="-11"/>
        </w:rPr>
        <w:t xml:space="preserve"> </w:t>
      </w:r>
      <w:r>
        <w:t>single</w:t>
      </w:r>
      <w:r>
        <w:rPr>
          <w:spacing w:val="-11"/>
        </w:rPr>
        <w:t xml:space="preserve"> </w:t>
      </w:r>
      <w:r>
        <w:t xml:space="preserve">global </w:t>
      </w:r>
      <w:r>
        <w:rPr>
          <w:spacing w:val="-2"/>
        </w:rPr>
        <w:t>winner.</w:t>
      </w:r>
    </w:p>
    <w:p w14:paraId="00DC1CE5" w14:textId="77777777" w:rsidR="00350CFB" w:rsidRDefault="00283FFF">
      <w:pPr>
        <w:pStyle w:val="ListParagraph"/>
        <w:numPr>
          <w:ilvl w:val="0"/>
          <w:numId w:val="23"/>
        </w:numPr>
        <w:tabs>
          <w:tab w:val="left" w:pos="806"/>
          <w:tab w:val="left" w:pos="808"/>
        </w:tabs>
        <w:spacing w:before="41" w:line="396" w:lineRule="auto"/>
        <w:ind w:right="523"/>
        <w:jc w:val="both"/>
        <w:rPr>
          <w:sz w:val="24"/>
        </w:rPr>
      </w:pPr>
      <w:commentRangeStart w:id="81"/>
      <w:r>
        <w:rPr>
          <w:b/>
          <w:sz w:val="24"/>
        </w:rPr>
        <w:t>Open reproducible evaluation pipeline:</w:t>
      </w:r>
      <w:r>
        <w:rPr>
          <w:b/>
          <w:spacing w:val="40"/>
          <w:sz w:val="24"/>
        </w:rPr>
        <w:t xml:space="preserve"> </w:t>
      </w:r>
      <w:r>
        <w:rPr>
          <w:sz w:val="24"/>
        </w:rPr>
        <w:t xml:space="preserve">Links BigQuery extraction, graph construction, PageRank scoring, proxy computation, and LaTeX result tables to a machine-readable sum-mary (Appendix </w:t>
      </w:r>
      <w:hyperlink w:anchor="_bookmark198" w:history="1">
        <w:r>
          <w:rPr>
            <w:sz w:val="24"/>
          </w:rPr>
          <w:t>8.1</w:t>
        </w:r>
      </w:hyperlink>
      <w:r>
        <w:rPr>
          <w:sz w:val="24"/>
        </w:rPr>
        <w:t>).</w:t>
      </w:r>
      <w:r>
        <w:rPr>
          <w:spacing w:val="40"/>
          <w:sz w:val="24"/>
        </w:rPr>
        <w:t xml:space="preserve"> </w:t>
      </w:r>
      <w:r>
        <w:rPr>
          <w:sz w:val="24"/>
        </w:rPr>
        <w:t xml:space="preserve">The pipeline supports independent verification of claims C1–C4 and </w:t>
      </w:r>
      <w:r>
        <w:rPr>
          <w:spacing w:val="-4"/>
          <w:sz w:val="24"/>
        </w:rPr>
        <w:t>SC1.</w:t>
      </w:r>
      <w:commentRangeEnd w:id="81"/>
      <w:r>
        <w:rPr>
          <w:rStyle w:val="CommentReference"/>
          <w:sz w:val="24"/>
          <w:szCs w:val="22"/>
        </w:rPr>
        <w:commentReference w:id="81"/>
      </w:r>
    </w:p>
    <w:p w14:paraId="00DC1CE6" w14:textId="77777777" w:rsidR="00350CFB" w:rsidRDefault="00283FFF">
      <w:pPr>
        <w:pStyle w:val="ListParagraph"/>
        <w:numPr>
          <w:ilvl w:val="0"/>
          <w:numId w:val="23"/>
        </w:numPr>
        <w:tabs>
          <w:tab w:val="left" w:pos="806"/>
          <w:tab w:val="left" w:pos="808"/>
        </w:tabs>
        <w:spacing w:before="41" w:line="396" w:lineRule="auto"/>
        <w:ind w:right="524"/>
        <w:jc w:val="both"/>
        <w:rPr>
          <w:sz w:val="24"/>
        </w:rPr>
      </w:pPr>
      <w:r>
        <w:rPr>
          <w:b/>
          <w:w w:val="105"/>
          <w:sz w:val="24"/>
        </w:rPr>
        <w:t>GF-PR</w:t>
      </w:r>
      <w:r>
        <w:rPr>
          <w:b/>
          <w:spacing w:val="-5"/>
          <w:w w:val="105"/>
          <w:sz w:val="24"/>
        </w:rPr>
        <w:t xml:space="preserve"> </w:t>
      </w:r>
      <w:r>
        <w:rPr>
          <w:b/>
          <w:w w:val="105"/>
          <w:sz w:val="24"/>
        </w:rPr>
        <w:t>ceiling</w:t>
      </w:r>
      <w:r>
        <w:rPr>
          <w:b/>
          <w:spacing w:val="-5"/>
          <w:w w:val="105"/>
          <w:sz w:val="24"/>
        </w:rPr>
        <w:t xml:space="preserve"> </w:t>
      </w:r>
      <w:r>
        <w:rPr>
          <w:b/>
          <w:w w:val="105"/>
          <w:sz w:val="24"/>
        </w:rPr>
        <w:t>analysis:</w:t>
      </w:r>
      <w:r>
        <w:rPr>
          <w:b/>
          <w:spacing w:val="31"/>
          <w:w w:val="105"/>
          <w:sz w:val="24"/>
        </w:rPr>
        <w:t xml:space="preserve"> </w:t>
      </w:r>
      <w:r>
        <w:rPr>
          <w:w w:val="105"/>
          <w:sz w:val="24"/>
        </w:rPr>
        <w:t>Clarifies</w:t>
      </w:r>
      <w:r>
        <w:rPr>
          <w:spacing w:val="-5"/>
          <w:w w:val="105"/>
          <w:sz w:val="24"/>
        </w:rPr>
        <w:t xml:space="preserve"> </w:t>
      </w:r>
      <w:r>
        <w:rPr>
          <w:w w:val="105"/>
          <w:sz w:val="24"/>
        </w:rPr>
        <w:t>construct</w:t>
      </w:r>
      <w:r>
        <w:rPr>
          <w:spacing w:val="-5"/>
          <w:w w:val="105"/>
          <w:sz w:val="24"/>
        </w:rPr>
        <w:t xml:space="preserve"> </w:t>
      </w:r>
      <w:r>
        <w:rPr>
          <w:w w:val="105"/>
          <w:sz w:val="24"/>
        </w:rPr>
        <w:t>overlap</w:t>
      </w:r>
      <w:r>
        <w:rPr>
          <w:spacing w:val="-5"/>
          <w:w w:val="105"/>
          <w:sz w:val="24"/>
        </w:rPr>
        <w:t xml:space="preserve"> </w:t>
      </w:r>
      <w:r>
        <w:rPr>
          <w:w w:val="105"/>
          <w:sz w:val="24"/>
        </w:rPr>
        <w:t>on</w:t>
      </w:r>
      <w:r>
        <w:rPr>
          <w:spacing w:val="-5"/>
          <w:w w:val="105"/>
          <w:sz w:val="24"/>
        </w:rPr>
        <w:t xml:space="preserve"> </w:t>
      </w:r>
      <w:r>
        <w:rPr>
          <w:w w:val="105"/>
          <w:sz w:val="24"/>
        </w:rPr>
        <w:t>trading-outcome</w:t>
      </w:r>
      <w:r>
        <w:rPr>
          <w:spacing w:val="-5"/>
          <w:w w:val="105"/>
          <w:sz w:val="24"/>
        </w:rPr>
        <w:t xml:space="preserve"> </w:t>
      </w:r>
      <w:r>
        <w:rPr>
          <w:w w:val="105"/>
          <w:sz w:val="24"/>
        </w:rPr>
        <w:t>proxies</w:t>
      </w:r>
      <w:r>
        <w:rPr>
          <w:spacing w:val="-5"/>
          <w:w w:val="105"/>
          <w:sz w:val="24"/>
        </w:rPr>
        <w:t xml:space="preserve"> </w:t>
      </w:r>
      <w:r>
        <w:rPr>
          <w:w w:val="105"/>
          <w:sz w:val="24"/>
        </w:rPr>
        <w:t>for</w:t>
      </w:r>
      <w:r>
        <w:rPr>
          <w:spacing w:val="-5"/>
          <w:w w:val="105"/>
          <w:sz w:val="24"/>
        </w:rPr>
        <w:t xml:space="preserve"> </w:t>
      </w:r>
      <w:r>
        <w:rPr>
          <w:w w:val="105"/>
          <w:sz w:val="24"/>
        </w:rPr>
        <w:t>the matched wallet cohort (</w:t>
      </w:r>
      <w:r>
        <w:rPr>
          <w:i/>
          <w:w w:val="105"/>
          <w:sz w:val="24"/>
        </w:rPr>
        <w:t xml:space="preserve">n </w:t>
      </w:r>
      <w:r>
        <w:rPr>
          <w:w w:val="105"/>
          <w:sz w:val="24"/>
        </w:rPr>
        <w:t>= 5</w:t>
      </w:r>
      <w:r>
        <w:rPr>
          <w:i/>
          <w:w w:val="105"/>
          <w:sz w:val="24"/>
        </w:rPr>
        <w:t>,</w:t>
      </w:r>
      <w:r>
        <w:rPr>
          <w:w w:val="105"/>
          <w:sz w:val="24"/>
        </w:rPr>
        <w:t>521).</w:t>
      </w:r>
      <w:r>
        <w:rPr>
          <w:spacing w:val="40"/>
          <w:w w:val="105"/>
          <w:sz w:val="24"/>
        </w:rPr>
        <w:t xml:space="preserve"> </w:t>
      </w:r>
      <w:r>
        <w:rPr>
          <w:w w:val="105"/>
          <w:sz w:val="24"/>
        </w:rPr>
        <w:t>Added as a supplementary contribution during em-pirical</w:t>
      </w:r>
      <w:r>
        <w:rPr>
          <w:spacing w:val="-16"/>
          <w:w w:val="105"/>
          <w:sz w:val="24"/>
        </w:rPr>
        <w:t xml:space="preserve"> </w:t>
      </w:r>
      <w:r>
        <w:rPr>
          <w:w w:val="105"/>
          <w:sz w:val="24"/>
        </w:rPr>
        <w:t>work;</w:t>
      </w:r>
      <w:r>
        <w:rPr>
          <w:spacing w:val="-16"/>
          <w:w w:val="105"/>
          <w:sz w:val="24"/>
        </w:rPr>
        <w:t xml:space="preserve"> </w:t>
      </w:r>
      <w:r>
        <w:rPr>
          <w:w w:val="105"/>
          <w:sz w:val="24"/>
        </w:rPr>
        <w:t>GF-PR</w:t>
      </w:r>
      <w:r>
        <w:rPr>
          <w:spacing w:val="-16"/>
          <w:w w:val="105"/>
          <w:sz w:val="24"/>
        </w:rPr>
        <w:t xml:space="preserve"> </w:t>
      </w:r>
      <w:r>
        <w:rPr>
          <w:w w:val="105"/>
          <w:sz w:val="24"/>
        </w:rPr>
        <w:t>is</w:t>
      </w:r>
      <w:r>
        <w:rPr>
          <w:spacing w:val="-15"/>
          <w:w w:val="105"/>
          <w:sz w:val="24"/>
        </w:rPr>
        <w:t xml:space="preserve"> </w:t>
      </w:r>
      <w:r>
        <w:rPr>
          <w:w w:val="105"/>
          <w:sz w:val="24"/>
        </w:rPr>
        <w:t>not</w:t>
      </w:r>
      <w:r>
        <w:rPr>
          <w:spacing w:val="-16"/>
          <w:w w:val="105"/>
          <w:sz w:val="24"/>
        </w:rPr>
        <w:t xml:space="preserve"> </w:t>
      </w:r>
      <w:r>
        <w:rPr>
          <w:w w:val="105"/>
          <w:sz w:val="24"/>
        </w:rPr>
        <w:t>proposed</w:t>
      </w:r>
      <w:r>
        <w:rPr>
          <w:spacing w:val="-16"/>
          <w:w w:val="105"/>
          <w:sz w:val="24"/>
        </w:rPr>
        <w:t xml:space="preserve"> </w:t>
      </w:r>
      <w:r>
        <w:rPr>
          <w:w w:val="105"/>
          <w:sz w:val="24"/>
        </w:rPr>
        <w:t>as</w:t>
      </w:r>
      <w:r>
        <w:rPr>
          <w:spacing w:val="-16"/>
          <w:w w:val="105"/>
          <w:sz w:val="24"/>
        </w:rPr>
        <w:t xml:space="preserve"> </w:t>
      </w:r>
      <w:r>
        <w:rPr>
          <w:w w:val="105"/>
          <w:sz w:val="24"/>
        </w:rPr>
        <w:t>a</w:t>
      </w:r>
      <w:r>
        <w:rPr>
          <w:spacing w:val="-15"/>
          <w:w w:val="105"/>
          <w:sz w:val="24"/>
        </w:rPr>
        <w:t xml:space="preserve"> </w:t>
      </w:r>
      <w:r>
        <w:rPr>
          <w:w w:val="105"/>
          <w:sz w:val="24"/>
        </w:rPr>
        <w:t>deployable</w:t>
      </w:r>
      <w:r>
        <w:rPr>
          <w:spacing w:val="-16"/>
          <w:w w:val="105"/>
          <w:sz w:val="24"/>
        </w:rPr>
        <w:t xml:space="preserve"> </w:t>
      </w:r>
      <w:r>
        <w:rPr>
          <w:w w:val="105"/>
          <w:sz w:val="24"/>
        </w:rPr>
        <w:t>social</w:t>
      </w:r>
      <w:r>
        <w:rPr>
          <w:spacing w:val="-16"/>
          <w:w w:val="105"/>
          <w:sz w:val="24"/>
        </w:rPr>
        <w:t xml:space="preserve"> </w:t>
      </w:r>
      <w:r>
        <w:rPr>
          <w:w w:val="105"/>
          <w:sz w:val="24"/>
        </w:rPr>
        <w:t>reputation</w:t>
      </w:r>
      <w:r>
        <w:rPr>
          <w:spacing w:val="-16"/>
          <w:w w:val="105"/>
          <w:sz w:val="24"/>
        </w:rPr>
        <w:t xml:space="preserve"> </w:t>
      </w:r>
      <w:r>
        <w:rPr>
          <w:w w:val="105"/>
          <w:sz w:val="24"/>
        </w:rPr>
        <w:t>method</w:t>
      </w:r>
      <w:r>
        <w:rPr>
          <w:spacing w:val="-15"/>
          <w:w w:val="105"/>
          <w:sz w:val="24"/>
        </w:rPr>
        <w:t xml:space="preserve"> </w:t>
      </w:r>
      <w:r>
        <w:rPr>
          <w:w w:val="105"/>
          <w:sz w:val="24"/>
        </w:rPr>
        <w:t>and</w:t>
      </w:r>
      <w:r>
        <w:rPr>
          <w:spacing w:val="-16"/>
          <w:w w:val="105"/>
          <w:sz w:val="24"/>
        </w:rPr>
        <w:t xml:space="preserve"> </w:t>
      </w:r>
      <w:r>
        <w:rPr>
          <w:w w:val="105"/>
          <w:sz w:val="24"/>
        </w:rPr>
        <w:t>bounds interpretation</w:t>
      </w:r>
      <w:r>
        <w:rPr>
          <w:spacing w:val="-16"/>
          <w:w w:val="105"/>
          <w:sz w:val="24"/>
        </w:rPr>
        <w:t xml:space="preserve"> </w:t>
      </w:r>
      <w:r>
        <w:rPr>
          <w:w w:val="105"/>
          <w:sz w:val="24"/>
        </w:rPr>
        <w:t>of</w:t>
      </w:r>
      <w:r>
        <w:rPr>
          <w:spacing w:val="-16"/>
          <w:w w:val="105"/>
          <w:sz w:val="24"/>
        </w:rPr>
        <w:t xml:space="preserve"> </w:t>
      </w:r>
      <w:r>
        <w:rPr>
          <w:w w:val="105"/>
          <w:sz w:val="24"/>
        </w:rPr>
        <w:t>high</w:t>
      </w:r>
      <w:r>
        <w:rPr>
          <w:spacing w:val="-16"/>
          <w:w w:val="105"/>
          <w:sz w:val="24"/>
        </w:rPr>
        <w:t xml:space="preserve"> </w:t>
      </w:r>
      <w:r>
        <w:rPr>
          <w:i/>
          <w:w w:val="105"/>
          <w:sz w:val="24"/>
        </w:rPr>
        <w:t>τ</w:t>
      </w:r>
      <w:r>
        <w:rPr>
          <w:i/>
          <w:spacing w:val="-7"/>
          <w:w w:val="105"/>
          <w:sz w:val="24"/>
        </w:rPr>
        <w:t xml:space="preserve"> </w:t>
      </w:r>
      <w:r>
        <w:rPr>
          <w:w w:val="105"/>
          <w:sz w:val="24"/>
        </w:rPr>
        <w:t>on</w:t>
      </w:r>
      <w:r>
        <w:rPr>
          <w:spacing w:val="-16"/>
          <w:w w:val="105"/>
          <w:sz w:val="24"/>
        </w:rPr>
        <w:t xml:space="preserve"> </w:t>
      </w:r>
      <w:r>
        <w:rPr>
          <w:w w:val="105"/>
          <w:sz w:val="24"/>
        </w:rPr>
        <w:t>outcome-native</w:t>
      </w:r>
      <w:r>
        <w:rPr>
          <w:spacing w:val="-15"/>
          <w:w w:val="105"/>
          <w:sz w:val="24"/>
        </w:rPr>
        <w:t xml:space="preserve"> </w:t>
      </w:r>
      <w:r>
        <w:rPr>
          <w:w w:val="105"/>
          <w:sz w:val="24"/>
        </w:rPr>
        <w:t>families</w:t>
      </w:r>
      <w:r>
        <w:rPr>
          <w:spacing w:val="-16"/>
          <w:w w:val="105"/>
          <w:sz w:val="24"/>
        </w:rPr>
        <w:t xml:space="preserve"> </w:t>
      </w:r>
      <w:r>
        <w:rPr>
          <w:w w:val="105"/>
          <w:sz w:val="24"/>
        </w:rPr>
        <w:t>(Claim</w:t>
      </w:r>
      <w:r>
        <w:rPr>
          <w:spacing w:val="-16"/>
          <w:w w:val="105"/>
          <w:sz w:val="24"/>
        </w:rPr>
        <w:t xml:space="preserve"> </w:t>
      </w:r>
      <w:r>
        <w:rPr>
          <w:w w:val="105"/>
          <w:sz w:val="24"/>
        </w:rPr>
        <w:t>SC1).</w:t>
      </w:r>
    </w:p>
    <w:p w14:paraId="00DC1CE7" w14:textId="77777777" w:rsidR="00350CFB" w:rsidRDefault="00283FFF">
      <w:pPr>
        <w:pStyle w:val="BodyText"/>
        <w:spacing w:before="64" w:line="326" w:lineRule="auto"/>
        <w:ind w:left="282" w:right="521"/>
      </w:pPr>
      <w:commentRangeStart w:id="82"/>
      <w:r>
        <w:t xml:space="preserve">Empirically, the primary comparison yields inter-method </w:t>
      </w:r>
      <w:r>
        <w:rPr>
          <w:i/>
        </w:rPr>
        <w:t>τ</w:t>
      </w:r>
      <w:r>
        <w:rPr>
          <w:i/>
          <w:spacing w:val="40"/>
        </w:rPr>
        <w:t xml:space="preserve"> </w:t>
      </w:r>
      <w:r>
        <w:t>= 0</w:t>
      </w:r>
      <w:r>
        <w:rPr>
          <w:i/>
        </w:rPr>
        <w:t>.</w:t>
      </w:r>
      <w:r>
        <w:t xml:space="preserve">316, EndorseRank allowance </w:t>
      </w:r>
      <w:r>
        <w:rPr>
          <w:i/>
        </w:rPr>
        <w:t>τ</w:t>
      </w:r>
      <w:r>
        <w:rPr>
          <w:i/>
          <w:spacing w:val="40"/>
        </w:rPr>
        <w:t xml:space="preserve"> </w:t>
      </w:r>
      <w:r>
        <w:t>= 0</w:t>
      </w:r>
      <w:r>
        <w:rPr>
          <w:i/>
        </w:rPr>
        <w:t>.</w:t>
      </w:r>
      <w:r>
        <w:t>355,</w:t>
      </w:r>
      <w:r>
        <w:rPr>
          <w:spacing w:val="5"/>
        </w:rPr>
        <w:t xml:space="preserve"> </w:t>
      </w:r>
      <w:r>
        <w:t>AWP</w:t>
      </w:r>
      <w:r>
        <w:rPr>
          <w:spacing w:val="5"/>
        </w:rPr>
        <w:t xml:space="preserve"> </w:t>
      </w:r>
      <w:r>
        <w:t>transfer</w:t>
      </w:r>
      <w:r>
        <w:rPr>
          <w:spacing w:val="6"/>
        </w:rPr>
        <w:t xml:space="preserve"> </w:t>
      </w:r>
      <w:r>
        <w:rPr>
          <w:i/>
        </w:rPr>
        <w:t>τ</w:t>
      </w:r>
      <w:r>
        <w:rPr>
          <w:i/>
          <w:spacing w:val="46"/>
        </w:rPr>
        <w:t xml:space="preserve"> </w:t>
      </w:r>
      <w:r>
        <w:t>=</w:t>
      </w:r>
      <w:r>
        <w:rPr>
          <w:spacing w:val="21"/>
        </w:rPr>
        <w:t xml:space="preserve"> </w:t>
      </w:r>
      <w:r>
        <w:t>0</w:t>
      </w:r>
      <w:r>
        <w:rPr>
          <w:i/>
        </w:rPr>
        <w:t>.</w:t>
      </w:r>
      <w:r>
        <w:t>534,</w:t>
      </w:r>
      <w:r>
        <w:rPr>
          <w:spacing w:val="7"/>
        </w:rPr>
        <w:t xml:space="preserve"> </w:t>
      </w:r>
      <w:r>
        <w:t>and</w:t>
      </w:r>
      <w:r>
        <w:rPr>
          <w:spacing w:val="5"/>
        </w:rPr>
        <w:t xml:space="preserve"> </w:t>
      </w:r>
      <w:r>
        <w:t>an</w:t>
      </w:r>
      <w:r>
        <w:rPr>
          <w:spacing w:val="5"/>
        </w:rPr>
        <w:t xml:space="preserve"> </w:t>
      </w:r>
      <w:r>
        <w:t>efficiency</w:t>
      </w:r>
      <w:r>
        <w:rPr>
          <w:spacing w:val="5"/>
        </w:rPr>
        <w:t xml:space="preserve"> </w:t>
      </w:r>
      <w:r>
        <w:t>advantage</w:t>
      </w:r>
      <w:r>
        <w:rPr>
          <w:spacing w:val="5"/>
        </w:rPr>
        <w:t xml:space="preserve"> </w:t>
      </w:r>
      <w:r>
        <w:t>of</w:t>
      </w:r>
      <w:r>
        <w:rPr>
          <w:spacing w:val="5"/>
        </w:rPr>
        <w:t xml:space="preserve"> </w:t>
      </w:r>
      <w:r>
        <w:t>2</w:t>
      </w:r>
      <w:r>
        <w:rPr>
          <w:i/>
        </w:rPr>
        <w:t>.</w:t>
      </w:r>
      <w:r>
        <w:t>105</w:t>
      </w:r>
      <w:r>
        <w:rPr>
          <w:spacing w:val="-20"/>
        </w:rPr>
        <w:t xml:space="preserve"> </w:t>
      </w:r>
      <w:r>
        <w:t>s</w:t>
      </w:r>
      <w:r>
        <w:rPr>
          <w:spacing w:val="5"/>
        </w:rPr>
        <w:t xml:space="preserve"> </w:t>
      </w:r>
      <w:r>
        <w:t>versus</w:t>
      </w:r>
      <w:r>
        <w:rPr>
          <w:spacing w:val="6"/>
        </w:rPr>
        <w:t xml:space="preserve"> </w:t>
      </w:r>
      <w:r>
        <w:t>18</w:t>
      </w:r>
      <w:r>
        <w:rPr>
          <w:i/>
        </w:rPr>
        <w:t>.</w:t>
      </w:r>
      <w:r>
        <w:t>711</w:t>
      </w:r>
      <w:r>
        <w:rPr>
          <w:spacing w:val="-20"/>
        </w:rPr>
        <w:t xml:space="preserve"> </w:t>
      </w:r>
      <w:r>
        <w:t>s</w:t>
      </w:r>
      <w:r>
        <w:rPr>
          <w:spacing w:val="5"/>
        </w:rPr>
        <w:t xml:space="preserve"> </w:t>
      </w:r>
      <w:r>
        <w:t>(</w:t>
      </w:r>
      <w:r>
        <w:rPr>
          <w:rFonts w:ascii="Arial Unicode MS" w:hAnsi="Arial Unicode MS"/>
        </w:rPr>
        <w:t>≈</w:t>
      </w:r>
      <w:r>
        <w:rPr>
          <w:rFonts w:ascii="Arial Unicode MS" w:hAnsi="Arial Unicode MS"/>
          <w:spacing w:val="14"/>
        </w:rPr>
        <w:t xml:space="preserve"> </w:t>
      </w:r>
      <w:r>
        <w:rPr>
          <w:spacing w:val="-2"/>
        </w:rPr>
        <w:t>8</w:t>
      </w:r>
      <w:r>
        <w:rPr>
          <w:i/>
          <w:spacing w:val="-2"/>
        </w:rPr>
        <w:t>.</w:t>
      </w:r>
      <w:r>
        <w:rPr>
          <w:spacing w:val="-2"/>
        </w:rPr>
        <w:t>9</w:t>
      </w:r>
      <w:r>
        <w:rPr>
          <w:rFonts w:ascii="Arial Unicode MS" w:hAnsi="Arial Unicode MS"/>
          <w:spacing w:val="-2"/>
        </w:rPr>
        <w:t>×</w:t>
      </w:r>
      <w:r>
        <w:rPr>
          <w:spacing w:val="-2"/>
        </w:rPr>
        <w:t>)</w:t>
      </w:r>
      <w:commentRangeEnd w:id="82"/>
      <w:r>
        <w:rPr>
          <w:rStyle w:val="CommentReference"/>
          <w:sz w:val="24"/>
          <w:szCs w:val="24"/>
        </w:rPr>
        <w:commentReference w:id="82"/>
      </w:r>
    </w:p>
    <w:p w14:paraId="00DC1CE8" w14:textId="77777777" w:rsidR="00350CFB" w:rsidRDefault="00283FFF">
      <w:pPr>
        <w:pStyle w:val="BodyText"/>
        <w:spacing w:line="307" w:lineRule="exact"/>
        <w:ind w:left="282"/>
      </w:pPr>
      <w:r>
        <w:rPr>
          <w:w w:val="105"/>
        </w:rPr>
        <w:t>on</w:t>
      </w:r>
      <w:r>
        <w:rPr>
          <w:spacing w:val="-2"/>
          <w:w w:val="105"/>
        </w:rPr>
        <w:t xml:space="preserve"> </w:t>
      </w:r>
      <w:r>
        <w:rPr>
          <w:w w:val="105"/>
        </w:rPr>
        <w:t>the</w:t>
      </w:r>
      <w:r>
        <w:rPr>
          <w:spacing w:val="-1"/>
          <w:w w:val="105"/>
        </w:rPr>
        <w:t xml:space="preserve"> </w:t>
      </w:r>
      <w:r>
        <w:rPr>
          <w:w w:val="105"/>
        </w:rPr>
        <w:t>matched</w:t>
      </w:r>
      <w:r>
        <w:rPr>
          <w:spacing w:val="-2"/>
          <w:w w:val="105"/>
        </w:rPr>
        <w:t xml:space="preserve"> </w:t>
      </w:r>
      <w:r>
        <w:rPr>
          <w:w w:val="105"/>
        </w:rPr>
        <w:t>cohort,</w:t>
      </w:r>
      <w:r>
        <w:rPr>
          <w:spacing w:val="1"/>
          <w:w w:val="105"/>
        </w:rPr>
        <w:t xml:space="preserve"> </w:t>
      </w:r>
      <w:r>
        <w:rPr>
          <w:w w:val="105"/>
        </w:rPr>
        <w:t>with</w:t>
      </w:r>
      <w:r>
        <w:rPr>
          <w:spacing w:val="-2"/>
          <w:w w:val="105"/>
        </w:rPr>
        <w:t xml:space="preserve"> </w:t>
      </w:r>
      <w:r>
        <w:rPr>
          <w:w w:val="105"/>
        </w:rPr>
        <w:t>pool scaling</w:t>
      </w:r>
      <w:r>
        <w:rPr>
          <w:spacing w:val="-2"/>
          <w:w w:val="105"/>
        </w:rPr>
        <w:t xml:space="preserve"> </w:t>
      </w:r>
      <w:r>
        <w:rPr>
          <w:w w:val="105"/>
        </w:rPr>
        <w:t>of</w:t>
      </w:r>
      <w:r>
        <w:rPr>
          <w:spacing w:val="-1"/>
          <w:w w:val="105"/>
        </w:rPr>
        <w:t xml:space="preserve"> </w:t>
      </w:r>
      <w:r>
        <w:rPr>
          <w:rFonts w:ascii="Arial Unicode MS" w:hAnsi="Arial Unicode MS"/>
          <w:w w:val="105"/>
        </w:rPr>
        <w:t>≈</w:t>
      </w:r>
      <w:r>
        <w:rPr>
          <w:rFonts w:ascii="Arial Unicode MS" w:hAnsi="Arial Unicode MS"/>
          <w:spacing w:val="6"/>
          <w:w w:val="105"/>
        </w:rPr>
        <w:t xml:space="preserve"> </w:t>
      </w:r>
      <w:r>
        <w:rPr>
          <w:w w:val="105"/>
        </w:rPr>
        <w:t>10</w:t>
      </w:r>
      <w:r>
        <w:rPr>
          <w:i/>
          <w:w w:val="105"/>
        </w:rPr>
        <w:t>.</w:t>
      </w:r>
      <w:r>
        <w:rPr>
          <w:w w:val="105"/>
        </w:rPr>
        <w:t>4</w:t>
      </w:r>
      <w:r>
        <w:rPr>
          <w:rFonts w:ascii="Arial Unicode MS" w:hAnsi="Arial Unicode MS"/>
          <w:w w:val="105"/>
        </w:rPr>
        <w:t>×</w:t>
      </w:r>
      <w:r>
        <w:rPr>
          <w:rFonts w:ascii="Arial Unicode MS" w:hAnsi="Arial Unicode MS"/>
          <w:spacing w:val="-8"/>
          <w:w w:val="105"/>
        </w:rPr>
        <w:t xml:space="preserve"> </w:t>
      </w:r>
      <w:r>
        <w:rPr>
          <w:w w:val="105"/>
        </w:rPr>
        <w:t>at</w:t>
      </w:r>
      <w:r>
        <w:rPr>
          <w:spacing w:val="-1"/>
          <w:w w:val="105"/>
        </w:rPr>
        <w:t xml:space="preserve"> </w:t>
      </w:r>
      <w:r>
        <w:rPr>
          <w:i/>
          <w:w w:val="105"/>
        </w:rPr>
        <w:t>n</w:t>
      </w:r>
      <w:r>
        <w:rPr>
          <w:i/>
          <w:spacing w:val="13"/>
          <w:w w:val="105"/>
        </w:rPr>
        <w:t xml:space="preserve"> </w:t>
      </w:r>
      <w:r>
        <w:rPr>
          <w:w w:val="105"/>
        </w:rPr>
        <w:t>=</w:t>
      </w:r>
      <w:r>
        <w:rPr>
          <w:spacing w:val="14"/>
          <w:w w:val="105"/>
        </w:rPr>
        <w:t xml:space="preserve"> </w:t>
      </w:r>
      <w:r>
        <w:rPr>
          <w:w w:val="105"/>
        </w:rPr>
        <w:t>10</w:t>
      </w:r>
      <w:r>
        <w:rPr>
          <w:i/>
          <w:w w:val="105"/>
        </w:rPr>
        <w:t>,</w:t>
      </w:r>
      <w:r>
        <w:rPr>
          <w:w w:val="105"/>
        </w:rPr>
        <w:t>000</w:t>
      </w:r>
      <w:r>
        <w:rPr>
          <w:spacing w:val="-1"/>
          <w:w w:val="105"/>
        </w:rPr>
        <w:t xml:space="preserve"> </w:t>
      </w:r>
      <w:r>
        <w:rPr>
          <w:w w:val="105"/>
        </w:rPr>
        <w:t>and</w:t>
      </w:r>
      <w:r>
        <w:rPr>
          <w:spacing w:val="-1"/>
          <w:w w:val="105"/>
        </w:rPr>
        <w:t xml:space="preserve"> </w:t>
      </w:r>
      <w:r>
        <w:rPr>
          <w:rFonts w:ascii="Arial Unicode MS" w:hAnsi="Arial Unicode MS"/>
          <w:w w:val="105"/>
        </w:rPr>
        <w:t>≈</w:t>
      </w:r>
      <w:r>
        <w:rPr>
          <w:rFonts w:ascii="Arial Unicode MS" w:hAnsi="Arial Unicode MS"/>
          <w:spacing w:val="6"/>
          <w:w w:val="105"/>
        </w:rPr>
        <w:t xml:space="preserve"> </w:t>
      </w:r>
      <w:r>
        <w:rPr>
          <w:w w:val="105"/>
        </w:rPr>
        <w:t>9</w:t>
      </w:r>
      <w:r>
        <w:rPr>
          <w:i/>
          <w:w w:val="105"/>
        </w:rPr>
        <w:t>.</w:t>
      </w:r>
      <w:r>
        <w:rPr>
          <w:w w:val="105"/>
        </w:rPr>
        <w:t>4</w:t>
      </w:r>
      <w:r>
        <w:rPr>
          <w:rFonts w:ascii="Arial Unicode MS" w:hAnsi="Arial Unicode MS"/>
          <w:w w:val="105"/>
        </w:rPr>
        <w:t>×</w:t>
      </w:r>
      <w:r>
        <w:rPr>
          <w:rFonts w:ascii="Arial Unicode MS" w:hAnsi="Arial Unicode MS"/>
          <w:spacing w:val="-8"/>
          <w:w w:val="105"/>
        </w:rPr>
        <w:t xml:space="preserve"> </w:t>
      </w:r>
      <w:r>
        <w:rPr>
          <w:w w:val="105"/>
        </w:rPr>
        <w:t>at</w:t>
      </w:r>
      <w:r>
        <w:rPr>
          <w:spacing w:val="-1"/>
          <w:w w:val="105"/>
        </w:rPr>
        <w:t xml:space="preserve"> </w:t>
      </w:r>
      <w:r>
        <w:rPr>
          <w:i/>
          <w:w w:val="105"/>
        </w:rPr>
        <w:t>N</w:t>
      </w:r>
      <w:r>
        <w:rPr>
          <w:i/>
          <w:spacing w:val="37"/>
          <w:w w:val="105"/>
        </w:rPr>
        <w:t xml:space="preserve"> </w:t>
      </w:r>
      <w:r>
        <w:rPr>
          <w:w w:val="105"/>
        </w:rPr>
        <w:t>=</w:t>
      </w:r>
      <w:r>
        <w:rPr>
          <w:spacing w:val="13"/>
          <w:w w:val="105"/>
        </w:rPr>
        <w:t xml:space="preserve"> </w:t>
      </w:r>
      <w:r>
        <w:rPr>
          <w:spacing w:val="-2"/>
          <w:w w:val="105"/>
        </w:rPr>
        <w:t>31</w:t>
      </w:r>
      <w:r>
        <w:rPr>
          <w:i/>
          <w:spacing w:val="-2"/>
          <w:w w:val="105"/>
        </w:rPr>
        <w:t>,</w:t>
      </w:r>
      <w:r>
        <w:rPr>
          <w:spacing w:val="-2"/>
          <w:w w:val="105"/>
        </w:rPr>
        <w:t>612.</w:t>
      </w:r>
    </w:p>
    <w:p w14:paraId="00DC1CE9" w14:textId="77777777" w:rsidR="00350CFB" w:rsidRDefault="00283FFF">
      <w:pPr>
        <w:pStyle w:val="BodyText"/>
        <w:spacing w:before="119" w:line="396" w:lineRule="auto"/>
        <w:ind w:left="282" w:right="521" w:hanging="8"/>
      </w:pPr>
      <w:r>
        <w:t xml:space="preserve">These results support an efficiency–alignment trade-off rather than universal dominance of either </w:t>
      </w:r>
      <w:bookmarkStart w:id="83" w:name="Scope_and_limitations"/>
      <w:bookmarkStart w:id="84" w:name="_bookmark15"/>
      <w:bookmarkEnd w:id="83"/>
      <w:bookmarkEnd w:id="84"/>
      <w:r>
        <w:t>social method.</w:t>
      </w:r>
    </w:p>
    <w:p w14:paraId="00DC1CEA" w14:textId="77777777" w:rsidR="00350CFB" w:rsidRDefault="00350CFB">
      <w:pPr>
        <w:pStyle w:val="BodyText"/>
        <w:spacing w:before="160"/>
      </w:pPr>
    </w:p>
    <w:p w14:paraId="00DC1CEB" w14:textId="77777777" w:rsidR="00350CFB" w:rsidRDefault="00283FFF">
      <w:pPr>
        <w:pStyle w:val="Heading2"/>
        <w:numPr>
          <w:ilvl w:val="1"/>
          <w:numId w:val="26"/>
        </w:numPr>
        <w:tabs>
          <w:tab w:val="left" w:pos="783"/>
        </w:tabs>
        <w:ind w:left="783" w:hanging="501"/>
      </w:pPr>
      <w:r>
        <w:t>Scope</w:t>
      </w:r>
      <w:r>
        <w:rPr>
          <w:spacing w:val="11"/>
        </w:rPr>
        <w:t xml:space="preserve"> </w:t>
      </w:r>
      <w:r>
        <w:t>and</w:t>
      </w:r>
      <w:r>
        <w:rPr>
          <w:spacing w:val="12"/>
        </w:rPr>
        <w:t xml:space="preserve"> </w:t>
      </w:r>
      <w:r>
        <w:rPr>
          <w:spacing w:val="-2"/>
        </w:rPr>
        <w:t>limitations</w:t>
      </w:r>
    </w:p>
    <w:p w14:paraId="00DC1CEC" w14:textId="77777777" w:rsidR="00350CFB" w:rsidRDefault="00350CFB">
      <w:pPr>
        <w:pStyle w:val="BodyText"/>
        <w:spacing w:before="24"/>
        <w:rPr>
          <w:b/>
          <w:sz w:val="28"/>
        </w:rPr>
      </w:pPr>
    </w:p>
    <w:p w14:paraId="00DC1CED" w14:textId="62BD5EA6" w:rsidR="00350CFB" w:rsidRDefault="00283FFF">
      <w:pPr>
        <w:pStyle w:val="BodyText"/>
        <w:spacing w:line="391" w:lineRule="auto"/>
        <w:ind w:left="270" w:right="524" w:firstLine="4"/>
        <w:jc w:val="both"/>
      </w:pPr>
      <w:r>
        <w:t xml:space="preserve">This </w:t>
      </w:r>
      <w:del w:id="85" w:author="Moulla, Donatien Koulla" w:date="2026-08-27T14:15:00Z">
        <w:r>
          <w:delText xml:space="preserve">dissertation </w:delText>
        </w:r>
      </w:del>
      <w:ins w:id="86" w:author="Moulla, Donatien Koulla" w:date="2026-08-27T14:15:00Z">
        <w:r>
          <w:t xml:space="preserve">thesis </w:t>
        </w:r>
      </w:ins>
      <w:r>
        <w:t>focuses on Arbitrum One and GMX V2 perpetual trading over the observation window 2025-12-01 to 2026-05-31.</w:t>
      </w:r>
      <w:r>
        <w:rPr>
          <w:spacing w:val="40"/>
        </w:rPr>
        <w:t xml:space="preserve"> </w:t>
      </w:r>
      <w:r>
        <w:t xml:space="preserve">The primary empirical sample is a matched wallet cohort of </w:t>
      </w:r>
      <w:r>
        <w:rPr>
          <w:i/>
        </w:rPr>
        <w:t>n</w:t>
      </w:r>
      <w:r>
        <w:rPr>
          <w:i/>
          <w:spacing w:val="-15"/>
        </w:rPr>
        <w:t xml:space="preserve"> </w:t>
      </w:r>
      <w:r>
        <w:rPr>
          <w:w w:val="105"/>
        </w:rPr>
        <w:t>=</w:t>
      </w:r>
      <w:r>
        <w:rPr>
          <w:spacing w:val="-5"/>
          <w:w w:val="105"/>
        </w:rPr>
        <w:t xml:space="preserve"> </w:t>
      </w:r>
      <w:r>
        <w:t>5</w:t>
      </w:r>
      <w:r>
        <w:rPr>
          <w:i/>
        </w:rPr>
        <w:t>,</w:t>
      </w:r>
      <w:r>
        <w:t>521</w:t>
      </w:r>
      <w:r>
        <w:rPr>
          <w:spacing w:val="-4"/>
        </w:rPr>
        <w:t xml:space="preserve"> </w:t>
      </w:r>
      <w:r>
        <w:t>addresses</w:t>
      </w:r>
      <w:r>
        <w:rPr>
          <w:spacing w:val="-4"/>
        </w:rPr>
        <w:t xml:space="preserve"> </w:t>
      </w:r>
      <w:r>
        <w:t>with</w:t>
      </w:r>
      <w:r>
        <w:rPr>
          <w:spacing w:val="-4"/>
        </w:rPr>
        <w:t xml:space="preserve"> </w:t>
      </w:r>
      <w:r>
        <w:t>at</w:t>
      </w:r>
      <w:r>
        <w:rPr>
          <w:spacing w:val="-4"/>
        </w:rPr>
        <w:t xml:space="preserve"> </w:t>
      </w:r>
      <w:r>
        <w:t>least</w:t>
      </w:r>
      <w:r>
        <w:rPr>
          <w:spacing w:val="-4"/>
        </w:rPr>
        <w:t xml:space="preserve"> </w:t>
      </w:r>
      <w:r>
        <w:t>three</w:t>
      </w:r>
      <w:r>
        <w:rPr>
          <w:spacing w:val="-4"/>
        </w:rPr>
        <w:t xml:space="preserve"> </w:t>
      </w:r>
      <w:r>
        <w:t>GMX</w:t>
      </w:r>
      <w:r>
        <w:rPr>
          <w:spacing w:val="-4"/>
        </w:rPr>
        <w:t xml:space="preserve"> </w:t>
      </w:r>
      <w:r>
        <w:rPr>
          <w:rFonts w:ascii="Courier New"/>
        </w:rPr>
        <w:t>PositionDecrease</w:t>
      </w:r>
      <w:r>
        <w:rPr>
          <w:rFonts w:ascii="Courier New"/>
          <w:spacing w:val="-36"/>
        </w:rPr>
        <w:t xml:space="preserve"> </w:t>
      </w:r>
      <w:r>
        <w:t>events</w:t>
      </w:r>
      <w:r>
        <w:rPr>
          <w:spacing w:val="-4"/>
        </w:rPr>
        <w:t xml:space="preserve"> </w:t>
      </w:r>
      <w:r>
        <w:t>and</w:t>
      </w:r>
      <w:r>
        <w:rPr>
          <w:spacing w:val="-4"/>
        </w:rPr>
        <w:t xml:space="preserve"> </w:t>
      </w:r>
      <w:r>
        <w:t>non-zero</w:t>
      </w:r>
      <w:r>
        <w:rPr>
          <w:spacing w:val="-4"/>
        </w:rPr>
        <w:t xml:space="preserve"> </w:t>
      </w:r>
      <w:r>
        <w:t>reputa-tion subgraph connectivity, comprising 365</w:t>
      </w:r>
      <w:r>
        <w:rPr>
          <w:i/>
        </w:rPr>
        <w:t>,</w:t>
      </w:r>
      <w:r>
        <w:t>488 decoded closes, 14</w:t>
      </w:r>
      <w:r>
        <w:rPr>
          <w:i/>
        </w:rPr>
        <w:t>,</w:t>
      </w:r>
      <w:r>
        <w:t>727 EndorseRank edges, and 137</w:t>
      </w:r>
      <w:r>
        <w:rPr>
          <w:i/>
        </w:rPr>
        <w:t>,</w:t>
      </w:r>
      <w:r>
        <w:t>087 AWP edges. Runtime scaling is reported on an expanded wallet pool (</w:t>
      </w:r>
      <w:r>
        <w:rPr>
          <w:i/>
        </w:rPr>
        <w:t>N</w:t>
      </w:r>
      <w:r>
        <w:rPr>
          <w:i/>
          <w:spacing w:val="36"/>
          <w:w w:val="105"/>
        </w:rPr>
        <w:t xml:space="preserve"> </w:t>
      </w:r>
      <w:r>
        <w:rPr>
          <w:w w:val="105"/>
        </w:rPr>
        <w:t xml:space="preserve">= </w:t>
      </w:r>
      <w:r>
        <w:t>31</w:t>
      </w:r>
      <w:r>
        <w:rPr>
          <w:i/>
        </w:rPr>
        <w:t>,</w:t>
      </w:r>
      <w:r>
        <w:t>612). Ro-bustness checks examine damping sensitivity, top-token subgraphs, and sample-size sensitivity.</w:t>
      </w:r>
    </w:p>
    <w:p w14:paraId="00DC1CEE" w14:textId="77777777" w:rsidR="00350CFB" w:rsidRDefault="00283FFF">
      <w:pPr>
        <w:pStyle w:val="BodyText"/>
        <w:spacing w:before="34"/>
        <w:ind w:left="282"/>
        <w:jc w:val="both"/>
      </w:pPr>
      <w:r>
        <w:t>Unsecured</w:t>
      </w:r>
      <w:r>
        <w:rPr>
          <w:spacing w:val="-14"/>
        </w:rPr>
        <w:t xml:space="preserve"> </w:t>
      </w:r>
      <w:r>
        <w:t>lending</w:t>
      </w:r>
      <w:r>
        <w:rPr>
          <w:spacing w:val="-13"/>
        </w:rPr>
        <w:t xml:space="preserve"> </w:t>
      </w:r>
      <w:r>
        <w:t>default</w:t>
      </w:r>
      <w:r>
        <w:rPr>
          <w:spacing w:val="-13"/>
        </w:rPr>
        <w:t xml:space="preserve"> </w:t>
      </w:r>
      <w:r>
        <w:t>labels</w:t>
      </w:r>
      <w:r>
        <w:rPr>
          <w:spacing w:val="-13"/>
        </w:rPr>
        <w:t xml:space="preserve"> </w:t>
      </w:r>
      <w:r>
        <w:t>are</w:t>
      </w:r>
      <w:r>
        <w:rPr>
          <w:spacing w:val="-13"/>
        </w:rPr>
        <w:t xml:space="preserve"> </w:t>
      </w:r>
      <w:r>
        <w:t>out</w:t>
      </w:r>
      <w:r>
        <w:rPr>
          <w:spacing w:val="-13"/>
        </w:rPr>
        <w:t xml:space="preserve"> </w:t>
      </w:r>
      <w:r>
        <w:t>of</w:t>
      </w:r>
      <w:r>
        <w:rPr>
          <w:spacing w:val="-13"/>
        </w:rPr>
        <w:t xml:space="preserve"> </w:t>
      </w:r>
      <w:r>
        <w:t>scope:</w:t>
      </w:r>
      <w:r>
        <w:rPr>
          <w:spacing w:val="6"/>
        </w:rPr>
        <w:t xml:space="preserve"> </w:t>
      </w:r>
      <w:r>
        <w:t>under-collateralized</w:t>
      </w:r>
      <w:r>
        <w:rPr>
          <w:spacing w:val="-13"/>
        </w:rPr>
        <w:t xml:space="preserve"> </w:t>
      </w:r>
      <w:r>
        <w:t>credit</w:t>
      </w:r>
      <w:r>
        <w:rPr>
          <w:spacing w:val="-13"/>
        </w:rPr>
        <w:t xml:space="preserve"> </w:t>
      </w:r>
      <w:r>
        <w:t>events</w:t>
      </w:r>
      <w:r>
        <w:rPr>
          <w:spacing w:val="-13"/>
        </w:rPr>
        <w:t xml:space="preserve"> </w:t>
      </w:r>
      <w:r>
        <w:t>are</w:t>
      </w:r>
      <w:r>
        <w:rPr>
          <w:spacing w:val="-13"/>
        </w:rPr>
        <w:t xml:space="preserve"> </w:t>
      </w:r>
      <w:r>
        <w:t>too</w:t>
      </w:r>
      <w:r>
        <w:rPr>
          <w:spacing w:val="-13"/>
        </w:rPr>
        <w:t xml:space="preserve"> </w:t>
      </w:r>
      <w:r>
        <w:rPr>
          <w:spacing w:val="-2"/>
        </w:rPr>
        <w:t>sparse</w:t>
      </w:r>
    </w:p>
    <w:p w14:paraId="00DC1CEF" w14:textId="77777777" w:rsidR="00350CFB" w:rsidRDefault="00350CFB">
      <w:pPr>
        <w:pStyle w:val="BodyText"/>
        <w:jc w:val="both"/>
        <w:sectPr w:rsidR="00350CFB">
          <w:pgSz w:w="11910" w:h="16840"/>
          <w:pgMar w:top="1820" w:right="708" w:bottom="2300" w:left="992" w:header="0" w:footer="2115" w:gutter="0"/>
          <w:cols w:space="720"/>
        </w:sectPr>
      </w:pPr>
    </w:p>
    <w:p w14:paraId="00DC1CF0" w14:textId="77777777" w:rsidR="00350CFB" w:rsidRDefault="00283FFF">
      <w:pPr>
        <w:pStyle w:val="BodyText"/>
        <w:spacing w:before="72" w:line="396" w:lineRule="auto"/>
        <w:ind w:left="282" w:right="561"/>
        <w:jc w:val="both"/>
      </w:pPr>
      <w:r>
        <w:lastRenderedPageBreak/>
        <w:t>on this chain for reliable ground-truth validation.</w:t>
      </w:r>
      <w:r>
        <w:rPr>
          <w:spacing w:val="30"/>
        </w:rPr>
        <w:t xml:space="preserve"> </w:t>
      </w:r>
      <w:r>
        <w:t xml:space="preserve">Constructs and ethics are defined in Chapters </w:t>
      </w:r>
      <w:hyperlink w:anchor="_bookmark4" w:history="1">
        <w:r>
          <w:t>1</w:t>
        </w:r>
      </w:hyperlink>
      <w:r>
        <w:t xml:space="preserve"> and</w:t>
      </w:r>
      <w:r>
        <w:rPr>
          <w:spacing w:val="-15"/>
        </w:rPr>
        <w:t xml:space="preserve"> </w:t>
      </w:r>
      <w:hyperlink w:anchor="_bookmark48" w:history="1">
        <w:r>
          <w:t>3</w:t>
        </w:r>
      </w:hyperlink>
      <w:r>
        <w:t>.</w:t>
      </w:r>
      <w:r>
        <w:rPr>
          <w:spacing w:val="7"/>
        </w:rPr>
        <w:t xml:space="preserve"> </w:t>
      </w:r>
      <w:r>
        <w:t>Among</w:t>
      </w:r>
      <w:r>
        <w:rPr>
          <w:spacing w:val="-15"/>
        </w:rPr>
        <w:t xml:space="preserve"> </w:t>
      </w:r>
      <w:r>
        <w:t>social</w:t>
      </w:r>
      <w:r>
        <w:rPr>
          <w:spacing w:val="-15"/>
        </w:rPr>
        <w:t xml:space="preserve"> </w:t>
      </w:r>
      <w:r>
        <w:t>methods,</w:t>
      </w:r>
      <w:r>
        <w:rPr>
          <w:spacing w:val="-14"/>
        </w:rPr>
        <w:t xml:space="preserve"> </w:t>
      </w:r>
      <w:r>
        <w:t>transfer</w:t>
      </w:r>
      <w:r>
        <w:rPr>
          <w:spacing w:val="-15"/>
        </w:rPr>
        <w:t xml:space="preserve"> </w:t>
      </w:r>
      <w:r>
        <w:t>proxies</w:t>
      </w:r>
      <w:r>
        <w:rPr>
          <w:spacing w:val="-15"/>
        </w:rPr>
        <w:t xml:space="preserve"> </w:t>
      </w:r>
      <w:r>
        <w:t>align</w:t>
      </w:r>
      <w:r>
        <w:rPr>
          <w:spacing w:val="-15"/>
        </w:rPr>
        <w:t xml:space="preserve"> </w:t>
      </w:r>
      <w:r>
        <w:t>more</w:t>
      </w:r>
      <w:r>
        <w:rPr>
          <w:spacing w:val="-15"/>
        </w:rPr>
        <w:t xml:space="preserve"> </w:t>
      </w:r>
      <w:r>
        <w:t>strongly</w:t>
      </w:r>
      <w:r>
        <w:rPr>
          <w:spacing w:val="-15"/>
        </w:rPr>
        <w:t xml:space="preserve"> </w:t>
      </w:r>
      <w:r>
        <w:t>than</w:t>
      </w:r>
      <w:r>
        <w:rPr>
          <w:spacing w:val="-15"/>
        </w:rPr>
        <w:t xml:space="preserve"> </w:t>
      </w:r>
      <w:r>
        <w:t>trading-success</w:t>
      </w:r>
      <w:r>
        <w:rPr>
          <w:spacing w:val="-15"/>
        </w:rPr>
        <w:t xml:space="preserve"> </w:t>
      </w:r>
      <w:r>
        <w:t>proxies</w:t>
      </w:r>
      <w:r>
        <w:rPr>
          <w:spacing w:val="-15"/>
        </w:rPr>
        <w:t xml:space="preserve"> </w:t>
      </w:r>
      <w:r>
        <w:t>on this sample (RQ4); this does not diminish EndorseRank’s allowance-specific validity or runtime advantage.</w:t>
      </w:r>
      <w:r>
        <w:rPr>
          <w:spacing w:val="40"/>
        </w:rPr>
        <w:t xml:space="preserve"> </w:t>
      </w:r>
      <w:r>
        <w:t>GF-PR results are reported as supplementary diagnostics (SRQ1), not as a third peer reputation</w:t>
      </w:r>
      <w:r>
        <w:rPr>
          <w:spacing w:val="-13"/>
        </w:rPr>
        <w:t xml:space="preserve"> </w:t>
      </w:r>
      <w:r>
        <w:t>method.</w:t>
      </w:r>
      <w:r>
        <w:rPr>
          <w:spacing w:val="10"/>
        </w:rPr>
        <w:t xml:space="preserve"> </w:t>
      </w:r>
      <w:r>
        <w:t>Extended</w:t>
      </w:r>
      <w:r>
        <w:rPr>
          <w:spacing w:val="-13"/>
        </w:rPr>
        <w:t xml:space="preserve"> </w:t>
      </w:r>
      <w:r>
        <w:t>baselines</w:t>
      </w:r>
      <w:r>
        <w:rPr>
          <w:spacing w:val="-13"/>
        </w:rPr>
        <w:t xml:space="preserve"> </w:t>
      </w:r>
      <w:r>
        <w:t>archived</w:t>
      </w:r>
      <w:r>
        <w:rPr>
          <w:spacing w:val="-13"/>
        </w:rPr>
        <w:t xml:space="preserve"> </w:t>
      </w:r>
      <w:r>
        <w:t>for</w:t>
      </w:r>
      <w:r>
        <w:rPr>
          <w:spacing w:val="-13"/>
        </w:rPr>
        <w:t xml:space="preserve"> </w:t>
      </w:r>
      <w:r>
        <w:t>future</w:t>
      </w:r>
      <w:r>
        <w:rPr>
          <w:spacing w:val="-13"/>
        </w:rPr>
        <w:t xml:space="preserve"> </w:t>
      </w:r>
      <w:r>
        <w:t>comparison</w:t>
      </w:r>
      <w:r>
        <w:rPr>
          <w:spacing w:val="-13"/>
        </w:rPr>
        <w:t xml:space="preserve"> </w:t>
      </w:r>
      <w:r>
        <w:t>are</w:t>
      </w:r>
      <w:r>
        <w:rPr>
          <w:spacing w:val="-13"/>
        </w:rPr>
        <w:t xml:space="preserve"> </w:t>
      </w:r>
      <w:r>
        <w:t>excluded</w:t>
      </w:r>
      <w:r>
        <w:rPr>
          <w:spacing w:val="-13"/>
        </w:rPr>
        <w:t xml:space="preserve"> </w:t>
      </w:r>
      <w:r>
        <w:t>from</w:t>
      </w:r>
      <w:r>
        <w:rPr>
          <w:spacing w:val="-13"/>
        </w:rPr>
        <w:t xml:space="preserve"> </w:t>
      </w:r>
      <w:r>
        <w:t>the</w:t>
      </w:r>
      <w:r>
        <w:rPr>
          <w:spacing w:val="-13"/>
        </w:rPr>
        <w:t xml:space="preserve"> </w:t>
      </w:r>
      <w:r>
        <w:t xml:space="preserve">main narrative (Appendix </w:t>
      </w:r>
      <w:hyperlink w:anchor="_bookmark198" w:history="1">
        <w:r>
          <w:t>8.1</w:t>
        </w:r>
      </w:hyperlink>
      <w:r>
        <w:t>).</w:t>
      </w:r>
    </w:p>
    <w:p w14:paraId="00DC1CF1" w14:textId="77777777" w:rsidR="00350CFB" w:rsidRDefault="00283FFF">
      <w:pPr>
        <w:pStyle w:val="BodyText"/>
        <w:spacing w:before="21" w:line="396" w:lineRule="auto"/>
        <w:ind w:left="273" w:right="520" w:firstLine="8"/>
        <w:jc w:val="both"/>
      </w:pPr>
      <w:r>
        <w:t>Generalization</w:t>
      </w:r>
      <w:r>
        <w:rPr>
          <w:spacing w:val="-15"/>
        </w:rPr>
        <w:t xml:space="preserve"> </w:t>
      </w:r>
      <w:r>
        <w:t>beyond</w:t>
      </w:r>
      <w:r>
        <w:rPr>
          <w:spacing w:val="-15"/>
        </w:rPr>
        <w:t xml:space="preserve"> </w:t>
      </w:r>
      <w:r>
        <w:t>Arbitrum</w:t>
      </w:r>
      <w:r>
        <w:rPr>
          <w:spacing w:val="-15"/>
        </w:rPr>
        <w:t xml:space="preserve"> </w:t>
      </w:r>
      <w:r>
        <w:t>One,</w:t>
      </w:r>
      <w:r>
        <w:rPr>
          <w:spacing w:val="-14"/>
        </w:rPr>
        <w:t xml:space="preserve"> </w:t>
      </w:r>
      <w:r>
        <w:t>GMX</w:t>
      </w:r>
      <w:r>
        <w:rPr>
          <w:spacing w:val="-15"/>
        </w:rPr>
        <w:t xml:space="preserve"> </w:t>
      </w:r>
      <w:r>
        <w:t>V2,</w:t>
      </w:r>
      <w:r>
        <w:rPr>
          <w:spacing w:val="-13"/>
        </w:rPr>
        <w:t xml:space="preserve"> </w:t>
      </w:r>
      <w:r>
        <w:t>and</w:t>
      </w:r>
      <w:r>
        <w:rPr>
          <w:spacing w:val="-15"/>
        </w:rPr>
        <w:t xml:space="preserve"> </w:t>
      </w:r>
      <w:r>
        <w:t>the</w:t>
      </w:r>
      <w:r>
        <w:rPr>
          <w:spacing w:val="-15"/>
        </w:rPr>
        <w:t xml:space="preserve"> </w:t>
      </w:r>
      <w:r>
        <w:t>six-month</w:t>
      </w:r>
      <w:r>
        <w:rPr>
          <w:spacing w:val="-15"/>
        </w:rPr>
        <w:t xml:space="preserve"> </w:t>
      </w:r>
      <w:r>
        <w:t>window</w:t>
      </w:r>
      <w:r>
        <w:rPr>
          <w:spacing w:val="-15"/>
        </w:rPr>
        <w:t xml:space="preserve"> </w:t>
      </w:r>
      <w:r>
        <w:t>is</w:t>
      </w:r>
      <w:r>
        <w:rPr>
          <w:spacing w:val="-15"/>
        </w:rPr>
        <w:t xml:space="preserve"> </w:t>
      </w:r>
      <w:r>
        <w:t>not</w:t>
      </w:r>
      <w:r>
        <w:rPr>
          <w:spacing w:val="-15"/>
        </w:rPr>
        <w:t xml:space="preserve"> </w:t>
      </w:r>
      <w:r>
        <w:t>claimed.</w:t>
      </w:r>
      <w:r>
        <w:rPr>
          <w:spacing w:val="7"/>
        </w:rPr>
        <w:t xml:space="preserve"> </w:t>
      </w:r>
      <w:r>
        <w:t>Token-</w:t>
      </w:r>
      <w:r>
        <w:rPr>
          <w:spacing w:val="-2"/>
        </w:rPr>
        <w:t>decimal</w:t>
      </w:r>
      <w:r>
        <w:rPr>
          <w:spacing w:val="-4"/>
        </w:rPr>
        <w:t xml:space="preserve"> </w:t>
      </w:r>
      <w:r>
        <w:rPr>
          <w:spacing w:val="-2"/>
        </w:rPr>
        <w:t>normalization, price</w:t>
      </w:r>
      <w:r>
        <w:rPr>
          <w:spacing w:val="-4"/>
        </w:rPr>
        <w:t xml:space="preserve"> </w:t>
      </w:r>
      <w:r>
        <w:rPr>
          <w:spacing w:val="-2"/>
        </w:rPr>
        <w:t>oracles, and</w:t>
      </w:r>
      <w:r>
        <w:rPr>
          <w:spacing w:val="-4"/>
        </w:rPr>
        <w:t xml:space="preserve"> </w:t>
      </w:r>
      <w:r>
        <w:rPr>
          <w:spacing w:val="-2"/>
        </w:rPr>
        <w:t>permit-versus-approve</w:t>
      </w:r>
      <w:r>
        <w:rPr>
          <w:spacing w:val="-4"/>
        </w:rPr>
        <w:t xml:space="preserve"> </w:t>
      </w:r>
      <w:r>
        <w:rPr>
          <w:spacing w:val="-2"/>
        </w:rPr>
        <w:t>coverage</w:t>
      </w:r>
      <w:r>
        <w:rPr>
          <w:spacing w:val="-4"/>
        </w:rPr>
        <w:t xml:space="preserve"> </w:t>
      </w:r>
      <w:r>
        <w:rPr>
          <w:spacing w:val="-2"/>
        </w:rPr>
        <w:t>may</w:t>
      </w:r>
      <w:r>
        <w:rPr>
          <w:spacing w:val="-4"/>
        </w:rPr>
        <w:t xml:space="preserve"> </w:t>
      </w:r>
      <w:r>
        <w:rPr>
          <w:spacing w:val="-2"/>
        </w:rPr>
        <w:t>affect</w:t>
      </w:r>
      <w:r>
        <w:rPr>
          <w:spacing w:val="-4"/>
        </w:rPr>
        <w:t xml:space="preserve"> </w:t>
      </w:r>
      <w:r>
        <w:rPr>
          <w:spacing w:val="-2"/>
        </w:rPr>
        <w:t>edge</w:t>
      </w:r>
      <w:r>
        <w:rPr>
          <w:spacing w:val="-4"/>
        </w:rPr>
        <w:t xml:space="preserve"> </w:t>
      </w:r>
      <w:r>
        <w:rPr>
          <w:spacing w:val="-2"/>
        </w:rPr>
        <w:t xml:space="preserve">weights. </w:t>
      </w:r>
      <w:r>
        <w:t>Adversarial</w:t>
      </w:r>
      <w:r>
        <w:rPr>
          <w:spacing w:val="-11"/>
        </w:rPr>
        <w:t xml:space="preserve"> </w:t>
      </w:r>
      <w:r>
        <w:t>manipulation</w:t>
      </w:r>
      <w:r>
        <w:rPr>
          <w:spacing w:val="-11"/>
        </w:rPr>
        <w:t xml:space="preserve"> </w:t>
      </w:r>
      <w:r>
        <w:t>of</w:t>
      </w:r>
      <w:r>
        <w:rPr>
          <w:spacing w:val="-11"/>
        </w:rPr>
        <w:t xml:space="preserve"> </w:t>
      </w:r>
      <w:r>
        <w:t>allowances</w:t>
      </w:r>
      <w:r>
        <w:rPr>
          <w:spacing w:val="-11"/>
        </w:rPr>
        <w:t xml:space="preserve"> </w:t>
      </w:r>
      <w:r>
        <w:t>or</w:t>
      </w:r>
      <w:r>
        <w:rPr>
          <w:spacing w:val="-11"/>
        </w:rPr>
        <w:t xml:space="preserve"> </w:t>
      </w:r>
      <w:r>
        <w:t>transfers</w:t>
      </w:r>
      <w:r>
        <w:rPr>
          <w:spacing w:val="-11"/>
        </w:rPr>
        <w:t xml:space="preserve"> </w:t>
      </w:r>
      <w:r>
        <w:t>remains</w:t>
      </w:r>
      <w:r>
        <w:rPr>
          <w:spacing w:val="-11"/>
        </w:rPr>
        <w:t xml:space="preserve"> </w:t>
      </w:r>
      <w:r>
        <w:t>a</w:t>
      </w:r>
      <w:r>
        <w:rPr>
          <w:spacing w:val="-11"/>
        </w:rPr>
        <w:t xml:space="preserve"> </w:t>
      </w:r>
      <w:r>
        <w:t>threat</w:t>
      </w:r>
      <w:r>
        <w:rPr>
          <w:spacing w:val="-11"/>
        </w:rPr>
        <w:t xml:space="preserve"> </w:t>
      </w:r>
      <w:r>
        <w:t>discussed</w:t>
      </w:r>
      <w:r>
        <w:rPr>
          <w:spacing w:val="-11"/>
        </w:rPr>
        <w:t xml:space="preserve"> </w:t>
      </w:r>
      <w:r>
        <w:t>in</w:t>
      </w:r>
      <w:r>
        <w:rPr>
          <w:spacing w:val="-11"/>
        </w:rPr>
        <w:t xml:space="preserve"> </w:t>
      </w:r>
      <w:r>
        <w:t>Chapter</w:t>
      </w:r>
      <w:r>
        <w:rPr>
          <w:spacing w:val="-11"/>
        </w:rPr>
        <w:t xml:space="preserve"> </w:t>
      </w:r>
      <w:hyperlink w:anchor="_bookmark114" w:history="1">
        <w:r>
          <w:t>5</w:t>
        </w:r>
      </w:hyperlink>
      <w:r>
        <w:t>;</w:t>
      </w:r>
      <w:r>
        <w:rPr>
          <w:spacing w:val="-9"/>
        </w:rPr>
        <w:t xml:space="preserve"> </w:t>
      </w:r>
      <w:r>
        <w:t>Sybil-</w:t>
      </w:r>
      <w:bookmarkStart w:id="87" w:name="Dissertation_roadmap"/>
      <w:bookmarkStart w:id="88" w:name="_bookmark16"/>
      <w:bookmarkEnd w:id="87"/>
      <w:bookmarkEnd w:id="88"/>
      <w:r>
        <w:t xml:space="preserve">adjusted proxies partially address but do not eliminate that risk </w:t>
      </w:r>
      <w:hyperlink w:anchor="_bookmark150" w:history="1">
        <w:r>
          <w:rPr>
            <w:vertAlign w:val="superscript"/>
          </w:rPr>
          <w:t>[17]</w:t>
        </w:r>
      </w:hyperlink>
      <w:r>
        <w:t>.</w:t>
      </w:r>
    </w:p>
    <w:p w14:paraId="00DC1CF2" w14:textId="77777777" w:rsidR="00350CFB" w:rsidRDefault="00350CFB">
      <w:pPr>
        <w:pStyle w:val="BodyText"/>
        <w:spacing w:before="162"/>
      </w:pPr>
    </w:p>
    <w:p w14:paraId="00DC1CF3" w14:textId="5B24A89F" w:rsidR="00350CFB" w:rsidRDefault="00283FFF">
      <w:pPr>
        <w:pStyle w:val="Heading2"/>
        <w:numPr>
          <w:ilvl w:val="1"/>
          <w:numId w:val="26"/>
        </w:numPr>
        <w:tabs>
          <w:tab w:val="left" w:pos="783"/>
        </w:tabs>
        <w:ind w:left="783" w:hanging="501"/>
      </w:pPr>
      <w:del w:id="89" w:author="Moulla, Donatien Koulla" w:date="2026-08-27T14:15:00Z">
        <w:r>
          <w:delText>Dissertation</w:delText>
        </w:r>
        <w:r>
          <w:rPr>
            <w:spacing w:val="18"/>
          </w:rPr>
          <w:delText xml:space="preserve"> </w:delText>
        </w:r>
        <w:r>
          <w:rPr>
            <w:spacing w:val="-2"/>
          </w:rPr>
          <w:delText>roadmap</w:delText>
        </w:r>
      </w:del>
      <w:ins w:id="90" w:author="Moulla, Donatien Koulla" w:date="2026-08-27T14:15:00Z">
        <w:r>
          <w:t xml:space="preserve">Thesis </w:t>
        </w:r>
      </w:ins>
      <w:ins w:id="91" w:author="Moulla, Donatien Koulla" w:date="2026-08-27T14:16:00Z">
        <w:r>
          <w:t>organization</w:t>
        </w:r>
      </w:ins>
    </w:p>
    <w:p w14:paraId="00DC1CF4" w14:textId="77777777" w:rsidR="00350CFB" w:rsidRDefault="00350CFB">
      <w:pPr>
        <w:pStyle w:val="BodyText"/>
        <w:spacing w:before="24"/>
        <w:rPr>
          <w:b/>
          <w:sz w:val="28"/>
        </w:rPr>
      </w:pPr>
    </w:p>
    <w:p w14:paraId="00DC1CF5" w14:textId="527478A6" w:rsidR="00350CFB" w:rsidRDefault="00283FFF">
      <w:pPr>
        <w:pStyle w:val="BodyText"/>
        <w:ind w:left="274"/>
        <w:jc w:val="both"/>
      </w:pPr>
      <w:r>
        <w:t>The</w:t>
      </w:r>
      <w:r>
        <w:rPr>
          <w:spacing w:val="-10"/>
        </w:rPr>
        <w:t xml:space="preserve"> </w:t>
      </w:r>
      <w:del w:id="92" w:author="Moulla, Donatien Koulla" w:date="2026-08-27T14:16:00Z">
        <w:r>
          <w:delText>dissertation</w:delText>
        </w:r>
        <w:r>
          <w:rPr>
            <w:spacing w:val="-9"/>
          </w:rPr>
          <w:delText xml:space="preserve"> </w:delText>
        </w:r>
      </w:del>
      <w:ins w:id="93" w:author="Moulla, Donatien Koulla" w:date="2026-08-27T14:16:00Z">
        <w:r>
          <w:t>thesis</w:t>
        </w:r>
        <w:r>
          <w:rPr>
            <w:spacing w:val="-9"/>
          </w:rPr>
          <w:t xml:space="preserve"> </w:t>
        </w:r>
      </w:ins>
      <w:r>
        <w:t>proceeds</w:t>
      </w:r>
      <w:r>
        <w:rPr>
          <w:spacing w:val="-9"/>
        </w:rPr>
        <w:t xml:space="preserve"> </w:t>
      </w:r>
      <w:r>
        <w:t>as</w:t>
      </w:r>
      <w:r>
        <w:rPr>
          <w:spacing w:val="-10"/>
        </w:rPr>
        <w:t xml:space="preserve"> </w:t>
      </w:r>
      <w:r>
        <w:rPr>
          <w:spacing w:val="-2"/>
        </w:rPr>
        <w:t>follows.</w:t>
      </w:r>
    </w:p>
    <w:p w14:paraId="00DC1CF6" w14:textId="77777777" w:rsidR="00350CFB" w:rsidRDefault="00283FFF">
      <w:pPr>
        <w:pStyle w:val="BodyText"/>
        <w:spacing w:before="194" w:line="396" w:lineRule="auto"/>
        <w:ind w:left="282" w:right="563"/>
        <w:jc w:val="both"/>
      </w:pPr>
      <w:r>
        <w:t xml:space="preserve">Chapter </w:t>
      </w:r>
      <w:hyperlink w:anchor="_bookmark17" w:history="1">
        <w:r>
          <w:t>2</w:t>
        </w:r>
      </w:hyperlink>
      <w:r>
        <w:t xml:space="preserve"> reviews graph-based on-chain reputation, ERC-20 allowance semantics, and GMX V2 trading-success</w:t>
      </w:r>
      <w:r>
        <w:rPr>
          <w:spacing w:val="-15"/>
        </w:rPr>
        <w:t xml:space="preserve"> </w:t>
      </w:r>
      <w:r>
        <w:t>validation.</w:t>
      </w:r>
      <w:r>
        <w:rPr>
          <w:spacing w:val="5"/>
        </w:rPr>
        <w:t xml:space="preserve"> </w:t>
      </w:r>
      <w:r>
        <w:t>It</w:t>
      </w:r>
      <w:r>
        <w:rPr>
          <w:spacing w:val="-15"/>
        </w:rPr>
        <w:t xml:space="preserve"> </w:t>
      </w:r>
      <w:r>
        <w:t>develops</w:t>
      </w:r>
      <w:r>
        <w:rPr>
          <w:spacing w:val="-15"/>
        </w:rPr>
        <w:t xml:space="preserve"> </w:t>
      </w:r>
      <w:r>
        <w:t>the</w:t>
      </w:r>
      <w:r>
        <w:rPr>
          <w:spacing w:val="-15"/>
        </w:rPr>
        <w:t xml:space="preserve"> </w:t>
      </w:r>
      <w:r>
        <w:t>theoretical</w:t>
      </w:r>
      <w:r>
        <w:rPr>
          <w:spacing w:val="-15"/>
        </w:rPr>
        <w:t xml:space="preserve"> </w:t>
      </w:r>
      <w:r>
        <w:t>framework—hyperlink</w:t>
      </w:r>
      <w:r>
        <w:rPr>
          <w:spacing w:val="-15"/>
        </w:rPr>
        <w:t xml:space="preserve"> </w:t>
      </w:r>
      <w:r>
        <w:t>propagation,</w:t>
      </w:r>
      <w:r>
        <w:rPr>
          <w:spacing w:val="-15"/>
        </w:rPr>
        <w:t xml:space="preserve"> </w:t>
      </w:r>
      <w:r>
        <w:t>domain alignment,</w:t>
      </w:r>
      <w:r>
        <w:rPr>
          <w:spacing w:val="-6"/>
        </w:rPr>
        <w:t xml:space="preserve"> </w:t>
      </w:r>
      <w:r>
        <w:t>and</w:t>
      </w:r>
      <w:r>
        <w:rPr>
          <w:spacing w:val="-7"/>
        </w:rPr>
        <w:t xml:space="preserve"> </w:t>
      </w:r>
      <w:r>
        <w:t>computational</w:t>
      </w:r>
      <w:r>
        <w:rPr>
          <w:spacing w:val="-7"/>
        </w:rPr>
        <w:t xml:space="preserve"> </w:t>
      </w:r>
      <w:r>
        <w:t>complexity—that</w:t>
      </w:r>
      <w:r>
        <w:rPr>
          <w:spacing w:val="-7"/>
        </w:rPr>
        <w:t xml:space="preserve"> </w:t>
      </w:r>
      <w:r>
        <w:t>motivates</w:t>
      </w:r>
      <w:r>
        <w:rPr>
          <w:spacing w:val="-7"/>
        </w:rPr>
        <w:t xml:space="preserve"> </w:t>
      </w:r>
      <w:r>
        <w:t>the</w:t>
      </w:r>
      <w:r>
        <w:rPr>
          <w:spacing w:val="-7"/>
        </w:rPr>
        <w:t xml:space="preserve"> </w:t>
      </w:r>
      <w:r>
        <w:t>primary</w:t>
      </w:r>
      <w:r>
        <w:rPr>
          <w:spacing w:val="-7"/>
        </w:rPr>
        <w:t xml:space="preserve"> </w:t>
      </w:r>
      <w:r>
        <w:t>EndorseRank</w:t>
      </w:r>
      <w:r>
        <w:rPr>
          <w:spacing w:val="-7"/>
        </w:rPr>
        <w:t xml:space="preserve"> </w:t>
      </w:r>
      <w:r>
        <w:t>versus</w:t>
      </w:r>
      <w:r>
        <w:rPr>
          <w:spacing w:val="-7"/>
        </w:rPr>
        <w:t xml:space="preserve"> </w:t>
      </w:r>
      <w:r>
        <w:t>AWP comparison, and situates GF-PR as a supplementary outcome-native ceiling.</w:t>
      </w:r>
    </w:p>
    <w:p w14:paraId="00DC1CF7" w14:textId="77777777" w:rsidR="00350CFB" w:rsidRDefault="00283FFF">
      <w:pPr>
        <w:pStyle w:val="BodyText"/>
        <w:spacing w:before="19" w:line="396" w:lineRule="auto"/>
        <w:ind w:left="282" w:right="524"/>
        <w:jc w:val="both"/>
      </w:pPr>
      <w:r>
        <w:rPr>
          <w:spacing w:val="-2"/>
        </w:rPr>
        <w:t>Chapter</w:t>
      </w:r>
      <w:r>
        <w:rPr>
          <w:spacing w:val="-7"/>
        </w:rPr>
        <w:t xml:space="preserve"> </w:t>
      </w:r>
      <w:hyperlink w:anchor="_bookmark48" w:history="1">
        <w:r>
          <w:rPr>
            <w:spacing w:val="-2"/>
          </w:rPr>
          <w:t>3</w:t>
        </w:r>
      </w:hyperlink>
      <w:r>
        <w:rPr>
          <w:spacing w:val="-7"/>
        </w:rPr>
        <w:t xml:space="preserve"> </w:t>
      </w:r>
      <w:r>
        <w:rPr>
          <w:spacing w:val="-2"/>
        </w:rPr>
        <w:t>specifies</w:t>
      </w:r>
      <w:r>
        <w:rPr>
          <w:spacing w:val="-7"/>
        </w:rPr>
        <w:t xml:space="preserve"> </w:t>
      </w:r>
      <w:r>
        <w:rPr>
          <w:spacing w:val="-2"/>
        </w:rPr>
        <w:t>data</w:t>
      </w:r>
      <w:r>
        <w:rPr>
          <w:spacing w:val="-7"/>
        </w:rPr>
        <w:t xml:space="preserve"> </w:t>
      </w:r>
      <w:r>
        <w:rPr>
          <w:spacing w:val="-2"/>
        </w:rPr>
        <w:t>sources,</w:t>
      </w:r>
      <w:r>
        <w:rPr>
          <w:spacing w:val="-5"/>
        </w:rPr>
        <w:t xml:space="preserve"> </w:t>
      </w:r>
      <w:r>
        <w:rPr>
          <w:spacing w:val="-2"/>
        </w:rPr>
        <w:t>sampling,</w:t>
      </w:r>
      <w:r>
        <w:rPr>
          <w:spacing w:val="-5"/>
        </w:rPr>
        <w:t xml:space="preserve"> </w:t>
      </w:r>
      <w:r>
        <w:rPr>
          <w:spacing w:val="-2"/>
        </w:rPr>
        <w:t>graph</w:t>
      </w:r>
      <w:r>
        <w:rPr>
          <w:spacing w:val="-7"/>
        </w:rPr>
        <w:t xml:space="preserve"> </w:t>
      </w:r>
      <w:r>
        <w:rPr>
          <w:spacing w:val="-2"/>
        </w:rPr>
        <w:t>construction</w:t>
      </w:r>
      <w:r>
        <w:rPr>
          <w:spacing w:val="-7"/>
        </w:rPr>
        <w:t xml:space="preserve"> </w:t>
      </w:r>
      <w:r>
        <w:rPr>
          <w:spacing w:val="-2"/>
        </w:rPr>
        <w:t>for</w:t>
      </w:r>
      <w:r>
        <w:rPr>
          <w:spacing w:val="-7"/>
        </w:rPr>
        <w:t xml:space="preserve"> </w:t>
      </w:r>
      <w:r>
        <w:rPr>
          <w:spacing w:val="-2"/>
        </w:rPr>
        <w:t>EndorseRank</w:t>
      </w:r>
      <w:r>
        <w:rPr>
          <w:spacing w:val="-7"/>
        </w:rPr>
        <w:t xml:space="preserve"> </w:t>
      </w:r>
      <w:r>
        <w:rPr>
          <w:spacing w:val="-2"/>
        </w:rPr>
        <w:t>and</w:t>
      </w:r>
      <w:r>
        <w:rPr>
          <w:spacing w:val="-7"/>
        </w:rPr>
        <w:t xml:space="preserve"> </w:t>
      </w:r>
      <w:r>
        <w:rPr>
          <w:spacing w:val="-2"/>
        </w:rPr>
        <w:t>AWP,</w:t>
      </w:r>
      <w:r>
        <w:rPr>
          <w:spacing w:val="-7"/>
        </w:rPr>
        <w:t xml:space="preserve"> </w:t>
      </w:r>
      <w:r>
        <w:rPr>
          <w:spacing w:val="-2"/>
        </w:rPr>
        <w:t>the</w:t>
      </w:r>
      <w:r>
        <w:rPr>
          <w:spacing w:val="-7"/>
        </w:rPr>
        <w:t xml:space="preserve"> </w:t>
      </w:r>
      <w:r>
        <w:rPr>
          <w:spacing w:val="-2"/>
        </w:rPr>
        <w:t>five-</w:t>
      </w:r>
      <w:r>
        <w:t>proxy</w:t>
      </w:r>
      <w:r>
        <w:rPr>
          <w:spacing w:val="-4"/>
        </w:rPr>
        <w:t xml:space="preserve"> </w:t>
      </w:r>
      <w:r>
        <w:t>evaluation</w:t>
      </w:r>
      <w:r>
        <w:rPr>
          <w:spacing w:val="-3"/>
        </w:rPr>
        <w:t xml:space="preserve"> </w:t>
      </w:r>
      <w:r>
        <w:t>design,</w:t>
      </w:r>
      <w:r>
        <w:rPr>
          <w:spacing w:val="-2"/>
        </w:rPr>
        <w:t xml:space="preserve"> </w:t>
      </w:r>
      <w:r>
        <w:t>computational</w:t>
      </w:r>
      <w:r>
        <w:rPr>
          <w:spacing w:val="-3"/>
        </w:rPr>
        <w:t xml:space="preserve"> </w:t>
      </w:r>
      <w:r>
        <w:t>benchmarks,</w:t>
      </w:r>
      <w:r>
        <w:rPr>
          <w:spacing w:val="-2"/>
        </w:rPr>
        <w:t xml:space="preserve"> </w:t>
      </w:r>
      <w:r>
        <w:t>robustness</w:t>
      </w:r>
      <w:r>
        <w:rPr>
          <w:spacing w:val="-3"/>
        </w:rPr>
        <w:t xml:space="preserve"> </w:t>
      </w:r>
      <w:r>
        <w:t>checks,</w:t>
      </w:r>
      <w:r>
        <w:rPr>
          <w:spacing w:val="-2"/>
        </w:rPr>
        <w:t xml:space="preserve"> </w:t>
      </w:r>
      <w:r>
        <w:t>reproducibility</w:t>
      </w:r>
      <w:r>
        <w:rPr>
          <w:spacing w:val="-3"/>
        </w:rPr>
        <w:t xml:space="preserve"> </w:t>
      </w:r>
      <w:r>
        <w:t>practices, and</w:t>
      </w:r>
      <w:r>
        <w:rPr>
          <w:spacing w:val="-8"/>
        </w:rPr>
        <w:t xml:space="preserve"> </w:t>
      </w:r>
      <w:r>
        <w:t>ethics.</w:t>
      </w:r>
      <w:r>
        <w:rPr>
          <w:spacing w:val="15"/>
        </w:rPr>
        <w:t xml:space="preserve"> </w:t>
      </w:r>
      <w:r>
        <w:t>It</w:t>
      </w:r>
      <w:r>
        <w:rPr>
          <w:spacing w:val="-8"/>
        </w:rPr>
        <w:t xml:space="preserve"> </w:t>
      </w:r>
      <w:r>
        <w:t>defines</w:t>
      </w:r>
      <w:r>
        <w:rPr>
          <w:spacing w:val="-8"/>
        </w:rPr>
        <w:t xml:space="preserve"> </w:t>
      </w:r>
      <w:r>
        <w:t>the</w:t>
      </w:r>
      <w:r>
        <w:rPr>
          <w:spacing w:val="-8"/>
        </w:rPr>
        <w:t xml:space="preserve"> </w:t>
      </w:r>
      <w:r>
        <w:t>matched</w:t>
      </w:r>
      <w:r>
        <w:rPr>
          <w:spacing w:val="-8"/>
        </w:rPr>
        <w:t xml:space="preserve"> </w:t>
      </w:r>
      <w:r>
        <w:t>wallet</w:t>
      </w:r>
      <w:r>
        <w:rPr>
          <w:spacing w:val="-8"/>
        </w:rPr>
        <w:t xml:space="preserve"> </w:t>
      </w:r>
      <w:r>
        <w:t>cohort,</w:t>
      </w:r>
      <w:r>
        <w:rPr>
          <w:spacing w:val="-7"/>
        </w:rPr>
        <w:t xml:space="preserve"> </w:t>
      </w:r>
      <w:r>
        <w:t>the</w:t>
      </w:r>
      <w:r>
        <w:rPr>
          <w:spacing w:val="-8"/>
        </w:rPr>
        <w:t xml:space="preserve"> </w:t>
      </w:r>
      <w:r>
        <w:t>expanded</w:t>
      </w:r>
      <w:r>
        <w:rPr>
          <w:spacing w:val="-8"/>
        </w:rPr>
        <w:t xml:space="preserve"> </w:t>
      </w:r>
      <w:r>
        <w:t>wallet</w:t>
      </w:r>
      <w:r>
        <w:rPr>
          <w:spacing w:val="-8"/>
        </w:rPr>
        <w:t xml:space="preserve"> </w:t>
      </w:r>
      <w:r>
        <w:t>pool</w:t>
      </w:r>
      <w:r>
        <w:rPr>
          <w:spacing w:val="-8"/>
        </w:rPr>
        <w:t xml:space="preserve"> </w:t>
      </w:r>
      <w:r>
        <w:t>used</w:t>
      </w:r>
      <w:r>
        <w:rPr>
          <w:spacing w:val="-8"/>
        </w:rPr>
        <w:t xml:space="preserve"> </w:t>
      </w:r>
      <w:r>
        <w:t>for</w:t>
      </w:r>
      <w:r>
        <w:rPr>
          <w:spacing w:val="-8"/>
        </w:rPr>
        <w:t xml:space="preserve"> </w:t>
      </w:r>
      <w:r>
        <w:t>scaling,</w:t>
      </w:r>
      <w:r>
        <w:rPr>
          <w:spacing w:val="-7"/>
        </w:rPr>
        <w:t xml:space="preserve"> </w:t>
      </w:r>
      <w:r>
        <w:t>and</w:t>
      </w:r>
      <w:r>
        <w:rPr>
          <w:spacing w:val="-8"/>
        </w:rPr>
        <w:t xml:space="preserve"> </w:t>
      </w:r>
      <w:r>
        <w:t xml:space="preserve">the operational procedures that produce the Chapter </w:t>
      </w:r>
      <w:hyperlink w:anchor="_bookmark84" w:history="1">
        <w:r>
          <w:t>4</w:t>
        </w:r>
      </w:hyperlink>
      <w:r>
        <w:t xml:space="preserve"> tables.</w:t>
      </w:r>
    </w:p>
    <w:p w14:paraId="00DC1CF8" w14:textId="77777777" w:rsidR="00350CFB" w:rsidRDefault="00283FFF">
      <w:pPr>
        <w:pStyle w:val="BodyText"/>
        <w:spacing w:before="18" w:line="396" w:lineRule="auto"/>
        <w:ind w:left="274" w:right="522" w:firstLine="7"/>
        <w:jc w:val="both"/>
      </w:pPr>
      <w:r>
        <w:t xml:space="preserve">Chapter </w:t>
      </w:r>
      <w:hyperlink w:anchor="_bookmark84" w:history="1">
        <w:r>
          <w:t>4</w:t>
        </w:r>
      </w:hyperlink>
      <w:r>
        <w:t xml:space="preserve"> reports empirical results:</w:t>
      </w:r>
      <w:r>
        <w:rPr>
          <w:spacing w:val="40"/>
        </w:rPr>
        <w:t xml:space="preserve"> </w:t>
      </w:r>
      <w:r>
        <w:t>cohort characteristics, runtime and scaling benchmarks (Claim C1), robustness checks, social-method alignment across five proxy families (Claims C2–C3), rank divergence (H1/RQ1), and the supplementary GF-PR ceiling analysis (SRQ1/SC1). Primary claims C1–C4 and supplementary claim SC1 are stated explicitly.</w:t>
      </w:r>
    </w:p>
    <w:p w14:paraId="00DC1CF9" w14:textId="77777777" w:rsidR="00350CFB" w:rsidRDefault="00283FFF">
      <w:pPr>
        <w:pStyle w:val="BodyText"/>
        <w:spacing w:before="18"/>
        <w:ind w:left="282"/>
        <w:jc w:val="both"/>
      </w:pPr>
      <w:r>
        <w:t>Chapter</w:t>
      </w:r>
      <w:r>
        <w:rPr>
          <w:spacing w:val="-10"/>
        </w:rPr>
        <w:t xml:space="preserve"> </w:t>
      </w:r>
      <w:hyperlink w:anchor="_bookmark114" w:history="1">
        <w:r>
          <w:t>5</w:t>
        </w:r>
      </w:hyperlink>
      <w:r>
        <w:rPr>
          <w:spacing w:val="-11"/>
        </w:rPr>
        <w:t xml:space="preserve"> </w:t>
      </w:r>
      <w:r>
        <w:t>interprets</w:t>
      </w:r>
      <w:r>
        <w:rPr>
          <w:spacing w:val="-11"/>
        </w:rPr>
        <w:t xml:space="preserve"> </w:t>
      </w:r>
      <w:r>
        <w:t>findings</w:t>
      </w:r>
      <w:r>
        <w:rPr>
          <w:spacing w:val="-10"/>
        </w:rPr>
        <w:t xml:space="preserve"> </w:t>
      </w:r>
      <w:r>
        <w:t>by</w:t>
      </w:r>
      <w:r>
        <w:rPr>
          <w:spacing w:val="-10"/>
        </w:rPr>
        <w:t xml:space="preserve"> </w:t>
      </w:r>
      <w:r>
        <w:t>research</w:t>
      </w:r>
      <w:r>
        <w:rPr>
          <w:spacing w:val="-11"/>
        </w:rPr>
        <w:t xml:space="preserve"> </w:t>
      </w:r>
      <w:r>
        <w:t>question,</w:t>
      </w:r>
      <w:r>
        <w:rPr>
          <w:spacing w:val="-10"/>
        </w:rPr>
        <w:t xml:space="preserve"> </w:t>
      </w:r>
      <w:r>
        <w:t>develops</w:t>
      </w:r>
      <w:r>
        <w:rPr>
          <w:spacing w:val="-11"/>
        </w:rPr>
        <w:t xml:space="preserve"> </w:t>
      </w:r>
      <w:r>
        <w:t>theoretical</w:t>
      </w:r>
      <w:r>
        <w:rPr>
          <w:spacing w:val="-10"/>
        </w:rPr>
        <w:t xml:space="preserve"> </w:t>
      </w:r>
      <w:r>
        <w:t>and</w:t>
      </w:r>
      <w:r>
        <w:rPr>
          <w:spacing w:val="-10"/>
        </w:rPr>
        <w:t xml:space="preserve"> </w:t>
      </w:r>
      <w:r>
        <w:t>practical</w:t>
      </w:r>
      <w:r>
        <w:rPr>
          <w:spacing w:val="-10"/>
        </w:rPr>
        <w:t xml:space="preserve"> </w:t>
      </w:r>
      <w:r>
        <w:rPr>
          <w:spacing w:val="-2"/>
        </w:rPr>
        <w:t>implications,</w:t>
      </w:r>
    </w:p>
    <w:p w14:paraId="00DC1CFA" w14:textId="77777777" w:rsidR="00350CFB" w:rsidRDefault="00350CFB">
      <w:pPr>
        <w:pStyle w:val="BodyText"/>
        <w:jc w:val="both"/>
        <w:sectPr w:rsidR="00350CFB">
          <w:pgSz w:w="11910" w:h="16840"/>
          <w:pgMar w:top="1840" w:right="708" w:bottom="2300" w:left="992" w:header="0" w:footer="2115" w:gutter="0"/>
          <w:cols w:space="720"/>
        </w:sectPr>
      </w:pPr>
    </w:p>
    <w:p w14:paraId="00DC1CFB" w14:textId="77777777" w:rsidR="00350CFB" w:rsidRDefault="00283FFF">
      <w:pPr>
        <w:pStyle w:val="BodyText"/>
        <w:spacing w:before="72" w:line="396" w:lineRule="auto"/>
        <w:ind w:left="282" w:right="524"/>
        <w:jc w:val="both"/>
      </w:pPr>
      <w:r>
        <w:lastRenderedPageBreak/>
        <w:t>formulates</w:t>
      </w:r>
      <w:r>
        <w:rPr>
          <w:spacing w:val="-8"/>
        </w:rPr>
        <w:t xml:space="preserve"> </w:t>
      </w:r>
      <w:r>
        <w:t>a</w:t>
      </w:r>
      <w:r>
        <w:rPr>
          <w:spacing w:val="-8"/>
        </w:rPr>
        <w:t xml:space="preserve"> </w:t>
      </w:r>
      <w:r>
        <w:t>Sybil</w:t>
      </w:r>
      <w:r>
        <w:rPr>
          <w:spacing w:val="-8"/>
        </w:rPr>
        <w:t xml:space="preserve"> </w:t>
      </w:r>
      <w:r>
        <w:t>attack</w:t>
      </w:r>
      <w:r>
        <w:rPr>
          <w:spacing w:val="-8"/>
        </w:rPr>
        <w:t xml:space="preserve"> </w:t>
      </w:r>
      <w:r>
        <w:t>cost</w:t>
      </w:r>
      <w:r>
        <w:rPr>
          <w:spacing w:val="-8"/>
        </w:rPr>
        <w:t xml:space="preserve"> </w:t>
      </w:r>
      <w:r>
        <w:t>model</w:t>
      </w:r>
      <w:r>
        <w:rPr>
          <w:spacing w:val="-8"/>
        </w:rPr>
        <w:t xml:space="preserve"> </w:t>
      </w:r>
      <w:r>
        <w:t>on</w:t>
      </w:r>
      <w:r>
        <w:rPr>
          <w:spacing w:val="-8"/>
        </w:rPr>
        <w:t xml:space="preserve"> </w:t>
      </w:r>
      <w:r>
        <w:t>allowance</w:t>
      </w:r>
      <w:r>
        <w:rPr>
          <w:spacing w:val="-8"/>
        </w:rPr>
        <w:t xml:space="preserve"> </w:t>
      </w:r>
      <w:r>
        <w:t>graphs,</w:t>
      </w:r>
      <w:r>
        <w:rPr>
          <w:spacing w:val="-8"/>
        </w:rPr>
        <w:t xml:space="preserve"> </w:t>
      </w:r>
      <w:r>
        <w:t>discusses</w:t>
      </w:r>
      <w:r>
        <w:rPr>
          <w:spacing w:val="-8"/>
        </w:rPr>
        <w:t xml:space="preserve"> </w:t>
      </w:r>
      <w:r>
        <w:t>regulatory</w:t>
      </w:r>
      <w:r>
        <w:rPr>
          <w:spacing w:val="-8"/>
        </w:rPr>
        <w:t xml:space="preserve"> </w:t>
      </w:r>
      <w:r>
        <w:t>and</w:t>
      </w:r>
      <w:r>
        <w:rPr>
          <w:spacing w:val="-8"/>
        </w:rPr>
        <w:t xml:space="preserve"> </w:t>
      </w:r>
      <w:r>
        <w:t>ethical</w:t>
      </w:r>
      <w:r>
        <w:rPr>
          <w:spacing w:val="-8"/>
        </w:rPr>
        <w:t xml:space="preserve"> </w:t>
      </w:r>
      <w:r>
        <w:t>consid-erations, and evaluates threats to validity and limitations.</w:t>
      </w:r>
    </w:p>
    <w:p w14:paraId="00DC1CFC" w14:textId="77777777" w:rsidR="00350CFB" w:rsidRDefault="00283FFF">
      <w:pPr>
        <w:pStyle w:val="BodyText"/>
        <w:spacing w:before="16" w:line="396" w:lineRule="auto"/>
        <w:ind w:left="282" w:right="523"/>
        <w:jc w:val="both"/>
      </w:pPr>
      <w:r>
        <w:t>Chapter</w:t>
      </w:r>
      <w:r>
        <w:rPr>
          <w:spacing w:val="-2"/>
        </w:rPr>
        <w:t xml:space="preserve"> </w:t>
      </w:r>
      <w:hyperlink w:anchor="_bookmark128" w:history="1">
        <w:r>
          <w:t>6</w:t>
        </w:r>
      </w:hyperlink>
      <w:r>
        <w:rPr>
          <w:spacing w:val="-2"/>
        </w:rPr>
        <w:t xml:space="preserve"> </w:t>
      </w:r>
      <w:r>
        <w:t>synthesizes</w:t>
      </w:r>
      <w:r>
        <w:rPr>
          <w:spacing w:val="-2"/>
        </w:rPr>
        <w:t xml:space="preserve"> </w:t>
      </w:r>
      <w:r>
        <w:t>the</w:t>
      </w:r>
      <w:r>
        <w:rPr>
          <w:spacing w:val="-2"/>
        </w:rPr>
        <w:t xml:space="preserve"> </w:t>
      </w:r>
      <w:r>
        <w:t>contribution</w:t>
      </w:r>
      <w:r>
        <w:rPr>
          <w:spacing w:val="-2"/>
        </w:rPr>
        <w:t xml:space="preserve"> </w:t>
      </w:r>
      <w:r>
        <w:t>to</w:t>
      </w:r>
      <w:r>
        <w:rPr>
          <w:spacing w:val="-2"/>
        </w:rPr>
        <w:t xml:space="preserve"> </w:t>
      </w:r>
      <w:r>
        <w:t>knowledge,</w:t>
      </w:r>
      <w:r>
        <w:rPr>
          <w:spacing w:val="-2"/>
        </w:rPr>
        <w:t xml:space="preserve"> </w:t>
      </w:r>
      <w:r>
        <w:t>summarizes</w:t>
      </w:r>
      <w:r>
        <w:rPr>
          <w:spacing w:val="-2"/>
        </w:rPr>
        <w:t xml:space="preserve"> </w:t>
      </w:r>
      <w:r>
        <w:t>findings</w:t>
      </w:r>
      <w:r>
        <w:rPr>
          <w:spacing w:val="-2"/>
        </w:rPr>
        <w:t xml:space="preserve"> </w:t>
      </w:r>
      <w:r>
        <w:t>against</w:t>
      </w:r>
      <w:r>
        <w:rPr>
          <w:spacing w:val="-2"/>
        </w:rPr>
        <w:t xml:space="preserve"> </w:t>
      </w:r>
      <w:r>
        <w:t>RQ1–RQ4</w:t>
      </w:r>
      <w:r>
        <w:rPr>
          <w:spacing w:val="-2"/>
        </w:rPr>
        <w:t xml:space="preserve"> </w:t>
      </w:r>
      <w:r>
        <w:t>and SRQ1,</w:t>
      </w:r>
      <w:r>
        <w:rPr>
          <w:spacing w:val="-6"/>
        </w:rPr>
        <w:t xml:space="preserve"> </w:t>
      </w:r>
      <w:r>
        <w:t>and</w:t>
      </w:r>
      <w:r>
        <w:rPr>
          <w:spacing w:val="-6"/>
        </w:rPr>
        <w:t xml:space="preserve"> </w:t>
      </w:r>
      <w:r>
        <w:t>outlines</w:t>
      </w:r>
      <w:r>
        <w:rPr>
          <w:spacing w:val="-6"/>
        </w:rPr>
        <w:t xml:space="preserve"> </w:t>
      </w:r>
      <w:r>
        <w:t>future</w:t>
      </w:r>
      <w:r>
        <w:rPr>
          <w:spacing w:val="-6"/>
        </w:rPr>
        <w:t xml:space="preserve"> </w:t>
      </w:r>
      <w:r>
        <w:t>work</w:t>
      </w:r>
      <w:r>
        <w:rPr>
          <w:spacing w:val="-6"/>
        </w:rPr>
        <w:t xml:space="preserve"> </w:t>
      </w:r>
      <w:r>
        <w:t>on</w:t>
      </w:r>
      <w:r>
        <w:rPr>
          <w:spacing w:val="-6"/>
        </w:rPr>
        <w:t xml:space="preserve"> </w:t>
      </w:r>
      <w:r>
        <w:t>cross-protocol</w:t>
      </w:r>
      <w:r>
        <w:rPr>
          <w:spacing w:val="-6"/>
        </w:rPr>
        <w:t xml:space="preserve"> </w:t>
      </w:r>
      <w:r>
        <w:t>validation,</w:t>
      </w:r>
      <w:r>
        <w:rPr>
          <w:spacing w:val="-6"/>
        </w:rPr>
        <w:t xml:space="preserve"> </w:t>
      </w:r>
      <w:r>
        <w:t>adversarial</w:t>
      </w:r>
      <w:r>
        <w:rPr>
          <w:spacing w:val="-6"/>
        </w:rPr>
        <w:t xml:space="preserve"> </w:t>
      </w:r>
      <w:r>
        <w:t>robustness,</w:t>
      </w:r>
      <w:r>
        <w:rPr>
          <w:spacing w:val="-6"/>
        </w:rPr>
        <w:t xml:space="preserve"> </w:t>
      </w:r>
      <w:r>
        <w:t>hybrid</w:t>
      </w:r>
      <w:r>
        <w:rPr>
          <w:spacing w:val="-6"/>
        </w:rPr>
        <w:t xml:space="preserve"> </w:t>
      </w:r>
      <w:r>
        <w:t>meth-ods, and live oracle integration.</w:t>
      </w:r>
    </w:p>
    <w:p w14:paraId="00DC1CFD" w14:textId="77777777" w:rsidR="00350CFB" w:rsidRDefault="00350CFB">
      <w:pPr>
        <w:pStyle w:val="BodyText"/>
        <w:spacing w:line="396" w:lineRule="auto"/>
        <w:jc w:val="both"/>
        <w:sectPr w:rsidR="00350CFB">
          <w:pgSz w:w="11910" w:h="16840"/>
          <w:pgMar w:top="1840" w:right="708" w:bottom="2300" w:left="992" w:header="0" w:footer="2115" w:gutter="0"/>
          <w:cols w:space="720"/>
        </w:sectPr>
      </w:pPr>
    </w:p>
    <w:p w14:paraId="00DC1CFE" w14:textId="77777777" w:rsidR="00350CFB" w:rsidRDefault="00350CFB">
      <w:pPr>
        <w:pStyle w:val="BodyText"/>
        <w:rPr>
          <w:sz w:val="34"/>
        </w:rPr>
      </w:pPr>
    </w:p>
    <w:p w14:paraId="00DC1CFF" w14:textId="77777777" w:rsidR="00350CFB" w:rsidRDefault="00350CFB">
      <w:pPr>
        <w:pStyle w:val="BodyText"/>
        <w:spacing w:before="197"/>
        <w:rPr>
          <w:sz w:val="34"/>
        </w:rPr>
      </w:pPr>
    </w:p>
    <w:p w14:paraId="00DC1D00" w14:textId="77777777" w:rsidR="00350CFB" w:rsidRDefault="00283FFF">
      <w:pPr>
        <w:pStyle w:val="Heading1"/>
        <w:numPr>
          <w:ilvl w:val="0"/>
          <w:numId w:val="26"/>
        </w:numPr>
        <w:tabs>
          <w:tab w:val="left" w:pos="625"/>
        </w:tabs>
        <w:ind w:left="625" w:hanging="343"/>
        <w:jc w:val="both"/>
      </w:pPr>
      <w:bookmarkStart w:id="94" w:name="Literature_Review_and_Theoretical_Framew"/>
      <w:bookmarkStart w:id="95" w:name="_bookmark17"/>
      <w:bookmarkEnd w:id="94"/>
      <w:bookmarkEnd w:id="95"/>
      <w:r>
        <w:t>Literature</w:t>
      </w:r>
      <w:r>
        <w:rPr>
          <w:spacing w:val="7"/>
        </w:rPr>
        <w:t xml:space="preserve"> </w:t>
      </w:r>
      <w:r>
        <w:t>Review</w:t>
      </w:r>
      <w:r>
        <w:rPr>
          <w:spacing w:val="8"/>
        </w:rPr>
        <w:t xml:space="preserve"> </w:t>
      </w:r>
      <w:r>
        <w:t>and</w:t>
      </w:r>
      <w:r>
        <w:rPr>
          <w:spacing w:val="8"/>
        </w:rPr>
        <w:t xml:space="preserve"> </w:t>
      </w:r>
      <w:r>
        <w:t>Theoretical</w:t>
      </w:r>
      <w:r>
        <w:rPr>
          <w:spacing w:val="7"/>
        </w:rPr>
        <w:t xml:space="preserve"> </w:t>
      </w:r>
      <w:r>
        <w:rPr>
          <w:spacing w:val="-2"/>
        </w:rPr>
        <w:t>Framework</w:t>
      </w:r>
    </w:p>
    <w:p w14:paraId="00DC1D01" w14:textId="77777777" w:rsidR="00350CFB" w:rsidRDefault="00350CFB">
      <w:pPr>
        <w:pStyle w:val="BodyText"/>
        <w:spacing w:before="28"/>
        <w:rPr>
          <w:b/>
          <w:sz w:val="34"/>
        </w:rPr>
      </w:pPr>
    </w:p>
    <w:p w14:paraId="00DC1D02" w14:textId="77777777" w:rsidR="00350CFB" w:rsidRDefault="00283FFF">
      <w:pPr>
        <w:pStyle w:val="BodyText"/>
        <w:spacing w:line="396" w:lineRule="auto"/>
        <w:ind w:left="273" w:right="521" w:firstLine="1"/>
        <w:jc w:val="both"/>
      </w:pPr>
      <w:r>
        <w:t>This chapter reviews the conceptual and technical foundations required to interpret EndorseRank, Adaptive Weighted PageRank (AWP), and the supplementary outcome-native reference GF-PR. It begins with blockchain and DeFi primitives for readers who may not specialize in distributed ledgers, then develops graph ranking theory, reputation-system lineage, ERC-20 allowance semantics, GMX V2 trading-success validation, and rank-correlation statistics.</w:t>
      </w:r>
      <w:r>
        <w:rPr>
          <w:spacing w:val="40"/>
        </w:rPr>
        <w:t xml:space="preserve"> </w:t>
      </w:r>
      <w:r>
        <w:t>A theoretical framework—hyperlink–citation</w:t>
      </w:r>
      <w:r>
        <w:rPr>
          <w:spacing w:val="-4"/>
        </w:rPr>
        <w:t xml:space="preserve"> </w:t>
      </w:r>
      <w:r>
        <w:t>propagation,</w:t>
      </w:r>
      <w:r>
        <w:rPr>
          <w:spacing w:val="-4"/>
        </w:rPr>
        <w:t xml:space="preserve"> </w:t>
      </w:r>
      <w:r>
        <w:t>domain</w:t>
      </w:r>
      <w:r>
        <w:rPr>
          <w:spacing w:val="-4"/>
        </w:rPr>
        <w:t xml:space="preserve"> </w:t>
      </w:r>
      <w:r>
        <w:t>alignment,</w:t>
      </w:r>
      <w:r>
        <w:rPr>
          <w:spacing w:val="-4"/>
        </w:rPr>
        <w:t xml:space="preserve"> </w:t>
      </w:r>
      <w:r>
        <w:t>and</w:t>
      </w:r>
      <w:r>
        <w:rPr>
          <w:spacing w:val="-4"/>
        </w:rPr>
        <w:t xml:space="preserve"> </w:t>
      </w:r>
      <w:r>
        <w:t>computational</w:t>
      </w:r>
      <w:r>
        <w:rPr>
          <w:spacing w:val="-4"/>
        </w:rPr>
        <w:t xml:space="preserve"> </w:t>
      </w:r>
      <w:r>
        <w:t>complexity—motivates</w:t>
      </w:r>
      <w:r>
        <w:rPr>
          <w:spacing w:val="-11"/>
        </w:rPr>
        <w:t xml:space="preserve"> </w:t>
      </w:r>
      <w:r>
        <w:t>the</w:t>
      </w:r>
      <w:r>
        <w:rPr>
          <w:spacing w:val="-11"/>
        </w:rPr>
        <w:t xml:space="preserve"> </w:t>
      </w:r>
      <w:r>
        <w:t>primary</w:t>
      </w:r>
      <w:r>
        <w:rPr>
          <w:spacing w:val="-11"/>
        </w:rPr>
        <w:t xml:space="preserve"> </w:t>
      </w:r>
      <w:r>
        <w:t>EndorseRank</w:t>
      </w:r>
      <w:r>
        <w:rPr>
          <w:spacing w:val="-11"/>
        </w:rPr>
        <w:t xml:space="preserve"> </w:t>
      </w:r>
      <w:r>
        <w:t>versus</w:t>
      </w:r>
      <w:r>
        <w:rPr>
          <w:spacing w:val="-11"/>
        </w:rPr>
        <w:t xml:space="preserve"> </w:t>
      </w:r>
      <w:r>
        <w:t>AWP</w:t>
      </w:r>
      <w:r>
        <w:rPr>
          <w:spacing w:val="-11"/>
        </w:rPr>
        <w:t xml:space="preserve"> </w:t>
      </w:r>
      <w:r>
        <w:t>comparison.</w:t>
      </w:r>
      <w:r>
        <w:rPr>
          <w:spacing w:val="12"/>
        </w:rPr>
        <w:t xml:space="preserve"> </w:t>
      </w:r>
      <w:r>
        <w:t>Later</w:t>
      </w:r>
      <w:r>
        <w:rPr>
          <w:spacing w:val="-11"/>
        </w:rPr>
        <w:t xml:space="preserve"> </w:t>
      </w:r>
      <w:r>
        <w:t>sections</w:t>
      </w:r>
      <w:r>
        <w:rPr>
          <w:spacing w:val="-11"/>
        </w:rPr>
        <w:t xml:space="preserve"> </w:t>
      </w:r>
      <w:r>
        <w:t>supply</w:t>
      </w:r>
      <w:r>
        <w:rPr>
          <w:spacing w:val="-11"/>
        </w:rPr>
        <w:t xml:space="preserve"> </w:t>
      </w:r>
      <w:r>
        <w:t>a</w:t>
      </w:r>
      <w:r>
        <w:rPr>
          <w:spacing w:val="-11"/>
        </w:rPr>
        <w:t xml:space="preserve"> </w:t>
      </w:r>
      <w:r>
        <w:t xml:space="preserve">terminology guide, worked example, risk taxonomy, perpetual-market laboratory, AWP in depth, method </w:t>
      </w:r>
      <w:bookmarkStart w:id="96" w:name="Blockchain_and_DeFi_foundations"/>
      <w:bookmarkStart w:id="97" w:name="_bookmark18"/>
      <w:bookmarkEnd w:id="96"/>
      <w:bookmarkEnd w:id="97"/>
      <w:r>
        <w:t xml:space="preserve">comparison, and open problems that lead into Chapters </w:t>
      </w:r>
      <w:hyperlink w:anchor="_bookmark48" w:history="1">
        <w:r>
          <w:t>3</w:t>
        </w:r>
      </w:hyperlink>
      <w:r>
        <w:t xml:space="preserve"> and </w:t>
      </w:r>
      <w:hyperlink w:anchor="_bookmark84" w:history="1">
        <w:r>
          <w:t>4</w:t>
        </w:r>
      </w:hyperlink>
      <w:r>
        <w:t>.</w:t>
      </w:r>
    </w:p>
    <w:p w14:paraId="00DC1D03" w14:textId="77777777" w:rsidR="00350CFB" w:rsidRDefault="00350CFB">
      <w:pPr>
        <w:pStyle w:val="BodyText"/>
        <w:spacing w:before="168"/>
      </w:pPr>
    </w:p>
    <w:p w14:paraId="00DC1D04" w14:textId="77777777" w:rsidR="00350CFB" w:rsidRDefault="00283FFF">
      <w:pPr>
        <w:pStyle w:val="Heading2"/>
        <w:numPr>
          <w:ilvl w:val="1"/>
          <w:numId w:val="26"/>
        </w:numPr>
        <w:tabs>
          <w:tab w:val="left" w:pos="783"/>
        </w:tabs>
        <w:ind w:left="783" w:hanging="501"/>
      </w:pPr>
      <w:r>
        <w:t>Blockchain</w:t>
      </w:r>
      <w:r>
        <w:rPr>
          <w:spacing w:val="13"/>
        </w:rPr>
        <w:t xml:space="preserve"> </w:t>
      </w:r>
      <w:r>
        <w:t>and</w:t>
      </w:r>
      <w:r>
        <w:rPr>
          <w:spacing w:val="13"/>
        </w:rPr>
        <w:t xml:space="preserve"> </w:t>
      </w:r>
      <w:r>
        <w:t>DeFi</w:t>
      </w:r>
      <w:r>
        <w:rPr>
          <w:spacing w:val="13"/>
        </w:rPr>
        <w:t xml:space="preserve"> </w:t>
      </w:r>
      <w:r>
        <w:rPr>
          <w:spacing w:val="-2"/>
        </w:rPr>
        <w:t>foundations</w:t>
      </w:r>
    </w:p>
    <w:p w14:paraId="00DC1D05" w14:textId="77777777" w:rsidR="00350CFB" w:rsidRDefault="00350CFB">
      <w:pPr>
        <w:pStyle w:val="BodyText"/>
        <w:spacing w:before="24"/>
        <w:rPr>
          <w:b/>
          <w:sz w:val="28"/>
        </w:rPr>
      </w:pPr>
    </w:p>
    <w:p w14:paraId="00DC1D06" w14:textId="77777777" w:rsidR="00350CFB" w:rsidRDefault="00283FFF">
      <w:pPr>
        <w:pStyle w:val="BodyText"/>
        <w:spacing w:line="396" w:lineRule="auto"/>
        <w:ind w:left="282" w:right="524" w:hanging="9"/>
        <w:jc w:val="both"/>
      </w:pPr>
      <w:r>
        <w:t>A</w:t>
      </w:r>
      <w:r>
        <w:rPr>
          <w:spacing w:val="-15"/>
        </w:rPr>
        <w:t xml:space="preserve"> </w:t>
      </w:r>
      <w:r>
        <w:t>blockchain</w:t>
      </w:r>
      <w:r>
        <w:rPr>
          <w:spacing w:val="-15"/>
        </w:rPr>
        <w:t xml:space="preserve"> </w:t>
      </w:r>
      <w:r>
        <w:t>is</w:t>
      </w:r>
      <w:r>
        <w:rPr>
          <w:spacing w:val="-15"/>
        </w:rPr>
        <w:t xml:space="preserve"> </w:t>
      </w:r>
      <w:r>
        <w:t>a</w:t>
      </w:r>
      <w:r>
        <w:rPr>
          <w:spacing w:val="-15"/>
        </w:rPr>
        <w:t xml:space="preserve"> </w:t>
      </w:r>
      <w:r>
        <w:t>replicated</w:t>
      </w:r>
      <w:r>
        <w:rPr>
          <w:spacing w:val="-15"/>
        </w:rPr>
        <w:t xml:space="preserve"> </w:t>
      </w:r>
      <w:r>
        <w:t>append-only</w:t>
      </w:r>
      <w:r>
        <w:rPr>
          <w:spacing w:val="-15"/>
        </w:rPr>
        <w:t xml:space="preserve"> </w:t>
      </w:r>
      <w:r>
        <w:t>ledger</w:t>
      </w:r>
      <w:r>
        <w:rPr>
          <w:spacing w:val="-15"/>
        </w:rPr>
        <w:t xml:space="preserve"> </w:t>
      </w:r>
      <w:r>
        <w:t>in</w:t>
      </w:r>
      <w:r>
        <w:rPr>
          <w:spacing w:val="-15"/>
        </w:rPr>
        <w:t xml:space="preserve"> </w:t>
      </w:r>
      <w:r>
        <w:t>which</w:t>
      </w:r>
      <w:r>
        <w:rPr>
          <w:spacing w:val="-15"/>
        </w:rPr>
        <w:t xml:space="preserve"> </w:t>
      </w:r>
      <w:r>
        <w:t>batches</w:t>
      </w:r>
      <w:r>
        <w:rPr>
          <w:spacing w:val="-15"/>
        </w:rPr>
        <w:t xml:space="preserve"> </w:t>
      </w:r>
      <w:r>
        <w:t>of</w:t>
      </w:r>
      <w:r>
        <w:rPr>
          <w:spacing w:val="-15"/>
        </w:rPr>
        <w:t xml:space="preserve"> </w:t>
      </w:r>
      <w:r>
        <w:t>transactions</w:t>
      </w:r>
      <w:r>
        <w:rPr>
          <w:spacing w:val="-15"/>
        </w:rPr>
        <w:t xml:space="preserve"> </w:t>
      </w:r>
      <w:r>
        <w:t>(blocks)</w:t>
      </w:r>
      <w:r>
        <w:rPr>
          <w:spacing w:val="-15"/>
        </w:rPr>
        <w:t xml:space="preserve"> </w:t>
      </w:r>
      <w:r>
        <w:t>are</w:t>
      </w:r>
      <w:r>
        <w:rPr>
          <w:spacing w:val="-15"/>
        </w:rPr>
        <w:t xml:space="preserve"> </w:t>
      </w:r>
      <w:r>
        <w:t xml:space="preserve">linked by cryptographic hashes </w:t>
      </w:r>
      <w:hyperlink w:anchor="_bookmark179" w:history="1">
        <w:r>
          <w:rPr>
            <w:vertAlign w:val="superscript"/>
          </w:rPr>
          <w:t>[46]</w:t>
        </w:r>
      </w:hyperlink>
      <w:r>
        <w:t>.</w:t>
      </w:r>
      <w:r>
        <w:rPr>
          <w:spacing w:val="27"/>
        </w:rPr>
        <w:t xml:space="preserve"> </w:t>
      </w:r>
      <w:r>
        <w:t>Participants agree on a canonical history through a consensus mech-anism; once</w:t>
      </w:r>
      <w:r>
        <w:rPr>
          <w:spacing w:val="-2"/>
        </w:rPr>
        <w:t xml:space="preserve"> </w:t>
      </w:r>
      <w:r>
        <w:t>confirmed,</w:t>
      </w:r>
      <w:r>
        <w:rPr>
          <w:spacing w:val="-1"/>
        </w:rPr>
        <w:t xml:space="preserve"> </w:t>
      </w:r>
      <w:r>
        <w:t>entries</w:t>
      </w:r>
      <w:r>
        <w:rPr>
          <w:spacing w:val="-2"/>
        </w:rPr>
        <w:t xml:space="preserve"> </w:t>
      </w:r>
      <w:r>
        <w:t>are</w:t>
      </w:r>
      <w:r>
        <w:rPr>
          <w:spacing w:val="-2"/>
        </w:rPr>
        <w:t xml:space="preserve"> </w:t>
      </w:r>
      <w:r>
        <w:t>costly</w:t>
      </w:r>
      <w:r>
        <w:rPr>
          <w:spacing w:val="-2"/>
        </w:rPr>
        <w:t xml:space="preserve"> </w:t>
      </w:r>
      <w:r>
        <w:t>to</w:t>
      </w:r>
      <w:r>
        <w:rPr>
          <w:spacing w:val="-2"/>
        </w:rPr>
        <w:t xml:space="preserve"> </w:t>
      </w:r>
      <w:r>
        <w:t>rewrite.</w:t>
      </w:r>
      <w:r>
        <w:rPr>
          <w:spacing w:val="24"/>
        </w:rPr>
        <w:t xml:space="preserve"> </w:t>
      </w:r>
      <w:r>
        <w:t>This</w:t>
      </w:r>
      <w:r>
        <w:rPr>
          <w:spacing w:val="-2"/>
        </w:rPr>
        <w:t xml:space="preserve"> </w:t>
      </w:r>
      <w:r>
        <w:t>property</w:t>
      </w:r>
      <w:r>
        <w:rPr>
          <w:spacing w:val="-2"/>
        </w:rPr>
        <w:t xml:space="preserve"> </w:t>
      </w:r>
      <w:r>
        <w:t>enables</w:t>
      </w:r>
      <w:r>
        <w:rPr>
          <w:spacing w:val="-2"/>
        </w:rPr>
        <w:t xml:space="preserve"> </w:t>
      </w:r>
      <w:r>
        <w:rPr>
          <w:i/>
        </w:rPr>
        <w:t xml:space="preserve">trust-minimized </w:t>
      </w:r>
      <w:r>
        <w:t>settle-ment: counterparties need not share a legal identity if they can verify the ledger state.</w:t>
      </w:r>
    </w:p>
    <w:p w14:paraId="00DC1D07" w14:textId="77777777" w:rsidR="00350CFB" w:rsidRDefault="00283FFF">
      <w:pPr>
        <w:pStyle w:val="BodyText"/>
        <w:spacing w:before="18" w:line="396" w:lineRule="auto"/>
        <w:ind w:left="282" w:right="524"/>
        <w:jc w:val="both"/>
      </w:pPr>
      <w:r>
        <w:t>Bitcoin</w:t>
      </w:r>
      <w:r>
        <w:rPr>
          <w:spacing w:val="-3"/>
        </w:rPr>
        <w:t xml:space="preserve"> </w:t>
      </w:r>
      <w:r>
        <w:t>demonstrated</w:t>
      </w:r>
      <w:r>
        <w:rPr>
          <w:spacing w:val="-3"/>
        </w:rPr>
        <w:t xml:space="preserve"> </w:t>
      </w:r>
      <w:r>
        <w:t>peer-to-peer</w:t>
      </w:r>
      <w:r>
        <w:rPr>
          <w:spacing w:val="-3"/>
        </w:rPr>
        <w:t xml:space="preserve"> </w:t>
      </w:r>
      <w:r>
        <w:t>electronic</w:t>
      </w:r>
      <w:r>
        <w:rPr>
          <w:spacing w:val="-3"/>
        </w:rPr>
        <w:t xml:space="preserve"> </w:t>
      </w:r>
      <w:r>
        <w:t>cash</w:t>
      </w:r>
      <w:r>
        <w:rPr>
          <w:spacing w:val="-3"/>
        </w:rPr>
        <w:t xml:space="preserve"> </w:t>
      </w:r>
      <w:hyperlink w:anchor="_bookmark179" w:history="1">
        <w:r>
          <w:rPr>
            <w:vertAlign w:val="superscript"/>
          </w:rPr>
          <w:t>[46]</w:t>
        </w:r>
      </w:hyperlink>
      <w:r>
        <w:t>. Ethereum</w:t>
      </w:r>
      <w:r>
        <w:rPr>
          <w:spacing w:val="-3"/>
        </w:rPr>
        <w:t xml:space="preserve"> </w:t>
      </w:r>
      <w:r>
        <w:t>generalized</w:t>
      </w:r>
      <w:r>
        <w:rPr>
          <w:spacing w:val="-3"/>
        </w:rPr>
        <w:t xml:space="preserve"> </w:t>
      </w:r>
      <w:r>
        <w:t>the</w:t>
      </w:r>
      <w:r>
        <w:rPr>
          <w:spacing w:val="-3"/>
        </w:rPr>
        <w:t xml:space="preserve"> </w:t>
      </w:r>
      <w:r>
        <w:t>model</w:t>
      </w:r>
      <w:r>
        <w:rPr>
          <w:spacing w:val="-3"/>
        </w:rPr>
        <w:t xml:space="preserve"> </w:t>
      </w:r>
      <w:r>
        <w:t>to</w:t>
      </w:r>
      <w:r>
        <w:rPr>
          <w:spacing w:val="-3"/>
        </w:rPr>
        <w:t xml:space="preserve"> </w:t>
      </w:r>
      <w:r>
        <w:t>a</w:t>
      </w:r>
      <w:r>
        <w:rPr>
          <w:spacing w:val="-3"/>
        </w:rPr>
        <w:t xml:space="preserve"> </w:t>
      </w:r>
      <w:r>
        <w:t>world computer:</w:t>
      </w:r>
      <w:r>
        <w:rPr>
          <w:spacing w:val="40"/>
        </w:rPr>
        <w:t xml:space="preserve"> </w:t>
      </w:r>
      <w:r>
        <w:t xml:space="preserve">accounts hold balances and code, and transactions invoke functions that update state according to the Ethereum Virtual Machine (EVM) </w:t>
      </w:r>
      <w:hyperlink w:anchor="_bookmark136" w:history="1">
        <w:r>
          <w:rPr>
            <w:vertAlign w:val="superscript"/>
          </w:rPr>
          <w:t>[3]</w:t>
        </w:r>
      </w:hyperlink>
      <w:r>
        <w:rPr>
          <w:vertAlign w:val="superscript"/>
        </w:rPr>
        <w:t>,</w:t>
      </w:r>
      <w:hyperlink w:anchor="_bookmark142" w:history="1">
        <w:r>
          <w:rPr>
            <w:vertAlign w:val="superscript"/>
          </w:rPr>
          <w:t>[9]</w:t>
        </w:r>
      </w:hyperlink>
      <w:r>
        <w:rPr>
          <w:vertAlign w:val="superscript"/>
        </w:rPr>
        <w:t>,</w:t>
      </w:r>
      <w:hyperlink w:anchor="_bookmark193" w:history="1">
        <w:r>
          <w:rPr>
            <w:vertAlign w:val="superscript"/>
          </w:rPr>
          <w:t>[60]</w:t>
        </w:r>
      </w:hyperlink>
      <w:r>
        <w:t>.</w:t>
      </w:r>
      <w:r>
        <w:rPr>
          <w:spacing w:val="30"/>
        </w:rPr>
        <w:t xml:space="preserve"> </w:t>
      </w:r>
      <w:r>
        <w:t xml:space="preserve">Smart contracts are programs stored on-chain that execute deterministically when called </w:t>
      </w:r>
      <w:hyperlink w:anchor="_bookmark188" w:history="1">
        <w:r>
          <w:rPr>
            <w:vertAlign w:val="superscript"/>
          </w:rPr>
          <w:t>[55]</w:t>
        </w:r>
      </w:hyperlink>
      <w:r>
        <w:t>.</w:t>
      </w:r>
      <w:r>
        <w:rPr>
          <w:spacing w:val="40"/>
        </w:rPr>
        <w:t xml:space="preserve"> </w:t>
      </w:r>
      <w:r>
        <w:t xml:space="preserve">Because execution is public and repro-ducible, financial logic—collateral checks, liquidations, fee accrual—can be encoded without a central operator </w:t>
      </w:r>
      <w:hyperlink w:anchor="_bookmark186" w:history="1">
        <w:r>
          <w:rPr>
            <w:vertAlign w:val="superscript"/>
          </w:rPr>
          <w:t>[53]</w:t>
        </w:r>
      </w:hyperlink>
      <w:r>
        <w:t>.</w:t>
      </w:r>
    </w:p>
    <w:p w14:paraId="00DC1D08" w14:textId="77777777" w:rsidR="00350CFB" w:rsidRDefault="00283FFF">
      <w:pPr>
        <w:pStyle w:val="BodyText"/>
        <w:spacing w:before="21"/>
        <w:ind w:left="282"/>
        <w:jc w:val="both"/>
      </w:pPr>
      <w:r>
        <w:rPr>
          <w:spacing w:val="-2"/>
        </w:rPr>
        <w:t>Decentralized</w:t>
      </w:r>
      <w:r>
        <w:rPr>
          <w:spacing w:val="-3"/>
        </w:rPr>
        <w:t xml:space="preserve"> </w:t>
      </w:r>
      <w:r>
        <w:rPr>
          <w:spacing w:val="-2"/>
        </w:rPr>
        <w:t>Finance (DeFi) refers to the</w:t>
      </w:r>
      <w:r>
        <w:rPr>
          <w:spacing w:val="-3"/>
        </w:rPr>
        <w:t xml:space="preserve"> </w:t>
      </w:r>
      <w:r>
        <w:rPr>
          <w:spacing w:val="-2"/>
        </w:rPr>
        <w:t>ecosystem of such contracts offering</w:t>
      </w:r>
      <w:r>
        <w:rPr>
          <w:spacing w:val="-3"/>
        </w:rPr>
        <w:t xml:space="preserve"> </w:t>
      </w:r>
      <w:r>
        <w:rPr>
          <w:spacing w:val="-2"/>
        </w:rPr>
        <w:t>exchange, lending,</w:t>
      </w:r>
    </w:p>
    <w:p w14:paraId="00DC1D09" w14:textId="77777777" w:rsidR="00350CFB" w:rsidRDefault="00350CFB">
      <w:pPr>
        <w:pStyle w:val="BodyText"/>
        <w:jc w:val="both"/>
        <w:sectPr w:rsidR="00350CFB">
          <w:pgSz w:w="11910" w:h="16840"/>
          <w:pgMar w:top="1920" w:right="708" w:bottom="2300" w:left="992" w:header="0" w:footer="2115" w:gutter="0"/>
          <w:cols w:space="720"/>
        </w:sectPr>
      </w:pPr>
    </w:p>
    <w:p w14:paraId="00DC1D0A" w14:textId="77777777" w:rsidR="00350CFB" w:rsidRDefault="00283FFF">
      <w:pPr>
        <w:pStyle w:val="BodyText"/>
        <w:spacing w:before="92" w:line="396" w:lineRule="auto"/>
        <w:ind w:left="274" w:right="563" w:firstLine="7"/>
        <w:jc w:val="both"/>
      </w:pPr>
      <w:r>
        <w:lastRenderedPageBreak/>
        <w:t xml:space="preserve">derivatives, and asset management </w:t>
      </w:r>
      <w:hyperlink w:anchor="_bookmark137" w:history="1">
        <w:r>
          <w:rPr>
            <w:vertAlign w:val="superscript"/>
          </w:rPr>
          <w:t>[4]</w:t>
        </w:r>
      </w:hyperlink>
      <w:r>
        <w:rPr>
          <w:vertAlign w:val="superscript"/>
        </w:rPr>
        <w:t>,</w:t>
      </w:r>
      <w:hyperlink w:anchor="_bookmark145" w:history="1">
        <w:r>
          <w:rPr>
            <w:vertAlign w:val="superscript"/>
          </w:rPr>
          <w:t>[12]</w:t>
        </w:r>
      </w:hyperlink>
      <w:r>
        <w:rPr>
          <w:vertAlign w:val="superscript"/>
        </w:rPr>
        <w:t>,</w:t>
      </w:r>
      <w:hyperlink w:anchor="_bookmark161" w:history="1">
        <w:r>
          <w:rPr>
            <w:vertAlign w:val="superscript"/>
          </w:rPr>
          <w:t>[28]</w:t>
        </w:r>
      </w:hyperlink>
      <w:r>
        <w:rPr>
          <w:vertAlign w:val="superscript"/>
        </w:rPr>
        <w:t>,</w:t>
      </w:r>
      <w:hyperlink w:anchor="_bookmark166" w:history="1">
        <w:r>
          <w:rPr>
            <w:vertAlign w:val="superscript"/>
          </w:rPr>
          <w:t>[33]</w:t>
        </w:r>
      </w:hyperlink>
      <w:r>
        <w:rPr>
          <w:vertAlign w:val="superscript"/>
        </w:rPr>
        <w:t>,</w:t>
      </w:r>
      <w:hyperlink w:anchor="_bookmark192" w:history="1">
        <w:r>
          <w:rPr>
            <w:vertAlign w:val="superscript"/>
          </w:rPr>
          <w:t>[59]</w:t>
        </w:r>
      </w:hyperlink>
      <w:r>
        <w:t>.</w:t>
      </w:r>
      <w:r>
        <w:rPr>
          <w:spacing w:val="40"/>
        </w:rPr>
        <w:t xml:space="preserve"> </w:t>
      </w:r>
      <w:r>
        <w:t>Composability—the ability of one protocol</w:t>
      </w:r>
      <w:r>
        <w:rPr>
          <w:spacing w:val="80"/>
        </w:rPr>
        <w:t xml:space="preserve"> </w:t>
      </w:r>
      <w:r>
        <w:t>to call another—creates powerful products but also systemic risk pathways, including flash-loan attacks</w:t>
      </w:r>
      <w:r>
        <w:rPr>
          <w:spacing w:val="-6"/>
        </w:rPr>
        <w:t xml:space="preserve"> </w:t>
      </w:r>
      <w:r>
        <w:t>and</w:t>
      </w:r>
      <w:r>
        <w:rPr>
          <w:spacing w:val="-6"/>
        </w:rPr>
        <w:t xml:space="preserve"> </w:t>
      </w:r>
      <w:r>
        <w:t>oracle</w:t>
      </w:r>
      <w:r>
        <w:rPr>
          <w:spacing w:val="-6"/>
        </w:rPr>
        <w:t xml:space="preserve"> </w:t>
      </w:r>
      <w:r>
        <w:t>manipulation</w:t>
      </w:r>
      <w:r>
        <w:rPr>
          <w:spacing w:val="-6"/>
        </w:rPr>
        <w:t xml:space="preserve"> </w:t>
      </w:r>
      <w:hyperlink w:anchor="_bookmark148" w:history="1">
        <w:r>
          <w:rPr>
            <w:vertAlign w:val="superscript"/>
          </w:rPr>
          <w:t>[15]</w:t>
        </w:r>
      </w:hyperlink>
      <w:r>
        <w:rPr>
          <w:vertAlign w:val="superscript"/>
        </w:rPr>
        <w:t>,</w:t>
      </w:r>
      <w:hyperlink w:anchor="_bookmark184" w:history="1">
        <w:r>
          <w:rPr>
            <w:vertAlign w:val="superscript"/>
          </w:rPr>
          <w:t>[51]</w:t>
        </w:r>
      </w:hyperlink>
      <w:r>
        <w:rPr>
          <w:vertAlign w:val="superscript"/>
        </w:rPr>
        <w:t>,</w:t>
      </w:r>
      <w:hyperlink w:anchor="_bookmark191" w:history="1">
        <w:r>
          <w:rPr>
            <w:vertAlign w:val="superscript"/>
          </w:rPr>
          <w:t>[58]</w:t>
        </w:r>
      </w:hyperlink>
      <w:r>
        <w:t>.</w:t>
      </w:r>
      <w:r>
        <w:rPr>
          <w:spacing w:val="17"/>
        </w:rPr>
        <w:t xml:space="preserve"> </w:t>
      </w:r>
      <w:r>
        <w:t>For</w:t>
      </w:r>
      <w:r>
        <w:rPr>
          <w:spacing w:val="-6"/>
        </w:rPr>
        <w:t xml:space="preserve"> </w:t>
      </w:r>
      <w:r>
        <w:t>reputation</w:t>
      </w:r>
      <w:r>
        <w:rPr>
          <w:spacing w:val="-6"/>
        </w:rPr>
        <w:t xml:space="preserve"> </w:t>
      </w:r>
      <w:r>
        <w:t>research,</w:t>
      </w:r>
      <w:r>
        <w:rPr>
          <w:spacing w:val="-5"/>
        </w:rPr>
        <w:t xml:space="preserve"> </w:t>
      </w:r>
      <w:r>
        <w:t>the</w:t>
      </w:r>
      <w:r>
        <w:rPr>
          <w:spacing w:val="-6"/>
        </w:rPr>
        <w:t xml:space="preserve"> </w:t>
      </w:r>
      <w:r>
        <w:t>relevant</w:t>
      </w:r>
      <w:r>
        <w:rPr>
          <w:spacing w:val="-6"/>
        </w:rPr>
        <w:t xml:space="preserve"> </w:t>
      </w:r>
      <w:r>
        <w:t>implication</w:t>
      </w:r>
      <w:r>
        <w:rPr>
          <w:spacing w:val="-6"/>
        </w:rPr>
        <w:t xml:space="preserve"> </w:t>
      </w:r>
      <w:r>
        <w:t>is</w:t>
      </w:r>
      <w:r>
        <w:rPr>
          <w:spacing w:val="-6"/>
        </w:rPr>
        <w:t xml:space="preserve"> </w:t>
      </w:r>
      <w:r>
        <w:t xml:space="preserve">that </w:t>
      </w:r>
      <w:r>
        <w:rPr>
          <w:i/>
        </w:rPr>
        <w:t xml:space="preserve">wallet-level histories </w:t>
      </w:r>
      <w:r>
        <w:t>on public chains are rich, machine-readable, and incomplete:</w:t>
      </w:r>
      <w:r>
        <w:rPr>
          <w:spacing w:val="40"/>
        </w:rPr>
        <w:t xml:space="preserve"> </w:t>
      </w:r>
      <w:r>
        <w:t xml:space="preserve">they reveal </w:t>
      </w:r>
      <w:bookmarkStart w:id="98" w:name="Pseudonymity_and_the_credit_problem"/>
      <w:bookmarkEnd w:id="98"/>
      <w:r>
        <w:t xml:space="preserve">actions, not legal identities </w:t>
      </w:r>
      <w:hyperlink w:anchor="_bookmark181" w:history="1">
        <w:r>
          <w:rPr>
            <w:vertAlign w:val="superscript"/>
          </w:rPr>
          <w:t>[48]</w:t>
        </w:r>
      </w:hyperlink>
      <w:r>
        <w:t>.</w:t>
      </w:r>
    </w:p>
    <w:p w14:paraId="00DC1D0B" w14:textId="77777777" w:rsidR="00350CFB" w:rsidRDefault="00350CFB">
      <w:pPr>
        <w:pStyle w:val="BodyText"/>
        <w:spacing w:before="11"/>
      </w:pPr>
    </w:p>
    <w:p w14:paraId="00DC1D0C" w14:textId="77777777" w:rsidR="00350CFB" w:rsidRDefault="00283FFF">
      <w:pPr>
        <w:pStyle w:val="Heading3"/>
        <w:numPr>
          <w:ilvl w:val="2"/>
          <w:numId w:val="26"/>
        </w:numPr>
        <w:tabs>
          <w:tab w:val="left" w:pos="879"/>
        </w:tabs>
        <w:ind w:left="879" w:hanging="597"/>
      </w:pPr>
      <w:r>
        <w:t>Pseudonymity</w:t>
      </w:r>
      <w:r>
        <w:rPr>
          <w:spacing w:val="-10"/>
        </w:rPr>
        <w:t xml:space="preserve"> </w:t>
      </w:r>
      <w:r>
        <w:t>and</w:t>
      </w:r>
      <w:r>
        <w:rPr>
          <w:spacing w:val="-10"/>
        </w:rPr>
        <w:t xml:space="preserve"> </w:t>
      </w:r>
      <w:r>
        <w:t>the</w:t>
      </w:r>
      <w:r>
        <w:rPr>
          <w:spacing w:val="-9"/>
        </w:rPr>
        <w:t xml:space="preserve"> </w:t>
      </w:r>
      <w:r>
        <w:t>credit</w:t>
      </w:r>
      <w:r>
        <w:rPr>
          <w:spacing w:val="-10"/>
        </w:rPr>
        <w:t xml:space="preserve"> </w:t>
      </w:r>
      <w:r>
        <w:rPr>
          <w:spacing w:val="-2"/>
        </w:rPr>
        <w:t>problem</w:t>
      </w:r>
    </w:p>
    <w:p w14:paraId="00DC1D0D" w14:textId="77777777" w:rsidR="00350CFB" w:rsidRDefault="00350CFB">
      <w:pPr>
        <w:pStyle w:val="BodyText"/>
        <w:spacing w:before="46"/>
        <w:rPr>
          <w:b/>
        </w:rPr>
      </w:pPr>
    </w:p>
    <w:p w14:paraId="00DC1D0E" w14:textId="77777777" w:rsidR="00350CFB" w:rsidRDefault="00283FFF">
      <w:pPr>
        <w:pStyle w:val="BodyText"/>
        <w:spacing w:line="396" w:lineRule="auto"/>
        <w:ind w:left="282" w:right="557" w:hanging="8"/>
        <w:jc w:val="both"/>
      </w:pPr>
      <w:r>
        <w:t>Traditional credit scoring links legal persons to repayment histories.</w:t>
      </w:r>
      <w:r>
        <w:rPr>
          <w:spacing w:val="40"/>
        </w:rPr>
        <w:t xml:space="preserve"> </w:t>
      </w:r>
      <w:r>
        <w:t>On public blockchains, the unit of analysis is an address (wallet).</w:t>
      </w:r>
      <w:r>
        <w:rPr>
          <w:spacing w:val="40"/>
        </w:rPr>
        <w:t xml:space="preserve"> </w:t>
      </w:r>
      <w:r>
        <w:t>An address may represent an individual,</w:t>
      </w:r>
      <w:r>
        <w:rPr>
          <w:spacing w:val="11"/>
        </w:rPr>
        <w:t xml:space="preserve"> </w:t>
      </w:r>
      <w:r>
        <w:t>a fund,</w:t>
      </w:r>
      <w:r>
        <w:rPr>
          <w:spacing w:val="11"/>
        </w:rPr>
        <w:t xml:space="preserve"> </w:t>
      </w:r>
      <w:r>
        <w:t>a bot,</w:t>
      </w:r>
      <w:r>
        <w:rPr>
          <w:spacing w:val="11"/>
        </w:rPr>
        <w:t xml:space="preserve"> </w:t>
      </w:r>
      <w:r>
        <w:t>or</w:t>
      </w:r>
      <w:r>
        <w:rPr>
          <w:spacing w:val="80"/>
        </w:rPr>
        <w:t xml:space="preserve"> </w:t>
      </w:r>
      <w:r>
        <w:t>a smart contract.</w:t>
      </w:r>
      <w:r>
        <w:rPr>
          <w:spacing w:val="40"/>
        </w:rPr>
        <w:t xml:space="preserve"> </w:t>
      </w:r>
      <w:r>
        <w:t xml:space="preserve">Multiple addresses may be controlled by one entity </w:t>
      </w:r>
      <w:hyperlink w:anchor="_bookmark150" w:history="1">
        <w:r>
          <w:rPr>
            <w:vertAlign w:val="superscript"/>
          </w:rPr>
          <w:t>[17]</w:t>
        </w:r>
      </w:hyperlink>
      <w:r>
        <w:t>.</w:t>
      </w:r>
      <w:r>
        <w:rPr>
          <w:spacing w:val="40"/>
        </w:rPr>
        <w:t xml:space="preserve"> </w:t>
      </w:r>
      <w:r>
        <w:t>Consequently, DeFi lending markets typically require over-collateralization:</w:t>
      </w:r>
      <w:r>
        <w:rPr>
          <w:spacing w:val="40"/>
        </w:rPr>
        <w:t xml:space="preserve"> </w:t>
      </w:r>
      <w:r>
        <w:t xml:space="preserve">borrowers lock assets worth more than the loan, and liquidators seize collateral when health factors fall </w:t>
      </w:r>
      <w:hyperlink w:anchor="_bookmark138" w:history="1">
        <w:r>
          <w:rPr>
            <w:vertAlign w:val="superscript"/>
          </w:rPr>
          <w:t>[5]</w:t>
        </w:r>
      </w:hyperlink>
      <w:r>
        <w:rPr>
          <w:vertAlign w:val="superscript"/>
        </w:rPr>
        <w:t>,</w:t>
      </w:r>
      <w:hyperlink w:anchor="_bookmark186" w:history="1">
        <w:r>
          <w:rPr>
            <w:vertAlign w:val="superscript"/>
          </w:rPr>
          <w:t>[53]</w:t>
        </w:r>
      </w:hyperlink>
      <w:r>
        <w:t>.</w:t>
      </w:r>
      <w:r>
        <w:rPr>
          <w:spacing w:val="40"/>
        </w:rPr>
        <w:t xml:space="preserve"> </w:t>
      </w:r>
      <w:r>
        <w:t>Over-collateralization is robust but capital-inefficient.</w:t>
      </w:r>
      <w:r>
        <w:rPr>
          <w:spacing w:val="34"/>
        </w:rPr>
        <w:t xml:space="preserve"> </w:t>
      </w:r>
      <w:r>
        <w:t>On-chain reputation scores aim to summarize behavioral reliability so</w:t>
      </w:r>
      <w:r>
        <w:rPr>
          <w:spacing w:val="11"/>
        </w:rPr>
        <w:t xml:space="preserve"> </w:t>
      </w:r>
      <w:r>
        <w:t>that</w:t>
      </w:r>
      <w:r>
        <w:rPr>
          <w:spacing w:val="11"/>
        </w:rPr>
        <w:t xml:space="preserve"> </w:t>
      </w:r>
      <w:r>
        <w:t>protocols—or</w:t>
      </w:r>
      <w:r>
        <w:rPr>
          <w:spacing w:val="12"/>
        </w:rPr>
        <w:t xml:space="preserve"> </w:t>
      </w:r>
      <w:r>
        <w:t>researchers</w:t>
      </w:r>
      <w:r>
        <w:rPr>
          <w:spacing w:val="11"/>
        </w:rPr>
        <w:t xml:space="preserve"> </w:t>
      </w:r>
      <w:r>
        <w:t>studying</w:t>
      </w:r>
      <w:r>
        <w:rPr>
          <w:spacing w:val="11"/>
        </w:rPr>
        <w:t xml:space="preserve"> </w:t>
      </w:r>
      <w:r>
        <w:t>them—can</w:t>
      </w:r>
      <w:r>
        <w:rPr>
          <w:spacing w:val="12"/>
        </w:rPr>
        <w:t xml:space="preserve"> </w:t>
      </w:r>
      <w:r>
        <w:t>reason</w:t>
      </w:r>
      <w:r>
        <w:rPr>
          <w:spacing w:val="11"/>
        </w:rPr>
        <w:t xml:space="preserve"> </w:t>
      </w:r>
      <w:r>
        <w:t>about</w:t>
      </w:r>
      <w:r>
        <w:rPr>
          <w:spacing w:val="11"/>
        </w:rPr>
        <w:t xml:space="preserve"> </w:t>
      </w:r>
      <w:r>
        <w:t>risk</w:t>
      </w:r>
      <w:r>
        <w:rPr>
          <w:spacing w:val="12"/>
        </w:rPr>
        <w:t xml:space="preserve"> </w:t>
      </w:r>
      <w:r>
        <w:t>without</w:t>
      </w:r>
      <w:r>
        <w:rPr>
          <w:spacing w:val="11"/>
        </w:rPr>
        <w:t xml:space="preserve"> </w:t>
      </w:r>
      <w:r>
        <w:t>off-chain</w:t>
      </w:r>
      <w:r>
        <w:rPr>
          <w:spacing w:val="12"/>
        </w:rPr>
        <w:t xml:space="preserve"> </w:t>
      </w:r>
      <w:r>
        <w:rPr>
          <w:spacing w:val="-5"/>
        </w:rPr>
        <w:t>KYC</w:t>
      </w:r>
    </w:p>
    <w:p w14:paraId="00DC1D0F" w14:textId="77777777" w:rsidR="00350CFB" w:rsidRDefault="0071403D">
      <w:pPr>
        <w:spacing w:before="43" w:line="153" w:lineRule="auto"/>
        <w:ind w:left="282"/>
        <w:rPr>
          <w:position w:val="-8"/>
          <w:sz w:val="24"/>
        </w:rPr>
      </w:pPr>
      <w:hyperlink w:anchor="_bookmark162" w:history="1">
        <w:r>
          <w:rPr>
            <w:spacing w:val="-2"/>
            <w:sz w:val="16"/>
          </w:rPr>
          <w:t>[29]</w:t>
        </w:r>
      </w:hyperlink>
      <w:r>
        <w:rPr>
          <w:spacing w:val="-2"/>
          <w:sz w:val="16"/>
        </w:rPr>
        <w:t>,</w:t>
      </w:r>
      <w:hyperlink w:anchor="_bookmark172" w:history="1">
        <w:r>
          <w:rPr>
            <w:spacing w:val="-2"/>
            <w:sz w:val="16"/>
          </w:rPr>
          <w:t>[39]</w:t>
        </w:r>
      </w:hyperlink>
      <w:r>
        <w:rPr>
          <w:spacing w:val="-2"/>
          <w:sz w:val="16"/>
        </w:rPr>
        <w:t>,</w:t>
      </w:r>
      <w:hyperlink w:anchor="_bookmark177" w:history="1">
        <w:r>
          <w:rPr>
            <w:spacing w:val="-2"/>
            <w:sz w:val="16"/>
          </w:rPr>
          <w:t>[44]</w:t>
        </w:r>
        <w:bookmarkStart w:id="99" w:name="Ethereum,_Layer-2_rollups,_and_Arbitrum_"/>
        <w:bookmarkStart w:id="100" w:name="_bookmark19"/>
        <w:bookmarkEnd w:id="99"/>
        <w:bookmarkEnd w:id="100"/>
      </w:hyperlink>
      <w:r>
        <w:rPr>
          <w:spacing w:val="-2"/>
          <w:position w:val="-8"/>
          <w:sz w:val="24"/>
        </w:rPr>
        <w:t>.</w:t>
      </w:r>
    </w:p>
    <w:p w14:paraId="00DC1D10" w14:textId="77777777" w:rsidR="00350CFB" w:rsidRDefault="00350CFB">
      <w:pPr>
        <w:pStyle w:val="BodyText"/>
        <w:rPr>
          <w:sz w:val="16"/>
        </w:rPr>
      </w:pPr>
    </w:p>
    <w:p w14:paraId="00DC1D11" w14:textId="77777777" w:rsidR="00350CFB" w:rsidRDefault="00350CFB">
      <w:pPr>
        <w:pStyle w:val="BodyText"/>
        <w:rPr>
          <w:sz w:val="16"/>
        </w:rPr>
      </w:pPr>
    </w:p>
    <w:p w14:paraId="00DC1D12" w14:textId="77777777" w:rsidR="00350CFB" w:rsidRDefault="00350CFB">
      <w:pPr>
        <w:pStyle w:val="BodyText"/>
        <w:spacing w:before="109"/>
        <w:rPr>
          <w:sz w:val="16"/>
        </w:rPr>
      </w:pPr>
    </w:p>
    <w:p w14:paraId="00DC1D13" w14:textId="77777777" w:rsidR="00350CFB" w:rsidRDefault="00283FFF">
      <w:pPr>
        <w:pStyle w:val="Heading2"/>
        <w:numPr>
          <w:ilvl w:val="1"/>
          <w:numId w:val="26"/>
        </w:numPr>
        <w:tabs>
          <w:tab w:val="left" w:pos="783"/>
        </w:tabs>
        <w:ind w:left="783" w:hanging="501"/>
      </w:pPr>
      <w:r>
        <w:t>Ethereum,</w:t>
      </w:r>
      <w:r>
        <w:rPr>
          <w:spacing w:val="15"/>
        </w:rPr>
        <w:t xml:space="preserve"> </w:t>
      </w:r>
      <w:r>
        <w:t>Layer-2</w:t>
      </w:r>
      <w:r>
        <w:rPr>
          <w:spacing w:val="15"/>
        </w:rPr>
        <w:t xml:space="preserve"> </w:t>
      </w:r>
      <w:r>
        <w:t>rollups,</w:t>
      </w:r>
      <w:r>
        <w:rPr>
          <w:spacing w:val="15"/>
        </w:rPr>
        <w:t xml:space="preserve"> </w:t>
      </w:r>
      <w:r>
        <w:t>and</w:t>
      </w:r>
      <w:r>
        <w:rPr>
          <w:spacing w:val="15"/>
        </w:rPr>
        <w:t xml:space="preserve"> </w:t>
      </w:r>
      <w:r>
        <w:t>Arbitrum</w:t>
      </w:r>
      <w:r>
        <w:rPr>
          <w:spacing w:val="15"/>
        </w:rPr>
        <w:t xml:space="preserve"> </w:t>
      </w:r>
      <w:r>
        <w:rPr>
          <w:spacing w:val="-5"/>
        </w:rPr>
        <w:t>One</w:t>
      </w:r>
    </w:p>
    <w:p w14:paraId="00DC1D14" w14:textId="77777777" w:rsidR="00350CFB" w:rsidRDefault="00350CFB">
      <w:pPr>
        <w:pStyle w:val="BodyText"/>
        <w:spacing w:before="24"/>
        <w:rPr>
          <w:b/>
          <w:sz w:val="28"/>
        </w:rPr>
      </w:pPr>
    </w:p>
    <w:p w14:paraId="00DC1D15" w14:textId="77777777" w:rsidR="00350CFB" w:rsidRDefault="00283FFF">
      <w:pPr>
        <w:pStyle w:val="BodyText"/>
        <w:spacing w:line="396" w:lineRule="auto"/>
        <w:ind w:left="282" w:right="560"/>
        <w:jc w:val="both"/>
      </w:pPr>
      <w:r>
        <w:t xml:space="preserve">Ethereum mainnet provides security and liquidity but faces throughput and fee constraints under demand </w:t>
      </w:r>
      <w:hyperlink w:anchor="_bookmark140" w:history="1">
        <w:r>
          <w:rPr>
            <w:vertAlign w:val="superscript"/>
          </w:rPr>
          <w:t>[7]</w:t>
        </w:r>
      </w:hyperlink>
      <w:r>
        <w:rPr>
          <w:vertAlign w:val="superscript"/>
        </w:rPr>
        <w:t>,</w:t>
      </w:r>
      <w:hyperlink w:anchor="_bookmark155" w:history="1">
        <w:r>
          <w:rPr>
            <w:vertAlign w:val="superscript"/>
          </w:rPr>
          <w:t>[22]</w:t>
        </w:r>
      </w:hyperlink>
      <w:r>
        <w:t>.</w:t>
      </w:r>
      <w:r>
        <w:rPr>
          <w:spacing w:val="25"/>
        </w:rPr>
        <w:t xml:space="preserve"> </w:t>
      </w:r>
      <w:r>
        <w:t>Layer-2</w:t>
      </w:r>
      <w:r>
        <w:rPr>
          <w:spacing w:val="-1"/>
        </w:rPr>
        <w:t xml:space="preserve"> </w:t>
      </w:r>
      <w:r>
        <w:t>(L2) protocols execute transactions off</w:t>
      </w:r>
      <w:r>
        <w:rPr>
          <w:spacing w:val="-1"/>
        </w:rPr>
        <w:t xml:space="preserve"> </w:t>
      </w:r>
      <w:r>
        <w:t xml:space="preserve">the base layer (or in a compressed form) and periodically post commitments to Ethereum, aiming to inherit security while reducing cost </w:t>
      </w:r>
      <w:hyperlink w:anchor="_bookmark158" w:history="1">
        <w:r>
          <w:rPr>
            <w:vertAlign w:val="superscript"/>
          </w:rPr>
          <w:t>[25]</w:t>
        </w:r>
      </w:hyperlink>
      <w:r>
        <w:rPr>
          <w:vertAlign w:val="superscript"/>
        </w:rPr>
        <w:t>,</w:t>
      </w:r>
      <w:hyperlink w:anchor="_bookmark159" w:history="1">
        <w:r>
          <w:rPr>
            <w:vertAlign w:val="superscript"/>
          </w:rPr>
          <w:t>[26]</w:t>
        </w:r>
      </w:hyperlink>
      <w:r>
        <w:t>.</w:t>
      </w:r>
      <w:r>
        <w:rPr>
          <w:spacing w:val="40"/>
        </w:rPr>
        <w:t xml:space="preserve"> </w:t>
      </w:r>
      <w:r>
        <w:t xml:space="preserve">Optimistic rollups such as Arbitrum assume correctness unless challenged during a dispute window </w:t>
      </w:r>
      <w:hyperlink w:anchor="_bookmark167" w:history="1">
        <w:r>
          <w:rPr>
            <w:vertAlign w:val="superscript"/>
          </w:rPr>
          <w:t>[34]</w:t>
        </w:r>
      </w:hyperlink>
      <w:r>
        <w:t>.</w:t>
      </w:r>
    </w:p>
    <w:p w14:paraId="00DC1D16" w14:textId="77777777" w:rsidR="00350CFB" w:rsidRDefault="00283FFF">
      <w:pPr>
        <w:pStyle w:val="BodyText"/>
        <w:spacing w:before="20" w:line="388" w:lineRule="auto"/>
        <w:ind w:left="282" w:right="524" w:hanging="9"/>
        <w:jc w:val="both"/>
      </w:pPr>
      <w:r>
        <w:t xml:space="preserve">Arbitrum One is an EVM-compatible optimistic rollup widely used for DeFi activity, including GMX V2 perpetual markets </w:t>
      </w:r>
      <w:hyperlink w:anchor="_bookmark156" w:history="1">
        <w:r>
          <w:rPr>
            <w:vertAlign w:val="superscript"/>
          </w:rPr>
          <w:t>[23]</w:t>
        </w:r>
      </w:hyperlink>
      <w:r>
        <w:t>.</w:t>
      </w:r>
      <w:r>
        <w:rPr>
          <w:spacing w:val="40"/>
        </w:rPr>
        <w:t xml:space="preserve"> </w:t>
      </w:r>
      <w:r>
        <w:t>For this dissertation, Arbitrum One is the empirical setting be-cause</w:t>
      </w:r>
      <w:r>
        <w:rPr>
          <w:spacing w:val="-15"/>
        </w:rPr>
        <w:t xml:space="preserve"> </w:t>
      </w:r>
      <w:r>
        <w:t>(i)</w:t>
      </w:r>
      <w:r>
        <w:rPr>
          <w:spacing w:val="-15"/>
        </w:rPr>
        <w:t xml:space="preserve"> </w:t>
      </w:r>
      <w:r>
        <w:t>ERC-20</w:t>
      </w:r>
      <w:r>
        <w:rPr>
          <w:spacing w:val="-15"/>
        </w:rPr>
        <w:t xml:space="preserve"> </w:t>
      </w:r>
      <w:r>
        <w:rPr>
          <w:rFonts w:ascii="Courier New"/>
        </w:rPr>
        <w:t>Approval</w:t>
      </w:r>
      <w:r>
        <w:rPr>
          <w:rFonts w:ascii="Courier New"/>
          <w:spacing w:val="-36"/>
        </w:rPr>
        <w:t xml:space="preserve"> </w:t>
      </w:r>
      <w:r>
        <w:t>and</w:t>
      </w:r>
      <w:r>
        <w:rPr>
          <w:spacing w:val="-15"/>
        </w:rPr>
        <w:t xml:space="preserve"> </w:t>
      </w:r>
      <w:r>
        <w:rPr>
          <w:rFonts w:ascii="Courier New"/>
        </w:rPr>
        <w:t>Transfer</w:t>
      </w:r>
      <w:r>
        <w:rPr>
          <w:rFonts w:ascii="Courier New"/>
          <w:spacing w:val="-37"/>
        </w:rPr>
        <w:t xml:space="preserve"> </w:t>
      </w:r>
      <w:r>
        <w:t>logs</w:t>
      </w:r>
      <w:r>
        <w:rPr>
          <w:spacing w:val="-15"/>
        </w:rPr>
        <w:t xml:space="preserve"> </w:t>
      </w:r>
      <w:r>
        <w:t>are</w:t>
      </w:r>
      <w:r>
        <w:rPr>
          <w:spacing w:val="-15"/>
        </w:rPr>
        <w:t xml:space="preserve"> </w:t>
      </w:r>
      <w:r>
        <w:t>available</w:t>
      </w:r>
      <w:r>
        <w:rPr>
          <w:spacing w:val="-15"/>
        </w:rPr>
        <w:t xml:space="preserve"> </w:t>
      </w:r>
      <w:r>
        <w:t>in</w:t>
      </w:r>
      <w:r>
        <w:rPr>
          <w:spacing w:val="-8"/>
        </w:rPr>
        <w:t xml:space="preserve"> </w:t>
      </w:r>
      <w:r>
        <w:t>public</w:t>
      </w:r>
      <w:r>
        <w:rPr>
          <w:spacing w:val="-2"/>
        </w:rPr>
        <w:t xml:space="preserve"> </w:t>
      </w:r>
      <w:r>
        <w:t>BigQuery</w:t>
      </w:r>
      <w:r>
        <w:rPr>
          <w:spacing w:val="-2"/>
        </w:rPr>
        <w:t xml:space="preserve"> </w:t>
      </w:r>
      <w:r>
        <w:t xml:space="preserve">datasets, (ii) </w:t>
      </w:r>
      <w:r>
        <w:rPr>
          <w:spacing w:val="-4"/>
        </w:rPr>
        <w:t>GMX</w:t>
      </w:r>
      <w:r>
        <w:rPr>
          <w:spacing w:val="-11"/>
        </w:rPr>
        <w:t xml:space="preserve"> </w:t>
      </w:r>
      <w:r>
        <w:rPr>
          <w:spacing w:val="-4"/>
        </w:rPr>
        <w:t>V2</w:t>
      </w:r>
      <w:r>
        <w:rPr>
          <w:spacing w:val="-10"/>
        </w:rPr>
        <w:t xml:space="preserve"> </w:t>
      </w:r>
      <w:r>
        <w:rPr>
          <w:spacing w:val="-4"/>
        </w:rPr>
        <w:t>emits</w:t>
      </w:r>
      <w:r>
        <w:rPr>
          <w:spacing w:val="-10"/>
        </w:rPr>
        <w:t xml:space="preserve"> </w:t>
      </w:r>
      <w:r>
        <w:rPr>
          <w:spacing w:val="-4"/>
        </w:rPr>
        <w:t>wallet-attributed</w:t>
      </w:r>
      <w:r>
        <w:rPr>
          <w:spacing w:val="-9"/>
        </w:rPr>
        <w:t xml:space="preserve"> </w:t>
      </w:r>
      <w:r>
        <w:rPr>
          <w:rFonts w:ascii="Courier New"/>
          <w:spacing w:val="-4"/>
        </w:rPr>
        <w:t>PositionDecrease</w:t>
      </w:r>
      <w:r>
        <w:rPr>
          <w:rFonts w:ascii="Courier New"/>
          <w:spacing w:val="-92"/>
        </w:rPr>
        <w:t xml:space="preserve"> </w:t>
      </w:r>
      <w:r>
        <w:rPr>
          <w:spacing w:val="-4"/>
        </w:rPr>
        <w:t>events</w:t>
      </w:r>
      <w:r>
        <w:rPr>
          <w:spacing w:val="-10"/>
        </w:rPr>
        <w:t xml:space="preserve"> </w:t>
      </w:r>
      <w:r>
        <w:rPr>
          <w:spacing w:val="-4"/>
        </w:rPr>
        <w:t>with</w:t>
      </w:r>
      <w:r>
        <w:rPr>
          <w:spacing w:val="-10"/>
        </w:rPr>
        <w:t xml:space="preserve"> </w:t>
      </w:r>
      <w:r>
        <w:rPr>
          <w:spacing w:val="-4"/>
        </w:rPr>
        <w:t>realized</w:t>
      </w:r>
      <w:r>
        <w:rPr>
          <w:spacing w:val="-10"/>
        </w:rPr>
        <w:t xml:space="preserve"> </w:t>
      </w:r>
      <w:r>
        <w:rPr>
          <w:spacing w:val="-4"/>
        </w:rPr>
        <w:t>PnL,</w:t>
      </w:r>
      <w:r>
        <w:rPr>
          <w:spacing w:val="-10"/>
        </w:rPr>
        <w:t xml:space="preserve"> </w:t>
      </w:r>
      <w:r>
        <w:rPr>
          <w:spacing w:val="-4"/>
        </w:rPr>
        <w:t>and</w:t>
      </w:r>
      <w:r>
        <w:rPr>
          <w:spacing w:val="-10"/>
        </w:rPr>
        <w:t xml:space="preserve"> </w:t>
      </w:r>
      <w:r>
        <w:rPr>
          <w:spacing w:val="-4"/>
        </w:rPr>
        <w:t>(iii)</w:t>
      </w:r>
      <w:r>
        <w:rPr>
          <w:spacing w:val="-10"/>
        </w:rPr>
        <w:t xml:space="preserve"> </w:t>
      </w:r>
      <w:r>
        <w:rPr>
          <w:spacing w:val="-4"/>
        </w:rPr>
        <w:t>fee</w:t>
      </w:r>
      <w:r>
        <w:rPr>
          <w:spacing w:val="-10"/>
        </w:rPr>
        <w:t xml:space="preserve"> </w:t>
      </w:r>
      <w:r>
        <w:rPr>
          <w:spacing w:val="-4"/>
        </w:rPr>
        <w:t>levels</w:t>
      </w:r>
    </w:p>
    <w:p w14:paraId="00DC1D17" w14:textId="77777777" w:rsidR="00350CFB" w:rsidRDefault="00350CFB">
      <w:pPr>
        <w:pStyle w:val="BodyText"/>
        <w:spacing w:line="388" w:lineRule="auto"/>
        <w:jc w:val="both"/>
        <w:sectPr w:rsidR="00350CFB">
          <w:pgSz w:w="11910" w:h="16840"/>
          <w:pgMar w:top="1820" w:right="708" w:bottom="2300" w:left="992" w:header="0" w:footer="2115" w:gutter="0"/>
          <w:cols w:space="720"/>
        </w:sectPr>
      </w:pPr>
    </w:p>
    <w:p w14:paraId="00DC1D18" w14:textId="77777777" w:rsidR="00350CFB" w:rsidRDefault="00283FFF">
      <w:pPr>
        <w:pStyle w:val="BodyText"/>
        <w:spacing w:before="72" w:line="396" w:lineRule="auto"/>
        <w:ind w:left="282" w:right="533"/>
        <w:jc w:val="both"/>
      </w:pPr>
      <w:r>
        <w:lastRenderedPageBreak/>
        <w:t>permit dense retail and professional trading activity within a six-month window.</w:t>
      </w:r>
      <w:r>
        <w:rPr>
          <w:spacing w:val="40"/>
        </w:rPr>
        <w:t xml:space="preserve"> </w:t>
      </w:r>
      <w:r>
        <w:t>Results should not</w:t>
      </w:r>
      <w:r>
        <w:rPr>
          <w:spacing w:val="-15"/>
        </w:rPr>
        <w:t xml:space="preserve"> </w:t>
      </w:r>
      <w:r>
        <w:t>be</w:t>
      </w:r>
      <w:r>
        <w:rPr>
          <w:spacing w:val="-15"/>
        </w:rPr>
        <w:t xml:space="preserve"> </w:t>
      </w:r>
      <w:r>
        <w:t>assumed</w:t>
      </w:r>
      <w:r>
        <w:rPr>
          <w:spacing w:val="-15"/>
        </w:rPr>
        <w:t xml:space="preserve"> </w:t>
      </w:r>
      <w:r>
        <w:t>to</w:t>
      </w:r>
      <w:r>
        <w:rPr>
          <w:spacing w:val="-15"/>
        </w:rPr>
        <w:t xml:space="preserve"> </w:t>
      </w:r>
      <w:r>
        <w:t>transfer</w:t>
      </w:r>
      <w:r>
        <w:rPr>
          <w:spacing w:val="-15"/>
        </w:rPr>
        <w:t xml:space="preserve"> </w:t>
      </w:r>
      <w:r>
        <w:t>automatically</w:t>
      </w:r>
      <w:r>
        <w:rPr>
          <w:spacing w:val="-15"/>
        </w:rPr>
        <w:t xml:space="preserve"> </w:t>
      </w:r>
      <w:r>
        <w:t>to</w:t>
      </w:r>
      <w:r>
        <w:rPr>
          <w:spacing w:val="-15"/>
        </w:rPr>
        <w:t xml:space="preserve"> </w:t>
      </w:r>
      <w:r>
        <w:t>other</w:t>
      </w:r>
      <w:r>
        <w:rPr>
          <w:spacing w:val="-15"/>
        </w:rPr>
        <w:t xml:space="preserve"> </w:t>
      </w:r>
      <w:r>
        <w:t>L2s</w:t>
      </w:r>
      <w:r>
        <w:rPr>
          <w:spacing w:val="-15"/>
        </w:rPr>
        <w:t xml:space="preserve"> </w:t>
      </w:r>
      <w:r>
        <w:t>or</w:t>
      </w:r>
      <w:r>
        <w:rPr>
          <w:spacing w:val="-15"/>
        </w:rPr>
        <w:t xml:space="preserve"> </w:t>
      </w:r>
      <w:r>
        <w:t>to</w:t>
      </w:r>
      <w:r>
        <w:rPr>
          <w:spacing w:val="-15"/>
        </w:rPr>
        <w:t xml:space="preserve"> </w:t>
      </w:r>
      <w:r>
        <w:t>Ethereum</w:t>
      </w:r>
      <w:r>
        <w:rPr>
          <w:spacing w:val="-15"/>
        </w:rPr>
        <w:t xml:space="preserve"> </w:t>
      </w:r>
      <w:r>
        <w:t>mainnet</w:t>
      </w:r>
      <w:r>
        <w:rPr>
          <w:spacing w:val="-15"/>
        </w:rPr>
        <w:t xml:space="preserve"> </w:t>
      </w:r>
      <w:r>
        <w:t>without</w:t>
      </w:r>
      <w:r>
        <w:rPr>
          <w:spacing w:val="-15"/>
        </w:rPr>
        <w:t xml:space="preserve"> </w:t>
      </w:r>
      <w:r>
        <w:t xml:space="preserve">re-validation, but the methodological template—allowance graph versus transfer graph, proxy families, rank </w:t>
      </w:r>
      <w:bookmarkStart w:id="101" w:name="ERC-20_tokens_and_the_allowance_lifecycl"/>
      <w:bookmarkStart w:id="102" w:name="_bookmark20"/>
      <w:bookmarkEnd w:id="101"/>
      <w:bookmarkEnd w:id="102"/>
      <w:r>
        <w:t>correlation—is chain-agnostic wherever equivalent logs exist.</w:t>
      </w:r>
    </w:p>
    <w:p w14:paraId="00DC1D19" w14:textId="77777777" w:rsidR="00350CFB" w:rsidRDefault="00350CFB">
      <w:pPr>
        <w:pStyle w:val="BodyText"/>
        <w:spacing w:before="163"/>
      </w:pPr>
    </w:p>
    <w:p w14:paraId="00DC1D1A" w14:textId="77777777" w:rsidR="00350CFB" w:rsidRDefault="00283FFF">
      <w:pPr>
        <w:pStyle w:val="Heading2"/>
        <w:numPr>
          <w:ilvl w:val="1"/>
          <w:numId w:val="26"/>
        </w:numPr>
        <w:tabs>
          <w:tab w:val="left" w:pos="783"/>
        </w:tabs>
        <w:ind w:left="783" w:hanging="501"/>
      </w:pPr>
      <w:r>
        <w:t>ERC-20</w:t>
      </w:r>
      <w:r>
        <w:rPr>
          <w:spacing w:val="14"/>
        </w:rPr>
        <w:t xml:space="preserve"> </w:t>
      </w:r>
      <w:r>
        <w:t>tokens</w:t>
      </w:r>
      <w:r>
        <w:rPr>
          <w:spacing w:val="15"/>
        </w:rPr>
        <w:t xml:space="preserve"> </w:t>
      </w:r>
      <w:r>
        <w:t>and</w:t>
      </w:r>
      <w:r>
        <w:rPr>
          <w:spacing w:val="14"/>
        </w:rPr>
        <w:t xml:space="preserve"> </w:t>
      </w:r>
      <w:r>
        <w:t>the</w:t>
      </w:r>
      <w:r>
        <w:rPr>
          <w:spacing w:val="15"/>
        </w:rPr>
        <w:t xml:space="preserve"> </w:t>
      </w:r>
      <w:r>
        <w:t>allowance</w:t>
      </w:r>
      <w:r>
        <w:rPr>
          <w:spacing w:val="14"/>
        </w:rPr>
        <w:t xml:space="preserve"> </w:t>
      </w:r>
      <w:r>
        <w:rPr>
          <w:spacing w:val="-2"/>
        </w:rPr>
        <w:t>lifecycle</w:t>
      </w:r>
    </w:p>
    <w:p w14:paraId="00DC1D1B" w14:textId="77777777" w:rsidR="00350CFB" w:rsidRDefault="00350CFB">
      <w:pPr>
        <w:pStyle w:val="BodyText"/>
        <w:spacing w:before="24"/>
        <w:rPr>
          <w:b/>
          <w:sz w:val="28"/>
        </w:rPr>
      </w:pPr>
    </w:p>
    <w:p w14:paraId="00DC1D1C" w14:textId="77777777" w:rsidR="00350CFB" w:rsidRDefault="00283FFF">
      <w:pPr>
        <w:pStyle w:val="BodyText"/>
        <w:spacing w:line="374" w:lineRule="auto"/>
        <w:ind w:left="282" w:right="558" w:hanging="8"/>
        <w:jc w:val="both"/>
      </w:pPr>
      <w:r>
        <w:t>The</w:t>
      </w:r>
      <w:r>
        <w:rPr>
          <w:spacing w:val="-15"/>
        </w:rPr>
        <w:t xml:space="preserve"> </w:t>
      </w:r>
      <w:r>
        <w:t>ERC-20</w:t>
      </w:r>
      <w:r>
        <w:rPr>
          <w:spacing w:val="-15"/>
        </w:rPr>
        <w:t xml:space="preserve"> </w:t>
      </w:r>
      <w:r>
        <w:t>standard</w:t>
      </w:r>
      <w:r>
        <w:rPr>
          <w:spacing w:val="-15"/>
        </w:rPr>
        <w:t xml:space="preserve"> </w:t>
      </w:r>
      <w:r>
        <w:t>defines</w:t>
      </w:r>
      <w:r>
        <w:rPr>
          <w:spacing w:val="-15"/>
        </w:rPr>
        <w:t xml:space="preserve"> </w:t>
      </w:r>
      <w:r>
        <w:t>a</w:t>
      </w:r>
      <w:r>
        <w:rPr>
          <w:spacing w:val="-15"/>
        </w:rPr>
        <w:t xml:space="preserve"> </w:t>
      </w:r>
      <w:r>
        <w:t>common</w:t>
      </w:r>
      <w:r>
        <w:rPr>
          <w:spacing w:val="-15"/>
        </w:rPr>
        <w:t xml:space="preserve"> </w:t>
      </w:r>
      <w:r>
        <w:t>interface</w:t>
      </w:r>
      <w:r>
        <w:rPr>
          <w:spacing w:val="-15"/>
        </w:rPr>
        <w:t xml:space="preserve"> </w:t>
      </w:r>
      <w:r>
        <w:t>for</w:t>
      </w:r>
      <w:r>
        <w:rPr>
          <w:spacing w:val="-15"/>
        </w:rPr>
        <w:t xml:space="preserve"> </w:t>
      </w:r>
      <w:r>
        <w:t>fungible</w:t>
      </w:r>
      <w:r>
        <w:rPr>
          <w:spacing w:val="-15"/>
        </w:rPr>
        <w:t xml:space="preserve"> </w:t>
      </w:r>
      <w:r>
        <w:t>tokens:</w:t>
      </w:r>
      <w:r>
        <w:rPr>
          <w:spacing w:val="-12"/>
        </w:rPr>
        <w:t xml:space="preserve"> </w:t>
      </w:r>
      <w:r>
        <w:rPr>
          <w:rFonts w:ascii="Courier New"/>
        </w:rPr>
        <w:t>transfer</w:t>
      </w:r>
      <w:r>
        <w:t>,</w:t>
      </w:r>
      <w:r>
        <w:rPr>
          <w:spacing w:val="-14"/>
        </w:rPr>
        <w:t xml:space="preserve"> </w:t>
      </w:r>
      <w:r>
        <w:rPr>
          <w:rFonts w:ascii="Courier New"/>
        </w:rPr>
        <w:t>approve</w:t>
      </w:r>
      <w:r>
        <w:t>,</w:t>
      </w:r>
      <w:r>
        <w:rPr>
          <w:spacing w:val="-15"/>
        </w:rPr>
        <w:t xml:space="preserve"> </w:t>
      </w:r>
      <w:r>
        <w:rPr>
          <w:rFonts w:ascii="Courier New"/>
        </w:rPr>
        <w:t xml:space="preserve">tr </w:t>
      </w:r>
      <w:r>
        <w:rPr>
          <w:rFonts w:ascii="Courier New"/>
          <w:w w:val="90"/>
        </w:rPr>
        <w:t>ansferFrom</w:t>
      </w:r>
      <w:r>
        <w:rPr>
          <w:w w:val="90"/>
        </w:rPr>
        <w:t xml:space="preserve">, </w:t>
      </w:r>
      <w:r>
        <w:rPr>
          <w:rFonts w:ascii="Courier New"/>
          <w:w w:val="90"/>
        </w:rPr>
        <w:t>allowance</w:t>
      </w:r>
      <w:r>
        <w:rPr>
          <w:w w:val="90"/>
        </w:rPr>
        <w:t xml:space="preserve">, and related events </w:t>
      </w:r>
      <w:hyperlink w:anchor="_bookmark151" w:history="1">
        <w:r>
          <w:rPr>
            <w:w w:val="90"/>
            <w:vertAlign w:val="superscript"/>
          </w:rPr>
          <w:t>[18]</w:t>
        </w:r>
      </w:hyperlink>
      <w:r>
        <w:rPr>
          <w:w w:val="90"/>
        </w:rPr>
        <w:t>.</w:t>
      </w:r>
      <w:r>
        <w:rPr>
          <w:spacing w:val="40"/>
        </w:rPr>
        <w:t xml:space="preserve"> </w:t>
      </w:r>
      <w:r>
        <w:rPr>
          <w:w w:val="90"/>
        </w:rPr>
        <w:t xml:space="preserve">When an owner calls </w:t>
      </w:r>
      <w:r>
        <w:rPr>
          <w:rFonts w:ascii="Courier New"/>
          <w:w w:val="90"/>
        </w:rPr>
        <w:t xml:space="preserve">approve(spender,amo </w:t>
      </w:r>
      <w:r>
        <w:rPr>
          <w:rFonts w:ascii="Courier New"/>
        </w:rPr>
        <w:t>unt)</w:t>
      </w:r>
      <w:r>
        <w:t>,</w:t>
      </w:r>
      <w:r>
        <w:rPr>
          <w:spacing w:val="-15"/>
        </w:rPr>
        <w:t xml:space="preserve"> </w:t>
      </w:r>
      <w:r>
        <w:t>the</w:t>
      </w:r>
      <w:r>
        <w:rPr>
          <w:spacing w:val="-15"/>
        </w:rPr>
        <w:t xml:space="preserve"> </w:t>
      </w:r>
      <w:r>
        <w:t>token</w:t>
      </w:r>
      <w:r>
        <w:rPr>
          <w:spacing w:val="-15"/>
        </w:rPr>
        <w:t xml:space="preserve"> </w:t>
      </w:r>
      <w:r>
        <w:t>contract</w:t>
      </w:r>
      <w:r>
        <w:rPr>
          <w:spacing w:val="-15"/>
        </w:rPr>
        <w:t xml:space="preserve"> </w:t>
      </w:r>
      <w:r>
        <w:t>records</w:t>
      </w:r>
      <w:r>
        <w:rPr>
          <w:spacing w:val="-15"/>
        </w:rPr>
        <w:t xml:space="preserve"> </w:t>
      </w:r>
      <w:r>
        <w:t>that</w:t>
      </w:r>
      <w:r>
        <w:rPr>
          <w:spacing w:val="-15"/>
        </w:rPr>
        <w:t xml:space="preserve"> </w:t>
      </w:r>
      <w:r>
        <w:rPr>
          <w:rFonts w:ascii="Courier New"/>
        </w:rPr>
        <w:t>spender</w:t>
      </w:r>
      <w:r>
        <w:rPr>
          <w:rFonts w:ascii="Courier New"/>
          <w:spacing w:val="-36"/>
        </w:rPr>
        <w:t xml:space="preserve"> </w:t>
      </w:r>
      <w:r>
        <w:t>may</w:t>
      </w:r>
      <w:r>
        <w:rPr>
          <w:spacing w:val="-15"/>
        </w:rPr>
        <w:t xml:space="preserve"> </w:t>
      </w:r>
      <w:r>
        <w:t>transfer</w:t>
      </w:r>
      <w:r>
        <w:rPr>
          <w:spacing w:val="-15"/>
        </w:rPr>
        <w:t xml:space="preserve"> </w:t>
      </w:r>
      <w:r>
        <w:t>up</w:t>
      </w:r>
      <w:r>
        <w:rPr>
          <w:spacing w:val="-15"/>
        </w:rPr>
        <w:t xml:space="preserve"> </w:t>
      </w:r>
      <w:r>
        <w:t>to</w:t>
      </w:r>
      <w:r>
        <w:rPr>
          <w:spacing w:val="-15"/>
        </w:rPr>
        <w:t xml:space="preserve"> </w:t>
      </w:r>
      <w:r>
        <w:rPr>
          <w:rFonts w:ascii="Courier New"/>
        </w:rPr>
        <w:t>amount</w:t>
      </w:r>
      <w:r>
        <w:rPr>
          <w:rFonts w:ascii="Courier New"/>
          <w:spacing w:val="-37"/>
        </w:rPr>
        <w:t xml:space="preserve"> </w:t>
      </w:r>
      <w:r>
        <w:t>from</w:t>
      </w:r>
      <w:r>
        <w:rPr>
          <w:spacing w:val="-15"/>
        </w:rPr>
        <w:t xml:space="preserve"> </w:t>
      </w:r>
      <w:r>
        <w:t>the</w:t>
      </w:r>
      <w:r>
        <w:rPr>
          <w:spacing w:val="-15"/>
        </w:rPr>
        <w:t xml:space="preserve"> </w:t>
      </w:r>
      <w:r>
        <w:t>owner.</w:t>
      </w:r>
      <w:r>
        <w:rPr>
          <w:spacing w:val="-15"/>
        </w:rPr>
        <w:t xml:space="preserve"> </w:t>
      </w:r>
      <w:r>
        <w:t xml:space="preserve">The </w:t>
      </w:r>
      <w:r>
        <w:rPr>
          <w:spacing w:val="-8"/>
        </w:rPr>
        <w:t>spender</w:t>
      </w:r>
      <w:r>
        <w:rPr>
          <w:spacing w:val="-7"/>
        </w:rPr>
        <w:t xml:space="preserve"> </w:t>
      </w:r>
      <w:r>
        <w:rPr>
          <w:spacing w:val="-8"/>
        </w:rPr>
        <w:t>later</w:t>
      </w:r>
      <w:r>
        <w:rPr>
          <w:spacing w:val="-7"/>
        </w:rPr>
        <w:t xml:space="preserve"> </w:t>
      </w:r>
      <w:r>
        <w:rPr>
          <w:spacing w:val="-8"/>
        </w:rPr>
        <w:t>calls</w:t>
      </w:r>
      <w:r>
        <w:rPr>
          <w:spacing w:val="-7"/>
        </w:rPr>
        <w:t xml:space="preserve"> </w:t>
      </w:r>
      <w:r>
        <w:rPr>
          <w:rFonts w:ascii="Courier New"/>
          <w:spacing w:val="-8"/>
        </w:rPr>
        <w:t>transferFrom</w:t>
      </w:r>
      <w:r>
        <w:rPr>
          <w:rFonts w:ascii="Courier New"/>
          <w:spacing w:val="-28"/>
        </w:rPr>
        <w:t xml:space="preserve"> </w:t>
      </w:r>
      <w:r>
        <w:rPr>
          <w:spacing w:val="-8"/>
        </w:rPr>
        <w:t>to</w:t>
      </w:r>
      <w:r>
        <w:rPr>
          <w:spacing w:val="-7"/>
        </w:rPr>
        <w:t xml:space="preserve"> </w:t>
      </w:r>
      <w:r>
        <w:rPr>
          <w:spacing w:val="-8"/>
        </w:rPr>
        <w:t>move</w:t>
      </w:r>
      <w:r>
        <w:rPr>
          <w:spacing w:val="-7"/>
        </w:rPr>
        <w:t xml:space="preserve"> </w:t>
      </w:r>
      <w:r>
        <w:rPr>
          <w:spacing w:val="-8"/>
        </w:rPr>
        <w:t>tokens.</w:t>
      </w:r>
      <w:r>
        <w:rPr>
          <w:spacing w:val="3"/>
        </w:rPr>
        <w:t xml:space="preserve"> </w:t>
      </w:r>
      <w:r>
        <w:rPr>
          <w:spacing w:val="-8"/>
        </w:rPr>
        <w:t>EIP-2612</w:t>
      </w:r>
      <w:r>
        <w:rPr>
          <w:spacing w:val="5"/>
        </w:rPr>
        <w:t xml:space="preserve"> </w:t>
      </w:r>
      <w:r>
        <w:rPr>
          <w:rFonts w:ascii="Courier New"/>
          <w:spacing w:val="-8"/>
        </w:rPr>
        <w:t>permit</w:t>
      </w:r>
      <w:r>
        <w:rPr>
          <w:rFonts w:ascii="Courier New"/>
          <w:spacing w:val="-28"/>
        </w:rPr>
        <w:t xml:space="preserve"> </w:t>
      </w:r>
      <w:r>
        <w:rPr>
          <w:spacing w:val="-8"/>
        </w:rPr>
        <w:t>allows</w:t>
      </w:r>
      <w:r>
        <w:rPr>
          <w:spacing w:val="5"/>
        </w:rPr>
        <w:t xml:space="preserve"> </w:t>
      </w:r>
      <w:r>
        <w:rPr>
          <w:spacing w:val="-8"/>
        </w:rPr>
        <w:t>allowance</w:t>
      </w:r>
      <w:r>
        <w:rPr>
          <w:spacing w:val="5"/>
        </w:rPr>
        <w:t xml:space="preserve"> </w:t>
      </w:r>
      <w:r>
        <w:rPr>
          <w:spacing w:val="-8"/>
        </w:rPr>
        <w:t>updates</w:t>
      </w:r>
      <w:r>
        <w:rPr>
          <w:spacing w:val="5"/>
        </w:rPr>
        <w:t xml:space="preserve"> </w:t>
      </w:r>
      <w:r>
        <w:rPr>
          <w:spacing w:val="-8"/>
        </w:rPr>
        <w:t xml:space="preserve">via </w:t>
      </w:r>
      <w:r>
        <w:t>off-chain</w:t>
      </w:r>
      <w:r>
        <w:rPr>
          <w:spacing w:val="-15"/>
        </w:rPr>
        <w:t xml:space="preserve"> </w:t>
      </w:r>
      <w:r>
        <w:t>signatures</w:t>
      </w:r>
      <w:r>
        <w:rPr>
          <w:spacing w:val="-15"/>
        </w:rPr>
        <w:t xml:space="preserve"> </w:t>
      </w:r>
      <w:r>
        <w:t>settled</w:t>
      </w:r>
      <w:r>
        <w:rPr>
          <w:spacing w:val="-15"/>
        </w:rPr>
        <w:t xml:space="preserve"> </w:t>
      </w:r>
      <w:r>
        <w:t>in</w:t>
      </w:r>
      <w:r>
        <w:rPr>
          <w:spacing w:val="-15"/>
        </w:rPr>
        <w:t xml:space="preserve"> </w:t>
      </w:r>
      <w:r>
        <w:t>a</w:t>
      </w:r>
      <w:r>
        <w:rPr>
          <w:spacing w:val="-15"/>
        </w:rPr>
        <w:t xml:space="preserve"> </w:t>
      </w:r>
      <w:r>
        <w:t>single</w:t>
      </w:r>
      <w:r>
        <w:rPr>
          <w:spacing w:val="-15"/>
        </w:rPr>
        <w:t xml:space="preserve"> </w:t>
      </w:r>
      <w:r>
        <w:t>transaction</w:t>
      </w:r>
      <w:r>
        <w:rPr>
          <w:spacing w:val="-15"/>
        </w:rPr>
        <w:t xml:space="preserve"> </w:t>
      </w:r>
      <w:hyperlink w:anchor="_bookmark152" w:history="1">
        <w:r>
          <w:rPr>
            <w:vertAlign w:val="superscript"/>
          </w:rPr>
          <w:t>[19]</w:t>
        </w:r>
      </w:hyperlink>
      <w:r>
        <w:t>,</w:t>
      </w:r>
      <w:r>
        <w:rPr>
          <w:spacing w:val="-13"/>
        </w:rPr>
        <w:t xml:space="preserve"> </w:t>
      </w:r>
      <w:r>
        <w:t>improving</w:t>
      </w:r>
      <w:r>
        <w:rPr>
          <w:spacing w:val="-15"/>
        </w:rPr>
        <w:t xml:space="preserve"> </w:t>
      </w:r>
      <w:r>
        <w:t>user</w:t>
      </w:r>
      <w:r>
        <w:rPr>
          <w:spacing w:val="-15"/>
        </w:rPr>
        <w:t xml:space="preserve"> </w:t>
      </w:r>
      <w:r>
        <w:t>experience</w:t>
      </w:r>
      <w:r>
        <w:rPr>
          <w:spacing w:val="-15"/>
        </w:rPr>
        <w:t xml:space="preserve"> </w:t>
      </w:r>
      <w:r>
        <w:t>without</w:t>
      </w:r>
      <w:r>
        <w:rPr>
          <w:spacing w:val="-15"/>
        </w:rPr>
        <w:t xml:space="preserve"> </w:t>
      </w:r>
      <w:r>
        <w:t>changing the fundamental authorization semantics.</w:t>
      </w:r>
    </w:p>
    <w:p w14:paraId="00DC1D1D" w14:textId="77777777" w:rsidR="00350CFB" w:rsidRDefault="00283FFF">
      <w:pPr>
        <w:pStyle w:val="BodyText"/>
        <w:spacing w:before="89" w:line="396" w:lineRule="auto"/>
        <w:ind w:left="273" w:right="524" w:firstLine="8"/>
        <w:jc w:val="both"/>
      </w:pPr>
      <w:r>
        <w:t>Figure</w:t>
      </w:r>
      <w:r>
        <w:rPr>
          <w:spacing w:val="-4"/>
        </w:rPr>
        <w:t xml:space="preserve"> </w:t>
      </w:r>
      <w:hyperlink w:anchor="_bookmark22" w:history="1">
        <w:r>
          <w:t>2.1</w:t>
        </w:r>
      </w:hyperlink>
      <w:r>
        <w:rPr>
          <w:spacing w:val="-4"/>
        </w:rPr>
        <w:t xml:space="preserve"> </w:t>
      </w:r>
      <w:r>
        <w:t>illustrates</w:t>
      </w:r>
      <w:r>
        <w:rPr>
          <w:spacing w:val="-4"/>
        </w:rPr>
        <w:t xml:space="preserve"> </w:t>
      </w:r>
      <w:r>
        <w:t>the</w:t>
      </w:r>
      <w:r>
        <w:rPr>
          <w:spacing w:val="-4"/>
        </w:rPr>
        <w:t xml:space="preserve"> </w:t>
      </w:r>
      <w:r>
        <w:t>lifecycle.</w:t>
      </w:r>
      <w:r>
        <w:rPr>
          <w:spacing w:val="18"/>
        </w:rPr>
        <w:t xml:space="preserve"> </w:t>
      </w:r>
      <w:r>
        <w:t>Critically,</w:t>
      </w:r>
      <w:r>
        <w:rPr>
          <w:spacing w:val="-4"/>
        </w:rPr>
        <w:t xml:space="preserve"> </w:t>
      </w:r>
      <w:r>
        <w:t>an</w:t>
      </w:r>
      <w:r>
        <w:rPr>
          <w:spacing w:val="-4"/>
        </w:rPr>
        <w:t xml:space="preserve"> </w:t>
      </w:r>
      <w:r>
        <w:t>allowance</w:t>
      </w:r>
      <w:r>
        <w:rPr>
          <w:spacing w:val="-4"/>
        </w:rPr>
        <w:t xml:space="preserve"> </w:t>
      </w:r>
      <w:r>
        <w:t>is</w:t>
      </w:r>
      <w:r>
        <w:rPr>
          <w:spacing w:val="-4"/>
        </w:rPr>
        <w:t xml:space="preserve"> </w:t>
      </w:r>
      <w:r>
        <w:t>an</w:t>
      </w:r>
      <w:r>
        <w:rPr>
          <w:spacing w:val="-4"/>
        </w:rPr>
        <w:t xml:space="preserve"> </w:t>
      </w:r>
      <w:r>
        <w:rPr>
          <w:i/>
        </w:rPr>
        <w:t>explicit</w:t>
      </w:r>
      <w:r>
        <w:rPr>
          <w:i/>
          <w:spacing w:val="-4"/>
        </w:rPr>
        <w:t xml:space="preserve"> </w:t>
      </w:r>
      <w:r>
        <w:rPr>
          <w:i/>
        </w:rPr>
        <w:t>authorization</w:t>
      </w:r>
      <w:r>
        <w:t>,</w:t>
      </w:r>
      <w:r>
        <w:rPr>
          <w:spacing w:val="-4"/>
        </w:rPr>
        <w:t xml:space="preserve"> </w:t>
      </w:r>
      <w:r>
        <w:t>not</w:t>
      </w:r>
      <w:r>
        <w:rPr>
          <w:spacing w:val="-4"/>
        </w:rPr>
        <w:t xml:space="preserve"> </w:t>
      </w:r>
      <w:r>
        <w:t>a</w:t>
      </w:r>
      <w:r>
        <w:rPr>
          <w:spacing w:val="-4"/>
        </w:rPr>
        <w:t xml:space="preserve"> </w:t>
      </w:r>
      <w:r>
        <w:t>com-pleted</w:t>
      </w:r>
      <w:r>
        <w:rPr>
          <w:spacing w:val="-2"/>
        </w:rPr>
        <w:t xml:space="preserve"> </w:t>
      </w:r>
      <w:r>
        <w:t>transfer.</w:t>
      </w:r>
      <w:r>
        <w:rPr>
          <w:spacing w:val="20"/>
        </w:rPr>
        <w:t xml:space="preserve"> </w:t>
      </w:r>
      <w:r>
        <w:t>Owners</w:t>
      </w:r>
      <w:r>
        <w:rPr>
          <w:spacing w:val="-2"/>
        </w:rPr>
        <w:t xml:space="preserve"> </w:t>
      </w:r>
      <w:r>
        <w:t>may</w:t>
      </w:r>
      <w:r>
        <w:rPr>
          <w:spacing w:val="-2"/>
        </w:rPr>
        <w:t xml:space="preserve"> </w:t>
      </w:r>
      <w:r>
        <w:t>set</w:t>
      </w:r>
      <w:r>
        <w:rPr>
          <w:spacing w:val="-2"/>
        </w:rPr>
        <w:t xml:space="preserve"> </w:t>
      </w:r>
      <w:r>
        <w:t>allowances</w:t>
      </w:r>
      <w:r>
        <w:rPr>
          <w:spacing w:val="-2"/>
        </w:rPr>
        <w:t xml:space="preserve"> </w:t>
      </w:r>
      <w:r>
        <w:t>to</w:t>
      </w:r>
      <w:r>
        <w:rPr>
          <w:spacing w:val="-2"/>
        </w:rPr>
        <w:t xml:space="preserve"> </w:t>
      </w:r>
      <w:r>
        <w:t>routers,</w:t>
      </w:r>
      <w:r>
        <w:rPr>
          <w:spacing w:val="-2"/>
        </w:rPr>
        <w:t xml:space="preserve"> </w:t>
      </w:r>
      <w:r>
        <w:t>vaults,</w:t>
      </w:r>
      <w:r>
        <w:rPr>
          <w:spacing w:val="-2"/>
        </w:rPr>
        <w:t xml:space="preserve"> </w:t>
      </w:r>
      <w:r>
        <w:t>or</w:t>
      </w:r>
      <w:r>
        <w:rPr>
          <w:spacing w:val="-2"/>
        </w:rPr>
        <w:t xml:space="preserve"> </w:t>
      </w:r>
      <w:r>
        <w:t>trading</w:t>
      </w:r>
      <w:r>
        <w:rPr>
          <w:spacing w:val="-2"/>
        </w:rPr>
        <w:t xml:space="preserve"> </w:t>
      </w:r>
      <w:r>
        <w:t>contracts</w:t>
      </w:r>
      <w:r>
        <w:rPr>
          <w:spacing w:val="-2"/>
        </w:rPr>
        <w:t xml:space="preserve"> </w:t>
      </w:r>
      <w:r>
        <w:t>they</w:t>
      </w:r>
      <w:r>
        <w:rPr>
          <w:spacing w:val="-2"/>
        </w:rPr>
        <w:t xml:space="preserve"> </w:t>
      </w:r>
      <w:r>
        <w:t>trust</w:t>
      </w:r>
      <w:r>
        <w:rPr>
          <w:spacing w:val="-2"/>
        </w:rPr>
        <w:t xml:space="preserve"> </w:t>
      </w:r>
      <w:r>
        <w:t>to</w:t>
      </w:r>
      <w:r>
        <w:rPr>
          <w:spacing w:val="-2"/>
        </w:rPr>
        <w:t xml:space="preserve"> </w:t>
      </w:r>
      <w:r>
        <w:t>act within limits.</w:t>
      </w:r>
      <w:r>
        <w:rPr>
          <w:spacing w:val="40"/>
        </w:rPr>
        <w:t xml:space="preserve"> </w:t>
      </w:r>
      <w:r>
        <w:t>Revocation (approving zero) and replacement (a new non-zero allowance) update the live authorization state.</w:t>
      </w:r>
      <w:r>
        <w:rPr>
          <w:spacing w:val="40"/>
        </w:rPr>
        <w:t xml:space="preserve"> </w:t>
      </w:r>
      <w:r>
        <w:t xml:space="preserve">EndorseRank therefore uses the </w:t>
      </w:r>
      <w:r>
        <w:rPr>
          <w:i/>
        </w:rPr>
        <w:t xml:space="preserve">latest </w:t>
      </w:r>
      <w:r>
        <w:t>allowance per owner–spender pair as edge strength: older approvals are superseded rather than decayed continuously.</w:t>
      </w:r>
    </w:p>
    <w:p w14:paraId="00DC1D1E" w14:textId="77777777" w:rsidR="00350CFB" w:rsidRDefault="00283FFF">
      <w:pPr>
        <w:pStyle w:val="BodyText"/>
        <w:spacing w:before="19" w:line="396" w:lineRule="auto"/>
        <w:ind w:left="282" w:right="533"/>
        <w:jc w:val="both"/>
      </w:pPr>
      <w:r>
        <w:t>From</w:t>
      </w:r>
      <w:r>
        <w:rPr>
          <w:spacing w:val="-15"/>
        </w:rPr>
        <w:t xml:space="preserve"> </w:t>
      </w:r>
      <w:r>
        <w:t>a</w:t>
      </w:r>
      <w:r>
        <w:rPr>
          <w:spacing w:val="-15"/>
        </w:rPr>
        <w:t xml:space="preserve"> </w:t>
      </w:r>
      <w:r>
        <w:t>measurement</w:t>
      </w:r>
      <w:r>
        <w:rPr>
          <w:spacing w:val="-15"/>
        </w:rPr>
        <w:t xml:space="preserve"> </w:t>
      </w:r>
      <w:r>
        <w:t>perspective,</w:t>
      </w:r>
      <w:r>
        <w:rPr>
          <w:spacing w:val="-15"/>
        </w:rPr>
        <w:t xml:space="preserve"> </w:t>
      </w:r>
      <w:r>
        <w:t>allowances</w:t>
      </w:r>
      <w:r>
        <w:rPr>
          <w:spacing w:val="-15"/>
        </w:rPr>
        <w:t xml:space="preserve"> </w:t>
      </w:r>
      <w:r>
        <w:t>are</w:t>
      </w:r>
      <w:r>
        <w:rPr>
          <w:spacing w:val="-15"/>
        </w:rPr>
        <w:t xml:space="preserve"> </w:t>
      </w:r>
      <w:r>
        <w:t>sparser</w:t>
      </w:r>
      <w:r>
        <w:rPr>
          <w:spacing w:val="-15"/>
        </w:rPr>
        <w:t xml:space="preserve"> </w:t>
      </w:r>
      <w:r>
        <w:t>than</w:t>
      </w:r>
      <w:r>
        <w:rPr>
          <w:spacing w:val="-15"/>
        </w:rPr>
        <w:t xml:space="preserve"> </w:t>
      </w:r>
      <w:r>
        <w:t>transfers:</w:t>
      </w:r>
      <w:r>
        <w:rPr>
          <w:spacing w:val="-15"/>
        </w:rPr>
        <w:t xml:space="preserve"> </w:t>
      </w:r>
      <w:r>
        <w:t>many</w:t>
      </w:r>
      <w:r>
        <w:rPr>
          <w:spacing w:val="-15"/>
        </w:rPr>
        <w:t xml:space="preserve"> </w:t>
      </w:r>
      <w:r>
        <w:t>transfers</w:t>
      </w:r>
      <w:r>
        <w:rPr>
          <w:spacing w:val="-15"/>
        </w:rPr>
        <w:t xml:space="preserve"> </w:t>
      </w:r>
      <w:r>
        <w:t>occur</w:t>
      </w:r>
      <w:r>
        <w:rPr>
          <w:spacing w:val="-15"/>
        </w:rPr>
        <w:t xml:space="preserve"> </w:t>
      </w:r>
      <w:r>
        <w:t>under a single approval, and many wallets never approve third-party spenders.</w:t>
      </w:r>
      <w:r>
        <w:rPr>
          <w:spacing w:val="40"/>
        </w:rPr>
        <w:t xml:space="preserve"> </w:t>
      </w:r>
      <w:r>
        <w:t xml:space="preserve">This sparsity is both a computational advantage and a semantic claim—EndorseRank measures authorization networks, </w:t>
      </w:r>
      <w:bookmarkStart w:id="103" w:name="Graph-based_on-chain_reputation"/>
      <w:bookmarkStart w:id="104" w:name="_bookmark21"/>
      <w:bookmarkEnd w:id="103"/>
      <w:bookmarkEnd w:id="104"/>
      <w:r>
        <w:t>not payment networks.</w:t>
      </w:r>
    </w:p>
    <w:p w14:paraId="00DC1D1F" w14:textId="77777777" w:rsidR="00350CFB" w:rsidRDefault="00350CFB">
      <w:pPr>
        <w:pStyle w:val="BodyText"/>
        <w:spacing w:before="162"/>
      </w:pPr>
    </w:p>
    <w:p w14:paraId="00DC1D20" w14:textId="77777777" w:rsidR="00350CFB" w:rsidRDefault="00283FFF">
      <w:pPr>
        <w:pStyle w:val="Heading2"/>
        <w:numPr>
          <w:ilvl w:val="1"/>
          <w:numId w:val="26"/>
        </w:numPr>
        <w:tabs>
          <w:tab w:val="left" w:pos="783"/>
        </w:tabs>
        <w:spacing w:before="1"/>
        <w:ind w:left="783" w:hanging="501"/>
      </w:pPr>
      <w:r>
        <w:t>Graph-based</w:t>
      </w:r>
      <w:r>
        <w:rPr>
          <w:spacing w:val="18"/>
        </w:rPr>
        <w:t xml:space="preserve"> </w:t>
      </w:r>
      <w:r>
        <w:t>on-chain</w:t>
      </w:r>
      <w:r>
        <w:rPr>
          <w:spacing w:val="19"/>
        </w:rPr>
        <w:t xml:space="preserve"> </w:t>
      </w:r>
      <w:r>
        <w:rPr>
          <w:spacing w:val="-2"/>
        </w:rPr>
        <w:t>reputation</w:t>
      </w:r>
    </w:p>
    <w:p w14:paraId="00DC1D21" w14:textId="77777777" w:rsidR="00350CFB" w:rsidRDefault="00350CFB">
      <w:pPr>
        <w:pStyle w:val="BodyText"/>
        <w:spacing w:before="23"/>
        <w:rPr>
          <w:b/>
          <w:sz w:val="28"/>
        </w:rPr>
      </w:pPr>
    </w:p>
    <w:p w14:paraId="00DC1D22" w14:textId="77777777" w:rsidR="00350CFB" w:rsidRDefault="00283FFF">
      <w:pPr>
        <w:pStyle w:val="BodyText"/>
        <w:spacing w:before="1" w:line="396" w:lineRule="auto"/>
        <w:ind w:left="282" w:right="528"/>
        <w:jc w:val="both"/>
      </w:pPr>
      <w:r>
        <w:t xml:space="preserve">PageRank and variants rank nodes by propagated influence through directed edges </w:t>
      </w:r>
      <w:hyperlink w:anchor="_bookmark141" w:history="1">
        <w:r>
          <w:rPr>
            <w:vertAlign w:val="superscript"/>
          </w:rPr>
          <w:t>[8]</w:t>
        </w:r>
      </w:hyperlink>
      <w:r>
        <w:rPr>
          <w:vertAlign w:val="superscript"/>
        </w:rPr>
        <w:t>,</w:t>
      </w:r>
      <w:hyperlink w:anchor="_bookmark182" w:history="1">
        <w:r>
          <w:rPr>
            <w:vertAlign w:val="superscript"/>
          </w:rPr>
          <w:t>[49]</w:t>
        </w:r>
      </w:hyperlink>
      <w:r>
        <w:t>.</w:t>
      </w:r>
      <w:r>
        <w:rPr>
          <w:spacing w:val="40"/>
        </w:rPr>
        <w:t xml:space="preserve"> </w:t>
      </w:r>
      <w:r>
        <w:t>Do et al.</w:t>
      </w:r>
      <w:hyperlink w:anchor="_bookmark149" w:history="1">
        <w:r>
          <w:rPr>
            <w:vertAlign w:val="superscript"/>
          </w:rPr>
          <w:t>[16]</w:t>
        </w:r>
      </w:hyperlink>
      <w:r>
        <w:rPr>
          <w:spacing w:val="-15"/>
        </w:rPr>
        <w:t xml:space="preserve"> </w:t>
      </w:r>
      <w:r>
        <w:t>apply</w:t>
      </w:r>
      <w:r>
        <w:rPr>
          <w:spacing w:val="-15"/>
        </w:rPr>
        <w:t xml:space="preserve"> </w:t>
      </w:r>
      <w:r>
        <w:t>Adaptive</w:t>
      </w:r>
      <w:r>
        <w:rPr>
          <w:spacing w:val="-15"/>
        </w:rPr>
        <w:t xml:space="preserve"> </w:t>
      </w:r>
      <w:r>
        <w:t>Weighted</w:t>
      </w:r>
      <w:r>
        <w:rPr>
          <w:spacing w:val="-15"/>
        </w:rPr>
        <w:t xml:space="preserve"> </w:t>
      </w:r>
      <w:r>
        <w:t>PageRank</w:t>
      </w:r>
      <w:r>
        <w:rPr>
          <w:spacing w:val="-15"/>
        </w:rPr>
        <w:t xml:space="preserve"> </w:t>
      </w:r>
      <w:r>
        <w:t>(AWP)</w:t>
      </w:r>
      <w:r>
        <w:rPr>
          <w:spacing w:val="-15"/>
        </w:rPr>
        <w:t xml:space="preserve"> </w:t>
      </w:r>
      <w:r>
        <w:t>to</w:t>
      </w:r>
      <w:r>
        <w:rPr>
          <w:spacing w:val="-15"/>
        </w:rPr>
        <w:t xml:space="preserve"> </w:t>
      </w:r>
      <w:r>
        <w:t>Ethereum</w:t>
      </w:r>
      <w:r>
        <w:rPr>
          <w:spacing w:val="-15"/>
        </w:rPr>
        <w:t xml:space="preserve"> </w:t>
      </w:r>
      <w:r>
        <w:t>transaction</w:t>
      </w:r>
      <w:r>
        <w:rPr>
          <w:spacing w:val="-15"/>
        </w:rPr>
        <w:t xml:space="preserve"> </w:t>
      </w:r>
      <w:r>
        <w:t>graphs,</w:t>
      </w:r>
      <w:r>
        <w:rPr>
          <w:spacing w:val="-15"/>
        </w:rPr>
        <w:t xml:space="preserve"> </w:t>
      </w:r>
      <w:r>
        <w:t>weighting</w:t>
      </w:r>
      <w:r>
        <w:rPr>
          <w:spacing w:val="-15"/>
        </w:rPr>
        <w:t xml:space="preserve"> </w:t>
      </w:r>
      <w:r>
        <w:t>edges by</w:t>
      </w:r>
      <w:r>
        <w:rPr>
          <w:spacing w:val="-1"/>
        </w:rPr>
        <w:t xml:space="preserve"> </w:t>
      </w:r>
      <w:r>
        <w:t>transfer</w:t>
      </w:r>
      <w:r>
        <w:rPr>
          <w:spacing w:val="1"/>
        </w:rPr>
        <w:t xml:space="preserve"> </w:t>
      </w:r>
      <w:r>
        <w:t>value and logistic</w:t>
      </w:r>
      <w:r>
        <w:rPr>
          <w:spacing w:val="1"/>
        </w:rPr>
        <w:t xml:space="preserve"> </w:t>
      </w:r>
      <w:r>
        <w:t>time-decay.</w:t>
      </w:r>
      <w:r>
        <w:rPr>
          <w:spacing w:val="34"/>
        </w:rPr>
        <w:t xml:space="preserve"> </w:t>
      </w:r>
      <w:r>
        <w:t>They validate</w:t>
      </w:r>
      <w:r>
        <w:rPr>
          <w:spacing w:val="1"/>
        </w:rPr>
        <w:t xml:space="preserve"> </w:t>
      </w:r>
      <w:r>
        <w:t xml:space="preserve">scores against </w:t>
      </w:r>
      <w:r>
        <w:rPr>
          <w:b/>
        </w:rPr>
        <w:t xml:space="preserve">in-degree </w:t>
      </w:r>
      <w:r>
        <w:t>and</w:t>
      </w:r>
      <w:r>
        <w:rPr>
          <w:spacing w:val="1"/>
        </w:rPr>
        <w:t xml:space="preserve"> </w:t>
      </w:r>
      <w:r>
        <w:rPr>
          <w:b/>
        </w:rPr>
        <w:t>in-</w:t>
      </w:r>
      <w:r>
        <w:rPr>
          <w:b/>
          <w:spacing w:val="-2"/>
        </w:rPr>
        <w:t>value</w:t>
      </w:r>
      <w:r>
        <w:rPr>
          <w:spacing w:val="-2"/>
        </w:rPr>
        <w:t>—</w:t>
      </w:r>
    </w:p>
    <w:p w14:paraId="00DC1D23" w14:textId="77777777" w:rsidR="00350CFB" w:rsidRDefault="00350CFB">
      <w:pPr>
        <w:pStyle w:val="BodyText"/>
        <w:spacing w:line="396" w:lineRule="auto"/>
        <w:jc w:val="both"/>
        <w:sectPr w:rsidR="00350CFB">
          <w:pgSz w:w="11910" w:h="16840"/>
          <w:pgMar w:top="1840" w:right="708" w:bottom="2300" w:left="992" w:header="0" w:footer="2115" w:gutter="0"/>
          <w:cols w:space="720"/>
        </w:sectPr>
      </w:pPr>
    </w:p>
    <w:p w14:paraId="00DC1D24" w14:textId="77777777" w:rsidR="00350CFB" w:rsidRDefault="00283FFF">
      <w:pPr>
        <w:ind w:left="1158"/>
        <w:rPr>
          <w:sz w:val="20"/>
        </w:rPr>
      </w:pPr>
      <w:r>
        <w:rPr>
          <w:noProof/>
          <w:sz w:val="20"/>
        </w:rPr>
        <w:lastRenderedPageBreak/>
        <mc:AlternateContent>
          <mc:Choice Requires="wpg">
            <w:drawing>
              <wp:inline distT="0" distB="0" distL="0" distR="0" wp14:anchorId="00DC26F8" wp14:editId="00DC26F9">
                <wp:extent cx="4829175" cy="2147570"/>
                <wp:effectExtent l="9525" t="0" r="0" b="5080"/>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29175" cy="2147570"/>
                          <a:chOff x="0" y="0"/>
                          <a:chExt cx="4829175" cy="2147570"/>
                        </a:xfrm>
                      </wpg:grpSpPr>
                      <wps:wsp>
                        <wps:cNvPr id="22" name="Graphic 22"/>
                        <wps:cNvSpPr/>
                        <wps:spPr>
                          <a:xfrm>
                            <a:off x="2530" y="2530"/>
                            <a:ext cx="4824095" cy="270510"/>
                          </a:xfrm>
                          <a:custGeom>
                            <a:avLst/>
                            <a:gdLst/>
                            <a:ahLst/>
                            <a:cxnLst/>
                            <a:rect l="l" t="t" r="r" b="b"/>
                            <a:pathLst>
                              <a:path w="4824095" h="270510">
                                <a:moveTo>
                                  <a:pt x="813398" y="0"/>
                                </a:moveTo>
                                <a:lnTo>
                                  <a:pt x="50610" y="0"/>
                                </a:lnTo>
                                <a:lnTo>
                                  <a:pt x="30910" y="3977"/>
                                </a:lnTo>
                                <a:lnTo>
                                  <a:pt x="14823" y="14823"/>
                                </a:lnTo>
                                <a:lnTo>
                                  <a:pt x="3977" y="30910"/>
                                </a:lnTo>
                                <a:lnTo>
                                  <a:pt x="0" y="50610"/>
                                </a:lnTo>
                                <a:lnTo>
                                  <a:pt x="0" y="219392"/>
                                </a:lnTo>
                                <a:lnTo>
                                  <a:pt x="3977" y="239092"/>
                                </a:lnTo>
                                <a:lnTo>
                                  <a:pt x="14823" y="255179"/>
                                </a:lnTo>
                                <a:lnTo>
                                  <a:pt x="30910" y="266025"/>
                                </a:lnTo>
                                <a:lnTo>
                                  <a:pt x="50610" y="270003"/>
                                </a:lnTo>
                                <a:lnTo>
                                  <a:pt x="813398" y="270003"/>
                                </a:lnTo>
                                <a:lnTo>
                                  <a:pt x="833098" y="266025"/>
                                </a:lnTo>
                                <a:lnTo>
                                  <a:pt x="849185" y="255179"/>
                                </a:lnTo>
                                <a:lnTo>
                                  <a:pt x="860031" y="239092"/>
                                </a:lnTo>
                                <a:lnTo>
                                  <a:pt x="864008" y="219392"/>
                                </a:lnTo>
                                <a:lnTo>
                                  <a:pt x="864008" y="50610"/>
                                </a:lnTo>
                                <a:lnTo>
                                  <a:pt x="860031" y="30910"/>
                                </a:lnTo>
                                <a:lnTo>
                                  <a:pt x="849185" y="14823"/>
                                </a:lnTo>
                                <a:lnTo>
                                  <a:pt x="833098" y="3977"/>
                                </a:lnTo>
                                <a:lnTo>
                                  <a:pt x="813398" y="0"/>
                                </a:lnTo>
                                <a:close/>
                              </a:path>
                              <a:path w="4824095" h="270510">
                                <a:moveTo>
                                  <a:pt x="2810313" y="0"/>
                                </a:moveTo>
                                <a:lnTo>
                                  <a:pt x="2013745" y="0"/>
                                </a:lnTo>
                                <a:lnTo>
                                  <a:pt x="1994044" y="3977"/>
                                </a:lnTo>
                                <a:lnTo>
                                  <a:pt x="1977957" y="14823"/>
                                </a:lnTo>
                                <a:lnTo>
                                  <a:pt x="1967111" y="30910"/>
                                </a:lnTo>
                                <a:lnTo>
                                  <a:pt x="1963134" y="50610"/>
                                </a:lnTo>
                                <a:lnTo>
                                  <a:pt x="1963134" y="219392"/>
                                </a:lnTo>
                                <a:lnTo>
                                  <a:pt x="1967111" y="239092"/>
                                </a:lnTo>
                                <a:lnTo>
                                  <a:pt x="1977957" y="255179"/>
                                </a:lnTo>
                                <a:lnTo>
                                  <a:pt x="1994044" y="266025"/>
                                </a:lnTo>
                                <a:lnTo>
                                  <a:pt x="2013745" y="270003"/>
                                </a:lnTo>
                                <a:lnTo>
                                  <a:pt x="2810313" y="270003"/>
                                </a:lnTo>
                                <a:lnTo>
                                  <a:pt x="2830013" y="266025"/>
                                </a:lnTo>
                                <a:lnTo>
                                  <a:pt x="2846100" y="255179"/>
                                </a:lnTo>
                                <a:lnTo>
                                  <a:pt x="2856946" y="239092"/>
                                </a:lnTo>
                                <a:lnTo>
                                  <a:pt x="2860923" y="219392"/>
                                </a:lnTo>
                                <a:lnTo>
                                  <a:pt x="2860923" y="50610"/>
                                </a:lnTo>
                                <a:lnTo>
                                  <a:pt x="2856946" y="30910"/>
                                </a:lnTo>
                                <a:lnTo>
                                  <a:pt x="2846100" y="14823"/>
                                </a:lnTo>
                                <a:lnTo>
                                  <a:pt x="2830013" y="3977"/>
                                </a:lnTo>
                                <a:lnTo>
                                  <a:pt x="2810313" y="0"/>
                                </a:lnTo>
                                <a:close/>
                              </a:path>
                              <a:path w="4824095" h="270510">
                                <a:moveTo>
                                  <a:pt x="4773447" y="0"/>
                                </a:moveTo>
                                <a:lnTo>
                                  <a:pt x="4010660" y="0"/>
                                </a:lnTo>
                                <a:lnTo>
                                  <a:pt x="3990959" y="3977"/>
                                </a:lnTo>
                                <a:lnTo>
                                  <a:pt x="3974872" y="14823"/>
                                </a:lnTo>
                                <a:lnTo>
                                  <a:pt x="3964026" y="30910"/>
                                </a:lnTo>
                                <a:lnTo>
                                  <a:pt x="3960049" y="50610"/>
                                </a:lnTo>
                                <a:lnTo>
                                  <a:pt x="3960049" y="219392"/>
                                </a:lnTo>
                                <a:lnTo>
                                  <a:pt x="3964026" y="239092"/>
                                </a:lnTo>
                                <a:lnTo>
                                  <a:pt x="3974872" y="255179"/>
                                </a:lnTo>
                                <a:lnTo>
                                  <a:pt x="3990959" y="266025"/>
                                </a:lnTo>
                                <a:lnTo>
                                  <a:pt x="4010660" y="270003"/>
                                </a:lnTo>
                                <a:lnTo>
                                  <a:pt x="4773447" y="270003"/>
                                </a:lnTo>
                                <a:lnTo>
                                  <a:pt x="4793147" y="266025"/>
                                </a:lnTo>
                                <a:lnTo>
                                  <a:pt x="4809234" y="255179"/>
                                </a:lnTo>
                                <a:lnTo>
                                  <a:pt x="4820080" y="239092"/>
                                </a:lnTo>
                                <a:lnTo>
                                  <a:pt x="4824058" y="219392"/>
                                </a:lnTo>
                                <a:lnTo>
                                  <a:pt x="4824058" y="50610"/>
                                </a:lnTo>
                                <a:lnTo>
                                  <a:pt x="4820080" y="30910"/>
                                </a:lnTo>
                                <a:lnTo>
                                  <a:pt x="4809234" y="14823"/>
                                </a:lnTo>
                                <a:lnTo>
                                  <a:pt x="4793147" y="3977"/>
                                </a:lnTo>
                                <a:lnTo>
                                  <a:pt x="4773447" y="0"/>
                                </a:lnTo>
                                <a:close/>
                              </a:path>
                            </a:pathLst>
                          </a:custGeom>
                          <a:ln w="5060">
                            <a:solidFill>
                              <a:srgbClr val="000000"/>
                            </a:solidFill>
                            <a:prstDash val="solid"/>
                          </a:ln>
                        </wps:spPr>
                        <wps:bodyPr wrap="square" lIns="0" tIns="0" rIns="0" bIns="0" rtlCol="0">
                          <a:prstTxWarp prst="textNoShape">
                            <a:avLst/>
                          </a:prstTxWarp>
                          <a:noAutofit/>
                        </wps:bodyPr>
                      </wps:wsp>
                      <wps:wsp>
                        <wps:cNvPr id="23" name="Graphic 23"/>
                        <wps:cNvSpPr/>
                        <wps:spPr>
                          <a:xfrm>
                            <a:off x="434534" y="275063"/>
                            <a:ext cx="3960495" cy="1872614"/>
                          </a:xfrm>
                          <a:custGeom>
                            <a:avLst/>
                            <a:gdLst/>
                            <a:ahLst/>
                            <a:cxnLst/>
                            <a:rect l="l" t="t" r="r" b="b"/>
                            <a:pathLst>
                              <a:path w="3960495" h="1872614">
                                <a:moveTo>
                                  <a:pt x="0" y="0"/>
                                </a:moveTo>
                                <a:lnTo>
                                  <a:pt x="0" y="1872022"/>
                                </a:lnTo>
                              </a:path>
                              <a:path w="3960495" h="1872614">
                                <a:moveTo>
                                  <a:pt x="1980024" y="0"/>
                                </a:moveTo>
                                <a:lnTo>
                                  <a:pt x="1980024" y="1872022"/>
                                </a:lnTo>
                              </a:path>
                              <a:path w="3960495" h="1872614">
                                <a:moveTo>
                                  <a:pt x="3960049" y="0"/>
                                </a:moveTo>
                                <a:lnTo>
                                  <a:pt x="3960049" y="1872022"/>
                                </a:lnTo>
                              </a:path>
                            </a:pathLst>
                          </a:custGeom>
                          <a:ln w="5060">
                            <a:solidFill>
                              <a:srgbClr val="7F7F7F"/>
                            </a:solidFill>
                            <a:prstDash val="dash"/>
                          </a:ln>
                        </wps:spPr>
                        <wps:bodyPr wrap="square" lIns="0" tIns="0" rIns="0" bIns="0" rtlCol="0">
                          <a:prstTxWarp prst="textNoShape">
                            <a:avLst/>
                          </a:prstTxWarp>
                          <a:noAutofit/>
                        </wps:bodyPr>
                      </wps:wsp>
                      <wps:wsp>
                        <wps:cNvPr id="24" name="Graphic 24"/>
                        <wps:cNvSpPr/>
                        <wps:spPr>
                          <a:xfrm>
                            <a:off x="434534" y="569536"/>
                            <a:ext cx="1924050" cy="1270"/>
                          </a:xfrm>
                          <a:custGeom>
                            <a:avLst/>
                            <a:gdLst/>
                            <a:ahLst/>
                            <a:cxnLst/>
                            <a:rect l="l" t="t" r="r" b="b"/>
                            <a:pathLst>
                              <a:path w="1924050">
                                <a:moveTo>
                                  <a:pt x="0" y="0"/>
                                </a:moveTo>
                                <a:lnTo>
                                  <a:pt x="1923440" y="0"/>
                                </a:lnTo>
                              </a:path>
                            </a:pathLst>
                          </a:custGeom>
                          <a:ln w="10122">
                            <a:solidFill>
                              <a:srgbClr val="000000"/>
                            </a:solidFill>
                            <a:prstDash val="solid"/>
                          </a:ln>
                        </wps:spPr>
                        <wps:bodyPr wrap="square" lIns="0" tIns="0" rIns="0" bIns="0" rtlCol="0">
                          <a:prstTxWarp prst="textNoShape">
                            <a:avLst/>
                          </a:prstTxWarp>
                          <a:noAutofit/>
                        </wps:bodyPr>
                      </wps:wsp>
                      <wps:wsp>
                        <wps:cNvPr id="25" name="Graphic 25"/>
                        <wps:cNvSpPr/>
                        <wps:spPr>
                          <a:xfrm>
                            <a:off x="2340902" y="547154"/>
                            <a:ext cx="59690" cy="45085"/>
                          </a:xfrm>
                          <a:custGeom>
                            <a:avLst/>
                            <a:gdLst/>
                            <a:ahLst/>
                            <a:cxnLst/>
                            <a:rect l="l" t="t" r="r" b="b"/>
                            <a:pathLst>
                              <a:path w="59690" h="45085">
                                <a:moveTo>
                                  <a:pt x="0" y="0"/>
                                </a:moveTo>
                                <a:lnTo>
                                  <a:pt x="19602" y="22382"/>
                                </a:lnTo>
                                <a:lnTo>
                                  <a:pt x="0" y="44764"/>
                                </a:lnTo>
                                <a:lnTo>
                                  <a:pt x="59242" y="22382"/>
                                </a:lnTo>
                                <a:lnTo>
                                  <a:pt x="0" y="0"/>
                                </a:lnTo>
                                <a:close/>
                              </a:path>
                            </a:pathLst>
                          </a:custGeom>
                          <a:solidFill>
                            <a:srgbClr val="000000"/>
                          </a:solidFill>
                        </wps:spPr>
                        <wps:bodyPr wrap="square" lIns="0" tIns="0" rIns="0" bIns="0" rtlCol="0">
                          <a:prstTxWarp prst="textNoShape">
                            <a:avLst/>
                          </a:prstTxWarp>
                          <a:noAutofit/>
                        </wps:bodyPr>
                      </wps:wsp>
                      <wps:wsp>
                        <wps:cNvPr id="26" name="Graphic 26"/>
                        <wps:cNvSpPr/>
                        <wps:spPr>
                          <a:xfrm>
                            <a:off x="2340902" y="547154"/>
                            <a:ext cx="59690" cy="45085"/>
                          </a:xfrm>
                          <a:custGeom>
                            <a:avLst/>
                            <a:gdLst/>
                            <a:ahLst/>
                            <a:cxnLst/>
                            <a:rect l="l" t="t" r="r" b="b"/>
                            <a:pathLst>
                              <a:path w="59690" h="45085">
                                <a:moveTo>
                                  <a:pt x="59242" y="22382"/>
                                </a:moveTo>
                                <a:lnTo>
                                  <a:pt x="0" y="0"/>
                                </a:lnTo>
                                <a:lnTo>
                                  <a:pt x="19602" y="22382"/>
                                </a:lnTo>
                                <a:lnTo>
                                  <a:pt x="0" y="44764"/>
                                </a:lnTo>
                                <a:lnTo>
                                  <a:pt x="59242" y="22382"/>
                                </a:lnTo>
                                <a:close/>
                              </a:path>
                            </a:pathLst>
                          </a:custGeom>
                          <a:ln w="10122">
                            <a:solidFill>
                              <a:srgbClr val="000000"/>
                            </a:solidFill>
                            <a:prstDash val="solid"/>
                          </a:ln>
                        </wps:spPr>
                        <wps:bodyPr wrap="square" lIns="0" tIns="0" rIns="0" bIns="0" rtlCol="0">
                          <a:prstTxWarp prst="textNoShape">
                            <a:avLst/>
                          </a:prstTxWarp>
                          <a:noAutofit/>
                        </wps:bodyPr>
                      </wps:wsp>
                      <wps:wsp>
                        <wps:cNvPr id="27" name="Graphic 27"/>
                        <wps:cNvSpPr/>
                        <wps:spPr>
                          <a:xfrm>
                            <a:off x="2471144" y="1145545"/>
                            <a:ext cx="1924050" cy="1270"/>
                          </a:xfrm>
                          <a:custGeom>
                            <a:avLst/>
                            <a:gdLst/>
                            <a:ahLst/>
                            <a:cxnLst/>
                            <a:rect l="l" t="t" r="r" b="b"/>
                            <a:pathLst>
                              <a:path w="1924050">
                                <a:moveTo>
                                  <a:pt x="1923440" y="0"/>
                                </a:moveTo>
                                <a:lnTo>
                                  <a:pt x="0" y="0"/>
                                </a:lnTo>
                              </a:path>
                            </a:pathLst>
                          </a:custGeom>
                          <a:ln w="10122">
                            <a:solidFill>
                              <a:srgbClr val="000000"/>
                            </a:solidFill>
                            <a:prstDash val="solid"/>
                          </a:ln>
                        </wps:spPr>
                        <wps:bodyPr wrap="square" lIns="0" tIns="0" rIns="0" bIns="0" rtlCol="0">
                          <a:prstTxWarp prst="textNoShape">
                            <a:avLst/>
                          </a:prstTxWarp>
                          <a:noAutofit/>
                        </wps:bodyPr>
                      </wps:wsp>
                      <wps:wsp>
                        <wps:cNvPr id="28" name="Graphic 28"/>
                        <wps:cNvSpPr/>
                        <wps:spPr>
                          <a:xfrm>
                            <a:off x="2428973" y="1123163"/>
                            <a:ext cx="59690" cy="45085"/>
                          </a:xfrm>
                          <a:custGeom>
                            <a:avLst/>
                            <a:gdLst/>
                            <a:ahLst/>
                            <a:cxnLst/>
                            <a:rect l="l" t="t" r="r" b="b"/>
                            <a:pathLst>
                              <a:path w="59690" h="45085">
                                <a:moveTo>
                                  <a:pt x="59242" y="44764"/>
                                </a:moveTo>
                                <a:lnTo>
                                  <a:pt x="39640" y="22382"/>
                                </a:lnTo>
                                <a:lnTo>
                                  <a:pt x="59242" y="0"/>
                                </a:lnTo>
                                <a:lnTo>
                                  <a:pt x="0" y="22382"/>
                                </a:lnTo>
                                <a:lnTo>
                                  <a:pt x="59242" y="44764"/>
                                </a:lnTo>
                                <a:close/>
                              </a:path>
                            </a:pathLst>
                          </a:custGeom>
                          <a:solidFill>
                            <a:srgbClr val="000000"/>
                          </a:solidFill>
                        </wps:spPr>
                        <wps:bodyPr wrap="square" lIns="0" tIns="0" rIns="0" bIns="0" rtlCol="0">
                          <a:prstTxWarp prst="textNoShape">
                            <a:avLst/>
                          </a:prstTxWarp>
                          <a:noAutofit/>
                        </wps:bodyPr>
                      </wps:wsp>
                      <wps:wsp>
                        <wps:cNvPr id="29" name="Graphic 29"/>
                        <wps:cNvSpPr/>
                        <wps:spPr>
                          <a:xfrm>
                            <a:off x="2428973" y="1123163"/>
                            <a:ext cx="59690" cy="45085"/>
                          </a:xfrm>
                          <a:custGeom>
                            <a:avLst/>
                            <a:gdLst/>
                            <a:ahLst/>
                            <a:cxnLst/>
                            <a:rect l="l" t="t" r="r" b="b"/>
                            <a:pathLst>
                              <a:path w="59690" h="45085">
                                <a:moveTo>
                                  <a:pt x="0" y="22382"/>
                                </a:moveTo>
                                <a:lnTo>
                                  <a:pt x="59242" y="44764"/>
                                </a:lnTo>
                                <a:lnTo>
                                  <a:pt x="39640" y="22382"/>
                                </a:lnTo>
                                <a:lnTo>
                                  <a:pt x="59242" y="0"/>
                                </a:lnTo>
                                <a:lnTo>
                                  <a:pt x="0" y="22382"/>
                                </a:lnTo>
                                <a:close/>
                              </a:path>
                            </a:pathLst>
                          </a:custGeom>
                          <a:ln w="10122">
                            <a:solidFill>
                              <a:srgbClr val="000000"/>
                            </a:solidFill>
                            <a:prstDash val="solid"/>
                          </a:ln>
                        </wps:spPr>
                        <wps:bodyPr wrap="square" lIns="0" tIns="0" rIns="0" bIns="0" rtlCol="0">
                          <a:prstTxWarp prst="textNoShape">
                            <a:avLst/>
                          </a:prstTxWarp>
                          <a:noAutofit/>
                        </wps:bodyPr>
                      </wps:wsp>
                      <wps:wsp>
                        <wps:cNvPr id="30" name="Graphic 30"/>
                        <wps:cNvSpPr/>
                        <wps:spPr>
                          <a:xfrm>
                            <a:off x="434534" y="1721549"/>
                            <a:ext cx="1924050" cy="1270"/>
                          </a:xfrm>
                          <a:custGeom>
                            <a:avLst/>
                            <a:gdLst/>
                            <a:ahLst/>
                            <a:cxnLst/>
                            <a:rect l="l" t="t" r="r" b="b"/>
                            <a:pathLst>
                              <a:path w="1924050">
                                <a:moveTo>
                                  <a:pt x="0" y="0"/>
                                </a:moveTo>
                                <a:lnTo>
                                  <a:pt x="1923440" y="0"/>
                                </a:lnTo>
                              </a:path>
                            </a:pathLst>
                          </a:custGeom>
                          <a:ln w="10122">
                            <a:solidFill>
                              <a:srgbClr val="000000"/>
                            </a:solidFill>
                            <a:prstDash val="dash"/>
                          </a:ln>
                        </wps:spPr>
                        <wps:bodyPr wrap="square" lIns="0" tIns="0" rIns="0" bIns="0" rtlCol="0">
                          <a:prstTxWarp prst="textNoShape">
                            <a:avLst/>
                          </a:prstTxWarp>
                          <a:noAutofit/>
                        </wps:bodyPr>
                      </wps:wsp>
                      <wps:wsp>
                        <wps:cNvPr id="31" name="Graphic 31"/>
                        <wps:cNvSpPr/>
                        <wps:spPr>
                          <a:xfrm>
                            <a:off x="2340902" y="1699167"/>
                            <a:ext cx="59690" cy="45085"/>
                          </a:xfrm>
                          <a:custGeom>
                            <a:avLst/>
                            <a:gdLst/>
                            <a:ahLst/>
                            <a:cxnLst/>
                            <a:rect l="l" t="t" r="r" b="b"/>
                            <a:pathLst>
                              <a:path w="59690" h="45085">
                                <a:moveTo>
                                  <a:pt x="0" y="0"/>
                                </a:moveTo>
                                <a:lnTo>
                                  <a:pt x="19602" y="22382"/>
                                </a:lnTo>
                                <a:lnTo>
                                  <a:pt x="0" y="44764"/>
                                </a:lnTo>
                                <a:lnTo>
                                  <a:pt x="59242" y="22382"/>
                                </a:lnTo>
                                <a:lnTo>
                                  <a:pt x="0" y="0"/>
                                </a:lnTo>
                                <a:close/>
                              </a:path>
                            </a:pathLst>
                          </a:custGeom>
                          <a:solidFill>
                            <a:srgbClr val="000000"/>
                          </a:solidFill>
                        </wps:spPr>
                        <wps:bodyPr wrap="square" lIns="0" tIns="0" rIns="0" bIns="0" rtlCol="0">
                          <a:prstTxWarp prst="textNoShape">
                            <a:avLst/>
                          </a:prstTxWarp>
                          <a:noAutofit/>
                        </wps:bodyPr>
                      </wps:wsp>
                      <wps:wsp>
                        <wps:cNvPr id="32" name="Graphic 32"/>
                        <wps:cNvSpPr/>
                        <wps:spPr>
                          <a:xfrm>
                            <a:off x="2340902" y="1699167"/>
                            <a:ext cx="59690" cy="45085"/>
                          </a:xfrm>
                          <a:custGeom>
                            <a:avLst/>
                            <a:gdLst/>
                            <a:ahLst/>
                            <a:cxnLst/>
                            <a:rect l="l" t="t" r="r" b="b"/>
                            <a:pathLst>
                              <a:path w="59690" h="45085">
                                <a:moveTo>
                                  <a:pt x="59242" y="22382"/>
                                </a:moveTo>
                                <a:lnTo>
                                  <a:pt x="0" y="0"/>
                                </a:lnTo>
                                <a:lnTo>
                                  <a:pt x="19602" y="22382"/>
                                </a:lnTo>
                                <a:lnTo>
                                  <a:pt x="0" y="44764"/>
                                </a:lnTo>
                                <a:lnTo>
                                  <a:pt x="59242" y="22382"/>
                                </a:lnTo>
                                <a:close/>
                              </a:path>
                            </a:pathLst>
                          </a:custGeom>
                          <a:ln w="10122">
                            <a:solidFill>
                              <a:srgbClr val="000000"/>
                            </a:solidFill>
                            <a:prstDash val="solid"/>
                          </a:ln>
                        </wps:spPr>
                        <wps:bodyPr wrap="square" lIns="0" tIns="0" rIns="0" bIns="0" rtlCol="0">
                          <a:prstTxWarp prst="textNoShape">
                            <a:avLst/>
                          </a:prstTxWarp>
                          <a:noAutofit/>
                        </wps:bodyPr>
                      </wps:wsp>
                      <wps:wsp>
                        <wps:cNvPr id="33" name="Textbox 33"/>
                        <wps:cNvSpPr txBox="1"/>
                        <wps:spPr>
                          <a:xfrm>
                            <a:off x="246028" y="59944"/>
                            <a:ext cx="389890" cy="153670"/>
                          </a:xfrm>
                          <a:prstGeom prst="rect">
                            <a:avLst/>
                          </a:prstGeom>
                        </wps:spPr>
                        <wps:txbx>
                          <w:txbxContent>
                            <w:p w14:paraId="00DC27FF" w14:textId="77777777" w:rsidR="00350CFB" w:rsidRDefault="00283FFF">
                              <w:pPr>
                                <w:spacing w:line="242" w:lineRule="exact"/>
                              </w:pPr>
                              <w:bookmarkStart w:id="105" w:name="_bookmark22"/>
                              <w:bookmarkEnd w:id="105"/>
                              <w:r>
                                <w:rPr>
                                  <w:spacing w:val="-2"/>
                                </w:rPr>
                                <w:t>Owner</w:t>
                              </w:r>
                            </w:p>
                          </w:txbxContent>
                        </wps:txbx>
                        <wps:bodyPr wrap="square" lIns="0" tIns="0" rIns="0" bIns="0" rtlCol="0">
                          <a:noAutofit/>
                        </wps:bodyPr>
                      </wps:wsp>
                      <wps:wsp>
                        <wps:cNvPr id="34" name="Textbox 34"/>
                        <wps:cNvSpPr txBox="1"/>
                        <wps:spPr>
                          <a:xfrm>
                            <a:off x="2016269" y="61125"/>
                            <a:ext cx="809625" cy="153670"/>
                          </a:xfrm>
                          <a:prstGeom prst="rect">
                            <a:avLst/>
                          </a:prstGeom>
                        </wps:spPr>
                        <wps:txbx>
                          <w:txbxContent>
                            <w:p w14:paraId="00DC2800" w14:textId="77777777" w:rsidR="00350CFB" w:rsidRDefault="00283FFF">
                              <w:pPr>
                                <w:spacing w:line="242" w:lineRule="exact"/>
                              </w:pPr>
                              <w:r>
                                <w:t>ERC-20</w:t>
                              </w:r>
                              <w:r>
                                <w:rPr>
                                  <w:spacing w:val="-9"/>
                                </w:rPr>
                                <w:t xml:space="preserve"> </w:t>
                              </w:r>
                              <w:r>
                                <w:rPr>
                                  <w:spacing w:val="-4"/>
                                </w:rPr>
                                <w:t>token</w:t>
                              </w:r>
                            </w:p>
                          </w:txbxContent>
                        </wps:txbx>
                        <wps:bodyPr wrap="square" lIns="0" tIns="0" rIns="0" bIns="0" rtlCol="0">
                          <a:noAutofit/>
                        </wps:bodyPr>
                      </wps:wsp>
                      <wps:wsp>
                        <wps:cNvPr id="35" name="Textbox 35"/>
                        <wps:cNvSpPr txBox="1"/>
                        <wps:spPr>
                          <a:xfrm>
                            <a:off x="4167585" y="47358"/>
                            <a:ext cx="466725" cy="153670"/>
                          </a:xfrm>
                          <a:prstGeom prst="rect">
                            <a:avLst/>
                          </a:prstGeom>
                        </wps:spPr>
                        <wps:txbx>
                          <w:txbxContent>
                            <w:p w14:paraId="00DC2801" w14:textId="77777777" w:rsidR="00350CFB" w:rsidRDefault="00283FFF">
                              <w:pPr>
                                <w:spacing w:line="242" w:lineRule="exact"/>
                              </w:pPr>
                              <w:r>
                                <w:rPr>
                                  <w:spacing w:val="-2"/>
                                </w:rPr>
                                <w:t>Spender</w:t>
                              </w:r>
                            </w:p>
                          </w:txbxContent>
                        </wps:txbx>
                        <wps:bodyPr wrap="square" lIns="0" tIns="0" rIns="0" bIns="0" rtlCol="0">
                          <a:noAutofit/>
                        </wps:bodyPr>
                      </wps:wsp>
                      <wps:wsp>
                        <wps:cNvPr id="36" name="Textbox 36"/>
                        <wps:cNvSpPr txBox="1"/>
                        <wps:spPr>
                          <a:xfrm>
                            <a:off x="749964" y="388767"/>
                            <a:ext cx="1369695" cy="429895"/>
                          </a:xfrm>
                          <a:prstGeom prst="rect">
                            <a:avLst/>
                          </a:prstGeom>
                        </wps:spPr>
                        <wps:txbx>
                          <w:txbxContent>
                            <w:p w14:paraId="00DC2802" w14:textId="77777777" w:rsidR="00350CFB" w:rsidRDefault="00283FFF">
                              <w:pPr>
                                <w:spacing w:before="13"/>
                                <w:ind w:right="29"/>
                                <w:jc w:val="center"/>
                                <w:rPr>
                                  <w:rFonts w:ascii="Courier New"/>
                                  <w:sz w:val="16"/>
                                </w:rPr>
                              </w:pPr>
                              <w:r>
                                <w:rPr>
                                  <w:rFonts w:ascii="Courier New"/>
                                  <w:spacing w:val="-2"/>
                                  <w:sz w:val="16"/>
                                </w:rPr>
                                <w:t>approve(spender,</w:t>
                              </w:r>
                              <w:r>
                                <w:rPr>
                                  <w:rFonts w:ascii="Menlo"/>
                                  <w:i/>
                                  <w:spacing w:val="-2"/>
                                  <w:sz w:val="16"/>
                                </w:rPr>
                                <w:t>a</w:t>
                              </w:r>
                              <w:r>
                                <w:rPr>
                                  <w:rFonts w:ascii="Courier New"/>
                                  <w:spacing w:val="-2"/>
                                  <w:sz w:val="16"/>
                                </w:rPr>
                                <w:t>)</w:t>
                              </w:r>
                            </w:p>
                            <w:p w14:paraId="00DC2803" w14:textId="77777777" w:rsidR="00350CFB" w:rsidRDefault="00350CFB">
                              <w:pPr>
                                <w:spacing w:before="65"/>
                                <w:rPr>
                                  <w:rFonts w:ascii="Courier New"/>
                                  <w:sz w:val="16"/>
                                </w:rPr>
                              </w:pPr>
                            </w:p>
                            <w:p w14:paraId="00DC2804" w14:textId="77777777" w:rsidR="00350CFB" w:rsidRDefault="00283FFF">
                              <w:pPr>
                                <w:ind w:right="29"/>
                                <w:jc w:val="center"/>
                                <w:rPr>
                                  <w:i/>
                                  <w:sz w:val="16"/>
                                </w:rPr>
                              </w:pPr>
                              <w:r>
                                <w:rPr>
                                  <w:i/>
                                  <w:color w:val="4C4C4C"/>
                                  <w:w w:val="90"/>
                                  <w:sz w:val="16"/>
                                </w:rPr>
                                <w:t>emit</w:t>
                              </w:r>
                              <w:r>
                                <w:rPr>
                                  <w:i/>
                                  <w:color w:val="4C4C4C"/>
                                  <w:spacing w:val="7"/>
                                  <w:sz w:val="16"/>
                                </w:rPr>
                                <w:t xml:space="preserve"> </w:t>
                              </w:r>
                              <w:r>
                                <w:rPr>
                                  <w:rFonts w:ascii="Courier New" w:hAnsi="Courier New"/>
                                  <w:i/>
                                  <w:color w:val="4C4C4C"/>
                                  <w:w w:val="90"/>
                                  <w:sz w:val="16"/>
                                </w:rPr>
                                <w:t>Approval</w:t>
                              </w:r>
                              <w:r>
                                <w:rPr>
                                  <w:i/>
                                  <w:color w:val="4C4C4C"/>
                                  <w:w w:val="90"/>
                                  <w:sz w:val="16"/>
                                </w:rPr>
                                <w:t>;</w:t>
                              </w:r>
                              <w:r>
                                <w:rPr>
                                  <w:i/>
                                  <w:color w:val="4C4C4C"/>
                                  <w:spacing w:val="8"/>
                                  <w:sz w:val="16"/>
                                </w:rPr>
                                <w:t xml:space="preserve"> </w:t>
                              </w:r>
                              <w:r>
                                <w:rPr>
                                  <w:i/>
                                  <w:color w:val="4C4C4C"/>
                                  <w:w w:val="90"/>
                                  <w:sz w:val="16"/>
                                </w:rPr>
                                <w:t>store</w:t>
                              </w:r>
                              <w:r>
                                <w:rPr>
                                  <w:i/>
                                  <w:color w:val="4C4C4C"/>
                                  <w:spacing w:val="8"/>
                                  <w:sz w:val="16"/>
                                </w:rPr>
                                <w:t xml:space="preserve"> </w:t>
                              </w:r>
                              <w:r>
                                <w:rPr>
                                  <w:i/>
                                  <w:color w:val="4C4C4C"/>
                                  <w:spacing w:val="-2"/>
                                  <w:w w:val="90"/>
                                  <w:sz w:val="16"/>
                                </w:rPr>
                                <w:t>allowance</w:t>
                              </w:r>
                            </w:p>
                          </w:txbxContent>
                        </wps:txbx>
                        <wps:bodyPr wrap="square" lIns="0" tIns="0" rIns="0" bIns="0" rtlCol="0">
                          <a:noAutofit/>
                        </wps:bodyPr>
                      </wps:wsp>
                      <wps:wsp>
                        <wps:cNvPr id="37" name="Textbox 37"/>
                        <wps:cNvSpPr txBox="1"/>
                        <wps:spPr>
                          <a:xfrm>
                            <a:off x="2645503" y="957473"/>
                            <a:ext cx="1530985" cy="431800"/>
                          </a:xfrm>
                          <a:prstGeom prst="rect">
                            <a:avLst/>
                          </a:prstGeom>
                        </wps:spPr>
                        <wps:txbx>
                          <w:txbxContent>
                            <w:p w14:paraId="00DC2805" w14:textId="77777777" w:rsidR="00350CFB" w:rsidRDefault="00283FFF">
                              <w:pPr>
                                <w:spacing w:before="33"/>
                                <w:ind w:right="18"/>
                                <w:jc w:val="center"/>
                                <w:rPr>
                                  <w:rFonts w:ascii="Courier New" w:hAnsi="Courier New"/>
                                  <w:sz w:val="16"/>
                                </w:rPr>
                              </w:pPr>
                              <w:r>
                                <w:rPr>
                                  <w:rFonts w:ascii="Courier New" w:hAnsi="Courier New"/>
                                  <w:w w:val="90"/>
                                  <w:sz w:val="16"/>
                                </w:rPr>
                                <w:t>transferFrom(owner,to,</w:t>
                              </w:r>
                              <w:r>
                                <w:rPr>
                                  <w:rFonts w:ascii="Menlo" w:hAnsi="Menlo"/>
                                  <w:i/>
                                  <w:w w:val="90"/>
                                  <w:sz w:val="16"/>
                                </w:rPr>
                                <w:t>v</w:t>
                              </w:r>
                              <w:r>
                                <w:rPr>
                                  <w:rFonts w:ascii="Menlo" w:hAnsi="Menlo"/>
                                  <w:i/>
                                  <w:spacing w:val="-35"/>
                                  <w:w w:val="90"/>
                                  <w:sz w:val="16"/>
                                </w:rPr>
                                <w:t xml:space="preserve"> </w:t>
                              </w:r>
                              <w:r>
                                <w:rPr>
                                  <w:rFonts w:ascii="Apple Symbols" w:hAnsi="Apple Symbols"/>
                                  <w:w w:val="90"/>
                                  <w:sz w:val="16"/>
                                </w:rPr>
                                <w:t>≤</w:t>
                              </w:r>
                              <w:r>
                                <w:rPr>
                                  <w:rFonts w:ascii="Apple Symbols" w:hAnsi="Apple Symbols"/>
                                  <w:spacing w:val="-2"/>
                                  <w:w w:val="90"/>
                                  <w:sz w:val="16"/>
                                </w:rPr>
                                <w:t xml:space="preserve"> </w:t>
                              </w:r>
                              <w:r>
                                <w:rPr>
                                  <w:rFonts w:ascii="Menlo" w:hAnsi="Menlo"/>
                                  <w:i/>
                                  <w:spacing w:val="-5"/>
                                  <w:w w:val="90"/>
                                  <w:sz w:val="16"/>
                                </w:rPr>
                                <w:t>a</w:t>
                              </w:r>
                              <w:r>
                                <w:rPr>
                                  <w:rFonts w:ascii="Courier New" w:hAnsi="Courier New"/>
                                  <w:spacing w:val="-5"/>
                                  <w:w w:val="90"/>
                                  <w:sz w:val="16"/>
                                </w:rPr>
                                <w:t>)</w:t>
                              </w:r>
                            </w:p>
                            <w:p w14:paraId="00DC2806" w14:textId="77777777" w:rsidR="00350CFB" w:rsidRDefault="00350CFB">
                              <w:pPr>
                                <w:spacing w:before="64"/>
                                <w:rPr>
                                  <w:rFonts w:ascii="Courier New"/>
                                  <w:sz w:val="16"/>
                                </w:rPr>
                              </w:pPr>
                            </w:p>
                            <w:p w14:paraId="00DC2807" w14:textId="77777777" w:rsidR="00350CFB" w:rsidRDefault="00283FFF">
                              <w:pPr>
                                <w:ind w:left="1" w:right="18"/>
                                <w:jc w:val="center"/>
                                <w:rPr>
                                  <w:i/>
                                  <w:sz w:val="16"/>
                                </w:rPr>
                              </w:pPr>
                              <w:r>
                                <w:rPr>
                                  <w:i/>
                                  <w:color w:val="4C4C4C"/>
                                  <w:sz w:val="16"/>
                                </w:rPr>
                                <w:t>move</w:t>
                              </w:r>
                              <w:r>
                                <w:rPr>
                                  <w:i/>
                                  <w:color w:val="4C4C4C"/>
                                  <w:spacing w:val="-8"/>
                                  <w:sz w:val="16"/>
                                </w:rPr>
                                <w:t xml:space="preserve"> </w:t>
                              </w:r>
                              <w:r>
                                <w:rPr>
                                  <w:i/>
                                  <w:color w:val="4C4C4C"/>
                                  <w:sz w:val="16"/>
                                </w:rPr>
                                <w:t>tokens;</w:t>
                              </w:r>
                              <w:r>
                                <w:rPr>
                                  <w:i/>
                                  <w:color w:val="4C4C4C"/>
                                  <w:spacing w:val="-7"/>
                                  <w:sz w:val="16"/>
                                </w:rPr>
                                <w:t xml:space="preserve"> </w:t>
                              </w:r>
                              <w:r>
                                <w:rPr>
                                  <w:i/>
                                  <w:color w:val="4C4C4C"/>
                                  <w:sz w:val="16"/>
                                </w:rPr>
                                <w:t>reduce</w:t>
                              </w:r>
                              <w:r>
                                <w:rPr>
                                  <w:i/>
                                  <w:color w:val="4C4C4C"/>
                                  <w:spacing w:val="-7"/>
                                  <w:sz w:val="16"/>
                                </w:rPr>
                                <w:t xml:space="preserve"> </w:t>
                              </w:r>
                              <w:r>
                                <w:rPr>
                                  <w:i/>
                                  <w:color w:val="4C4C4C"/>
                                  <w:spacing w:val="-2"/>
                                  <w:sz w:val="16"/>
                                </w:rPr>
                                <w:t>allowance</w:t>
                              </w:r>
                            </w:p>
                          </w:txbxContent>
                        </wps:txbx>
                        <wps:bodyPr wrap="square" lIns="0" tIns="0" rIns="0" bIns="0" rtlCol="0">
                          <a:noAutofit/>
                        </wps:bodyPr>
                      </wps:wsp>
                      <wps:wsp>
                        <wps:cNvPr id="38" name="Textbox 38"/>
                        <wps:cNvSpPr txBox="1"/>
                        <wps:spPr>
                          <a:xfrm>
                            <a:off x="744033" y="1528071"/>
                            <a:ext cx="1374140" cy="160655"/>
                          </a:xfrm>
                          <a:prstGeom prst="rect">
                            <a:avLst/>
                          </a:prstGeom>
                        </wps:spPr>
                        <wps:txbx>
                          <w:txbxContent>
                            <w:p w14:paraId="00DC2808" w14:textId="77777777" w:rsidR="00350CFB" w:rsidRDefault="00283FFF">
                              <w:pPr>
                                <w:spacing w:before="32"/>
                                <w:ind w:left="20"/>
                                <w:rPr>
                                  <w:sz w:val="16"/>
                                </w:rPr>
                              </w:pPr>
                              <w:r>
                                <w:rPr>
                                  <w:rFonts w:ascii="Courier New"/>
                                  <w:w w:val="85"/>
                                  <w:sz w:val="16"/>
                                </w:rPr>
                                <w:t>approve(spender,</w:t>
                              </w:r>
                              <w:r>
                                <w:rPr>
                                  <w:w w:val="85"/>
                                  <w:sz w:val="16"/>
                                </w:rPr>
                                <w:t>0</w:t>
                              </w:r>
                              <w:r>
                                <w:rPr>
                                  <w:rFonts w:ascii="Courier New"/>
                                  <w:w w:val="85"/>
                                  <w:sz w:val="16"/>
                                </w:rPr>
                                <w:t>)</w:t>
                              </w:r>
                              <w:r>
                                <w:rPr>
                                  <w:rFonts w:ascii="Courier New"/>
                                  <w:spacing w:val="7"/>
                                  <w:sz w:val="16"/>
                                </w:rPr>
                                <w:t xml:space="preserve"> </w:t>
                              </w:r>
                              <w:r>
                                <w:rPr>
                                  <w:spacing w:val="-2"/>
                                  <w:w w:val="95"/>
                                  <w:sz w:val="16"/>
                                </w:rPr>
                                <w:t>(revoke)</w:t>
                              </w:r>
                            </w:p>
                          </w:txbxContent>
                        </wps:txbx>
                        <wps:bodyPr wrap="square" lIns="0" tIns="0" rIns="0" bIns="0" rtlCol="0">
                          <a:noAutofit/>
                        </wps:bodyPr>
                      </wps:wsp>
                    </wpg:wgp>
                  </a:graphicData>
                </a:graphic>
              </wp:inline>
            </w:drawing>
          </mc:Choice>
          <mc:Fallback>
            <w:pict>
              <v:group w14:anchorId="00DC26F8" id="Group 21" o:spid="_x0000_s1026" style="width:380.25pt;height:169.1pt;mso-position-horizontal-relative:char;mso-position-vertical-relative:line" coordsize="48291,2147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">
                <v:shape id="Graphic 22" o:spid="_x0000_s1027" style="position:absolute;left:25;top:25;width:48241;height:2705;visibility:visible;mso-wrap-style:square;v-text-anchor:top" coordsize="4824095,2705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" path="m813398,l50610,,30910,3977,14823,14823,3977,30910,,50610,,219392r3977,19700l14823,255179r16087,10846l50610,270003r762788,l833098,266025r16087,-10846l860031,239092r3977,-19700l864008,50610,860031,30910,849185,14823,833098,3977,813398,xem2810313,l2013745,r-19701,3977l1977957,14823r-10846,16087l1963134,50610r,168782l1967111,239092r10846,16087l1994044,266025r19701,3978l2810313,270003r19700,-3978l2846100,255179r10846,-16087l2860923,219392r,-168782l2856946,30910,2846100,14823,2830013,3977,2810313,xem4773447,l4010660,r-19701,3977l3974872,14823r-10846,16087l3960049,50610r,168782l3964026,239092r10846,16087l3990959,266025r19701,3978l4773447,270003r19700,-3978l4809234,255179r10846,-16087l4824058,219392r,-168782l4820080,30910,4809234,14823,4793147,3977,4773447,xe" filled="f" strokeweight=".14056mm">
                  <v:path arrowok="t"/>
                </v:shape>
                <v:shape id="Graphic 23" o:spid="_x0000_s1028" style="position:absolute;left:4345;top:2750;width:39605;height:18726;visibility:visible;mso-wrap-style:square;v-text-anchor:top" coordsize="3960495,187261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" path="m,l,1872022em1980024,r,1872022em3960049,r,1872022e" filled="f" strokecolor="#7f7f7f" strokeweight=".14056mm">
                  <v:stroke dashstyle="dash"/>
                  <v:path arrowok="t"/>
                </v:shape>
                <v:shape id="Graphic 24" o:spid="_x0000_s1029" style="position:absolute;left:4345;top:5695;width:19240;height:13;visibility:visible;mso-wrap-style:square;v-text-anchor:top" coordsize="192405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" path="m,l1923440,e" filled="f" strokeweight=".28117mm">
                  <v:path arrowok="t"/>
                </v:shape>
                <v:shape id="Graphic 25" o:spid="_x0000_s1030" style="position:absolute;left:23409;top:5471;width:596;height:451;visibility:visible;mso-wrap-style:square;v-text-anchor:top" coordsize="59690,4508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" path="m,l19602,22382,,44764,59242,22382,,xe" fillcolor="black" stroked="f">
                  <v:path arrowok="t"/>
                </v:shape>
                <v:shape id="Graphic 26" o:spid="_x0000_s1031" style="position:absolute;left:23409;top:5471;width:596;height:451;visibility:visible;mso-wrap-style:square;v-text-anchor:top" coordsize="59690,4508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" path="m59242,22382l,,19602,22382,,44764,59242,22382xe" filled="f" strokeweight=".28117mm">
                  <v:path arrowok="t"/>
                </v:shape>
                <v:shape id="Graphic 27" o:spid="_x0000_s1032" style="position:absolute;left:24711;top:11455;width:19240;height:13;visibility:visible;mso-wrap-style:square;v-text-anchor:top" coordsize="192405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" path="m1923440,l,e" filled="f" strokeweight=".28117mm">
                  <v:path arrowok="t"/>
                </v:shape>
                <v:shape id="Graphic 28" o:spid="_x0000_s1033" style="position:absolute;left:24289;top:11231;width:597;height:451;visibility:visible;mso-wrap-style:square;v-text-anchor:top" coordsize="59690,4508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" path="m59242,44764l39640,22382,59242,,,22382,59242,44764xe" fillcolor="black" stroked="f">
                  <v:path arrowok="t"/>
                </v:shape>
                <v:shape id="Graphic 29" o:spid="_x0000_s1034" style="position:absolute;left:24289;top:11231;width:597;height:451;visibility:visible;mso-wrap-style:square;v-text-anchor:top" coordsize="59690,4508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" path="m,22382l59242,44764,39640,22382,59242,,,22382xe" filled="f" strokeweight=".28117mm">
                  <v:path arrowok="t"/>
                </v:shape>
                <v:shape id="Graphic 30" o:spid="_x0000_s1035" style="position:absolute;left:4345;top:17215;width:19240;height:13;visibility:visible;mso-wrap-style:square;v-text-anchor:top" coordsize="192405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" path="m,l1923440,e" filled="f" strokeweight=".28117mm">
                  <v:stroke dashstyle="dash"/>
                  <v:path arrowok="t"/>
                </v:shape>
                <v:shape id="Graphic 31" o:spid="_x0000_s1036" style="position:absolute;left:23409;top:16991;width:596;height:451;visibility:visible;mso-wrap-style:square;v-text-anchor:top" coordsize="59690,4508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" path="m,l19602,22382,,44764,59242,22382,,xe" fillcolor="black" stroked="f">
                  <v:path arrowok="t"/>
                </v:shape>
                <v:shape id="Graphic 32" o:spid="_x0000_s1037" style="position:absolute;left:23409;top:16991;width:596;height:451;visibility:visible;mso-wrap-style:square;v-text-anchor:top" coordsize="59690,4508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" path="m59242,22382l,,19602,22382,,44764,59242,22382xe" filled="f" strokeweight=".28117mm">
                  <v:path arrowok="t"/>
                </v:shape>
                <v:shapetype id="_x0000_t202" coordsize="21600,21600" o:spt="202" path="m,l,21600r21600,l21600,xe">
                  <v:stroke joinstyle="miter"/>
                  <v:path gradientshapeok="t" o:connecttype="rect"/>
                </v:shapetype>
                <v:shape id="Textbox 33" o:spid="_x0000_s1038" type="#_x0000_t202" style="position:absolute;left:2460;top:599;width:3899;height:153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" filled="f" stroked="f">
                  <v:textbox inset="0,0,0,0">
                    <w:txbxContent>
                      <w:p w14:paraId="00DC27FF" w14:textId="77777777" w:rsidR="00350CFB" w:rsidRDefault="00283FFF">
                        <w:pPr>
                          <w:spacing w:line="242" w:lineRule="exact"/>
                        </w:pPr>
                        <w:bookmarkStart w:id="106" w:name="_bookmark22"/>
                        <w:bookmarkEnd w:id="106"/>
                        <w:r>
                          <w:rPr>
                            <w:spacing w:val="-2"/>
                          </w:rPr>
                          <w:t>Owner</w:t>
                        </w:r>
                      </w:p>
                    </w:txbxContent>
                  </v:textbox>
                </v:shape>
                <v:shape id="Textbox 34" o:spid="_x0000_s1039" type="#_x0000_t202" style="position:absolute;left:20162;top:611;width:8096;height:153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" filled="f" stroked="f">
                  <v:textbox inset="0,0,0,0">
                    <w:txbxContent>
                      <w:p w14:paraId="00DC2800" w14:textId="77777777" w:rsidR="00350CFB" w:rsidRDefault="00283FFF">
                        <w:pPr>
                          <w:spacing w:line="242" w:lineRule="exact"/>
                        </w:pPr>
                        <w:r>
                          <w:t>ERC-20</w:t>
                        </w:r>
                        <w:r>
                          <w:rPr>
                            <w:spacing w:val="-9"/>
                          </w:rPr>
                          <w:t xml:space="preserve"> </w:t>
                        </w:r>
                        <w:r>
                          <w:rPr>
                            <w:spacing w:val="-4"/>
                          </w:rPr>
                          <w:t>token</w:t>
                        </w:r>
                      </w:p>
                    </w:txbxContent>
                  </v:textbox>
                </v:shape>
                <v:shape id="Textbox 35" o:spid="_x0000_s1040" type="#_x0000_t202" style="position:absolute;left:41675;top:473;width:4668;height:153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" filled="f" stroked="f">
                  <v:textbox inset="0,0,0,0">
                    <w:txbxContent>
                      <w:p w14:paraId="00DC2801" w14:textId="77777777" w:rsidR="00350CFB" w:rsidRDefault="00283FFF">
                        <w:pPr>
                          <w:spacing w:line="242" w:lineRule="exact"/>
                        </w:pPr>
                        <w:r>
                          <w:rPr>
                            <w:spacing w:val="-2"/>
                          </w:rPr>
                          <w:t>Spender</w:t>
                        </w:r>
                      </w:p>
                    </w:txbxContent>
                  </v:textbox>
                </v:shape>
                <v:shape id="Textbox 36" o:spid="_x0000_s1041" type="#_x0000_t202" style="position:absolute;left:7499;top:3887;width:13697;height:429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" filled="f" stroked="f">
                  <v:textbox inset="0,0,0,0">
                    <w:txbxContent>
                      <w:p w14:paraId="00DC2802" w14:textId="77777777" w:rsidR="00350CFB" w:rsidRDefault="00283FFF">
                        <w:pPr>
                          <w:spacing w:before="13"/>
                          <w:ind w:right="29"/>
                          <w:jc w:val="center"/>
                          <w:rPr>
                            <w:rFonts w:ascii="Courier New"/>
                            <w:sz w:val="16"/>
                          </w:rPr>
                        </w:pPr>
                        <w:r>
                          <w:rPr>
                            <w:rFonts w:ascii="Courier New"/>
                            <w:spacing w:val="-2"/>
                            <w:sz w:val="16"/>
                          </w:rPr>
                          <w:t>approve(spender,</w:t>
                        </w:r>
                        <w:r>
                          <w:rPr>
                            <w:rFonts w:ascii="Menlo"/>
                            <w:i/>
                            <w:spacing w:val="-2"/>
                            <w:sz w:val="16"/>
                          </w:rPr>
                          <w:t>a</w:t>
                        </w:r>
                        <w:r>
                          <w:rPr>
                            <w:rFonts w:ascii="Courier New"/>
                            <w:spacing w:val="-2"/>
                            <w:sz w:val="16"/>
                          </w:rPr>
                          <w:t>)</w:t>
                        </w:r>
                      </w:p>
                      <w:p w14:paraId="00DC2803" w14:textId="77777777" w:rsidR="00350CFB" w:rsidRDefault="00350CFB">
                        <w:pPr>
                          <w:spacing w:before="65"/>
                          <w:rPr>
                            <w:rFonts w:ascii="Courier New"/>
                            <w:sz w:val="16"/>
                          </w:rPr>
                        </w:pPr>
                      </w:p>
                      <w:p w14:paraId="00DC2804" w14:textId="77777777" w:rsidR="00350CFB" w:rsidRDefault="00283FFF">
                        <w:pPr>
                          <w:ind w:right="29"/>
                          <w:jc w:val="center"/>
                          <w:rPr>
                            <w:i/>
                            <w:sz w:val="16"/>
                          </w:rPr>
                        </w:pPr>
                        <w:r>
                          <w:rPr>
                            <w:i/>
                            <w:color w:val="4C4C4C"/>
                            <w:w w:val="90"/>
                            <w:sz w:val="16"/>
                          </w:rPr>
                          <w:t>emit</w:t>
                        </w:r>
                        <w:r>
                          <w:rPr>
                            <w:i/>
                            <w:color w:val="4C4C4C"/>
                            <w:spacing w:val="7"/>
                            <w:sz w:val="16"/>
                          </w:rPr>
                          <w:t xml:space="preserve"> </w:t>
                        </w:r>
                        <w:r>
                          <w:rPr>
                            <w:rFonts w:ascii="Courier New" w:hAnsi="Courier New"/>
                            <w:i/>
                            <w:color w:val="4C4C4C"/>
                            <w:w w:val="90"/>
                            <w:sz w:val="16"/>
                          </w:rPr>
                          <w:t>Approval</w:t>
                        </w:r>
                        <w:r>
                          <w:rPr>
                            <w:i/>
                            <w:color w:val="4C4C4C"/>
                            <w:w w:val="90"/>
                            <w:sz w:val="16"/>
                          </w:rPr>
                          <w:t>;</w:t>
                        </w:r>
                        <w:r>
                          <w:rPr>
                            <w:i/>
                            <w:color w:val="4C4C4C"/>
                            <w:spacing w:val="8"/>
                            <w:sz w:val="16"/>
                          </w:rPr>
                          <w:t xml:space="preserve"> </w:t>
                        </w:r>
                        <w:r>
                          <w:rPr>
                            <w:i/>
                            <w:color w:val="4C4C4C"/>
                            <w:w w:val="90"/>
                            <w:sz w:val="16"/>
                          </w:rPr>
                          <w:t>store</w:t>
                        </w:r>
                        <w:r>
                          <w:rPr>
                            <w:i/>
                            <w:color w:val="4C4C4C"/>
                            <w:spacing w:val="8"/>
                            <w:sz w:val="16"/>
                          </w:rPr>
                          <w:t xml:space="preserve"> </w:t>
                        </w:r>
                        <w:r>
                          <w:rPr>
                            <w:i/>
                            <w:color w:val="4C4C4C"/>
                            <w:spacing w:val="-2"/>
                            <w:w w:val="90"/>
                            <w:sz w:val="16"/>
                          </w:rPr>
                          <w:t>allowance</w:t>
                        </w:r>
                      </w:p>
                    </w:txbxContent>
                  </v:textbox>
                </v:shape>
                <v:shape id="Textbox 37" o:spid="_x0000_s1042" type="#_x0000_t202" style="position:absolute;left:26455;top:9574;width:15309;height:431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" filled="f" stroked="f">
                  <v:textbox inset="0,0,0,0">
                    <w:txbxContent>
                      <w:p w14:paraId="00DC2805" w14:textId="77777777" w:rsidR="00350CFB" w:rsidRDefault="00283FFF">
                        <w:pPr>
                          <w:spacing w:before="33"/>
                          <w:ind w:right="18"/>
                          <w:jc w:val="center"/>
                          <w:rPr>
                            <w:rFonts w:ascii="Courier New" w:hAnsi="Courier New"/>
                            <w:sz w:val="16"/>
                          </w:rPr>
                        </w:pPr>
                        <w:r>
                          <w:rPr>
                            <w:rFonts w:ascii="Courier New" w:hAnsi="Courier New"/>
                            <w:w w:val="90"/>
                            <w:sz w:val="16"/>
                          </w:rPr>
                          <w:t>transferFrom(owner,to,</w:t>
                        </w:r>
                        <w:r>
                          <w:rPr>
                            <w:rFonts w:ascii="Menlo" w:hAnsi="Menlo"/>
                            <w:i/>
                            <w:w w:val="90"/>
                            <w:sz w:val="16"/>
                          </w:rPr>
                          <w:t>v</w:t>
                        </w:r>
                        <w:r>
                          <w:rPr>
                            <w:rFonts w:ascii="Menlo" w:hAnsi="Menlo"/>
                            <w:i/>
                            <w:spacing w:val="-35"/>
                            <w:w w:val="90"/>
                            <w:sz w:val="16"/>
                          </w:rPr>
                          <w:t xml:space="preserve"> </w:t>
                        </w:r>
                        <w:r>
                          <w:rPr>
                            <w:rFonts w:ascii="Apple Symbols" w:hAnsi="Apple Symbols"/>
                            <w:w w:val="90"/>
                            <w:sz w:val="16"/>
                          </w:rPr>
                          <w:t>≤</w:t>
                        </w:r>
                        <w:r>
                          <w:rPr>
                            <w:rFonts w:ascii="Apple Symbols" w:hAnsi="Apple Symbols"/>
                            <w:spacing w:val="-2"/>
                            <w:w w:val="90"/>
                            <w:sz w:val="16"/>
                          </w:rPr>
                          <w:t xml:space="preserve"> </w:t>
                        </w:r>
                        <w:r>
                          <w:rPr>
                            <w:rFonts w:ascii="Menlo" w:hAnsi="Menlo"/>
                            <w:i/>
                            <w:spacing w:val="-5"/>
                            <w:w w:val="90"/>
                            <w:sz w:val="16"/>
                          </w:rPr>
                          <w:t>a</w:t>
                        </w:r>
                        <w:r>
                          <w:rPr>
                            <w:rFonts w:ascii="Courier New" w:hAnsi="Courier New"/>
                            <w:spacing w:val="-5"/>
                            <w:w w:val="90"/>
                            <w:sz w:val="16"/>
                          </w:rPr>
                          <w:t>)</w:t>
                        </w:r>
                      </w:p>
                      <w:p w14:paraId="00DC2806" w14:textId="77777777" w:rsidR="00350CFB" w:rsidRDefault="00350CFB">
                        <w:pPr>
                          <w:spacing w:before="64"/>
                          <w:rPr>
                            <w:rFonts w:ascii="Courier New"/>
                            <w:sz w:val="16"/>
                          </w:rPr>
                        </w:pPr>
                      </w:p>
                      <w:p w14:paraId="00DC2807" w14:textId="77777777" w:rsidR="00350CFB" w:rsidRDefault="00283FFF">
                        <w:pPr>
                          <w:ind w:left="1" w:right="18"/>
                          <w:jc w:val="center"/>
                          <w:rPr>
                            <w:i/>
                            <w:sz w:val="16"/>
                          </w:rPr>
                        </w:pPr>
                        <w:r>
                          <w:rPr>
                            <w:i/>
                            <w:color w:val="4C4C4C"/>
                            <w:sz w:val="16"/>
                          </w:rPr>
                          <w:t>move</w:t>
                        </w:r>
                        <w:r>
                          <w:rPr>
                            <w:i/>
                            <w:color w:val="4C4C4C"/>
                            <w:spacing w:val="-8"/>
                            <w:sz w:val="16"/>
                          </w:rPr>
                          <w:t xml:space="preserve"> </w:t>
                        </w:r>
                        <w:r>
                          <w:rPr>
                            <w:i/>
                            <w:color w:val="4C4C4C"/>
                            <w:sz w:val="16"/>
                          </w:rPr>
                          <w:t>tokens;</w:t>
                        </w:r>
                        <w:r>
                          <w:rPr>
                            <w:i/>
                            <w:color w:val="4C4C4C"/>
                            <w:spacing w:val="-7"/>
                            <w:sz w:val="16"/>
                          </w:rPr>
                          <w:t xml:space="preserve"> </w:t>
                        </w:r>
                        <w:r>
                          <w:rPr>
                            <w:i/>
                            <w:color w:val="4C4C4C"/>
                            <w:sz w:val="16"/>
                          </w:rPr>
                          <w:t>reduce</w:t>
                        </w:r>
                        <w:r>
                          <w:rPr>
                            <w:i/>
                            <w:color w:val="4C4C4C"/>
                            <w:spacing w:val="-7"/>
                            <w:sz w:val="16"/>
                          </w:rPr>
                          <w:t xml:space="preserve"> </w:t>
                        </w:r>
                        <w:r>
                          <w:rPr>
                            <w:i/>
                            <w:color w:val="4C4C4C"/>
                            <w:spacing w:val="-2"/>
                            <w:sz w:val="16"/>
                          </w:rPr>
                          <w:t>allowance</w:t>
                        </w:r>
                      </w:p>
                    </w:txbxContent>
                  </v:textbox>
                </v:shape>
                <v:shape id="Textbox 38" o:spid="_x0000_s1043" type="#_x0000_t202" style="position:absolute;left:7440;top:15280;width:13741;height:160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" filled="f" stroked="f">
                  <v:textbox inset="0,0,0,0">
                    <w:txbxContent>
                      <w:p w14:paraId="00DC2808" w14:textId="77777777" w:rsidR="00350CFB" w:rsidRDefault="00283FFF">
                        <w:pPr>
                          <w:spacing w:before="32"/>
                          <w:ind w:left="20"/>
                          <w:rPr>
                            <w:sz w:val="16"/>
                          </w:rPr>
                        </w:pPr>
                        <w:r>
                          <w:rPr>
                            <w:rFonts w:ascii="Courier New"/>
                            <w:w w:val="85"/>
                            <w:sz w:val="16"/>
                          </w:rPr>
                          <w:t>approve(spender,</w:t>
                        </w:r>
                        <w:r>
                          <w:rPr>
                            <w:w w:val="85"/>
                            <w:sz w:val="16"/>
                          </w:rPr>
                          <w:t>0</w:t>
                        </w:r>
                        <w:r>
                          <w:rPr>
                            <w:rFonts w:ascii="Courier New"/>
                            <w:w w:val="85"/>
                            <w:sz w:val="16"/>
                          </w:rPr>
                          <w:t>)</w:t>
                        </w:r>
                        <w:r>
                          <w:rPr>
                            <w:rFonts w:ascii="Courier New"/>
                            <w:spacing w:val="7"/>
                            <w:sz w:val="16"/>
                          </w:rPr>
                          <w:t xml:space="preserve"> </w:t>
                        </w:r>
                        <w:r>
                          <w:rPr>
                            <w:spacing w:val="-2"/>
                            <w:w w:val="95"/>
                            <w:sz w:val="16"/>
                          </w:rPr>
                          <w:t>(revoke)</w:t>
                        </w:r>
                      </w:p>
                    </w:txbxContent>
                  </v:textbox>
                </v:shape>
                <w10:anchorlock/>
              </v:group>
            </w:pict>
          </mc:Fallback>
        </mc:AlternateContent>
      </w:r>
    </w:p>
    <w:p w14:paraId="00DC1D25" w14:textId="77777777" w:rsidR="00350CFB" w:rsidRDefault="00283FFF">
      <w:pPr>
        <w:pStyle w:val="BodyText"/>
        <w:spacing w:before="151" w:line="242" w:lineRule="auto"/>
        <w:ind w:left="282" w:right="522"/>
        <w:jc w:val="both"/>
      </w:pPr>
      <w:r>
        <w:rPr>
          <w:spacing w:val="-4"/>
        </w:rPr>
        <w:t>Figure</w:t>
      </w:r>
      <w:r>
        <w:rPr>
          <w:spacing w:val="-11"/>
        </w:rPr>
        <w:t xml:space="preserve"> </w:t>
      </w:r>
      <w:r>
        <w:rPr>
          <w:spacing w:val="-4"/>
        </w:rPr>
        <w:t>2.1:</w:t>
      </w:r>
      <w:r>
        <w:rPr>
          <w:spacing w:val="16"/>
        </w:rPr>
        <w:t xml:space="preserve"> </w:t>
      </w:r>
      <w:r>
        <w:rPr>
          <w:spacing w:val="-4"/>
        </w:rPr>
        <w:t>ERC-20</w:t>
      </w:r>
      <w:r>
        <w:rPr>
          <w:spacing w:val="-11"/>
        </w:rPr>
        <w:t xml:space="preserve"> </w:t>
      </w:r>
      <w:r>
        <w:rPr>
          <w:spacing w:val="-4"/>
        </w:rPr>
        <w:t>allowance</w:t>
      </w:r>
      <w:r>
        <w:rPr>
          <w:spacing w:val="-11"/>
        </w:rPr>
        <w:t xml:space="preserve"> </w:t>
      </w:r>
      <w:r>
        <w:rPr>
          <w:spacing w:val="-4"/>
        </w:rPr>
        <w:t>lifecycle:</w:t>
      </w:r>
      <w:r>
        <w:rPr>
          <w:spacing w:val="17"/>
        </w:rPr>
        <w:t xml:space="preserve"> </w:t>
      </w:r>
      <w:r>
        <w:rPr>
          <w:spacing w:val="-4"/>
        </w:rPr>
        <w:t>approve</w:t>
      </w:r>
      <w:r>
        <w:rPr>
          <w:spacing w:val="-11"/>
        </w:rPr>
        <w:t xml:space="preserve"> </w:t>
      </w:r>
      <w:r>
        <w:rPr>
          <w:spacing w:val="-4"/>
        </w:rPr>
        <w:t>(or</w:t>
      </w:r>
      <w:r>
        <w:rPr>
          <w:spacing w:val="-11"/>
        </w:rPr>
        <w:t xml:space="preserve"> </w:t>
      </w:r>
      <w:r>
        <w:rPr>
          <w:spacing w:val="-4"/>
        </w:rPr>
        <w:t>permit),</w:t>
      </w:r>
      <w:r>
        <w:rPr>
          <w:spacing w:val="-9"/>
        </w:rPr>
        <w:t xml:space="preserve"> </w:t>
      </w:r>
      <w:r>
        <w:rPr>
          <w:spacing w:val="-4"/>
        </w:rPr>
        <w:t>optional</w:t>
      </w:r>
      <w:r>
        <w:rPr>
          <w:spacing w:val="-11"/>
        </w:rPr>
        <w:t xml:space="preserve"> </w:t>
      </w:r>
      <w:r>
        <w:rPr>
          <w:rFonts w:ascii="Courier New" w:hAnsi="Courier New"/>
          <w:spacing w:val="-4"/>
        </w:rPr>
        <w:t>transferFrom</w:t>
      </w:r>
      <w:r>
        <w:rPr>
          <w:spacing w:val="-4"/>
        </w:rPr>
        <w:t>,</w:t>
      </w:r>
      <w:r>
        <w:rPr>
          <w:spacing w:val="-9"/>
        </w:rPr>
        <w:t xml:space="preserve"> </w:t>
      </w:r>
      <w:r>
        <w:rPr>
          <w:spacing w:val="-4"/>
        </w:rPr>
        <w:t>and</w:t>
      </w:r>
      <w:r>
        <w:rPr>
          <w:spacing w:val="-11"/>
        </w:rPr>
        <w:t xml:space="preserve"> </w:t>
      </w:r>
      <w:r>
        <w:rPr>
          <w:spacing w:val="-4"/>
        </w:rPr>
        <w:t xml:space="preserve">revoke. </w:t>
      </w:r>
      <w:r>
        <w:t>EndorseRank edges reflect the latest live allowance snapshot per owner–spender pair (historical approvals superseded, not time-decayed).</w:t>
      </w:r>
    </w:p>
    <w:p w14:paraId="00DC1D26" w14:textId="77777777" w:rsidR="00350CFB" w:rsidRDefault="00350CFB">
      <w:pPr>
        <w:pStyle w:val="BodyText"/>
        <w:spacing w:before="169"/>
      </w:pPr>
    </w:p>
    <w:p w14:paraId="00DC1D27" w14:textId="77777777" w:rsidR="00350CFB" w:rsidRDefault="00283FFF">
      <w:pPr>
        <w:pStyle w:val="BodyText"/>
        <w:spacing w:line="396" w:lineRule="auto"/>
        <w:ind w:left="282" w:right="522"/>
        <w:jc w:val="both"/>
      </w:pPr>
      <w:r>
        <w:t>count and sum of inbound transfers—as domain-intuition proxies for economic importance.</w:t>
      </w:r>
      <w:r>
        <w:rPr>
          <w:spacing w:val="40"/>
        </w:rPr>
        <w:t xml:space="preserve"> </w:t>
      </w:r>
      <w:r>
        <w:t>Lin et al.</w:t>
      </w:r>
      <w:hyperlink w:anchor="_bookmark177" w:history="1">
        <w:r>
          <w:rPr>
            <w:vertAlign w:val="superscript"/>
          </w:rPr>
          <w:t>[44]</w:t>
        </w:r>
      </w:hyperlink>
      <w:r>
        <w:t xml:space="preserve"> show that transaction connectivity alone can miss risk-relevant structure unless risk sig-nals</w:t>
      </w:r>
      <w:r>
        <w:rPr>
          <w:spacing w:val="-12"/>
        </w:rPr>
        <w:t xml:space="preserve"> </w:t>
      </w:r>
      <w:r>
        <w:t>propagate</w:t>
      </w:r>
      <w:r>
        <w:rPr>
          <w:spacing w:val="-11"/>
        </w:rPr>
        <w:t xml:space="preserve"> </w:t>
      </w:r>
      <w:r>
        <w:t>through</w:t>
      </w:r>
      <w:r>
        <w:rPr>
          <w:spacing w:val="-11"/>
        </w:rPr>
        <w:t xml:space="preserve"> </w:t>
      </w:r>
      <w:r>
        <w:t>the</w:t>
      </w:r>
      <w:r>
        <w:rPr>
          <w:spacing w:val="-11"/>
        </w:rPr>
        <w:t xml:space="preserve"> </w:t>
      </w:r>
      <w:r>
        <w:t>network,</w:t>
      </w:r>
      <w:r>
        <w:rPr>
          <w:spacing w:val="-11"/>
        </w:rPr>
        <w:t xml:space="preserve"> </w:t>
      </w:r>
      <w:r>
        <w:t>motivating</w:t>
      </w:r>
      <w:r>
        <w:rPr>
          <w:spacing w:val="-11"/>
        </w:rPr>
        <w:t xml:space="preserve"> </w:t>
      </w:r>
      <w:r>
        <w:t>refined</w:t>
      </w:r>
      <w:r>
        <w:rPr>
          <w:spacing w:val="-11"/>
        </w:rPr>
        <w:t xml:space="preserve"> </w:t>
      </w:r>
      <w:r>
        <w:t>graph</w:t>
      </w:r>
      <w:r>
        <w:rPr>
          <w:spacing w:val="-11"/>
        </w:rPr>
        <w:t xml:space="preserve"> </w:t>
      </w:r>
      <w:r>
        <w:t>semantics</w:t>
      </w:r>
      <w:r>
        <w:rPr>
          <w:spacing w:val="-11"/>
        </w:rPr>
        <w:t xml:space="preserve"> </w:t>
      </w:r>
      <w:r>
        <w:t>beyond</w:t>
      </w:r>
      <w:r>
        <w:rPr>
          <w:spacing w:val="-11"/>
        </w:rPr>
        <w:t xml:space="preserve"> </w:t>
      </w:r>
      <w:r>
        <w:t>vanilla</w:t>
      </w:r>
      <w:r>
        <w:rPr>
          <w:spacing w:val="-11"/>
        </w:rPr>
        <w:t xml:space="preserve"> </w:t>
      </w:r>
      <w:r>
        <w:t xml:space="preserve">PageRank. Broader DeFi credit-scoring literature includes prospect-theory and blockchain-based models </w:t>
      </w:r>
      <w:hyperlink w:anchor="_bookmark162" w:history="1">
        <w:r>
          <w:rPr>
            <w:vertAlign w:val="superscript"/>
          </w:rPr>
          <w:t>[29]</w:t>
        </w:r>
      </w:hyperlink>
      <w:r>
        <w:t xml:space="preserve"> and machine-learning pipelines on lending protocols </w:t>
      </w:r>
      <w:hyperlink w:anchor="_bookmark172" w:history="1">
        <w:r>
          <w:rPr>
            <w:vertAlign w:val="superscript"/>
          </w:rPr>
          <w:t>[39]</w:t>
        </w:r>
      </w:hyperlink>
      <w:r>
        <w:t>; Packin and Lev-Aretz</w:t>
      </w:r>
      <w:hyperlink w:anchor="_bookmark181" w:history="1">
        <w:r>
          <w:rPr>
            <w:vertAlign w:val="superscript"/>
          </w:rPr>
          <w:t>[48]</w:t>
        </w:r>
      </w:hyperlink>
      <w:r>
        <w:t xml:space="preserve"> emphasize au-ditability</w:t>
      </w:r>
      <w:r>
        <w:rPr>
          <w:spacing w:val="-8"/>
        </w:rPr>
        <w:t xml:space="preserve"> </w:t>
      </w:r>
      <w:r>
        <w:t>constraints</w:t>
      </w:r>
      <w:r>
        <w:rPr>
          <w:spacing w:val="-8"/>
        </w:rPr>
        <w:t xml:space="preserve"> </w:t>
      </w:r>
      <w:r>
        <w:t>under</w:t>
      </w:r>
      <w:r>
        <w:rPr>
          <w:spacing w:val="-8"/>
        </w:rPr>
        <w:t xml:space="preserve"> </w:t>
      </w:r>
      <w:r>
        <w:t>pseudonymity. EndorseRank</w:t>
      </w:r>
      <w:r>
        <w:rPr>
          <w:spacing w:val="-8"/>
        </w:rPr>
        <w:t xml:space="preserve"> </w:t>
      </w:r>
      <w:r>
        <w:t>stays</w:t>
      </w:r>
      <w:r>
        <w:rPr>
          <w:spacing w:val="-8"/>
        </w:rPr>
        <w:t xml:space="preserve"> </w:t>
      </w:r>
      <w:r>
        <w:t>within</w:t>
      </w:r>
      <w:r>
        <w:rPr>
          <w:spacing w:val="-8"/>
        </w:rPr>
        <w:t xml:space="preserve"> </w:t>
      </w:r>
      <w:r>
        <w:t>interpretable</w:t>
      </w:r>
      <w:r>
        <w:rPr>
          <w:spacing w:val="-8"/>
        </w:rPr>
        <w:t xml:space="preserve"> </w:t>
      </w:r>
      <w:r>
        <w:t>graph</w:t>
      </w:r>
      <w:r>
        <w:rPr>
          <w:spacing w:val="-8"/>
        </w:rPr>
        <w:t xml:space="preserve"> </w:t>
      </w:r>
      <w:r>
        <w:t>propaga-tion rather than black-box predictive scoring.</w:t>
      </w:r>
    </w:p>
    <w:p w14:paraId="00DC1D28" w14:textId="77777777" w:rsidR="00350CFB" w:rsidRDefault="00283FFF">
      <w:pPr>
        <w:pStyle w:val="BodyText"/>
        <w:spacing w:before="22" w:line="396" w:lineRule="auto"/>
        <w:ind w:left="282" w:right="558"/>
        <w:jc w:val="both"/>
      </w:pPr>
      <w:r>
        <w:rPr>
          <w:spacing w:val="-2"/>
        </w:rPr>
        <w:t>Graph-based</w:t>
      </w:r>
      <w:r>
        <w:rPr>
          <w:spacing w:val="-8"/>
        </w:rPr>
        <w:t xml:space="preserve"> </w:t>
      </w:r>
      <w:r>
        <w:rPr>
          <w:spacing w:val="-2"/>
        </w:rPr>
        <w:t>approaches</w:t>
      </w:r>
      <w:r>
        <w:rPr>
          <w:spacing w:val="-8"/>
        </w:rPr>
        <w:t xml:space="preserve"> </w:t>
      </w:r>
      <w:r>
        <w:rPr>
          <w:spacing w:val="-2"/>
        </w:rPr>
        <w:t>are</w:t>
      </w:r>
      <w:r>
        <w:rPr>
          <w:spacing w:val="-7"/>
        </w:rPr>
        <w:t xml:space="preserve"> </w:t>
      </w:r>
      <w:r>
        <w:rPr>
          <w:spacing w:val="-2"/>
        </w:rPr>
        <w:t>attractive</w:t>
      </w:r>
      <w:r>
        <w:rPr>
          <w:spacing w:val="-8"/>
        </w:rPr>
        <w:t xml:space="preserve"> </w:t>
      </w:r>
      <w:r>
        <w:rPr>
          <w:spacing w:val="-2"/>
        </w:rPr>
        <w:t>because</w:t>
      </w:r>
      <w:r>
        <w:rPr>
          <w:spacing w:val="-7"/>
        </w:rPr>
        <w:t xml:space="preserve"> </w:t>
      </w:r>
      <w:r>
        <w:rPr>
          <w:spacing w:val="-2"/>
        </w:rPr>
        <w:t>they</w:t>
      </w:r>
      <w:r>
        <w:rPr>
          <w:spacing w:val="-8"/>
        </w:rPr>
        <w:t xml:space="preserve"> </w:t>
      </w:r>
      <w:r>
        <w:rPr>
          <w:spacing w:val="-2"/>
        </w:rPr>
        <w:t>(i)</w:t>
      </w:r>
      <w:r>
        <w:rPr>
          <w:spacing w:val="-7"/>
        </w:rPr>
        <w:t xml:space="preserve"> </w:t>
      </w:r>
      <w:r>
        <w:rPr>
          <w:spacing w:val="-2"/>
        </w:rPr>
        <w:t>use</w:t>
      </w:r>
      <w:r>
        <w:rPr>
          <w:spacing w:val="-8"/>
        </w:rPr>
        <w:t xml:space="preserve"> </w:t>
      </w:r>
      <w:r>
        <w:rPr>
          <w:spacing w:val="-2"/>
        </w:rPr>
        <w:t>only</w:t>
      </w:r>
      <w:r>
        <w:rPr>
          <w:spacing w:val="-7"/>
        </w:rPr>
        <w:t xml:space="preserve"> </w:t>
      </w:r>
      <w:r>
        <w:rPr>
          <w:spacing w:val="-2"/>
        </w:rPr>
        <w:t>public</w:t>
      </w:r>
      <w:r>
        <w:rPr>
          <w:spacing w:val="-8"/>
        </w:rPr>
        <w:t xml:space="preserve"> </w:t>
      </w:r>
      <w:r>
        <w:rPr>
          <w:spacing w:val="-2"/>
        </w:rPr>
        <w:t>data,</w:t>
      </w:r>
      <w:r>
        <w:rPr>
          <w:spacing w:val="-4"/>
        </w:rPr>
        <w:t xml:space="preserve"> </w:t>
      </w:r>
      <w:r>
        <w:rPr>
          <w:spacing w:val="-2"/>
        </w:rPr>
        <w:t>(ii)</w:t>
      </w:r>
      <w:r>
        <w:rPr>
          <w:spacing w:val="-7"/>
        </w:rPr>
        <w:t xml:space="preserve"> </w:t>
      </w:r>
      <w:r>
        <w:rPr>
          <w:spacing w:val="-2"/>
        </w:rPr>
        <w:t>produce</w:t>
      </w:r>
      <w:r>
        <w:rPr>
          <w:spacing w:val="-8"/>
        </w:rPr>
        <w:t xml:space="preserve"> </w:t>
      </w:r>
      <w:r>
        <w:rPr>
          <w:spacing w:val="-2"/>
        </w:rPr>
        <w:t xml:space="preserve">continuous </w:t>
      </w:r>
      <w:r>
        <w:t>scores suitable for ranking, and (iii) admit complexity analysis in terms of edge counts.</w:t>
      </w:r>
      <w:r>
        <w:rPr>
          <w:spacing w:val="32"/>
        </w:rPr>
        <w:t xml:space="preserve"> </w:t>
      </w:r>
      <w:r>
        <w:t xml:space="preserve">They are limited by Sybil attacks </w:t>
      </w:r>
      <w:hyperlink w:anchor="_bookmark150" w:history="1">
        <w:r>
          <w:rPr>
            <w:vertAlign w:val="superscript"/>
          </w:rPr>
          <w:t>[17]</w:t>
        </w:r>
      </w:hyperlink>
      <w:r>
        <w:t xml:space="preserve">, wash trading, and the gap between graph centrality and economic </w:t>
      </w:r>
      <w:r>
        <w:rPr>
          <w:spacing w:val="-2"/>
        </w:rPr>
        <w:t>default</w:t>
      </w:r>
      <w:r>
        <w:rPr>
          <w:spacing w:val="-12"/>
        </w:rPr>
        <w:t xml:space="preserve"> </w:t>
      </w:r>
      <w:r>
        <w:rPr>
          <w:spacing w:val="-2"/>
        </w:rPr>
        <w:t>risk.</w:t>
      </w:r>
      <w:r>
        <w:rPr>
          <w:spacing w:val="26"/>
        </w:rPr>
        <w:t xml:space="preserve"> </w:t>
      </w:r>
      <w:r>
        <w:rPr>
          <w:spacing w:val="-2"/>
        </w:rPr>
        <w:t>This</w:t>
      </w:r>
      <w:r>
        <w:rPr>
          <w:spacing w:val="-12"/>
        </w:rPr>
        <w:t xml:space="preserve"> </w:t>
      </w:r>
      <w:r>
        <w:rPr>
          <w:spacing w:val="-2"/>
        </w:rPr>
        <w:t>dissertation</w:t>
      </w:r>
      <w:r>
        <w:rPr>
          <w:spacing w:val="-12"/>
        </w:rPr>
        <w:t xml:space="preserve"> </w:t>
      </w:r>
      <w:r>
        <w:rPr>
          <w:spacing w:val="-2"/>
        </w:rPr>
        <w:t>does</w:t>
      </w:r>
      <w:r>
        <w:rPr>
          <w:spacing w:val="-12"/>
        </w:rPr>
        <w:t xml:space="preserve"> </w:t>
      </w:r>
      <w:r>
        <w:rPr>
          <w:spacing w:val="-2"/>
        </w:rPr>
        <w:t>not</w:t>
      </w:r>
      <w:r>
        <w:rPr>
          <w:spacing w:val="-12"/>
        </w:rPr>
        <w:t xml:space="preserve"> </w:t>
      </w:r>
      <w:r>
        <w:rPr>
          <w:spacing w:val="-2"/>
        </w:rPr>
        <w:t>claim</w:t>
      </w:r>
      <w:r>
        <w:rPr>
          <w:spacing w:val="-12"/>
        </w:rPr>
        <w:t xml:space="preserve"> </w:t>
      </w:r>
      <w:r>
        <w:rPr>
          <w:spacing w:val="-2"/>
        </w:rPr>
        <w:t>that</w:t>
      </w:r>
      <w:r>
        <w:rPr>
          <w:spacing w:val="-12"/>
        </w:rPr>
        <w:t xml:space="preserve"> </w:t>
      </w:r>
      <w:r>
        <w:rPr>
          <w:spacing w:val="-2"/>
        </w:rPr>
        <w:t>PageRank</w:t>
      </w:r>
      <w:r>
        <w:rPr>
          <w:spacing w:val="-12"/>
        </w:rPr>
        <w:t xml:space="preserve"> </w:t>
      </w:r>
      <w:r>
        <w:rPr>
          <w:spacing w:val="-2"/>
        </w:rPr>
        <w:t>scores</w:t>
      </w:r>
      <w:r>
        <w:rPr>
          <w:spacing w:val="-12"/>
        </w:rPr>
        <w:t xml:space="preserve"> </w:t>
      </w:r>
      <w:r>
        <w:rPr>
          <w:spacing w:val="-2"/>
        </w:rPr>
        <w:t>are</w:t>
      </w:r>
      <w:r>
        <w:rPr>
          <w:spacing w:val="-12"/>
        </w:rPr>
        <w:t xml:space="preserve"> </w:t>
      </w:r>
      <w:r>
        <w:rPr>
          <w:spacing w:val="-2"/>
        </w:rPr>
        <w:t>credit</w:t>
      </w:r>
      <w:r>
        <w:rPr>
          <w:spacing w:val="-12"/>
        </w:rPr>
        <w:t xml:space="preserve"> </w:t>
      </w:r>
      <w:r>
        <w:rPr>
          <w:spacing w:val="-2"/>
        </w:rPr>
        <w:t>scores</w:t>
      </w:r>
      <w:r>
        <w:rPr>
          <w:spacing w:val="-12"/>
        </w:rPr>
        <w:t xml:space="preserve"> </w:t>
      </w:r>
      <w:r>
        <w:rPr>
          <w:spacing w:val="-2"/>
        </w:rPr>
        <w:t>in</w:t>
      </w:r>
      <w:r>
        <w:rPr>
          <w:spacing w:val="-12"/>
        </w:rPr>
        <w:t xml:space="preserve"> </w:t>
      </w:r>
      <w:r>
        <w:rPr>
          <w:spacing w:val="-2"/>
        </w:rPr>
        <w:t>the</w:t>
      </w:r>
      <w:r>
        <w:rPr>
          <w:spacing w:val="-12"/>
        </w:rPr>
        <w:t xml:space="preserve"> </w:t>
      </w:r>
      <w:r>
        <w:rPr>
          <w:spacing w:val="-2"/>
        </w:rPr>
        <w:t xml:space="preserve">regulatory </w:t>
      </w:r>
      <w:r>
        <w:t xml:space="preserve">sense; it claims that allowance-based and transfer-based rankings can be compared rigorously on </w:t>
      </w:r>
      <w:bookmarkStart w:id="107" w:name="PageRank_formalism"/>
      <w:bookmarkStart w:id="108" w:name="_bookmark23"/>
      <w:bookmarkEnd w:id="107"/>
      <w:bookmarkEnd w:id="108"/>
      <w:r>
        <w:t>shared proxies.</w:t>
      </w:r>
    </w:p>
    <w:p w14:paraId="00DC1D29" w14:textId="77777777" w:rsidR="00350CFB" w:rsidRDefault="00350CFB">
      <w:pPr>
        <w:pStyle w:val="BodyText"/>
        <w:spacing w:line="396" w:lineRule="auto"/>
        <w:jc w:val="both"/>
        <w:sectPr w:rsidR="00350CFB">
          <w:pgSz w:w="11910" w:h="16840"/>
          <w:pgMar w:top="1900" w:right="708" w:bottom="2300" w:left="992" w:header="0" w:footer="2115" w:gutter="0"/>
          <w:cols w:space="720"/>
        </w:sectPr>
      </w:pPr>
    </w:p>
    <w:p w14:paraId="00DC1D2A" w14:textId="77777777" w:rsidR="00350CFB" w:rsidRDefault="00283FFF">
      <w:pPr>
        <w:pStyle w:val="Heading2"/>
        <w:numPr>
          <w:ilvl w:val="1"/>
          <w:numId w:val="26"/>
        </w:numPr>
        <w:tabs>
          <w:tab w:val="left" w:pos="783"/>
        </w:tabs>
        <w:spacing w:before="112"/>
        <w:ind w:left="783" w:hanging="501"/>
      </w:pPr>
      <w:r>
        <w:lastRenderedPageBreak/>
        <w:t>PageRank</w:t>
      </w:r>
      <w:r>
        <w:rPr>
          <w:spacing w:val="18"/>
        </w:rPr>
        <w:t xml:space="preserve"> </w:t>
      </w:r>
      <w:r>
        <w:rPr>
          <w:spacing w:val="-2"/>
        </w:rPr>
        <w:t>formalism</w:t>
      </w:r>
    </w:p>
    <w:p w14:paraId="00DC1D2B" w14:textId="77777777" w:rsidR="00350CFB" w:rsidRDefault="00283FFF">
      <w:pPr>
        <w:pStyle w:val="BodyText"/>
        <w:spacing w:before="266"/>
        <w:ind w:left="282"/>
        <w:rPr>
          <w:i/>
        </w:rPr>
      </w:pPr>
      <w:r>
        <w:t>Let</w:t>
      </w:r>
      <w:r>
        <w:rPr>
          <w:spacing w:val="-12"/>
        </w:rPr>
        <w:t xml:space="preserve"> </w:t>
      </w:r>
      <w:r>
        <w:rPr>
          <w:i/>
        </w:rPr>
        <w:t>G</w:t>
      </w:r>
      <w:r>
        <w:rPr>
          <w:i/>
          <w:spacing w:val="14"/>
        </w:rPr>
        <w:t xml:space="preserve"> </w:t>
      </w:r>
      <w:r>
        <w:t>=</w:t>
      </w:r>
      <w:r>
        <w:rPr>
          <w:spacing w:val="14"/>
        </w:rPr>
        <w:t xml:space="preserve"> </w:t>
      </w:r>
      <w:r>
        <w:t>(</w:t>
      </w:r>
      <w:r>
        <w:rPr>
          <w:i/>
        </w:rPr>
        <w:t>V,</w:t>
      </w:r>
      <w:r>
        <w:rPr>
          <w:i/>
          <w:spacing w:val="-16"/>
        </w:rPr>
        <w:t xml:space="preserve"> </w:t>
      </w:r>
      <w:r>
        <w:rPr>
          <w:i/>
        </w:rPr>
        <w:t>E</w:t>
      </w:r>
      <w:r>
        <w:t>)</w:t>
      </w:r>
      <w:r>
        <w:rPr>
          <w:spacing w:val="-11"/>
        </w:rPr>
        <w:t xml:space="preserve"> </w:t>
      </w:r>
      <w:r>
        <w:t>be</w:t>
      </w:r>
      <w:r>
        <w:rPr>
          <w:spacing w:val="-12"/>
        </w:rPr>
        <w:t xml:space="preserve"> </w:t>
      </w:r>
      <w:r>
        <w:t>a</w:t>
      </w:r>
      <w:r>
        <w:rPr>
          <w:spacing w:val="-12"/>
        </w:rPr>
        <w:t xml:space="preserve"> </w:t>
      </w:r>
      <w:r>
        <w:t>directed</w:t>
      </w:r>
      <w:r>
        <w:rPr>
          <w:spacing w:val="-10"/>
        </w:rPr>
        <w:t xml:space="preserve"> </w:t>
      </w:r>
      <w:r>
        <w:t>graph</w:t>
      </w:r>
      <w:r>
        <w:rPr>
          <w:spacing w:val="-12"/>
        </w:rPr>
        <w:t xml:space="preserve"> </w:t>
      </w:r>
      <w:r>
        <w:t>with</w:t>
      </w:r>
      <w:r>
        <w:rPr>
          <w:spacing w:val="-12"/>
        </w:rPr>
        <w:t xml:space="preserve"> </w:t>
      </w:r>
      <w:r>
        <w:rPr>
          <w:rFonts w:ascii="Arial Unicode MS" w:hAnsi="Arial Unicode MS"/>
        </w:rPr>
        <w:t>|</w:t>
      </w:r>
      <w:r>
        <w:rPr>
          <w:i/>
        </w:rPr>
        <w:t>V</w:t>
      </w:r>
      <w:r>
        <w:rPr>
          <w:i/>
          <w:spacing w:val="-1"/>
        </w:rPr>
        <w:t xml:space="preserve"> </w:t>
      </w:r>
      <w:r>
        <w:rPr>
          <w:rFonts w:ascii="Arial Unicode MS" w:hAnsi="Arial Unicode MS"/>
        </w:rPr>
        <w:t>|</w:t>
      </w:r>
      <w:r>
        <w:rPr>
          <w:rFonts w:ascii="Arial Unicode MS" w:hAnsi="Arial Unicode MS"/>
          <w:spacing w:val="7"/>
        </w:rPr>
        <w:t xml:space="preserve"> </w:t>
      </w:r>
      <w:r>
        <w:t>=</w:t>
      </w:r>
      <w:r>
        <w:rPr>
          <w:spacing w:val="14"/>
        </w:rPr>
        <w:t xml:space="preserve"> </w:t>
      </w:r>
      <w:r>
        <w:rPr>
          <w:i/>
        </w:rPr>
        <w:t>n</w:t>
      </w:r>
      <w:r>
        <w:rPr>
          <w:i/>
          <w:spacing w:val="-12"/>
        </w:rPr>
        <w:t xml:space="preserve"> </w:t>
      </w:r>
      <w:r>
        <w:t>nodes.</w:t>
      </w:r>
      <w:r>
        <w:rPr>
          <w:spacing w:val="23"/>
        </w:rPr>
        <w:t xml:space="preserve"> </w:t>
      </w:r>
      <w:r>
        <w:t>Write</w:t>
      </w:r>
      <w:r>
        <w:rPr>
          <w:spacing w:val="-12"/>
        </w:rPr>
        <w:t xml:space="preserve"> </w:t>
      </w:r>
      <w:r>
        <w:rPr>
          <w:i/>
        </w:rPr>
        <w:t>w</w:t>
      </w:r>
      <w:r>
        <w:rPr>
          <w:rFonts w:ascii="Menlo" w:hAnsi="Menlo"/>
          <w:i/>
          <w:vertAlign w:val="subscript"/>
        </w:rPr>
        <w:t>ij</w:t>
      </w:r>
      <w:r>
        <w:rPr>
          <w:rFonts w:ascii="Menlo" w:hAnsi="Menlo"/>
          <w:i/>
          <w:spacing w:val="-48"/>
        </w:rPr>
        <w:t xml:space="preserve"> </w:t>
      </w:r>
      <w:r>
        <w:rPr>
          <w:rFonts w:ascii="Arial Unicode MS" w:hAnsi="Arial Unicode MS"/>
        </w:rPr>
        <w:t>≥</w:t>
      </w:r>
      <w:r>
        <w:rPr>
          <w:rFonts w:ascii="Arial Unicode MS" w:hAnsi="Arial Unicode MS"/>
          <w:spacing w:val="7"/>
        </w:rPr>
        <w:t xml:space="preserve"> </w:t>
      </w:r>
      <w:r>
        <w:t>0</w:t>
      </w:r>
      <w:r>
        <w:rPr>
          <w:spacing w:val="-11"/>
        </w:rPr>
        <w:t xml:space="preserve"> </w:t>
      </w:r>
      <w:r>
        <w:t>for</w:t>
      </w:r>
      <w:r>
        <w:rPr>
          <w:spacing w:val="-12"/>
        </w:rPr>
        <w:t xml:space="preserve"> </w:t>
      </w:r>
      <w:r>
        <w:t>the</w:t>
      </w:r>
      <w:r>
        <w:rPr>
          <w:spacing w:val="-12"/>
        </w:rPr>
        <w:t xml:space="preserve"> </w:t>
      </w:r>
      <w:r>
        <w:t>weight</w:t>
      </w:r>
      <w:r>
        <w:rPr>
          <w:spacing w:val="-10"/>
        </w:rPr>
        <w:t xml:space="preserve"> </w:t>
      </w:r>
      <w:r>
        <w:t>of</w:t>
      </w:r>
      <w:r>
        <w:rPr>
          <w:spacing w:val="-12"/>
        </w:rPr>
        <w:t xml:space="preserve"> </w:t>
      </w:r>
      <w:r>
        <w:t>edge</w:t>
      </w:r>
      <w:r>
        <w:rPr>
          <w:spacing w:val="-12"/>
        </w:rPr>
        <w:t xml:space="preserve"> </w:t>
      </w:r>
      <w:r>
        <w:rPr>
          <w:i/>
        </w:rPr>
        <w:t>i</w:t>
      </w:r>
      <w:r>
        <w:rPr>
          <w:i/>
          <w:spacing w:val="14"/>
        </w:rPr>
        <w:t xml:space="preserve"> </w:t>
      </w:r>
      <w:r>
        <w:rPr>
          <w:rFonts w:ascii="Arial Unicode MS" w:hAnsi="Arial Unicode MS"/>
        </w:rPr>
        <w:t>→</w:t>
      </w:r>
      <w:r>
        <w:rPr>
          <w:rFonts w:ascii="Arial Unicode MS" w:hAnsi="Arial Unicode MS"/>
          <w:spacing w:val="7"/>
        </w:rPr>
        <w:t xml:space="preserve"> </w:t>
      </w:r>
      <w:r>
        <w:rPr>
          <w:i/>
          <w:spacing w:val="-10"/>
        </w:rPr>
        <w:t>j</w:t>
      </w:r>
    </w:p>
    <w:p w14:paraId="00DC1D2C" w14:textId="77777777" w:rsidR="00350CFB" w:rsidRDefault="00283FFF">
      <w:pPr>
        <w:pStyle w:val="BodyText"/>
        <w:spacing w:before="119"/>
        <w:ind w:left="274"/>
      </w:pPr>
      <w:r>
        <w:t>(influence</w:t>
      </w:r>
      <w:r>
        <w:rPr>
          <w:spacing w:val="-6"/>
        </w:rPr>
        <w:t xml:space="preserve"> </w:t>
      </w:r>
      <w:r>
        <w:t>from</w:t>
      </w:r>
      <w:r>
        <w:rPr>
          <w:spacing w:val="-5"/>
        </w:rPr>
        <w:t xml:space="preserve"> </w:t>
      </w:r>
      <w:r>
        <w:rPr>
          <w:i/>
        </w:rPr>
        <w:t>i</w:t>
      </w:r>
      <w:r>
        <w:rPr>
          <w:i/>
          <w:spacing w:val="-6"/>
        </w:rPr>
        <w:t xml:space="preserve"> </w:t>
      </w:r>
      <w:r>
        <w:t>toward</w:t>
      </w:r>
      <w:r>
        <w:rPr>
          <w:spacing w:val="-5"/>
        </w:rPr>
        <w:t xml:space="preserve"> </w:t>
      </w:r>
      <w:r>
        <w:rPr>
          <w:i/>
        </w:rPr>
        <w:t>j</w:t>
      </w:r>
      <w:r>
        <w:rPr>
          <w:i/>
          <w:spacing w:val="8"/>
        </w:rPr>
        <w:t xml:space="preserve"> </w:t>
      </w:r>
      <w:r>
        <w:t>in</w:t>
      </w:r>
      <w:r>
        <w:rPr>
          <w:spacing w:val="-5"/>
        </w:rPr>
        <w:t xml:space="preserve"> </w:t>
      </w:r>
      <w:r>
        <w:t>the</w:t>
      </w:r>
      <w:r>
        <w:rPr>
          <w:spacing w:val="-6"/>
        </w:rPr>
        <w:t xml:space="preserve"> </w:t>
      </w:r>
      <w:r>
        <w:t>endorsement</w:t>
      </w:r>
      <w:r>
        <w:rPr>
          <w:spacing w:val="-4"/>
        </w:rPr>
        <w:t xml:space="preserve"> </w:t>
      </w:r>
      <w:r>
        <w:t>or</w:t>
      </w:r>
      <w:r>
        <w:rPr>
          <w:spacing w:val="-6"/>
        </w:rPr>
        <w:t xml:space="preserve"> </w:t>
      </w:r>
      <w:r>
        <w:t>transfer</w:t>
      </w:r>
      <w:r>
        <w:rPr>
          <w:spacing w:val="-5"/>
        </w:rPr>
        <w:t xml:space="preserve"> </w:t>
      </w:r>
      <w:r>
        <w:t>sense</w:t>
      </w:r>
      <w:r>
        <w:rPr>
          <w:spacing w:val="-6"/>
        </w:rPr>
        <w:t xml:space="preserve"> </w:t>
      </w:r>
      <w:r>
        <w:t>used</w:t>
      </w:r>
      <w:r>
        <w:rPr>
          <w:spacing w:val="-5"/>
        </w:rPr>
        <w:t xml:space="preserve"> </w:t>
      </w:r>
      <w:r>
        <w:t>here).</w:t>
      </w:r>
      <w:r>
        <w:rPr>
          <w:spacing w:val="17"/>
        </w:rPr>
        <w:t xml:space="preserve"> </w:t>
      </w:r>
      <w:r>
        <w:t>Let</w:t>
      </w:r>
      <w:r>
        <w:rPr>
          <w:spacing w:val="-5"/>
        </w:rPr>
        <w:t xml:space="preserve"> </w:t>
      </w:r>
      <w:r>
        <w:rPr>
          <w:i/>
        </w:rPr>
        <w:t>W</w:t>
      </w:r>
      <w:r>
        <w:rPr>
          <w:i/>
          <w:spacing w:val="27"/>
        </w:rPr>
        <w:t xml:space="preserve"> </w:t>
      </w:r>
      <w:r>
        <w:t>be</w:t>
      </w:r>
      <w:r>
        <w:rPr>
          <w:spacing w:val="-5"/>
        </w:rPr>
        <w:t xml:space="preserve"> </w:t>
      </w:r>
      <w:r>
        <w:t>the</w:t>
      </w:r>
      <w:r>
        <w:rPr>
          <w:spacing w:val="-6"/>
        </w:rPr>
        <w:t xml:space="preserve"> </w:t>
      </w:r>
      <w:r>
        <w:rPr>
          <w:spacing w:val="-2"/>
        </w:rPr>
        <w:t>weighted</w:t>
      </w:r>
    </w:p>
    <w:p w14:paraId="00DC1D2D" w14:textId="77777777" w:rsidR="00350CFB" w:rsidRDefault="00283FFF">
      <w:pPr>
        <w:pStyle w:val="BodyText"/>
        <w:ind w:left="282"/>
      </w:pPr>
      <w:r>
        <w:rPr>
          <w:noProof/>
        </w:rPr>
        <mc:AlternateContent>
          <mc:Choice Requires="wps">
            <w:drawing>
              <wp:anchor distT="0" distB="0" distL="0" distR="0" simplePos="0" relativeHeight="484009984" behindDoc="1" locked="0" layoutInCell="1" allowOverlap="1" wp14:anchorId="00DC26FA" wp14:editId="00DC26FB">
                <wp:simplePos x="0" y="0"/>
                <wp:positionH relativeFrom="page">
                  <wp:posOffset>3653535</wp:posOffset>
                </wp:positionH>
                <wp:positionV relativeFrom="paragraph">
                  <wp:posOffset>218553</wp:posOffset>
                </wp:positionV>
                <wp:extent cx="36830" cy="101600"/>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830" cy="101600"/>
                        </a:xfrm>
                        <a:prstGeom prst="rect">
                          <a:avLst/>
                        </a:prstGeom>
                      </wps:spPr>
                      <wps:txbx>
                        <w:txbxContent>
                          <w:p w14:paraId="00DC2809" w14:textId="77777777" w:rsidR="00350CFB" w:rsidRDefault="00283FFF">
                            <w:pPr>
                              <w:spacing w:line="157" w:lineRule="exact"/>
                              <w:rPr>
                                <w:rFonts w:ascii="Menlo"/>
                                <w:i/>
                                <w:sz w:val="16"/>
                              </w:rPr>
                            </w:pPr>
                            <w:r>
                              <w:rPr>
                                <w:rFonts w:ascii="Menlo"/>
                                <w:i/>
                                <w:spacing w:val="-10"/>
                                <w:w w:val="60"/>
                                <w:sz w:val="16"/>
                              </w:rPr>
                              <w:t>i</w:t>
                            </w:r>
                          </w:p>
                        </w:txbxContent>
                      </wps:txbx>
                      <wps:bodyPr wrap="square" lIns="0" tIns="0" rIns="0" bIns="0" rtlCol="0">
                        <a:noAutofit/>
                      </wps:bodyPr>
                    </wps:wsp>
                  </a:graphicData>
                </a:graphic>
              </wp:anchor>
            </w:drawing>
          </mc:Choice>
          <mc:Fallback>
            <w:pict>
              <v:shape w14:anchorId="00DC26FA" id="Textbox 39" o:spid="_x0000_s1044" type="#_x0000_t202" style="position:absolute;left:0;text-align:left;margin-left:287.7pt;margin-top:17.2pt;width:2.9pt;height:8pt;z-index:-193064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" filled="f" stroked="f">
                <v:textbox inset="0,0,0,0">
                  <w:txbxContent>
                    <w:p w14:paraId="00DC2809" w14:textId="77777777" w:rsidR="00350CFB" w:rsidRDefault="00283FFF">
                      <w:pPr>
                        <w:spacing w:line="157" w:lineRule="exact"/>
                        <w:rPr>
                          <w:rFonts w:ascii="Menlo"/>
                          <w:i/>
                          <w:sz w:val="16"/>
                        </w:rPr>
                      </w:pPr>
                      <w:r>
                        <w:rPr>
                          <w:rFonts w:ascii="Menlo"/>
                          <w:i/>
                          <w:spacing w:val="-10"/>
                          <w:w w:val="60"/>
                          <w:sz w:val="16"/>
                        </w:rPr>
                        <w:t>i</w:t>
                      </w:r>
                    </w:p>
                  </w:txbxContent>
                </v:textbox>
                <w10:wrap anchorx="page"/>
              </v:shape>
            </w:pict>
          </mc:Fallback>
        </mc:AlternateContent>
      </w:r>
      <w:r>
        <w:rPr>
          <w:noProof/>
        </w:rPr>
        <mc:AlternateContent>
          <mc:Choice Requires="wps">
            <w:drawing>
              <wp:anchor distT="0" distB="0" distL="0" distR="0" simplePos="0" relativeHeight="484013056" behindDoc="1" locked="0" layoutInCell="1" allowOverlap="1" wp14:anchorId="00DC26FC" wp14:editId="00DC26FD">
                <wp:simplePos x="0" y="0"/>
                <wp:positionH relativeFrom="page">
                  <wp:posOffset>4163009</wp:posOffset>
                </wp:positionH>
                <wp:positionV relativeFrom="paragraph">
                  <wp:posOffset>225297</wp:posOffset>
                </wp:positionV>
                <wp:extent cx="43815" cy="101600"/>
                <wp:effectExtent l="0" t="0" r="0" b="0"/>
                <wp:wrapNone/>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815" cy="101600"/>
                        </a:xfrm>
                        <a:prstGeom prst="rect">
                          <a:avLst/>
                        </a:prstGeom>
                      </wps:spPr>
                      <wps:txbx>
                        <w:txbxContent>
                          <w:p w14:paraId="00DC280A" w14:textId="77777777" w:rsidR="00350CFB" w:rsidRDefault="00283FFF">
                            <w:pPr>
                              <w:spacing w:line="157" w:lineRule="exact"/>
                              <w:rPr>
                                <w:rFonts w:ascii="Menlo"/>
                                <w:i/>
                                <w:sz w:val="16"/>
                              </w:rPr>
                            </w:pPr>
                            <w:r>
                              <w:rPr>
                                <w:rFonts w:ascii="Menlo"/>
                                <w:i/>
                                <w:spacing w:val="-10"/>
                                <w:w w:val="70"/>
                                <w:sz w:val="16"/>
                              </w:rPr>
                              <w:t>j</w:t>
                            </w:r>
                          </w:p>
                        </w:txbxContent>
                      </wps:txbx>
                      <wps:bodyPr wrap="square" lIns="0" tIns="0" rIns="0" bIns="0" rtlCol="0">
                        <a:noAutofit/>
                      </wps:bodyPr>
                    </wps:wsp>
                  </a:graphicData>
                </a:graphic>
              </wp:anchor>
            </w:drawing>
          </mc:Choice>
          <mc:Fallback>
            <w:pict>
              <v:shape w14:anchorId="00DC26FC" id="Textbox 40" o:spid="_x0000_s1045" type="#_x0000_t202" style="position:absolute;left:0;text-align:left;margin-left:327.8pt;margin-top:17.75pt;width:3.45pt;height:8pt;z-index:-193034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" filled="f" stroked="f">
                <v:textbox inset="0,0,0,0">
                  <w:txbxContent>
                    <w:p w14:paraId="00DC280A" w14:textId="77777777" w:rsidR="00350CFB" w:rsidRDefault="00283FFF">
                      <w:pPr>
                        <w:spacing w:line="157" w:lineRule="exact"/>
                        <w:rPr>
                          <w:rFonts w:ascii="Menlo"/>
                          <w:i/>
                          <w:sz w:val="16"/>
                        </w:rPr>
                      </w:pPr>
                      <w:r>
                        <w:rPr>
                          <w:rFonts w:ascii="Menlo"/>
                          <w:i/>
                          <w:spacing w:val="-10"/>
                          <w:w w:val="70"/>
                          <w:sz w:val="16"/>
                        </w:rPr>
                        <w:t>j</w:t>
                      </w:r>
                    </w:p>
                  </w:txbxContent>
                </v:textbox>
                <w10:wrap anchorx="page"/>
              </v:shape>
            </w:pict>
          </mc:Fallback>
        </mc:AlternateContent>
      </w:r>
      <w:r>
        <w:t>adjacency matrix</w:t>
      </w:r>
      <w:r>
        <w:rPr>
          <w:spacing w:val="1"/>
        </w:rPr>
        <w:t xml:space="preserve"> </w:t>
      </w:r>
      <w:r>
        <w:t>and define</w:t>
      </w:r>
      <w:r>
        <w:rPr>
          <w:spacing w:val="1"/>
        </w:rPr>
        <w:t xml:space="preserve"> </w:t>
      </w:r>
      <w:r>
        <w:t>the</w:t>
      </w:r>
      <w:r>
        <w:rPr>
          <w:spacing w:val="1"/>
        </w:rPr>
        <w:t xml:space="preserve"> </w:t>
      </w:r>
      <w:r>
        <w:t xml:space="preserve">out-strength </w:t>
      </w:r>
      <w:r>
        <w:rPr>
          <w:i/>
        </w:rPr>
        <w:t>d</w:t>
      </w:r>
      <w:r>
        <w:rPr>
          <w:vertAlign w:val="superscript"/>
        </w:rPr>
        <w:t>out</w:t>
      </w:r>
      <w:r>
        <w:rPr>
          <w:spacing w:val="17"/>
          <w:w w:val="110"/>
        </w:rPr>
        <w:t xml:space="preserve"> </w:t>
      </w:r>
      <w:r>
        <w:rPr>
          <w:w w:val="110"/>
        </w:rPr>
        <w:t>=</w:t>
      </w:r>
      <w:r>
        <w:rPr>
          <w:spacing w:val="-14"/>
          <w:w w:val="145"/>
        </w:rPr>
        <w:t xml:space="preserve"> </w:t>
      </w:r>
      <w:r>
        <w:rPr>
          <w:w w:val="145"/>
          <w:position w:val="18"/>
        </w:rPr>
        <w:t>L</w:t>
      </w:r>
      <w:r>
        <w:rPr>
          <w:spacing w:val="33"/>
          <w:w w:val="145"/>
          <w:position w:val="18"/>
        </w:rPr>
        <w:t xml:space="preserve"> </w:t>
      </w:r>
      <w:r>
        <w:rPr>
          <w:i/>
        </w:rPr>
        <w:t>w</w:t>
      </w:r>
      <w:r>
        <w:rPr>
          <w:rFonts w:ascii="Menlo"/>
          <w:i/>
          <w:vertAlign w:val="subscript"/>
        </w:rPr>
        <w:t>ij</w:t>
      </w:r>
      <w:r>
        <w:t>.</w:t>
      </w:r>
      <w:r>
        <w:rPr>
          <w:spacing w:val="28"/>
        </w:rPr>
        <w:t xml:space="preserve"> </w:t>
      </w:r>
      <w:r>
        <w:t>The</w:t>
      </w:r>
      <w:r>
        <w:rPr>
          <w:spacing w:val="1"/>
        </w:rPr>
        <w:t xml:space="preserve"> </w:t>
      </w:r>
      <w:r>
        <w:t>row-stochastic transition</w:t>
      </w:r>
      <w:r>
        <w:rPr>
          <w:spacing w:val="1"/>
        </w:rPr>
        <w:t xml:space="preserve"> </w:t>
      </w:r>
      <w:r>
        <w:rPr>
          <w:spacing w:val="-2"/>
        </w:rPr>
        <w:t>matrix</w:t>
      </w:r>
    </w:p>
    <w:p w14:paraId="00DC1D2E" w14:textId="77777777" w:rsidR="00350CFB" w:rsidRDefault="00350CFB">
      <w:pPr>
        <w:pStyle w:val="BodyText"/>
        <w:sectPr w:rsidR="00350CFB">
          <w:pgSz w:w="11910" w:h="16840"/>
          <w:pgMar w:top="1920" w:right="708" w:bottom="2300" w:left="992" w:header="0" w:footer="2115" w:gutter="0"/>
          <w:cols w:space="720"/>
        </w:sectPr>
      </w:pPr>
    </w:p>
    <w:p w14:paraId="00DC1D2F" w14:textId="77777777" w:rsidR="00350CFB" w:rsidRDefault="00283FFF">
      <w:pPr>
        <w:spacing w:before="176"/>
        <w:ind w:left="282"/>
        <w:rPr>
          <w:sz w:val="24"/>
        </w:rPr>
      </w:pPr>
      <w:r>
        <w:rPr>
          <w:i/>
          <w:sz w:val="24"/>
        </w:rPr>
        <w:t>P</w:t>
      </w:r>
      <w:r>
        <w:rPr>
          <w:i/>
          <w:spacing w:val="34"/>
          <w:sz w:val="24"/>
        </w:rPr>
        <w:t xml:space="preserve"> </w:t>
      </w:r>
      <w:r>
        <w:rPr>
          <w:spacing w:val="-7"/>
          <w:sz w:val="24"/>
        </w:rPr>
        <w:t>is</w:t>
      </w:r>
    </w:p>
    <w:p w14:paraId="00DC1D30" w14:textId="77777777" w:rsidR="00350CFB" w:rsidRDefault="00283FFF">
      <w:pPr>
        <w:pStyle w:val="BodyText"/>
        <w:rPr>
          <w:sz w:val="16"/>
        </w:rPr>
      </w:pPr>
      <w:r>
        <w:br w:type="column"/>
      </w:r>
    </w:p>
    <w:p w14:paraId="00DC1D31" w14:textId="77777777" w:rsidR="00350CFB" w:rsidRDefault="00350CFB">
      <w:pPr>
        <w:pStyle w:val="BodyText"/>
        <w:rPr>
          <w:sz w:val="16"/>
        </w:rPr>
      </w:pPr>
    </w:p>
    <w:p w14:paraId="00DC1D32" w14:textId="77777777" w:rsidR="00350CFB" w:rsidRDefault="00350CFB">
      <w:pPr>
        <w:pStyle w:val="BodyText"/>
        <w:rPr>
          <w:sz w:val="16"/>
        </w:rPr>
      </w:pPr>
    </w:p>
    <w:p w14:paraId="00DC1D33" w14:textId="77777777" w:rsidR="00350CFB" w:rsidRDefault="00350CFB">
      <w:pPr>
        <w:pStyle w:val="BodyText"/>
        <w:spacing w:before="71"/>
        <w:rPr>
          <w:sz w:val="16"/>
        </w:rPr>
      </w:pPr>
    </w:p>
    <w:p w14:paraId="00DC1D34" w14:textId="77777777" w:rsidR="00350CFB" w:rsidRDefault="00283FFF">
      <w:pPr>
        <w:ind w:left="282"/>
        <w:rPr>
          <w:sz w:val="24"/>
        </w:rPr>
      </w:pPr>
      <w:bookmarkStart w:id="109" w:name="_bookmark24"/>
      <w:bookmarkEnd w:id="109"/>
      <w:r>
        <w:rPr>
          <w:i/>
          <w:w w:val="75"/>
          <w:sz w:val="24"/>
        </w:rPr>
        <w:t>P</w:t>
      </w:r>
      <w:r>
        <w:rPr>
          <w:rFonts w:ascii="Menlo"/>
          <w:i/>
          <w:w w:val="75"/>
          <w:sz w:val="24"/>
          <w:vertAlign w:val="subscript"/>
        </w:rPr>
        <w:t>ij</w:t>
      </w:r>
      <w:r>
        <w:rPr>
          <w:rFonts w:ascii="Menlo"/>
          <w:i/>
          <w:spacing w:val="-12"/>
          <w:w w:val="75"/>
          <w:sz w:val="24"/>
        </w:rPr>
        <w:t xml:space="preserve"> </w:t>
      </w:r>
      <w:r>
        <w:rPr>
          <w:spacing w:val="-10"/>
          <w:w w:val="105"/>
          <w:sz w:val="24"/>
        </w:rPr>
        <w:t>=</w:t>
      </w:r>
    </w:p>
    <w:p w14:paraId="00DC1D35" w14:textId="77777777" w:rsidR="00350CFB" w:rsidRDefault="00283FFF">
      <w:pPr>
        <w:spacing w:before="246"/>
        <w:ind w:left="26"/>
        <w:rPr>
          <w:sz w:val="16"/>
        </w:rPr>
      </w:pPr>
      <w:r>
        <w:br w:type="column"/>
      </w:r>
      <w:r>
        <w:rPr>
          <w:spacing w:val="-67"/>
          <w:position w:val="25"/>
          <w:sz w:val="24"/>
        </w:rPr>
        <w:t></w:t>
      </w:r>
      <w:r>
        <w:rPr>
          <w:spacing w:val="-67"/>
          <w:position w:val="4"/>
          <w:sz w:val="24"/>
        </w:rPr>
        <w:t></w:t>
      </w:r>
      <w:r>
        <w:rPr>
          <w:spacing w:val="-67"/>
          <w:position w:val="-3"/>
          <w:sz w:val="24"/>
        </w:rPr>
        <w:t></w:t>
      </w:r>
      <w:r>
        <w:rPr>
          <w:i/>
          <w:spacing w:val="-67"/>
          <w:position w:val="-8"/>
          <w:sz w:val="24"/>
        </w:rPr>
        <w:t>w</w:t>
      </w:r>
      <w:r>
        <w:rPr>
          <w:rFonts w:ascii="Menlo" w:hAnsi="Menlo"/>
          <w:i/>
          <w:spacing w:val="-67"/>
          <w:position w:val="-11"/>
          <w:sz w:val="16"/>
        </w:rPr>
        <w:t>ij</w:t>
      </w:r>
      <w:r>
        <w:rPr>
          <w:rFonts w:ascii="Menlo" w:hAnsi="Menlo"/>
          <w:i/>
          <w:spacing w:val="-69"/>
          <w:position w:val="-11"/>
          <w:sz w:val="16"/>
        </w:rPr>
        <w:t xml:space="preserve"> </w:t>
      </w:r>
      <w:r>
        <w:rPr>
          <w:spacing w:val="-28"/>
          <w:position w:val="-8"/>
          <w:sz w:val="24"/>
        </w:rPr>
        <w:t>/</w:t>
      </w:r>
      <w:r>
        <w:rPr>
          <w:i/>
          <w:spacing w:val="-28"/>
          <w:position w:val="-8"/>
          <w:sz w:val="24"/>
        </w:rPr>
        <w:t>d</w:t>
      </w:r>
      <w:r>
        <w:rPr>
          <w:spacing w:val="-28"/>
          <w:sz w:val="16"/>
        </w:rPr>
        <w:t>out</w:t>
      </w:r>
    </w:p>
    <w:p w14:paraId="00DC1D36" w14:textId="77777777" w:rsidR="00350CFB" w:rsidRDefault="00283FFF">
      <w:pPr>
        <w:pStyle w:val="BodyText"/>
      </w:pPr>
      <w:r>
        <w:br w:type="column"/>
      </w:r>
    </w:p>
    <w:p w14:paraId="00DC1D37" w14:textId="77777777" w:rsidR="00350CFB" w:rsidRDefault="00350CFB">
      <w:pPr>
        <w:pStyle w:val="BodyText"/>
        <w:spacing w:before="31"/>
      </w:pPr>
    </w:p>
    <w:p w14:paraId="00DC1D38" w14:textId="77777777" w:rsidR="00350CFB" w:rsidRDefault="00283FFF">
      <w:pPr>
        <w:ind w:left="208"/>
        <w:rPr>
          <w:i/>
          <w:sz w:val="24"/>
        </w:rPr>
      </w:pPr>
      <w:r>
        <w:rPr>
          <w:i/>
          <w:noProof/>
          <w:sz w:val="24"/>
        </w:rPr>
        <mc:AlternateContent>
          <mc:Choice Requires="wps">
            <w:drawing>
              <wp:anchor distT="0" distB="0" distL="0" distR="0" simplePos="0" relativeHeight="484011008" behindDoc="1" locked="0" layoutInCell="1" allowOverlap="1" wp14:anchorId="00DC26FE" wp14:editId="00DC26FF">
                <wp:simplePos x="0" y="0"/>
                <wp:positionH relativeFrom="page">
                  <wp:posOffset>4231081</wp:posOffset>
                </wp:positionH>
                <wp:positionV relativeFrom="paragraph">
                  <wp:posOffset>103938</wp:posOffset>
                </wp:positionV>
                <wp:extent cx="36830" cy="101600"/>
                <wp:effectExtent l="0" t="0" r="0" b="0"/>
                <wp:wrapNone/>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830" cy="101600"/>
                        </a:xfrm>
                        <a:prstGeom prst="rect">
                          <a:avLst/>
                        </a:prstGeom>
                      </wps:spPr>
                      <wps:txbx>
                        <w:txbxContent>
                          <w:p w14:paraId="00DC280B" w14:textId="77777777" w:rsidR="00350CFB" w:rsidRDefault="00283FFF">
                            <w:pPr>
                              <w:spacing w:line="157" w:lineRule="exact"/>
                              <w:rPr>
                                <w:rFonts w:ascii="Menlo"/>
                                <w:i/>
                                <w:sz w:val="16"/>
                              </w:rPr>
                            </w:pPr>
                            <w:r>
                              <w:rPr>
                                <w:rFonts w:ascii="Menlo"/>
                                <w:i/>
                                <w:spacing w:val="-10"/>
                                <w:w w:val="60"/>
                                <w:sz w:val="16"/>
                              </w:rPr>
                              <w:t>i</w:t>
                            </w:r>
                          </w:p>
                        </w:txbxContent>
                      </wps:txbx>
                      <wps:bodyPr wrap="square" lIns="0" tIns="0" rIns="0" bIns="0" rtlCol="0">
                        <a:noAutofit/>
                      </wps:bodyPr>
                    </wps:wsp>
                  </a:graphicData>
                </a:graphic>
              </wp:anchor>
            </w:drawing>
          </mc:Choice>
          <mc:Fallback>
            <w:pict>
              <v:shape w14:anchorId="00DC26FE" id="Textbox 41" o:spid="_x0000_s1046" type="#_x0000_t202" style="position:absolute;left:0;text-align:left;margin-left:333.15pt;margin-top:8.2pt;width:2.9pt;height:8pt;z-index:-193054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" filled="f" stroked="f">
                <v:textbox inset="0,0,0,0">
                  <w:txbxContent>
                    <w:p w14:paraId="00DC280B" w14:textId="77777777" w:rsidR="00350CFB" w:rsidRDefault="00283FFF">
                      <w:pPr>
                        <w:spacing w:line="157" w:lineRule="exact"/>
                        <w:rPr>
                          <w:rFonts w:ascii="Menlo"/>
                          <w:i/>
                          <w:sz w:val="16"/>
                        </w:rPr>
                      </w:pPr>
                      <w:r>
                        <w:rPr>
                          <w:rFonts w:ascii="Menlo"/>
                          <w:i/>
                          <w:spacing w:val="-10"/>
                          <w:w w:val="60"/>
                          <w:sz w:val="16"/>
                        </w:rPr>
                        <w:t>i</w:t>
                      </w:r>
                    </w:p>
                  </w:txbxContent>
                </v:textbox>
                <w10:wrap anchorx="page"/>
              </v:shape>
            </w:pict>
          </mc:Fallback>
        </mc:AlternateContent>
      </w:r>
      <w:r>
        <w:rPr>
          <w:i/>
          <w:noProof/>
          <w:sz w:val="24"/>
        </w:rPr>
        <mc:AlternateContent>
          <mc:Choice Requires="wps">
            <w:drawing>
              <wp:anchor distT="0" distB="0" distL="0" distR="0" simplePos="0" relativeHeight="484011520" behindDoc="1" locked="0" layoutInCell="1" allowOverlap="1" wp14:anchorId="00DC2700" wp14:editId="00DC2701">
                <wp:simplePos x="0" y="0"/>
                <wp:positionH relativeFrom="page">
                  <wp:posOffset>3250539</wp:posOffset>
                </wp:positionH>
                <wp:positionV relativeFrom="paragraph">
                  <wp:posOffset>269446</wp:posOffset>
                </wp:positionV>
                <wp:extent cx="1390650" cy="608965"/>
                <wp:effectExtent l="0" t="0" r="0" b="0"/>
                <wp:wrapNone/>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0650" cy="608965"/>
                        </a:xfrm>
                        <a:prstGeom prst="rect">
                          <a:avLst/>
                        </a:prstGeom>
                      </wps:spPr>
                      <wps:txbx>
                        <w:txbxContent>
                          <w:p w14:paraId="00DC280C" w14:textId="77777777" w:rsidR="00350CFB" w:rsidRDefault="00283FFF">
                            <w:pPr>
                              <w:tabs>
                                <w:tab w:val="left" w:pos="1216"/>
                                <w:tab w:val="left" w:pos="1824"/>
                              </w:tabs>
                              <w:spacing w:line="400" w:lineRule="exact"/>
                              <w:rPr>
                                <w:sz w:val="24"/>
                              </w:rPr>
                            </w:pPr>
                            <w:r>
                              <w:rPr>
                                <w:spacing w:val="-2"/>
                                <w:w w:val="110"/>
                                <w:position w:val="17"/>
                                <w:sz w:val="24"/>
                              </w:rPr>
                              <w:t></w:t>
                            </w:r>
                            <w:r>
                              <w:rPr>
                                <w:spacing w:val="-2"/>
                                <w:w w:val="110"/>
                                <w:position w:val="10"/>
                                <w:sz w:val="24"/>
                              </w:rPr>
                              <w:t></w:t>
                            </w:r>
                            <w:r>
                              <w:rPr>
                                <w:spacing w:val="-2"/>
                                <w:w w:val="110"/>
                                <w:sz w:val="24"/>
                              </w:rPr>
                              <w:t>1/</w:t>
                            </w:r>
                            <w:r>
                              <w:rPr>
                                <w:i/>
                                <w:spacing w:val="-2"/>
                                <w:w w:val="110"/>
                                <w:sz w:val="24"/>
                              </w:rPr>
                              <w:t>n</w:t>
                            </w:r>
                            <w:r>
                              <w:rPr>
                                <w:i/>
                                <w:sz w:val="24"/>
                              </w:rPr>
                              <w:tab/>
                            </w:r>
                            <w:r>
                              <w:rPr>
                                <w:w w:val="105"/>
                                <w:sz w:val="24"/>
                              </w:rPr>
                              <w:t>if</w:t>
                            </w:r>
                            <w:r>
                              <w:rPr>
                                <w:spacing w:val="-13"/>
                                <w:w w:val="105"/>
                                <w:sz w:val="24"/>
                              </w:rPr>
                              <w:t xml:space="preserve"> </w:t>
                            </w:r>
                            <w:r>
                              <w:rPr>
                                <w:i/>
                                <w:spacing w:val="-10"/>
                                <w:w w:val="110"/>
                                <w:sz w:val="24"/>
                              </w:rPr>
                              <w:t>d</w:t>
                            </w:r>
                            <w:r>
                              <w:rPr>
                                <w:i/>
                                <w:sz w:val="24"/>
                              </w:rPr>
                              <w:tab/>
                            </w:r>
                            <w:r>
                              <w:rPr>
                                <w:w w:val="110"/>
                                <w:sz w:val="24"/>
                              </w:rPr>
                              <w:t>=</w:t>
                            </w:r>
                            <w:r>
                              <w:rPr>
                                <w:spacing w:val="32"/>
                                <w:w w:val="110"/>
                                <w:sz w:val="24"/>
                              </w:rPr>
                              <w:t xml:space="preserve"> </w:t>
                            </w:r>
                            <w:r>
                              <w:rPr>
                                <w:spacing w:val="-25"/>
                                <w:w w:val="110"/>
                                <w:sz w:val="24"/>
                              </w:rPr>
                              <w:t>0</w:t>
                            </w:r>
                          </w:p>
                        </w:txbxContent>
                      </wps:txbx>
                      <wps:bodyPr wrap="square" lIns="0" tIns="0" rIns="0" bIns="0" rtlCol="0">
                        <a:noAutofit/>
                      </wps:bodyPr>
                    </wps:wsp>
                  </a:graphicData>
                </a:graphic>
              </wp:anchor>
            </w:drawing>
          </mc:Choice>
          <mc:Fallback>
            <w:pict>
              <v:shape w14:anchorId="00DC2700" id="Textbox 42" o:spid="_x0000_s1047" type="#_x0000_t202" style="position:absolute;left:0;text-align:left;margin-left:255.95pt;margin-top:21.2pt;width:109.5pt;height:47.95pt;z-index:-193049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" filled="f" stroked="f">
                <v:textbox inset="0,0,0,0">
                  <w:txbxContent>
                    <w:p w14:paraId="00DC280C" w14:textId="77777777" w:rsidR="00350CFB" w:rsidRDefault="00283FFF">
                      <w:pPr>
                        <w:tabs>
                          <w:tab w:val="left" w:pos="1216"/>
                          <w:tab w:val="left" w:pos="1824"/>
                        </w:tabs>
                        <w:spacing w:line="400" w:lineRule="exact"/>
                        <w:rPr>
                          <w:sz w:val="24"/>
                        </w:rPr>
                      </w:pPr>
                      <w:r>
                        <w:rPr>
                          <w:spacing w:val="-2"/>
                          <w:w w:val="110"/>
                          <w:position w:val="17"/>
                          <w:sz w:val="24"/>
                        </w:rPr>
                        <w:t></w:t>
                      </w:r>
                      <w:r>
                        <w:rPr>
                          <w:spacing w:val="-2"/>
                          <w:w w:val="110"/>
                          <w:position w:val="10"/>
                          <w:sz w:val="24"/>
                        </w:rPr>
                        <w:t></w:t>
                      </w:r>
                      <w:r>
                        <w:rPr>
                          <w:spacing w:val="-2"/>
                          <w:w w:val="110"/>
                          <w:sz w:val="24"/>
                        </w:rPr>
                        <w:t>1/</w:t>
                      </w:r>
                      <w:r>
                        <w:rPr>
                          <w:i/>
                          <w:spacing w:val="-2"/>
                          <w:w w:val="110"/>
                          <w:sz w:val="24"/>
                        </w:rPr>
                        <w:t>n</w:t>
                      </w:r>
                      <w:r>
                        <w:rPr>
                          <w:i/>
                          <w:sz w:val="24"/>
                        </w:rPr>
                        <w:tab/>
                      </w:r>
                      <w:r>
                        <w:rPr>
                          <w:w w:val="105"/>
                          <w:sz w:val="24"/>
                        </w:rPr>
                        <w:t>if</w:t>
                      </w:r>
                      <w:r>
                        <w:rPr>
                          <w:spacing w:val="-13"/>
                          <w:w w:val="105"/>
                          <w:sz w:val="24"/>
                        </w:rPr>
                        <w:t xml:space="preserve"> </w:t>
                      </w:r>
                      <w:r>
                        <w:rPr>
                          <w:i/>
                          <w:spacing w:val="-10"/>
                          <w:w w:val="110"/>
                          <w:sz w:val="24"/>
                        </w:rPr>
                        <w:t>d</w:t>
                      </w:r>
                      <w:r>
                        <w:rPr>
                          <w:i/>
                          <w:sz w:val="24"/>
                        </w:rPr>
                        <w:tab/>
                      </w:r>
                      <w:r>
                        <w:rPr>
                          <w:w w:val="110"/>
                          <w:sz w:val="24"/>
                        </w:rPr>
                        <w:t>=</w:t>
                      </w:r>
                      <w:r>
                        <w:rPr>
                          <w:spacing w:val="32"/>
                          <w:w w:val="110"/>
                          <w:sz w:val="24"/>
                        </w:rPr>
                        <w:t xml:space="preserve"> </w:t>
                      </w:r>
                      <w:r>
                        <w:rPr>
                          <w:spacing w:val="-25"/>
                          <w:w w:val="110"/>
                          <w:sz w:val="24"/>
                        </w:rPr>
                        <w:t>0</w:t>
                      </w:r>
                    </w:p>
                  </w:txbxContent>
                </v:textbox>
                <w10:wrap anchorx="page"/>
              </v:shape>
            </w:pict>
          </mc:Fallback>
        </mc:AlternateContent>
      </w:r>
      <w:r>
        <w:rPr>
          <w:sz w:val="24"/>
        </w:rPr>
        <w:t>if</w:t>
      </w:r>
      <w:r>
        <w:rPr>
          <w:spacing w:val="4"/>
          <w:sz w:val="24"/>
        </w:rPr>
        <w:t xml:space="preserve"> </w:t>
      </w:r>
      <w:r>
        <w:rPr>
          <w:i/>
          <w:sz w:val="24"/>
        </w:rPr>
        <w:t>d</w:t>
      </w:r>
      <w:r>
        <w:rPr>
          <w:sz w:val="24"/>
          <w:vertAlign w:val="superscript"/>
        </w:rPr>
        <w:t>out</w:t>
      </w:r>
      <w:r>
        <w:rPr>
          <w:spacing w:val="22"/>
          <w:sz w:val="24"/>
        </w:rPr>
        <w:t xml:space="preserve"> </w:t>
      </w:r>
      <w:r>
        <w:rPr>
          <w:i/>
          <w:sz w:val="24"/>
        </w:rPr>
        <w:t>&gt;</w:t>
      </w:r>
      <w:r>
        <w:rPr>
          <w:i/>
          <w:spacing w:val="12"/>
          <w:sz w:val="24"/>
        </w:rPr>
        <w:t xml:space="preserve"> </w:t>
      </w:r>
      <w:r>
        <w:rPr>
          <w:spacing w:val="-5"/>
          <w:sz w:val="24"/>
        </w:rPr>
        <w:t>0</w:t>
      </w:r>
      <w:r>
        <w:rPr>
          <w:i/>
          <w:spacing w:val="-5"/>
          <w:sz w:val="24"/>
        </w:rPr>
        <w:t>,</w:t>
      </w:r>
    </w:p>
    <w:p w14:paraId="00DC1D39" w14:textId="77777777" w:rsidR="00350CFB" w:rsidRDefault="00283FFF">
      <w:pPr>
        <w:pStyle w:val="BodyText"/>
        <w:rPr>
          <w:i/>
        </w:rPr>
      </w:pPr>
      <w:r>
        <w:br w:type="column"/>
      </w:r>
    </w:p>
    <w:p w14:paraId="00DC1D3A" w14:textId="77777777" w:rsidR="00350CFB" w:rsidRDefault="00350CFB">
      <w:pPr>
        <w:pStyle w:val="BodyText"/>
        <w:spacing w:before="255"/>
        <w:rPr>
          <w:i/>
        </w:rPr>
      </w:pPr>
    </w:p>
    <w:p w14:paraId="00DC1D3B" w14:textId="77777777" w:rsidR="00350CFB" w:rsidRDefault="00283FFF">
      <w:pPr>
        <w:pStyle w:val="BodyText"/>
        <w:ind w:left="282"/>
      </w:pPr>
      <w:r>
        <w:rPr>
          <w:spacing w:val="-2"/>
        </w:rPr>
        <w:t>(2.1)</w:t>
      </w:r>
    </w:p>
    <w:p w14:paraId="00DC1D3C" w14:textId="77777777" w:rsidR="00350CFB" w:rsidRDefault="00350CFB">
      <w:pPr>
        <w:pStyle w:val="BodyText"/>
        <w:sectPr w:rsidR="00350CFB">
          <w:type w:val="continuous"/>
          <w:pgSz w:w="11910" w:h="16840"/>
          <w:pgMar w:top="1920" w:right="708" w:bottom="280" w:left="992" w:header="0" w:footer="2115" w:gutter="0"/>
          <w:cols w:num="5" w:space="720" w:equalWidth="0">
            <w:col w:w="725" w:space="2508"/>
            <w:col w:w="827" w:space="40"/>
            <w:col w:w="995" w:space="40"/>
            <w:col w:w="1287" w:space="2492"/>
            <w:col w:w="1296"/>
          </w:cols>
        </w:sectPr>
      </w:pPr>
    </w:p>
    <w:p w14:paraId="00DC1D3D" w14:textId="77777777" w:rsidR="00350CFB" w:rsidRDefault="00283FFF">
      <w:pPr>
        <w:spacing w:before="31" w:line="165" w:lineRule="exact"/>
        <w:ind w:left="5671"/>
        <w:rPr>
          <w:sz w:val="16"/>
        </w:rPr>
      </w:pPr>
      <w:r>
        <w:rPr>
          <w:noProof/>
          <w:sz w:val="16"/>
        </w:rPr>
        <mc:AlternateContent>
          <mc:Choice Requires="wps">
            <w:drawing>
              <wp:anchor distT="0" distB="0" distL="0" distR="0" simplePos="0" relativeHeight="484010496" behindDoc="1" locked="0" layoutInCell="1" allowOverlap="1" wp14:anchorId="00DC2702" wp14:editId="00DC2703">
                <wp:simplePos x="0" y="0"/>
                <wp:positionH relativeFrom="page">
                  <wp:posOffset>3735628</wp:posOffset>
                </wp:positionH>
                <wp:positionV relativeFrom="paragraph">
                  <wp:posOffset>-216513</wp:posOffset>
                </wp:positionV>
                <wp:extent cx="36830" cy="101600"/>
                <wp:effectExtent l="0" t="0" r="0" b="0"/>
                <wp:wrapNone/>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830" cy="101600"/>
                        </a:xfrm>
                        <a:prstGeom prst="rect">
                          <a:avLst/>
                        </a:prstGeom>
                      </wps:spPr>
                      <wps:txbx>
                        <w:txbxContent>
                          <w:p w14:paraId="00DC280D" w14:textId="77777777" w:rsidR="00350CFB" w:rsidRDefault="00283FFF">
                            <w:pPr>
                              <w:spacing w:line="157" w:lineRule="exact"/>
                              <w:rPr>
                                <w:rFonts w:ascii="Menlo"/>
                                <w:i/>
                                <w:sz w:val="16"/>
                              </w:rPr>
                            </w:pPr>
                            <w:r>
                              <w:rPr>
                                <w:rFonts w:ascii="Menlo"/>
                                <w:i/>
                                <w:spacing w:val="-10"/>
                                <w:w w:val="60"/>
                                <w:sz w:val="16"/>
                              </w:rPr>
                              <w:t>i</w:t>
                            </w:r>
                          </w:p>
                        </w:txbxContent>
                      </wps:txbx>
                      <wps:bodyPr wrap="square" lIns="0" tIns="0" rIns="0" bIns="0" rtlCol="0">
                        <a:noAutofit/>
                      </wps:bodyPr>
                    </wps:wsp>
                  </a:graphicData>
                </a:graphic>
              </wp:anchor>
            </w:drawing>
          </mc:Choice>
          <mc:Fallback>
            <w:pict>
              <v:shape w14:anchorId="00DC2702" id="Textbox 43" o:spid="_x0000_s1048" type="#_x0000_t202" style="position:absolute;left:0;text-align:left;margin-left:294.15pt;margin-top:-17.05pt;width:2.9pt;height:8pt;z-index:-193059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" filled="f" stroked="f">
                <v:textbox inset="0,0,0,0">
                  <w:txbxContent>
                    <w:p w14:paraId="00DC280D" w14:textId="77777777" w:rsidR="00350CFB" w:rsidRDefault="00283FFF">
                      <w:pPr>
                        <w:spacing w:line="157" w:lineRule="exact"/>
                        <w:rPr>
                          <w:rFonts w:ascii="Menlo"/>
                          <w:i/>
                          <w:sz w:val="16"/>
                        </w:rPr>
                      </w:pPr>
                      <w:r>
                        <w:rPr>
                          <w:rFonts w:ascii="Menlo"/>
                          <w:i/>
                          <w:spacing w:val="-10"/>
                          <w:w w:val="60"/>
                          <w:sz w:val="16"/>
                        </w:rPr>
                        <w:t>i</w:t>
                      </w:r>
                    </w:p>
                  </w:txbxContent>
                </v:textbox>
                <w10:wrap anchorx="page"/>
              </v:shape>
            </w:pict>
          </mc:Fallback>
        </mc:AlternateContent>
      </w:r>
      <w:r>
        <w:rPr>
          <w:spacing w:val="-5"/>
          <w:sz w:val="16"/>
        </w:rPr>
        <w:t>out</w:t>
      </w:r>
    </w:p>
    <w:p w14:paraId="00DC1D3E" w14:textId="77777777" w:rsidR="00350CFB" w:rsidRDefault="00283FFF">
      <w:pPr>
        <w:spacing w:line="168" w:lineRule="exact"/>
        <w:ind w:left="5671"/>
        <w:rPr>
          <w:rFonts w:ascii="Menlo"/>
          <w:i/>
          <w:sz w:val="16"/>
        </w:rPr>
      </w:pPr>
      <w:r>
        <w:rPr>
          <w:rFonts w:ascii="Menlo"/>
          <w:i/>
          <w:spacing w:val="-10"/>
          <w:w w:val="70"/>
          <w:sz w:val="16"/>
        </w:rPr>
        <w:t>i</w:t>
      </w:r>
    </w:p>
    <w:p w14:paraId="00DC1D3F" w14:textId="77777777" w:rsidR="00350CFB" w:rsidRDefault="00283FFF">
      <w:pPr>
        <w:pStyle w:val="BodyText"/>
        <w:spacing w:before="167"/>
        <w:ind w:left="274"/>
      </w:pPr>
      <w:r>
        <w:t>(dangling</w:t>
      </w:r>
      <w:r>
        <w:rPr>
          <w:spacing w:val="-5"/>
        </w:rPr>
        <w:t xml:space="preserve"> </w:t>
      </w:r>
      <w:r>
        <w:t>nodes</w:t>
      </w:r>
      <w:r>
        <w:rPr>
          <w:spacing w:val="-4"/>
        </w:rPr>
        <w:t xml:space="preserve"> </w:t>
      </w:r>
      <w:r>
        <w:t>distribute</w:t>
      </w:r>
      <w:r>
        <w:rPr>
          <w:spacing w:val="-3"/>
        </w:rPr>
        <w:t xml:space="preserve"> </w:t>
      </w:r>
      <w:r>
        <w:t>mass</w:t>
      </w:r>
      <w:r>
        <w:rPr>
          <w:spacing w:val="-3"/>
        </w:rPr>
        <w:t xml:space="preserve"> </w:t>
      </w:r>
      <w:r>
        <w:t>uniformly).</w:t>
      </w:r>
      <w:r>
        <w:rPr>
          <w:spacing w:val="16"/>
        </w:rPr>
        <w:t xml:space="preserve"> </w:t>
      </w:r>
      <w:r>
        <w:t>The</w:t>
      </w:r>
      <w:r>
        <w:rPr>
          <w:spacing w:val="-4"/>
        </w:rPr>
        <w:t xml:space="preserve"> </w:t>
      </w:r>
      <w:r>
        <w:t>Google</w:t>
      </w:r>
      <w:r>
        <w:rPr>
          <w:spacing w:val="-3"/>
        </w:rPr>
        <w:t xml:space="preserve"> </w:t>
      </w:r>
      <w:r>
        <w:t>matrix</w:t>
      </w:r>
      <w:r>
        <w:rPr>
          <w:spacing w:val="-3"/>
        </w:rPr>
        <w:t xml:space="preserve"> </w:t>
      </w:r>
      <w:r>
        <w:t>with</w:t>
      </w:r>
      <w:r>
        <w:rPr>
          <w:spacing w:val="-3"/>
        </w:rPr>
        <w:t xml:space="preserve"> </w:t>
      </w:r>
      <w:r>
        <w:t>damping</w:t>
      </w:r>
      <w:r>
        <w:rPr>
          <w:spacing w:val="-4"/>
        </w:rPr>
        <w:t xml:space="preserve"> </w:t>
      </w:r>
      <w:r>
        <w:rPr>
          <w:i/>
        </w:rPr>
        <w:t>d</w:t>
      </w:r>
      <w:r>
        <w:rPr>
          <w:i/>
          <w:spacing w:val="4"/>
        </w:rPr>
        <w:t xml:space="preserve"> </w:t>
      </w:r>
      <w:r>
        <w:rPr>
          <w:rFonts w:ascii="Arial Unicode MS" w:hAnsi="Arial Unicode MS"/>
        </w:rPr>
        <w:t>∈</w:t>
      </w:r>
      <w:r>
        <w:rPr>
          <w:rFonts w:ascii="Arial Unicode MS" w:hAnsi="Arial Unicode MS"/>
          <w:spacing w:val="-4"/>
        </w:rPr>
        <w:t xml:space="preserve"> </w:t>
      </w:r>
      <w:r>
        <w:t>(0</w:t>
      </w:r>
      <w:r>
        <w:rPr>
          <w:i/>
        </w:rPr>
        <w:t>,</w:t>
      </w:r>
      <w:r>
        <w:rPr>
          <w:i/>
          <w:spacing w:val="-20"/>
        </w:rPr>
        <w:t xml:space="preserve"> </w:t>
      </w:r>
      <w:r>
        <w:t>1)</w:t>
      </w:r>
      <w:r>
        <w:rPr>
          <w:spacing w:val="-2"/>
        </w:rPr>
        <w:t xml:space="preserve"> </w:t>
      </w:r>
      <w:r>
        <w:rPr>
          <w:spacing w:val="-5"/>
        </w:rPr>
        <w:t>is</w:t>
      </w:r>
    </w:p>
    <w:p w14:paraId="00DC1D40" w14:textId="77777777" w:rsidR="00350CFB" w:rsidRDefault="00283FFF">
      <w:pPr>
        <w:tabs>
          <w:tab w:val="left" w:pos="9196"/>
        </w:tabs>
        <w:spacing w:before="256" w:line="464" w:lineRule="exact"/>
        <w:ind w:left="3688"/>
        <w:rPr>
          <w:sz w:val="24"/>
        </w:rPr>
      </w:pPr>
      <w:r>
        <w:rPr>
          <w:noProof/>
          <w:sz w:val="24"/>
        </w:rPr>
        <mc:AlternateContent>
          <mc:Choice Requires="wps">
            <w:drawing>
              <wp:anchor distT="0" distB="0" distL="0" distR="0" simplePos="0" relativeHeight="484009472" behindDoc="1" locked="0" layoutInCell="1" allowOverlap="1" wp14:anchorId="00DC2704" wp14:editId="00DC2705">
                <wp:simplePos x="0" y="0"/>
                <wp:positionH relativeFrom="page">
                  <wp:posOffset>3926966</wp:posOffset>
                </wp:positionH>
                <wp:positionV relativeFrom="paragraph">
                  <wp:posOffset>419682</wp:posOffset>
                </wp:positionV>
                <wp:extent cx="337185" cy="1270"/>
                <wp:effectExtent l="0" t="0" r="0" b="0"/>
                <wp:wrapNone/>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7185" cy="1270"/>
                        </a:xfrm>
                        <a:custGeom>
                          <a:avLst/>
                          <a:gdLst/>
                          <a:ahLst/>
                          <a:cxnLst/>
                          <a:rect l="l" t="t" r="r" b="b"/>
                          <a:pathLst>
                            <a:path w="337185">
                              <a:moveTo>
                                <a:pt x="0" y="0"/>
                              </a:moveTo>
                              <a:lnTo>
                                <a:pt x="337146" y="0"/>
                              </a:lnTo>
                            </a:path>
                          </a:pathLst>
                        </a:custGeom>
                        <a:ln w="607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CF6C497" id="Graphic 44" o:spid="_x0000_s1026" style="position:absolute;margin-left:309.2pt;margin-top:33.05pt;width:26.55pt;height:.1pt;z-index:-19307008;visibility:visible;mso-wrap-style:square;mso-wrap-distance-left:0;mso-wrap-distance-top:0;mso-wrap-distance-right:0;mso-wrap-distance-bottom:0;mso-position-horizontal:absolute;mso-position-horizontal-relative:page;mso-position-vertical:absolute;mso-position-vertical-relative:text;v-text-anchor:top" coordsize="33718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" path="m,l337146,e" filled="f" strokeweight=".16869mm">
                <v:path arrowok="t"/>
                <w10:wrap anchorx="page"/>
              </v:shape>
            </w:pict>
          </mc:Fallback>
        </mc:AlternateContent>
      </w:r>
      <w:bookmarkStart w:id="110" w:name="_bookmark25"/>
      <w:bookmarkEnd w:id="110"/>
      <w:r>
        <w:rPr>
          <w:i/>
          <w:w w:val="110"/>
          <w:sz w:val="24"/>
        </w:rPr>
        <w:t>G</w:t>
      </w:r>
      <w:r>
        <w:rPr>
          <w:w w:val="110"/>
          <w:sz w:val="24"/>
          <w:vertAlign w:val="subscript"/>
        </w:rPr>
        <w:t>PR</w:t>
      </w:r>
      <w:r>
        <w:rPr>
          <w:spacing w:val="9"/>
          <w:w w:val="115"/>
          <w:sz w:val="24"/>
        </w:rPr>
        <w:t xml:space="preserve"> </w:t>
      </w:r>
      <w:r>
        <w:rPr>
          <w:w w:val="115"/>
          <w:sz w:val="24"/>
        </w:rPr>
        <w:t xml:space="preserve">= </w:t>
      </w:r>
      <w:r>
        <w:rPr>
          <w:i/>
          <w:w w:val="110"/>
          <w:sz w:val="24"/>
        </w:rPr>
        <w:t>d</w:t>
      </w:r>
      <w:r>
        <w:rPr>
          <w:i/>
          <w:spacing w:val="-26"/>
          <w:w w:val="110"/>
          <w:sz w:val="24"/>
        </w:rPr>
        <w:t xml:space="preserve"> </w:t>
      </w:r>
      <w:r>
        <w:rPr>
          <w:i/>
          <w:w w:val="110"/>
          <w:sz w:val="24"/>
        </w:rPr>
        <w:t>P</w:t>
      </w:r>
      <w:r>
        <w:rPr>
          <w:i/>
          <w:spacing w:val="-32"/>
          <w:w w:val="110"/>
          <w:sz w:val="24"/>
        </w:rPr>
        <w:t xml:space="preserve"> </w:t>
      </w:r>
      <w:r>
        <w:rPr>
          <w:rFonts w:ascii="Apple Symbols" w:hAnsi="Apple Symbols"/>
          <w:w w:val="145"/>
          <w:sz w:val="24"/>
          <w:vertAlign w:val="superscript"/>
        </w:rPr>
        <w:t>⊤</w:t>
      </w:r>
      <w:r>
        <w:rPr>
          <w:rFonts w:ascii="Apple Symbols" w:hAnsi="Apple Symbols"/>
          <w:spacing w:val="-51"/>
          <w:w w:val="145"/>
          <w:sz w:val="24"/>
        </w:rPr>
        <w:t xml:space="preserve"> </w:t>
      </w:r>
      <w:r>
        <w:rPr>
          <w:w w:val="115"/>
          <w:sz w:val="24"/>
        </w:rPr>
        <w:t>+</w:t>
      </w:r>
      <w:r>
        <w:rPr>
          <w:spacing w:val="11"/>
          <w:w w:val="115"/>
          <w:sz w:val="24"/>
        </w:rPr>
        <w:t xml:space="preserve"> </w:t>
      </w:r>
      <w:r>
        <w:rPr>
          <w:w w:val="110"/>
          <w:position w:val="16"/>
          <w:sz w:val="24"/>
        </w:rPr>
        <w:t>1</w:t>
      </w:r>
      <w:r>
        <w:rPr>
          <w:spacing w:val="-11"/>
          <w:w w:val="110"/>
          <w:position w:val="16"/>
          <w:sz w:val="24"/>
        </w:rPr>
        <w:t xml:space="preserve"> </w:t>
      </w:r>
      <w:r>
        <w:rPr>
          <w:rFonts w:ascii="Arial Unicode MS" w:hAnsi="Arial Unicode MS"/>
          <w:w w:val="115"/>
          <w:position w:val="16"/>
          <w:sz w:val="24"/>
        </w:rPr>
        <w:t>−</w:t>
      </w:r>
      <w:r>
        <w:rPr>
          <w:rFonts w:ascii="Arial Unicode MS" w:hAnsi="Arial Unicode MS"/>
          <w:spacing w:val="-22"/>
          <w:w w:val="115"/>
          <w:position w:val="16"/>
          <w:sz w:val="24"/>
        </w:rPr>
        <w:t xml:space="preserve"> </w:t>
      </w:r>
      <w:r>
        <w:rPr>
          <w:i/>
          <w:w w:val="110"/>
          <w:position w:val="16"/>
          <w:sz w:val="24"/>
        </w:rPr>
        <w:t>d</w:t>
      </w:r>
      <w:r>
        <w:rPr>
          <w:i/>
          <w:spacing w:val="-1"/>
          <w:w w:val="110"/>
          <w:position w:val="16"/>
          <w:sz w:val="24"/>
        </w:rPr>
        <w:t xml:space="preserve"> </w:t>
      </w:r>
      <w:r>
        <w:rPr>
          <w:b/>
          <w:spacing w:val="-4"/>
          <w:w w:val="110"/>
          <w:sz w:val="24"/>
        </w:rPr>
        <w:t>11</w:t>
      </w:r>
      <w:r>
        <w:rPr>
          <w:rFonts w:ascii="Apple Symbols" w:hAnsi="Apple Symbols"/>
          <w:spacing w:val="-4"/>
          <w:w w:val="110"/>
          <w:sz w:val="24"/>
          <w:vertAlign w:val="superscript"/>
        </w:rPr>
        <w:t>⊤</w:t>
      </w:r>
      <w:r>
        <w:rPr>
          <w:i/>
          <w:spacing w:val="-4"/>
          <w:w w:val="110"/>
          <w:sz w:val="24"/>
        </w:rPr>
        <w:t>,</w:t>
      </w:r>
      <w:r>
        <w:rPr>
          <w:i/>
          <w:sz w:val="24"/>
        </w:rPr>
        <w:tab/>
      </w:r>
      <w:r>
        <w:rPr>
          <w:spacing w:val="-2"/>
          <w:w w:val="110"/>
          <w:sz w:val="24"/>
        </w:rPr>
        <w:t>(2.2)</w:t>
      </w:r>
    </w:p>
    <w:p w14:paraId="00DC1D41" w14:textId="77777777" w:rsidR="00350CFB" w:rsidRDefault="00283FFF">
      <w:pPr>
        <w:spacing w:line="216" w:lineRule="exact"/>
        <w:ind w:left="709"/>
        <w:jc w:val="center"/>
        <w:rPr>
          <w:i/>
          <w:sz w:val="24"/>
        </w:rPr>
      </w:pPr>
      <w:r>
        <w:rPr>
          <w:i/>
          <w:spacing w:val="-10"/>
          <w:w w:val="115"/>
          <w:sz w:val="24"/>
        </w:rPr>
        <w:t>n</w:t>
      </w:r>
    </w:p>
    <w:p w14:paraId="00DC1D42" w14:textId="77777777" w:rsidR="00350CFB" w:rsidRDefault="00283FFF">
      <w:pPr>
        <w:pStyle w:val="BodyText"/>
        <w:spacing w:before="214"/>
        <w:ind w:left="282"/>
      </w:pPr>
      <w:r>
        <w:rPr>
          <w:noProof/>
        </w:rPr>
        <mc:AlternateContent>
          <mc:Choice Requires="wps">
            <w:drawing>
              <wp:anchor distT="0" distB="0" distL="0" distR="0" simplePos="0" relativeHeight="484012032" behindDoc="1" locked="0" layoutInCell="1" allowOverlap="1" wp14:anchorId="00DC2706" wp14:editId="00DC2707">
                <wp:simplePos x="0" y="0"/>
                <wp:positionH relativeFrom="page">
                  <wp:posOffset>3397707</wp:posOffset>
                </wp:positionH>
                <wp:positionV relativeFrom="paragraph">
                  <wp:posOffset>664549</wp:posOffset>
                </wp:positionV>
                <wp:extent cx="219710" cy="563245"/>
                <wp:effectExtent l="0" t="0" r="0" b="0"/>
                <wp:wrapNone/>
                <wp:docPr id="4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710" cy="563245"/>
                        </a:xfrm>
                        <a:prstGeom prst="rect">
                          <a:avLst/>
                        </a:prstGeom>
                      </wps:spPr>
                      <wps:txbx>
                        <w:txbxContent>
                          <w:p w14:paraId="00DC280E" w14:textId="77777777" w:rsidR="00350CFB" w:rsidRDefault="00283FFF">
                            <w:pPr>
                              <w:pStyle w:val="BodyText"/>
                              <w:spacing w:line="231" w:lineRule="exact"/>
                            </w:pPr>
                            <w:r>
                              <w:rPr>
                                <w:spacing w:val="-10"/>
                                <w:w w:val="235"/>
                              </w:rPr>
                              <w:t>L</w:t>
                            </w:r>
                          </w:p>
                        </w:txbxContent>
                      </wps:txbx>
                      <wps:bodyPr wrap="square" lIns="0" tIns="0" rIns="0" bIns="0" rtlCol="0">
                        <a:noAutofit/>
                      </wps:bodyPr>
                    </wps:wsp>
                  </a:graphicData>
                </a:graphic>
              </wp:anchor>
            </w:drawing>
          </mc:Choice>
          <mc:Fallback>
            <w:pict>
              <v:shape w14:anchorId="00DC2706" id="Textbox 45" o:spid="_x0000_s1049" type="#_x0000_t202" style="position:absolute;left:0;text-align:left;margin-left:267.55pt;margin-top:52.35pt;width:17.3pt;height:44.35pt;z-index:-193044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" filled="f" stroked="f">
                <v:textbox inset="0,0,0,0">
                  <w:txbxContent>
                    <w:p w14:paraId="00DC280E" w14:textId="77777777" w:rsidR="00350CFB" w:rsidRDefault="00283FFF">
                      <w:pPr>
                        <w:pStyle w:val="BodyText"/>
                        <w:spacing w:line="231" w:lineRule="exact"/>
                      </w:pPr>
                      <w:r>
                        <w:rPr>
                          <w:spacing w:val="-10"/>
                          <w:w w:val="235"/>
                        </w:rPr>
                        <w:t>L</w:t>
                      </w:r>
                    </w:p>
                  </w:txbxContent>
                </v:textbox>
                <w10:wrap anchorx="page"/>
              </v:shape>
            </w:pict>
          </mc:Fallback>
        </mc:AlternateContent>
      </w:r>
      <w:r>
        <w:t>and</w:t>
      </w:r>
      <w:r>
        <w:rPr>
          <w:spacing w:val="12"/>
        </w:rPr>
        <w:t xml:space="preserve"> </w:t>
      </w:r>
      <w:r>
        <w:t>the</w:t>
      </w:r>
      <w:r>
        <w:rPr>
          <w:spacing w:val="13"/>
        </w:rPr>
        <w:t xml:space="preserve"> </w:t>
      </w:r>
      <w:r>
        <w:t>PageRank</w:t>
      </w:r>
      <w:r>
        <w:rPr>
          <w:spacing w:val="12"/>
        </w:rPr>
        <w:t xml:space="preserve"> </w:t>
      </w:r>
      <w:r>
        <w:t>vector</w:t>
      </w:r>
      <w:r>
        <w:rPr>
          <w:spacing w:val="13"/>
        </w:rPr>
        <w:t xml:space="preserve"> </w:t>
      </w:r>
      <w:r>
        <w:rPr>
          <w:b/>
          <w:i/>
        </w:rPr>
        <w:t>π</w:t>
      </w:r>
      <w:r>
        <w:rPr>
          <w:b/>
          <w:i/>
          <w:spacing w:val="23"/>
        </w:rPr>
        <w:t xml:space="preserve"> </w:t>
      </w:r>
      <w:r>
        <w:t>satisfies</w:t>
      </w:r>
      <w:r>
        <w:rPr>
          <w:spacing w:val="14"/>
        </w:rPr>
        <w:t xml:space="preserve"> </w:t>
      </w:r>
      <w:r>
        <w:rPr>
          <w:b/>
          <w:i/>
        </w:rPr>
        <w:t>π</w:t>
      </w:r>
      <w:r>
        <w:rPr>
          <w:b/>
          <w:i/>
          <w:spacing w:val="33"/>
        </w:rPr>
        <w:t xml:space="preserve"> </w:t>
      </w:r>
      <w:r>
        <w:t>=</w:t>
      </w:r>
      <w:r>
        <w:rPr>
          <w:spacing w:val="21"/>
        </w:rPr>
        <w:t xml:space="preserve"> </w:t>
      </w:r>
      <w:r>
        <w:rPr>
          <w:i/>
        </w:rPr>
        <w:t>G</w:t>
      </w:r>
      <w:r>
        <w:rPr>
          <w:vertAlign w:val="subscript"/>
        </w:rPr>
        <w:t>PR</w:t>
      </w:r>
      <w:r>
        <w:rPr>
          <w:b/>
          <w:i/>
        </w:rPr>
        <w:t>π</w:t>
      </w:r>
      <w:r>
        <w:rPr>
          <w:b/>
          <w:i/>
          <w:spacing w:val="23"/>
        </w:rPr>
        <w:t xml:space="preserve"> </w:t>
      </w:r>
      <w:r>
        <w:t>with</w:t>
      </w:r>
      <w:r>
        <w:rPr>
          <w:spacing w:val="13"/>
        </w:rPr>
        <w:t xml:space="preserve"> </w:t>
      </w:r>
      <w:r>
        <w:rPr>
          <w:b/>
          <w:i/>
        </w:rPr>
        <w:t>π</w:t>
      </w:r>
      <w:r>
        <w:rPr>
          <w:b/>
          <w:i/>
          <w:spacing w:val="32"/>
        </w:rPr>
        <w:t xml:space="preserve"> </w:t>
      </w:r>
      <w:r>
        <w:rPr>
          <w:rFonts w:ascii="Arial Unicode MS" w:hAnsi="Arial Unicode MS"/>
        </w:rPr>
        <w:t>≥</w:t>
      </w:r>
      <w:r>
        <w:rPr>
          <w:rFonts w:ascii="Arial Unicode MS" w:hAnsi="Arial Unicode MS"/>
          <w:spacing w:val="14"/>
        </w:rPr>
        <w:t xml:space="preserve"> </w:t>
      </w:r>
      <w:r>
        <w:t>0</w:t>
      </w:r>
      <w:r>
        <w:rPr>
          <w:spacing w:val="13"/>
        </w:rPr>
        <w:t xml:space="preserve"> </w:t>
      </w:r>
      <w:r>
        <w:t>and</w:t>
      </w:r>
      <w:r>
        <w:rPr>
          <w:spacing w:val="12"/>
        </w:rPr>
        <w:t xml:space="preserve"> </w:t>
      </w:r>
      <w:bookmarkStart w:id="111" w:name="_bookmark26"/>
      <w:bookmarkEnd w:id="111"/>
      <w:r>
        <w:rPr>
          <w:position w:val="18"/>
        </w:rPr>
        <w:t>L</w:t>
      </w:r>
      <w:r>
        <w:rPr>
          <w:rFonts w:ascii="Menlo" w:hAnsi="Menlo"/>
          <w:i/>
          <w:position w:val="-6"/>
          <w:sz w:val="16"/>
        </w:rPr>
        <w:t>i</w:t>
      </w:r>
      <w:r>
        <w:rPr>
          <w:rFonts w:ascii="Menlo" w:hAnsi="Menlo"/>
          <w:i/>
          <w:spacing w:val="-35"/>
          <w:position w:val="-6"/>
          <w:sz w:val="16"/>
        </w:rPr>
        <w:t xml:space="preserve"> </w:t>
      </w:r>
      <w:r>
        <w:rPr>
          <w:i/>
        </w:rPr>
        <w:t>π</w:t>
      </w:r>
      <w:r>
        <w:rPr>
          <w:rFonts w:ascii="Menlo" w:hAnsi="Menlo"/>
          <w:i/>
          <w:vertAlign w:val="subscript"/>
        </w:rPr>
        <w:t>i</w:t>
      </w:r>
      <w:r>
        <w:rPr>
          <w:rFonts w:ascii="Menlo" w:hAnsi="Menlo"/>
          <w:i/>
          <w:spacing w:val="-51"/>
        </w:rPr>
        <w:t xml:space="preserve"> </w:t>
      </w:r>
      <w:r>
        <w:t>=</w:t>
      </w:r>
      <w:r>
        <w:rPr>
          <w:spacing w:val="22"/>
        </w:rPr>
        <w:t xml:space="preserve"> </w:t>
      </w:r>
      <w:r>
        <w:t>1</w:t>
      </w:r>
      <w:r>
        <w:rPr>
          <w:spacing w:val="13"/>
        </w:rPr>
        <w:t xml:space="preserve"> </w:t>
      </w:r>
      <w:hyperlink w:anchor="_bookmark173" w:history="1">
        <w:r>
          <w:rPr>
            <w:vertAlign w:val="superscript"/>
          </w:rPr>
          <w:t>[40]</w:t>
        </w:r>
      </w:hyperlink>
      <w:r>
        <w:rPr>
          <w:vertAlign w:val="superscript"/>
        </w:rPr>
        <w:t>,</w:t>
      </w:r>
      <w:hyperlink w:anchor="_bookmark182" w:history="1">
        <w:r>
          <w:rPr>
            <w:vertAlign w:val="superscript"/>
          </w:rPr>
          <w:t>[49]</w:t>
        </w:r>
      </w:hyperlink>
      <w:r>
        <w:t>.</w:t>
      </w:r>
      <w:r>
        <w:rPr>
          <w:spacing w:val="38"/>
        </w:rPr>
        <w:t xml:space="preserve"> </w:t>
      </w:r>
      <w:r>
        <w:rPr>
          <w:spacing w:val="-2"/>
        </w:rPr>
        <w:t>Equivalently,</w:t>
      </w:r>
    </w:p>
    <w:p w14:paraId="00DC1D43" w14:textId="77777777" w:rsidR="00350CFB" w:rsidRDefault="00350CFB">
      <w:pPr>
        <w:pStyle w:val="BodyText"/>
        <w:spacing w:before="44"/>
        <w:rPr>
          <w:sz w:val="20"/>
        </w:rPr>
      </w:pPr>
    </w:p>
    <w:p w14:paraId="00DC1D44" w14:textId="77777777" w:rsidR="00350CFB" w:rsidRDefault="00350CFB">
      <w:pPr>
        <w:pStyle w:val="BodyText"/>
        <w:rPr>
          <w:sz w:val="20"/>
        </w:rPr>
        <w:sectPr w:rsidR="00350CFB">
          <w:type w:val="continuous"/>
          <w:pgSz w:w="11910" w:h="16840"/>
          <w:pgMar w:top="1920" w:right="708" w:bottom="280" w:left="992" w:header="0" w:footer="2115" w:gutter="0"/>
          <w:cols w:space="720"/>
        </w:sectPr>
      </w:pPr>
    </w:p>
    <w:p w14:paraId="00DC1D45" w14:textId="77777777" w:rsidR="00350CFB" w:rsidRDefault="00283FFF">
      <w:pPr>
        <w:spacing w:before="223"/>
        <w:ind w:right="816"/>
        <w:jc w:val="right"/>
        <w:rPr>
          <w:i/>
          <w:sz w:val="24"/>
        </w:rPr>
      </w:pPr>
      <w:r>
        <w:rPr>
          <w:i/>
          <w:sz w:val="24"/>
        </w:rPr>
        <w:t>π</w:t>
      </w:r>
      <w:r>
        <w:rPr>
          <w:rFonts w:ascii="Menlo" w:hAnsi="Menlo"/>
          <w:i/>
          <w:sz w:val="24"/>
          <w:vertAlign w:val="subscript"/>
        </w:rPr>
        <w:t>j</w:t>
      </w:r>
      <w:r>
        <w:rPr>
          <w:rFonts w:ascii="Menlo" w:hAnsi="Menlo"/>
          <w:i/>
          <w:spacing w:val="-58"/>
          <w:sz w:val="24"/>
        </w:rPr>
        <w:t xml:space="preserve"> </w:t>
      </w:r>
      <w:r>
        <w:rPr>
          <w:w w:val="115"/>
          <w:sz w:val="24"/>
        </w:rPr>
        <w:t>=</w:t>
      </w:r>
      <w:r>
        <w:rPr>
          <w:spacing w:val="-2"/>
          <w:w w:val="115"/>
          <w:sz w:val="24"/>
        </w:rPr>
        <w:t xml:space="preserve"> </w:t>
      </w:r>
      <w:r>
        <w:rPr>
          <w:i/>
          <w:spacing w:val="-10"/>
          <w:sz w:val="24"/>
        </w:rPr>
        <w:t>d</w:t>
      </w:r>
    </w:p>
    <w:p w14:paraId="00DC1D46" w14:textId="77777777" w:rsidR="00350CFB" w:rsidRDefault="00283FFF">
      <w:pPr>
        <w:spacing w:before="85"/>
        <w:jc w:val="right"/>
        <w:rPr>
          <w:rFonts w:ascii="Menlo" w:hAnsi="Menlo"/>
          <w:i/>
          <w:sz w:val="16"/>
        </w:rPr>
      </w:pPr>
      <w:r>
        <w:rPr>
          <w:rFonts w:ascii="Menlo" w:hAnsi="Menlo"/>
          <w:i/>
          <w:spacing w:val="-2"/>
          <w:w w:val="105"/>
          <w:sz w:val="16"/>
        </w:rPr>
        <w:t>i</w:t>
      </w:r>
      <w:r>
        <w:rPr>
          <w:spacing w:val="-2"/>
          <w:w w:val="105"/>
          <w:sz w:val="16"/>
        </w:rPr>
        <w:t>:(</w:t>
      </w:r>
      <w:r>
        <w:rPr>
          <w:rFonts w:ascii="Menlo" w:hAnsi="Menlo"/>
          <w:i/>
          <w:spacing w:val="-2"/>
          <w:w w:val="105"/>
          <w:sz w:val="16"/>
        </w:rPr>
        <w:t>i</w:t>
      </w:r>
      <w:r>
        <w:rPr>
          <w:rFonts w:ascii="Apple Symbols" w:hAnsi="Apple Symbols"/>
          <w:spacing w:val="-2"/>
          <w:w w:val="105"/>
          <w:sz w:val="16"/>
        </w:rPr>
        <w:t>→</w:t>
      </w:r>
      <w:r>
        <w:rPr>
          <w:rFonts w:ascii="Menlo" w:hAnsi="Menlo"/>
          <w:i/>
          <w:spacing w:val="-2"/>
          <w:w w:val="105"/>
          <w:sz w:val="16"/>
        </w:rPr>
        <w:t>j</w:t>
      </w:r>
      <w:r>
        <w:rPr>
          <w:spacing w:val="-2"/>
          <w:w w:val="105"/>
          <w:sz w:val="16"/>
        </w:rPr>
        <w:t>)</w:t>
      </w:r>
      <w:r>
        <w:rPr>
          <w:rFonts w:ascii="Apple Symbols" w:hAnsi="Apple Symbols"/>
          <w:spacing w:val="-2"/>
          <w:w w:val="105"/>
          <w:sz w:val="16"/>
        </w:rPr>
        <w:t>∈</w:t>
      </w:r>
      <w:r>
        <w:rPr>
          <w:rFonts w:ascii="Menlo" w:hAnsi="Menlo"/>
          <w:i/>
          <w:spacing w:val="-2"/>
          <w:w w:val="105"/>
          <w:sz w:val="16"/>
        </w:rPr>
        <w:t>E</w:t>
      </w:r>
    </w:p>
    <w:p w14:paraId="00DC1D47" w14:textId="77777777" w:rsidR="00350CFB" w:rsidRDefault="00283FFF">
      <w:pPr>
        <w:spacing w:before="57" w:line="234" w:lineRule="exact"/>
        <w:ind w:left="223"/>
        <w:jc w:val="center"/>
        <w:rPr>
          <w:rFonts w:ascii="Menlo"/>
          <w:i/>
          <w:sz w:val="16"/>
        </w:rPr>
      </w:pPr>
      <w:r>
        <w:br w:type="column"/>
      </w:r>
      <w:r>
        <w:rPr>
          <w:i/>
          <w:spacing w:val="-5"/>
          <w:w w:val="90"/>
          <w:position w:val="4"/>
          <w:sz w:val="24"/>
          <w:u w:val="single"/>
        </w:rPr>
        <w:t>w</w:t>
      </w:r>
      <w:r>
        <w:rPr>
          <w:rFonts w:ascii="Menlo"/>
          <w:i/>
          <w:spacing w:val="-5"/>
          <w:w w:val="90"/>
          <w:sz w:val="16"/>
          <w:u w:val="single"/>
        </w:rPr>
        <w:t>ij</w:t>
      </w:r>
    </w:p>
    <w:p w14:paraId="00DC1D48" w14:textId="77777777" w:rsidR="00350CFB" w:rsidRDefault="00283FFF">
      <w:pPr>
        <w:spacing w:line="252" w:lineRule="exact"/>
        <w:ind w:left="8"/>
        <w:rPr>
          <w:sz w:val="16"/>
        </w:rPr>
      </w:pPr>
      <w:r>
        <w:rPr>
          <w:noProof/>
          <w:sz w:val="16"/>
        </w:rPr>
        <mc:AlternateContent>
          <mc:Choice Requires="wps">
            <w:drawing>
              <wp:anchor distT="0" distB="0" distL="0" distR="0" simplePos="0" relativeHeight="484012544" behindDoc="1" locked="0" layoutInCell="1" allowOverlap="1" wp14:anchorId="00DC2708" wp14:editId="00DC2709">
                <wp:simplePos x="0" y="0"/>
                <wp:positionH relativeFrom="page">
                  <wp:posOffset>3925036</wp:posOffset>
                </wp:positionH>
                <wp:positionV relativeFrom="paragraph">
                  <wp:posOffset>89734</wp:posOffset>
                </wp:positionV>
                <wp:extent cx="77470" cy="152400"/>
                <wp:effectExtent l="0" t="0" r="0" b="0"/>
                <wp:wrapNone/>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7470" cy="152400"/>
                        </a:xfrm>
                        <a:prstGeom prst="rect">
                          <a:avLst/>
                        </a:prstGeom>
                      </wps:spPr>
                      <wps:txbx>
                        <w:txbxContent>
                          <w:p w14:paraId="00DC280F" w14:textId="77777777" w:rsidR="00350CFB" w:rsidRDefault="00283FFF">
                            <w:pPr>
                              <w:spacing w:line="231" w:lineRule="exact"/>
                              <w:rPr>
                                <w:i/>
                                <w:sz w:val="24"/>
                              </w:rPr>
                            </w:pPr>
                            <w:r>
                              <w:rPr>
                                <w:i/>
                                <w:spacing w:val="-10"/>
                                <w:sz w:val="24"/>
                              </w:rPr>
                              <w:t>d</w:t>
                            </w:r>
                          </w:p>
                        </w:txbxContent>
                      </wps:txbx>
                      <wps:bodyPr wrap="square" lIns="0" tIns="0" rIns="0" bIns="0" rtlCol="0">
                        <a:noAutofit/>
                      </wps:bodyPr>
                    </wps:wsp>
                  </a:graphicData>
                </a:graphic>
              </wp:anchor>
            </w:drawing>
          </mc:Choice>
          <mc:Fallback>
            <w:pict>
              <v:shape w14:anchorId="00DC2708" id="Textbox 46" o:spid="_x0000_s1050" type="#_x0000_t202" style="position:absolute;left:0;text-align:left;margin-left:309.05pt;margin-top:7.05pt;width:6.1pt;height:12pt;z-index:-193039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" filled="f" stroked="f">
                <v:textbox inset="0,0,0,0">
                  <w:txbxContent>
                    <w:p w14:paraId="00DC280F" w14:textId="77777777" w:rsidR="00350CFB" w:rsidRDefault="00283FFF">
                      <w:pPr>
                        <w:spacing w:line="231" w:lineRule="exact"/>
                        <w:rPr>
                          <w:i/>
                          <w:sz w:val="24"/>
                        </w:rPr>
                      </w:pPr>
                      <w:r>
                        <w:rPr>
                          <w:i/>
                          <w:spacing w:val="-10"/>
                          <w:sz w:val="24"/>
                        </w:rPr>
                        <w:t>d</w:t>
                      </w:r>
                    </w:p>
                  </w:txbxContent>
                </v:textbox>
                <w10:wrap anchorx="page"/>
              </v:shape>
            </w:pict>
          </mc:Fallback>
        </mc:AlternateContent>
      </w:r>
      <w:r>
        <w:rPr>
          <w:i/>
          <w:position w:val="8"/>
          <w:sz w:val="24"/>
        </w:rPr>
        <w:t>π</w:t>
      </w:r>
      <w:r>
        <w:rPr>
          <w:rFonts w:ascii="Menlo" w:hAnsi="Menlo"/>
          <w:i/>
          <w:position w:val="4"/>
          <w:sz w:val="16"/>
        </w:rPr>
        <w:t>i</w:t>
      </w:r>
      <w:r>
        <w:rPr>
          <w:rFonts w:ascii="Menlo" w:hAnsi="Menlo"/>
          <w:i/>
          <w:spacing w:val="31"/>
          <w:position w:val="4"/>
          <w:sz w:val="16"/>
        </w:rPr>
        <w:t xml:space="preserve"> </w:t>
      </w:r>
      <w:r>
        <w:rPr>
          <w:spacing w:val="-5"/>
          <w:sz w:val="16"/>
        </w:rPr>
        <w:t>out</w:t>
      </w:r>
    </w:p>
    <w:p w14:paraId="00DC1D49" w14:textId="77777777" w:rsidR="00350CFB" w:rsidRDefault="00283FFF">
      <w:pPr>
        <w:spacing w:line="168" w:lineRule="exact"/>
        <w:ind w:left="208"/>
        <w:jc w:val="center"/>
        <w:rPr>
          <w:rFonts w:ascii="Menlo"/>
          <w:i/>
          <w:sz w:val="16"/>
        </w:rPr>
      </w:pPr>
      <w:r>
        <w:rPr>
          <w:rFonts w:ascii="Menlo"/>
          <w:i/>
          <w:spacing w:val="-10"/>
          <w:w w:val="70"/>
          <w:sz w:val="16"/>
        </w:rPr>
        <w:t>i</w:t>
      </w:r>
    </w:p>
    <w:p w14:paraId="00DC1D4A" w14:textId="77777777" w:rsidR="00350CFB" w:rsidRDefault="00283FFF">
      <w:pPr>
        <w:pStyle w:val="BodyText"/>
        <w:spacing w:line="311" w:lineRule="exact"/>
        <w:ind w:right="3506"/>
        <w:jc w:val="center"/>
        <w:rPr>
          <w:i/>
        </w:rPr>
      </w:pPr>
      <w:r>
        <w:br w:type="column"/>
      </w:r>
      <w:r>
        <w:rPr>
          <w:w w:val="110"/>
          <w:u w:val="single"/>
        </w:rPr>
        <w:t>1</w:t>
      </w:r>
      <w:r>
        <w:rPr>
          <w:spacing w:val="-9"/>
          <w:w w:val="110"/>
          <w:u w:val="single"/>
        </w:rPr>
        <w:t xml:space="preserve"> </w:t>
      </w:r>
      <w:r>
        <w:rPr>
          <w:rFonts w:ascii="Arial Unicode MS" w:hAnsi="Arial Unicode MS"/>
          <w:w w:val="115"/>
          <w:u w:val="single"/>
        </w:rPr>
        <w:t>−</w:t>
      </w:r>
      <w:r>
        <w:rPr>
          <w:rFonts w:ascii="Arial Unicode MS" w:hAnsi="Arial Unicode MS"/>
          <w:spacing w:val="-20"/>
          <w:w w:val="115"/>
          <w:u w:val="single"/>
        </w:rPr>
        <w:t xml:space="preserve"> </w:t>
      </w:r>
      <w:r>
        <w:rPr>
          <w:i/>
          <w:spacing w:val="-10"/>
          <w:w w:val="110"/>
          <w:u w:val="single"/>
        </w:rPr>
        <w:t>d</w:t>
      </w:r>
    </w:p>
    <w:p w14:paraId="00DC1D4B" w14:textId="77777777" w:rsidR="00350CFB" w:rsidRDefault="00283FFF">
      <w:pPr>
        <w:tabs>
          <w:tab w:val="left" w:pos="860"/>
          <w:tab w:val="left" w:pos="3642"/>
        </w:tabs>
        <w:spacing w:line="132" w:lineRule="exact"/>
        <w:ind w:left="46"/>
        <w:rPr>
          <w:sz w:val="24"/>
        </w:rPr>
      </w:pPr>
      <w:r>
        <w:rPr>
          <w:spacing w:val="-10"/>
          <w:w w:val="110"/>
          <w:sz w:val="24"/>
        </w:rPr>
        <w:t>+</w:t>
      </w:r>
      <w:r>
        <w:rPr>
          <w:sz w:val="24"/>
        </w:rPr>
        <w:tab/>
      </w:r>
      <w:r>
        <w:rPr>
          <w:i/>
          <w:spacing w:val="-10"/>
          <w:w w:val="110"/>
          <w:sz w:val="24"/>
        </w:rPr>
        <w:t>.</w:t>
      </w:r>
      <w:r>
        <w:rPr>
          <w:i/>
          <w:sz w:val="24"/>
        </w:rPr>
        <w:tab/>
      </w:r>
      <w:r>
        <w:rPr>
          <w:spacing w:val="-2"/>
          <w:w w:val="110"/>
          <w:sz w:val="24"/>
        </w:rPr>
        <w:t>(2.3)</w:t>
      </w:r>
    </w:p>
    <w:p w14:paraId="00DC1D4C" w14:textId="77777777" w:rsidR="00350CFB" w:rsidRDefault="00283FFF">
      <w:pPr>
        <w:spacing w:line="220" w:lineRule="exact"/>
        <w:ind w:right="3506"/>
        <w:jc w:val="center"/>
        <w:rPr>
          <w:i/>
          <w:sz w:val="24"/>
        </w:rPr>
      </w:pPr>
      <w:r>
        <w:rPr>
          <w:i/>
          <w:spacing w:val="-10"/>
          <w:w w:val="115"/>
          <w:sz w:val="24"/>
        </w:rPr>
        <w:t>n</w:t>
      </w:r>
    </w:p>
    <w:p w14:paraId="00DC1D4D" w14:textId="77777777" w:rsidR="00350CFB" w:rsidRDefault="00350CFB">
      <w:pPr>
        <w:spacing w:line="220" w:lineRule="exact"/>
        <w:jc w:val="center"/>
        <w:rPr>
          <w:i/>
          <w:sz w:val="24"/>
        </w:rPr>
        <w:sectPr w:rsidR="00350CFB">
          <w:type w:val="continuous"/>
          <w:pgSz w:w="11910" w:h="16840"/>
          <w:pgMar w:top="1920" w:right="708" w:bottom="280" w:left="992" w:header="0" w:footer="2115" w:gutter="0"/>
          <w:cols w:num="3" w:space="720" w:equalWidth="0">
            <w:col w:w="4916" w:space="40"/>
            <w:col w:w="559" w:space="39"/>
            <w:col w:w="4656"/>
          </w:cols>
        </w:sectPr>
      </w:pPr>
    </w:p>
    <w:p w14:paraId="00DC1D4E" w14:textId="77777777" w:rsidR="00350CFB" w:rsidRDefault="00350CFB">
      <w:pPr>
        <w:pStyle w:val="BodyText"/>
        <w:spacing w:before="254"/>
        <w:rPr>
          <w:i/>
        </w:rPr>
      </w:pPr>
    </w:p>
    <w:p w14:paraId="00DC1D4F" w14:textId="77777777" w:rsidR="00350CFB" w:rsidRDefault="00283FFF">
      <w:pPr>
        <w:pStyle w:val="Heading3"/>
        <w:numPr>
          <w:ilvl w:val="2"/>
          <w:numId w:val="26"/>
        </w:numPr>
        <w:tabs>
          <w:tab w:val="left" w:pos="879"/>
        </w:tabs>
        <w:ind w:left="879" w:hanging="597"/>
        <w:jc w:val="both"/>
      </w:pPr>
      <w:bookmarkStart w:id="112" w:name="Random-surfer_interpretation"/>
      <w:bookmarkEnd w:id="112"/>
      <w:r>
        <w:rPr>
          <w:spacing w:val="-2"/>
        </w:rPr>
        <w:t>Random-surfer</w:t>
      </w:r>
      <w:r>
        <w:rPr>
          <w:spacing w:val="9"/>
        </w:rPr>
        <w:t xml:space="preserve"> </w:t>
      </w:r>
      <w:r>
        <w:rPr>
          <w:spacing w:val="-2"/>
        </w:rPr>
        <w:t>interpretation</w:t>
      </w:r>
    </w:p>
    <w:p w14:paraId="00DC1D50" w14:textId="77777777" w:rsidR="00350CFB" w:rsidRDefault="00283FFF">
      <w:pPr>
        <w:pStyle w:val="BodyText"/>
        <w:spacing w:before="182" w:line="456" w:lineRule="exact"/>
        <w:ind w:left="282" w:right="558"/>
        <w:jc w:val="both"/>
      </w:pPr>
      <w:r>
        <w:rPr>
          <w:w w:val="105"/>
        </w:rPr>
        <w:t>Equation</w:t>
      </w:r>
      <w:r>
        <w:rPr>
          <w:spacing w:val="-16"/>
          <w:w w:val="105"/>
        </w:rPr>
        <w:t xml:space="preserve"> </w:t>
      </w:r>
      <w:r>
        <w:rPr>
          <w:w w:val="105"/>
        </w:rPr>
        <w:t>(</w:t>
      </w:r>
      <w:hyperlink w:anchor="_bookmark26" w:history="1">
        <w:r>
          <w:rPr>
            <w:w w:val="105"/>
          </w:rPr>
          <w:t>2.3</w:t>
        </w:r>
      </w:hyperlink>
      <w:r>
        <w:rPr>
          <w:w w:val="105"/>
        </w:rPr>
        <w:t>)</w:t>
      </w:r>
      <w:r>
        <w:rPr>
          <w:spacing w:val="-16"/>
          <w:w w:val="105"/>
        </w:rPr>
        <w:t xml:space="preserve"> </w:t>
      </w:r>
      <w:r>
        <w:rPr>
          <w:w w:val="105"/>
        </w:rPr>
        <w:t>admits</w:t>
      </w:r>
      <w:r>
        <w:rPr>
          <w:spacing w:val="-16"/>
          <w:w w:val="105"/>
        </w:rPr>
        <w:t xml:space="preserve"> </w:t>
      </w:r>
      <w:r>
        <w:rPr>
          <w:w w:val="105"/>
        </w:rPr>
        <w:t>a</w:t>
      </w:r>
      <w:r>
        <w:rPr>
          <w:spacing w:val="-15"/>
          <w:w w:val="105"/>
        </w:rPr>
        <w:t xml:space="preserve"> </w:t>
      </w:r>
      <w:r>
        <w:rPr>
          <w:w w:val="105"/>
        </w:rPr>
        <w:t>probabilistic</w:t>
      </w:r>
      <w:r>
        <w:rPr>
          <w:spacing w:val="-16"/>
          <w:w w:val="105"/>
        </w:rPr>
        <w:t xml:space="preserve"> </w:t>
      </w:r>
      <w:r>
        <w:rPr>
          <w:w w:val="105"/>
        </w:rPr>
        <w:t>reading:</w:t>
      </w:r>
      <w:r>
        <w:rPr>
          <w:spacing w:val="6"/>
          <w:w w:val="105"/>
        </w:rPr>
        <w:t xml:space="preserve"> </w:t>
      </w:r>
      <w:r>
        <w:rPr>
          <w:w w:val="105"/>
        </w:rPr>
        <w:t>a</w:t>
      </w:r>
      <w:r>
        <w:rPr>
          <w:spacing w:val="-16"/>
          <w:w w:val="105"/>
        </w:rPr>
        <w:t xml:space="preserve"> </w:t>
      </w:r>
      <w:r>
        <w:rPr>
          <w:w w:val="105"/>
        </w:rPr>
        <w:t>surfer</w:t>
      </w:r>
      <w:r>
        <w:rPr>
          <w:spacing w:val="-16"/>
          <w:w w:val="105"/>
        </w:rPr>
        <w:t xml:space="preserve"> </w:t>
      </w:r>
      <w:r>
        <w:rPr>
          <w:w w:val="105"/>
        </w:rPr>
        <w:t>follows</w:t>
      </w:r>
      <w:r>
        <w:rPr>
          <w:spacing w:val="-15"/>
          <w:w w:val="105"/>
        </w:rPr>
        <w:t xml:space="preserve"> </w:t>
      </w:r>
      <w:r>
        <w:rPr>
          <w:w w:val="105"/>
        </w:rPr>
        <w:t>outgoing</w:t>
      </w:r>
      <w:r>
        <w:rPr>
          <w:spacing w:val="-16"/>
          <w:w w:val="105"/>
        </w:rPr>
        <w:t xml:space="preserve"> </w:t>
      </w:r>
      <w:r>
        <w:rPr>
          <w:w w:val="105"/>
        </w:rPr>
        <w:t>edges</w:t>
      </w:r>
      <w:r>
        <w:rPr>
          <w:spacing w:val="-16"/>
          <w:w w:val="105"/>
        </w:rPr>
        <w:t xml:space="preserve"> </w:t>
      </w:r>
      <w:r>
        <w:rPr>
          <w:w w:val="105"/>
        </w:rPr>
        <w:t>with</w:t>
      </w:r>
      <w:r>
        <w:rPr>
          <w:spacing w:val="-16"/>
          <w:w w:val="105"/>
        </w:rPr>
        <w:t xml:space="preserve"> </w:t>
      </w:r>
      <w:r>
        <w:rPr>
          <w:w w:val="105"/>
        </w:rPr>
        <w:t xml:space="preserve">probability </w:t>
      </w:r>
      <w:r>
        <w:rPr>
          <w:i/>
          <w:w w:val="105"/>
        </w:rPr>
        <w:t>d</w:t>
      </w:r>
      <w:r>
        <w:rPr>
          <w:i/>
          <w:spacing w:val="-16"/>
          <w:w w:val="105"/>
        </w:rPr>
        <w:t xml:space="preserve"> </w:t>
      </w:r>
      <w:r>
        <w:rPr>
          <w:w w:val="105"/>
        </w:rPr>
        <w:t>and</w:t>
      </w:r>
      <w:r>
        <w:rPr>
          <w:spacing w:val="-16"/>
          <w:w w:val="105"/>
        </w:rPr>
        <w:t xml:space="preserve"> </w:t>
      </w:r>
      <w:r>
        <w:rPr>
          <w:w w:val="105"/>
        </w:rPr>
        <w:t>teleports</w:t>
      </w:r>
      <w:r>
        <w:rPr>
          <w:spacing w:val="-16"/>
          <w:w w:val="105"/>
        </w:rPr>
        <w:t xml:space="preserve"> </w:t>
      </w:r>
      <w:r>
        <w:rPr>
          <w:w w:val="105"/>
        </w:rPr>
        <w:t>uniformly</w:t>
      </w:r>
      <w:r>
        <w:rPr>
          <w:spacing w:val="-15"/>
          <w:w w:val="105"/>
        </w:rPr>
        <w:t xml:space="preserve"> </w:t>
      </w:r>
      <w:r>
        <w:rPr>
          <w:w w:val="105"/>
        </w:rPr>
        <w:t>with</w:t>
      </w:r>
      <w:r>
        <w:rPr>
          <w:spacing w:val="-16"/>
          <w:w w:val="105"/>
        </w:rPr>
        <w:t xml:space="preserve"> </w:t>
      </w:r>
      <w:r>
        <w:rPr>
          <w:w w:val="105"/>
        </w:rPr>
        <w:t>probability</w:t>
      </w:r>
      <w:r>
        <w:rPr>
          <w:spacing w:val="-16"/>
          <w:w w:val="105"/>
        </w:rPr>
        <w:t xml:space="preserve"> </w:t>
      </w:r>
      <w:r>
        <w:rPr>
          <w:w w:val="105"/>
        </w:rPr>
        <w:t>1</w:t>
      </w:r>
      <w:r>
        <w:rPr>
          <w:spacing w:val="-16"/>
          <w:w w:val="105"/>
        </w:rPr>
        <w:t xml:space="preserve"> </w:t>
      </w:r>
      <w:r>
        <w:rPr>
          <w:rFonts w:ascii="Arial Unicode MS" w:hAnsi="Arial Unicode MS"/>
          <w:w w:val="105"/>
        </w:rPr>
        <w:t>−</w:t>
      </w:r>
      <w:r>
        <w:rPr>
          <w:rFonts w:ascii="Arial Unicode MS" w:hAnsi="Arial Unicode MS"/>
          <w:spacing w:val="-17"/>
          <w:w w:val="105"/>
        </w:rPr>
        <w:t xml:space="preserve"> </w:t>
      </w:r>
      <w:r>
        <w:rPr>
          <w:i/>
          <w:w w:val="105"/>
        </w:rPr>
        <w:t>d</w:t>
      </w:r>
      <w:r>
        <w:rPr>
          <w:i/>
          <w:spacing w:val="-14"/>
          <w:w w:val="105"/>
        </w:rPr>
        <w:t xml:space="preserve"> </w:t>
      </w:r>
      <w:r>
        <w:rPr>
          <w:w w:val="105"/>
        </w:rPr>
        <w:t>(Figure</w:t>
      </w:r>
      <w:r>
        <w:rPr>
          <w:spacing w:val="-15"/>
          <w:w w:val="105"/>
        </w:rPr>
        <w:t xml:space="preserve"> </w:t>
      </w:r>
      <w:hyperlink w:anchor="_bookmark27" w:history="1">
        <w:r>
          <w:rPr>
            <w:w w:val="105"/>
          </w:rPr>
          <w:t>2.2</w:t>
        </w:r>
      </w:hyperlink>
      <w:r>
        <w:rPr>
          <w:w w:val="105"/>
        </w:rPr>
        <w:t>).</w:t>
      </w:r>
      <w:r>
        <w:rPr>
          <w:spacing w:val="21"/>
          <w:w w:val="105"/>
        </w:rPr>
        <w:t xml:space="preserve"> </w:t>
      </w:r>
      <w:r>
        <w:rPr>
          <w:w w:val="105"/>
        </w:rPr>
        <w:t>The</w:t>
      </w:r>
      <w:r>
        <w:rPr>
          <w:spacing w:val="-14"/>
          <w:w w:val="105"/>
        </w:rPr>
        <w:t xml:space="preserve"> </w:t>
      </w:r>
      <w:r>
        <w:rPr>
          <w:w w:val="105"/>
        </w:rPr>
        <w:t>stationary</w:t>
      </w:r>
      <w:r>
        <w:rPr>
          <w:spacing w:val="-14"/>
          <w:w w:val="105"/>
        </w:rPr>
        <w:t xml:space="preserve"> </w:t>
      </w:r>
      <w:r>
        <w:rPr>
          <w:w w:val="105"/>
        </w:rPr>
        <w:t>distribution</w:t>
      </w:r>
      <w:r>
        <w:rPr>
          <w:spacing w:val="-14"/>
          <w:w w:val="105"/>
        </w:rPr>
        <w:t xml:space="preserve"> </w:t>
      </w:r>
      <w:r>
        <w:rPr>
          <w:w w:val="105"/>
        </w:rPr>
        <w:t xml:space="preserve">ranks </w:t>
      </w:r>
      <w:r>
        <w:t>nodes</w:t>
      </w:r>
      <w:r>
        <w:rPr>
          <w:spacing w:val="-7"/>
        </w:rPr>
        <w:t xml:space="preserve"> </w:t>
      </w:r>
      <w:r>
        <w:t>by</w:t>
      </w:r>
      <w:r>
        <w:rPr>
          <w:spacing w:val="-7"/>
        </w:rPr>
        <w:t xml:space="preserve"> </w:t>
      </w:r>
      <w:r>
        <w:t>long-run</w:t>
      </w:r>
      <w:r>
        <w:rPr>
          <w:spacing w:val="-7"/>
        </w:rPr>
        <w:t xml:space="preserve"> </w:t>
      </w:r>
      <w:r>
        <w:t>visit</w:t>
      </w:r>
      <w:r>
        <w:rPr>
          <w:spacing w:val="-7"/>
        </w:rPr>
        <w:t xml:space="preserve"> </w:t>
      </w:r>
      <w:r>
        <w:t>frequency. Damping</w:t>
      </w:r>
      <w:r>
        <w:rPr>
          <w:spacing w:val="-7"/>
        </w:rPr>
        <w:t xml:space="preserve"> </w:t>
      </w:r>
      <w:r>
        <w:t>prevents</w:t>
      </w:r>
      <w:r>
        <w:rPr>
          <w:spacing w:val="-7"/>
        </w:rPr>
        <w:t xml:space="preserve"> </w:t>
      </w:r>
      <w:r>
        <w:t>sinks</w:t>
      </w:r>
      <w:r>
        <w:rPr>
          <w:spacing w:val="-7"/>
        </w:rPr>
        <w:t xml:space="preserve"> </w:t>
      </w:r>
      <w:r>
        <w:t>from</w:t>
      </w:r>
      <w:r>
        <w:rPr>
          <w:spacing w:val="-7"/>
        </w:rPr>
        <w:t xml:space="preserve"> </w:t>
      </w:r>
      <w:r>
        <w:t>trapping</w:t>
      </w:r>
      <w:r>
        <w:rPr>
          <w:spacing w:val="-7"/>
        </w:rPr>
        <w:t xml:space="preserve"> </w:t>
      </w:r>
      <w:r>
        <w:t>all</w:t>
      </w:r>
      <w:r>
        <w:rPr>
          <w:spacing w:val="-7"/>
        </w:rPr>
        <w:t xml:space="preserve"> </w:t>
      </w:r>
      <w:r>
        <w:t>mass</w:t>
      </w:r>
      <w:r>
        <w:rPr>
          <w:spacing w:val="-7"/>
        </w:rPr>
        <w:t xml:space="preserve"> </w:t>
      </w:r>
      <w:r>
        <w:t>and</w:t>
      </w:r>
      <w:r>
        <w:rPr>
          <w:spacing w:val="-7"/>
        </w:rPr>
        <w:t xml:space="preserve"> </w:t>
      </w:r>
      <w:r>
        <w:t xml:space="preserve">guarantees </w:t>
      </w:r>
      <w:bookmarkStart w:id="113" w:name="Power_iteration_and_complexity"/>
      <w:bookmarkEnd w:id="113"/>
      <w:r>
        <w:rPr>
          <w:w w:val="105"/>
        </w:rPr>
        <w:t>primitivity</w:t>
      </w:r>
      <w:r>
        <w:rPr>
          <w:spacing w:val="-16"/>
          <w:w w:val="105"/>
        </w:rPr>
        <w:t xml:space="preserve"> </w:t>
      </w:r>
      <w:r>
        <w:rPr>
          <w:w w:val="105"/>
        </w:rPr>
        <w:t>of</w:t>
      </w:r>
      <w:r>
        <w:rPr>
          <w:spacing w:val="-16"/>
          <w:w w:val="105"/>
        </w:rPr>
        <w:t xml:space="preserve"> </w:t>
      </w:r>
      <w:r>
        <w:rPr>
          <w:i/>
          <w:w w:val="105"/>
        </w:rPr>
        <w:t>G</w:t>
      </w:r>
      <w:r>
        <w:rPr>
          <w:w w:val="105"/>
          <w:vertAlign w:val="subscript"/>
        </w:rPr>
        <w:t>PR</w:t>
      </w:r>
      <w:r>
        <w:rPr>
          <w:spacing w:val="-16"/>
          <w:w w:val="105"/>
        </w:rPr>
        <w:t xml:space="preserve"> </w:t>
      </w:r>
      <w:r>
        <w:rPr>
          <w:w w:val="105"/>
        </w:rPr>
        <w:t>under</w:t>
      </w:r>
      <w:r>
        <w:rPr>
          <w:spacing w:val="-15"/>
          <w:w w:val="105"/>
        </w:rPr>
        <w:t xml:space="preserve"> </w:t>
      </w:r>
      <w:r>
        <w:rPr>
          <w:w w:val="105"/>
        </w:rPr>
        <w:t>mild</w:t>
      </w:r>
      <w:r>
        <w:rPr>
          <w:spacing w:val="-16"/>
          <w:w w:val="105"/>
        </w:rPr>
        <w:t xml:space="preserve"> </w:t>
      </w:r>
      <w:r>
        <w:rPr>
          <w:w w:val="105"/>
        </w:rPr>
        <w:t>conditions,</w:t>
      </w:r>
      <w:r>
        <w:rPr>
          <w:spacing w:val="-16"/>
          <w:w w:val="105"/>
        </w:rPr>
        <w:t xml:space="preserve"> </w:t>
      </w:r>
      <w:r>
        <w:rPr>
          <w:w w:val="105"/>
        </w:rPr>
        <w:t>so</w:t>
      </w:r>
      <w:r>
        <w:rPr>
          <w:spacing w:val="-16"/>
          <w:w w:val="105"/>
        </w:rPr>
        <w:t xml:space="preserve"> </w:t>
      </w:r>
      <w:r>
        <w:rPr>
          <w:w w:val="105"/>
        </w:rPr>
        <w:t>the</w:t>
      </w:r>
      <w:r>
        <w:rPr>
          <w:spacing w:val="-15"/>
          <w:w w:val="105"/>
        </w:rPr>
        <w:t xml:space="preserve"> </w:t>
      </w:r>
      <w:r>
        <w:rPr>
          <w:w w:val="105"/>
        </w:rPr>
        <w:t>Perron</w:t>
      </w:r>
      <w:r>
        <w:rPr>
          <w:spacing w:val="-16"/>
          <w:w w:val="105"/>
        </w:rPr>
        <w:t xml:space="preserve"> </w:t>
      </w:r>
      <w:r>
        <w:rPr>
          <w:w w:val="105"/>
        </w:rPr>
        <w:t>vector</w:t>
      </w:r>
      <w:r>
        <w:rPr>
          <w:spacing w:val="-16"/>
          <w:w w:val="105"/>
        </w:rPr>
        <w:t xml:space="preserve"> </w:t>
      </w:r>
      <w:r>
        <w:rPr>
          <w:w w:val="105"/>
        </w:rPr>
        <w:t>is</w:t>
      </w:r>
      <w:r>
        <w:rPr>
          <w:spacing w:val="-16"/>
          <w:w w:val="105"/>
        </w:rPr>
        <w:t xml:space="preserve"> </w:t>
      </w:r>
      <w:r>
        <w:rPr>
          <w:w w:val="105"/>
        </w:rPr>
        <w:t>unique</w:t>
      </w:r>
      <w:r>
        <w:rPr>
          <w:spacing w:val="-15"/>
          <w:w w:val="105"/>
        </w:rPr>
        <w:t xml:space="preserve"> </w:t>
      </w:r>
      <w:hyperlink w:anchor="_bookmark173" w:history="1">
        <w:r>
          <w:rPr>
            <w:w w:val="105"/>
            <w:vertAlign w:val="superscript"/>
          </w:rPr>
          <w:t>[40]</w:t>
        </w:r>
      </w:hyperlink>
      <w:r>
        <w:rPr>
          <w:w w:val="105"/>
        </w:rPr>
        <w:t>.</w:t>
      </w:r>
    </w:p>
    <w:p w14:paraId="00DC1D51" w14:textId="77777777" w:rsidR="00350CFB" w:rsidRDefault="00350CFB">
      <w:pPr>
        <w:pStyle w:val="BodyText"/>
        <w:spacing w:before="148"/>
      </w:pPr>
    </w:p>
    <w:p w14:paraId="00DC1D52" w14:textId="77777777" w:rsidR="00350CFB" w:rsidRDefault="00283FFF">
      <w:pPr>
        <w:pStyle w:val="Heading3"/>
        <w:numPr>
          <w:ilvl w:val="2"/>
          <w:numId w:val="26"/>
        </w:numPr>
        <w:tabs>
          <w:tab w:val="left" w:pos="879"/>
        </w:tabs>
        <w:ind w:left="879" w:hanging="597"/>
        <w:jc w:val="both"/>
      </w:pPr>
      <w:r>
        <w:t>Power</w:t>
      </w:r>
      <w:r>
        <w:rPr>
          <w:spacing w:val="-11"/>
        </w:rPr>
        <w:t xml:space="preserve"> </w:t>
      </w:r>
      <w:r>
        <w:t>iteration</w:t>
      </w:r>
      <w:r>
        <w:rPr>
          <w:spacing w:val="-11"/>
        </w:rPr>
        <w:t xml:space="preserve"> </w:t>
      </w:r>
      <w:r>
        <w:t>and</w:t>
      </w:r>
      <w:r>
        <w:rPr>
          <w:spacing w:val="-11"/>
        </w:rPr>
        <w:t xml:space="preserve"> </w:t>
      </w:r>
      <w:r>
        <w:rPr>
          <w:spacing w:val="-2"/>
        </w:rPr>
        <w:t>complexity</w:t>
      </w:r>
    </w:p>
    <w:p w14:paraId="00DC1D53" w14:textId="77777777" w:rsidR="00350CFB" w:rsidRDefault="00350CFB">
      <w:pPr>
        <w:pStyle w:val="BodyText"/>
        <w:spacing w:before="46"/>
        <w:rPr>
          <w:b/>
        </w:rPr>
      </w:pPr>
    </w:p>
    <w:p w14:paraId="00DC1D54" w14:textId="77777777" w:rsidR="00350CFB" w:rsidRDefault="00283FFF">
      <w:pPr>
        <w:pStyle w:val="BodyText"/>
        <w:spacing w:before="1"/>
        <w:ind w:left="282"/>
        <w:jc w:val="both"/>
      </w:pPr>
      <w:r>
        <w:t>In</w:t>
      </w:r>
      <w:r>
        <w:rPr>
          <w:spacing w:val="-1"/>
        </w:rPr>
        <w:t xml:space="preserve"> </w:t>
      </w:r>
      <w:r>
        <w:t>practice</w:t>
      </w:r>
      <w:r>
        <w:rPr>
          <w:spacing w:val="-1"/>
        </w:rPr>
        <w:t xml:space="preserve"> </w:t>
      </w:r>
      <w:r>
        <w:rPr>
          <w:b/>
          <w:i/>
        </w:rPr>
        <w:t>π</w:t>
      </w:r>
      <w:r>
        <w:rPr>
          <w:b/>
          <w:i/>
          <w:spacing w:val="8"/>
        </w:rPr>
        <w:t xml:space="preserve"> </w:t>
      </w:r>
      <w:r>
        <w:t>is</w:t>
      </w:r>
      <w:r>
        <w:rPr>
          <w:spacing w:val="-1"/>
        </w:rPr>
        <w:t xml:space="preserve"> </w:t>
      </w:r>
      <w:r>
        <w:t>computed by</w:t>
      </w:r>
      <w:r>
        <w:rPr>
          <w:spacing w:val="-1"/>
        </w:rPr>
        <w:t xml:space="preserve"> </w:t>
      </w:r>
      <w:r>
        <w:t>power</w:t>
      </w:r>
      <w:r>
        <w:rPr>
          <w:spacing w:val="-1"/>
        </w:rPr>
        <w:t xml:space="preserve"> </w:t>
      </w:r>
      <w:r>
        <w:rPr>
          <w:spacing w:val="-2"/>
        </w:rPr>
        <w:t>iteration:</w:t>
      </w:r>
    </w:p>
    <w:p w14:paraId="00DC1D55" w14:textId="77777777" w:rsidR="00350CFB" w:rsidRDefault="00350CFB">
      <w:pPr>
        <w:pStyle w:val="BodyText"/>
        <w:spacing w:before="256"/>
      </w:pPr>
    </w:p>
    <w:p w14:paraId="00DC1D56" w14:textId="77777777" w:rsidR="00350CFB" w:rsidRDefault="00283FFF">
      <w:pPr>
        <w:tabs>
          <w:tab w:val="left" w:pos="9196"/>
        </w:tabs>
        <w:spacing w:before="1"/>
        <w:ind w:left="4092"/>
        <w:rPr>
          <w:sz w:val="24"/>
        </w:rPr>
      </w:pPr>
      <w:r>
        <w:rPr>
          <w:b/>
          <w:i/>
          <w:w w:val="115"/>
          <w:sz w:val="24"/>
        </w:rPr>
        <w:t>π</w:t>
      </w:r>
      <w:r>
        <w:rPr>
          <w:w w:val="115"/>
          <w:position w:val="10"/>
          <w:sz w:val="16"/>
        </w:rPr>
        <w:t>(</w:t>
      </w:r>
      <w:r>
        <w:rPr>
          <w:rFonts w:ascii="Menlo" w:hAnsi="Menlo"/>
          <w:i/>
          <w:w w:val="115"/>
          <w:position w:val="10"/>
          <w:sz w:val="16"/>
        </w:rPr>
        <w:t>t</w:t>
      </w:r>
      <w:r>
        <w:rPr>
          <w:w w:val="115"/>
          <w:position w:val="10"/>
          <w:sz w:val="16"/>
        </w:rPr>
        <w:t>+1)</w:t>
      </w:r>
      <w:r>
        <w:rPr>
          <w:spacing w:val="42"/>
          <w:w w:val="115"/>
          <w:position w:val="10"/>
          <w:sz w:val="16"/>
        </w:rPr>
        <w:t xml:space="preserve"> </w:t>
      </w:r>
      <w:r>
        <w:rPr>
          <w:w w:val="115"/>
          <w:sz w:val="24"/>
        </w:rPr>
        <w:t>=</w:t>
      </w:r>
      <w:r>
        <w:rPr>
          <w:spacing w:val="9"/>
          <w:w w:val="115"/>
          <w:sz w:val="24"/>
        </w:rPr>
        <w:t xml:space="preserve"> </w:t>
      </w:r>
      <w:r>
        <w:rPr>
          <w:i/>
          <w:spacing w:val="-2"/>
          <w:w w:val="115"/>
          <w:sz w:val="24"/>
        </w:rPr>
        <w:t>G</w:t>
      </w:r>
      <w:r>
        <w:rPr>
          <w:spacing w:val="-2"/>
          <w:w w:val="115"/>
          <w:position w:val="-3"/>
          <w:sz w:val="16"/>
        </w:rPr>
        <w:t>PR</w:t>
      </w:r>
      <w:r>
        <w:rPr>
          <w:b/>
          <w:i/>
          <w:spacing w:val="-2"/>
          <w:w w:val="115"/>
          <w:sz w:val="24"/>
        </w:rPr>
        <w:t>π</w:t>
      </w:r>
      <w:r>
        <w:rPr>
          <w:spacing w:val="-2"/>
          <w:w w:val="115"/>
          <w:position w:val="10"/>
          <w:sz w:val="16"/>
        </w:rPr>
        <w:t>(</w:t>
      </w:r>
      <w:r>
        <w:rPr>
          <w:rFonts w:ascii="Menlo" w:hAnsi="Menlo"/>
          <w:i/>
          <w:spacing w:val="-2"/>
          <w:w w:val="115"/>
          <w:position w:val="10"/>
          <w:sz w:val="16"/>
        </w:rPr>
        <w:t>t</w:t>
      </w:r>
      <w:r>
        <w:rPr>
          <w:spacing w:val="-2"/>
          <w:w w:val="115"/>
          <w:position w:val="10"/>
          <w:sz w:val="16"/>
        </w:rPr>
        <w:t>)</w:t>
      </w:r>
      <w:r>
        <w:rPr>
          <w:i/>
          <w:spacing w:val="-2"/>
          <w:w w:val="115"/>
          <w:sz w:val="24"/>
        </w:rPr>
        <w:t>,</w:t>
      </w:r>
      <w:r>
        <w:rPr>
          <w:i/>
          <w:sz w:val="24"/>
        </w:rPr>
        <w:tab/>
      </w:r>
      <w:r>
        <w:rPr>
          <w:spacing w:val="-2"/>
          <w:w w:val="115"/>
          <w:sz w:val="24"/>
        </w:rPr>
        <w:t>(2.4)</w:t>
      </w:r>
    </w:p>
    <w:p w14:paraId="00DC1D57" w14:textId="77777777" w:rsidR="00350CFB" w:rsidRDefault="00350CFB">
      <w:pPr>
        <w:rPr>
          <w:sz w:val="24"/>
        </w:rPr>
        <w:sectPr w:rsidR="00350CFB">
          <w:type w:val="continuous"/>
          <w:pgSz w:w="11910" w:h="16840"/>
          <w:pgMar w:top="1920" w:right="708" w:bottom="280" w:left="992" w:header="0" w:footer="2115" w:gutter="0"/>
          <w:cols w:space="720"/>
        </w:sectPr>
      </w:pPr>
    </w:p>
    <w:p w14:paraId="00DC1D58" w14:textId="77777777" w:rsidR="00350CFB" w:rsidRDefault="00283FFF">
      <w:pPr>
        <w:ind w:left="2873"/>
        <w:rPr>
          <w:sz w:val="20"/>
        </w:rPr>
      </w:pPr>
      <w:r>
        <w:rPr>
          <w:noProof/>
          <w:sz w:val="20"/>
        </w:rPr>
        <w:lastRenderedPageBreak/>
        <mc:AlternateContent>
          <mc:Choice Requires="wpg">
            <w:drawing>
              <wp:inline distT="0" distB="0" distL="0" distR="0" wp14:anchorId="00DC270A" wp14:editId="00DC270B">
                <wp:extent cx="2651125" cy="1355090"/>
                <wp:effectExtent l="9525" t="0" r="0" b="6984"/>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51125" cy="1355090"/>
                          <a:chOff x="0" y="0"/>
                          <a:chExt cx="2651125" cy="1355090"/>
                        </a:xfrm>
                      </wpg:grpSpPr>
                      <wps:wsp>
                        <wps:cNvPr id="48" name="Graphic 48"/>
                        <wps:cNvSpPr/>
                        <wps:spPr>
                          <a:xfrm>
                            <a:off x="2530" y="2530"/>
                            <a:ext cx="2646045" cy="1350010"/>
                          </a:xfrm>
                          <a:custGeom>
                            <a:avLst/>
                            <a:gdLst/>
                            <a:ahLst/>
                            <a:cxnLst/>
                            <a:rect l="l" t="t" r="r" b="b"/>
                            <a:pathLst>
                              <a:path w="2646045" h="1350010">
                                <a:moveTo>
                                  <a:pt x="342003" y="675005"/>
                                </a:moveTo>
                                <a:lnTo>
                                  <a:pt x="335894" y="629546"/>
                                </a:lnTo>
                                <a:lnTo>
                                  <a:pt x="318656" y="588697"/>
                                </a:lnTo>
                                <a:lnTo>
                                  <a:pt x="291918" y="554088"/>
                                </a:lnTo>
                                <a:lnTo>
                                  <a:pt x="257309" y="527350"/>
                                </a:lnTo>
                                <a:lnTo>
                                  <a:pt x="216460" y="510112"/>
                                </a:lnTo>
                                <a:lnTo>
                                  <a:pt x="171001" y="504003"/>
                                </a:lnTo>
                                <a:lnTo>
                                  <a:pt x="125542" y="510112"/>
                                </a:lnTo>
                                <a:lnTo>
                                  <a:pt x="84693" y="527350"/>
                                </a:lnTo>
                                <a:lnTo>
                                  <a:pt x="50084" y="554088"/>
                                </a:lnTo>
                                <a:lnTo>
                                  <a:pt x="23346" y="588697"/>
                                </a:lnTo>
                                <a:lnTo>
                                  <a:pt x="6108" y="629546"/>
                                </a:lnTo>
                                <a:lnTo>
                                  <a:pt x="0" y="675005"/>
                                </a:lnTo>
                                <a:lnTo>
                                  <a:pt x="6108" y="720464"/>
                                </a:lnTo>
                                <a:lnTo>
                                  <a:pt x="23346" y="761313"/>
                                </a:lnTo>
                                <a:lnTo>
                                  <a:pt x="50084" y="795922"/>
                                </a:lnTo>
                                <a:lnTo>
                                  <a:pt x="84693" y="822660"/>
                                </a:lnTo>
                                <a:lnTo>
                                  <a:pt x="125542" y="839898"/>
                                </a:lnTo>
                                <a:lnTo>
                                  <a:pt x="171001" y="846007"/>
                                </a:lnTo>
                                <a:lnTo>
                                  <a:pt x="216460" y="839898"/>
                                </a:lnTo>
                                <a:lnTo>
                                  <a:pt x="257309" y="822660"/>
                                </a:lnTo>
                                <a:lnTo>
                                  <a:pt x="291918" y="795922"/>
                                </a:lnTo>
                                <a:lnTo>
                                  <a:pt x="318656" y="761313"/>
                                </a:lnTo>
                                <a:lnTo>
                                  <a:pt x="335894" y="720464"/>
                                </a:lnTo>
                                <a:lnTo>
                                  <a:pt x="342003" y="675005"/>
                                </a:lnTo>
                                <a:close/>
                              </a:path>
                              <a:path w="2646045" h="1350010">
                                <a:moveTo>
                                  <a:pt x="1494016" y="171001"/>
                                </a:moveTo>
                                <a:lnTo>
                                  <a:pt x="1487908" y="125542"/>
                                </a:lnTo>
                                <a:lnTo>
                                  <a:pt x="1470669" y="84693"/>
                                </a:lnTo>
                                <a:lnTo>
                                  <a:pt x="1443931" y="50084"/>
                                </a:lnTo>
                                <a:lnTo>
                                  <a:pt x="1409322" y="23346"/>
                                </a:lnTo>
                                <a:lnTo>
                                  <a:pt x="1368474" y="6108"/>
                                </a:lnTo>
                                <a:lnTo>
                                  <a:pt x="1323014" y="0"/>
                                </a:lnTo>
                                <a:lnTo>
                                  <a:pt x="1277555" y="6108"/>
                                </a:lnTo>
                                <a:lnTo>
                                  <a:pt x="1236706" y="23346"/>
                                </a:lnTo>
                                <a:lnTo>
                                  <a:pt x="1202097" y="50084"/>
                                </a:lnTo>
                                <a:lnTo>
                                  <a:pt x="1175359" y="84693"/>
                                </a:lnTo>
                                <a:lnTo>
                                  <a:pt x="1158121" y="125542"/>
                                </a:lnTo>
                                <a:lnTo>
                                  <a:pt x="1152013" y="171001"/>
                                </a:lnTo>
                                <a:lnTo>
                                  <a:pt x="1158121" y="216460"/>
                                </a:lnTo>
                                <a:lnTo>
                                  <a:pt x="1175359" y="257309"/>
                                </a:lnTo>
                                <a:lnTo>
                                  <a:pt x="1202097" y="291918"/>
                                </a:lnTo>
                                <a:lnTo>
                                  <a:pt x="1236706" y="318656"/>
                                </a:lnTo>
                                <a:lnTo>
                                  <a:pt x="1277555" y="335894"/>
                                </a:lnTo>
                                <a:lnTo>
                                  <a:pt x="1323014" y="342003"/>
                                </a:lnTo>
                                <a:lnTo>
                                  <a:pt x="1368474" y="335894"/>
                                </a:lnTo>
                                <a:lnTo>
                                  <a:pt x="1409322" y="318656"/>
                                </a:lnTo>
                                <a:lnTo>
                                  <a:pt x="1443931" y="291918"/>
                                </a:lnTo>
                                <a:lnTo>
                                  <a:pt x="1470669" y="257309"/>
                                </a:lnTo>
                                <a:lnTo>
                                  <a:pt x="1487908" y="216460"/>
                                </a:lnTo>
                                <a:lnTo>
                                  <a:pt x="1494016" y="171001"/>
                                </a:lnTo>
                                <a:close/>
                              </a:path>
                              <a:path w="2646045" h="1350010">
                                <a:moveTo>
                                  <a:pt x="1494016" y="1179009"/>
                                </a:moveTo>
                                <a:lnTo>
                                  <a:pt x="1487908" y="1133550"/>
                                </a:lnTo>
                                <a:lnTo>
                                  <a:pt x="1470669" y="1092701"/>
                                </a:lnTo>
                                <a:lnTo>
                                  <a:pt x="1443931" y="1058092"/>
                                </a:lnTo>
                                <a:lnTo>
                                  <a:pt x="1409322" y="1031354"/>
                                </a:lnTo>
                                <a:lnTo>
                                  <a:pt x="1368474" y="1014116"/>
                                </a:lnTo>
                                <a:lnTo>
                                  <a:pt x="1323014" y="1008007"/>
                                </a:lnTo>
                                <a:lnTo>
                                  <a:pt x="1277555" y="1014116"/>
                                </a:lnTo>
                                <a:lnTo>
                                  <a:pt x="1236706" y="1031354"/>
                                </a:lnTo>
                                <a:lnTo>
                                  <a:pt x="1202097" y="1058092"/>
                                </a:lnTo>
                                <a:lnTo>
                                  <a:pt x="1175359" y="1092701"/>
                                </a:lnTo>
                                <a:lnTo>
                                  <a:pt x="1158121" y="1133550"/>
                                </a:lnTo>
                                <a:lnTo>
                                  <a:pt x="1152013" y="1179009"/>
                                </a:lnTo>
                                <a:lnTo>
                                  <a:pt x="1158121" y="1224468"/>
                                </a:lnTo>
                                <a:lnTo>
                                  <a:pt x="1175359" y="1265317"/>
                                </a:lnTo>
                                <a:lnTo>
                                  <a:pt x="1202097" y="1299926"/>
                                </a:lnTo>
                                <a:lnTo>
                                  <a:pt x="1236706" y="1326664"/>
                                </a:lnTo>
                                <a:lnTo>
                                  <a:pt x="1277555" y="1343902"/>
                                </a:lnTo>
                                <a:lnTo>
                                  <a:pt x="1323014" y="1350011"/>
                                </a:lnTo>
                                <a:lnTo>
                                  <a:pt x="1368474" y="1343902"/>
                                </a:lnTo>
                                <a:lnTo>
                                  <a:pt x="1409322" y="1326664"/>
                                </a:lnTo>
                                <a:lnTo>
                                  <a:pt x="1443931" y="1299926"/>
                                </a:lnTo>
                                <a:lnTo>
                                  <a:pt x="1470669" y="1265317"/>
                                </a:lnTo>
                                <a:lnTo>
                                  <a:pt x="1487908" y="1224468"/>
                                </a:lnTo>
                                <a:lnTo>
                                  <a:pt x="1494016" y="1179009"/>
                                </a:lnTo>
                                <a:close/>
                              </a:path>
                              <a:path w="2646045" h="1350010">
                                <a:moveTo>
                                  <a:pt x="2646029" y="675005"/>
                                </a:moveTo>
                                <a:lnTo>
                                  <a:pt x="2639921" y="629546"/>
                                </a:lnTo>
                                <a:lnTo>
                                  <a:pt x="2622683" y="588697"/>
                                </a:lnTo>
                                <a:lnTo>
                                  <a:pt x="2595944" y="554088"/>
                                </a:lnTo>
                                <a:lnTo>
                                  <a:pt x="2561336" y="527350"/>
                                </a:lnTo>
                                <a:lnTo>
                                  <a:pt x="2520487" y="510112"/>
                                </a:lnTo>
                                <a:lnTo>
                                  <a:pt x="2475027" y="504003"/>
                                </a:lnTo>
                                <a:lnTo>
                                  <a:pt x="2429568" y="510112"/>
                                </a:lnTo>
                                <a:lnTo>
                                  <a:pt x="2388719" y="527350"/>
                                </a:lnTo>
                                <a:lnTo>
                                  <a:pt x="2354111" y="554088"/>
                                </a:lnTo>
                                <a:lnTo>
                                  <a:pt x="2327372" y="588697"/>
                                </a:lnTo>
                                <a:lnTo>
                                  <a:pt x="2310134" y="629546"/>
                                </a:lnTo>
                                <a:lnTo>
                                  <a:pt x="2304026" y="675005"/>
                                </a:lnTo>
                                <a:lnTo>
                                  <a:pt x="2310134" y="720464"/>
                                </a:lnTo>
                                <a:lnTo>
                                  <a:pt x="2327372" y="761313"/>
                                </a:lnTo>
                                <a:lnTo>
                                  <a:pt x="2354111" y="795922"/>
                                </a:lnTo>
                                <a:lnTo>
                                  <a:pt x="2388719" y="822660"/>
                                </a:lnTo>
                                <a:lnTo>
                                  <a:pt x="2429568" y="839898"/>
                                </a:lnTo>
                                <a:lnTo>
                                  <a:pt x="2475027" y="846007"/>
                                </a:lnTo>
                                <a:lnTo>
                                  <a:pt x="2520487" y="839898"/>
                                </a:lnTo>
                                <a:lnTo>
                                  <a:pt x="2561336" y="822660"/>
                                </a:lnTo>
                                <a:lnTo>
                                  <a:pt x="2595944" y="795922"/>
                                </a:lnTo>
                                <a:lnTo>
                                  <a:pt x="2622683" y="761313"/>
                                </a:lnTo>
                                <a:lnTo>
                                  <a:pt x="2639921" y="720464"/>
                                </a:lnTo>
                                <a:lnTo>
                                  <a:pt x="2646029" y="675005"/>
                                </a:lnTo>
                                <a:close/>
                              </a:path>
                            </a:pathLst>
                          </a:custGeom>
                          <a:ln w="5060">
                            <a:solidFill>
                              <a:srgbClr val="000000"/>
                            </a:solidFill>
                            <a:prstDash val="solid"/>
                          </a:ln>
                        </wps:spPr>
                        <wps:bodyPr wrap="square" lIns="0" tIns="0" rIns="0" bIns="0" rtlCol="0">
                          <a:prstTxWarp prst="textNoShape">
                            <a:avLst/>
                          </a:prstTxWarp>
                          <a:noAutofit/>
                        </wps:bodyPr>
                      </wps:wsp>
                      <wps:wsp>
                        <wps:cNvPr id="49" name="Graphic 49"/>
                        <wps:cNvSpPr/>
                        <wps:spPr>
                          <a:xfrm>
                            <a:off x="332505" y="265759"/>
                            <a:ext cx="782320" cy="342265"/>
                          </a:xfrm>
                          <a:custGeom>
                            <a:avLst/>
                            <a:gdLst/>
                            <a:ahLst/>
                            <a:cxnLst/>
                            <a:rect l="l" t="t" r="r" b="b"/>
                            <a:pathLst>
                              <a:path w="782320" h="342265">
                                <a:moveTo>
                                  <a:pt x="0" y="342227"/>
                                </a:moveTo>
                                <a:lnTo>
                                  <a:pt x="782228" y="0"/>
                                </a:lnTo>
                              </a:path>
                            </a:pathLst>
                          </a:custGeom>
                          <a:ln w="10122">
                            <a:solidFill>
                              <a:srgbClr val="000000"/>
                            </a:solidFill>
                            <a:prstDash val="solid"/>
                          </a:ln>
                        </wps:spPr>
                        <wps:bodyPr wrap="square" lIns="0" tIns="0" rIns="0" bIns="0" rtlCol="0">
                          <a:prstTxWarp prst="textNoShape">
                            <a:avLst/>
                          </a:prstTxWarp>
                          <a:noAutofit/>
                        </wps:bodyPr>
                      </wps:wsp>
                      <wps:wsp>
                        <wps:cNvPr id="50" name="Graphic 50"/>
                        <wps:cNvSpPr/>
                        <wps:spPr>
                          <a:xfrm>
                            <a:off x="1090123" y="248858"/>
                            <a:ext cx="63500" cy="44450"/>
                          </a:xfrm>
                          <a:custGeom>
                            <a:avLst/>
                            <a:gdLst/>
                            <a:ahLst/>
                            <a:cxnLst/>
                            <a:rect l="l" t="t" r="r" b="b"/>
                            <a:pathLst>
                              <a:path w="63500" h="44450">
                                <a:moveTo>
                                  <a:pt x="0" y="3239"/>
                                </a:moveTo>
                                <a:lnTo>
                                  <a:pt x="26928" y="15887"/>
                                </a:lnTo>
                                <a:lnTo>
                                  <a:pt x="17941" y="44248"/>
                                </a:lnTo>
                                <a:lnTo>
                                  <a:pt x="63242" y="0"/>
                                </a:lnTo>
                                <a:lnTo>
                                  <a:pt x="0" y="3239"/>
                                </a:lnTo>
                                <a:close/>
                              </a:path>
                            </a:pathLst>
                          </a:custGeom>
                          <a:solidFill>
                            <a:srgbClr val="000000"/>
                          </a:solidFill>
                        </wps:spPr>
                        <wps:bodyPr wrap="square" lIns="0" tIns="0" rIns="0" bIns="0" rtlCol="0">
                          <a:prstTxWarp prst="textNoShape">
                            <a:avLst/>
                          </a:prstTxWarp>
                          <a:noAutofit/>
                        </wps:bodyPr>
                      </wps:wsp>
                      <wps:wsp>
                        <wps:cNvPr id="51" name="Graphic 51"/>
                        <wps:cNvSpPr/>
                        <wps:spPr>
                          <a:xfrm>
                            <a:off x="1090123" y="248858"/>
                            <a:ext cx="63500" cy="44450"/>
                          </a:xfrm>
                          <a:custGeom>
                            <a:avLst/>
                            <a:gdLst/>
                            <a:ahLst/>
                            <a:cxnLst/>
                            <a:rect l="l" t="t" r="r" b="b"/>
                            <a:pathLst>
                              <a:path w="63500" h="44450">
                                <a:moveTo>
                                  <a:pt x="63242" y="0"/>
                                </a:moveTo>
                                <a:lnTo>
                                  <a:pt x="0" y="3239"/>
                                </a:lnTo>
                                <a:lnTo>
                                  <a:pt x="26928" y="15887"/>
                                </a:lnTo>
                                <a:lnTo>
                                  <a:pt x="17941" y="44248"/>
                                </a:lnTo>
                                <a:lnTo>
                                  <a:pt x="63242" y="0"/>
                                </a:lnTo>
                                <a:close/>
                              </a:path>
                            </a:pathLst>
                          </a:custGeom>
                          <a:ln w="10121">
                            <a:solidFill>
                              <a:srgbClr val="000000"/>
                            </a:solidFill>
                            <a:prstDash val="solid"/>
                          </a:ln>
                        </wps:spPr>
                        <wps:bodyPr wrap="square" lIns="0" tIns="0" rIns="0" bIns="0" rtlCol="0">
                          <a:prstTxWarp prst="textNoShape">
                            <a:avLst/>
                          </a:prstTxWarp>
                          <a:noAutofit/>
                        </wps:bodyPr>
                      </wps:wsp>
                      <wps:wsp>
                        <wps:cNvPr id="52" name="Graphic 52"/>
                        <wps:cNvSpPr/>
                        <wps:spPr>
                          <a:xfrm>
                            <a:off x="332505" y="747085"/>
                            <a:ext cx="782320" cy="342265"/>
                          </a:xfrm>
                          <a:custGeom>
                            <a:avLst/>
                            <a:gdLst/>
                            <a:ahLst/>
                            <a:cxnLst/>
                            <a:rect l="l" t="t" r="r" b="b"/>
                            <a:pathLst>
                              <a:path w="782320" h="342265">
                                <a:moveTo>
                                  <a:pt x="0" y="0"/>
                                </a:moveTo>
                                <a:lnTo>
                                  <a:pt x="782228" y="342227"/>
                                </a:lnTo>
                              </a:path>
                            </a:pathLst>
                          </a:custGeom>
                          <a:ln w="10122">
                            <a:solidFill>
                              <a:srgbClr val="000000"/>
                            </a:solidFill>
                            <a:prstDash val="solid"/>
                          </a:ln>
                        </wps:spPr>
                        <wps:bodyPr wrap="square" lIns="0" tIns="0" rIns="0" bIns="0" rtlCol="0">
                          <a:prstTxWarp prst="textNoShape">
                            <a:avLst/>
                          </a:prstTxWarp>
                          <a:noAutofit/>
                        </wps:bodyPr>
                      </wps:wsp>
                      <wps:wsp>
                        <wps:cNvPr id="53" name="Graphic 53"/>
                        <wps:cNvSpPr/>
                        <wps:spPr>
                          <a:xfrm>
                            <a:off x="1090123" y="1061965"/>
                            <a:ext cx="63500" cy="44450"/>
                          </a:xfrm>
                          <a:custGeom>
                            <a:avLst/>
                            <a:gdLst/>
                            <a:ahLst/>
                            <a:cxnLst/>
                            <a:rect l="l" t="t" r="r" b="b"/>
                            <a:pathLst>
                              <a:path w="63500" h="44450">
                                <a:moveTo>
                                  <a:pt x="17941" y="0"/>
                                </a:moveTo>
                                <a:lnTo>
                                  <a:pt x="26928" y="28360"/>
                                </a:lnTo>
                                <a:lnTo>
                                  <a:pt x="0" y="41008"/>
                                </a:lnTo>
                                <a:lnTo>
                                  <a:pt x="63242" y="44248"/>
                                </a:lnTo>
                                <a:lnTo>
                                  <a:pt x="17941" y="0"/>
                                </a:lnTo>
                                <a:close/>
                              </a:path>
                            </a:pathLst>
                          </a:custGeom>
                          <a:solidFill>
                            <a:srgbClr val="000000"/>
                          </a:solidFill>
                        </wps:spPr>
                        <wps:bodyPr wrap="square" lIns="0" tIns="0" rIns="0" bIns="0" rtlCol="0">
                          <a:prstTxWarp prst="textNoShape">
                            <a:avLst/>
                          </a:prstTxWarp>
                          <a:noAutofit/>
                        </wps:bodyPr>
                      </wps:wsp>
                      <wps:wsp>
                        <wps:cNvPr id="54" name="Graphic 54"/>
                        <wps:cNvSpPr/>
                        <wps:spPr>
                          <a:xfrm>
                            <a:off x="1090123" y="1061965"/>
                            <a:ext cx="63500" cy="44450"/>
                          </a:xfrm>
                          <a:custGeom>
                            <a:avLst/>
                            <a:gdLst/>
                            <a:ahLst/>
                            <a:cxnLst/>
                            <a:rect l="l" t="t" r="r" b="b"/>
                            <a:pathLst>
                              <a:path w="63500" h="44450">
                                <a:moveTo>
                                  <a:pt x="63242" y="44248"/>
                                </a:moveTo>
                                <a:lnTo>
                                  <a:pt x="17941" y="0"/>
                                </a:lnTo>
                                <a:lnTo>
                                  <a:pt x="26928" y="28360"/>
                                </a:lnTo>
                                <a:lnTo>
                                  <a:pt x="0" y="41008"/>
                                </a:lnTo>
                                <a:lnTo>
                                  <a:pt x="63242" y="44248"/>
                                </a:lnTo>
                                <a:close/>
                              </a:path>
                            </a:pathLst>
                          </a:custGeom>
                          <a:ln w="10121">
                            <a:solidFill>
                              <a:srgbClr val="000000"/>
                            </a:solidFill>
                            <a:prstDash val="solid"/>
                          </a:ln>
                        </wps:spPr>
                        <wps:bodyPr wrap="square" lIns="0" tIns="0" rIns="0" bIns="0" rtlCol="0">
                          <a:prstTxWarp prst="textNoShape">
                            <a:avLst/>
                          </a:prstTxWarp>
                          <a:noAutofit/>
                        </wps:bodyPr>
                      </wps:wsp>
                      <wps:wsp>
                        <wps:cNvPr id="55" name="Graphic 55"/>
                        <wps:cNvSpPr/>
                        <wps:spPr>
                          <a:xfrm>
                            <a:off x="1484519" y="243081"/>
                            <a:ext cx="782320" cy="342265"/>
                          </a:xfrm>
                          <a:custGeom>
                            <a:avLst/>
                            <a:gdLst/>
                            <a:ahLst/>
                            <a:cxnLst/>
                            <a:rect l="l" t="t" r="r" b="b"/>
                            <a:pathLst>
                              <a:path w="782320" h="342265">
                                <a:moveTo>
                                  <a:pt x="0" y="0"/>
                                </a:moveTo>
                                <a:lnTo>
                                  <a:pt x="782227" y="342226"/>
                                </a:lnTo>
                              </a:path>
                            </a:pathLst>
                          </a:custGeom>
                          <a:ln w="10122">
                            <a:solidFill>
                              <a:srgbClr val="000000"/>
                            </a:solidFill>
                            <a:prstDash val="solid"/>
                          </a:ln>
                        </wps:spPr>
                        <wps:bodyPr wrap="square" lIns="0" tIns="0" rIns="0" bIns="0" rtlCol="0">
                          <a:prstTxWarp prst="textNoShape">
                            <a:avLst/>
                          </a:prstTxWarp>
                          <a:noAutofit/>
                        </wps:bodyPr>
                      </wps:wsp>
                      <wps:wsp>
                        <wps:cNvPr id="56" name="Graphic 56"/>
                        <wps:cNvSpPr/>
                        <wps:spPr>
                          <a:xfrm>
                            <a:off x="2242136" y="557961"/>
                            <a:ext cx="63500" cy="44450"/>
                          </a:xfrm>
                          <a:custGeom>
                            <a:avLst/>
                            <a:gdLst/>
                            <a:ahLst/>
                            <a:cxnLst/>
                            <a:rect l="l" t="t" r="r" b="b"/>
                            <a:pathLst>
                              <a:path w="63500" h="44450">
                                <a:moveTo>
                                  <a:pt x="17941" y="0"/>
                                </a:moveTo>
                                <a:lnTo>
                                  <a:pt x="26928" y="28360"/>
                                </a:lnTo>
                                <a:lnTo>
                                  <a:pt x="0" y="41008"/>
                                </a:lnTo>
                                <a:lnTo>
                                  <a:pt x="63242" y="44248"/>
                                </a:lnTo>
                                <a:lnTo>
                                  <a:pt x="17941" y="0"/>
                                </a:lnTo>
                                <a:close/>
                              </a:path>
                            </a:pathLst>
                          </a:custGeom>
                          <a:solidFill>
                            <a:srgbClr val="000000"/>
                          </a:solidFill>
                        </wps:spPr>
                        <wps:bodyPr wrap="square" lIns="0" tIns="0" rIns="0" bIns="0" rtlCol="0">
                          <a:prstTxWarp prst="textNoShape">
                            <a:avLst/>
                          </a:prstTxWarp>
                          <a:noAutofit/>
                        </wps:bodyPr>
                      </wps:wsp>
                      <wps:wsp>
                        <wps:cNvPr id="57" name="Graphic 57"/>
                        <wps:cNvSpPr/>
                        <wps:spPr>
                          <a:xfrm>
                            <a:off x="2242136" y="557961"/>
                            <a:ext cx="63500" cy="44450"/>
                          </a:xfrm>
                          <a:custGeom>
                            <a:avLst/>
                            <a:gdLst/>
                            <a:ahLst/>
                            <a:cxnLst/>
                            <a:rect l="l" t="t" r="r" b="b"/>
                            <a:pathLst>
                              <a:path w="63500" h="44450">
                                <a:moveTo>
                                  <a:pt x="63242" y="44248"/>
                                </a:moveTo>
                                <a:lnTo>
                                  <a:pt x="17941" y="0"/>
                                </a:lnTo>
                                <a:lnTo>
                                  <a:pt x="26928" y="28360"/>
                                </a:lnTo>
                                <a:lnTo>
                                  <a:pt x="0" y="41008"/>
                                </a:lnTo>
                                <a:lnTo>
                                  <a:pt x="63242" y="44248"/>
                                </a:lnTo>
                                <a:close/>
                              </a:path>
                            </a:pathLst>
                          </a:custGeom>
                          <a:ln w="10121">
                            <a:solidFill>
                              <a:srgbClr val="000000"/>
                            </a:solidFill>
                            <a:prstDash val="solid"/>
                          </a:ln>
                        </wps:spPr>
                        <wps:bodyPr wrap="square" lIns="0" tIns="0" rIns="0" bIns="0" rtlCol="0">
                          <a:prstTxWarp prst="textNoShape">
                            <a:avLst/>
                          </a:prstTxWarp>
                          <a:noAutofit/>
                        </wps:bodyPr>
                      </wps:wsp>
                      <wps:wsp>
                        <wps:cNvPr id="58" name="Graphic 58"/>
                        <wps:cNvSpPr/>
                        <wps:spPr>
                          <a:xfrm>
                            <a:off x="1484519" y="769763"/>
                            <a:ext cx="782320" cy="342265"/>
                          </a:xfrm>
                          <a:custGeom>
                            <a:avLst/>
                            <a:gdLst/>
                            <a:ahLst/>
                            <a:cxnLst/>
                            <a:rect l="l" t="t" r="r" b="b"/>
                            <a:pathLst>
                              <a:path w="782320" h="342265">
                                <a:moveTo>
                                  <a:pt x="0" y="342226"/>
                                </a:moveTo>
                                <a:lnTo>
                                  <a:pt x="782227" y="0"/>
                                </a:lnTo>
                              </a:path>
                            </a:pathLst>
                          </a:custGeom>
                          <a:ln w="10122">
                            <a:solidFill>
                              <a:srgbClr val="000000"/>
                            </a:solidFill>
                            <a:prstDash val="solid"/>
                          </a:ln>
                        </wps:spPr>
                        <wps:bodyPr wrap="square" lIns="0" tIns="0" rIns="0" bIns="0" rtlCol="0">
                          <a:prstTxWarp prst="textNoShape">
                            <a:avLst/>
                          </a:prstTxWarp>
                          <a:noAutofit/>
                        </wps:bodyPr>
                      </wps:wsp>
                      <wps:wsp>
                        <wps:cNvPr id="59" name="Graphic 59"/>
                        <wps:cNvSpPr/>
                        <wps:spPr>
                          <a:xfrm>
                            <a:off x="2242136" y="752861"/>
                            <a:ext cx="63500" cy="44450"/>
                          </a:xfrm>
                          <a:custGeom>
                            <a:avLst/>
                            <a:gdLst/>
                            <a:ahLst/>
                            <a:cxnLst/>
                            <a:rect l="l" t="t" r="r" b="b"/>
                            <a:pathLst>
                              <a:path w="63500" h="44450">
                                <a:moveTo>
                                  <a:pt x="0" y="3239"/>
                                </a:moveTo>
                                <a:lnTo>
                                  <a:pt x="26928" y="15887"/>
                                </a:lnTo>
                                <a:lnTo>
                                  <a:pt x="17941" y="44248"/>
                                </a:lnTo>
                                <a:lnTo>
                                  <a:pt x="63242" y="0"/>
                                </a:lnTo>
                                <a:lnTo>
                                  <a:pt x="0" y="3239"/>
                                </a:lnTo>
                                <a:close/>
                              </a:path>
                            </a:pathLst>
                          </a:custGeom>
                          <a:solidFill>
                            <a:srgbClr val="000000"/>
                          </a:solidFill>
                        </wps:spPr>
                        <wps:bodyPr wrap="square" lIns="0" tIns="0" rIns="0" bIns="0" rtlCol="0">
                          <a:prstTxWarp prst="textNoShape">
                            <a:avLst/>
                          </a:prstTxWarp>
                          <a:noAutofit/>
                        </wps:bodyPr>
                      </wps:wsp>
                      <wps:wsp>
                        <wps:cNvPr id="60" name="Graphic 60"/>
                        <wps:cNvSpPr/>
                        <wps:spPr>
                          <a:xfrm>
                            <a:off x="2242136" y="752861"/>
                            <a:ext cx="63500" cy="44450"/>
                          </a:xfrm>
                          <a:custGeom>
                            <a:avLst/>
                            <a:gdLst/>
                            <a:ahLst/>
                            <a:cxnLst/>
                            <a:rect l="l" t="t" r="r" b="b"/>
                            <a:pathLst>
                              <a:path w="63500" h="44450">
                                <a:moveTo>
                                  <a:pt x="63242" y="0"/>
                                </a:moveTo>
                                <a:lnTo>
                                  <a:pt x="0" y="3239"/>
                                </a:lnTo>
                                <a:lnTo>
                                  <a:pt x="26928" y="15887"/>
                                </a:lnTo>
                                <a:lnTo>
                                  <a:pt x="17941" y="44248"/>
                                </a:lnTo>
                                <a:lnTo>
                                  <a:pt x="63242" y="0"/>
                                </a:lnTo>
                                <a:close/>
                              </a:path>
                            </a:pathLst>
                          </a:custGeom>
                          <a:ln w="10121">
                            <a:solidFill>
                              <a:srgbClr val="000000"/>
                            </a:solidFill>
                            <a:prstDash val="solid"/>
                          </a:ln>
                        </wps:spPr>
                        <wps:bodyPr wrap="square" lIns="0" tIns="0" rIns="0" bIns="0" rtlCol="0">
                          <a:prstTxWarp prst="textNoShape">
                            <a:avLst/>
                          </a:prstTxWarp>
                          <a:noAutofit/>
                        </wps:bodyPr>
                      </wps:wsp>
                      <wps:wsp>
                        <wps:cNvPr id="61" name="Graphic 61"/>
                        <wps:cNvSpPr/>
                        <wps:spPr>
                          <a:xfrm>
                            <a:off x="382085" y="750871"/>
                            <a:ext cx="1938655" cy="249554"/>
                          </a:xfrm>
                          <a:custGeom>
                            <a:avLst/>
                            <a:gdLst/>
                            <a:ahLst/>
                            <a:cxnLst/>
                            <a:rect l="l" t="t" r="r" b="b"/>
                            <a:pathLst>
                              <a:path w="1938655" h="249554">
                                <a:moveTo>
                                  <a:pt x="1938201" y="0"/>
                                </a:moveTo>
                                <a:lnTo>
                                  <a:pt x="1886962" y="23406"/>
                                </a:lnTo>
                                <a:lnTo>
                                  <a:pt x="1836135" y="45645"/>
                                </a:lnTo>
                                <a:lnTo>
                                  <a:pt x="1785703" y="66718"/>
                                </a:lnTo>
                                <a:lnTo>
                                  <a:pt x="1735651" y="86626"/>
                                </a:lnTo>
                                <a:lnTo>
                                  <a:pt x="1685960" y="105373"/>
                                </a:lnTo>
                                <a:lnTo>
                                  <a:pt x="1636616" y="122959"/>
                                </a:lnTo>
                                <a:lnTo>
                                  <a:pt x="1587602" y="139388"/>
                                </a:lnTo>
                                <a:lnTo>
                                  <a:pt x="1538901" y="154661"/>
                                </a:lnTo>
                                <a:lnTo>
                                  <a:pt x="1490497" y="168780"/>
                                </a:lnTo>
                                <a:lnTo>
                                  <a:pt x="1442373" y="181748"/>
                                </a:lnTo>
                                <a:lnTo>
                                  <a:pt x="1394513" y="193566"/>
                                </a:lnTo>
                                <a:lnTo>
                                  <a:pt x="1346900" y="204237"/>
                                </a:lnTo>
                                <a:lnTo>
                                  <a:pt x="1299519" y="213762"/>
                                </a:lnTo>
                                <a:lnTo>
                                  <a:pt x="1252353" y="222144"/>
                                </a:lnTo>
                                <a:lnTo>
                                  <a:pt x="1205384" y="229385"/>
                                </a:lnTo>
                                <a:lnTo>
                                  <a:pt x="1158598" y="235487"/>
                                </a:lnTo>
                                <a:lnTo>
                                  <a:pt x="1111977" y="240452"/>
                                </a:lnTo>
                                <a:lnTo>
                                  <a:pt x="1065505" y="244282"/>
                                </a:lnTo>
                                <a:lnTo>
                                  <a:pt x="1019166" y="246979"/>
                                </a:lnTo>
                                <a:lnTo>
                                  <a:pt x="972943" y="248545"/>
                                </a:lnTo>
                                <a:lnTo>
                                  <a:pt x="926819" y="248982"/>
                                </a:lnTo>
                                <a:lnTo>
                                  <a:pt x="880779" y="248293"/>
                                </a:lnTo>
                                <a:lnTo>
                                  <a:pt x="834806" y="246480"/>
                                </a:lnTo>
                                <a:lnTo>
                                  <a:pt x="788883" y="243543"/>
                                </a:lnTo>
                                <a:lnTo>
                                  <a:pt x="742994" y="239487"/>
                                </a:lnTo>
                                <a:lnTo>
                                  <a:pt x="697123" y="234312"/>
                                </a:lnTo>
                                <a:lnTo>
                                  <a:pt x="651253" y="228021"/>
                                </a:lnTo>
                                <a:lnTo>
                                  <a:pt x="605368" y="220616"/>
                                </a:lnTo>
                                <a:lnTo>
                                  <a:pt x="559451" y="212099"/>
                                </a:lnTo>
                                <a:lnTo>
                                  <a:pt x="513486" y="202472"/>
                                </a:lnTo>
                                <a:lnTo>
                                  <a:pt x="467456" y="191737"/>
                                </a:lnTo>
                                <a:lnTo>
                                  <a:pt x="421346" y="179896"/>
                                </a:lnTo>
                                <a:lnTo>
                                  <a:pt x="375138" y="166952"/>
                                </a:lnTo>
                                <a:lnTo>
                                  <a:pt x="328816" y="152906"/>
                                </a:lnTo>
                                <a:lnTo>
                                  <a:pt x="282365" y="137760"/>
                                </a:lnTo>
                                <a:lnTo>
                                  <a:pt x="235766" y="121517"/>
                                </a:lnTo>
                                <a:lnTo>
                                  <a:pt x="189005" y="104179"/>
                                </a:lnTo>
                                <a:lnTo>
                                  <a:pt x="142064" y="85747"/>
                                </a:lnTo>
                                <a:lnTo>
                                  <a:pt x="94927" y="66224"/>
                                </a:lnTo>
                                <a:lnTo>
                                  <a:pt x="47578" y="45612"/>
                                </a:lnTo>
                                <a:lnTo>
                                  <a:pt x="0" y="23912"/>
                                </a:lnTo>
                              </a:path>
                            </a:pathLst>
                          </a:custGeom>
                          <a:ln w="10122">
                            <a:solidFill>
                              <a:srgbClr val="000000"/>
                            </a:solidFill>
                            <a:prstDash val="dash"/>
                          </a:ln>
                        </wps:spPr>
                        <wps:bodyPr wrap="square" lIns="0" tIns="0" rIns="0" bIns="0" rtlCol="0">
                          <a:prstTxWarp prst="textNoShape">
                            <a:avLst/>
                          </a:prstTxWarp>
                          <a:noAutofit/>
                        </wps:bodyPr>
                      </wps:wsp>
                      <wps:wsp>
                        <wps:cNvPr id="62" name="Graphic 62"/>
                        <wps:cNvSpPr/>
                        <wps:spPr>
                          <a:xfrm>
                            <a:off x="343866" y="756963"/>
                            <a:ext cx="63500" cy="45720"/>
                          </a:xfrm>
                          <a:custGeom>
                            <a:avLst/>
                            <a:gdLst/>
                            <a:ahLst/>
                            <a:cxnLst/>
                            <a:rect l="l" t="t" r="r" b="b"/>
                            <a:pathLst>
                              <a:path w="63500" h="45720">
                                <a:moveTo>
                                  <a:pt x="44233" y="45320"/>
                                </a:moveTo>
                                <a:lnTo>
                                  <a:pt x="35925" y="16751"/>
                                </a:lnTo>
                                <a:lnTo>
                                  <a:pt x="63150" y="4751"/>
                                </a:lnTo>
                                <a:lnTo>
                                  <a:pt x="0" y="0"/>
                                </a:lnTo>
                                <a:lnTo>
                                  <a:pt x="44233" y="45320"/>
                                </a:lnTo>
                                <a:close/>
                              </a:path>
                            </a:pathLst>
                          </a:custGeom>
                          <a:solidFill>
                            <a:srgbClr val="000000"/>
                          </a:solidFill>
                        </wps:spPr>
                        <wps:bodyPr wrap="square" lIns="0" tIns="0" rIns="0" bIns="0" rtlCol="0">
                          <a:prstTxWarp prst="textNoShape">
                            <a:avLst/>
                          </a:prstTxWarp>
                          <a:noAutofit/>
                        </wps:bodyPr>
                      </wps:wsp>
                      <wps:wsp>
                        <wps:cNvPr id="63" name="Graphic 63"/>
                        <wps:cNvSpPr/>
                        <wps:spPr>
                          <a:xfrm>
                            <a:off x="343866" y="756963"/>
                            <a:ext cx="63500" cy="45720"/>
                          </a:xfrm>
                          <a:custGeom>
                            <a:avLst/>
                            <a:gdLst/>
                            <a:ahLst/>
                            <a:cxnLst/>
                            <a:rect l="l" t="t" r="r" b="b"/>
                            <a:pathLst>
                              <a:path w="63500" h="45720">
                                <a:moveTo>
                                  <a:pt x="0" y="0"/>
                                </a:moveTo>
                                <a:lnTo>
                                  <a:pt x="44233" y="45320"/>
                                </a:lnTo>
                                <a:lnTo>
                                  <a:pt x="35925" y="16751"/>
                                </a:lnTo>
                                <a:lnTo>
                                  <a:pt x="63150" y="4751"/>
                                </a:lnTo>
                                <a:lnTo>
                                  <a:pt x="0" y="0"/>
                                </a:lnTo>
                                <a:close/>
                              </a:path>
                            </a:pathLst>
                          </a:custGeom>
                          <a:ln w="10121">
                            <a:solidFill>
                              <a:srgbClr val="000000"/>
                            </a:solidFill>
                            <a:prstDash val="solid"/>
                          </a:ln>
                        </wps:spPr>
                        <wps:bodyPr wrap="square" lIns="0" tIns="0" rIns="0" bIns="0" rtlCol="0">
                          <a:prstTxWarp prst="textNoShape">
                            <a:avLst/>
                          </a:prstTxWarp>
                          <a:noAutofit/>
                        </wps:bodyPr>
                      </wps:wsp>
                      <wps:wsp>
                        <wps:cNvPr id="64" name="Textbox 64"/>
                        <wps:cNvSpPr txBox="1"/>
                        <wps:spPr>
                          <a:xfrm>
                            <a:off x="1256829" y="104260"/>
                            <a:ext cx="158750" cy="164465"/>
                          </a:xfrm>
                          <a:prstGeom prst="rect">
                            <a:avLst/>
                          </a:prstGeom>
                        </wps:spPr>
                        <wps:txbx>
                          <w:txbxContent>
                            <w:p w14:paraId="00DC2810" w14:textId="77777777" w:rsidR="00350CFB" w:rsidRDefault="00283FFF">
                              <w:pPr>
                                <w:spacing w:line="231" w:lineRule="exact"/>
                                <w:ind w:left="20"/>
                                <w:rPr>
                                  <w:i/>
                                </w:rPr>
                              </w:pPr>
                              <w:bookmarkStart w:id="114" w:name="_bookmark27"/>
                              <w:bookmarkEnd w:id="114"/>
                              <w:r>
                                <w:rPr>
                                  <w:i/>
                                  <w:spacing w:val="-10"/>
                                  <w:w w:val="125"/>
                                </w:rPr>
                                <w:t>B</w:t>
                              </w:r>
                            </w:p>
                          </w:txbxContent>
                        </wps:txbx>
                        <wps:bodyPr wrap="square" lIns="0" tIns="0" rIns="0" bIns="0" rtlCol="0">
                          <a:noAutofit/>
                        </wps:bodyPr>
                      </wps:wsp>
                      <wps:wsp>
                        <wps:cNvPr id="65" name="Textbox 65"/>
                        <wps:cNvSpPr txBox="1"/>
                        <wps:spPr>
                          <a:xfrm>
                            <a:off x="108876" y="608259"/>
                            <a:ext cx="157480" cy="164465"/>
                          </a:xfrm>
                          <a:prstGeom prst="rect">
                            <a:avLst/>
                          </a:prstGeom>
                        </wps:spPr>
                        <wps:txbx>
                          <w:txbxContent>
                            <w:p w14:paraId="00DC2811" w14:textId="77777777" w:rsidR="00350CFB" w:rsidRDefault="00283FFF">
                              <w:pPr>
                                <w:spacing w:line="231" w:lineRule="exact"/>
                                <w:ind w:left="20"/>
                                <w:rPr>
                                  <w:i/>
                                </w:rPr>
                              </w:pPr>
                              <w:r>
                                <w:rPr>
                                  <w:i/>
                                  <w:spacing w:val="-10"/>
                                  <w:w w:val="120"/>
                                </w:rPr>
                                <w:t>A</w:t>
                              </w:r>
                            </w:p>
                          </w:txbxContent>
                        </wps:txbx>
                        <wps:bodyPr wrap="square" lIns="0" tIns="0" rIns="0" bIns="0" rtlCol="0">
                          <a:noAutofit/>
                        </wps:bodyPr>
                      </wps:wsp>
                      <wps:wsp>
                        <wps:cNvPr id="66" name="Textbox 66"/>
                        <wps:cNvSpPr txBox="1"/>
                        <wps:spPr>
                          <a:xfrm>
                            <a:off x="2405582" y="608259"/>
                            <a:ext cx="168275" cy="164465"/>
                          </a:xfrm>
                          <a:prstGeom prst="rect">
                            <a:avLst/>
                          </a:prstGeom>
                        </wps:spPr>
                        <wps:txbx>
                          <w:txbxContent>
                            <w:p w14:paraId="00DC2812" w14:textId="77777777" w:rsidR="00350CFB" w:rsidRDefault="00283FFF">
                              <w:pPr>
                                <w:spacing w:line="231" w:lineRule="exact"/>
                                <w:ind w:left="20"/>
                                <w:rPr>
                                  <w:i/>
                                </w:rPr>
                              </w:pPr>
                              <w:r>
                                <w:rPr>
                                  <w:i/>
                                  <w:spacing w:val="-10"/>
                                  <w:w w:val="115"/>
                                </w:rPr>
                                <w:t>D</w:t>
                              </w:r>
                            </w:p>
                          </w:txbxContent>
                        </wps:txbx>
                        <wps:bodyPr wrap="square" lIns="0" tIns="0" rIns="0" bIns="0" rtlCol="0">
                          <a:noAutofit/>
                        </wps:bodyPr>
                      </wps:wsp>
                      <wps:wsp>
                        <wps:cNvPr id="67" name="Textbox 67"/>
                        <wps:cNvSpPr txBox="1"/>
                        <wps:spPr>
                          <a:xfrm>
                            <a:off x="1258378" y="1112271"/>
                            <a:ext cx="152400" cy="164465"/>
                          </a:xfrm>
                          <a:prstGeom prst="rect">
                            <a:avLst/>
                          </a:prstGeom>
                        </wps:spPr>
                        <wps:txbx>
                          <w:txbxContent>
                            <w:p w14:paraId="00DC2813" w14:textId="77777777" w:rsidR="00350CFB" w:rsidRDefault="00283FFF">
                              <w:pPr>
                                <w:spacing w:line="231" w:lineRule="exact"/>
                                <w:ind w:left="20"/>
                                <w:rPr>
                                  <w:i/>
                                </w:rPr>
                              </w:pPr>
                              <w:r>
                                <w:rPr>
                                  <w:i/>
                                  <w:spacing w:val="-10"/>
                                  <w:w w:val="105"/>
                                </w:rPr>
                                <w:t>C</w:t>
                              </w:r>
                            </w:p>
                          </w:txbxContent>
                        </wps:txbx>
                        <wps:bodyPr wrap="square" lIns="0" tIns="0" rIns="0" bIns="0" rtlCol="0">
                          <a:noAutofit/>
                        </wps:bodyPr>
                      </wps:wsp>
                    </wpg:wgp>
                  </a:graphicData>
                </a:graphic>
              </wp:inline>
            </w:drawing>
          </mc:Choice>
          <mc:Fallback>
            <w:pict>
              <v:group w14:anchorId="00DC270A" id="Group 47" o:spid="_x0000_s1051" style="width:208.75pt;height:106.7pt;mso-position-horizontal-relative:char;mso-position-vertical-relative:line" coordsize="26511,135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">
                <v:shape id="Graphic 48" o:spid="_x0000_s1052" style="position:absolute;left:25;top:25;width:26460;height:13500;visibility:visible;mso-wrap-style:square;v-text-anchor:top" coordsize="2646045,13500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" path="m342003,675005r-6109,-45459l318656,588697,291918,554088,257309,527350,216460,510112r-45459,-6109l125542,510112,84693,527350,50084,554088,23346,588697,6108,629546,,675005r6108,45459l23346,761313r26738,34609l84693,822660r40849,17238l171001,846007r45459,-6109l257309,822660r34609,-26738l318656,761313r17238,-40849l342003,675005xem1494016,171001r-6108,-45459l1470669,84693,1443931,50084,1409322,23346,1368474,6108,1323014,r-45459,6108l1236706,23346r-34609,26738l1175359,84693r-17238,40849l1152013,171001r6108,45459l1175359,257309r26738,34609l1236706,318656r40849,17238l1323014,342003r45460,-6109l1409322,318656r34609,-26738l1470669,257309r17239,-40849l1494016,171001xem1494016,1179009r-6108,-45459l1470669,1092701r-26738,-34609l1409322,1031354r-40848,-17238l1323014,1008007r-45459,6109l1236706,1031354r-34609,26738l1175359,1092701r-17238,40849l1152013,1179009r6108,45459l1175359,1265317r26738,34609l1236706,1326664r40849,17238l1323014,1350011r45460,-6109l1409322,1326664r34609,-26738l1470669,1265317r17239,-40849l1494016,1179009xem2646029,675005r-6108,-45459l2622683,588697r-26739,-34609l2561336,527350r-40849,-17238l2475027,504003r-45459,6109l2388719,527350r-34608,26738l2327372,588697r-17238,40849l2304026,675005r6108,45459l2327372,761313r26739,34609l2388719,822660r40849,17238l2475027,846007r45460,-6109l2561336,822660r34608,-26738l2622683,761313r17238,-40849l2646029,675005xe" filled="f" strokeweight=".14056mm">
                  <v:path arrowok="t"/>
                </v:shape>
                <v:shape id="Graphic 49" o:spid="_x0000_s1053" style="position:absolute;left:3325;top:2657;width:7823;height:3423;visibility:visible;mso-wrap-style:square;v-text-anchor:top" coordsize="782320,3422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" path="m,342227l782228,e" filled="f" strokeweight=".28117mm">
                  <v:path arrowok="t"/>
                </v:shape>
                <v:shape id="Graphic 50" o:spid="_x0000_s1054" style="position:absolute;left:10901;top:2488;width:635;height:445;visibility:visible;mso-wrap-style:square;v-text-anchor:top" coordsize="63500,444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" path="m,3239l26928,15887,17941,44248,63242,,,3239xe" fillcolor="black" stroked="f">
                  <v:path arrowok="t"/>
                </v:shape>
                <v:shape id="Graphic 51" o:spid="_x0000_s1055" style="position:absolute;left:10901;top:2488;width:635;height:445;visibility:visible;mso-wrap-style:square;v-text-anchor:top" coordsize="63500,444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" path="m63242,l,3239,26928,15887,17941,44248,63242,xe" filled="f" strokeweight=".28114mm">
                  <v:path arrowok="t"/>
                </v:shape>
                <v:shape id="Graphic 52" o:spid="_x0000_s1056" style="position:absolute;left:3325;top:7470;width:7823;height:3423;visibility:visible;mso-wrap-style:square;v-text-anchor:top" coordsize="782320,3422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" path="m,l782228,342227e" filled="f" strokeweight=".28117mm">
                  <v:path arrowok="t"/>
                </v:shape>
                <v:shape id="Graphic 53" o:spid="_x0000_s1057" style="position:absolute;left:10901;top:10619;width:635;height:445;visibility:visible;mso-wrap-style:square;v-text-anchor:top" coordsize="63500,444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" path="m17941,r8987,28360l,41008r63242,3240l17941,xe" fillcolor="black" stroked="f">
                  <v:path arrowok="t"/>
                </v:shape>
                <v:shape id="Graphic 54" o:spid="_x0000_s1058" style="position:absolute;left:10901;top:10619;width:635;height:445;visibility:visible;mso-wrap-style:square;v-text-anchor:top" coordsize="63500,444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" path="m63242,44248l17941,r8987,28360l,41008r63242,3240xe" filled="f" strokeweight=".28114mm">
                  <v:path arrowok="t"/>
                </v:shape>
                <v:shape id="Graphic 55" o:spid="_x0000_s1059" style="position:absolute;left:14845;top:2430;width:7823;height:3423;visibility:visible;mso-wrap-style:square;v-text-anchor:top" coordsize="782320,3422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" path="m,l782227,342226e" filled="f" strokeweight=".28117mm">
                  <v:path arrowok="t"/>
                </v:shape>
                <v:shape id="Graphic 56" o:spid="_x0000_s1060" style="position:absolute;left:22421;top:5579;width:635;height:445;visibility:visible;mso-wrap-style:square;v-text-anchor:top" coordsize="63500,444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" path="m17941,r8987,28360l,41008r63242,3240l17941,xe" fillcolor="black" stroked="f">
                  <v:path arrowok="t"/>
                </v:shape>
                <v:shape id="Graphic 57" o:spid="_x0000_s1061" style="position:absolute;left:22421;top:5579;width:635;height:445;visibility:visible;mso-wrap-style:square;v-text-anchor:top" coordsize="63500,444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" path="m63242,44248l17941,r8987,28360l,41008r63242,3240xe" filled="f" strokeweight=".28114mm">
                  <v:path arrowok="t"/>
                </v:shape>
                <v:shape id="Graphic 58" o:spid="_x0000_s1062" style="position:absolute;left:14845;top:7697;width:7823;height:3423;visibility:visible;mso-wrap-style:square;v-text-anchor:top" coordsize="782320,3422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" path="m,342226l782227,e" filled="f" strokeweight=".28117mm">
                  <v:path arrowok="t"/>
                </v:shape>
                <v:shape id="Graphic 59" o:spid="_x0000_s1063" style="position:absolute;left:22421;top:7528;width:635;height:445;visibility:visible;mso-wrap-style:square;v-text-anchor:top" coordsize="63500,444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" path="m,3239l26928,15887,17941,44248,63242,,,3239xe" fillcolor="black" stroked="f">
                  <v:path arrowok="t"/>
                </v:shape>
                <v:shape id="Graphic 60" o:spid="_x0000_s1064" style="position:absolute;left:22421;top:7528;width:635;height:445;visibility:visible;mso-wrap-style:square;v-text-anchor:top" coordsize="63500,444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" path="m63242,l,3239,26928,15887,17941,44248,63242,xe" filled="f" strokeweight=".28114mm">
                  <v:path arrowok="t"/>
                </v:shape>
                <v:shape id="Graphic 61" o:spid="_x0000_s1065" style="position:absolute;left:3820;top:7508;width:19387;height:2496;visibility:visible;mso-wrap-style:square;v-text-anchor:top" coordsize="1938655,24955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" path="m1938201,r-51239,23406l1836135,45645r-50432,21073l1735651,86626r-49691,18747l1636616,122959r-49014,16429l1538901,154661r-48404,14119l1442373,181748r-47860,11818l1346900,204237r-47381,9525l1252353,222144r-46969,7241l1158598,235487r-46621,4965l1065505,244282r-46339,2697l972943,248545r-46124,437l880779,248293r-45973,-1813l788883,243543r-45889,-4056l697123,234312r-45870,-6291l605368,220616r-45917,-8517l513486,202472,467456,191737,421346,179896,375138,166952,328816,152906,282365,137760,235766,121517,189005,104179,142064,85747,94927,66224,47578,45612,,23912e" filled="f" strokeweight=".28117mm">
                  <v:stroke dashstyle="dash"/>
                  <v:path arrowok="t"/>
                </v:shape>
                <v:shape id="Graphic 62" o:spid="_x0000_s1066" style="position:absolute;left:3438;top:7569;width:635;height:457;visibility:visible;mso-wrap-style:square;v-text-anchor:top" coordsize="63500,457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" path="m44233,45320l35925,16751,63150,4751,,,44233,45320xe" fillcolor="black" stroked="f">
                  <v:path arrowok="t"/>
                </v:shape>
                <v:shape id="Graphic 63" o:spid="_x0000_s1067" style="position:absolute;left:3438;top:7569;width:635;height:457;visibility:visible;mso-wrap-style:square;v-text-anchor:top" coordsize="63500,457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" path="m,l44233,45320,35925,16751,63150,4751,,xe" filled="f" strokeweight=".28114mm">
                  <v:path arrowok="t"/>
                </v:shape>
                <v:shape id="Textbox 64" o:spid="_x0000_s1068" type="#_x0000_t202" style="position:absolute;left:12568;top:1042;width:1587;height:16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" filled="f" stroked="f">
                  <v:textbox inset="0,0,0,0">
                    <w:txbxContent>
                      <w:p w14:paraId="00DC2810" w14:textId="77777777" w:rsidR="00350CFB" w:rsidRDefault="00283FFF">
                        <w:pPr>
                          <w:spacing w:line="231" w:lineRule="exact"/>
                          <w:ind w:left="20"/>
                          <w:rPr>
                            <w:i/>
                          </w:rPr>
                        </w:pPr>
                        <w:bookmarkStart w:id="115" w:name="_bookmark27"/>
                        <w:bookmarkEnd w:id="115"/>
                        <w:r>
                          <w:rPr>
                            <w:i/>
                            <w:spacing w:val="-10"/>
                            <w:w w:val="125"/>
                          </w:rPr>
                          <w:t>B</w:t>
                        </w:r>
                      </w:p>
                    </w:txbxContent>
                  </v:textbox>
                </v:shape>
                <v:shape id="Textbox 65" o:spid="_x0000_s1069" type="#_x0000_t202" style="position:absolute;left:1088;top:6082;width:1575;height:16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" filled="f" stroked="f">
                  <v:textbox inset="0,0,0,0">
                    <w:txbxContent>
                      <w:p w14:paraId="00DC2811" w14:textId="77777777" w:rsidR="00350CFB" w:rsidRDefault="00283FFF">
                        <w:pPr>
                          <w:spacing w:line="231" w:lineRule="exact"/>
                          <w:ind w:left="20"/>
                          <w:rPr>
                            <w:i/>
                          </w:rPr>
                        </w:pPr>
                        <w:r>
                          <w:rPr>
                            <w:i/>
                            <w:spacing w:val="-10"/>
                            <w:w w:val="120"/>
                          </w:rPr>
                          <w:t>A</w:t>
                        </w:r>
                      </w:p>
                    </w:txbxContent>
                  </v:textbox>
                </v:shape>
                <v:shape id="Textbox 66" o:spid="_x0000_s1070" type="#_x0000_t202" style="position:absolute;left:24055;top:6082;width:1683;height:16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" filled="f" stroked="f">
                  <v:textbox inset="0,0,0,0">
                    <w:txbxContent>
                      <w:p w14:paraId="00DC2812" w14:textId="77777777" w:rsidR="00350CFB" w:rsidRDefault="00283FFF">
                        <w:pPr>
                          <w:spacing w:line="231" w:lineRule="exact"/>
                          <w:ind w:left="20"/>
                          <w:rPr>
                            <w:i/>
                          </w:rPr>
                        </w:pPr>
                        <w:r>
                          <w:rPr>
                            <w:i/>
                            <w:spacing w:val="-10"/>
                            <w:w w:val="115"/>
                          </w:rPr>
                          <w:t>D</w:t>
                        </w:r>
                      </w:p>
                    </w:txbxContent>
                  </v:textbox>
                </v:shape>
                <v:shape id="Textbox 67" o:spid="_x0000_s1071" type="#_x0000_t202" style="position:absolute;left:12583;top:11122;width:1524;height:16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" filled="f" stroked="f">
                  <v:textbox inset="0,0,0,0">
                    <w:txbxContent>
                      <w:p w14:paraId="00DC2813" w14:textId="77777777" w:rsidR="00350CFB" w:rsidRDefault="00283FFF">
                        <w:pPr>
                          <w:spacing w:line="231" w:lineRule="exact"/>
                          <w:ind w:left="20"/>
                          <w:rPr>
                            <w:i/>
                          </w:rPr>
                        </w:pPr>
                        <w:r>
                          <w:rPr>
                            <w:i/>
                            <w:spacing w:val="-10"/>
                            <w:w w:val="105"/>
                          </w:rPr>
                          <w:t>C</w:t>
                        </w:r>
                      </w:p>
                    </w:txbxContent>
                  </v:textbox>
                </v:shape>
                <w10:anchorlock/>
              </v:group>
            </w:pict>
          </mc:Fallback>
        </mc:AlternateContent>
      </w:r>
    </w:p>
    <w:p w14:paraId="00DC1D59" w14:textId="77777777" w:rsidR="00350CFB" w:rsidRDefault="00350CFB">
      <w:pPr>
        <w:pStyle w:val="BodyText"/>
        <w:rPr>
          <w:sz w:val="16"/>
        </w:rPr>
      </w:pPr>
    </w:p>
    <w:p w14:paraId="00DC1D5A" w14:textId="77777777" w:rsidR="00350CFB" w:rsidRDefault="00350CFB">
      <w:pPr>
        <w:pStyle w:val="BodyText"/>
        <w:spacing w:before="8"/>
        <w:rPr>
          <w:sz w:val="16"/>
        </w:rPr>
      </w:pPr>
    </w:p>
    <w:p w14:paraId="00DC1D5B" w14:textId="77777777" w:rsidR="00350CFB" w:rsidRDefault="00283FFF">
      <w:pPr>
        <w:ind w:left="-1" w:right="282"/>
        <w:jc w:val="center"/>
        <w:rPr>
          <w:sz w:val="16"/>
        </w:rPr>
      </w:pPr>
      <w:r>
        <w:rPr>
          <w:sz w:val="16"/>
        </w:rPr>
        <w:t>solid:</w:t>
      </w:r>
      <w:r>
        <w:rPr>
          <w:spacing w:val="12"/>
          <w:sz w:val="16"/>
        </w:rPr>
        <w:t xml:space="preserve"> </w:t>
      </w:r>
      <w:r>
        <w:rPr>
          <w:sz w:val="16"/>
        </w:rPr>
        <w:t>follow</w:t>
      </w:r>
      <w:r>
        <w:rPr>
          <w:spacing w:val="-1"/>
          <w:sz w:val="16"/>
        </w:rPr>
        <w:t xml:space="preserve"> </w:t>
      </w:r>
      <w:r>
        <w:rPr>
          <w:sz w:val="16"/>
        </w:rPr>
        <w:t>edge</w:t>
      </w:r>
      <w:r>
        <w:rPr>
          <w:spacing w:val="-2"/>
          <w:sz w:val="16"/>
        </w:rPr>
        <w:t xml:space="preserve"> </w:t>
      </w:r>
      <w:r>
        <w:rPr>
          <w:sz w:val="16"/>
        </w:rPr>
        <w:t>(prob.</w:t>
      </w:r>
      <w:r>
        <w:rPr>
          <w:spacing w:val="-1"/>
          <w:sz w:val="16"/>
        </w:rPr>
        <w:t xml:space="preserve"> </w:t>
      </w:r>
      <w:r>
        <w:rPr>
          <w:rFonts w:ascii="Menlo" w:hAnsi="Menlo"/>
          <w:i/>
          <w:sz w:val="16"/>
        </w:rPr>
        <w:t>d</w:t>
      </w:r>
      <w:r>
        <w:rPr>
          <w:sz w:val="16"/>
        </w:rPr>
        <w:t>);</w:t>
      </w:r>
      <w:r>
        <w:rPr>
          <w:spacing w:val="-1"/>
          <w:sz w:val="16"/>
        </w:rPr>
        <w:t xml:space="preserve"> </w:t>
      </w:r>
      <w:r>
        <w:rPr>
          <w:sz w:val="16"/>
        </w:rPr>
        <w:t>dashed:</w:t>
      </w:r>
      <w:r>
        <w:rPr>
          <w:spacing w:val="12"/>
          <w:sz w:val="16"/>
        </w:rPr>
        <w:t xml:space="preserve"> </w:t>
      </w:r>
      <w:r>
        <w:rPr>
          <w:sz w:val="16"/>
        </w:rPr>
        <w:t>teleport</w:t>
      </w:r>
      <w:r>
        <w:rPr>
          <w:spacing w:val="-1"/>
          <w:sz w:val="16"/>
        </w:rPr>
        <w:t xml:space="preserve"> </w:t>
      </w:r>
      <w:r>
        <w:rPr>
          <w:sz w:val="16"/>
        </w:rPr>
        <w:t>(prob.</w:t>
      </w:r>
      <w:r>
        <w:rPr>
          <w:spacing w:val="-1"/>
          <w:sz w:val="16"/>
        </w:rPr>
        <w:t xml:space="preserve"> </w:t>
      </w:r>
      <w:r>
        <w:rPr>
          <w:sz w:val="16"/>
        </w:rPr>
        <w:t>1</w:t>
      </w:r>
      <w:r>
        <w:rPr>
          <w:spacing w:val="-4"/>
          <w:sz w:val="16"/>
        </w:rPr>
        <w:t xml:space="preserve"> </w:t>
      </w:r>
      <w:r>
        <w:rPr>
          <w:rFonts w:ascii="Apple Symbols" w:hAnsi="Apple Symbols"/>
          <w:sz w:val="16"/>
        </w:rPr>
        <w:t>−</w:t>
      </w:r>
      <w:r>
        <w:rPr>
          <w:rFonts w:ascii="Apple Symbols" w:hAnsi="Apple Symbols"/>
          <w:spacing w:val="-16"/>
          <w:sz w:val="16"/>
        </w:rPr>
        <w:t xml:space="preserve"> </w:t>
      </w:r>
      <w:r>
        <w:rPr>
          <w:rFonts w:ascii="Menlo" w:hAnsi="Menlo"/>
          <w:i/>
          <w:spacing w:val="-5"/>
          <w:sz w:val="16"/>
        </w:rPr>
        <w:t>d</w:t>
      </w:r>
      <w:r>
        <w:rPr>
          <w:spacing w:val="-5"/>
          <w:sz w:val="16"/>
        </w:rPr>
        <w:t>)</w:t>
      </w:r>
    </w:p>
    <w:p w14:paraId="00DC1D5C" w14:textId="77777777" w:rsidR="00350CFB" w:rsidRDefault="00350CFB">
      <w:pPr>
        <w:pStyle w:val="BodyText"/>
        <w:spacing w:before="68"/>
        <w:rPr>
          <w:sz w:val="16"/>
        </w:rPr>
      </w:pPr>
    </w:p>
    <w:p w14:paraId="00DC1D5D" w14:textId="77777777" w:rsidR="00350CFB" w:rsidRDefault="00283FFF">
      <w:pPr>
        <w:pStyle w:val="BodyText"/>
        <w:spacing w:line="252" w:lineRule="auto"/>
        <w:ind w:left="282" w:right="563"/>
        <w:jc w:val="both"/>
      </w:pPr>
      <w:r>
        <w:t>Figure 2.2:</w:t>
      </w:r>
      <w:r>
        <w:rPr>
          <w:spacing w:val="40"/>
        </w:rPr>
        <w:t xml:space="preserve"> </w:t>
      </w:r>
      <w:r>
        <w:t>Random-surfer intuition for PageRank.</w:t>
      </w:r>
      <w:r>
        <w:rPr>
          <w:spacing w:val="40"/>
        </w:rPr>
        <w:t xml:space="preserve"> </w:t>
      </w:r>
      <w:r>
        <w:t>Solid arrows are graph transitions; dashed arrows represent teleportation that mixes the chain.</w:t>
      </w:r>
    </w:p>
    <w:p w14:paraId="00DC1D5E" w14:textId="77777777" w:rsidR="00350CFB" w:rsidRDefault="00350CFB">
      <w:pPr>
        <w:pStyle w:val="BodyText"/>
        <w:spacing w:before="17"/>
      </w:pPr>
    </w:p>
    <w:p w14:paraId="00DC1D5F" w14:textId="77777777" w:rsidR="00350CFB" w:rsidRDefault="00283FFF">
      <w:pPr>
        <w:pStyle w:val="BodyText"/>
        <w:spacing w:line="456" w:lineRule="exact"/>
        <w:ind w:left="282" w:right="523"/>
        <w:jc w:val="both"/>
      </w:pPr>
      <w:r>
        <w:rPr>
          <w:w w:val="105"/>
        </w:rPr>
        <w:t>until</w:t>
      </w:r>
      <w:r>
        <w:rPr>
          <w:spacing w:val="-2"/>
          <w:w w:val="105"/>
        </w:rPr>
        <w:t xml:space="preserve"> </w:t>
      </w:r>
      <w:r>
        <w:rPr>
          <w:rFonts w:ascii="Arial Unicode MS" w:hAnsi="Arial Unicode MS"/>
          <w:w w:val="105"/>
        </w:rPr>
        <w:t>∥</w:t>
      </w:r>
      <w:r>
        <w:rPr>
          <w:b/>
          <w:i/>
          <w:w w:val="105"/>
        </w:rPr>
        <w:t>π</w:t>
      </w:r>
      <w:r>
        <w:rPr>
          <w:w w:val="105"/>
          <w:vertAlign w:val="superscript"/>
        </w:rPr>
        <w:t>(</w:t>
      </w:r>
      <w:r>
        <w:rPr>
          <w:rFonts w:ascii="Menlo" w:hAnsi="Menlo"/>
          <w:i/>
          <w:w w:val="105"/>
          <w:vertAlign w:val="superscript"/>
        </w:rPr>
        <w:t>t</w:t>
      </w:r>
      <w:r>
        <w:rPr>
          <w:w w:val="105"/>
          <w:vertAlign w:val="superscript"/>
        </w:rPr>
        <w:t>+1)</w:t>
      </w:r>
      <w:r>
        <w:rPr>
          <w:w w:val="105"/>
        </w:rPr>
        <w:t xml:space="preserve"> </w:t>
      </w:r>
      <w:r>
        <w:rPr>
          <w:rFonts w:ascii="Arial Unicode MS" w:hAnsi="Arial Unicode MS"/>
          <w:w w:val="105"/>
        </w:rPr>
        <w:t>−</w:t>
      </w:r>
      <w:r>
        <w:rPr>
          <w:rFonts w:ascii="Arial Unicode MS" w:hAnsi="Arial Unicode MS"/>
          <w:spacing w:val="-16"/>
          <w:w w:val="105"/>
        </w:rPr>
        <w:t xml:space="preserve"> </w:t>
      </w:r>
      <w:r>
        <w:rPr>
          <w:b/>
          <w:i/>
          <w:w w:val="105"/>
        </w:rPr>
        <w:t>π</w:t>
      </w:r>
      <w:r>
        <w:rPr>
          <w:w w:val="105"/>
          <w:vertAlign w:val="superscript"/>
        </w:rPr>
        <w:t>(</w:t>
      </w:r>
      <w:r>
        <w:rPr>
          <w:rFonts w:ascii="Menlo" w:hAnsi="Menlo"/>
          <w:i/>
          <w:w w:val="105"/>
          <w:vertAlign w:val="superscript"/>
        </w:rPr>
        <w:t>t</w:t>
      </w:r>
      <w:r>
        <w:rPr>
          <w:w w:val="105"/>
          <w:vertAlign w:val="superscript"/>
        </w:rPr>
        <w:t>)</w:t>
      </w:r>
      <w:r>
        <w:rPr>
          <w:rFonts w:ascii="Arial Unicode MS" w:hAnsi="Arial Unicode MS"/>
          <w:w w:val="105"/>
        </w:rPr>
        <w:t>∥</w:t>
      </w:r>
      <w:r>
        <w:rPr>
          <w:w w:val="105"/>
          <w:vertAlign w:val="subscript"/>
        </w:rPr>
        <w:t>1</w:t>
      </w:r>
      <w:r>
        <w:rPr>
          <w:w w:val="105"/>
        </w:rPr>
        <w:t xml:space="preserve"> </w:t>
      </w:r>
      <w:r>
        <w:rPr>
          <w:i/>
          <w:w w:val="105"/>
        </w:rPr>
        <w:t>&lt; ε</w:t>
      </w:r>
      <w:r>
        <w:rPr>
          <w:i/>
          <w:spacing w:val="-1"/>
          <w:w w:val="105"/>
        </w:rPr>
        <w:t xml:space="preserve"> </w:t>
      </w:r>
      <w:r>
        <w:rPr>
          <w:w w:val="105"/>
        </w:rPr>
        <w:t>or</w:t>
      </w:r>
      <w:r>
        <w:rPr>
          <w:spacing w:val="-2"/>
          <w:w w:val="105"/>
        </w:rPr>
        <w:t xml:space="preserve"> </w:t>
      </w:r>
      <w:r>
        <w:rPr>
          <w:w w:val="105"/>
        </w:rPr>
        <w:t>a</w:t>
      </w:r>
      <w:r>
        <w:rPr>
          <w:spacing w:val="-1"/>
          <w:w w:val="105"/>
        </w:rPr>
        <w:t xml:space="preserve"> </w:t>
      </w:r>
      <w:r>
        <w:rPr>
          <w:w w:val="105"/>
        </w:rPr>
        <w:t>maximum</w:t>
      </w:r>
      <w:r>
        <w:rPr>
          <w:spacing w:val="-2"/>
          <w:w w:val="105"/>
        </w:rPr>
        <w:t xml:space="preserve"> </w:t>
      </w:r>
      <w:r>
        <w:rPr>
          <w:w w:val="105"/>
        </w:rPr>
        <w:t>iteration</w:t>
      </w:r>
      <w:r>
        <w:rPr>
          <w:spacing w:val="-2"/>
          <w:w w:val="105"/>
        </w:rPr>
        <w:t xml:space="preserve"> </w:t>
      </w:r>
      <w:r>
        <w:rPr>
          <w:w w:val="105"/>
        </w:rPr>
        <w:t>count</w:t>
      </w:r>
      <w:r>
        <w:rPr>
          <w:spacing w:val="-1"/>
          <w:w w:val="105"/>
        </w:rPr>
        <w:t xml:space="preserve"> </w:t>
      </w:r>
      <w:r>
        <w:rPr>
          <w:w w:val="105"/>
        </w:rPr>
        <w:t>is</w:t>
      </w:r>
      <w:r>
        <w:rPr>
          <w:spacing w:val="-2"/>
          <w:w w:val="105"/>
        </w:rPr>
        <w:t xml:space="preserve"> </w:t>
      </w:r>
      <w:r>
        <w:rPr>
          <w:w w:val="105"/>
        </w:rPr>
        <w:t>reached.</w:t>
      </w:r>
      <w:r>
        <w:rPr>
          <w:spacing w:val="33"/>
          <w:w w:val="105"/>
        </w:rPr>
        <w:t xml:space="preserve"> </w:t>
      </w:r>
      <w:r>
        <w:rPr>
          <w:w w:val="105"/>
        </w:rPr>
        <w:t>Each</w:t>
      </w:r>
      <w:r>
        <w:rPr>
          <w:spacing w:val="-1"/>
          <w:w w:val="105"/>
        </w:rPr>
        <w:t xml:space="preserve"> </w:t>
      </w:r>
      <w:r>
        <w:rPr>
          <w:w w:val="105"/>
        </w:rPr>
        <w:t>iteration</w:t>
      </w:r>
      <w:r>
        <w:rPr>
          <w:spacing w:val="-2"/>
          <w:w w:val="105"/>
        </w:rPr>
        <w:t xml:space="preserve"> </w:t>
      </w:r>
      <w:r>
        <w:rPr>
          <w:w w:val="105"/>
        </w:rPr>
        <w:t>costs</w:t>
      </w:r>
      <w:r>
        <w:rPr>
          <w:spacing w:val="-2"/>
          <w:w w:val="105"/>
        </w:rPr>
        <w:t xml:space="preserve"> </w:t>
      </w:r>
      <w:r>
        <w:rPr>
          <w:i/>
          <w:w w:val="105"/>
        </w:rPr>
        <w:t>O</w:t>
      </w:r>
      <w:r>
        <w:rPr>
          <w:w w:val="105"/>
        </w:rPr>
        <w:t>(</w:t>
      </w:r>
      <w:r>
        <w:rPr>
          <w:rFonts w:ascii="Arial Unicode MS" w:hAnsi="Arial Unicode MS"/>
          <w:w w:val="105"/>
        </w:rPr>
        <w:t>|</w:t>
      </w:r>
      <w:r>
        <w:rPr>
          <w:i/>
          <w:w w:val="105"/>
        </w:rPr>
        <w:t>E</w:t>
      </w:r>
      <w:r>
        <w:rPr>
          <w:rFonts w:ascii="Arial Unicode MS" w:hAnsi="Arial Unicode MS"/>
          <w:w w:val="105"/>
        </w:rPr>
        <w:t>|</w:t>
      </w:r>
      <w:r>
        <w:rPr>
          <w:w w:val="105"/>
        </w:rPr>
        <w:t xml:space="preserve">) </w:t>
      </w:r>
      <w:r>
        <w:t xml:space="preserve">arithmetic operations for sparse graphs </w:t>
      </w:r>
      <w:hyperlink w:anchor="_bookmark175" w:history="1">
        <w:r>
          <w:rPr>
            <w:vertAlign w:val="superscript"/>
          </w:rPr>
          <w:t>[42]</w:t>
        </w:r>
      </w:hyperlink>
      <w:r>
        <w:t>.</w:t>
      </w:r>
      <w:r>
        <w:rPr>
          <w:spacing w:val="25"/>
        </w:rPr>
        <w:t xml:space="preserve"> </w:t>
      </w:r>
      <w:r>
        <w:t>Therefore, methods that induce fewer edges—such as latest-allowance</w:t>
      </w:r>
      <w:r>
        <w:rPr>
          <w:spacing w:val="-8"/>
        </w:rPr>
        <w:t xml:space="preserve"> </w:t>
      </w:r>
      <w:r>
        <w:t>snapshots</w:t>
      </w:r>
      <w:r>
        <w:rPr>
          <w:spacing w:val="-8"/>
        </w:rPr>
        <w:t xml:space="preserve"> </w:t>
      </w:r>
      <w:r>
        <w:t>versus</w:t>
      </w:r>
      <w:r>
        <w:rPr>
          <w:spacing w:val="-8"/>
        </w:rPr>
        <w:t xml:space="preserve"> </w:t>
      </w:r>
      <w:r>
        <w:t>full</w:t>
      </w:r>
      <w:r>
        <w:rPr>
          <w:spacing w:val="-8"/>
        </w:rPr>
        <w:t xml:space="preserve"> </w:t>
      </w:r>
      <w:r>
        <w:t>transfer</w:t>
      </w:r>
      <w:r>
        <w:rPr>
          <w:spacing w:val="-8"/>
        </w:rPr>
        <w:t xml:space="preserve"> </w:t>
      </w:r>
      <w:r>
        <w:t>histories—reduce</w:t>
      </w:r>
      <w:r>
        <w:rPr>
          <w:spacing w:val="-8"/>
        </w:rPr>
        <w:t xml:space="preserve"> </w:t>
      </w:r>
      <w:r>
        <w:t>per-iteration</w:t>
      </w:r>
      <w:r>
        <w:rPr>
          <w:spacing w:val="-8"/>
        </w:rPr>
        <w:t xml:space="preserve"> </w:t>
      </w:r>
      <w:r>
        <w:t>cost</w:t>
      </w:r>
      <w:r>
        <w:rPr>
          <w:spacing w:val="-8"/>
        </w:rPr>
        <w:t xml:space="preserve"> </w:t>
      </w:r>
      <w:r>
        <w:t>and</w:t>
      </w:r>
      <w:r>
        <w:rPr>
          <w:spacing w:val="-8"/>
        </w:rPr>
        <w:t xml:space="preserve"> </w:t>
      </w:r>
      <w:r>
        <w:t>often</w:t>
      </w:r>
      <w:r>
        <w:rPr>
          <w:spacing w:val="-8"/>
        </w:rPr>
        <w:t xml:space="preserve"> </w:t>
      </w:r>
      <w:r>
        <w:t>mem-</w:t>
      </w:r>
      <w:r>
        <w:rPr>
          <w:spacing w:val="-2"/>
          <w:w w:val="105"/>
        </w:rPr>
        <w:t>ory.</w:t>
      </w:r>
      <w:r>
        <w:rPr>
          <w:spacing w:val="4"/>
          <w:w w:val="105"/>
        </w:rPr>
        <w:t xml:space="preserve"> </w:t>
      </w:r>
      <w:r>
        <w:rPr>
          <w:spacing w:val="-2"/>
          <w:w w:val="105"/>
        </w:rPr>
        <w:t>This</w:t>
      </w:r>
      <w:r>
        <w:rPr>
          <w:spacing w:val="-13"/>
          <w:w w:val="105"/>
        </w:rPr>
        <w:t xml:space="preserve"> </w:t>
      </w:r>
      <w:r>
        <w:rPr>
          <w:spacing w:val="-2"/>
          <w:w w:val="105"/>
        </w:rPr>
        <w:t>complexity</w:t>
      </w:r>
      <w:r>
        <w:rPr>
          <w:spacing w:val="-13"/>
          <w:w w:val="105"/>
        </w:rPr>
        <w:t xml:space="preserve"> </w:t>
      </w:r>
      <w:r>
        <w:rPr>
          <w:spacing w:val="-2"/>
          <w:w w:val="105"/>
        </w:rPr>
        <w:t>observation</w:t>
      </w:r>
      <w:r>
        <w:rPr>
          <w:spacing w:val="-13"/>
          <w:w w:val="105"/>
        </w:rPr>
        <w:t xml:space="preserve"> </w:t>
      </w:r>
      <w:r>
        <w:rPr>
          <w:spacing w:val="-2"/>
          <w:w w:val="105"/>
        </w:rPr>
        <w:t>grounds</w:t>
      </w:r>
      <w:r>
        <w:rPr>
          <w:spacing w:val="-13"/>
          <w:w w:val="105"/>
        </w:rPr>
        <w:t xml:space="preserve"> </w:t>
      </w:r>
      <w:r>
        <w:rPr>
          <w:spacing w:val="-2"/>
          <w:w w:val="105"/>
        </w:rPr>
        <w:t>hypothesis</w:t>
      </w:r>
      <w:r>
        <w:rPr>
          <w:spacing w:val="-13"/>
          <w:w w:val="105"/>
        </w:rPr>
        <w:t xml:space="preserve"> </w:t>
      </w:r>
      <w:r>
        <w:rPr>
          <w:spacing w:val="-2"/>
          <w:w w:val="105"/>
        </w:rPr>
        <w:t>H3.</w:t>
      </w:r>
    </w:p>
    <w:p w14:paraId="00DC1D60" w14:textId="77777777" w:rsidR="00350CFB" w:rsidRDefault="00283FFF">
      <w:pPr>
        <w:pStyle w:val="BodyText"/>
        <w:spacing w:before="15" w:line="456" w:lineRule="exact"/>
        <w:ind w:left="282" w:right="564"/>
        <w:jc w:val="both"/>
      </w:pPr>
      <w:r>
        <w:t>Default</w:t>
      </w:r>
      <w:r>
        <w:rPr>
          <w:spacing w:val="-6"/>
        </w:rPr>
        <w:t xml:space="preserve"> </w:t>
      </w:r>
      <w:r>
        <w:t>parameters</w:t>
      </w:r>
      <w:r>
        <w:rPr>
          <w:spacing w:val="-6"/>
        </w:rPr>
        <w:t xml:space="preserve"> </w:t>
      </w:r>
      <w:r>
        <w:t>in</w:t>
      </w:r>
      <w:r>
        <w:rPr>
          <w:spacing w:val="-6"/>
        </w:rPr>
        <w:t xml:space="preserve"> </w:t>
      </w:r>
      <w:r>
        <w:t>this</w:t>
      </w:r>
      <w:r>
        <w:rPr>
          <w:spacing w:val="-6"/>
        </w:rPr>
        <w:t xml:space="preserve"> </w:t>
      </w:r>
      <w:r>
        <w:t>dissertation</w:t>
      </w:r>
      <w:r>
        <w:rPr>
          <w:spacing w:val="-6"/>
        </w:rPr>
        <w:t xml:space="preserve"> </w:t>
      </w:r>
      <w:r>
        <w:t>use</w:t>
      </w:r>
      <w:r>
        <w:rPr>
          <w:spacing w:val="-6"/>
        </w:rPr>
        <w:t xml:space="preserve"> </w:t>
      </w:r>
      <w:r>
        <w:t>damping</w:t>
      </w:r>
      <w:r>
        <w:rPr>
          <w:spacing w:val="-6"/>
        </w:rPr>
        <w:t xml:space="preserve"> </w:t>
      </w:r>
      <w:r>
        <w:rPr>
          <w:i/>
        </w:rPr>
        <w:t xml:space="preserve">d </w:t>
      </w:r>
      <w:r>
        <w:t>= 0</w:t>
      </w:r>
      <w:r>
        <w:rPr>
          <w:i/>
        </w:rPr>
        <w:t>.</w:t>
      </w:r>
      <w:r>
        <w:t>85</w:t>
      </w:r>
      <w:r>
        <w:rPr>
          <w:spacing w:val="-6"/>
        </w:rPr>
        <w:t xml:space="preserve"> </w:t>
      </w:r>
      <w:r>
        <w:t>following</w:t>
      </w:r>
      <w:r>
        <w:rPr>
          <w:spacing w:val="-6"/>
        </w:rPr>
        <w:t xml:space="preserve"> </w:t>
      </w:r>
      <w:r>
        <w:t>common</w:t>
      </w:r>
      <w:r>
        <w:rPr>
          <w:spacing w:val="-6"/>
        </w:rPr>
        <w:t xml:space="preserve"> </w:t>
      </w:r>
      <w:r>
        <w:t>practice</w:t>
      </w:r>
      <w:r>
        <w:rPr>
          <w:spacing w:val="-6"/>
        </w:rPr>
        <w:t xml:space="preserve"> </w:t>
      </w:r>
      <w:hyperlink w:anchor="_bookmark182" w:history="1">
        <w:r>
          <w:rPr>
            <w:vertAlign w:val="superscript"/>
          </w:rPr>
          <w:t>[49]</w:t>
        </w:r>
      </w:hyperlink>
      <w:r>
        <w:t>,</w:t>
      </w:r>
      <w:r>
        <w:rPr>
          <w:spacing w:val="-5"/>
        </w:rPr>
        <w:t xml:space="preserve"> </w:t>
      </w:r>
      <w:r>
        <w:t>with convergence</w:t>
      </w:r>
      <w:r>
        <w:rPr>
          <w:spacing w:val="-12"/>
        </w:rPr>
        <w:t xml:space="preserve"> </w:t>
      </w:r>
      <w:r>
        <w:t>tolerance</w:t>
      </w:r>
      <w:r>
        <w:rPr>
          <w:spacing w:val="-13"/>
        </w:rPr>
        <w:t xml:space="preserve"> </w:t>
      </w:r>
      <w:r>
        <w:rPr>
          <w:i/>
        </w:rPr>
        <w:t>ε</w:t>
      </w:r>
      <w:r>
        <w:rPr>
          <w:i/>
          <w:spacing w:val="13"/>
        </w:rPr>
        <w:t xml:space="preserve"> </w:t>
      </w:r>
      <w:r>
        <w:t>=</w:t>
      </w:r>
      <w:r>
        <w:rPr>
          <w:spacing w:val="13"/>
        </w:rPr>
        <w:t xml:space="preserve"> </w:t>
      </w:r>
      <w:r>
        <w:t>10</w:t>
      </w:r>
      <w:r>
        <w:rPr>
          <w:rFonts w:ascii="Apple Symbols" w:hAnsi="Apple Symbols"/>
          <w:vertAlign w:val="superscript"/>
        </w:rPr>
        <w:t>−</w:t>
      </w:r>
      <w:r>
        <w:rPr>
          <w:vertAlign w:val="superscript"/>
        </w:rPr>
        <w:t>8</w:t>
      </w:r>
      <w:r>
        <w:rPr>
          <w:spacing w:val="-1"/>
        </w:rPr>
        <w:t xml:space="preserve"> </w:t>
      </w:r>
      <w:r>
        <w:t>and</w:t>
      </w:r>
      <w:r>
        <w:rPr>
          <w:spacing w:val="-12"/>
        </w:rPr>
        <w:t xml:space="preserve"> </w:t>
      </w:r>
      <w:r>
        <w:t>a</w:t>
      </w:r>
      <w:r>
        <w:rPr>
          <w:spacing w:val="-13"/>
        </w:rPr>
        <w:t xml:space="preserve"> </w:t>
      </w:r>
      <w:r>
        <w:t>maximum</w:t>
      </w:r>
      <w:r>
        <w:rPr>
          <w:spacing w:val="-11"/>
        </w:rPr>
        <w:t xml:space="preserve"> </w:t>
      </w:r>
      <w:r>
        <w:t>of</w:t>
      </w:r>
      <w:r>
        <w:rPr>
          <w:spacing w:val="-12"/>
        </w:rPr>
        <w:t xml:space="preserve"> </w:t>
      </w:r>
      <w:r>
        <w:t>300</w:t>
      </w:r>
      <w:r>
        <w:rPr>
          <w:spacing w:val="-11"/>
        </w:rPr>
        <w:t xml:space="preserve"> </w:t>
      </w:r>
      <w:r>
        <w:t>iterations</w:t>
      </w:r>
      <w:r>
        <w:rPr>
          <w:spacing w:val="-12"/>
        </w:rPr>
        <w:t xml:space="preserve"> </w:t>
      </w:r>
      <w:r>
        <w:t>as</w:t>
      </w:r>
      <w:r>
        <w:rPr>
          <w:spacing w:val="-13"/>
        </w:rPr>
        <w:t xml:space="preserve"> </w:t>
      </w:r>
      <w:r>
        <w:t>study-specific</w:t>
      </w:r>
      <w:r>
        <w:rPr>
          <w:spacing w:val="-11"/>
        </w:rPr>
        <w:t xml:space="preserve"> </w:t>
      </w:r>
      <w:r>
        <w:t>solver</w:t>
      </w:r>
      <w:r>
        <w:rPr>
          <w:spacing w:val="-12"/>
        </w:rPr>
        <w:t xml:space="preserve"> </w:t>
      </w:r>
      <w:r>
        <w:t>settings.</w:t>
      </w:r>
      <w:hyperlink w:anchor="_bookmark29" w:history="1">
        <w:r>
          <w:rPr>
            <w:vertAlign w:val="superscript"/>
          </w:rPr>
          <w:t>1</w:t>
        </w:r>
      </w:hyperlink>
      <w:r>
        <w:t xml:space="preserve"> Robustness checks vary </w:t>
      </w:r>
      <w:r>
        <w:rPr>
          <w:i/>
        </w:rPr>
        <w:t xml:space="preserve">d </w:t>
      </w:r>
      <w:r>
        <w:rPr>
          <w:rFonts w:ascii="Arial Unicode MS" w:hAnsi="Arial Unicode MS"/>
        </w:rPr>
        <w:t>∈ {</w:t>
      </w:r>
      <w:bookmarkStart w:id="116" w:name="Reputation_systems_lineage"/>
      <w:bookmarkStart w:id="117" w:name="_bookmark28"/>
      <w:bookmarkEnd w:id="116"/>
      <w:bookmarkEnd w:id="117"/>
      <w:r>
        <w:t>0</w:t>
      </w:r>
      <w:r>
        <w:rPr>
          <w:i/>
        </w:rPr>
        <w:t>.</w:t>
      </w:r>
      <w:r>
        <w:t>75</w:t>
      </w:r>
      <w:r>
        <w:rPr>
          <w:i/>
        </w:rPr>
        <w:t xml:space="preserve">, </w:t>
      </w:r>
      <w:r>
        <w:t>0</w:t>
      </w:r>
      <w:r>
        <w:rPr>
          <w:i/>
        </w:rPr>
        <w:t>.</w:t>
      </w:r>
      <w:r>
        <w:t>85</w:t>
      </w:r>
      <w:r>
        <w:rPr>
          <w:i/>
        </w:rPr>
        <w:t xml:space="preserve">, </w:t>
      </w:r>
      <w:r>
        <w:t>0</w:t>
      </w:r>
      <w:r>
        <w:rPr>
          <w:i/>
        </w:rPr>
        <w:t>.</w:t>
      </w:r>
      <w:r>
        <w:t>95</w:t>
      </w:r>
      <w:r>
        <w:rPr>
          <w:rFonts w:ascii="Arial Unicode MS" w:hAnsi="Arial Unicode MS"/>
        </w:rPr>
        <w:t>}</w:t>
      </w:r>
      <w:r>
        <w:t>.</w:t>
      </w:r>
    </w:p>
    <w:p w14:paraId="00DC1D61" w14:textId="77777777" w:rsidR="00350CFB" w:rsidRDefault="00350CFB">
      <w:pPr>
        <w:pStyle w:val="BodyText"/>
      </w:pPr>
    </w:p>
    <w:p w14:paraId="00DC1D62" w14:textId="77777777" w:rsidR="00350CFB" w:rsidRDefault="00350CFB">
      <w:pPr>
        <w:pStyle w:val="BodyText"/>
        <w:spacing w:before="25"/>
      </w:pPr>
    </w:p>
    <w:p w14:paraId="00DC1D63" w14:textId="77777777" w:rsidR="00350CFB" w:rsidRDefault="00283FFF">
      <w:pPr>
        <w:pStyle w:val="Heading2"/>
        <w:numPr>
          <w:ilvl w:val="1"/>
          <w:numId w:val="26"/>
        </w:numPr>
        <w:tabs>
          <w:tab w:val="left" w:pos="783"/>
        </w:tabs>
        <w:ind w:left="783" w:hanging="501"/>
      </w:pPr>
      <w:r>
        <w:t>Reputation</w:t>
      </w:r>
      <w:r>
        <w:rPr>
          <w:spacing w:val="16"/>
        </w:rPr>
        <w:t xml:space="preserve"> </w:t>
      </w:r>
      <w:r>
        <w:t>systems</w:t>
      </w:r>
      <w:r>
        <w:rPr>
          <w:spacing w:val="16"/>
        </w:rPr>
        <w:t xml:space="preserve"> </w:t>
      </w:r>
      <w:r>
        <w:rPr>
          <w:spacing w:val="-2"/>
        </w:rPr>
        <w:t>lineage</w:t>
      </w:r>
    </w:p>
    <w:p w14:paraId="00DC1D64" w14:textId="77777777" w:rsidR="00350CFB" w:rsidRDefault="00350CFB">
      <w:pPr>
        <w:pStyle w:val="BodyText"/>
        <w:spacing w:before="23"/>
        <w:rPr>
          <w:b/>
          <w:sz w:val="28"/>
        </w:rPr>
      </w:pPr>
    </w:p>
    <w:p w14:paraId="00DC1D65" w14:textId="77777777" w:rsidR="00350CFB" w:rsidRDefault="00283FFF">
      <w:pPr>
        <w:pStyle w:val="BodyText"/>
        <w:spacing w:before="1" w:line="396" w:lineRule="auto"/>
        <w:ind w:left="274" w:right="522" w:firstLine="7"/>
        <w:jc w:val="both"/>
      </w:pPr>
      <w:r>
        <w:t>PageRank is one member of a family of spectral and propagation-based reputation mechanisms. Kleinberg’s</w:t>
      </w:r>
      <w:r>
        <w:rPr>
          <w:spacing w:val="-2"/>
        </w:rPr>
        <w:t xml:space="preserve"> </w:t>
      </w:r>
      <w:r>
        <w:t>HITS</w:t>
      </w:r>
      <w:r>
        <w:rPr>
          <w:spacing w:val="-2"/>
        </w:rPr>
        <w:t xml:space="preserve"> </w:t>
      </w:r>
      <w:r>
        <w:t>algorithm</w:t>
      </w:r>
      <w:r>
        <w:rPr>
          <w:spacing w:val="-2"/>
        </w:rPr>
        <w:t xml:space="preserve"> </w:t>
      </w:r>
      <w:r>
        <w:t>distinguishes</w:t>
      </w:r>
      <w:r>
        <w:rPr>
          <w:spacing w:val="-2"/>
        </w:rPr>
        <w:t xml:space="preserve"> </w:t>
      </w:r>
      <w:r>
        <w:t>hubs</w:t>
      </w:r>
      <w:r>
        <w:rPr>
          <w:spacing w:val="-2"/>
        </w:rPr>
        <w:t xml:space="preserve"> </w:t>
      </w:r>
      <w:r>
        <w:t>and</w:t>
      </w:r>
      <w:r>
        <w:rPr>
          <w:spacing w:val="-2"/>
        </w:rPr>
        <w:t xml:space="preserve"> </w:t>
      </w:r>
      <w:r>
        <w:t>authorities</w:t>
      </w:r>
      <w:r>
        <w:rPr>
          <w:spacing w:val="-2"/>
        </w:rPr>
        <w:t xml:space="preserve"> </w:t>
      </w:r>
      <w:r>
        <w:t>in</w:t>
      </w:r>
      <w:r>
        <w:rPr>
          <w:spacing w:val="-2"/>
        </w:rPr>
        <w:t xml:space="preserve"> </w:t>
      </w:r>
      <w:r>
        <w:t>hyperlinked</w:t>
      </w:r>
      <w:r>
        <w:rPr>
          <w:spacing w:val="-2"/>
        </w:rPr>
        <w:t xml:space="preserve"> </w:t>
      </w:r>
      <w:r>
        <w:t>corpora</w:t>
      </w:r>
      <w:r>
        <w:rPr>
          <w:spacing w:val="-1"/>
        </w:rPr>
        <w:t xml:space="preserve"> </w:t>
      </w:r>
      <w:hyperlink w:anchor="_bookmark171" w:history="1">
        <w:r>
          <w:rPr>
            <w:vertAlign w:val="superscript"/>
          </w:rPr>
          <w:t>[38]</w:t>
        </w:r>
      </w:hyperlink>
      <w:r>
        <w:t>.</w:t>
      </w:r>
      <w:r>
        <w:rPr>
          <w:spacing w:val="25"/>
        </w:rPr>
        <w:t xml:space="preserve"> </w:t>
      </w:r>
      <w:r>
        <w:t>Eigen-Trust aggregates local trust scores in peer-to-peer networks with normalization to limit malicious inflation</w:t>
      </w:r>
      <w:r>
        <w:rPr>
          <w:spacing w:val="-15"/>
        </w:rPr>
        <w:t xml:space="preserve"> </w:t>
      </w:r>
      <w:hyperlink w:anchor="_bookmark168" w:history="1">
        <w:r>
          <w:rPr>
            <w:vertAlign w:val="superscript"/>
          </w:rPr>
          <w:t>[35]</w:t>
        </w:r>
      </w:hyperlink>
      <w:r>
        <w:t>.</w:t>
      </w:r>
      <w:r>
        <w:rPr>
          <w:spacing w:val="14"/>
        </w:rPr>
        <w:t xml:space="preserve"> </w:t>
      </w:r>
      <w:r>
        <w:t>TrustRank</w:t>
      </w:r>
      <w:r>
        <w:rPr>
          <w:spacing w:val="-15"/>
        </w:rPr>
        <w:t xml:space="preserve"> </w:t>
      </w:r>
      <w:r>
        <w:t>propagates</w:t>
      </w:r>
      <w:r>
        <w:rPr>
          <w:spacing w:val="-15"/>
        </w:rPr>
        <w:t xml:space="preserve"> </w:t>
      </w:r>
      <w:r>
        <w:t>trust</w:t>
      </w:r>
      <w:r>
        <w:rPr>
          <w:spacing w:val="-15"/>
        </w:rPr>
        <w:t xml:space="preserve"> </w:t>
      </w:r>
      <w:r>
        <w:t>from</w:t>
      </w:r>
      <w:r>
        <w:rPr>
          <w:spacing w:val="-15"/>
        </w:rPr>
        <w:t xml:space="preserve"> </w:t>
      </w:r>
      <w:r>
        <w:t>a</w:t>
      </w:r>
      <w:r>
        <w:rPr>
          <w:spacing w:val="-15"/>
        </w:rPr>
        <w:t xml:space="preserve"> </w:t>
      </w:r>
      <w:r>
        <w:t>seed</w:t>
      </w:r>
      <w:r>
        <w:rPr>
          <w:spacing w:val="-15"/>
        </w:rPr>
        <w:t xml:space="preserve"> </w:t>
      </w:r>
      <w:r>
        <w:t>set</w:t>
      </w:r>
      <w:r>
        <w:rPr>
          <w:spacing w:val="-15"/>
        </w:rPr>
        <w:t xml:space="preserve"> </w:t>
      </w:r>
      <w:r>
        <w:t>of</w:t>
      </w:r>
      <w:r>
        <w:rPr>
          <w:spacing w:val="-15"/>
        </w:rPr>
        <w:t xml:space="preserve"> </w:t>
      </w:r>
      <w:r>
        <w:t>known-good</w:t>
      </w:r>
      <w:r>
        <w:rPr>
          <w:spacing w:val="-15"/>
        </w:rPr>
        <w:t xml:space="preserve"> </w:t>
      </w:r>
      <w:r>
        <w:t>nodes</w:t>
      </w:r>
      <w:r>
        <w:rPr>
          <w:spacing w:val="-15"/>
        </w:rPr>
        <w:t xml:space="preserve"> </w:t>
      </w:r>
      <w:r>
        <w:t>to</w:t>
      </w:r>
      <w:r>
        <w:rPr>
          <w:spacing w:val="-15"/>
        </w:rPr>
        <w:t xml:space="preserve"> </w:t>
      </w:r>
      <w:r>
        <w:t>combat</w:t>
      </w:r>
      <w:r>
        <w:rPr>
          <w:spacing w:val="-15"/>
        </w:rPr>
        <w:t xml:space="preserve"> </w:t>
      </w:r>
      <w:r>
        <w:t>web</w:t>
      </w:r>
      <w:r>
        <w:rPr>
          <w:spacing w:val="-15"/>
        </w:rPr>
        <w:t xml:space="preserve"> </w:t>
      </w:r>
      <w:r>
        <w:t xml:space="preserve">spam </w:t>
      </w:r>
      <w:hyperlink w:anchor="_bookmark160" w:history="1">
        <w:r>
          <w:rPr>
            <w:vertAlign w:val="superscript"/>
          </w:rPr>
          <w:t>[27]</w:t>
        </w:r>
      </w:hyperlink>
      <w:r>
        <w:t>.</w:t>
      </w:r>
      <w:r>
        <w:rPr>
          <w:spacing w:val="8"/>
        </w:rPr>
        <w:t xml:space="preserve"> </w:t>
      </w:r>
      <w:r>
        <w:t>These</w:t>
      </w:r>
      <w:r>
        <w:rPr>
          <w:spacing w:val="-15"/>
        </w:rPr>
        <w:t xml:space="preserve"> </w:t>
      </w:r>
      <w:r>
        <w:t>systems</w:t>
      </w:r>
      <w:r>
        <w:rPr>
          <w:spacing w:val="-15"/>
        </w:rPr>
        <w:t xml:space="preserve"> </w:t>
      </w:r>
      <w:r>
        <w:t>share</w:t>
      </w:r>
      <w:r>
        <w:rPr>
          <w:spacing w:val="-15"/>
        </w:rPr>
        <w:t xml:space="preserve"> </w:t>
      </w:r>
      <w:r>
        <w:t>a</w:t>
      </w:r>
      <w:r>
        <w:rPr>
          <w:spacing w:val="-15"/>
        </w:rPr>
        <w:t xml:space="preserve"> </w:t>
      </w:r>
      <w:r>
        <w:t>theme:</w:t>
      </w:r>
      <w:r>
        <w:rPr>
          <w:spacing w:val="11"/>
        </w:rPr>
        <w:t xml:space="preserve"> </w:t>
      </w:r>
      <w:r>
        <w:t>reputation</w:t>
      </w:r>
      <w:r>
        <w:rPr>
          <w:spacing w:val="-15"/>
        </w:rPr>
        <w:t xml:space="preserve"> </w:t>
      </w:r>
      <w:r>
        <w:t>is</w:t>
      </w:r>
      <w:r>
        <w:rPr>
          <w:spacing w:val="-15"/>
        </w:rPr>
        <w:t xml:space="preserve"> </w:t>
      </w:r>
      <w:r>
        <w:t>relational</w:t>
      </w:r>
      <w:r>
        <w:rPr>
          <w:spacing w:val="-15"/>
        </w:rPr>
        <w:t xml:space="preserve"> </w:t>
      </w:r>
      <w:r>
        <w:t>and</w:t>
      </w:r>
      <w:r>
        <w:rPr>
          <w:spacing w:val="-15"/>
        </w:rPr>
        <w:t xml:space="preserve"> </w:t>
      </w:r>
      <w:r>
        <w:t>should</w:t>
      </w:r>
      <w:r>
        <w:rPr>
          <w:spacing w:val="-15"/>
        </w:rPr>
        <w:t xml:space="preserve"> </w:t>
      </w:r>
      <w:r>
        <w:t>be</w:t>
      </w:r>
      <w:r>
        <w:rPr>
          <w:spacing w:val="-15"/>
        </w:rPr>
        <w:t xml:space="preserve"> </w:t>
      </w:r>
      <w:r>
        <w:t>hard</w:t>
      </w:r>
      <w:r>
        <w:rPr>
          <w:spacing w:val="-15"/>
        </w:rPr>
        <w:t xml:space="preserve"> </w:t>
      </w:r>
      <w:r>
        <w:t>to</w:t>
      </w:r>
      <w:r>
        <w:rPr>
          <w:spacing w:val="-15"/>
        </w:rPr>
        <w:t xml:space="preserve"> </w:t>
      </w:r>
      <w:r>
        <w:t>forge</w:t>
      </w:r>
      <w:r>
        <w:rPr>
          <w:spacing w:val="-15"/>
        </w:rPr>
        <w:t xml:space="preserve"> </w:t>
      </w:r>
      <w:r>
        <w:t>without</w:t>
      </w:r>
      <w:r>
        <w:rPr>
          <w:spacing w:val="-15"/>
        </w:rPr>
        <w:t xml:space="preserve"> </w:t>
      </w:r>
      <w:r>
        <w:t>costly endorsements from already-reputable nodes.</w:t>
      </w:r>
    </w:p>
    <w:p w14:paraId="00DC1D66" w14:textId="77777777" w:rsidR="00350CFB" w:rsidRDefault="00283FFF">
      <w:pPr>
        <w:pStyle w:val="BodyText"/>
        <w:spacing w:before="20"/>
        <w:ind w:left="282"/>
        <w:jc w:val="both"/>
      </w:pPr>
      <w:r>
        <w:t>On-chain,</w:t>
      </w:r>
      <w:r>
        <w:rPr>
          <w:spacing w:val="-7"/>
        </w:rPr>
        <w:t xml:space="preserve"> </w:t>
      </w:r>
      <w:r>
        <w:t>Sybil</w:t>
      </w:r>
      <w:r>
        <w:rPr>
          <w:spacing w:val="-7"/>
        </w:rPr>
        <w:t xml:space="preserve"> </w:t>
      </w:r>
      <w:r>
        <w:t>attacks</w:t>
      </w:r>
      <w:r>
        <w:rPr>
          <w:spacing w:val="-6"/>
        </w:rPr>
        <w:t xml:space="preserve"> </w:t>
      </w:r>
      <w:r>
        <w:t>remain</w:t>
      </w:r>
      <w:r>
        <w:rPr>
          <w:spacing w:val="-7"/>
        </w:rPr>
        <w:t xml:space="preserve"> </w:t>
      </w:r>
      <w:r>
        <w:t>central</w:t>
      </w:r>
      <w:r>
        <w:rPr>
          <w:spacing w:val="-7"/>
        </w:rPr>
        <w:t xml:space="preserve"> </w:t>
      </w:r>
      <w:hyperlink w:anchor="_bookmark150" w:history="1">
        <w:r>
          <w:rPr>
            <w:vertAlign w:val="superscript"/>
          </w:rPr>
          <w:t>[17]</w:t>
        </w:r>
      </w:hyperlink>
      <w:r>
        <w:t>.</w:t>
      </w:r>
      <w:r>
        <w:rPr>
          <w:spacing w:val="12"/>
        </w:rPr>
        <w:t xml:space="preserve"> </w:t>
      </w:r>
      <w:r>
        <w:t>Creating</w:t>
      </w:r>
      <w:r>
        <w:rPr>
          <w:spacing w:val="-6"/>
        </w:rPr>
        <w:t xml:space="preserve"> </w:t>
      </w:r>
      <w:r>
        <w:t>wallets</w:t>
      </w:r>
      <w:r>
        <w:rPr>
          <w:spacing w:val="-7"/>
        </w:rPr>
        <w:t xml:space="preserve"> </w:t>
      </w:r>
      <w:r>
        <w:t>is</w:t>
      </w:r>
      <w:r>
        <w:rPr>
          <w:spacing w:val="-7"/>
        </w:rPr>
        <w:t xml:space="preserve"> </w:t>
      </w:r>
      <w:r>
        <w:t>cheap;</w:t>
      </w:r>
      <w:r>
        <w:rPr>
          <w:spacing w:val="-5"/>
        </w:rPr>
        <w:t xml:space="preserve"> </w:t>
      </w:r>
      <w:r>
        <w:t>creating</w:t>
      </w:r>
      <w:r>
        <w:rPr>
          <w:spacing w:val="-7"/>
        </w:rPr>
        <w:t xml:space="preserve"> </w:t>
      </w:r>
      <w:r>
        <w:t>wallets</w:t>
      </w:r>
      <w:r>
        <w:rPr>
          <w:spacing w:val="-7"/>
        </w:rPr>
        <w:t xml:space="preserve"> </w:t>
      </w:r>
      <w:r>
        <w:t>that</w:t>
      </w:r>
      <w:r>
        <w:rPr>
          <w:spacing w:val="-6"/>
        </w:rPr>
        <w:t xml:space="preserve"> </w:t>
      </w:r>
      <w:r>
        <w:rPr>
          <w:spacing w:val="-2"/>
        </w:rPr>
        <w:t>receive</w:t>
      </w:r>
    </w:p>
    <w:p w14:paraId="00DC1D67" w14:textId="77777777" w:rsidR="00350CFB" w:rsidRDefault="00283FFF">
      <w:pPr>
        <w:pStyle w:val="BodyText"/>
        <w:spacing w:before="169"/>
        <w:rPr>
          <w:sz w:val="20"/>
        </w:rPr>
      </w:pPr>
      <w:r>
        <w:rPr>
          <w:noProof/>
          <w:sz w:val="20"/>
        </w:rPr>
        <mc:AlternateContent>
          <mc:Choice Requires="wps">
            <w:drawing>
              <wp:anchor distT="0" distB="0" distL="0" distR="0" simplePos="0" relativeHeight="487601152" behindDoc="1" locked="0" layoutInCell="1" allowOverlap="1" wp14:anchorId="00DC270C" wp14:editId="00DC270D">
                <wp:simplePos x="0" y="0"/>
                <wp:positionH relativeFrom="page">
                  <wp:posOffset>809244</wp:posOffset>
                </wp:positionH>
                <wp:positionV relativeFrom="paragraph">
                  <wp:posOffset>268974</wp:posOffset>
                </wp:positionV>
                <wp:extent cx="2376805" cy="1270"/>
                <wp:effectExtent l="0" t="0" r="0" b="0"/>
                <wp:wrapTopAndBottom/>
                <wp:docPr id="68" name="Graphic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76805" cy="1270"/>
                        </a:xfrm>
                        <a:custGeom>
                          <a:avLst/>
                          <a:gdLst/>
                          <a:ahLst/>
                          <a:cxnLst/>
                          <a:rect l="l" t="t" r="r" b="b"/>
                          <a:pathLst>
                            <a:path w="2376805">
                              <a:moveTo>
                                <a:pt x="0" y="0"/>
                              </a:moveTo>
                              <a:lnTo>
                                <a:pt x="2376563"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AC898E5" id="Graphic 68" o:spid="_x0000_s1026" style="position:absolute;margin-left:63.7pt;margin-top:21.2pt;width:187.15pt;height:.1pt;z-index:-15715328;visibility:visible;mso-wrap-style:square;mso-wrap-distance-left:0;mso-wrap-distance-top:0;mso-wrap-distance-right:0;mso-wrap-distance-bottom:0;mso-position-horizontal:absolute;mso-position-horizontal-relative:page;mso-position-vertical:absolute;mso-position-vertical-relative:text;v-text-anchor:top" coordsize="237680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" path="m,l2376563,e" filled="f" strokeweight=".14056mm">
                <v:path arrowok="t"/>
                <w10:wrap type="topAndBottom" anchorx="page"/>
              </v:shape>
            </w:pict>
          </mc:Fallback>
        </mc:AlternateContent>
      </w:r>
    </w:p>
    <w:p w14:paraId="00DC1D68" w14:textId="77777777" w:rsidR="00350CFB" w:rsidRDefault="00283FFF">
      <w:pPr>
        <w:spacing w:before="32" w:line="249" w:lineRule="auto"/>
        <w:ind w:left="362" w:hanging="80"/>
        <w:rPr>
          <w:sz w:val="20"/>
        </w:rPr>
      </w:pPr>
      <w:r>
        <w:rPr>
          <w:sz w:val="20"/>
          <w:vertAlign w:val="superscript"/>
        </w:rPr>
        <w:t>1</w:t>
      </w:r>
      <w:bookmarkStart w:id="118" w:name="_bookmark29"/>
      <w:bookmarkEnd w:id="118"/>
      <w:r>
        <w:rPr>
          <w:sz w:val="20"/>
        </w:rPr>
        <w:t>Tolerance and iteration caps are implementation choices for reproducible timing; they are not claimed as part of the classical PageRank formulation.</w:t>
      </w:r>
    </w:p>
    <w:p w14:paraId="00DC1D69" w14:textId="77777777" w:rsidR="00350CFB" w:rsidRDefault="00350CFB">
      <w:pPr>
        <w:spacing w:line="249" w:lineRule="auto"/>
        <w:rPr>
          <w:sz w:val="20"/>
        </w:rPr>
        <w:sectPr w:rsidR="00350CFB">
          <w:pgSz w:w="11910" w:h="16840"/>
          <w:pgMar w:top="1900" w:right="708" w:bottom="2300" w:left="992" w:header="0" w:footer="2115" w:gutter="0"/>
          <w:cols w:space="720"/>
        </w:sectPr>
      </w:pPr>
    </w:p>
    <w:p w14:paraId="00DC1D6A" w14:textId="77777777" w:rsidR="00350CFB" w:rsidRDefault="00283FFF">
      <w:pPr>
        <w:pStyle w:val="BodyText"/>
        <w:spacing w:before="72" w:line="396" w:lineRule="auto"/>
        <w:ind w:left="282" w:right="560"/>
        <w:jc w:val="both"/>
      </w:pPr>
      <w:r>
        <w:lastRenderedPageBreak/>
        <w:t>allowances or transfers from diverse counterparties is costlier.</w:t>
      </w:r>
      <w:r>
        <w:rPr>
          <w:spacing w:val="40"/>
        </w:rPr>
        <w:t xml:space="preserve"> </w:t>
      </w:r>
      <w:r>
        <w:t>Sybil-adjusted stability proxies in this dissertation (inbound counterparty ratio, tenure, active months) partially capture diversity of interaction but do not eliminate adversarial manipulation.</w:t>
      </w:r>
      <w:r>
        <w:rPr>
          <w:spacing w:val="40"/>
        </w:rPr>
        <w:t xml:space="preserve"> </w:t>
      </w:r>
      <w:r>
        <w:t xml:space="preserve">Chapter </w:t>
      </w:r>
      <w:hyperlink w:anchor="_bookmark114" w:history="1">
        <w:r>
          <w:t>5</w:t>
        </w:r>
      </w:hyperlink>
      <w:r>
        <w:t xml:space="preserve"> sketches a cost model for allowance-graph Sybils.</w:t>
      </w:r>
    </w:p>
    <w:p w14:paraId="00DC1D6B" w14:textId="77777777" w:rsidR="00350CFB" w:rsidRDefault="00283FFF">
      <w:pPr>
        <w:pStyle w:val="BodyText"/>
        <w:spacing w:before="18" w:line="396" w:lineRule="auto"/>
        <w:ind w:left="282" w:right="564"/>
        <w:jc w:val="both"/>
      </w:pPr>
      <w:r>
        <w:rPr>
          <w:spacing w:val="-2"/>
        </w:rPr>
        <w:t>Machine-learning</w:t>
      </w:r>
      <w:r>
        <w:rPr>
          <w:spacing w:val="-10"/>
        </w:rPr>
        <w:t xml:space="preserve"> </w:t>
      </w:r>
      <w:r>
        <w:rPr>
          <w:spacing w:val="-2"/>
        </w:rPr>
        <w:t>credit</w:t>
      </w:r>
      <w:r>
        <w:rPr>
          <w:spacing w:val="-10"/>
        </w:rPr>
        <w:t xml:space="preserve"> </w:t>
      </w:r>
      <w:r>
        <w:rPr>
          <w:spacing w:val="-2"/>
        </w:rPr>
        <w:t>models</w:t>
      </w:r>
      <w:r>
        <w:rPr>
          <w:spacing w:val="-10"/>
        </w:rPr>
        <w:t xml:space="preserve"> </w:t>
      </w:r>
      <w:r>
        <w:rPr>
          <w:spacing w:val="-2"/>
        </w:rPr>
        <w:t>on</w:t>
      </w:r>
      <w:r>
        <w:rPr>
          <w:spacing w:val="-10"/>
        </w:rPr>
        <w:t xml:space="preserve"> </w:t>
      </w:r>
      <w:r>
        <w:rPr>
          <w:spacing w:val="-2"/>
        </w:rPr>
        <w:t>DeFi</w:t>
      </w:r>
      <w:r>
        <w:rPr>
          <w:spacing w:val="-10"/>
        </w:rPr>
        <w:t xml:space="preserve"> </w:t>
      </w:r>
      <w:r>
        <w:rPr>
          <w:spacing w:val="-2"/>
        </w:rPr>
        <w:t>features</w:t>
      </w:r>
      <w:r>
        <w:rPr>
          <w:spacing w:val="-9"/>
        </w:rPr>
        <w:t xml:space="preserve"> </w:t>
      </w:r>
      <w:hyperlink w:anchor="_bookmark172" w:history="1">
        <w:r>
          <w:rPr>
            <w:spacing w:val="-2"/>
            <w:vertAlign w:val="superscript"/>
          </w:rPr>
          <w:t>[39]</w:t>
        </w:r>
      </w:hyperlink>
      <w:r>
        <w:rPr>
          <w:spacing w:val="-2"/>
        </w:rPr>
        <w:t xml:space="preserve"> can</w:t>
      </w:r>
      <w:r>
        <w:rPr>
          <w:spacing w:val="-10"/>
        </w:rPr>
        <w:t xml:space="preserve"> </w:t>
      </w:r>
      <w:r>
        <w:rPr>
          <w:spacing w:val="-2"/>
        </w:rPr>
        <w:t>outperform</w:t>
      </w:r>
      <w:r>
        <w:rPr>
          <w:spacing w:val="-10"/>
        </w:rPr>
        <w:t xml:space="preserve"> </w:t>
      </w:r>
      <w:r>
        <w:rPr>
          <w:spacing w:val="-2"/>
        </w:rPr>
        <w:t>simple</w:t>
      </w:r>
      <w:r>
        <w:rPr>
          <w:spacing w:val="-10"/>
        </w:rPr>
        <w:t xml:space="preserve"> </w:t>
      </w:r>
      <w:r>
        <w:rPr>
          <w:spacing w:val="-2"/>
        </w:rPr>
        <w:t>graph</w:t>
      </w:r>
      <w:r>
        <w:rPr>
          <w:spacing w:val="-10"/>
        </w:rPr>
        <w:t xml:space="preserve"> </w:t>
      </w:r>
      <w:r>
        <w:rPr>
          <w:spacing w:val="-2"/>
        </w:rPr>
        <w:t>scores</w:t>
      </w:r>
      <w:r>
        <w:rPr>
          <w:spacing w:val="-10"/>
        </w:rPr>
        <w:t xml:space="preserve"> </w:t>
      </w:r>
      <w:r>
        <w:rPr>
          <w:spacing w:val="-2"/>
        </w:rPr>
        <w:t>on</w:t>
      </w:r>
      <w:r>
        <w:rPr>
          <w:spacing w:val="-10"/>
        </w:rPr>
        <w:t xml:space="preserve"> </w:t>
      </w:r>
      <w:r>
        <w:rPr>
          <w:spacing w:val="-2"/>
        </w:rPr>
        <w:t xml:space="preserve">labeled </w:t>
      </w:r>
      <w:r>
        <w:t>defaults when labels exist, but they trade interpretability for accuracy.</w:t>
      </w:r>
      <w:r>
        <w:rPr>
          <w:spacing w:val="40"/>
        </w:rPr>
        <w:t xml:space="preserve"> </w:t>
      </w:r>
      <w:r>
        <w:t xml:space="preserve">EndorseRank and AWP </w:t>
      </w:r>
      <w:bookmarkStart w:id="119" w:name="ERC-20_allowances_as_endorsement"/>
      <w:bookmarkStart w:id="120" w:name="_bookmark30"/>
      <w:bookmarkEnd w:id="119"/>
      <w:bookmarkEnd w:id="120"/>
      <w:r>
        <w:t xml:space="preserve">prioritize transparent propagation rules suitable for audit </w:t>
      </w:r>
      <w:hyperlink w:anchor="_bookmark181" w:history="1">
        <w:r>
          <w:rPr>
            <w:vertAlign w:val="superscript"/>
          </w:rPr>
          <w:t>[48]</w:t>
        </w:r>
      </w:hyperlink>
      <w:r>
        <w:t>.</w:t>
      </w:r>
    </w:p>
    <w:p w14:paraId="00DC1D6C" w14:textId="77777777" w:rsidR="00350CFB" w:rsidRDefault="00350CFB">
      <w:pPr>
        <w:pStyle w:val="BodyText"/>
        <w:spacing w:before="162"/>
      </w:pPr>
    </w:p>
    <w:p w14:paraId="00DC1D6D" w14:textId="77777777" w:rsidR="00350CFB" w:rsidRDefault="00283FFF">
      <w:pPr>
        <w:pStyle w:val="Heading2"/>
        <w:numPr>
          <w:ilvl w:val="1"/>
          <w:numId w:val="26"/>
        </w:numPr>
        <w:tabs>
          <w:tab w:val="left" w:pos="783"/>
        </w:tabs>
        <w:ind w:left="783" w:hanging="501"/>
      </w:pPr>
      <w:r>
        <w:t>ERC-20</w:t>
      </w:r>
      <w:r>
        <w:rPr>
          <w:spacing w:val="14"/>
        </w:rPr>
        <w:t xml:space="preserve"> </w:t>
      </w:r>
      <w:r>
        <w:t>allowances</w:t>
      </w:r>
      <w:r>
        <w:rPr>
          <w:spacing w:val="14"/>
        </w:rPr>
        <w:t xml:space="preserve"> </w:t>
      </w:r>
      <w:r>
        <w:t>as</w:t>
      </w:r>
      <w:r>
        <w:rPr>
          <w:spacing w:val="15"/>
        </w:rPr>
        <w:t xml:space="preserve"> </w:t>
      </w:r>
      <w:r>
        <w:rPr>
          <w:spacing w:val="-2"/>
        </w:rPr>
        <w:t>endorsement</w:t>
      </w:r>
    </w:p>
    <w:p w14:paraId="00DC1D6E" w14:textId="77777777" w:rsidR="00350CFB" w:rsidRDefault="00350CFB">
      <w:pPr>
        <w:pStyle w:val="BodyText"/>
        <w:spacing w:before="24"/>
        <w:rPr>
          <w:b/>
          <w:sz w:val="28"/>
        </w:rPr>
      </w:pPr>
    </w:p>
    <w:p w14:paraId="00DC1D6F" w14:textId="77777777" w:rsidR="00350CFB" w:rsidRDefault="00283FFF">
      <w:pPr>
        <w:pStyle w:val="BodyText"/>
        <w:spacing w:line="388" w:lineRule="auto"/>
        <w:ind w:left="282" w:right="523"/>
        <w:jc w:val="both"/>
      </w:pPr>
      <w:r>
        <w:rPr>
          <w:spacing w:val="-4"/>
        </w:rPr>
        <w:t>ERC-20</w:t>
      </w:r>
      <w:r>
        <w:rPr>
          <w:spacing w:val="-11"/>
        </w:rPr>
        <w:t xml:space="preserve"> </w:t>
      </w:r>
      <w:r>
        <w:rPr>
          <w:rFonts w:ascii="Courier New" w:hAnsi="Courier New"/>
          <w:spacing w:val="-4"/>
        </w:rPr>
        <w:t>approve</w:t>
      </w:r>
      <w:r>
        <w:rPr>
          <w:rFonts w:ascii="Courier New" w:hAnsi="Courier New"/>
          <w:spacing w:val="-32"/>
        </w:rPr>
        <w:t xml:space="preserve"> </w:t>
      </w:r>
      <w:r>
        <w:rPr>
          <w:spacing w:val="-4"/>
        </w:rPr>
        <w:t>and</w:t>
      </w:r>
      <w:r>
        <w:rPr>
          <w:spacing w:val="-11"/>
        </w:rPr>
        <w:t xml:space="preserve"> </w:t>
      </w:r>
      <w:r>
        <w:rPr>
          <w:spacing w:val="-4"/>
        </w:rPr>
        <w:t>EIP-2612</w:t>
      </w:r>
      <w:r>
        <w:rPr>
          <w:spacing w:val="-11"/>
        </w:rPr>
        <w:t xml:space="preserve"> </w:t>
      </w:r>
      <w:r>
        <w:rPr>
          <w:rFonts w:ascii="Courier New" w:hAnsi="Courier New"/>
          <w:spacing w:val="-4"/>
        </w:rPr>
        <w:t>permit</w:t>
      </w:r>
      <w:r>
        <w:rPr>
          <w:rFonts w:ascii="Courier New" w:hAnsi="Courier New"/>
          <w:spacing w:val="-33"/>
        </w:rPr>
        <w:t xml:space="preserve"> </w:t>
      </w:r>
      <w:r>
        <w:rPr>
          <w:spacing w:val="-4"/>
        </w:rPr>
        <w:t>record</w:t>
      </w:r>
      <w:r>
        <w:rPr>
          <w:spacing w:val="-11"/>
        </w:rPr>
        <w:t xml:space="preserve"> </w:t>
      </w:r>
      <w:r>
        <w:rPr>
          <w:spacing w:val="-4"/>
        </w:rPr>
        <w:t>explicit</w:t>
      </w:r>
      <w:r>
        <w:rPr>
          <w:spacing w:val="-11"/>
        </w:rPr>
        <w:t xml:space="preserve"> </w:t>
      </w:r>
      <w:r>
        <w:rPr>
          <w:spacing w:val="-4"/>
        </w:rPr>
        <w:t>spending</w:t>
      </w:r>
      <w:r>
        <w:rPr>
          <w:spacing w:val="-11"/>
        </w:rPr>
        <w:t xml:space="preserve"> </w:t>
      </w:r>
      <w:r>
        <w:rPr>
          <w:spacing w:val="-4"/>
        </w:rPr>
        <w:t>authorization</w:t>
      </w:r>
      <w:r>
        <w:rPr>
          <w:spacing w:val="-11"/>
        </w:rPr>
        <w:t xml:space="preserve"> </w:t>
      </w:r>
      <w:hyperlink w:anchor="_bookmark151" w:history="1">
        <w:r>
          <w:rPr>
            <w:spacing w:val="-4"/>
            <w:vertAlign w:val="superscript"/>
          </w:rPr>
          <w:t>[18]</w:t>
        </w:r>
      </w:hyperlink>
      <w:r>
        <w:rPr>
          <w:spacing w:val="-4"/>
          <w:vertAlign w:val="superscript"/>
        </w:rPr>
        <w:t>,</w:t>
      </w:r>
      <w:hyperlink w:anchor="_bookmark152" w:history="1">
        <w:r>
          <w:rPr>
            <w:spacing w:val="-4"/>
            <w:vertAlign w:val="superscript"/>
          </w:rPr>
          <w:t>[19]</w:t>
        </w:r>
      </w:hyperlink>
      <w:r>
        <w:rPr>
          <w:spacing w:val="-4"/>
        </w:rPr>
        <w:t>.</w:t>
      </w:r>
      <w:r>
        <w:rPr>
          <w:spacing w:val="24"/>
        </w:rPr>
        <w:t xml:space="preserve"> </w:t>
      </w:r>
      <w:r>
        <w:rPr>
          <w:spacing w:val="-4"/>
        </w:rPr>
        <w:t>EndorseR-</w:t>
      </w:r>
      <w:r>
        <w:t>ank</w:t>
      </w:r>
      <w:r>
        <w:rPr>
          <w:spacing w:val="-3"/>
        </w:rPr>
        <w:t xml:space="preserve"> </w:t>
      </w:r>
      <w:r>
        <w:t>treats</w:t>
      </w:r>
      <w:r>
        <w:rPr>
          <w:spacing w:val="-3"/>
        </w:rPr>
        <w:t xml:space="preserve"> </w:t>
      </w:r>
      <w:r>
        <w:t>the</w:t>
      </w:r>
      <w:r>
        <w:rPr>
          <w:spacing w:val="-3"/>
        </w:rPr>
        <w:t xml:space="preserve"> </w:t>
      </w:r>
      <w:r>
        <w:t>latest</w:t>
      </w:r>
      <w:r>
        <w:rPr>
          <w:spacing w:val="-3"/>
        </w:rPr>
        <w:t xml:space="preserve"> </w:t>
      </w:r>
      <w:r>
        <w:t>allowance</w:t>
      </w:r>
      <w:r>
        <w:rPr>
          <w:spacing w:val="-3"/>
        </w:rPr>
        <w:t xml:space="preserve"> </w:t>
      </w:r>
      <w:r>
        <w:t>per</w:t>
      </w:r>
      <w:r>
        <w:rPr>
          <w:spacing w:val="-3"/>
        </w:rPr>
        <w:t xml:space="preserve"> </w:t>
      </w:r>
      <w:r>
        <w:t>owner–spender</w:t>
      </w:r>
      <w:r>
        <w:rPr>
          <w:spacing w:val="-3"/>
        </w:rPr>
        <w:t xml:space="preserve"> </w:t>
      </w:r>
      <w:r>
        <w:t>pair</w:t>
      </w:r>
      <w:r>
        <w:rPr>
          <w:spacing w:val="-3"/>
        </w:rPr>
        <w:t xml:space="preserve"> </w:t>
      </w:r>
      <w:r>
        <w:t>as</w:t>
      </w:r>
      <w:r>
        <w:rPr>
          <w:spacing w:val="-3"/>
        </w:rPr>
        <w:t xml:space="preserve"> </w:t>
      </w:r>
      <w:r>
        <w:t>edge</w:t>
      </w:r>
      <w:r>
        <w:rPr>
          <w:spacing w:val="-3"/>
        </w:rPr>
        <w:t xml:space="preserve"> </w:t>
      </w:r>
      <w:r>
        <w:t>strength</w:t>
      </w:r>
      <w:r>
        <w:rPr>
          <w:spacing w:val="-3"/>
        </w:rPr>
        <w:t xml:space="preserve"> </w:t>
      </w:r>
      <w:r>
        <w:t>on</w:t>
      </w:r>
      <w:r>
        <w:rPr>
          <w:spacing w:val="-3"/>
        </w:rPr>
        <w:t xml:space="preserve"> </w:t>
      </w:r>
      <w:r>
        <w:t>a</w:t>
      </w:r>
      <w:r>
        <w:rPr>
          <w:spacing w:val="-3"/>
        </w:rPr>
        <w:t xml:space="preserve"> </w:t>
      </w:r>
      <w:r>
        <w:t>directed</w:t>
      </w:r>
      <w:r>
        <w:rPr>
          <w:spacing w:val="-3"/>
        </w:rPr>
        <w:t xml:space="preserve"> </w:t>
      </w:r>
      <w:r>
        <w:t>endorsement graph and runs PageRank on that snapshot, eliminating historical time-decay because newer ap-provals override older ones.</w:t>
      </w:r>
    </w:p>
    <w:p w14:paraId="00DC1D70" w14:textId="77777777" w:rsidR="00350CFB" w:rsidRDefault="00283FFF">
      <w:pPr>
        <w:pStyle w:val="BodyText"/>
        <w:spacing w:before="31" w:line="388" w:lineRule="auto"/>
        <w:ind w:left="273" w:right="522" w:firstLine="8"/>
        <w:jc w:val="both"/>
      </w:pPr>
      <w:r>
        <w:rPr>
          <w:spacing w:val="-2"/>
        </w:rPr>
        <w:t>Formally,</w:t>
      </w:r>
      <w:r>
        <w:rPr>
          <w:spacing w:val="-13"/>
        </w:rPr>
        <w:t xml:space="preserve"> </w:t>
      </w:r>
      <w:r>
        <w:rPr>
          <w:spacing w:val="-2"/>
        </w:rPr>
        <w:t>for</w:t>
      </w:r>
      <w:r>
        <w:rPr>
          <w:spacing w:val="-13"/>
        </w:rPr>
        <w:t xml:space="preserve"> </w:t>
      </w:r>
      <w:r>
        <w:rPr>
          <w:spacing w:val="-2"/>
        </w:rPr>
        <w:t>each</w:t>
      </w:r>
      <w:r>
        <w:rPr>
          <w:spacing w:val="-13"/>
        </w:rPr>
        <w:t xml:space="preserve"> </w:t>
      </w:r>
      <w:r>
        <w:rPr>
          <w:spacing w:val="-2"/>
        </w:rPr>
        <w:t>token</w:t>
      </w:r>
      <w:r>
        <w:rPr>
          <w:spacing w:val="-9"/>
        </w:rPr>
        <w:t xml:space="preserve"> </w:t>
      </w:r>
      <w:r>
        <w:rPr>
          <w:spacing w:val="-2"/>
        </w:rPr>
        <w:t>and owner–spender</w:t>
      </w:r>
      <w:r>
        <w:rPr>
          <w:spacing w:val="-4"/>
        </w:rPr>
        <w:t xml:space="preserve"> </w:t>
      </w:r>
      <w:r>
        <w:rPr>
          <w:spacing w:val="-2"/>
        </w:rPr>
        <w:t>pair, let</w:t>
      </w:r>
      <w:r>
        <w:rPr>
          <w:spacing w:val="-4"/>
        </w:rPr>
        <w:t xml:space="preserve"> </w:t>
      </w:r>
      <w:r>
        <w:rPr>
          <w:i/>
          <w:spacing w:val="-2"/>
        </w:rPr>
        <w:t>a</w:t>
      </w:r>
      <w:r>
        <w:rPr>
          <w:rFonts w:ascii="Menlo" w:hAnsi="Menlo"/>
          <w:i/>
          <w:spacing w:val="-2"/>
          <w:vertAlign w:val="subscript"/>
        </w:rPr>
        <w:t>o</w:t>
      </w:r>
      <w:r>
        <w:rPr>
          <w:rFonts w:ascii="Apple Symbols" w:hAnsi="Apple Symbols"/>
          <w:spacing w:val="-2"/>
          <w:vertAlign w:val="subscript"/>
        </w:rPr>
        <w:t>→</w:t>
      </w:r>
      <w:r>
        <w:rPr>
          <w:rFonts w:ascii="Menlo" w:hAnsi="Menlo"/>
          <w:i/>
          <w:spacing w:val="-2"/>
          <w:vertAlign w:val="subscript"/>
        </w:rPr>
        <w:t>s</w:t>
      </w:r>
      <w:r>
        <w:rPr>
          <w:rFonts w:ascii="Menlo" w:hAnsi="Menlo"/>
          <w:i/>
          <w:spacing w:val="-35"/>
        </w:rPr>
        <w:t xml:space="preserve"> </w:t>
      </w:r>
      <w:r>
        <w:rPr>
          <w:spacing w:val="-2"/>
        </w:rPr>
        <w:t>be</w:t>
      </w:r>
      <w:r>
        <w:rPr>
          <w:spacing w:val="-3"/>
        </w:rPr>
        <w:t xml:space="preserve"> </w:t>
      </w:r>
      <w:r>
        <w:rPr>
          <w:spacing w:val="-2"/>
        </w:rPr>
        <w:t>the decimal-adjusted</w:t>
      </w:r>
      <w:r>
        <w:rPr>
          <w:spacing w:val="-4"/>
        </w:rPr>
        <w:t xml:space="preserve"> </w:t>
      </w:r>
      <w:r>
        <w:rPr>
          <w:spacing w:val="-2"/>
        </w:rPr>
        <w:t xml:space="preserve">latest allowance. </w:t>
      </w:r>
      <w:r>
        <w:t>Edges</w:t>
      </w:r>
      <w:r>
        <w:rPr>
          <w:spacing w:val="-3"/>
        </w:rPr>
        <w:t xml:space="preserve"> </w:t>
      </w:r>
      <w:r>
        <w:t>are</w:t>
      </w:r>
      <w:r>
        <w:rPr>
          <w:spacing w:val="-3"/>
        </w:rPr>
        <w:t xml:space="preserve"> </w:t>
      </w:r>
      <w:r>
        <w:t>aggregated</w:t>
      </w:r>
      <w:r>
        <w:rPr>
          <w:spacing w:val="-3"/>
        </w:rPr>
        <w:t xml:space="preserve"> </w:t>
      </w:r>
      <w:r>
        <w:t>across</w:t>
      </w:r>
      <w:r>
        <w:rPr>
          <w:spacing w:val="-3"/>
        </w:rPr>
        <w:t xml:space="preserve"> </w:t>
      </w:r>
      <w:r>
        <w:t>tokens</w:t>
      </w:r>
      <w:r>
        <w:rPr>
          <w:spacing w:val="-3"/>
        </w:rPr>
        <w:t xml:space="preserve"> </w:t>
      </w:r>
      <w:r>
        <w:t>by</w:t>
      </w:r>
      <w:r>
        <w:rPr>
          <w:spacing w:val="-3"/>
        </w:rPr>
        <w:t xml:space="preserve"> </w:t>
      </w:r>
      <w:r>
        <w:t>summing</w:t>
      </w:r>
      <w:r>
        <w:rPr>
          <w:spacing w:val="-3"/>
        </w:rPr>
        <w:t xml:space="preserve"> </w:t>
      </w:r>
      <w:r>
        <w:t>allowances</w:t>
      </w:r>
      <w:r>
        <w:rPr>
          <w:spacing w:val="-3"/>
        </w:rPr>
        <w:t xml:space="preserve"> </w:t>
      </w:r>
      <w:r>
        <w:t>into</w:t>
      </w:r>
      <w:r>
        <w:rPr>
          <w:spacing w:val="-3"/>
        </w:rPr>
        <w:t xml:space="preserve"> </w:t>
      </w:r>
      <w:r>
        <w:t>a</w:t>
      </w:r>
      <w:r>
        <w:rPr>
          <w:spacing w:val="-3"/>
        </w:rPr>
        <w:t xml:space="preserve"> </w:t>
      </w:r>
      <w:r>
        <w:t>single</w:t>
      </w:r>
      <w:r>
        <w:rPr>
          <w:spacing w:val="-3"/>
        </w:rPr>
        <w:t xml:space="preserve"> </w:t>
      </w:r>
      <w:r>
        <w:t>weight</w:t>
      </w:r>
      <w:r>
        <w:rPr>
          <w:spacing w:val="-3"/>
        </w:rPr>
        <w:t xml:space="preserve"> </w:t>
      </w:r>
      <w:r>
        <w:rPr>
          <w:i/>
        </w:rPr>
        <w:t>w</w:t>
      </w:r>
      <w:r>
        <w:rPr>
          <w:rFonts w:ascii="Menlo" w:hAnsi="Menlo"/>
          <w:i/>
          <w:vertAlign w:val="subscript"/>
        </w:rPr>
        <w:t>o</w:t>
      </w:r>
      <w:r>
        <w:rPr>
          <w:rFonts w:ascii="Apple Symbols" w:hAnsi="Apple Symbols"/>
          <w:vertAlign w:val="subscript"/>
        </w:rPr>
        <w:t>→</w:t>
      </w:r>
      <w:r>
        <w:rPr>
          <w:rFonts w:ascii="Menlo" w:hAnsi="Menlo"/>
          <w:i/>
          <w:vertAlign w:val="subscript"/>
        </w:rPr>
        <w:t>s</w:t>
      </w:r>
      <w:r>
        <w:t>.</w:t>
      </w:r>
      <w:r>
        <w:rPr>
          <w:spacing w:val="20"/>
        </w:rPr>
        <w:t xml:space="preserve"> </w:t>
      </w:r>
      <w:r>
        <w:t>The</w:t>
      </w:r>
      <w:r>
        <w:rPr>
          <w:spacing w:val="-3"/>
        </w:rPr>
        <w:t xml:space="preserve"> </w:t>
      </w:r>
      <w:r>
        <w:t xml:space="preserve">result-ing graph </w:t>
      </w:r>
      <w:r>
        <w:rPr>
          <w:i/>
        </w:rPr>
        <w:t>G</w:t>
      </w:r>
      <w:r>
        <w:rPr>
          <w:vertAlign w:val="subscript"/>
        </w:rPr>
        <w:t>approve</w:t>
      </w:r>
      <w:r>
        <w:rPr>
          <w:spacing w:val="28"/>
        </w:rPr>
        <w:t xml:space="preserve"> </w:t>
      </w:r>
      <w:r>
        <w:t>= (</w:t>
      </w:r>
      <w:r>
        <w:rPr>
          <w:i/>
        </w:rPr>
        <w:t>V,</w:t>
      </w:r>
      <w:r>
        <w:rPr>
          <w:i/>
          <w:spacing w:val="-15"/>
        </w:rPr>
        <w:t xml:space="preserve"> </w:t>
      </w:r>
      <w:r>
        <w:rPr>
          <w:i/>
        </w:rPr>
        <w:t>E</w:t>
      </w:r>
      <w:r>
        <w:rPr>
          <w:vertAlign w:val="subscript"/>
        </w:rPr>
        <w:t>approve</w:t>
      </w:r>
      <w:r>
        <w:rPr>
          <w:i/>
        </w:rPr>
        <w:t>,</w:t>
      </w:r>
      <w:r>
        <w:rPr>
          <w:i/>
          <w:spacing w:val="-15"/>
        </w:rPr>
        <w:t xml:space="preserve"> </w:t>
      </w:r>
      <w:r>
        <w:rPr>
          <w:i/>
        </w:rPr>
        <w:t>w</w:t>
      </w:r>
      <w:r>
        <w:t xml:space="preserve">) is typically much sparser than the transfer graph over the same wallets and window. PageRank on </w:t>
      </w:r>
      <w:r>
        <w:rPr>
          <w:i/>
        </w:rPr>
        <w:t>G</w:t>
      </w:r>
      <w:r>
        <w:rPr>
          <w:vertAlign w:val="subscript"/>
        </w:rPr>
        <w:t>approve</w:t>
      </w:r>
      <w:r>
        <w:t xml:space="preserve"> yields EndorseRank scores </w:t>
      </w:r>
      <w:r>
        <w:rPr>
          <w:b/>
        </w:rPr>
        <w:t>s</w:t>
      </w:r>
      <w:r>
        <w:rPr>
          <w:vertAlign w:val="subscript"/>
        </w:rPr>
        <w:t>ER</w:t>
      </w:r>
      <w:r>
        <w:t>.</w:t>
      </w:r>
    </w:p>
    <w:p w14:paraId="00DC1D71" w14:textId="77777777" w:rsidR="00350CFB" w:rsidRDefault="00283FFF">
      <w:pPr>
        <w:pStyle w:val="BodyText"/>
        <w:spacing w:before="31" w:line="396" w:lineRule="auto"/>
        <w:ind w:left="273" w:right="533" w:firstLine="1"/>
        <w:jc w:val="both"/>
      </w:pPr>
      <w:r>
        <w:t>The</w:t>
      </w:r>
      <w:r>
        <w:rPr>
          <w:spacing w:val="-15"/>
        </w:rPr>
        <w:t xml:space="preserve"> </w:t>
      </w:r>
      <w:r>
        <w:t>endorsement</w:t>
      </w:r>
      <w:r>
        <w:rPr>
          <w:spacing w:val="-15"/>
        </w:rPr>
        <w:t xml:space="preserve"> </w:t>
      </w:r>
      <w:r>
        <w:t>interpretation</w:t>
      </w:r>
      <w:r>
        <w:rPr>
          <w:spacing w:val="-15"/>
        </w:rPr>
        <w:t xml:space="preserve"> </w:t>
      </w:r>
      <w:r>
        <w:t>is</w:t>
      </w:r>
      <w:r>
        <w:rPr>
          <w:spacing w:val="-15"/>
        </w:rPr>
        <w:t xml:space="preserve"> </w:t>
      </w:r>
      <w:r>
        <w:t>intentional</w:t>
      </w:r>
      <w:r>
        <w:rPr>
          <w:spacing w:val="-15"/>
        </w:rPr>
        <w:t xml:space="preserve"> </w:t>
      </w:r>
      <w:r>
        <w:t>but</w:t>
      </w:r>
      <w:r>
        <w:rPr>
          <w:spacing w:val="-15"/>
        </w:rPr>
        <w:t xml:space="preserve"> </w:t>
      </w:r>
      <w:r>
        <w:t>imperfect.</w:t>
      </w:r>
      <w:r>
        <w:rPr>
          <w:spacing w:val="-15"/>
        </w:rPr>
        <w:t xml:space="preserve"> </w:t>
      </w:r>
      <w:r>
        <w:t>Users</w:t>
      </w:r>
      <w:r>
        <w:rPr>
          <w:spacing w:val="-15"/>
        </w:rPr>
        <w:t xml:space="preserve"> </w:t>
      </w:r>
      <w:r>
        <w:t>approve</w:t>
      </w:r>
      <w:r>
        <w:rPr>
          <w:spacing w:val="-15"/>
        </w:rPr>
        <w:t xml:space="preserve"> </w:t>
      </w:r>
      <w:r>
        <w:t>routers</w:t>
      </w:r>
      <w:r>
        <w:rPr>
          <w:spacing w:val="-15"/>
        </w:rPr>
        <w:t xml:space="preserve"> </w:t>
      </w:r>
      <w:r>
        <w:t>for</w:t>
      </w:r>
      <w:r>
        <w:rPr>
          <w:spacing w:val="-15"/>
        </w:rPr>
        <w:t xml:space="preserve"> </w:t>
      </w:r>
      <w:r>
        <w:t>convenience, not always as a social judgment of the router’s “trustworthiness.”</w:t>
      </w:r>
      <w:r>
        <w:rPr>
          <w:spacing w:val="40"/>
        </w:rPr>
        <w:t xml:space="preserve"> </w:t>
      </w:r>
      <w:r>
        <w:t xml:space="preserve">Contract addresses and EOAs </w:t>
      </w:r>
      <w:r>
        <w:rPr>
          <w:spacing w:val="-2"/>
        </w:rPr>
        <w:t>coexist.</w:t>
      </w:r>
      <w:r>
        <w:rPr>
          <w:spacing w:val="31"/>
        </w:rPr>
        <w:t xml:space="preserve"> </w:t>
      </w:r>
      <w:r>
        <w:rPr>
          <w:spacing w:val="-2"/>
        </w:rPr>
        <w:t>Nevertheless,</w:t>
      </w:r>
      <w:r>
        <w:rPr>
          <w:spacing w:val="-3"/>
        </w:rPr>
        <w:t xml:space="preserve"> </w:t>
      </w:r>
      <w:r>
        <w:rPr>
          <w:spacing w:val="-2"/>
        </w:rPr>
        <w:t>allowances</w:t>
      </w:r>
      <w:r>
        <w:rPr>
          <w:spacing w:val="-6"/>
        </w:rPr>
        <w:t xml:space="preserve"> </w:t>
      </w:r>
      <w:r>
        <w:rPr>
          <w:spacing w:val="-2"/>
        </w:rPr>
        <w:t>are</w:t>
      </w:r>
      <w:r>
        <w:rPr>
          <w:spacing w:val="-6"/>
        </w:rPr>
        <w:t xml:space="preserve"> </w:t>
      </w:r>
      <w:r>
        <w:rPr>
          <w:spacing w:val="-2"/>
        </w:rPr>
        <w:t>a</w:t>
      </w:r>
      <w:r>
        <w:rPr>
          <w:spacing w:val="-6"/>
        </w:rPr>
        <w:t xml:space="preserve"> </w:t>
      </w:r>
      <w:r>
        <w:rPr>
          <w:spacing w:val="-2"/>
        </w:rPr>
        <w:t>clearer</w:t>
      </w:r>
      <w:r>
        <w:rPr>
          <w:spacing w:val="-6"/>
        </w:rPr>
        <w:t xml:space="preserve"> </w:t>
      </w:r>
      <w:r>
        <w:rPr>
          <w:spacing w:val="-2"/>
        </w:rPr>
        <w:t>authorization</w:t>
      </w:r>
      <w:r>
        <w:rPr>
          <w:spacing w:val="-6"/>
        </w:rPr>
        <w:t xml:space="preserve"> </w:t>
      </w:r>
      <w:r>
        <w:rPr>
          <w:spacing w:val="-2"/>
        </w:rPr>
        <w:t>signal</w:t>
      </w:r>
      <w:r>
        <w:rPr>
          <w:spacing w:val="-6"/>
        </w:rPr>
        <w:t xml:space="preserve"> </w:t>
      </w:r>
      <w:r>
        <w:rPr>
          <w:spacing w:val="-2"/>
        </w:rPr>
        <w:t>than</w:t>
      </w:r>
      <w:r>
        <w:rPr>
          <w:spacing w:val="-6"/>
        </w:rPr>
        <w:t xml:space="preserve"> </w:t>
      </w:r>
      <w:r>
        <w:rPr>
          <w:spacing w:val="-2"/>
        </w:rPr>
        <w:t>passive</w:t>
      </w:r>
      <w:r>
        <w:rPr>
          <w:spacing w:val="-6"/>
        </w:rPr>
        <w:t xml:space="preserve"> </w:t>
      </w:r>
      <w:r>
        <w:rPr>
          <w:spacing w:val="-2"/>
        </w:rPr>
        <w:t>receipt</w:t>
      </w:r>
      <w:r>
        <w:rPr>
          <w:spacing w:val="-6"/>
        </w:rPr>
        <w:t xml:space="preserve"> </w:t>
      </w:r>
      <w:r>
        <w:rPr>
          <w:spacing w:val="-2"/>
        </w:rPr>
        <w:t>of</w:t>
      </w:r>
      <w:r>
        <w:rPr>
          <w:spacing w:val="-6"/>
        </w:rPr>
        <w:t xml:space="preserve"> </w:t>
      </w:r>
      <w:r>
        <w:rPr>
          <w:spacing w:val="-2"/>
        </w:rPr>
        <w:t xml:space="preserve">transfers, </w:t>
      </w:r>
      <w:bookmarkStart w:id="121" w:name="Trading_success_validation_frame_(GMX_V2"/>
      <w:bookmarkStart w:id="122" w:name="_bookmark31"/>
      <w:bookmarkEnd w:id="121"/>
      <w:bookmarkEnd w:id="122"/>
      <w:r>
        <w:t xml:space="preserve">which may reflect market making, airdrops, or routing without any endorsement intent </w:t>
      </w:r>
      <w:hyperlink w:anchor="_bookmark149" w:history="1">
        <w:r>
          <w:rPr>
            <w:vertAlign w:val="superscript"/>
          </w:rPr>
          <w:t>[16]</w:t>
        </w:r>
      </w:hyperlink>
      <w:r>
        <w:t>.</w:t>
      </w:r>
    </w:p>
    <w:p w14:paraId="00DC1D72" w14:textId="77777777" w:rsidR="00350CFB" w:rsidRDefault="00350CFB">
      <w:pPr>
        <w:pStyle w:val="BodyText"/>
        <w:spacing w:before="162"/>
      </w:pPr>
    </w:p>
    <w:p w14:paraId="00DC1D73" w14:textId="77777777" w:rsidR="00350CFB" w:rsidRDefault="00283FFF">
      <w:pPr>
        <w:pStyle w:val="Heading2"/>
        <w:numPr>
          <w:ilvl w:val="1"/>
          <w:numId w:val="26"/>
        </w:numPr>
        <w:tabs>
          <w:tab w:val="left" w:pos="783"/>
        </w:tabs>
        <w:spacing w:before="1"/>
        <w:ind w:left="783" w:hanging="501"/>
      </w:pPr>
      <w:r>
        <w:t>Trading</w:t>
      </w:r>
      <w:r>
        <w:rPr>
          <w:spacing w:val="11"/>
        </w:rPr>
        <w:t xml:space="preserve"> </w:t>
      </w:r>
      <w:r>
        <w:t>success</w:t>
      </w:r>
      <w:r>
        <w:rPr>
          <w:spacing w:val="11"/>
        </w:rPr>
        <w:t xml:space="preserve"> </w:t>
      </w:r>
      <w:r>
        <w:t>validation</w:t>
      </w:r>
      <w:r>
        <w:rPr>
          <w:spacing w:val="11"/>
        </w:rPr>
        <w:t xml:space="preserve"> </w:t>
      </w:r>
      <w:r>
        <w:t>frame</w:t>
      </w:r>
      <w:r>
        <w:rPr>
          <w:spacing w:val="11"/>
        </w:rPr>
        <w:t xml:space="preserve"> </w:t>
      </w:r>
      <w:r>
        <w:t>(GMX</w:t>
      </w:r>
      <w:r>
        <w:rPr>
          <w:spacing w:val="11"/>
        </w:rPr>
        <w:t xml:space="preserve"> </w:t>
      </w:r>
      <w:r>
        <w:rPr>
          <w:spacing w:val="-5"/>
        </w:rPr>
        <w:t>V2)</w:t>
      </w:r>
    </w:p>
    <w:p w14:paraId="00DC1D74" w14:textId="77777777" w:rsidR="00350CFB" w:rsidRDefault="00350CFB">
      <w:pPr>
        <w:pStyle w:val="BodyText"/>
        <w:spacing w:before="23"/>
        <w:rPr>
          <w:b/>
          <w:sz w:val="28"/>
        </w:rPr>
      </w:pPr>
    </w:p>
    <w:p w14:paraId="00DC1D75" w14:textId="77777777" w:rsidR="00350CFB" w:rsidRDefault="00283FFF">
      <w:pPr>
        <w:pStyle w:val="BodyText"/>
        <w:spacing w:before="1" w:line="369" w:lineRule="auto"/>
        <w:ind w:left="282" w:right="563"/>
        <w:jc w:val="both"/>
      </w:pPr>
      <w:r>
        <w:rPr>
          <w:spacing w:val="-6"/>
        </w:rPr>
        <w:t>On</w:t>
      </w:r>
      <w:r>
        <w:rPr>
          <w:spacing w:val="-9"/>
        </w:rPr>
        <w:t xml:space="preserve"> </w:t>
      </w:r>
      <w:r>
        <w:rPr>
          <w:spacing w:val="-6"/>
        </w:rPr>
        <w:t>Arbitrum</w:t>
      </w:r>
      <w:r>
        <w:rPr>
          <w:spacing w:val="-9"/>
        </w:rPr>
        <w:t xml:space="preserve"> </w:t>
      </w:r>
      <w:r>
        <w:rPr>
          <w:spacing w:val="-6"/>
        </w:rPr>
        <w:t>One,</w:t>
      </w:r>
      <w:r>
        <w:rPr>
          <w:spacing w:val="-9"/>
        </w:rPr>
        <w:t xml:space="preserve"> </w:t>
      </w:r>
      <w:r>
        <w:rPr>
          <w:spacing w:val="-6"/>
        </w:rPr>
        <w:t>dense</w:t>
      </w:r>
      <w:r>
        <w:rPr>
          <w:spacing w:val="-9"/>
        </w:rPr>
        <w:t xml:space="preserve"> </w:t>
      </w:r>
      <w:r>
        <w:rPr>
          <w:spacing w:val="-6"/>
        </w:rPr>
        <w:t>wallet-attributed</w:t>
      </w:r>
      <w:r>
        <w:rPr>
          <w:spacing w:val="-9"/>
        </w:rPr>
        <w:t xml:space="preserve"> </w:t>
      </w:r>
      <w:r>
        <w:rPr>
          <w:rFonts w:ascii="Courier New" w:hAnsi="Courier New"/>
          <w:spacing w:val="-6"/>
        </w:rPr>
        <w:t>PositionDecrease</w:t>
      </w:r>
      <w:r>
        <w:rPr>
          <w:rFonts w:ascii="Courier New" w:hAnsi="Courier New"/>
          <w:spacing w:val="-30"/>
        </w:rPr>
        <w:t xml:space="preserve"> </w:t>
      </w:r>
      <w:r>
        <w:rPr>
          <w:spacing w:val="-6"/>
        </w:rPr>
        <w:t>events</w:t>
      </w:r>
      <w:r>
        <w:rPr>
          <w:spacing w:val="-9"/>
        </w:rPr>
        <w:t xml:space="preserve"> </w:t>
      </w:r>
      <w:r>
        <w:rPr>
          <w:spacing w:val="-6"/>
        </w:rPr>
        <w:t>with</w:t>
      </w:r>
      <w:r>
        <w:rPr>
          <w:spacing w:val="-9"/>
        </w:rPr>
        <w:t xml:space="preserve"> </w:t>
      </w:r>
      <w:r>
        <w:rPr>
          <w:spacing w:val="-6"/>
        </w:rPr>
        <w:t>realized</w:t>
      </w:r>
      <w:r>
        <w:rPr>
          <w:spacing w:val="-9"/>
        </w:rPr>
        <w:t xml:space="preserve"> </w:t>
      </w:r>
      <w:r>
        <w:rPr>
          <w:spacing w:val="-6"/>
        </w:rPr>
        <w:t>PnL</w:t>
      </w:r>
      <w:r>
        <w:rPr>
          <w:spacing w:val="-4"/>
        </w:rPr>
        <w:t xml:space="preserve"> </w:t>
      </w:r>
      <w:r>
        <w:rPr>
          <w:spacing w:val="-6"/>
        </w:rPr>
        <w:t>(</w:t>
      </w:r>
      <w:r>
        <w:rPr>
          <w:rFonts w:ascii="Courier New" w:hAnsi="Courier New"/>
          <w:spacing w:val="-6"/>
        </w:rPr>
        <w:t xml:space="preserve">basePn </w:t>
      </w:r>
      <w:r>
        <w:rPr>
          <w:rFonts w:ascii="Courier New" w:hAnsi="Courier New"/>
          <w:spacing w:val="-2"/>
        </w:rPr>
        <w:t>lUsd</w:t>
      </w:r>
      <w:r>
        <w:rPr>
          <w:spacing w:val="-2"/>
        </w:rPr>
        <w:t>)</w:t>
      </w:r>
      <w:r>
        <w:rPr>
          <w:spacing w:val="-7"/>
        </w:rPr>
        <w:t xml:space="preserve"> </w:t>
      </w:r>
      <w:r>
        <w:rPr>
          <w:spacing w:val="-2"/>
        </w:rPr>
        <w:t>provide</w:t>
      </w:r>
      <w:r>
        <w:rPr>
          <w:spacing w:val="-7"/>
        </w:rPr>
        <w:t xml:space="preserve"> </w:t>
      </w:r>
      <w:r>
        <w:rPr>
          <w:spacing w:val="-2"/>
        </w:rPr>
        <w:t>trading-success</w:t>
      </w:r>
      <w:r>
        <w:rPr>
          <w:spacing w:val="-7"/>
        </w:rPr>
        <w:t xml:space="preserve"> </w:t>
      </w:r>
      <w:r>
        <w:rPr>
          <w:spacing w:val="-2"/>
        </w:rPr>
        <w:t>proxies:</w:t>
      </w:r>
      <w:r>
        <w:rPr>
          <w:spacing w:val="18"/>
        </w:rPr>
        <w:t xml:space="preserve"> </w:t>
      </w:r>
      <w:r>
        <w:rPr>
          <w:spacing w:val="-2"/>
        </w:rPr>
        <w:t>close-success</w:t>
      </w:r>
      <w:r>
        <w:rPr>
          <w:spacing w:val="-7"/>
        </w:rPr>
        <w:t xml:space="preserve"> </w:t>
      </w:r>
      <w:r>
        <w:rPr>
          <w:spacing w:val="-2"/>
        </w:rPr>
        <w:t>count,</w:t>
      </w:r>
      <w:r>
        <w:rPr>
          <w:spacing w:val="-5"/>
        </w:rPr>
        <w:t xml:space="preserve"> </w:t>
      </w:r>
      <w:r>
        <w:rPr>
          <w:spacing w:val="-2"/>
        </w:rPr>
        <w:t>realized</w:t>
      </w:r>
      <w:r>
        <w:rPr>
          <w:spacing w:val="-7"/>
        </w:rPr>
        <w:t xml:space="preserve"> </w:t>
      </w:r>
      <w:r>
        <w:rPr>
          <w:spacing w:val="-2"/>
        </w:rPr>
        <w:t>gain</w:t>
      </w:r>
      <w:r>
        <w:rPr>
          <w:spacing w:val="-7"/>
        </w:rPr>
        <w:t xml:space="preserve"> </w:t>
      </w:r>
      <w:r>
        <w:rPr>
          <w:spacing w:val="-2"/>
        </w:rPr>
        <w:t>proxy,</w:t>
      </w:r>
      <w:r>
        <w:rPr>
          <w:spacing w:val="-5"/>
        </w:rPr>
        <w:t xml:space="preserve"> </w:t>
      </w:r>
      <w:r>
        <w:rPr>
          <w:spacing w:val="-2"/>
        </w:rPr>
        <w:t>and</w:t>
      </w:r>
      <w:r>
        <w:rPr>
          <w:spacing w:val="-7"/>
        </w:rPr>
        <w:t xml:space="preserve"> </w:t>
      </w:r>
      <w:r>
        <w:rPr>
          <w:spacing w:val="-2"/>
        </w:rPr>
        <w:t>close</w:t>
      </w:r>
      <w:r>
        <w:rPr>
          <w:spacing w:val="-7"/>
        </w:rPr>
        <w:t xml:space="preserve"> </w:t>
      </w:r>
      <w:r>
        <w:rPr>
          <w:spacing w:val="-2"/>
        </w:rPr>
        <w:t>success rate</w:t>
      </w:r>
      <w:r>
        <w:rPr>
          <w:spacing w:val="-8"/>
        </w:rPr>
        <w:t xml:space="preserve"> </w:t>
      </w:r>
      <w:hyperlink w:anchor="_bookmark156" w:history="1">
        <w:r>
          <w:rPr>
            <w:spacing w:val="-2"/>
            <w:vertAlign w:val="superscript"/>
          </w:rPr>
          <w:t>[23]</w:t>
        </w:r>
      </w:hyperlink>
      <w:r>
        <w:rPr>
          <w:spacing w:val="-2"/>
          <w:vertAlign w:val="superscript"/>
        </w:rPr>
        <w:t>,</w:t>
      </w:r>
      <w:hyperlink w:anchor="_bookmark186" w:history="1">
        <w:r>
          <w:rPr>
            <w:spacing w:val="-2"/>
            <w:vertAlign w:val="superscript"/>
          </w:rPr>
          <w:t>[53]</w:t>
        </w:r>
      </w:hyperlink>
      <w:r>
        <w:rPr>
          <w:spacing w:val="-2"/>
        </w:rPr>
        <w:t>.</w:t>
      </w:r>
      <w:r>
        <w:rPr>
          <w:spacing w:val="26"/>
        </w:rPr>
        <w:t xml:space="preserve"> </w:t>
      </w:r>
      <w:r>
        <w:rPr>
          <w:spacing w:val="-2"/>
        </w:rPr>
        <w:t>Under-collateralized</w:t>
      </w:r>
      <w:r>
        <w:rPr>
          <w:spacing w:val="-7"/>
        </w:rPr>
        <w:t xml:space="preserve"> </w:t>
      </w:r>
      <w:r>
        <w:rPr>
          <w:spacing w:val="-2"/>
        </w:rPr>
        <w:t>lending</w:t>
      </w:r>
      <w:r>
        <w:rPr>
          <w:spacing w:val="-7"/>
        </w:rPr>
        <w:t xml:space="preserve"> </w:t>
      </w:r>
      <w:r>
        <w:rPr>
          <w:spacing w:val="-2"/>
        </w:rPr>
        <w:t>default</w:t>
      </w:r>
      <w:r>
        <w:rPr>
          <w:spacing w:val="-7"/>
        </w:rPr>
        <w:t xml:space="preserve"> </w:t>
      </w:r>
      <w:r>
        <w:rPr>
          <w:spacing w:val="-2"/>
        </w:rPr>
        <w:t>labels</w:t>
      </w:r>
      <w:r>
        <w:rPr>
          <w:spacing w:val="-7"/>
        </w:rPr>
        <w:t xml:space="preserve"> </w:t>
      </w:r>
      <w:r>
        <w:rPr>
          <w:spacing w:val="-2"/>
        </w:rPr>
        <w:t>are</w:t>
      </w:r>
      <w:r>
        <w:rPr>
          <w:spacing w:val="-7"/>
        </w:rPr>
        <w:t xml:space="preserve"> </w:t>
      </w:r>
      <w:r>
        <w:rPr>
          <w:spacing w:val="-2"/>
        </w:rPr>
        <w:t>sparse</w:t>
      </w:r>
      <w:r>
        <w:rPr>
          <w:spacing w:val="-8"/>
        </w:rPr>
        <w:t xml:space="preserve"> </w:t>
      </w:r>
      <w:r>
        <w:rPr>
          <w:spacing w:val="-2"/>
        </w:rPr>
        <w:t>on</w:t>
      </w:r>
      <w:r>
        <w:rPr>
          <w:spacing w:val="-7"/>
        </w:rPr>
        <w:t xml:space="preserve"> </w:t>
      </w:r>
      <w:r>
        <w:rPr>
          <w:spacing w:val="-2"/>
        </w:rPr>
        <w:t>this</w:t>
      </w:r>
      <w:r>
        <w:rPr>
          <w:spacing w:val="-7"/>
        </w:rPr>
        <w:t xml:space="preserve"> </w:t>
      </w:r>
      <w:r>
        <w:rPr>
          <w:spacing w:val="-2"/>
        </w:rPr>
        <w:t>chain;</w:t>
      </w:r>
      <w:r>
        <w:rPr>
          <w:spacing w:val="-1"/>
        </w:rPr>
        <w:t xml:space="preserve"> </w:t>
      </w:r>
      <w:r>
        <w:rPr>
          <w:spacing w:val="-2"/>
        </w:rPr>
        <w:t>GMX</w:t>
      </w:r>
      <w:r>
        <w:rPr>
          <w:spacing w:val="-8"/>
        </w:rPr>
        <w:t xml:space="preserve"> </w:t>
      </w:r>
      <w:r>
        <w:rPr>
          <w:spacing w:val="-2"/>
        </w:rPr>
        <w:t>V2</w:t>
      </w:r>
      <w:r>
        <w:rPr>
          <w:spacing w:val="-7"/>
        </w:rPr>
        <w:t xml:space="preserve"> </w:t>
      </w:r>
      <w:r>
        <w:rPr>
          <w:spacing w:val="-2"/>
        </w:rPr>
        <w:t>perpetual</w:t>
      </w:r>
    </w:p>
    <w:p w14:paraId="00DC1D76" w14:textId="77777777" w:rsidR="00350CFB" w:rsidRDefault="00350CFB">
      <w:pPr>
        <w:pStyle w:val="BodyText"/>
        <w:spacing w:line="369" w:lineRule="auto"/>
        <w:jc w:val="both"/>
        <w:sectPr w:rsidR="00350CFB">
          <w:pgSz w:w="11910" w:h="16840"/>
          <w:pgMar w:top="1840" w:right="708" w:bottom="2300" w:left="992" w:header="0" w:footer="2115" w:gutter="0"/>
          <w:cols w:space="720"/>
        </w:sectPr>
      </w:pPr>
    </w:p>
    <w:p w14:paraId="00DC1D77" w14:textId="77777777" w:rsidR="00350CFB" w:rsidRDefault="00283FFF">
      <w:pPr>
        <w:pStyle w:val="BodyText"/>
        <w:spacing w:before="72" w:line="396" w:lineRule="auto"/>
        <w:ind w:left="282" w:right="562"/>
        <w:jc w:val="both"/>
      </w:pPr>
      <w:r>
        <w:lastRenderedPageBreak/>
        <w:t>closes offer dense, wallet-level realized outcomes for domain-intuition validation.</w:t>
      </w:r>
      <w:r>
        <w:rPr>
          <w:spacing w:val="38"/>
        </w:rPr>
        <w:t xml:space="preserve"> </w:t>
      </w:r>
      <w:r>
        <w:t>These proxies parallel Do et al.’s in-degree/in-value logic but target collateralized perpetual trading rather than raw inflows.</w:t>
      </w:r>
    </w:p>
    <w:p w14:paraId="00DC1D78" w14:textId="77777777" w:rsidR="00350CFB" w:rsidRDefault="00283FFF">
      <w:pPr>
        <w:pStyle w:val="BodyText"/>
        <w:spacing w:before="17" w:line="396" w:lineRule="auto"/>
        <w:ind w:left="273" w:right="522" w:firstLine="8"/>
        <w:jc w:val="both"/>
      </w:pPr>
      <w:r>
        <w:t>Perpetual</w:t>
      </w:r>
      <w:r>
        <w:rPr>
          <w:spacing w:val="-2"/>
        </w:rPr>
        <w:t xml:space="preserve"> </w:t>
      </w:r>
      <w:r>
        <w:t>markets</w:t>
      </w:r>
      <w:r>
        <w:rPr>
          <w:spacing w:val="-2"/>
        </w:rPr>
        <w:t xml:space="preserve"> </w:t>
      </w:r>
      <w:r>
        <w:t>allow</w:t>
      </w:r>
      <w:r>
        <w:rPr>
          <w:spacing w:val="-2"/>
        </w:rPr>
        <w:t xml:space="preserve"> </w:t>
      </w:r>
      <w:r>
        <w:t>leveraged</w:t>
      </w:r>
      <w:r>
        <w:rPr>
          <w:spacing w:val="-2"/>
        </w:rPr>
        <w:t xml:space="preserve"> </w:t>
      </w:r>
      <w:r>
        <w:t>long</w:t>
      </w:r>
      <w:r>
        <w:rPr>
          <w:spacing w:val="-2"/>
        </w:rPr>
        <w:t xml:space="preserve"> </w:t>
      </w:r>
      <w:r>
        <w:t>and</w:t>
      </w:r>
      <w:r>
        <w:rPr>
          <w:spacing w:val="-2"/>
        </w:rPr>
        <w:t xml:space="preserve"> </w:t>
      </w:r>
      <w:r>
        <w:t>short</w:t>
      </w:r>
      <w:r>
        <w:rPr>
          <w:spacing w:val="-2"/>
        </w:rPr>
        <w:t xml:space="preserve"> </w:t>
      </w:r>
      <w:r>
        <w:t>exposure</w:t>
      </w:r>
      <w:r>
        <w:rPr>
          <w:spacing w:val="-2"/>
        </w:rPr>
        <w:t xml:space="preserve"> </w:t>
      </w:r>
      <w:r>
        <w:t>with</w:t>
      </w:r>
      <w:r>
        <w:rPr>
          <w:spacing w:val="-2"/>
        </w:rPr>
        <w:t xml:space="preserve"> </w:t>
      </w:r>
      <w:r>
        <w:t>funding</w:t>
      </w:r>
      <w:r>
        <w:rPr>
          <w:spacing w:val="-2"/>
        </w:rPr>
        <w:t xml:space="preserve"> </w:t>
      </w:r>
      <w:r>
        <w:t>and</w:t>
      </w:r>
      <w:r>
        <w:rPr>
          <w:spacing w:val="-2"/>
        </w:rPr>
        <w:t xml:space="preserve"> </w:t>
      </w:r>
      <w:r>
        <w:t>liquidation</w:t>
      </w:r>
      <w:r>
        <w:rPr>
          <w:spacing w:val="-2"/>
        </w:rPr>
        <w:t xml:space="preserve"> </w:t>
      </w:r>
      <w:r>
        <w:t>rules</w:t>
      </w:r>
      <w:r>
        <w:rPr>
          <w:spacing w:val="-2"/>
        </w:rPr>
        <w:t xml:space="preserve"> </w:t>
      </w:r>
      <w:hyperlink w:anchor="_bookmark192" w:history="1">
        <w:r>
          <w:rPr>
            <w:vertAlign w:val="superscript"/>
          </w:rPr>
          <w:t>[59]</w:t>
        </w:r>
      </w:hyperlink>
      <w:r>
        <w:t>. A profitable close is not equivalent to loan repayment, but it is an observable outcome that risk systems may care about when screening active traders.</w:t>
      </w:r>
      <w:r>
        <w:rPr>
          <w:spacing w:val="24"/>
        </w:rPr>
        <w:t xml:space="preserve"> </w:t>
      </w:r>
      <w:r>
        <w:t xml:space="preserve">This dissertation treats GMX outcomes as </w:t>
      </w:r>
      <w:bookmarkStart w:id="123" w:name="Supplementary_extension:_outcome-native_"/>
      <w:bookmarkStart w:id="124" w:name="_bookmark32"/>
      <w:bookmarkEnd w:id="123"/>
      <w:bookmarkEnd w:id="124"/>
      <w:r>
        <w:rPr>
          <w:i/>
        </w:rPr>
        <w:t>domain-intuition proxies</w:t>
      </w:r>
      <w:r>
        <w:t>, not regulatory ground truth.</w:t>
      </w:r>
    </w:p>
    <w:p w14:paraId="00DC1D79" w14:textId="77777777" w:rsidR="00350CFB" w:rsidRDefault="00350CFB">
      <w:pPr>
        <w:pStyle w:val="BodyText"/>
        <w:spacing w:before="143"/>
      </w:pPr>
    </w:p>
    <w:p w14:paraId="00DC1D7A" w14:textId="77777777" w:rsidR="00350CFB" w:rsidRDefault="00283FFF">
      <w:pPr>
        <w:pStyle w:val="Heading2"/>
        <w:numPr>
          <w:ilvl w:val="1"/>
          <w:numId w:val="26"/>
        </w:numPr>
        <w:tabs>
          <w:tab w:val="left" w:pos="783"/>
        </w:tabs>
        <w:ind w:left="783" w:hanging="501"/>
        <w:jc w:val="both"/>
      </w:pPr>
      <w:r>
        <w:t>Supplementary</w:t>
      </w:r>
      <w:r>
        <w:rPr>
          <w:spacing w:val="28"/>
        </w:rPr>
        <w:t xml:space="preserve"> </w:t>
      </w:r>
      <w:r>
        <w:t>extension:</w:t>
      </w:r>
      <w:r>
        <w:rPr>
          <w:spacing w:val="62"/>
        </w:rPr>
        <w:t xml:space="preserve"> </w:t>
      </w:r>
      <w:r>
        <w:t>outcome-native</w:t>
      </w:r>
      <w:r>
        <w:rPr>
          <w:spacing w:val="29"/>
        </w:rPr>
        <w:t xml:space="preserve"> </w:t>
      </w:r>
      <w:r>
        <w:t>reference</w:t>
      </w:r>
      <w:r>
        <w:rPr>
          <w:spacing w:val="29"/>
        </w:rPr>
        <w:t xml:space="preserve"> </w:t>
      </w:r>
      <w:r>
        <w:t>(GF-</w:t>
      </w:r>
      <w:r>
        <w:rPr>
          <w:spacing w:val="-5"/>
        </w:rPr>
        <w:t>PR)</w:t>
      </w:r>
    </w:p>
    <w:p w14:paraId="00DC1D7B" w14:textId="77777777" w:rsidR="00350CFB" w:rsidRDefault="00283FFF">
      <w:pPr>
        <w:pStyle w:val="BodyText"/>
        <w:spacing w:before="206" w:line="456" w:lineRule="exact"/>
        <w:ind w:left="274" w:right="524" w:firstLine="7"/>
        <w:jc w:val="both"/>
      </w:pPr>
      <w:r>
        <w:t>During</w:t>
      </w:r>
      <w:r>
        <w:rPr>
          <w:spacing w:val="-14"/>
        </w:rPr>
        <w:t xml:space="preserve"> </w:t>
      </w:r>
      <w:r>
        <w:t>the</w:t>
      </w:r>
      <w:r>
        <w:rPr>
          <w:spacing w:val="-14"/>
        </w:rPr>
        <w:t xml:space="preserve"> </w:t>
      </w:r>
      <w:r>
        <w:t>empirical</w:t>
      </w:r>
      <w:r>
        <w:rPr>
          <w:spacing w:val="-14"/>
        </w:rPr>
        <w:t xml:space="preserve"> </w:t>
      </w:r>
      <w:r>
        <w:t>phase,</w:t>
      </w:r>
      <w:r>
        <w:rPr>
          <w:spacing w:val="-13"/>
        </w:rPr>
        <w:t xml:space="preserve"> </w:t>
      </w:r>
      <w:r>
        <w:rPr>
          <w:b/>
        </w:rPr>
        <w:t>GF-PR</w:t>
      </w:r>
      <w:r>
        <w:rPr>
          <w:b/>
          <w:spacing w:val="-11"/>
        </w:rPr>
        <w:t xml:space="preserve"> </w:t>
      </w:r>
      <w:r>
        <w:t>(GainFlow</w:t>
      </w:r>
      <w:r>
        <w:rPr>
          <w:spacing w:val="-14"/>
        </w:rPr>
        <w:t xml:space="preserve"> </w:t>
      </w:r>
      <w:r>
        <w:t>PageRank)</w:t>
      </w:r>
      <w:r>
        <w:rPr>
          <w:spacing w:val="-14"/>
        </w:rPr>
        <w:t xml:space="preserve"> </w:t>
      </w:r>
      <w:r>
        <w:t>was</w:t>
      </w:r>
      <w:r>
        <w:rPr>
          <w:spacing w:val="-14"/>
        </w:rPr>
        <w:t xml:space="preserve"> </w:t>
      </w:r>
      <w:r>
        <w:t>added</w:t>
      </w:r>
      <w:r>
        <w:rPr>
          <w:spacing w:val="-14"/>
        </w:rPr>
        <w:t xml:space="preserve"> </w:t>
      </w:r>
      <w:r>
        <w:t>as</w:t>
      </w:r>
      <w:r>
        <w:rPr>
          <w:spacing w:val="-14"/>
        </w:rPr>
        <w:t xml:space="preserve"> </w:t>
      </w:r>
      <w:r>
        <w:t>a</w:t>
      </w:r>
      <w:r>
        <w:rPr>
          <w:spacing w:val="-14"/>
        </w:rPr>
        <w:t xml:space="preserve"> </w:t>
      </w:r>
      <w:r>
        <w:t>supplementary</w:t>
      </w:r>
      <w:r>
        <w:rPr>
          <w:spacing w:val="-14"/>
        </w:rPr>
        <w:t xml:space="preserve"> </w:t>
      </w:r>
      <w:r>
        <w:t>diagnos-tic to bound trading-outcome proxy alignment.</w:t>
      </w:r>
      <w:r>
        <w:rPr>
          <w:spacing w:val="27"/>
        </w:rPr>
        <w:t xml:space="preserve"> </w:t>
      </w:r>
      <w:r>
        <w:t xml:space="preserve">GF-PR builds a directed star graph from the same </w:t>
      </w:r>
      <w:r>
        <w:rPr>
          <w:spacing w:val="-6"/>
        </w:rPr>
        <w:t>GMX</w:t>
      </w:r>
      <w:r>
        <w:rPr>
          <w:spacing w:val="-9"/>
        </w:rPr>
        <w:t xml:space="preserve"> </w:t>
      </w:r>
      <w:r>
        <w:rPr>
          <w:rFonts w:ascii="Courier New" w:hAnsi="Courier New"/>
          <w:spacing w:val="-6"/>
        </w:rPr>
        <w:t>PositionDecrease</w:t>
      </w:r>
      <w:r>
        <w:rPr>
          <w:rFonts w:ascii="Courier New" w:hAnsi="Courier New"/>
          <w:spacing w:val="-30"/>
        </w:rPr>
        <w:t xml:space="preserve"> </w:t>
      </w:r>
      <w:r>
        <w:rPr>
          <w:spacing w:val="-6"/>
        </w:rPr>
        <w:t>stream:</w:t>
      </w:r>
      <w:r>
        <w:rPr>
          <w:spacing w:val="-9"/>
        </w:rPr>
        <w:t xml:space="preserve"> </w:t>
      </w:r>
      <w:r>
        <w:rPr>
          <w:spacing w:val="-6"/>
        </w:rPr>
        <w:t>a</w:t>
      </w:r>
      <w:r>
        <w:rPr>
          <w:spacing w:val="-9"/>
        </w:rPr>
        <w:t xml:space="preserve"> </w:t>
      </w:r>
      <w:r>
        <w:rPr>
          <w:spacing w:val="-6"/>
        </w:rPr>
        <w:t>synthetic</w:t>
      </w:r>
      <w:r>
        <w:rPr>
          <w:spacing w:val="-9"/>
        </w:rPr>
        <w:t xml:space="preserve"> </w:t>
      </w:r>
      <w:r>
        <w:rPr>
          <w:spacing w:val="-6"/>
        </w:rPr>
        <w:t>profit</w:t>
      </w:r>
      <w:r>
        <w:rPr>
          <w:spacing w:val="-9"/>
        </w:rPr>
        <w:t xml:space="preserve"> </w:t>
      </w:r>
      <w:r>
        <w:rPr>
          <w:spacing w:val="-6"/>
        </w:rPr>
        <w:t xml:space="preserve">pool node sends edges to wallets with positive </w:t>
      </w:r>
      <w:r>
        <w:t>realized PnL; wallets send edges to a loss sink for negative closes (</w:t>
      </w:r>
      <w:r>
        <w:rPr>
          <w:rFonts w:ascii="Arial Unicode MS" w:hAnsi="Arial Unicode MS"/>
        </w:rPr>
        <w:t>|</w:t>
      </w:r>
      <w:r>
        <w:t>PnL</w:t>
      </w:r>
      <w:r>
        <w:rPr>
          <w:rFonts w:ascii="Arial Unicode MS" w:hAnsi="Arial Unicode MS"/>
        </w:rPr>
        <w:t>|</w:t>
      </w:r>
      <w:r>
        <w:rPr>
          <w:rFonts w:ascii="Arial Unicode MS" w:hAnsi="Arial Unicode MS"/>
          <w:spacing w:val="-3"/>
        </w:rPr>
        <w:t xml:space="preserve"> </w:t>
      </w:r>
      <w:r>
        <w:rPr>
          <w:w w:val="105"/>
        </w:rPr>
        <w:t xml:space="preserve">+ </w:t>
      </w:r>
      <w:r>
        <w:t>0</w:t>
      </w:r>
      <w:r>
        <w:rPr>
          <w:i/>
        </w:rPr>
        <w:t>.</w:t>
      </w:r>
      <w:r>
        <w:t>1) and liquidations (</w:t>
      </w:r>
      <w:r>
        <w:rPr>
          <w:rFonts w:ascii="Arial Unicode MS" w:hAnsi="Arial Unicode MS"/>
        </w:rPr>
        <w:t>|</w:t>
      </w:r>
      <w:r>
        <w:t>PnL</w:t>
      </w:r>
      <w:r>
        <w:rPr>
          <w:rFonts w:ascii="Arial Unicode MS" w:hAnsi="Arial Unicode MS"/>
        </w:rPr>
        <w:t>|</w:t>
      </w:r>
      <w:r>
        <w:rPr>
          <w:rFonts w:ascii="Arial Unicode MS" w:hAnsi="Arial Unicode MS"/>
          <w:spacing w:val="-8"/>
        </w:rPr>
        <w:t xml:space="preserve"> </w:t>
      </w:r>
      <w:r>
        <w:rPr>
          <w:w w:val="105"/>
        </w:rPr>
        <w:t>+</w:t>
      </w:r>
      <w:r>
        <w:rPr>
          <w:spacing w:val="-3"/>
          <w:w w:val="105"/>
        </w:rPr>
        <w:t xml:space="preserve"> </w:t>
      </w:r>
      <w:r>
        <w:t>1</w:t>
      </w:r>
      <w:r>
        <w:rPr>
          <w:i/>
        </w:rPr>
        <w:t>.</w:t>
      </w:r>
      <w:r>
        <w:t>0).</w:t>
      </w:r>
      <w:r>
        <w:rPr>
          <w:spacing w:val="39"/>
        </w:rPr>
        <w:t xml:space="preserve"> </w:t>
      </w:r>
      <w:r>
        <w:t xml:space="preserve">GF-PR has no wallet-to-wallet social edges; it serves as an </w:t>
      </w:r>
      <w:r>
        <w:rPr>
          <w:i/>
        </w:rPr>
        <w:t>outcome-native ceiling reference</w:t>
      </w:r>
      <w:r>
        <w:rPr>
          <w:i/>
          <w:spacing w:val="-7"/>
        </w:rPr>
        <w:t xml:space="preserve"> </w:t>
      </w:r>
      <w:r>
        <w:t>(SRQ1),</w:t>
      </w:r>
      <w:r>
        <w:rPr>
          <w:spacing w:val="-6"/>
        </w:rPr>
        <w:t xml:space="preserve"> </w:t>
      </w:r>
      <w:r>
        <w:t>not</w:t>
      </w:r>
      <w:r>
        <w:rPr>
          <w:spacing w:val="-7"/>
        </w:rPr>
        <w:t xml:space="preserve"> </w:t>
      </w:r>
      <w:r>
        <w:t>a</w:t>
      </w:r>
      <w:r>
        <w:rPr>
          <w:spacing w:val="-7"/>
        </w:rPr>
        <w:t xml:space="preserve"> </w:t>
      </w:r>
      <w:r>
        <w:t>peer</w:t>
      </w:r>
      <w:r>
        <w:rPr>
          <w:spacing w:val="-7"/>
        </w:rPr>
        <w:t xml:space="preserve"> </w:t>
      </w:r>
      <w:r>
        <w:t>to</w:t>
      </w:r>
      <w:r>
        <w:rPr>
          <w:spacing w:val="-7"/>
        </w:rPr>
        <w:t xml:space="preserve"> </w:t>
      </w:r>
      <w:r>
        <w:t>EndorseRank</w:t>
      </w:r>
      <w:r>
        <w:rPr>
          <w:spacing w:val="-7"/>
        </w:rPr>
        <w:t xml:space="preserve"> </w:t>
      </w:r>
      <w:r>
        <w:t>or</w:t>
      </w:r>
      <w:r>
        <w:rPr>
          <w:spacing w:val="-7"/>
        </w:rPr>
        <w:t xml:space="preserve"> </w:t>
      </w:r>
      <w:r>
        <w:t>AWP.</w:t>
      </w:r>
      <w:r>
        <w:rPr>
          <w:spacing w:val="-7"/>
        </w:rPr>
        <w:t xml:space="preserve"> </w:t>
      </w:r>
      <w:r>
        <w:t>High</w:t>
      </w:r>
      <w:r>
        <w:rPr>
          <w:spacing w:val="-7"/>
        </w:rPr>
        <w:t xml:space="preserve"> </w:t>
      </w:r>
      <w:r>
        <w:t>alignment</w:t>
      </w:r>
      <w:r>
        <w:rPr>
          <w:spacing w:val="-7"/>
        </w:rPr>
        <w:t xml:space="preserve"> </w:t>
      </w:r>
      <w:r>
        <w:t>with</w:t>
      </w:r>
      <w:r>
        <w:rPr>
          <w:spacing w:val="-7"/>
        </w:rPr>
        <w:t xml:space="preserve"> </w:t>
      </w:r>
      <w:r>
        <w:t>trading-success</w:t>
      </w:r>
      <w:r>
        <w:rPr>
          <w:spacing w:val="-7"/>
        </w:rPr>
        <w:t xml:space="preserve"> </w:t>
      </w:r>
      <w:r>
        <w:t xml:space="preserve">prox-ies is expected by construction and must be interpreted as construct overlap, not superior social </w:t>
      </w:r>
      <w:bookmarkStart w:id="125" w:name="Rank_correlation_theory"/>
      <w:bookmarkStart w:id="126" w:name="_bookmark33"/>
      <w:bookmarkEnd w:id="125"/>
      <w:bookmarkEnd w:id="126"/>
      <w:r>
        <w:rPr>
          <w:spacing w:val="-2"/>
        </w:rPr>
        <w:t>reputation.</w:t>
      </w:r>
    </w:p>
    <w:p w14:paraId="00DC1D7C" w14:textId="77777777" w:rsidR="00350CFB" w:rsidRDefault="00350CFB">
      <w:pPr>
        <w:pStyle w:val="BodyText"/>
      </w:pPr>
    </w:p>
    <w:p w14:paraId="00DC1D7D" w14:textId="77777777" w:rsidR="00350CFB" w:rsidRDefault="00350CFB">
      <w:pPr>
        <w:pStyle w:val="BodyText"/>
        <w:spacing w:before="7"/>
      </w:pPr>
    </w:p>
    <w:p w14:paraId="00DC1D7E" w14:textId="77777777" w:rsidR="00350CFB" w:rsidRDefault="00283FFF">
      <w:pPr>
        <w:pStyle w:val="Heading2"/>
        <w:numPr>
          <w:ilvl w:val="1"/>
          <w:numId w:val="26"/>
        </w:numPr>
        <w:tabs>
          <w:tab w:val="left" w:pos="927"/>
        </w:tabs>
        <w:ind w:left="927" w:hanging="645"/>
        <w:jc w:val="both"/>
      </w:pPr>
      <w:r>
        <w:t>Rank</w:t>
      </w:r>
      <w:r>
        <w:rPr>
          <w:spacing w:val="13"/>
        </w:rPr>
        <w:t xml:space="preserve"> </w:t>
      </w:r>
      <w:r>
        <w:t>correlation</w:t>
      </w:r>
      <w:r>
        <w:rPr>
          <w:spacing w:val="14"/>
        </w:rPr>
        <w:t xml:space="preserve"> </w:t>
      </w:r>
      <w:r>
        <w:rPr>
          <w:spacing w:val="-2"/>
        </w:rPr>
        <w:t>theory</w:t>
      </w:r>
    </w:p>
    <w:p w14:paraId="00DC1D7F" w14:textId="77777777" w:rsidR="00350CFB" w:rsidRDefault="00350CFB">
      <w:pPr>
        <w:pStyle w:val="BodyText"/>
        <w:spacing w:before="24"/>
        <w:rPr>
          <w:b/>
          <w:sz w:val="28"/>
        </w:rPr>
      </w:pPr>
    </w:p>
    <w:p w14:paraId="00DC1D80" w14:textId="77777777" w:rsidR="00350CFB" w:rsidRDefault="00283FFF">
      <w:pPr>
        <w:pStyle w:val="BodyText"/>
        <w:spacing w:line="396" w:lineRule="auto"/>
        <w:ind w:left="282" w:right="525"/>
        <w:jc w:val="both"/>
      </w:pPr>
      <w:r>
        <w:t>Reputation scores and validation proxies are continuous variables without a universal classifica-tion threshold.</w:t>
      </w:r>
      <w:r>
        <w:rPr>
          <w:spacing w:val="40"/>
        </w:rPr>
        <w:t xml:space="preserve"> </w:t>
      </w:r>
      <w:r>
        <w:t>Following Do et al.</w:t>
      </w:r>
      <w:hyperlink w:anchor="_bookmark149" w:history="1">
        <w:r>
          <w:rPr>
            <w:vertAlign w:val="superscript"/>
          </w:rPr>
          <w:t>[16]</w:t>
        </w:r>
      </w:hyperlink>
      <w:r>
        <w:t xml:space="preserve"> and classical psychometrics </w:t>
      </w:r>
      <w:hyperlink w:anchor="_bookmark147" w:history="1">
        <w:r>
          <w:rPr>
            <w:vertAlign w:val="superscript"/>
          </w:rPr>
          <w:t>[14]</w:t>
        </w:r>
      </w:hyperlink>
      <w:r>
        <w:t>, this dissertation evaluates monotonic and pairwise rank agreement.</w:t>
      </w:r>
    </w:p>
    <w:p w14:paraId="00DC1D81" w14:textId="77777777" w:rsidR="00350CFB" w:rsidRDefault="00283FFF">
      <w:pPr>
        <w:pStyle w:val="BodyText"/>
        <w:spacing w:before="17"/>
        <w:ind w:left="282"/>
        <w:jc w:val="both"/>
        <w:rPr>
          <w:i/>
        </w:rPr>
      </w:pPr>
      <w:r>
        <w:t>Spearman’s</w:t>
      </w:r>
      <w:r>
        <w:rPr>
          <w:spacing w:val="12"/>
        </w:rPr>
        <w:t xml:space="preserve"> </w:t>
      </w:r>
      <w:r>
        <w:t>rank</w:t>
      </w:r>
      <w:r>
        <w:rPr>
          <w:spacing w:val="16"/>
        </w:rPr>
        <w:t xml:space="preserve"> </w:t>
      </w:r>
      <w:r>
        <w:t>correlation</w:t>
      </w:r>
      <w:r>
        <w:rPr>
          <w:spacing w:val="16"/>
        </w:rPr>
        <w:t xml:space="preserve"> </w:t>
      </w:r>
      <w:hyperlink w:anchor="_bookmark187" w:history="1">
        <w:r>
          <w:rPr>
            <w:vertAlign w:val="superscript"/>
          </w:rPr>
          <w:t>[54]</w:t>
        </w:r>
      </w:hyperlink>
      <w:r>
        <w:rPr>
          <w:spacing w:val="25"/>
        </w:rPr>
        <w:t xml:space="preserve"> </w:t>
      </w:r>
      <w:r>
        <w:t>is</w:t>
      </w:r>
      <w:r>
        <w:rPr>
          <w:spacing w:val="15"/>
        </w:rPr>
        <w:t xml:space="preserve"> </w:t>
      </w:r>
      <w:r>
        <w:t>Pearson</w:t>
      </w:r>
      <w:r>
        <w:rPr>
          <w:spacing w:val="16"/>
        </w:rPr>
        <w:t xml:space="preserve"> </w:t>
      </w:r>
      <w:r>
        <w:t>correlation</w:t>
      </w:r>
      <w:r>
        <w:rPr>
          <w:spacing w:val="15"/>
        </w:rPr>
        <w:t xml:space="preserve"> </w:t>
      </w:r>
      <w:r>
        <w:t>on</w:t>
      </w:r>
      <w:r>
        <w:rPr>
          <w:spacing w:val="16"/>
        </w:rPr>
        <w:t xml:space="preserve"> </w:t>
      </w:r>
      <w:r>
        <w:t>ranks.</w:t>
      </w:r>
      <w:r>
        <w:rPr>
          <w:spacing w:val="75"/>
        </w:rPr>
        <w:t xml:space="preserve"> </w:t>
      </w:r>
      <w:r>
        <w:t>For</w:t>
      </w:r>
      <w:r>
        <w:rPr>
          <w:spacing w:val="16"/>
        </w:rPr>
        <w:t xml:space="preserve"> </w:t>
      </w:r>
      <w:r>
        <w:t>paired</w:t>
      </w:r>
      <w:r>
        <w:rPr>
          <w:spacing w:val="15"/>
        </w:rPr>
        <w:t xml:space="preserve"> </w:t>
      </w:r>
      <w:r>
        <w:t>ranks</w:t>
      </w:r>
      <w:r>
        <w:rPr>
          <w:spacing w:val="17"/>
        </w:rPr>
        <w:t xml:space="preserve"> </w:t>
      </w:r>
      <w:r>
        <w:t>(</w:t>
      </w:r>
      <w:r>
        <w:rPr>
          <w:i/>
        </w:rPr>
        <w:t>R</w:t>
      </w:r>
      <w:r>
        <w:rPr>
          <w:rFonts w:ascii="Menlo" w:hAnsi="Menlo"/>
          <w:i/>
          <w:vertAlign w:val="subscript"/>
        </w:rPr>
        <w:t>i</w:t>
      </w:r>
      <w:r>
        <w:rPr>
          <w:i/>
        </w:rPr>
        <w:t>,</w:t>
      </w:r>
      <w:r>
        <w:rPr>
          <w:i/>
          <w:spacing w:val="-21"/>
        </w:rPr>
        <w:t xml:space="preserve"> </w:t>
      </w:r>
      <w:r>
        <w:rPr>
          <w:i/>
        </w:rPr>
        <w:t>S</w:t>
      </w:r>
      <w:r>
        <w:rPr>
          <w:rFonts w:ascii="Menlo" w:hAnsi="Menlo"/>
          <w:i/>
          <w:vertAlign w:val="subscript"/>
        </w:rPr>
        <w:t>i</w:t>
      </w:r>
      <w:r>
        <w:t>)</w:t>
      </w:r>
      <w:r>
        <w:rPr>
          <w:spacing w:val="15"/>
        </w:rPr>
        <w:t xml:space="preserve"> </w:t>
      </w:r>
      <w:r>
        <w:t>of</w:t>
      </w:r>
      <w:r>
        <w:rPr>
          <w:spacing w:val="16"/>
        </w:rPr>
        <w:t xml:space="preserve"> </w:t>
      </w:r>
      <w:r>
        <w:rPr>
          <w:i/>
          <w:spacing w:val="-10"/>
        </w:rPr>
        <w:t>n</w:t>
      </w:r>
    </w:p>
    <w:p w14:paraId="00DC1D82" w14:textId="77777777" w:rsidR="00350CFB" w:rsidRDefault="00283FFF">
      <w:pPr>
        <w:pStyle w:val="BodyText"/>
        <w:spacing w:before="176" w:line="159" w:lineRule="exact"/>
        <w:ind w:left="282"/>
      </w:pPr>
      <w:r>
        <w:rPr>
          <w:spacing w:val="-2"/>
        </w:rPr>
        <w:t>items,</w:t>
      </w:r>
    </w:p>
    <w:p w14:paraId="00DC1D83" w14:textId="77777777" w:rsidR="00350CFB" w:rsidRDefault="00350CFB">
      <w:pPr>
        <w:pStyle w:val="BodyText"/>
        <w:spacing w:line="159" w:lineRule="exact"/>
        <w:sectPr w:rsidR="00350CFB">
          <w:pgSz w:w="11910" w:h="16840"/>
          <w:pgMar w:top="1840" w:right="708" w:bottom="2300" w:left="992" w:header="0" w:footer="2115" w:gutter="0"/>
          <w:cols w:space="720"/>
        </w:sectPr>
      </w:pPr>
    </w:p>
    <w:p w14:paraId="00DC1D84" w14:textId="77777777" w:rsidR="00350CFB" w:rsidRDefault="00283FFF">
      <w:pPr>
        <w:spacing w:line="192" w:lineRule="auto"/>
        <w:jc w:val="right"/>
        <w:rPr>
          <w:rFonts w:ascii="Menlo"/>
          <w:i/>
          <w:sz w:val="24"/>
        </w:rPr>
      </w:pPr>
      <w:r>
        <w:rPr>
          <w:rFonts w:ascii="Menlo"/>
          <w:i/>
          <w:noProof/>
          <w:sz w:val="24"/>
        </w:rPr>
        <mc:AlternateContent>
          <mc:Choice Requires="wps">
            <w:drawing>
              <wp:anchor distT="0" distB="0" distL="0" distR="0" simplePos="0" relativeHeight="484014592" behindDoc="1" locked="0" layoutInCell="1" allowOverlap="1" wp14:anchorId="00DC270E" wp14:editId="00DC270F">
                <wp:simplePos x="0" y="0"/>
                <wp:positionH relativeFrom="page">
                  <wp:posOffset>2950514</wp:posOffset>
                </wp:positionH>
                <wp:positionV relativeFrom="paragraph">
                  <wp:posOffset>181860</wp:posOffset>
                </wp:positionV>
                <wp:extent cx="1644014" cy="292100"/>
                <wp:effectExtent l="0" t="0" r="0" b="0"/>
                <wp:wrapNone/>
                <wp:docPr id="69" name="Text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4014" cy="292100"/>
                        </a:xfrm>
                        <a:prstGeom prst="rect">
                          <a:avLst/>
                        </a:prstGeom>
                      </wps:spPr>
                      <wps:txbx>
                        <w:txbxContent>
                          <w:p w14:paraId="00DC2814" w14:textId="77777777" w:rsidR="00350CFB" w:rsidRDefault="00283FFF">
                            <w:pPr>
                              <w:tabs>
                                <w:tab w:val="left" w:pos="1278"/>
                                <w:tab w:val="left" w:pos="2588"/>
                              </w:tabs>
                              <w:spacing w:line="220" w:lineRule="exact"/>
                              <w:rPr>
                                <w:sz w:val="16"/>
                              </w:rPr>
                            </w:pPr>
                            <w:r>
                              <w:rPr>
                                <w:i/>
                                <w:w w:val="115"/>
                                <w:position w:val="-8"/>
                                <w:sz w:val="24"/>
                              </w:rPr>
                              <w:t xml:space="preserve">ρ </w:t>
                            </w:r>
                            <w:r>
                              <w:rPr>
                                <w:w w:val="115"/>
                                <w:position w:val="-8"/>
                                <w:sz w:val="24"/>
                              </w:rPr>
                              <w:t>= 1</w:t>
                            </w:r>
                            <w:r>
                              <w:rPr>
                                <w:spacing w:val="-11"/>
                                <w:w w:val="115"/>
                                <w:position w:val="-8"/>
                                <w:sz w:val="24"/>
                              </w:rPr>
                              <w:t xml:space="preserve"> </w:t>
                            </w:r>
                            <w:r>
                              <w:rPr>
                                <w:rFonts w:ascii="Arial Unicode MS" w:hAnsi="Arial Unicode MS"/>
                                <w:w w:val="115"/>
                                <w:position w:val="-8"/>
                                <w:sz w:val="24"/>
                              </w:rPr>
                              <w:t xml:space="preserve">− </w:t>
                            </w:r>
                            <w:r>
                              <w:rPr>
                                <w:sz w:val="16"/>
                                <w:u w:val="single"/>
                              </w:rPr>
                              <w:tab/>
                            </w:r>
                            <w:r>
                              <w:rPr>
                                <w:rFonts w:ascii="Menlo" w:hAnsi="Menlo"/>
                                <w:i/>
                                <w:spacing w:val="-5"/>
                                <w:w w:val="115"/>
                                <w:sz w:val="16"/>
                                <w:u w:val="single"/>
                              </w:rPr>
                              <w:t>i</w:t>
                            </w:r>
                            <w:r>
                              <w:rPr>
                                <w:spacing w:val="-5"/>
                                <w:w w:val="115"/>
                                <w:sz w:val="16"/>
                                <w:u w:val="single"/>
                              </w:rPr>
                              <w:t>=1</w:t>
                            </w:r>
                            <w:r>
                              <w:rPr>
                                <w:sz w:val="16"/>
                                <w:u w:val="single"/>
                              </w:rPr>
                              <w:tab/>
                            </w:r>
                          </w:p>
                          <w:p w14:paraId="00DC2815" w14:textId="77777777" w:rsidR="00350CFB" w:rsidRDefault="00283FFF">
                            <w:pPr>
                              <w:spacing w:line="239" w:lineRule="exact"/>
                              <w:ind w:left="1246"/>
                              <w:rPr>
                                <w:sz w:val="24"/>
                              </w:rPr>
                            </w:pPr>
                            <w:r>
                              <w:rPr>
                                <w:i/>
                                <w:w w:val="115"/>
                                <w:sz w:val="24"/>
                              </w:rPr>
                              <w:t>n</w:t>
                            </w:r>
                            <w:r>
                              <w:rPr>
                                <w:w w:val="115"/>
                                <w:sz w:val="24"/>
                              </w:rPr>
                              <w:t>(</w:t>
                            </w:r>
                            <w:r>
                              <w:rPr>
                                <w:i/>
                                <w:w w:val="115"/>
                                <w:sz w:val="24"/>
                              </w:rPr>
                              <w:t>n</w:t>
                            </w:r>
                            <w:r>
                              <w:rPr>
                                <w:w w:val="115"/>
                                <w:position w:val="7"/>
                                <w:sz w:val="16"/>
                              </w:rPr>
                              <w:t>2</w:t>
                            </w:r>
                            <w:r>
                              <w:rPr>
                                <w:spacing w:val="26"/>
                                <w:w w:val="115"/>
                                <w:position w:val="7"/>
                                <w:sz w:val="16"/>
                              </w:rPr>
                              <w:t xml:space="preserve"> </w:t>
                            </w:r>
                            <w:r>
                              <w:rPr>
                                <w:rFonts w:ascii="Arial Unicode MS" w:hAnsi="Arial Unicode MS"/>
                                <w:w w:val="115"/>
                                <w:sz w:val="24"/>
                              </w:rPr>
                              <w:t>−</w:t>
                            </w:r>
                            <w:r>
                              <w:rPr>
                                <w:rFonts w:ascii="Arial Unicode MS" w:hAnsi="Arial Unicode MS"/>
                                <w:spacing w:val="-17"/>
                                <w:w w:val="115"/>
                                <w:sz w:val="24"/>
                              </w:rPr>
                              <w:t xml:space="preserve"> </w:t>
                            </w:r>
                            <w:r>
                              <w:rPr>
                                <w:spacing w:val="-5"/>
                                <w:w w:val="115"/>
                                <w:sz w:val="24"/>
                              </w:rPr>
                              <w:t>1)</w:t>
                            </w:r>
                          </w:p>
                        </w:txbxContent>
                      </wps:txbx>
                      <wps:bodyPr wrap="square" lIns="0" tIns="0" rIns="0" bIns="0" rtlCol="0">
                        <a:noAutofit/>
                      </wps:bodyPr>
                    </wps:wsp>
                  </a:graphicData>
                </a:graphic>
              </wp:anchor>
            </w:drawing>
          </mc:Choice>
          <mc:Fallback>
            <w:pict>
              <v:shape w14:anchorId="00DC270E" id="Textbox 69" o:spid="_x0000_s1072" type="#_x0000_t202" style="position:absolute;left:0;text-align:left;margin-left:232.3pt;margin-top:14.3pt;width:129.45pt;height:23pt;z-index:-193018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" filled="f" stroked="f">
                <v:textbox inset="0,0,0,0">
                  <w:txbxContent>
                    <w:p w14:paraId="00DC2814" w14:textId="77777777" w:rsidR="00350CFB" w:rsidRDefault="00283FFF">
                      <w:pPr>
                        <w:tabs>
                          <w:tab w:val="left" w:pos="1278"/>
                          <w:tab w:val="left" w:pos="2588"/>
                        </w:tabs>
                        <w:spacing w:line="220" w:lineRule="exact"/>
                        <w:rPr>
                          <w:sz w:val="16"/>
                        </w:rPr>
                      </w:pPr>
                      <w:r>
                        <w:rPr>
                          <w:i/>
                          <w:w w:val="115"/>
                          <w:position w:val="-8"/>
                          <w:sz w:val="24"/>
                        </w:rPr>
                        <w:t xml:space="preserve">ρ </w:t>
                      </w:r>
                      <w:r>
                        <w:rPr>
                          <w:w w:val="115"/>
                          <w:position w:val="-8"/>
                          <w:sz w:val="24"/>
                        </w:rPr>
                        <w:t>= 1</w:t>
                      </w:r>
                      <w:r>
                        <w:rPr>
                          <w:spacing w:val="-11"/>
                          <w:w w:val="115"/>
                          <w:position w:val="-8"/>
                          <w:sz w:val="24"/>
                        </w:rPr>
                        <w:t xml:space="preserve"> </w:t>
                      </w:r>
                      <w:r>
                        <w:rPr>
                          <w:rFonts w:ascii="Arial Unicode MS" w:hAnsi="Arial Unicode MS"/>
                          <w:w w:val="115"/>
                          <w:position w:val="-8"/>
                          <w:sz w:val="24"/>
                        </w:rPr>
                        <w:t xml:space="preserve">− </w:t>
                      </w:r>
                      <w:r>
                        <w:rPr>
                          <w:sz w:val="16"/>
                          <w:u w:val="single"/>
                        </w:rPr>
                        <w:tab/>
                      </w:r>
                      <w:r>
                        <w:rPr>
                          <w:rFonts w:ascii="Menlo" w:hAnsi="Menlo"/>
                          <w:i/>
                          <w:spacing w:val="-5"/>
                          <w:w w:val="115"/>
                          <w:sz w:val="16"/>
                          <w:u w:val="single"/>
                        </w:rPr>
                        <w:t>i</w:t>
                      </w:r>
                      <w:r>
                        <w:rPr>
                          <w:spacing w:val="-5"/>
                          <w:w w:val="115"/>
                          <w:sz w:val="16"/>
                          <w:u w:val="single"/>
                        </w:rPr>
                        <w:t>=1</w:t>
                      </w:r>
                      <w:r>
                        <w:rPr>
                          <w:sz w:val="16"/>
                          <w:u w:val="single"/>
                        </w:rPr>
                        <w:tab/>
                      </w:r>
                    </w:p>
                    <w:p w14:paraId="00DC2815" w14:textId="77777777" w:rsidR="00350CFB" w:rsidRDefault="00283FFF">
                      <w:pPr>
                        <w:spacing w:line="239" w:lineRule="exact"/>
                        <w:ind w:left="1246"/>
                        <w:rPr>
                          <w:sz w:val="24"/>
                        </w:rPr>
                      </w:pPr>
                      <w:r>
                        <w:rPr>
                          <w:i/>
                          <w:w w:val="115"/>
                          <w:sz w:val="24"/>
                        </w:rPr>
                        <w:t>n</w:t>
                      </w:r>
                      <w:r>
                        <w:rPr>
                          <w:w w:val="115"/>
                          <w:sz w:val="24"/>
                        </w:rPr>
                        <w:t>(</w:t>
                      </w:r>
                      <w:r>
                        <w:rPr>
                          <w:i/>
                          <w:w w:val="115"/>
                          <w:sz w:val="24"/>
                        </w:rPr>
                        <w:t>n</w:t>
                      </w:r>
                      <w:r>
                        <w:rPr>
                          <w:w w:val="115"/>
                          <w:position w:val="7"/>
                          <w:sz w:val="16"/>
                        </w:rPr>
                        <w:t>2</w:t>
                      </w:r>
                      <w:r>
                        <w:rPr>
                          <w:spacing w:val="26"/>
                          <w:w w:val="115"/>
                          <w:position w:val="7"/>
                          <w:sz w:val="16"/>
                        </w:rPr>
                        <w:t xml:space="preserve"> </w:t>
                      </w:r>
                      <w:r>
                        <w:rPr>
                          <w:rFonts w:ascii="Arial Unicode MS" w:hAnsi="Arial Unicode MS"/>
                          <w:w w:val="115"/>
                          <w:sz w:val="24"/>
                        </w:rPr>
                        <w:t>−</w:t>
                      </w:r>
                      <w:r>
                        <w:rPr>
                          <w:rFonts w:ascii="Arial Unicode MS" w:hAnsi="Arial Unicode MS"/>
                          <w:spacing w:val="-17"/>
                          <w:w w:val="115"/>
                          <w:sz w:val="24"/>
                        </w:rPr>
                        <w:t xml:space="preserve"> </w:t>
                      </w:r>
                      <w:r>
                        <w:rPr>
                          <w:spacing w:val="-5"/>
                          <w:w w:val="115"/>
                          <w:sz w:val="24"/>
                        </w:rPr>
                        <w:t>1)</w:t>
                      </w:r>
                    </w:p>
                  </w:txbxContent>
                </v:textbox>
                <w10:wrap anchorx="page"/>
              </v:shape>
            </w:pict>
          </mc:Fallback>
        </mc:AlternateContent>
      </w:r>
      <w:r>
        <w:rPr>
          <w:rFonts w:ascii="Menlo"/>
          <w:i/>
          <w:noProof/>
          <w:sz w:val="24"/>
        </w:rPr>
        <mc:AlternateContent>
          <mc:Choice Requires="wps">
            <w:drawing>
              <wp:anchor distT="0" distB="0" distL="0" distR="0" simplePos="0" relativeHeight="15742976" behindDoc="0" locked="0" layoutInCell="1" allowOverlap="1" wp14:anchorId="00DC2710" wp14:editId="00DC2711">
                <wp:simplePos x="0" y="0"/>
                <wp:positionH relativeFrom="page">
                  <wp:posOffset>6470027</wp:posOffset>
                </wp:positionH>
                <wp:positionV relativeFrom="paragraph">
                  <wp:posOffset>195968</wp:posOffset>
                </wp:positionV>
                <wp:extent cx="291465" cy="168275"/>
                <wp:effectExtent l="0" t="0" r="0" b="0"/>
                <wp:wrapNone/>
                <wp:docPr id="70" name="Text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1465" cy="168275"/>
                        </a:xfrm>
                        <a:prstGeom prst="rect">
                          <a:avLst/>
                        </a:prstGeom>
                      </wps:spPr>
                      <wps:txbx>
                        <w:txbxContent>
                          <w:p w14:paraId="00DC2816" w14:textId="77777777" w:rsidR="00350CFB" w:rsidRDefault="00283FFF">
                            <w:pPr>
                              <w:pStyle w:val="BodyText"/>
                              <w:spacing w:line="265" w:lineRule="exact"/>
                            </w:pPr>
                            <w:r>
                              <w:rPr>
                                <w:spacing w:val="-4"/>
                              </w:rPr>
                              <w:t>(2.5)</w:t>
                            </w:r>
                          </w:p>
                        </w:txbxContent>
                      </wps:txbx>
                      <wps:bodyPr wrap="square" lIns="0" tIns="0" rIns="0" bIns="0" rtlCol="0">
                        <a:noAutofit/>
                      </wps:bodyPr>
                    </wps:wsp>
                  </a:graphicData>
                </a:graphic>
              </wp:anchor>
            </w:drawing>
          </mc:Choice>
          <mc:Fallback>
            <w:pict>
              <v:shape w14:anchorId="00DC2710" id="Textbox 70" o:spid="_x0000_s1073" type="#_x0000_t202" style="position:absolute;left:0;text-align:left;margin-left:509.45pt;margin-top:15.45pt;width:22.95pt;height:13.25pt;z-index:157429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" filled="f" stroked="f">
                <v:textbox inset="0,0,0,0">
                  <w:txbxContent>
                    <w:p w14:paraId="00DC2816" w14:textId="77777777" w:rsidR="00350CFB" w:rsidRDefault="00283FFF">
                      <w:pPr>
                        <w:pStyle w:val="BodyText"/>
                        <w:spacing w:line="265" w:lineRule="exact"/>
                      </w:pPr>
                      <w:r>
                        <w:rPr>
                          <w:spacing w:val="-4"/>
                        </w:rPr>
                        <w:t>(2.5)</w:t>
                      </w:r>
                    </w:p>
                  </w:txbxContent>
                </v:textbox>
                <w10:wrap anchorx="page"/>
              </v:shape>
            </w:pict>
          </mc:Fallback>
        </mc:AlternateContent>
      </w:r>
      <w:r>
        <w:rPr>
          <w:w w:val="95"/>
          <w:position w:val="-17"/>
          <w:sz w:val="24"/>
        </w:rPr>
        <w:t>6</w:t>
      </w:r>
      <w:r>
        <w:rPr>
          <w:spacing w:val="-15"/>
          <w:w w:val="95"/>
          <w:position w:val="-17"/>
          <w:sz w:val="24"/>
        </w:rPr>
        <w:t xml:space="preserve"> </w:t>
      </w:r>
      <w:r>
        <w:rPr>
          <w:spacing w:val="-5"/>
          <w:w w:val="120"/>
          <w:sz w:val="24"/>
        </w:rPr>
        <w:t>L</w:t>
      </w:r>
      <w:r>
        <w:rPr>
          <w:rFonts w:ascii="Menlo"/>
          <w:i/>
          <w:spacing w:val="-5"/>
          <w:w w:val="120"/>
          <w:sz w:val="24"/>
          <w:vertAlign w:val="subscript"/>
        </w:rPr>
        <w:t>n</w:t>
      </w:r>
    </w:p>
    <w:p w14:paraId="00DC1D85" w14:textId="77777777" w:rsidR="00350CFB" w:rsidRDefault="00283FFF">
      <w:pPr>
        <w:spacing w:before="54"/>
        <w:ind w:left="141"/>
        <w:rPr>
          <w:sz w:val="24"/>
        </w:rPr>
      </w:pPr>
      <w:r>
        <w:br w:type="column"/>
      </w:r>
      <w:r>
        <w:rPr>
          <w:sz w:val="24"/>
        </w:rPr>
        <w:t>(</w:t>
      </w:r>
      <w:r>
        <w:rPr>
          <w:i/>
          <w:sz w:val="24"/>
        </w:rPr>
        <w:t>R</w:t>
      </w:r>
      <w:r>
        <w:rPr>
          <w:rFonts w:ascii="Menlo" w:hAnsi="Menlo"/>
          <w:i/>
          <w:sz w:val="24"/>
          <w:vertAlign w:val="subscript"/>
        </w:rPr>
        <w:t>i</w:t>
      </w:r>
      <w:r>
        <w:rPr>
          <w:rFonts w:ascii="Menlo" w:hAnsi="Menlo"/>
          <w:i/>
          <w:spacing w:val="-62"/>
          <w:sz w:val="24"/>
        </w:rPr>
        <w:t xml:space="preserve"> </w:t>
      </w:r>
      <w:r>
        <w:rPr>
          <w:rFonts w:ascii="Arial Unicode MS" w:hAnsi="Arial Unicode MS"/>
          <w:sz w:val="24"/>
        </w:rPr>
        <w:t>−</w:t>
      </w:r>
      <w:r>
        <w:rPr>
          <w:rFonts w:ascii="Arial Unicode MS" w:hAnsi="Arial Unicode MS"/>
          <w:spacing w:val="5"/>
          <w:sz w:val="24"/>
        </w:rPr>
        <w:t xml:space="preserve"> </w:t>
      </w:r>
      <w:r>
        <w:rPr>
          <w:i/>
          <w:spacing w:val="-4"/>
          <w:sz w:val="24"/>
        </w:rPr>
        <w:t>S</w:t>
      </w:r>
      <w:r>
        <w:rPr>
          <w:rFonts w:ascii="Menlo" w:hAnsi="Menlo"/>
          <w:i/>
          <w:spacing w:val="-4"/>
          <w:sz w:val="24"/>
          <w:vertAlign w:val="subscript"/>
        </w:rPr>
        <w:t>i</w:t>
      </w:r>
      <w:r>
        <w:rPr>
          <w:spacing w:val="-4"/>
          <w:sz w:val="24"/>
        </w:rPr>
        <w:t>)</w:t>
      </w:r>
      <w:r>
        <w:rPr>
          <w:spacing w:val="-4"/>
          <w:sz w:val="24"/>
          <w:vertAlign w:val="superscript"/>
        </w:rPr>
        <w:t>2</w:t>
      </w:r>
    </w:p>
    <w:p w14:paraId="00DC1D86" w14:textId="77777777" w:rsidR="00350CFB" w:rsidRDefault="00350CFB">
      <w:pPr>
        <w:rPr>
          <w:sz w:val="24"/>
        </w:rPr>
        <w:sectPr w:rsidR="00350CFB">
          <w:type w:val="continuous"/>
          <w:pgSz w:w="11910" w:h="16840"/>
          <w:pgMar w:top="1920" w:right="708" w:bottom="280" w:left="992" w:header="0" w:footer="2115" w:gutter="0"/>
          <w:cols w:num="2" w:space="720" w:equalWidth="0">
            <w:col w:w="5036" w:space="40"/>
            <w:col w:w="5134"/>
          </w:cols>
        </w:sectPr>
      </w:pPr>
    </w:p>
    <w:p w14:paraId="00DC1D87" w14:textId="77777777" w:rsidR="00350CFB" w:rsidRDefault="00350CFB">
      <w:pPr>
        <w:pStyle w:val="BodyText"/>
        <w:spacing w:before="210"/>
      </w:pPr>
    </w:p>
    <w:p w14:paraId="00DC1D88" w14:textId="77777777" w:rsidR="00350CFB" w:rsidRDefault="00283FFF">
      <w:pPr>
        <w:pStyle w:val="BodyText"/>
        <w:ind w:left="282"/>
      </w:pPr>
      <w:r>
        <w:t>in</w:t>
      </w:r>
      <w:r>
        <w:rPr>
          <w:spacing w:val="-12"/>
        </w:rPr>
        <w:t xml:space="preserve"> </w:t>
      </w:r>
      <w:r>
        <w:t>the</w:t>
      </w:r>
      <w:r>
        <w:rPr>
          <w:spacing w:val="-12"/>
        </w:rPr>
        <w:t xml:space="preserve"> </w:t>
      </w:r>
      <w:r>
        <w:t>absence</w:t>
      </w:r>
      <w:r>
        <w:rPr>
          <w:spacing w:val="-12"/>
        </w:rPr>
        <w:t xml:space="preserve"> </w:t>
      </w:r>
      <w:r>
        <w:t>of</w:t>
      </w:r>
      <w:r>
        <w:rPr>
          <w:spacing w:val="-12"/>
        </w:rPr>
        <w:t xml:space="preserve"> </w:t>
      </w:r>
      <w:r>
        <w:t>ties</w:t>
      </w:r>
      <w:r>
        <w:rPr>
          <w:spacing w:val="-12"/>
        </w:rPr>
        <w:t xml:space="preserve"> </w:t>
      </w:r>
      <w:r>
        <w:t>(with</w:t>
      </w:r>
      <w:r>
        <w:rPr>
          <w:spacing w:val="-12"/>
        </w:rPr>
        <w:t xml:space="preserve"> </w:t>
      </w:r>
      <w:r>
        <w:t>tie-aware</w:t>
      </w:r>
      <w:r>
        <w:rPr>
          <w:spacing w:val="-12"/>
        </w:rPr>
        <w:t xml:space="preserve"> </w:t>
      </w:r>
      <w:r>
        <w:t>variants</w:t>
      </w:r>
      <w:r>
        <w:rPr>
          <w:spacing w:val="-12"/>
        </w:rPr>
        <w:t xml:space="preserve"> </w:t>
      </w:r>
      <w:r>
        <w:t>used</w:t>
      </w:r>
      <w:r>
        <w:rPr>
          <w:spacing w:val="-12"/>
        </w:rPr>
        <w:t xml:space="preserve"> </w:t>
      </w:r>
      <w:r>
        <w:t>in</w:t>
      </w:r>
      <w:r>
        <w:rPr>
          <w:spacing w:val="-12"/>
        </w:rPr>
        <w:t xml:space="preserve"> </w:t>
      </w:r>
      <w:r>
        <w:t>software).</w:t>
      </w:r>
      <w:r>
        <w:rPr>
          <w:spacing w:val="8"/>
        </w:rPr>
        <w:t xml:space="preserve"> </w:t>
      </w:r>
      <w:r>
        <w:t>Spearman’s</w:t>
      </w:r>
      <w:r>
        <w:rPr>
          <w:spacing w:val="-12"/>
        </w:rPr>
        <w:t xml:space="preserve"> </w:t>
      </w:r>
      <w:r>
        <w:rPr>
          <w:i/>
        </w:rPr>
        <w:t>ρ</w:t>
      </w:r>
      <w:r>
        <w:rPr>
          <w:i/>
          <w:spacing w:val="-12"/>
        </w:rPr>
        <w:t xml:space="preserve"> </w:t>
      </w:r>
      <w:r>
        <w:t>captures</w:t>
      </w:r>
      <w:r>
        <w:rPr>
          <w:spacing w:val="-11"/>
        </w:rPr>
        <w:t xml:space="preserve"> </w:t>
      </w:r>
      <w:r>
        <w:rPr>
          <w:spacing w:val="-2"/>
        </w:rPr>
        <w:t>monotonic</w:t>
      </w:r>
    </w:p>
    <w:p w14:paraId="00DC1D89" w14:textId="77777777" w:rsidR="00350CFB" w:rsidRDefault="00350CFB">
      <w:pPr>
        <w:pStyle w:val="BodyText"/>
        <w:sectPr w:rsidR="00350CFB">
          <w:type w:val="continuous"/>
          <w:pgSz w:w="11910" w:h="16840"/>
          <w:pgMar w:top="1920" w:right="708" w:bottom="280" w:left="992" w:header="0" w:footer="2115" w:gutter="0"/>
          <w:cols w:space="720"/>
        </w:sectPr>
      </w:pPr>
    </w:p>
    <w:p w14:paraId="00DC1D8A" w14:textId="77777777" w:rsidR="00350CFB" w:rsidRDefault="00283FFF">
      <w:pPr>
        <w:pStyle w:val="BodyText"/>
        <w:spacing w:before="72"/>
        <w:ind w:left="282"/>
      </w:pPr>
      <w:r>
        <w:rPr>
          <w:spacing w:val="-2"/>
        </w:rPr>
        <w:lastRenderedPageBreak/>
        <w:t>association.</w:t>
      </w:r>
    </w:p>
    <w:p w14:paraId="00DC1D8B" w14:textId="77777777" w:rsidR="00350CFB" w:rsidRDefault="00283FFF">
      <w:pPr>
        <w:pStyle w:val="BodyText"/>
        <w:spacing w:before="194"/>
        <w:ind w:left="282"/>
      </w:pPr>
      <w:r>
        <w:t>Kendall’s</w:t>
      </w:r>
      <w:r>
        <w:rPr>
          <w:spacing w:val="1"/>
        </w:rPr>
        <w:t xml:space="preserve"> </w:t>
      </w:r>
      <w:r>
        <w:rPr>
          <w:i/>
        </w:rPr>
        <w:t>τ</w:t>
      </w:r>
      <w:r>
        <w:rPr>
          <w:i/>
          <w:spacing w:val="30"/>
        </w:rPr>
        <w:t xml:space="preserve"> </w:t>
      </w:r>
      <w:hyperlink w:anchor="_bookmark169" w:history="1">
        <w:r>
          <w:rPr>
            <w:vertAlign w:val="superscript"/>
          </w:rPr>
          <w:t>[36]</w:t>
        </w:r>
      </w:hyperlink>
      <w:r>
        <w:rPr>
          <w:spacing w:val="12"/>
        </w:rPr>
        <w:t xml:space="preserve"> </w:t>
      </w:r>
      <w:r>
        <w:t>counts</w:t>
      </w:r>
      <w:r>
        <w:rPr>
          <w:spacing w:val="2"/>
        </w:rPr>
        <w:t xml:space="preserve"> </w:t>
      </w:r>
      <w:r>
        <w:t>concordant</w:t>
      </w:r>
      <w:r>
        <w:rPr>
          <w:spacing w:val="1"/>
        </w:rPr>
        <w:t xml:space="preserve"> </w:t>
      </w:r>
      <w:r>
        <w:t>and</w:t>
      </w:r>
      <w:r>
        <w:rPr>
          <w:spacing w:val="2"/>
        </w:rPr>
        <w:t xml:space="preserve"> </w:t>
      </w:r>
      <w:r>
        <w:t>discordant</w:t>
      </w:r>
      <w:r>
        <w:rPr>
          <w:spacing w:val="1"/>
        </w:rPr>
        <w:t xml:space="preserve"> </w:t>
      </w:r>
      <w:r>
        <w:t>pairs.</w:t>
      </w:r>
      <w:r>
        <w:rPr>
          <w:spacing w:val="23"/>
        </w:rPr>
        <w:t xml:space="preserve"> </w:t>
      </w:r>
      <w:r>
        <w:t>For</w:t>
      </w:r>
      <w:r>
        <w:rPr>
          <w:spacing w:val="1"/>
        </w:rPr>
        <w:t xml:space="preserve"> </w:t>
      </w:r>
      <w:r>
        <w:t>all</w:t>
      </w:r>
      <w:r>
        <w:rPr>
          <w:spacing w:val="2"/>
        </w:rPr>
        <w:t xml:space="preserve"> </w:t>
      </w:r>
      <w:r>
        <w:t>pairs</w:t>
      </w:r>
      <w:r>
        <w:rPr>
          <w:spacing w:val="2"/>
        </w:rPr>
        <w:t xml:space="preserve"> </w:t>
      </w:r>
      <w:r>
        <w:t>(</w:t>
      </w:r>
      <w:r>
        <w:rPr>
          <w:i/>
        </w:rPr>
        <w:t>i,</w:t>
      </w:r>
      <w:r>
        <w:rPr>
          <w:i/>
          <w:spacing w:val="-20"/>
        </w:rPr>
        <w:t xml:space="preserve"> </w:t>
      </w:r>
      <w:r>
        <w:rPr>
          <w:i/>
        </w:rPr>
        <w:t>j</w:t>
      </w:r>
      <w:r>
        <w:t>)</w:t>
      </w:r>
      <w:r>
        <w:rPr>
          <w:spacing w:val="2"/>
        </w:rPr>
        <w:t xml:space="preserve"> </w:t>
      </w:r>
      <w:r>
        <w:t>with</w:t>
      </w:r>
      <w:r>
        <w:rPr>
          <w:spacing w:val="1"/>
        </w:rPr>
        <w:t xml:space="preserve"> </w:t>
      </w:r>
      <w:r>
        <w:rPr>
          <w:i/>
        </w:rPr>
        <w:t>i</w:t>
      </w:r>
      <w:r>
        <w:rPr>
          <w:i/>
          <w:spacing w:val="9"/>
        </w:rPr>
        <w:t xml:space="preserve"> </w:t>
      </w:r>
      <w:r>
        <w:rPr>
          <w:i/>
        </w:rPr>
        <w:t>&lt;</w:t>
      </w:r>
      <w:r>
        <w:rPr>
          <w:i/>
          <w:spacing w:val="9"/>
        </w:rPr>
        <w:t xml:space="preserve"> </w:t>
      </w:r>
      <w:r>
        <w:rPr>
          <w:i/>
          <w:spacing w:val="-5"/>
        </w:rPr>
        <w:t>j</w:t>
      </w:r>
      <w:r>
        <w:rPr>
          <w:spacing w:val="-5"/>
        </w:rPr>
        <w:t>,</w:t>
      </w:r>
    </w:p>
    <w:p w14:paraId="00DC1D8C" w14:textId="77777777" w:rsidR="00350CFB" w:rsidRDefault="00350CFB">
      <w:pPr>
        <w:pStyle w:val="BodyText"/>
        <w:spacing w:before="106"/>
        <w:rPr>
          <w:sz w:val="20"/>
        </w:rPr>
      </w:pPr>
    </w:p>
    <w:p w14:paraId="00DC1D8D" w14:textId="77777777" w:rsidR="00350CFB" w:rsidRDefault="00350CFB">
      <w:pPr>
        <w:pStyle w:val="BodyText"/>
        <w:rPr>
          <w:sz w:val="20"/>
        </w:rPr>
        <w:sectPr w:rsidR="00350CFB">
          <w:pgSz w:w="11910" w:h="16840"/>
          <w:pgMar w:top="1840" w:right="708" w:bottom="2300" w:left="992" w:header="0" w:footer="2115" w:gutter="0"/>
          <w:cols w:space="720"/>
        </w:sectPr>
      </w:pPr>
    </w:p>
    <w:p w14:paraId="00DC1D8E" w14:textId="77777777" w:rsidR="00350CFB" w:rsidRDefault="00283FFF">
      <w:pPr>
        <w:spacing w:line="311" w:lineRule="exact"/>
        <w:ind w:left="4661"/>
        <w:rPr>
          <w:sz w:val="24"/>
        </w:rPr>
      </w:pPr>
      <w:r>
        <w:rPr>
          <w:w w:val="115"/>
          <w:sz w:val="24"/>
        </w:rPr>
        <w:t>2(</w:t>
      </w:r>
      <w:r>
        <w:rPr>
          <w:i/>
          <w:w w:val="115"/>
          <w:sz w:val="24"/>
        </w:rPr>
        <w:t>C</w:t>
      </w:r>
      <w:r>
        <w:rPr>
          <w:i/>
          <w:spacing w:val="-17"/>
          <w:w w:val="115"/>
          <w:sz w:val="24"/>
        </w:rPr>
        <w:t xml:space="preserve"> </w:t>
      </w:r>
      <w:r>
        <w:rPr>
          <w:rFonts w:ascii="Arial Unicode MS" w:hAnsi="Arial Unicode MS"/>
          <w:w w:val="115"/>
          <w:sz w:val="24"/>
        </w:rPr>
        <w:t>−</w:t>
      </w:r>
      <w:r>
        <w:rPr>
          <w:rFonts w:ascii="Arial Unicode MS" w:hAnsi="Arial Unicode MS"/>
          <w:spacing w:val="-24"/>
          <w:w w:val="115"/>
          <w:sz w:val="24"/>
        </w:rPr>
        <w:t xml:space="preserve"> </w:t>
      </w:r>
      <w:r>
        <w:rPr>
          <w:i/>
          <w:spacing w:val="-5"/>
          <w:w w:val="115"/>
          <w:sz w:val="24"/>
        </w:rPr>
        <w:t>D</w:t>
      </w:r>
      <w:r>
        <w:rPr>
          <w:spacing w:val="-5"/>
          <w:w w:val="115"/>
          <w:sz w:val="24"/>
        </w:rPr>
        <w:t>)</w:t>
      </w:r>
    </w:p>
    <w:p w14:paraId="00DC1D8F" w14:textId="77777777" w:rsidR="00350CFB" w:rsidRDefault="00283FFF">
      <w:pPr>
        <w:spacing w:line="92" w:lineRule="exact"/>
        <w:ind w:right="1065"/>
        <w:jc w:val="right"/>
        <w:rPr>
          <w:sz w:val="24"/>
        </w:rPr>
      </w:pPr>
      <w:r>
        <w:rPr>
          <w:noProof/>
          <w:sz w:val="24"/>
        </w:rPr>
        <mc:AlternateContent>
          <mc:Choice Requires="wps">
            <w:drawing>
              <wp:anchor distT="0" distB="0" distL="0" distR="0" simplePos="0" relativeHeight="15744000" behindDoc="0" locked="0" layoutInCell="1" allowOverlap="1" wp14:anchorId="00DC2712" wp14:editId="00DC2713">
                <wp:simplePos x="0" y="0"/>
                <wp:positionH relativeFrom="page">
                  <wp:posOffset>3589921</wp:posOffset>
                </wp:positionH>
                <wp:positionV relativeFrom="paragraph">
                  <wp:posOffset>48419</wp:posOffset>
                </wp:positionV>
                <wp:extent cx="620395" cy="1270"/>
                <wp:effectExtent l="0" t="0" r="0" b="0"/>
                <wp:wrapNone/>
                <wp:docPr id="71" name="Graphic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0395" cy="1270"/>
                        </a:xfrm>
                        <a:custGeom>
                          <a:avLst/>
                          <a:gdLst/>
                          <a:ahLst/>
                          <a:cxnLst/>
                          <a:rect l="l" t="t" r="r" b="b"/>
                          <a:pathLst>
                            <a:path w="620395">
                              <a:moveTo>
                                <a:pt x="0" y="0"/>
                              </a:moveTo>
                              <a:lnTo>
                                <a:pt x="620356" y="0"/>
                              </a:lnTo>
                            </a:path>
                          </a:pathLst>
                        </a:custGeom>
                        <a:ln w="607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973E508" id="Graphic 71" o:spid="_x0000_s1026" style="position:absolute;margin-left:282.65pt;margin-top:3.8pt;width:48.85pt;height:.1pt;z-index:15744000;visibility:visible;mso-wrap-style:square;mso-wrap-distance-left:0;mso-wrap-distance-top:0;mso-wrap-distance-right:0;mso-wrap-distance-bottom:0;mso-position-horizontal:absolute;mso-position-horizontal-relative:page;mso-position-vertical:absolute;mso-position-vertical-relative:text;v-text-anchor:top" coordsize="62039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" path="m,l620356,e" filled="f" strokeweight=".16869mm">
                <v:path arrowok="t"/>
                <w10:wrap anchorx="page"/>
              </v:shape>
            </w:pict>
          </mc:Fallback>
        </mc:AlternateContent>
      </w:r>
      <w:r>
        <w:rPr>
          <w:i/>
          <w:w w:val="130"/>
          <w:sz w:val="24"/>
        </w:rPr>
        <w:t>τ</w:t>
      </w:r>
      <w:r>
        <w:rPr>
          <w:i/>
          <w:spacing w:val="4"/>
          <w:w w:val="130"/>
          <w:sz w:val="24"/>
        </w:rPr>
        <w:t xml:space="preserve"> </w:t>
      </w:r>
      <w:r>
        <w:rPr>
          <w:spacing w:val="-12"/>
          <w:w w:val="130"/>
          <w:sz w:val="24"/>
        </w:rPr>
        <w:t>=</w:t>
      </w:r>
    </w:p>
    <w:p w14:paraId="00DC1D90" w14:textId="77777777" w:rsidR="00350CFB" w:rsidRDefault="00283FFF">
      <w:pPr>
        <w:spacing w:line="322" w:lineRule="exact"/>
        <w:ind w:left="4714"/>
        <w:rPr>
          <w:sz w:val="24"/>
        </w:rPr>
      </w:pPr>
      <w:r>
        <w:rPr>
          <w:i/>
          <w:w w:val="115"/>
          <w:sz w:val="24"/>
        </w:rPr>
        <w:t>n</w:t>
      </w:r>
      <w:r>
        <w:rPr>
          <w:w w:val="115"/>
          <w:sz w:val="24"/>
        </w:rPr>
        <w:t>(</w:t>
      </w:r>
      <w:r>
        <w:rPr>
          <w:i/>
          <w:w w:val="115"/>
          <w:sz w:val="24"/>
        </w:rPr>
        <w:t>n</w:t>
      </w:r>
      <w:r>
        <w:rPr>
          <w:i/>
          <w:spacing w:val="-4"/>
          <w:w w:val="115"/>
          <w:sz w:val="24"/>
        </w:rPr>
        <w:t xml:space="preserve"> </w:t>
      </w:r>
      <w:r>
        <w:rPr>
          <w:rFonts w:ascii="Arial Unicode MS" w:hAnsi="Arial Unicode MS"/>
          <w:w w:val="115"/>
          <w:sz w:val="24"/>
        </w:rPr>
        <w:t>−</w:t>
      </w:r>
      <w:r>
        <w:rPr>
          <w:rFonts w:ascii="Arial Unicode MS" w:hAnsi="Arial Unicode MS"/>
          <w:spacing w:val="-12"/>
          <w:w w:val="115"/>
          <w:sz w:val="24"/>
        </w:rPr>
        <w:t xml:space="preserve"> </w:t>
      </w:r>
      <w:r>
        <w:rPr>
          <w:spacing w:val="-5"/>
          <w:w w:val="115"/>
          <w:sz w:val="24"/>
        </w:rPr>
        <w:t>1)</w:t>
      </w:r>
    </w:p>
    <w:p w14:paraId="00DC1D91" w14:textId="77777777" w:rsidR="00350CFB" w:rsidRDefault="00283FFF">
      <w:pPr>
        <w:tabs>
          <w:tab w:val="left" w:pos="3534"/>
        </w:tabs>
        <w:spacing w:before="223"/>
        <w:rPr>
          <w:sz w:val="24"/>
        </w:rPr>
      </w:pPr>
      <w:r>
        <w:br w:type="column"/>
      </w:r>
      <w:r>
        <w:rPr>
          <w:i/>
          <w:spacing w:val="-10"/>
          <w:sz w:val="24"/>
        </w:rPr>
        <w:t>,</w:t>
      </w:r>
      <w:r>
        <w:rPr>
          <w:i/>
          <w:sz w:val="24"/>
        </w:rPr>
        <w:tab/>
      </w:r>
      <w:r>
        <w:rPr>
          <w:spacing w:val="-2"/>
          <w:sz w:val="24"/>
        </w:rPr>
        <w:t>(2.6)</w:t>
      </w:r>
    </w:p>
    <w:p w14:paraId="00DC1D92" w14:textId="77777777" w:rsidR="00350CFB" w:rsidRDefault="00350CFB">
      <w:pPr>
        <w:rPr>
          <w:sz w:val="24"/>
        </w:rPr>
        <w:sectPr w:rsidR="00350CFB">
          <w:type w:val="continuous"/>
          <w:pgSz w:w="11910" w:h="16840"/>
          <w:pgMar w:top="1920" w:right="708" w:bottom="280" w:left="992" w:header="0" w:footer="2115" w:gutter="0"/>
          <w:cols w:num="2" w:space="720" w:equalWidth="0">
            <w:col w:w="5639" w:space="24"/>
            <w:col w:w="4547"/>
          </w:cols>
        </w:sectPr>
      </w:pPr>
    </w:p>
    <w:p w14:paraId="00DC1D93" w14:textId="77777777" w:rsidR="00350CFB" w:rsidRDefault="00350CFB">
      <w:pPr>
        <w:pStyle w:val="BodyText"/>
        <w:spacing w:before="56"/>
      </w:pPr>
    </w:p>
    <w:p w14:paraId="00DC1D94" w14:textId="77777777" w:rsidR="00350CFB" w:rsidRDefault="00283FFF">
      <w:pPr>
        <w:pStyle w:val="BodyText"/>
        <w:spacing w:line="396" w:lineRule="auto"/>
        <w:ind w:left="282" w:right="522" w:hanging="9"/>
        <w:jc w:val="both"/>
      </w:pPr>
      <w:r>
        <w:t>where</w:t>
      </w:r>
      <w:r>
        <w:rPr>
          <w:spacing w:val="-15"/>
        </w:rPr>
        <w:t xml:space="preserve"> </w:t>
      </w:r>
      <w:r>
        <w:rPr>
          <w:i/>
        </w:rPr>
        <w:t xml:space="preserve">C </w:t>
      </w:r>
      <w:r>
        <w:t>(</w:t>
      </w:r>
      <w:r>
        <w:rPr>
          <w:i/>
        </w:rPr>
        <w:t>D</w:t>
      </w:r>
      <w:r>
        <w:t>)</w:t>
      </w:r>
      <w:r>
        <w:rPr>
          <w:spacing w:val="-6"/>
        </w:rPr>
        <w:t xml:space="preserve"> </w:t>
      </w:r>
      <w:r>
        <w:t>is</w:t>
      </w:r>
      <w:r>
        <w:rPr>
          <w:spacing w:val="-5"/>
        </w:rPr>
        <w:t xml:space="preserve"> </w:t>
      </w:r>
      <w:r>
        <w:t>the</w:t>
      </w:r>
      <w:r>
        <w:rPr>
          <w:spacing w:val="-5"/>
        </w:rPr>
        <w:t xml:space="preserve"> </w:t>
      </w:r>
      <w:r>
        <w:t>number</w:t>
      </w:r>
      <w:r>
        <w:rPr>
          <w:spacing w:val="-5"/>
        </w:rPr>
        <w:t xml:space="preserve"> </w:t>
      </w:r>
      <w:r>
        <w:t>of</w:t>
      </w:r>
      <w:r>
        <w:rPr>
          <w:spacing w:val="-5"/>
        </w:rPr>
        <w:t xml:space="preserve"> </w:t>
      </w:r>
      <w:r>
        <w:t>concordant</w:t>
      </w:r>
      <w:r>
        <w:rPr>
          <w:spacing w:val="-5"/>
        </w:rPr>
        <w:t xml:space="preserve"> </w:t>
      </w:r>
      <w:r>
        <w:t>(discordant)</w:t>
      </w:r>
      <w:r>
        <w:rPr>
          <w:spacing w:val="-5"/>
        </w:rPr>
        <w:t xml:space="preserve"> </w:t>
      </w:r>
      <w:r>
        <w:t>pairs,</w:t>
      </w:r>
      <w:r>
        <w:rPr>
          <w:spacing w:val="-5"/>
        </w:rPr>
        <w:t xml:space="preserve"> </w:t>
      </w:r>
      <w:r>
        <w:t>with</w:t>
      </w:r>
      <w:r>
        <w:rPr>
          <w:spacing w:val="-5"/>
        </w:rPr>
        <w:t xml:space="preserve"> </w:t>
      </w:r>
      <w:r>
        <w:t>tie</w:t>
      </w:r>
      <w:r>
        <w:rPr>
          <w:spacing w:val="-5"/>
        </w:rPr>
        <w:t xml:space="preserve"> </w:t>
      </w:r>
      <w:r>
        <w:t>corrections</w:t>
      </w:r>
      <w:r>
        <w:rPr>
          <w:spacing w:val="-5"/>
        </w:rPr>
        <w:t xml:space="preserve"> </w:t>
      </w:r>
      <w:r>
        <w:t>in</w:t>
      </w:r>
      <w:r>
        <w:rPr>
          <w:spacing w:val="-5"/>
        </w:rPr>
        <w:t xml:space="preserve"> </w:t>
      </w:r>
      <w:r>
        <w:t>the</w:t>
      </w:r>
      <w:r>
        <w:rPr>
          <w:spacing w:val="-5"/>
        </w:rPr>
        <w:t xml:space="preserve"> </w:t>
      </w:r>
      <w:r>
        <w:rPr>
          <w:i/>
        </w:rPr>
        <w:t>τ</w:t>
      </w:r>
      <w:r>
        <w:rPr>
          <w:i/>
          <w:spacing w:val="-15"/>
        </w:rPr>
        <w:t xml:space="preserve"> </w:t>
      </w:r>
      <w:r>
        <w:t>-b</w:t>
      </w:r>
      <w:r>
        <w:rPr>
          <w:spacing w:val="-6"/>
        </w:rPr>
        <w:t xml:space="preserve"> </w:t>
      </w:r>
      <w:r>
        <w:t>variant. Kendall’s</w:t>
      </w:r>
      <w:r>
        <w:rPr>
          <w:spacing w:val="-4"/>
        </w:rPr>
        <w:t xml:space="preserve"> </w:t>
      </w:r>
      <w:r>
        <w:rPr>
          <w:i/>
        </w:rPr>
        <w:t>τ</w:t>
      </w:r>
      <w:r>
        <w:rPr>
          <w:i/>
          <w:spacing w:val="21"/>
        </w:rPr>
        <w:t xml:space="preserve"> </w:t>
      </w:r>
      <w:r>
        <w:t>is</w:t>
      </w:r>
      <w:r>
        <w:rPr>
          <w:spacing w:val="-4"/>
        </w:rPr>
        <w:t xml:space="preserve"> </w:t>
      </w:r>
      <w:r>
        <w:t>often</w:t>
      </w:r>
      <w:r>
        <w:rPr>
          <w:spacing w:val="-4"/>
        </w:rPr>
        <w:t xml:space="preserve"> </w:t>
      </w:r>
      <w:r>
        <w:t>more</w:t>
      </w:r>
      <w:r>
        <w:rPr>
          <w:spacing w:val="-4"/>
        </w:rPr>
        <w:t xml:space="preserve"> </w:t>
      </w:r>
      <w:r>
        <w:t>interpretable</w:t>
      </w:r>
      <w:r>
        <w:rPr>
          <w:spacing w:val="-4"/>
        </w:rPr>
        <w:t xml:space="preserve"> </w:t>
      </w:r>
      <w:r>
        <w:t>for</w:t>
      </w:r>
      <w:r>
        <w:rPr>
          <w:spacing w:val="-4"/>
        </w:rPr>
        <w:t xml:space="preserve"> </w:t>
      </w:r>
      <w:r>
        <w:t>pairwise</w:t>
      </w:r>
      <w:r>
        <w:rPr>
          <w:spacing w:val="-4"/>
        </w:rPr>
        <w:t xml:space="preserve"> </w:t>
      </w:r>
      <w:r>
        <w:t>ordering</w:t>
      </w:r>
      <w:r>
        <w:rPr>
          <w:spacing w:val="-4"/>
        </w:rPr>
        <w:t xml:space="preserve"> </w:t>
      </w:r>
      <w:r>
        <w:t>agreement</w:t>
      </w:r>
      <w:r>
        <w:rPr>
          <w:spacing w:val="-4"/>
        </w:rPr>
        <w:t xml:space="preserve"> </w:t>
      </w:r>
      <w:r>
        <w:t>and</w:t>
      </w:r>
      <w:r>
        <w:rPr>
          <w:spacing w:val="-4"/>
        </w:rPr>
        <w:t xml:space="preserve"> </w:t>
      </w:r>
      <w:r>
        <w:t>is</w:t>
      </w:r>
      <w:r>
        <w:rPr>
          <w:spacing w:val="-4"/>
        </w:rPr>
        <w:t xml:space="preserve"> </w:t>
      </w:r>
      <w:r>
        <w:t>the</w:t>
      </w:r>
      <w:r>
        <w:rPr>
          <w:spacing w:val="-4"/>
        </w:rPr>
        <w:t xml:space="preserve"> </w:t>
      </w:r>
      <w:r>
        <w:t>primary</w:t>
      </w:r>
      <w:r>
        <w:rPr>
          <w:spacing w:val="-4"/>
        </w:rPr>
        <w:t xml:space="preserve"> </w:t>
      </w:r>
      <w:r>
        <w:t>family-</w:t>
      </w:r>
      <w:bookmarkStart w:id="127" w:name="Interpretation_bands"/>
      <w:bookmarkEnd w:id="127"/>
      <w:r>
        <w:t xml:space="preserve">level summary in Chapter </w:t>
      </w:r>
      <w:hyperlink w:anchor="_bookmark84" w:history="1">
        <w:r>
          <w:t>4</w:t>
        </w:r>
      </w:hyperlink>
      <w:r>
        <w:t>.</w:t>
      </w:r>
    </w:p>
    <w:p w14:paraId="00DC1D95" w14:textId="77777777" w:rsidR="00350CFB" w:rsidRDefault="00350CFB">
      <w:pPr>
        <w:pStyle w:val="BodyText"/>
        <w:spacing w:before="8"/>
      </w:pPr>
    </w:p>
    <w:p w14:paraId="00DC1D96" w14:textId="77777777" w:rsidR="00350CFB" w:rsidRDefault="00283FFF">
      <w:pPr>
        <w:pStyle w:val="Heading3"/>
        <w:numPr>
          <w:ilvl w:val="2"/>
          <w:numId w:val="26"/>
        </w:numPr>
        <w:tabs>
          <w:tab w:val="left" w:pos="998"/>
        </w:tabs>
        <w:spacing w:before="1"/>
        <w:ind w:left="998" w:hanging="716"/>
      </w:pPr>
      <w:r>
        <w:rPr>
          <w:spacing w:val="-2"/>
        </w:rPr>
        <w:t>Interpretation</w:t>
      </w:r>
      <w:r>
        <w:rPr>
          <w:spacing w:val="1"/>
        </w:rPr>
        <w:t xml:space="preserve"> </w:t>
      </w:r>
      <w:r>
        <w:rPr>
          <w:spacing w:val="-2"/>
        </w:rPr>
        <w:t>bands</w:t>
      </w:r>
    </w:p>
    <w:p w14:paraId="00DC1D97" w14:textId="77777777" w:rsidR="00350CFB" w:rsidRDefault="00350CFB">
      <w:pPr>
        <w:pStyle w:val="BodyText"/>
        <w:spacing w:before="46"/>
        <w:rPr>
          <w:b/>
        </w:rPr>
      </w:pPr>
    </w:p>
    <w:p w14:paraId="00DC1D98" w14:textId="77777777" w:rsidR="00350CFB" w:rsidRDefault="00283FFF">
      <w:pPr>
        <w:pStyle w:val="BodyText"/>
        <w:spacing w:line="326" w:lineRule="auto"/>
        <w:ind w:left="282" w:right="564" w:hanging="8"/>
        <w:jc w:val="both"/>
        <w:rPr>
          <w:rFonts w:ascii="Arial Unicode MS" w:hAnsi="Arial Unicode MS"/>
        </w:rPr>
      </w:pPr>
      <w:commentRangeStart w:id="128"/>
      <w:commentRangeStart w:id="129"/>
      <w:r>
        <w:rPr>
          <w:w w:val="105"/>
        </w:rPr>
        <w:t>There</w:t>
      </w:r>
      <w:r>
        <w:rPr>
          <w:spacing w:val="-16"/>
          <w:w w:val="105"/>
        </w:rPr>
        <w:t xml:space="preserve"> </w:t>
      </w:r>
      <w:r>
        <w:rPr>
          <w:w w:val="105"/>
        </w:rPr>
        <w:t>is</w:t>
      </w:r>
      <w:r>
        <w:rPr>
          <w:spacing w:val="-16"/>
          <w:w w:val="105"/>
        </w:rPr>
        <w:t xml:space="preserve"> </w:t>
      </w:r>
      <w:r>
        <w:rPr>
          <w:w w:val="105"/>
        </w:rPr>
        <w:t>no</w:t>
      </w:r>
      <w:r>
        <w:rPr>
          <w:spacing w:val="-16"/>
          <w:w w:val="105"/>
        </w:rPr>
        <w:t xml:space="preserve"> </w:t>
      </w:r>
      <w:r>
        <w:rPr>
          <w:w w:val="105"/>
        </w:rPr>
        <w:t>universal</w:t>
      </w:r>
      <w:r>
        <w:rPr>
          <w:spacing w:val="-15"/>
          <w:w w:val="105"/>
        </w:rPr>
        <w:t xml:space="preserve"> </w:t>
      </w:r>
      <w:r>
        <w:rPr>
          <w:w w:val="105"/>
        </w:rPr>
        <w:t>cutoff</w:t>
      </w:r>
      <w:r>
        <w:rPr>
          <w:spacing w:val="-16"/>
          <w:w w:val="105"/>
        </w:rPr>
        <w:t xml:space="preserve"> </w:t>
      </w:r>
      <w:r>
        <w:rPr>
          <w:w w:val="105"/>
        </w:rPr>
        <w:t>for</w:t>
      </w:r>
      <w:r>
        <w:rPr>
          <w:spacing w:val="-16"/>
          <w:w w:val="105"/>
        </w:rPr>
        <w:t xml:space="preserve"> </w:t>
      </w:r>
      <w:r>
        <w:rPr>
          <w:w w:val="105"/>
        </w:rPr>
        <w:t>“strong”</w:t>
      </w:r>
      <w:r>
        <w:rPr>
          <w:spacing w:val="-16"/>
          <w:w w:val="105"/>
        </w:rPr>
        <w:t xml:space="preserve"> </w:t>
      </w:r>
      <w:r>
        <w:rPr>
          <w:i/>
          <w:w w:val="105"/>
        </w:rPr>
        <w:t>τ</w:t>
      </w:r>
      <w:r>
        <w:rPr>
          <w:i/>
          <w:spacing w:val="-15"/>
          <w:w w:val="105"/>
        </w:rPr>
        <w:t xml:space="preserve"> </w:t>
      </w:r>
      <w:r>
        <w:rPr>
          <w:w w:val="105"/>
        </w:rPr>
        <w:t>in</w:t>
      </w:r>
      <w:r>
        <w:rPr>
          <w:spacing w:val="-16"/>
          <w:w w:val="105"/>
        </w:rPr>
        <w:t xml:space="preserve"> </w:t>
      </w:r>
      <w:r>
        <w:rPr>
          <w:w w:val="105"/>
        </w:rPr>
        <w:t>blockchain</w:t>
      </w:r>
      <w:r>
        <w:rPr>
          <w:spacing w:val="-16"/>
          <w:w w:val="105"/>
        </w:rPr>
        <w:t xml:space="preserve"> </w:t>
      </w:r>
      <w:r>
        <w:rPr>
          <w:w w:val="105"/>
        </w:rPr>
        <w:t>ranking</w:t>
      </w:r>
      <w:r>
        <w:rPr>
          <w:spacing w:val="-16"/>
          <w:w w:val="105"/>
        </w:rPr>
        <w:t xml:space="preserve"> </w:t>
      </w:r>
      <w:r>
        <w:rPr>
          <w:w w:val="105"/>
        </w:rPr>
        <w:t>studies.</w:t>
      </w:r>
      <w:r>
        <w:rPr>
          <w:spacing w:val="6"/>
          <w:w w:val="105"/>
        </w:rPr>
        <w:t xml:space="preserve"> </w:t>
      </w:r>
      <w:r>
        <w:rPr>
          <w:w w:val="105"/>
        </w:rPr>
        <w:t>This</w:t>
      </w:r>
      <w:r>
        <w:rPr>
          <w:spacing w:val="-16"/>
          <w:w w:val="105"/>
        </w:rPr>
        <w:t xml:space="preserve"> </w:t>
      </w:r>
      <w:r>
        <w:rPr>
          <w:w w:val="105"/>
        </w:rPr>
        <w:t>dissertation</w:t>
      </w:r>
      <w:r>
        <w:rPr>
          <w:spacing w:val="-16"/>
          <w:w w:val="105"/>
        </w:rPr>
        <w:t xml:space="preserve"> </w:t>
      </w:r>
      <w:r>
        <w:rPr>
          <w:w w:val="105"/>
        </w:rPr>
        <w:t xml:space="preserve">uses </w:t>
      </w:r>
      <w:r>
        <w:t>operational</w:t>
      </w:r>
      <w:r>
        <w:rPr>
          <w:spacing w:val="-19"/>
        </w:rPr>
        <w:t xml:space="preserve"> </w:t>
      </w:r>
      <w:r>
        <w:t>bands</w:t>
      </w:r>
      <w:r>
        <w:rPr>
          <w:spacing w:val="-19"/>
        </w:rPr>
        <w:t xml:space="preserve"> </w:t>
      </w:r>
      <w:r>
        <w:t>for</w:t>
      </w:r>
      <w:r>
        <w:rPr>
          <w:spacing w:val="-19"/>
        </w:rPr>
        <w:t xml:space="preserve"> </w:t>
      </w:r>
      <w:r>
        <w:t>narrative</w:t>
      </w:r>
      <w:r>
        <w:rPr>
          <w:spacing w:val="-19"/>
        </w:rPr>
        <w:t xml:space="preserve"> </w:t>
      </w:r>
      <w:r>
        <w:t>clarity:</w:t>
      </w:r>
      <w:r>
        <w:rPr>
          <w:spacing w:val="-15"/>
        </w:rPr>
        <w:t xml:space="preserve"> </w:t>
      </w:r>
      <w:r>
        <w:rPr>
          <w:rFonts w:ascii="Arial Unicode MS" w:hAnsi="Arial Unicode MS"/>
        </w:rPr>
        <w:t>|</w:t>
      </w:r>
      <w:r>
        <w:rPr>
          <w:i/>
        </w:rPr>
        <w:t>τ</w:t>
      </w:r>
      <w:r>
        <w:rPr>
          <w:i/>
          <w:spacing w:val="-34"/>
        </w:rPr>
        <w:t xml:space="preserve"> </w:t>
      </w:r>
      <w:r>
        <w:rPr>
          <w:rFonts w:ascii="Arial Unicode MS" w:hAnsi="Arial Unicode MS"/>
        </w:rPr>
        <w:t>|</w:t>
      </w:r>
      <w:r>
        <w:rPr>
          <w:rFonts w:ascii="Arial Unicode MS" w:hAnsi="Arial Unicode MS"/>
          <w:spacing w:val="-17"/>
        </w:rPr>
        <w:t xml:space="preserve"> </w:t>
      </w:r>
      <w:r>
        <w:rPr>
          <w:i/>
        </w:rPr>
        <w:t>&lt;</w:t>
      </w:r>
      <w:r>
        <w:rPr>
          <w:i/>
          <w:spacing w:val="-3"/>
        </w:rPr>
        <w:t xml:space="preserve"> </w:t>
      </w:r>
      <w:r>
        <w:t>0</w:t>
      </w:r>
      <w:r>
        <w:rPr>
          <w:i/>
        </w:rPr>
        <w:t>.</w:t>
      </w:r>
      <w:r>
        <w:t>10</w:t>
      </w:r>
      <w:r>
        <w:rPr>
          <w:spacing w:val="-19"/>
        </w:rPr>
        <w:t xml:space="preserve"> </w:t>
      </w:r>
      <w:r>
        <w:t>negligible</w:t>
      </w:r>
      <w:r>
        <w:rPr>
          <w:spacing w:val="-19"/>
        </w:rPr>
        <w:t xml:space="preserve"> </w:t>
      </w:r>
      <w:r>
        <w:t>noise;</w:t>
      </w:r>
      <w:r>
        <w:rPr>
          <w:spacing w:val="-15"/>
        </w:rPr>
        <w:t xml:space="preserve"> </w:t>
      </w:r>
      <w:r>
        <w:t>0</w:t>
      </w:r>
      <w:r>
        <w:rPr>
          <w:i/>
        </w:rPr>
        <w:t>.</w:t>
      </w:r>
      <w:r>
        <w:t>10–0</w:t>
      </w:r>
      <w:r>
        <w:rPr>
          <w:i/>
        </w:rPr>
        <w:t>.</w:t>
      </w:r>
      <w:r>
        <w:t>35</w:t>
      </w:r>
      <w:r>
        <w:rPr>
          <w:spacing w:val="-19"/>
        </w:rPr>
        <w:t xml:space="preserve"> </w:t>
      </w:r>
      <w:r>
        <w:t>weak-to-moderate;</w:t>
      </w:r>
      <w:r>
        <w:rPr>
          <w:spacing w:val="-15"/>
        </w:rPr>
        <w:t xml:space="preserve"> </w:t>
      </w:r>
      <w:r>
        <w:rPr>
          <w:rFonts w:ascii="Arial Unicode MS" w:hAnsi="Arial Unicode MS"/>
          <w:spacing w:val="-10"/>
        </w:rPr>
        <w:t>≥</w:t>
      </w:r>
      <w:commentRangeEnd w:id="129"/>
      <w:r>
        <w:rPr>
          <w:rStyle w:val="CommentReference"/>
          <w:rFonts w:ascii="Arial Unicode MS" w:hAnsi="Arial Unicode MS"/>
          <w:sz w:val="24"/>
          <w:szCs w:val="24"/>
        </w:rPr>
        <w:commentReference w:id="129"/>
      </w:r>
    </w:p>
    <w:p w14:paraId="00DC1D99" w14:textId="77777777" w:rsidR="00350CFB" w:rsidRDefault="00283FFF">
      <w:pPr>
        <w:pStyle w:val="BodyText"/>
        <w:spacing w:line="245" w:lineRule="exact"/>
        <w:ind w:left="282"/>
      </w:pPr>
      <w:r>
        <w:t>0</w:t>
      </w:r>
      <w:r>
        <w:rPr>
          <w:i/>
        </w:rPr>
        <w:t>.</w:t>
      </w:r>
      <w:r>
        <w:t>35</w:t>
      </w:r>
      <w:r>
        <w:rPr>
          <w:spacing w:val="-8"/>
        </w:rPr>
        <w:t xml:space="preserve"> </w:t>
      </w:r>
      <w:r>
        <w:t>substantively</w:t>
      </w:r>
      <w:r>
        <w:rPr>
          <w:spacing w:val="-8"/>
        </w:rPr>
        <w:t xml:space="preserve"> </w:t>
      </w:r>
      <w:r>
        <w:t>meaningful</w:t>
      </w:r>
      <w:r>
        <w:rPr>
          <w:spacing w:val="-8"/>
        </w:rPr>
        <w:t xml:space="preserve"> </w:t>
      </w:r>
      <w:r>
        <w:t>in</w:t>
      </w:r>
      <w:r>
        <w:rPr>
          <w:spacing w:val="-8"/>
        </w:rPr>
        <w:t xml:space="preserve"> </w:t>
      </w:r>
      <w:r>
        <w:t>comparable</w:t>
      </w:r>
      <w:r>
        <w:rPr>
          <w:spacing w:val="-8"/>
        </w:rPr>
        <w:t xml:space="preserve"> </w:t>
      </w:r>
      <w:r>
        <w:t>PageRank/blockchain</w:t>
      </w:r>
      <w:r>
        <w:rPr>
          <w:spacing w:val="-8"/>
        </w:rPr>
        <w:t xml:space="preserve"> </w:t>
      </w:r>
      <w:r>
        <w:t>studies</w:t>
      </w:r>
      <w:commentRangeEnd w:id="128"/>
      <w:r>
        <w:rPr>
          <w:rStyle w:val="CommentReference"/>
          <w:sz w:val="24"/>
          <w:szCs w:val="24"/>
        </w:rPr>
        <w:commentReference w:id="128"/>
      </w:r>
      <w:r>
        <w:t>.</w:t>
      </w:r>
      <w:r>
        <w:rPr>
          <w:spacing w:val="16"/>
        </w:rPr>
        <w:t xml:space="preserve"> </w:t>
      </w:r>
      <w:r>
        <w:t>Values</w:t>
      </w:r>
      <w:r>
        <w:rPr>
          <w:spacing w:val="-9"/>
        </w:rPr>
        <w:t xml:space="preserve"> </w:t>
      </w:r>
      <w:r>
        <w:t>are</w:t>
      </w:r>
      <w:r>
        <w:rPr>
          <w:spacing w:val="-8"/>
        </w:rPr>
        <w:t xml:space="preserve"> </w:t>
      </w:r>
      <w:r>
        <w:rPr>
          <w:spacing w:val="-2"/>
        </w:rPr>
        <w:t>compared</w:t>
      </w:r>
    </w:p>
    <w:p w14:paraId="00DC1D9A" w14:textId="77777777" w:rsidR="00350CFB" w:rsidRDefault="00283FFF">
      <w:pPr>
        <w:pStyle w:val="BodyText"/>
        <w:spacing w:before="181"/>
        <w:ind w:left="282"/>
        <w:jc w:val="both"/>
      </w:pPr>
      <w:bookmarkStart w:id="130" w:name="Theoretical_framework"/>
      <w:bookmarkStart w:id="131" w:name="_bookmark34"/>
      <w:bookmarkEnd w:id="130"/>
      <w:bookmarkEnd w:id="131"/>
      <w:r>
        <w:rPr>
          <w:i/>
        </w:rPr>
        <w:t>relatively</w:t>
      </w:r>
      <w:r>
        <w:rPr>
          <w:i/>
          <w:spacing w:val="-9"/>
        </w:rPr>
        <w:t xml:space="preserve"> </w:t>
      </w:r>
      <w:r>
        <w:t>across</w:t>
      </w:r>
      <w:r>
        <w:rPr>
          <w:spacing w:val="-8"/>
        </w:rPr>
        <w:t xml:space="preserve"> </w:t>
      </w:r>
      <w:r>
        <w:t>methods</w:t>
      </w:r>
      <w:r>
        <w:rPr>
          <w:spacing w:val="-8"/>
        </w:rPr>
        <w:t xml:space="preserve"> </w:t>
      </w:r>
      <w:r>
        <w:t>on</w:t>
      </w:r>
      <w:r>
        <w:rPr>
          <w:spacing w:val="-8"/>
        </w:rPr>
        <w:t xml:space="preserve"> </w:t>
      </w:r>
      <w:r>
        <w:t>the</w:t>
      </w:r>
      <w:r>
        <w:rPr>
          <w:spacing w:val="-8"/>
        </w:rPr>
        <w:t xml:space="preserve"> </w:t>
      </w:r>
      <w:r>
        <w:t>same</w:t>
      </w:r>
      <w:r>
        <w:rPr>
          <w:spacing w:val="-9"/>
        </w:rPr>
        <w:t xml:space="preserve"> </w:t>
      </w:r>
      <w:r>
        <w:t>cohort</w:t>
      </w:r>
      <w:r>
        <w:rPr>
          <w:spacing w:val="-8"/>
        </w:rPr>
        <w:t xml:space="preserve"> </w:t>
      </w:r>
      <w:r>
        <w:t>rather</w:t>
      </w:r>
      <w:r>
        <w:rPr>
          <w:spacing w:val="-8"/>
        </w:rPr>
        <w:t xml:space="preserve"> </w:t>
      </w:r>
      <w:r>
        <w:t>than</w:t>
      </w:r>
      <w:r>
        <w:rPr>
          <w:spacing w:val="-8"/>
        </w:rPr>
        <w:t xml:space="preserve"> </w:t>
      </w:r>
      <w:r>
        <w:t>against</w:t>
      </w:r>
      <w:r>
        <w:rPr>
          <w:spacing w:val="-8"/>
        </w:rPr>
        <w:t xml:space="preserve"> </w:t>
      </w:r>
      <w:r>
        <w:t>an</w:t>
      </w:r>
      <w:r>
        <w:rPr>
          <w:spacing w:val="-9"/>
        </w:rPr>
        <w:t xml:space="preserve"> </w:t>
      </w:r>
      <w:r>
        <w:t>absolute</w:t>
      </w:r>
      <w:r>
        <w:rPr>
          <w:spacing w:val="-8"/>
        </w:rPr>
        <w:t xml:space="preserve"> </w:t>
      </w:r>
      <w:r>
        <w:t>clinical</w:t>
      </w:r>
      <w:r>
        <w:rPr>
          <w:spacing w:val="-8"/>
        </w:rPr>
        <w:t xml:space="preserve"> </w:t>
      </w:r>
      <w:r>
        <w:rPr>
          <w:spacing w:val="-2"/>
        </w:rPr>
        <w:t>threshold.</w:t>
      </w:r>
    </w:p>
    <w:p w14:paraId="00DC1D9B" w14:textId="77777777" w:rsidR="00350CFB" w:rsidRDefault="00350CFB">
      <w:pPr>
        <w:pStyle w:val="BodyText"/>
      </w:pPr>
    </w:p>
    <w:p w14:paraId="00DC1D9C" w14:textId="77777777" w:rsidR="00350CFB" w:rsidRDefault="00350CFB">
      <w:pPr>
        <w:pStyle w:val="BodyText"/>
        <w:spacing w:before="62"/>
      </w:pPr>
    </w:p>
    <w:p w14:paraId="00DC1D9D" w14:textId="77777777" w:rsidR="00350CFB" w:rsidRDefault="00283FFF">
      <w:pPr>
        <w:pStyle w:val="Heading2"/>
        <w:numPr>
          <w:ilvl w:val="1"/>
          <w:numId w:val="26"/>
        </w:numPr>
        <w:tabs>
          <w:tab w:val="left" w:pos="911"/>
        </w:tabs>
        <w:ind w:left="911" w:hanging="629"/>
      </w:pPr>
      <w:r>
        <w:t>Theoretical</w:t>
      </w:r>
      <w:r>
        <w:rPr>
          <w:spacing w:val="22"/>
        </w:rPr>
        <w:t xml:space="preserve"> </w:t>
      </w:r>
      <w:r>
        <w:rPr>
          <w:spacing w:val="-2"/>
        </w:rPr>
        <w:t>framework</w:t>
      </w:r>
    </w:p>
    <w:p w14:paraId="00DC1D9E" w14:textId="77777777" w:rsidR="00350CFB" w:rsidRDefault="00350CFB">
      <w:pPr>
        <w:pStyle w:val="BodyText"/>
        <w:spacing w:before="24"/>
        <w:rPr>
          <w:b/>
          <w:sz w:val="28"/>
        </w:rPr>
      </w:pPr>
    </w:p>
    <w:p w14:paraId="00DC1D9F" w14:textId="77777777" w:rsidR="00350CFB" w:rsidRDefault="00283FFF">
      <w:pPr>
        <w:pStyle w:val="BodyText"/>
        <w:spacing w:line="396" w:lineRule="auto"/>
        <w:ind w:left="282" w:right="534" w:hanging="8"/>
        <w:jc w:val="both"/>
      </w:pPr>
      <w:r>
        <w:t>This</w:t>
      </w:r>
      <w:r>
        <w:rPr>
          <w:spacing w:val="-1"/>
        </w:rPr>
        <w:t xml:space="preserve"> </w:t>
      </w:r>
      <w:r>
        <w:t>study</w:t>
      </w:r>
      <w:r>
        <w:rPr>
          <w:spacing w:val="-1"/>
        </w:rPr>
        <w:t xml:space="preserve"> </w:t>
      </w:r>
      <w:r>
        <w:t>uses</w:t>
      </w:r>
      <w:r>
        <w:rPr>
          <w:spacing w:val="-1"/>
        </w:rPr>
        <w:t xml:space="preserve"> </w:t>
      </w:r>
      <w:r>
        <w:t>hyperlink–citation</w:t>
      </w:r>
      <w:r>
        <w:rPr>
          <w:spacing w:val="-1"/>
        </w:rPr>
        <w:t xml:space="preserve"> </w:t>
      </w:r>
      <w:r>
        <w:t>propagation, construct</w:t>
      </w:r>
      <w:r>
        <w:rPr>
          <w:spacing w:val="-1"/>
        </w:rPr>
        <w:t xml:space="preserve"> </w:t>
      </w:r>
      <w:r>
        <w:t>(domain)</w:t>
      </w:r>
      <w:r>
        <w:rPr>
          <w:spacing w:val="-1"/>
        </w:rPr>
        <w:t xml:space="preserve"> </w:t>
      </w:r>
      <w:r>
        <w:t>alignment, and</w:t>
      </w:r>
      <w:r>
        <w:rPr>
          <w:spacing w:val="-1"/>
        </w:rPr>
        <w:t xml:space="preserve"> </w:t>
      </w:r>
      <w:r>
        <w:t>computational complexity as the bases for comparing EndorseRank and AWP across reputation structure (H1), social-method alignment (H2), and computational efficiency (H3).</w:t>
      </w:r>
    </w:p>
    <w:p w14:paraId="00DC1DA0" w14:textId="77777777" w:rsidR="00350CFB" w:rsidRDefault="00283FFF">
      <w:pPr>
        <w:pStyle w:val="ListParagraph"/>
        <w:numPr>
          <w:ilvl w:val="0"/>
          <w:numId w:val="22"/>
        </w:numPr>
        <w:tabs>
          <w:tab w:val="left" w:pos="799"/>
          <w:tab w:val="left" w:pos="806"/>
        </w:tabs>
        <w:spacing w:before="123" w:line="396" w:lineRule="auto"/>
        <w:ind w:right="524" w:hanging="207"/>
        <w:jc w:val="both"/>
        <w:rPr>
          <w:sz w:val="24"/>
        </w:rPr>
      </w:pPr>
      <w:r>
        <w:rPr>
          <w:spacing w:val="-15"/>
          <w:sz w:val="24"/>
        </w:rPr>
        <w:t xml:space="preserve"> </w:t>
      </w:r>
      <w:r>
        <w:rPr>
          <w:b/>
          <w:sz w:val="24"/>
        </w:rPr>
        <w:t>Hyperlink–citation</w:t>
      </w:r>
      <w:r>
        <w:rPr>
          <w:b/>
          <w:spacing w:val="-15"/>
          <w:sz w:val="24"/>
        </w:rPr>
        <w:t xml:space="preserve"> </w:t>
      </w:r>
      <w:r>
        <w:rPr>
          <w:b/>
          <w:sz w:val="24"/>
        </w:rPr>
        <w:t>semantics:</w:t>
      </w:r>
      <w:r>
        <w:rPr>
          <w:b/>
          <w:spacing w:val="5"/>
          <w:sz w:val="24"/>
        </w:rPr>
        <w:t xml:space="preserve"> </w:t>
      </w:r>
      <w:r>
        <w:rPr>
          <w:sz w:val="24"/>
        </w:rPr>
        <w:t xml:space="preserve">The original PageRank algorithm </w:t>
      </w:r>
      <w:hyperlink w:anchor="_bookmark182" w:history="1">
        <w:r>
          <w:rPr>
            <w:sz w:val="24"/>
            <w:vertAlign w:val="superscript"/>
          </w:rPr>
          <w:t>[49]</w:t>
        </w:r>
      </w:hyperlink>
      <w:r>
        <w:rPr>
          <w:sz w:val="24"/>
        </w:rPr>
        <w:t xml:space="preserve"> treats inbound hyper-links</w:t>
      </w:r>
      <w:r>
        <w:rPr>
          <w:spacing w:val="-1"/>
          <w:sz w:val="24"/>
        </w:rPr>
        <w:t xml:space="preserve"> </w:t>
      </w:r>
      <w:r>
        <w:rPr>
          <w:sz w:val="24"/>
        </w:rPr>
        <w:t>as</w:t>
      </w:r>
      <w:r>
        <w:rPr>
          <w:spacing w:val="-1"/>
          <w:sz w:val="24"/>
        </w:rPr>
        <w:t xml:space="preserve"> </w:t>
      </w:r>
      <w:r>
        <w:rPr>
          <w:sz w:val="24"/>
        </w:rPr>
        <w:t>citations. Do</w:t>
      </w:r>
      <w:r>
        <w:rPr>
          <w:spacing w:val="-1"/>
          <w:sz w:val="24"/>
        </w:rPr>
        <w:t xml:space="preserve"> </w:t>
      </w:r>
      <w:r>
        <w:rPr>
          <w:sz w:val="24"/>
        </w:rPr>
        <w:t>et</w:t>
      </w:r>
      <w:r>
        <w:rPr>
          <w:spacing w:val="-1"/>
          <w:sz w:val="24"/>
        </w:rPr>
        <w:t xml:space="preserve"> </w:t>
      </w:r>
      <w:r>
        <w:rPr>
          <w:sz w:val="24"/>
        </w:rPr>
        <w:t>al.</w:t>
      </w:r>
      <w:hyperlink w:anchor="_bookmark149" w:history="1">
        <w:r>
          <w:rPr>
            <w:sz w:val="24"/>
            <w:vertAlign w:val="superscript"/>
          </w:rPr>
          <w:t>[16]</w:t>
        </w:r>
      </w:hyperlink>
      <w:r>
        <w:rPr>
          <w:sz w:val="24"/>
        </w:rPr>
        <w:t xml:space="preserve"> apply</w:t>
      </w:r>
      <w:r>
        <w:rPr>
          <w:spacing w:val="-1"/>
          <w:sz w:val="24"/>
        </w:rPr>
        <w:t xml:space="preserve"> </w:t>
      </w:r>
      <w:r>
        <w:rPr>
          <w:sz w:val="24"/>
        </w:rPr>
        <w:t>this</w:t>
      </w:r>
      <w:r>
        <w:rPr>
          <w:spacing w:val="-1"/>
          <w:sz w:val="24"/>
        </w:rPr>
        <w:t xml:space="preserve"> </w:t>
      </w:r>
      <w:r>
        <w:rPr>
          <w:sz w:val="24"/>
        </w:rPr>
        <w:t>logic</w:t>
      </w:r>
      <w:r>
        <w:rPr>
          <w:spacing w:val="-1"/>
          <w:sz w:val="24"/>
        </w:rPr>
        <w:t xml:space="preserve"> </w:t>
      </w:r>
      <w:r>
        <w:rPr>
          <w:sz w:val="24"/>
        </w:rPr>
        <w:t>to</w:t>
      </w:r>
      <w:r>
        <w:rPr>
          <w:spacing w:val="-1"/>
          <w:sz w:val="24"/>
        </w:rPr>
        <w:t xml:space="preserve"> </w:t>
      </w:r>
      <w:r>
        <w:rPr>
          <w:sz w:val="24"/>
        </w:rPr>
        <w:t>Ethereum</w:t>
      </w:r>
      <w:r>
        <w:rPr>
          <w:spacing w:val="-1"/>
          <w:sz w:val="24"/>
        </w:rPr>
        <w:t xml:space="preserve"> </w:t>
      </w:r>
      <w:r>
        <w:rPr>
          <w:sz w:val="24"/>
        </w:rPr>
        <w:t>transfers</w:t>
      </w:r>
      <w:r>
        <w:rPr>
          <w:spacing w:val="-1"/>
          <w:sz w:val="24"/>
        </w:rPr>
        <w:t xml:space="preserve"> </w:t>
      </w:r>
      <w:r>
        <w:rPr>
          <w:sz w:val="24"/>
        </w:rPr>
        <w:t>with</w:t>
      </w:r>
      <w:r>
        <w:rPr>
          <w:spacing w:val="-1"/>
          <w:sz w:val="24"/>
        </w:rPr>
        <w:t xml:space="preserve"> </w:t>
      </w:r>
      <w:r>
        <w:rPr>
          <w:sz w:val="24"/>
        </w:rPr>
        <w:t>time-decayed</w:t>
      </w:r>
      <w:r>
        <w:rPr>
          <w:spacing w:val="-1"/>
          <w:sz w:val="24"/>
        </w:rPr>
        <w:t xml:space="preserve"> </w:t>
      </w:r>
      <w:r>
        <w:rPr>
          <w:sz w:val="24"/>
        </w:rPr>
        <w:t xml:space="preserve">edge weights. Figure </w:t>
      </w:r>
      <w:hyperlink w:anchor="_bookmark62" w:history="1">
        <w:r>
          <w:rPr>
            <w:sz w:val="24"/>
          </w:rPr>
          <w:t>3.2</w:t>
        </w:r>
      </w:hyperlink>
      <w:r>
        <w:rPr>
          <w:sz w:val="24"/>
        </w:rPr>
        <w:t xml:space="preserve"> (Chapter </w:t>
      </w:r>
      <w:hyperlink w:anchor="_bookmark48" w:history="1">
        <w:r>
          <w:rPr>
            <w:sz w:val="24"/>
          </w:rPr>
          <w:t>3</w:t>
        </w:r>
      </w:hyperlink>
      <w:r>
        <w:rPr>
          <w:sz w:val="24"/>
        </w:rPr>
        <w:t>) plots the logistic decay</w:t>
      </w:r>
    </w:p>
    <w:p w14:paraId="00DC1DA1" w14:textId="77777777" w:rsidR="00350CFB" w:rsidRDefault="00350CFB">
      <w:pPr>
        <w:pStyle w:val="BodyText"/>
        <w:spacing w:before="3"/>
        <w:rPr>
          <w:sz w:val="14"/>
        </w:rPr>
      </w:pPr>
    </w:p>
    <w:p w14:paraId="00DC1DA2" w14:textId="77777777" w:rsidR="00350CFB" w:rsidRDefault="00350CFB">
      <w:pPr>
        <w:pStyle w:val="BodyText"/>
        <w:rPr>
          <w:sz w:val="14"/>
        </w:rPr>
        <w:sectPr w:rsidR="00350CFB">
          <w:type w:val="continuous"/>
          <w:pgSz w:w="11910" w:h="16840"/>
          <w:pgMar w:top="1920" w:right="708" w:bottom="280" w:left="992" w:header="0" w:footer="2115" w:gutter="0"/>
          <w:cols w:space="720"/>
        </w:sectPr>
      </w:pPr>
    </w:p>
    <w:p w14:paraId="00DC1DA3" w14:textId="77777777" w:rsidR="00350CFB" w:rsidRDefault="00283FFF">
      <w:pPr>
        <w:pStyle w:val="BodyText"/>
        <w:spacing w:before="55" w:line="212" w:lineRule="exact"/>
        <w:ind w:right="955"/>
        <w:jc w:val="right"/>
      </w:pPr>
      <w:r>
        <w:rPr>
          <w:noProof/>
        </w:rPr>
        <mc:AlternateContent>
          <mc:Choice Requires="wps">
            <w:drawing>
              <wp:anchor distT="0" distB="0" distL="0" distR="0" simplePos="0" relativeHeight="484016640" behindDoc="1" locked="0" layoutInCell="1" allowOverlap="1" wp14:anchorId="00DC2714" wp14:editId="00DC2715">
                <wp:simplePos x="0" y="0"/>
                <wp:positionH relativeFrom="page">
                  <wp:posOffset>4696485</wp:posOffset>
                </wp:positionH>
                <wp:positionV relativeFrom="paragraph">
                  <wp:posOffset>339491</wp:posOffset>
                </wp:positionV>
                <wp:extent cx="53975" cy="101600"/>
                <wp:effectExtent l="0" t="0" r="0" b="0"/>
                <wp:wrapNone/>
                <wp:docPr id="72" name="Text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75" cy="101600"/>
                        </a:xfrm>
                        <a:prstGeom prst="rect">
                          <a:avLst/>
                        </a:prstGeom>
                      </wps:spPr>
                      <wps:txbx>
                        <w:txbxContent>
                          <w:p w14:paraId="00DC2817" w14:textId="77777777" w:rsidR="00350CFB" w:rsidRDefault="00283FFF">
                            <w:pPr>
                              <w:spacing w:line="154" w:lineRule="exact"/>
                              <w:rPr>
                                <w:sz w:val="16"/>
                              </w:rPr>
                            </w:pPr>
                            <w:r>
                              <w:rPr>
                                <w:spacing w:val="-10"/>
                                <w:w w:val="105"/>
                                <w:sz w:val="16"/>
                              </w:rPr>
                              <w:t>0</w:t>
                            </w:r>
                          </w:p>
                        </w:txbxContent>
                      </wps:txbx>
                      <wps:bodyPr wrap="square" lIns="0" tIns="0" rIns="0" bIns="0" rtlCol="0">
                        <a:noAutofit/>
                      </wps:bodyPr>
                    </wps:wsp>
                  </a:graphicData>
                </a:graphic>
              </wp:anchor>
            </w:drawing>
          </mc:Choice>
          <mc:Fallback>
            <w:pict>
              <v:shape w14:anchorId="00DC2714" id="Textbox 72" o:spid="_x0000_s1074" type="#_x0000_t202" style="position:absolute;left:0;text-align:left;margin-left:369.8pt;margin-top:26.75pt;width:4.25pt;height:8pt;z-index:-192998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" filled="f" stroked="f">
                <v:textbox inset="0,0,0,0">
                  <w:txbxContent>
                    <w:p w14:paraId="00DC2817" w14:textId="77777777" w:rsidR="00350CFB" w:rsidRDefault="00283FFF">
                      <w:pPr>
                        <w:spacing w:line="154" w:lineRule="exact"/>
                        <w:rPr>
                          <w:sz w:val="16"/>
                        </w:rPr>
                      </w:pPr>
                      <w:r>
                        <w:rPr>
                          <w:spacing w:val="-10"/>
                          <w:w w:val="105"/>
                          <w:sz w:val="16"/>
                        </w:rPr>
                        <w:t>0</w:t>
                      </w:r>
                    </w:p>
                  </w:txbxContent>
                </v:textbox>
                <w10:wrap anchorx="page"/>
              </v:shape>
            </w:pict>
          </mc:Fallback>
        </mc:AlternateContent>
      </w:r>
      <w:r>
        <w:rPr>
          <w:spacing w:val="-10"/>
        </w:rPr>
        <w:t>1</w:t>
      </w:r>
    </w:p>
    <w:p w14:paraId="00DC1DA4" w14:textId="77777777" w:rsidR="00350CFB" w:rsidRDefault="00283FFF">
      <w:pPr>
        <w:pStyle w:val="BodyText"/>
        <w:spacing w:before="9"/>
        <w:rPr>
          <w:sz w:val="7"/>
        </w:rPr>
      </w:pPr>
      <w:r>
        <w:rPr>
          <w:noProof/>
          <w:sz w:val="7"/>
        </w:rPr>
        <mc:AlternateContent>
          <mc:Choice Requires="wps">
            <w:drawing>
              <wp:anchor distT="0" distB="0" distL="0" distR="0" simplePos="0" relativeHeight="487602688" behindDoc="1" locked="0" layoutInCell="1" allowOverlap="1" wp14:anchorId="00DC2716" wp14:editId="00DC2717">
                <wp:simplePos x="0" y="0"/>
                <wp:positionH relativeFrom="page">
                  <wp:posOffset>3593172</wp:posOffset>
                </wp:positionH>
                <wp:positionV relativeFrom="paragraph">
                  <wp:posOffset>72068</wp:posOffset>
                </wp:positionV>
                <wp:extent cx="1290955" cy="1270"/>
                <wp:effectExtent l="0" t="0" r="0" b="0"/>
                <wp:wrapTopAndBottom/>
                <wp:docPr id="73" name="Graphic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90955" cy="1270"/>
                        </a:xfrm>
                        <a:custGeom>
                          <a:avLst/>
                          <a:gdLst/>
                          <a:ahLst/>
                          <a:cxnLst/>
                          <a:rect l="l" t="t" r="r" b="b"/>
                          <a:pathLst>
                            <a:path w="1290955">
                              <a:moveTo>
                                <a:pt x="0" y="0"/>
                              </a:moveTo>
                              <a:lnTo>
                                <a:pt x="1290815" y="0"/>
                              </a:lnTo>
                            </a:path>
                          </a:pathLst>
                        </a:custGeom>
                        <a:ln w="607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DE3DE2E" id="Graphic 73" o:spid="_x0000_s1026" style="position:absolute;margin-left:282.95pt;margin-top:5.65pt;width:101.65pt;height:.1pt;z-index:-15713792;visibility:visible;mso-wrap-style:square;mso-wrap-distance-left:0;mso-wrap-distance-top:0;mso-wrap-distance-right:0;mso-wrap-distance-bottom:0;mso-position-horizontal:absolute;mso-position-horizontal-relative:page;mso-position-vertical:absolute;mso-position-vertical-relative:text;v-text-anchor:top" coordsize="129095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" path="m,l1290815,e" filled="f" strokeweight=".16869mm">
                <v:path arrowok="t"/>
                <w10:wrap type="topAndBottom" anchorx="page"/>
              </v:shape>
            </w:pict>
          </mc:Fallback>
        </mc:AlternateContent>
      </w:r>
    </w:p>
    <w:p w14:paraId="00DC1DA5" w14:textId="77777777" w:rsidR="00350CFB" w:rsidRDefault="00283FFF">
      <w:pPr>
        <w:spacing w:line="346" w:lineRule="exact"/>
        <w:ind w:left="3724"/>
        <w:rPr>
          <w:position w:val="19"/>
          <w:sz w:val="24"/>
        </w:rPr>
      </w:pPr>
      <w:r>
        <w:rPr>
          <w:i/>
          <w:w w:val="120"/>
          <w:position w:val="18"/>
          <w:sz w:val="24"/>
        </w:rPr>
        <w:t>σ</w:t>
      </w:r>
      <w:r>
        <w:rPr>
          <w:w w:val="120"/>
          <w:position w:val="18"/>
          <w:sz w:val="24"/>
        </w:rPr>
        <w:t>(∆</w:t>
      </w:r>
      <w:r>
        <w:rPr>
          <w:i/>
          <w:w w:val="120"/>
          <w:position w:val="18"/>
          <w:sz w:val="24"/>
        </w:rPr>
        <w:t>t</w:t>
      </w:r>
      <w:r>
        <w:rPr>
          <w:w w:val="120"/>
          <w:position w:val="18"/>
          <w:sz w:val="24"/>
        </w:rPr>
        <w:t>)</w:t>
      </w:r>
      <w:r>
        <w:rPr>
          <w:spacing w:val="-6"/>
          <w:w w:val="120"/>
          <w:position w:val="18"/>
          <w:sz w:val="24"/>
        </w:rPr>
        <w:t xml:space="preserve"> </w:t>
      </w:r>
      <w:r>
        <w:rPr>
          <w:w w:val="120"/>
          <w:position w:val="18"/>
          <w:sz w:val="24"/>
        </w:rPr>
        <w:t>=</w:t>
      </w:r>
      <w:r>
        <w:rPr>
          <w:spacing w:val="18"/>
          <w:w w:val="120"/>
          <w:position w:val="18"/>
          <w:sz w:val="24"/>
        </w:rPr>
        <w:t xml:space="preserve"> </w:t>
      </w:r>
      <w:r>
        <w:rPr>
          <w:w w:val="120"/>
          <w:sz w:val="24"/>
        </w:rPr>
        <w:t>1</w:t>
      </w:r>
      <w:r>
        <w:rPr>
          <w:spacing w:val="-19"/>
          <w:w w:val="120"/>
          <w:sz w:val="24"/>
        </w:rPr>
        <w:t xml:space="preserve"> </w:t>
      </w:r>
      <w:r>
        <w:rPr>
          <w:w w:val="120"/>
          <w:sz w:val="24"/>
        </w:rPr>
        <w:t>+</w:t>
      </w:r>
      <w:r>
        <w:rPr>
          <w:spacing w:val="-19"/>
          <w:w w:val="120"/>
          <w:sz w:val="24"/>
        </w:rPr>
        <w:t xml:space="preserve"> </w:t>
      </w:r>
      <w:r>
        <w:rPr>
          <w:w w:val="120"/>
          <w:sz w:val="24"/>
        </w:rPr>
        <w:t>exp</w:t>
      </w:r>
      <w:r>
        <w:rPr>
          <w:w w:val="120"/>
          <w:position w:val="19"/>
          <w:sz w:val="24"/>
        </w:rPr>
        <w:t>(</w:t>
      </w:r>
      <w:r>
        <w:rPr>
          <w:i/>
          <w:w w:val="120"/>
          <w:sz w:val="24"/>
        </w:rPr>
        <w:t>k</w:t>
      </w:r>
      <w:r>
        <w:rPr>
          <w:w w:val="120"/>
          <w:sz w:val="24"/>
        </w:rPr>
        <w:t>(∆</w:t>
      </w:r>
      <w:r>
        <w:rPr>
          <w:i/>
          <w:w w:val="120"/>
          <w:sz w:val="24"/>
        </w:rPr>
        <w:t>t</w:t>
      </w:r>
      <w:r>
        <w:rPr>
          <w:i/>
          <w:spacing w:val="-18"/>
          <w:w w:val="120"/>
          <w:sz w:val="24"/>
        </w:rPr>
        <w:t xml:space="preserve"> </w:t>
      </w:r>
      <w:r>
        <w:rPr>
          <w:rFonts w:ascii="Arial Unicode MS" w:hAnsi="Arial Unicode MS"/>
          <w:w w:val="120"/>
          <w:sz w:val="24"/>
        </w:rPr>
        <w:t>−</w:t>
      </w:r>
      <w:r>
        <w:rPr>
          <w:rFonts w:ascii="Arial Unicode MS" w:hAnsi="Arial Unicode MS"/>
          <w:spacing w:val="-27"/>
          <w:w w:val="120"/>
          <w:sz w:val="24"/>
        </w:rPr>
        <w:t xml:space="preserve"> </w:t>
      </w:r>
      <w:r>
        <w:rPr>
          <w:i/>
          <w:w w:val="120"/>
          <w:sz w:val="24"/>
        </w:rPr>
        <w:t>t</w:t>
      </w:r>
      <w:r>
        <w:rPr>
          <w:i/>
          <w:spacing w:val="22"/>
          <w:w w:val="120"/>
          <w:sz w:val="24"/>
        </w:rPr>
        <w:t xml:space="preserve"> </w:t>
      </w:r>
      <w:r>
        <w:rPr>
          <w:spacing w:val="-5"/>
          <w:w w:val="120"/>
          <w:sz w:val="24"/>
        </w:rPr>
        <w:t>)</w:t>
      </w:r>
      <w:r>
        <w:rPr>
          <w:spacing w:val="-5"/>
          <w:w w:val="120"/>
          <w:position w:val="19"/>
          <w:sz w:val="24"/>
        </w:rPr>
        <w:t>)</w:t>
      </w:r>
    </w:p>
    <w:p w14:paraId="00DC1DA6" w14:textId="77777777" w:rsidR="00350CFB" w:rsidRDefault="00283FFF">
      <w:pPr>
        <w:pStyle w:val="BodyText"/>
        <w:spacing w:before="217"/>
        <w:ind w:right="548"/>
        <w:jc w:val="right"/>
      </w:pPr>
      <w:r>
        <w:br w:type="column"/>
      </w:r>
      <w:r>
        <w:rPr>
          <w:spacing w:val="-2"/>
        </w:rPr>
        <w:t>(2.7)</w:t>
      </w:r>
    </w:p>
    <w:p w14:paraId="00DC1DA7" w14:textId="77777777" w:rsidR="00350CFB" w:rsidRDefault="00350CFB">
      <w:pPr>
        <w:pStyle w:val="BodyText"/>
        <w:jc w:val="right"/>
        <w:sectPr w:rsidR="00350CFB">
          <w:type w:val="continuous"/>
          <w:pgSz w:w="11910" w:h="16840"/>
          <w:pgMar w:top="1920" w:right="708" w:bottom="280" w:left="992" w:header="0" w:footer="2115" w:gutter="0"/>
          <w:cols w:num="2" w:space="720" w:equalWidth="0">
            <w:col w:w="6700" w:space="40"/>
            <w:col w:w="3470"/>
          </w:cols>
        </w:sectPr>
      </w:pPr>
    </w:p>
    <w:p w14:paraId="00DC1DA8" w14:textId="77777777" w:rsidR="00350CFB" w:rsidRDefault="00350CFB">
      <w:pPr>
        <w:pStyle w:val="BodyText"/>
        <w:spacing w:before="43"/>
      </w:pPr>
    </w:p>
    <w:p w14:paraId="00DC1DA9" w14:textId="77777777" w:rsidR="00350CFB" w:rsidRDefault="00283FFF">
      <w:pPr>
        <w:pStyle w:val="BodyText"/>
        <w:spacing w:line="396" w:lineRule="auto"/>
        <w:ind w:left="808" w:right="534" w:hanging="9"/>
      </w:pPr>
      <w:r>
        <w:rPr>
          <w:w w:val="105"/>
        </w:rPr>
        <w:t xml:space="preserve">with </w:t>
      </w:r>
      <w:r>
        <w:rPr>
          <w:i/>
          <w:w w:val="105"/>
        </w:rPr>
        <w:t>k</w:t>
      </w:r>
      <w:r>
        <w:rPr>
          <w:i/>
          <w:spacing w:val="40"/>
          <w:w w:val="105"/>
        </w:rPr>
        <w:t xml:space="preserve"> </w:t>
      </w:r>
      <w:r>
        <w:rPr>
          <w:w w:val="105"/>
        </w:rPr>
        <w:t>=</w:t>
      </w:r>
      <w:r>
        <w:rPr>
          <w:spacing w:val="36"/>
          <w:w w:val="105"/>
        </w:rPr>
        <w:t xml:space="preserve"> </w:t>
      </w:r>
      <w:r>
        <w:rPr>
          <w:w w:val="105"/>
        </w:rPr>
        <w:t>0</w:t>
      </w:r>
      <w:r>
        <w:rPr>
          <w:i/>
          <w:w w:val="105"/>
        </w:rPr>
        <w:t>.</w:t>
      </w:r>
      <w:r>
        <w:rPr>
          <w:w w:val="105"/>
        </w:rPr>
        <w:t xml:space="preserve">01 and </w:t>
      </w:r>
      <w:r>
        <w:rPr>
          <w:i/>
          <w:w w:val="105"/>
        </w:rPr>
        <w:t>t</w:t>
      </w:r>
      <w:r>
        <w:rPr>
          <w:w w:val="105"/>
          <w:vertAlign w:val="subscript"/>
        </w:rPr>
        <w:t>0</w:t>
      </w:r>
      <w:r>
        <w:rPr>
          <w:spacing w:val="40"/>
          <w:w w:val="105"/>
        </w:rPr>
        <w:t xml:space="preserve"> </w:t>
      </w:r>
      <w:r>
        <w:rPr>
          <w:w w:val="105"/>
        </w:rPr>
        <w:t>=</w:t>
      </w:r>
      <w:r>
        <w:rPr>
          <w:spacing w:val="36"/>
          <w:w w:val="105"/>
        </w:rPr>
        <w:t xml:space="preserve"> </w:t>
      </w:r>
      <w:r>
        <w:rPr>
          <w:w w:val="105"/>
        </w:rPr>
        <w:t>180 days as used for AWP in this study.</w:t>
      </w:r>
      <w:r>
        <w:rPr>
          <w:spacing w:val="40"/>
          <w:w w:val="105"/>
        </w:rPr>
        <w:t xml:space="preserve"> </w:t>
      </w:r>
      <w:r>
        <w:rPr>
          <w:w w:val="105"/>
        </w:rPr>
        <w:t xml:space="preserve">EndorseRank extends </w:t>
      </w:r>
      <w:r>
        <w:t>citation-based</w:t>
      </w:r>
      <w:r>
        <w:rPr>
          <w:spacing w:val="-13"/>
        </w:rPr>
        <w:t xml:space="preserve"> </w:t>
      </w:r>
      <w:r>
        <w:t>propagation</w:t>
      </w:r>
      <w:r>
        <w:rPr>
          <w:spacing w:val="-13"/>
        </w:rPr>
        <w:t xml:space="preserve"> </w:t>
      </w:r>
      <w:r>
        <w:t>to</w:t>
      </w:r>
      <w:r>
        <w:rPr>
          <w:spacing w:val="-13"/>
        </w:rPr>
        <w:t xml:space="preserve"> </w:t>
      </w:r>
      <w:r>
        <w:t>ERC-20</w:t>
      </w:r>
      <w:r>
        <w:rPr>
          <w:spacing w:val="-13"/>
        </w:rPr>
        <w:t xml:space="preserve"> </w:t>
      </w:r>
      <w:r>
        <w:t>approve/permit</w:t>
      </w:r>
      <w:r>
        <w:rPr>
          <w:spacing w:val="-13"/>
        </w:rPr>
        <w:t xml:space="preserve"> </w:t>
      </w:r>
      <w:r>
        <w:t>edges</w:t>
      </w:r>
      <w:r>
        <w:rPr>
          <w:spacing w:val="-13"/>
        </w:rPr>
        <w:t xml:space="preserve"> </w:t>
      </w:r>
      <w:r>
        <w:t>because</w:t>
      </w:r>
      <w:r>
        <w:rPr>
          <w:spacing w:val="-13"/>
        </w:rPr>
        <w:t xml:space="preserve"> </w:t>
      </w:r>
      <w:r>
        <w:t>allowances</w:t>
      </w:r>
      <w:r>
        <w:rPr>
          <w:spacing w:val="-13"/>
        </w:rPr>
        <w:t xml:space="preserve"> </w:t>
      </w:r>
      <w:r>
        <w:t>are</w:t>
      </w:r>
      <w:r>
        <w:rPr>
          <w:spacing w:val="-12"/>
        </w:rPr>
        <w:t xml:space="preserve"> </w:t>
      </w:r>
      <w:r>
        <w:rPr>
          <w:spacing w:val="-2"/>
        </w:rPr>
        <w:t>explicit,</w:t>
      </w:r>
    </w:p>
    <w:p w14:paraId="00DC1DAA" w14:textId="77777777" w:rsidR="00350CFB" w:rsidRDefault="00350CFB">
      <w:pPr>
        <w:pStyle w:val="BodyText"/>
        <w:spacing w:line="396" w:lineRule="auto"/>
        <w:sectPr w:rsidR="00350CFB">
          <w:type w:val="continuous"/>
          <w:pgSz w:w="11910" w:h="16840"/>
          <w:pgMar w:top="1920" w:right="708" w:bottom="280" w:left="992" w:header="0" w:footer="2115" w:gutter="0"/>
          <w:cols w:space="720"/>
        </w:sectPr>
      </w:pPr>
    </w:p>
    <w:p w14:paraId="00DC1DAB" w14:textId="77777777" w:rsidR="00350CFB" w:rsidRDefault="00283FFF">
      <w:pPr>
        <w:pStyle w:val="BodyText"/>
        <w:spacing w:before="92" w:line="396" w:lineRule="auto"/>
        <w:ind w:left="808" w:right="524"/>
        <w:jc w:val="both"/>
      </w:pPr>
      <w:bookmarkStart w:id="132" w:name="Reader's_guide_to_terminology"/>
      <w:bookmarkStart w:id="133" w:name="_bookmark35"/>
      <w:bookmarkEnd w:id="132"/>
      <w:bookmarkEnd w:id="133"/>
      <w:r>
        <w:lastRenderedPageBreak/>
        <w:t xml:space="preserve">on-chain delegations of spending authority </w:t>
      </w:r>
      <w:hyperlink w:anchor="_bookmark151" w:history="1">
        <w:r>
          <w:rPr>
            <w:vertAlign w:val="superscript"/>
          </w:rPr>
          <w:t>[18]</w:t>
        </w:r>
      </w:hyperlink>
      <w:r>
        <w:rPr>
          <w:vertAlign w:val="superscript"/>
        </w:rPr>
        <w:t>,</w:t>
      </w:r>
      <w:hyperlink w:anchor="_bookmark152" w:history="1">
        <w:r>
          <w:rPr>
            <w:vertAlign w:val="superscript"/>
          </w:rPr>
          <w:t>[19]</w:t>
        </w:r>
      </w:hyperlink>
      <w:r>
        <w:t>.</w:t>
      </w:r>
      <w:r>
        <w:rPr>
          <w:spacing w:val="35"/>
        </w:rPr>
        <w:t xml:space="preserve"> </w:t>
      </w:r>
      <w:r>
        <w:t>Unlike transfers, which may reflect trad-ing or routing without trust intent, an allowance records explicit authorization that remains in force until revoked or replaced.</w:t>
      </w:r>
      <w:r>
        <w:rPr>
          <w:spacing w:val="40"/>
        </w:rPr>
        <w:t xml:space="preserve"> </w:t>
      </w:r>
      <w:r>
        <w:t xml:space="preserve">Graph-based risk models </w:t>
      </w:r>
      <w:hyperlink w:anchor="_bookmark177" w:history="1">
        <w:r>
          <w:rPr>
            <w:vertAlign w:val="superscript"/>
          </w:rPr>
          <w:t>[44]</w:t>
        </w:r>
      </w:hyperlink>
      <w:r>
        <w:t xml:space="preserve"> further show that network structure carries information beyond raw activity counts, supporting a directed endorsement graph rather than transfer volume alone.</w:t>
      </w:r>
    </w:p>
    <w:p w14:paraId="00DC1DAC" w14:textId="77777777" w:rsidR="00350CFB" w:rsidRDefault="00283FFF">
      <w:pPr>
        <w:pStyle w:val="ListParagraph"/>
        <w:numPr>
          <w:ilvl w:val="0"/>
          <w:numId w:val="22"/>
        </w:numPr>
        <w:tabs>
          <w:tab w:val="left" w:pos="799"/>
          <w:tab w:val="left" w:pos="806"/>
        </w:tabs>
        <w:spacing w:before="42" w:line="396" w:lineRule="auto"/>
        <w:ind w:right="523" w:hanging="207"/>
        <w:jc w:val="both"/>
        <w:rPr>
          <w:sz w:val="24"/>
        </w:rPr>
      </w:pPr>
      <w:r>
        <w:rPr>
          <w:b/>
          <w:sz w:val="24"/>
        </w:rPr>
        <w:t xml:space="preserve">Domain alignment framework: </w:t>
      </w:r>
      <w:r>
        <w:rPr>
          <w:sz w:val="24"/>
        </w:rPr>
        <w:t>In measurement theory, construct alignment assesses how well</w:t>
      </w:r>
      <w:r>
        <w:rPr>
          <w:spacing w:val="-12"/>
          <w:sz w:val="24"/>
        </w:rPr>
        <w:t xml:space="preserve"> </w:t>
      </w:r>
      <w:r>
        <w:rPr>
          <w:sz w:val="24"/>
        </w:rPr>
        <w:t>an</w:t>
      </w:r>
      <w:r>
        <w:rPr>
          <w:spacing w:val="-12"/>
          <w:sz w:val="24"/>
        </w:rPr>
        <w:t xml:space="preserve"> </w:t>
      </w:r>
      <w:r>
        <w:rPr>
          <w:sz w:val="24"/>
        </w:rPr>
        <w:t>indicator</w:t>
      </w:r>
      <w:r>
        <w:rPr>
          <w:spacing w:val="-12"/>
          <w:sz w:val="24"/>
        </w:rPr>
        <w:t xml:space="preserve"> </w:t>
      </w:r>
      <w:r>
        <w:rPr>
          <w:sz w:val="24"/>
        </w:rPr>
        <w:t>tracks</w:t>
      </w:r>
      <w:r>
        <w:rPr>
          <w:spacing w:val="-12"/>
          <w:sz w:val="24"/>
        </w:rPr>
        <w:t xml:space="preserve"> </w:t>
      </w:r>
      <w:r>
        <w:rPr>
          <w:sz w:val="24"/>
        </w:rPr>
        <w:t>an</w:t>
      </w:r>
      <w:r>
        <w:rPr>
          <w:spacing w:val="-12"/>
          <w:sz w:val="24"/>
        </w:rPr>
        <w:t xml:space="preserve"> </w:t>
      </w:r>
      <w:r>
        <w:rPr>
          <w:sz w:val="24"/>
        </w:rPr>
        <w:t>observable</w:t>
      </w:r>
      <w:r>
        <w:rPr>
          <w:spacing w:val="-12"/>
          <w:sz w:val="24"/>
        </w:rPr>
        <w:t xml:space="preserve"> </w:t>
      </w:r>
      <w:r>
        <w:rPr>
          <w:sz w:val="24"/>
        </w:rPr>
        <w:t>outcome</w:t>
      </w:r>
      <w:r>
        <w:rPr>
          <w:spacing w:val="-12"/>
          <w:sz w:val="24"/>
        </w:rPr>
        <w:t xml:space="preserve"> </w:t>
      </w:r>
      <w:hyperlink w:anchor="_bookmark147" w:history="1">
        <w:r>
          <w:rPr>
            <w:sz w:val="24"/>
            <w:vertAlign w:val="superscript"/>
          </w:rPr>
          <w:t>[14]</w:t>
        </w:r>
      </w:hyperlink>
      <w:r>
        <w:rPr>
          <w:sz w:val="24"/>
        </w:rPr>
        <w:t>.</w:t>
      </w:r>
      <w:r>
        <w:rPr>
          <w:spacing w:val="11"/>
          <w:sz w:val="24"/>
        </w:rPr>
        <w:t xml:space="preserve"> </w:t>
      </w:r>
      <w:r>
        <w:rPr>
          <w:sz w:val="24"/>
        </w:rPr>
        <w:t>For</w:t>
      </w:r>
      <w:r>
        <w:rPr>
          <w:spacing w:val="-12"/>
          <w:sz w:val="24"/>
        </w:rPr>
        <w:t xml:space="preserve"> </w:t>
      </w:r>
      <w:r>
        <w:rPr>
          <w:sz w:val="24"/>
        </w:rPr>
        <w:t>rank-based</w:t>
      </w:r>
      <w:r>
        <w:rPr>
          <w:spacing w:val="-12"/>
          <w:sz w:val="24"/>
        </w:rPr>
        <w:t xml:space="preserve"> </w:t>
      </w:r>
      <w:r>
        <w:rPr>
          <w:sz w:val="24"/>
        </w:rPr>
        <w:t>reputation</w:t>
      </w:r>
      <w:r>
        <w:rPr>
          <w:spacing w:val="-12"/>
          <w:sz w:val="24"/>
        </w:rPr>
        <w:t xml:space="preserve"> </w:t>
      </w:r>
      <w:r>
        <w:rPr>
          <w:sz w:val="24"/>
        </w:rPr>
        <w:t>scoring,</w:t>
      </w:r>
      <w:r>
        <w:rPr>
          <w:spacing w:val="-11"/>
          <w:sz w:val="24"/>
        </w:rPr>
        <w:t xml:space="preserve"> </w:t>
      </w:r>
      <w:r>
        <w:rPr>
          <w:sz w:val="24"/>
        </w:rPr>
        <w:t xml:space="preserve">Spear-man’s </w:t>
      </w:r>
      <w:r>
        <w:rPr>
          <w:i/>
          <w:sz w:val="24"/>
        </w:rPr>
        <w:t xml:space="preserve">ρ </w:t>
      </w:r>
      <w:r>
        <w:rPr>
          <w:sz w:val="24"/>
        </w:rPr>
        <w:t xml:space="preserve">and Kendall’s </w:t>
      </w:r>
      <w:r>
        <w:rPr>
          <w:i/>
          <w:sz w:val="24"/>
        </w:rPr>
        <w:t xml:space="preserve">τ </w:t>
      </w:r>
      <w:r>
        <w:rPr>
          <w:sz w:val="24"/>
        </w:rPr>
        <w:t xml:space="preserve">evaluate monotonic and pairwise ordering agreement without as-suming a classification threshold </w:t>
      </w:r>
      <w:hyperlink w:anchor="_bookmark149" w:history="1">
        <w:r>
          <w:rPr>
            <w:sz w:val="24"/>
            <w:vertAlign w:val="superscript"/>
          </w:rPr>
          <w:t>[16]</w:t>
        </w:r>
      </w:hyperlink>
      <w:r>
        <w:rPr>
          <w:sz w:val="24"/>
        </w:rPr>
        <w:t>.</w:t>
      </w:r>
      <w:r>
        <w:rPr>
          <w:spacing w:val="40"/>
          <w:sz w:val="24"/>
        </w:rPr>
        <w:t xml:space="preserve"> </w:t>
      </w:r>
      <w:r>
        <w:rPr>
          <w:sz w:val="24"/>
        </w:rPr>
        <w:t>Close-success count from GMX V2 and realized gain proxy</w:t>
      </w:r>
      <w:r>
        <w:rPr>
          <w:spacing w:val="-11"/>
          <w:sz w:val="24"/>
        </w:rPr>
        <w:t xml:space="preserve"> </w:t>
      </w:r>
      <w:r>
        <w:rPr>
          <w:sz w:val="24"/>
        </w:rPr>
        <w:t>serve</w:t>
      </w:r>
      <w:r>
        <w:rPr>
          <w:spacing w:val="-11"/>
          <w:sz w:val="24"/>
        </w:rPr>
        <w:t xml:space="preserve"> </w:t>
      </w:r>
      <w:r>
        <w:rPr>
          <w:sz w:val="24"/>
        </w:rPr>
        <w:t>as</w:t>
      </w:r>
      <w:r>
        <w:rPr>
          <w:spacing w:val="-11"/>
          <w:sz w:val="24"/>
        </w:rPr>
        <w:t xml:space="preserve"> </w:t>
      </w:r>
      <w:r>
        <w:rPr>
          <w:sz w:val="24"/>
        </w:rPr>
        <w:t>observable</w:t>
      </w:r>
      <w:r>
        <w:rPr>
          <w:spacing w:val="-10"/>
          <w:sz w:val="24"/>
        </w:rPr>
        <w:t xml:space="preserve"> </w:t>
      </w:r>
      <w:r>
        <w:rPr>
          <w:sz w:val="24"/>
        </w:rPr>
        <w:t>trading-success</w:t>
      </w:r>
      <w:r>
        <w:rPr>
          <w:spacing w:val="-11"/>
          <w:sz w:val="24"/>
        </w:rPr>
        <w:t xml:space="preserve"> </w:t>
      </w:r>
      <w:r>
        <w:rPr>
          <w:sz w:val="24"/>
        </w:rPr>
        <w:t>measures</w:t>
      </w:r>
      <w:r>
        <w:rPr>
          <w:spacing w:val="-11"/>
          <w:sz w:val="24"/>
        </w:rPr>
        <w:t xml:space="preserve"> </w:t>
      </w:r>
      <w:r>
        <w:rPr>
          <w:sz w:val="24"/>
        </w:rPr>
        <w:t>on</w:t>
      </w:r>
      <w:r>
        <w:rPr>
          <w:spacing w:val="-10"/>
          <w:sz w:val="24"/>
        </w:rPr>
        <w:t xml:space="preserve"> </w:t>
      </w:r>
      <w:r>
        <w:rPr>
          <w:sz w:val="24"/>
        </w:rPr>
        <w:t>Arbitrum</w:t>
      </w:r>
      <w:r>
        <w:rPr>
          <w:spacing w:val="-11"/>
          <w:sz w:val="24"/>
        </w:rPr>
        <w:t xml:space="preserve"> </w:t>
      </w:r>
      <w:r>
        <w:rPr>
          <w:sz w:val="24"/>
        </w:rPr>
        <w:t>One,</w:t>
      </w:r>
      <w:r>
        <w:rPr>
          <w:spacing w:val="-10"/>
          <w:sz w:val="24"/>
        </w:rPr>
        <w:t xml:space="preserve"> </w:t>
      </w:r>
      <w:r>
        <w:rPr>
          <w:sz w:val="24"/>
        </w:rPr>
        <w:t>satisfying</w:t>
      </w:r>
      <w:r>
        <w:rPr>
          <w:spacing w:val="-10"/>
          <w:sz w:val="24"/>
        </w:rPr>
        <w:t xml:space="preserve"> </w:t>
      </w:r>
      <w:r>
        <w:rPr>
          <w:sz w:val="24"/>
        </w:rPr>
        <w:t>the</w:t>
      </w:r>
      <w:r>
        <w:rPr>
          <w:spacing w:val="-11"/>
          <w:sz w:val="24"/>
        </w:rPr>
        <w:t xml:space="preserve"> </w:t>
      </w:r>
      <w:r>
        <w:rPr>
          <w:sz w:val="24"/>
        </w:rPr>
        <w:t>domain-intuition requirement without claiming external loan-repayment ground truth.</w:t>
      </w:r>
    </w:p>
    <w:p w14:paraId="00DC1DAD" w14:textId="77777777" w:rsidR="00350CFB" w:rsidRDefault="00283FFF">
      <w:pPr>
        <w:pStyle w:val="ListParagraph"/>
        <w:numPr>
          <w:ilvl w:val="0"/>
          <w:numId w:val="22"/>
        </w:numPr>
        <w:tabs>
          <w:tab w:val="left" w:pos="807"/>
        </w:tabs>
        <w:spacing w:line="381" w:lineRule="exact"/>
        <w:ind w:left="807" w:hanging="214"/>
        <w:jc w:val="both"/>
        <w:rPr>
          <w:sz w:val="24"/>
        </w:rPr>
      </w:pPr>
      <w:r>
        <w:rPr>
          <w:b/>
          <w:sz w:val="24"/>
        </w:rPr>
        <w:t>Computational</w:t>
      </w:r>
      <w:r>
        <w:rPr>
          <w:b/>
          <w:spacing w:val="-6"/>
          <w:sz w:val="24"/>
        </w:rPr>
        <w:t xml:space="preserve"> </w:t>
      </w:r>
      <w:r>
        <w:rPr>
          <w:b/>
          <w:sz w:val="24"/>
        </w:rPr>
        <w:t>complexity:</w:t>
      </w:r>
      <w:r>
        <w:rPr>
          <w:b/>
          <w:spacing w:val="17"/>
          <w:sz w:val="24"/>
        </w:rPr>
        <w:t xml:space="preserve"> </w:t>
      </w:r>
      <w:r>
        <w:rPr>
          <w:sz w:val="24"/>
        </w:rPr>
        <w:t>PageRank’s</w:t>
      </w:r>
      <w:r>
        <w:rPr>
          <w:spacing w:val="-5"/>
          <w:sz w:val="24"/>
        </w:rPr>
        <w:t xml:space="preserve"> </w:t>
      </w:r>
      <w:r>
        <w:rPr>
          <w:sz w:val="24"/>
        </w:rPr>
        <w:t>per-iteration</w:t>
      </w:r>
      <w:r>
        <w:rPr>
          <w:spacing w:val="-5"/>
          <w:sz w:val="24"/>
        </w:rPr>
        <w:t xml:space="preserve"> </w:t>
      </w:r>
      <w:r>
        <w:rPr>
          <w:sz w:val="24"/>
        </w:rPr>
        <w:t>cost</w:t>
      </w:r>
      <w:r>
        <w:rPr>
          <w:spacing w:val="-4"/>
          <w:sz w:val="24"/>
        </w:rPr>
        <w:t xml:space="preserve"> </w:t>
      </w:r>
      <w:r>
        <w:rPr>
          <w:sz w:val="24"/>
        </w:rPr>
        <w:t>is</w:t>
      </w:r>
      <w:r>
        <w:rPr>
          <w:spacing w:val="-4"/>
          <w:sz w:val="24"/>
        </w:rPr>
        <w:t xml:space="preserve"> </w:t>
      </w:r>
      <w:r>
        <w:rPr>
          <w:i/>
          <w:sz w:val="24"/>
        </w:rPr>
        <w:t>O</w:t>
      </w:r>
      <w:r>
        <w:rPr>
          <w:sz w:val="24"/>
        </w:rPr>
        <w:t>(</w:t>
      </w:r>
      <w:r>
        <w:rPr>
          <w:rFonts w:ascii="Arial Unicode MS" w:hAnsi="Arial Unicode MS"/>
          <w:sz w:val="24"/>
        </w:rPr>
        <w:t>|</w:t>
      </w:r>
      <w:r>
        <w:rPr>
          <w:i/>
          <w:sz w:val="24"/>
        </w:rPr>
        <w:t>E</w:t>
      </w:r>
      <w:r>
        <w:rPr>
          <w:rFonts w:ascii="Arial Unicode MS" w:hAnsi="Arial Unicode MS"/>
          <w:sz w:val="24"/>
        </w:rPr>
        <w:t>|</w:t>
      </w:r>
      <w:r>
        <w:rPr>
          <w:sz w:val="24"/>
        </w:rPr>
        <w:t>)</w:t>
      </w:r>
      <w:r>
        <w:rPr>
          <w:spacing w:val="-4"/>
          <w:sz w:val="24"/>
        </w:rPr>
        <w:t xml:space="preserve"> </w:t>
      </w:r>
      <w:hyperlink w:anchor="_bookmark182" w:history="1">
        <w:r>
          <w:rPr>
            <w:sz w:val="24"/>
            <w:vertAlign w:val="superscript"/>
          </w:rPr>
          <w:t>[49]</w:t>
        </w:r>
      </w:hyperlink>
      <w:r>
        <w:rPr>
          <w:sz w:val="24"/>
        </w:rPr>
        <w:t>.</w:t>
      </w:r>
      <w:r>
        <w:rPr>
          <w:spacing w:val="18"/>
          <w:sz w:val="24"/>
        </w:rPr>
        <w:t xml:space="preserve"> </w:t>
      </w:r>
      <w:r>
        <w:rPr>
          <w:sz w:val="24"/>
        </w:rPr>
        <w:t>Allowance</w:t>
      </w:r>
      <w:r>
        <w:rPr>
          <w:spacing w:val="-6"/>
          <w:sz w:val="24"/>
        </w:rPr>
        <w:t xml:space="preserve"> </w:t>
      </w:r>
      <w:r>
        <w:rPr>
          <w:spacing w:val="-2"/>
          <w:sz w:val="24"/>
        </w:rPr>
        <w:t>graphs</w:t>
      </w:r>
    </w:p>
    <w:p w14:paraId="00DC1DAE" w14:textId="77777777" w:rsidR="00350CFB" w:rsidRDefault="00283FFF">
      <w:pPr>
        <w:pStyle w:val="BodyText"/>
        <w:spacing w:before="39" w:line="307" w:lineRule="auto"/>
        <w:ind w:left="808" w:right="524"/>
        <w:jc w:val="both"/>
      </w:pPr>
      <w:r>
        <w:t xml:space="preserve">are sparser than transfer graphs (fewer edges </w:t>
      </w:r>
      <w:r>
        <w:rPr>
          <w:rFonts w:ascii="Arial Unicode MS" w:hAnsi="Arial Unicode MS"/>
        </w:rPr>
        <w:t>|</w:t>
      </w:r>
      <w:r>
        <w:rPr>
          <w:i/>
        </w:rPr>
        <w:t>E</w:t>
      </w:r>
      <w:r>
        <w:rPr>
          <w:rFonts w:ascii="Arial Unicode MS" w:hAnsi="Arial Unicode MS"/>
        </w:rPr>
        <w:t>|</w:t>
      </w:r>
      <w:r>
        <w:t>), yielding lower per-iteration cost and re-duced memory, and often fewer iterations in practice—the basis for H3.</w:t>
      </w:r>
    </w:p>
    <w:p w14:paraId="00DC1DAF" w14:textId="77777777" w:rsidR="00350CFB" w:rsidRDefault="00283FFF">
      <w:pPr>
        <w:pStyle w:val="BodyText"/>
        <w:spacing w:before="224" w:line="396" w:lineRule="auto"/>
        <w:ind w:left="282" w:right="534"/>
        <w:jc w:val="both"/>
      </w:pPr>
      <w:r>
        <w:t xml:space="preserve">Figure </w:t>
      </w:r>
      <w:hyperlink w:anchor="_bookmark36" w:history="1">
        <w:r>
          <w:t>2.3</w:t>
        </w:r>
      </w:hyperlink>
      <w:r>
        <w:t xml:space="preserve"> presents the conceptual model mapping the primary EndorseRank–AWP comparison to H1–H3 and RQ1–RQ4.</w:t>
      </w:r>
      <w:r>
        <w:rPr>
          <w:spacing w:val="33"/>
        </w:rPr>
        <w:t xml:space="preserve"> </w:t>
      </w:r>
      <w:r>
        <w:t>GF-PR (dashed) is a supplementary outcome-native ceiling for SRQ1, added during empirical work.</w:t>
      </w:r>
    </w:p>
    <w:p w14:paraId="00DC1DB0" w14:textId="77777777" w:rsidR="00350CFB" w:rsidRDefault="00283FFF">
      <w:pPr>
        <w:pStyle w:val="ListParagraph"/>
        <w:numPr>
          <w:ilvl w:val="0"/>
          <w:numId w:val="22"/>
        </w:numPr>
        <w:tabs>
          <w:tab w:val="left" w:pos="806"/>
          <w:tab w:val="left" w:pos="808"/>
        </w:tabs>
        <w:spacing w:before="122" w:line="396" w:lineRule="auto"/>
        <w:ind w:left="808" w:right="524"/>
        <w:jc w:val="both"/>
        <w:rPr>
          <w:sz w:val="24"/>
        </w:rPr>
      </w:pPr>
      <w:r>
        <w:rPr>
          <w:b/>
          <w:sz w:val="24"/>
        </w:rPr>
        <w:t>Supplementary</w:t>
      </w:r>
      <w:r>
        <w:rPr>
          <w:b/>
          <w:spacing w:val="-5"/>
          <w:sz w:val="24"/>
        </w:rPr>
        <w:t xml:space="preserve"> </w:t>
      </w:r>
      <w:r>
        <w:rPr>
          <w:b/>
          <w:sz w:val="24"/>
        </w:rPr>
        <w:t>role</w:t>
      </w:r>
      <w:r>
        <w:rPr>
          <w:b/>
          <w:spacing w:val="-5"/>
          <w:sz w:val="24"/>
        </w:rPr>
        <w:t xml:space="preserve"> </w:t>
      </w:r>
      <w:r>
        <w:rPr>
          <w:b/>
          <w:sz w:val="24"/>
        </w:rPr>
        <w:t>of</w:t>
      </w:r>
      <w:r>
        <w:rPr>
          <w:b/>
          <w:spacing w:val="-5"/>
          <w:sz w:val="24"/>
        </w:rPr>
        <w:t xml:space="preserve"> </w:t>
      </w:r>
      <w:r>
        <w:rPr>
          <w:b/>
          <w:sz w:val="24"/>
        </w:rPr>
        <w:t>GF-PR:</w:t>
      </w:r>
      <w:r>
        <w:rPr>
          <w:b/>
          <w:spacing w:val="-5"/>
          <w:sz w:val="24"/>
        </w:rPr>
        <w:t xml:space="preserve"> </w:t>
      </w:r>
      <w:r>
        <w:rPr>
          <w:sz w:val="24"/>
        </w:rPr>
        <w:t>H1</w:t>
      </w:r>
      <w:r>
        <w:rPr>
          <w:spacing w:val="-5"/>
          <w:sz w:val="24"/>
        </w:rPr>
        <w:t xml:space="preserve"> </w:t>
      </w:r>
      <w:r>
        <w:rPr>
          <w:sz w:val="24"/>
        </w:rPr>
        <w:t>and</w:t>
      </w:r>
      <w:r>
        <w:rPr>
          <w:spacing w:val="-5"/>
          <w:sz w:val="24"/>
        </w:rPr>
        <w:t xml:space="preserve"> </w:t>
      </w:r>
      <w:r>
        <w:rPr>
          <w:sz w:val="24"/>
        </w:rPr>
        <w:t>H3</w:t>
      </w:r>
      <w:r>
        <w:rPr>
          <w:spacing w:val="-5"/>
          <w:sz w:val="24"/>
        </w:rPr>
        <w:t xml:space="preserve"> </w:t>
      </w:r>
      <w:r>
        <w:rPr>
          <w:sz w:val="24"/>
        </w:rPr>
        <w:t>concern</w:t>
      </w:r>
      <w:r>
        <w:rPr>
          <w:spacing w:val="-5"/>
          <w:sz w:val="24"/>
        </w:rPr>
        <w:t xml:space="preserve"> </w:t>
      </w:r>
      <w:r>
        <w:rPr>
          <w:sz w:val="24"/>
        </w:rPr>
        <w:t>EndorseRank</w:t>
      </w:r>
      <w:r>
        <w:rPr>
          <w:spacing w:val="-5"/>
          <w:sz w:val="24"/>
        </w:rPr>
        <w:t xml:space="preserve"> </w:t>
      </w:r>
      <w:r>
        <w:rPr>
          <w:sz w:val="24"/>
        </w:rPr>
        <w:t>and</w:t>
      </w:r>
      <w:r>
        <w:rPr>
          <w:spacing w:val="-5"/>
          <w:sz w:val="24"/>
        </w:rPr>
        <w:t xml:space="preserve"> </w:t>
      </w:r>
      <w:r>
        <w:rPr>
          <w:sz w:val="24"/>
        </w:rPr>
        <w:t>AWP</w:t>
      </w:r>
      <w:r>
        <w:rPr>
          <w:spacing w:val="-5"/>
          <w:sz w:val="24"/>
        </w:rPr>
        <w:t xml:space="preserve"> </w:t>
      </w:r>
      <w:r>
        <w:rPr>
          <w:sz w:val="24"/>
        </w:rPr>
        <w:t>only. H2/RQ2 compares social-method alignment between EndorseRank and AWP across five proxy fam-ilies.</w:t>
      </w:r>
      <w:r>
        <w:rPr>
          <w:spacing w:val="40"/>
          <w:sz w:val="24"/>
        </w:rPr>
        <w:t xml:space="preserve"> </w:t>
      </w:r>
      <w:r>
        <w:rPr>
          <w:sz w:val="24"/>
        </w:rPr>
        <w:t>RQ4 separately compares transfer versus trading-success validation frames.</w:t>
      </w:r>
      <w:r>
        <w:rPr>
          <w:spacing w:val="40"/>
          <w:sz w:val="24"/>
        </w:rPr>
        <w:t xml:space="preserve"> </w:t>
      </w:r>
      <w:r>
        <w:rPr>
          <w:sz w:val="24"/>
        </w:rPr>
        <w:t>GF-PR bounds</w:t>
      </w:r>
      <w:r>
        <w:rPr>
          <w:spacing w:val="-8"/>
          <w:sz w:val="24"/>
        </w:rPr>
        <w:t xml:space="preserve"> </w:t>
      </w:r>
      <w:r>
        <w:rPr>
          <w:sz w:val="24"/>
        </w:rPr>
        <w:t>the</w:t>
      </w:r>
      <w:r>
        <w:rPr>
          <w:spacing w:val="-8"/>
          <w:sz w:val="24"/>
        </w:rPr>
        <w:t xml:space="preserve"> </w:t>
      </w:r>
      <w:r>
        <w:rPr>
          <w:sz w:val="24"/>
        </w:rPr>
        <w:t>maximum</w:t>
      </w:r>
      <w:r>
        <w:rPr>
          <w:spacing w:val="-8"/>
          <w:sz w:val="24"/>
        </w:rPr>
        <w:t xml:space="preserve"> </w:t>
      </w:r>
      <w:r>
        <w:rPr>
          <w:sz w:val="24"/>
        </w:rPr>
        <w:t>trading-outcome</w:t>
      </w:r>
      <w:r>
        <w:rPr>
          <w:spacing w:val="-8"/>
          <w:sz w:val="24"/>
        </w:rPr>
        <w:t xml:space="preserve"> </w:t>
      </w:r>
      <w:r>
        <w:rPr>
          <w:sz w:val="24"/>
        </w:rPr>
        <w:t>proxy</w:t>
      </w:r>
      <w:r>
        <w:rPr>
          <w:spacing w:val="-8"/>
          <w:sz w:val="24"/>
        </w:rPr>
        <w:t xml:space="preserve"> </w:t>
      </w:r>
      <w:r>
        <w:rPr>
          <w:sz w:val="24"/>
        </w:rPr>
        <w:t>alignment</w:t>
      </w:r>
      <w:r>
        <w:rPr>
          <w:spacing w:val="-8"/>
          <w:sz w:val="24"/>
        </w:rPr>
        <w:t xml:space="preserve"> </w:t>
      </w:r>
      <w:r>
        <w:rPr>
          <w:sz w:val="24"/>
        </w:rPr>
        <w:t>achievable</w:t>
      </w:r>
      <w:r>
        <w:rPr>
          <w:spacing w:val="-8"/>
          <w:sz w:val="24"/>
        </w:rPr>
        <w:t xml:space="preserve"> </w:t>
      </w:r>
      <w:r>
        <w:rPr>
          <w:sz w:val="24"/>
        </w:rPr>
        <w:t>when</w:t>
      </w:r>
      <w:r>
        <w:rPr>
          <w:spacing w:val="-8"/>
          <w:sz w:val="24"/>
        </w:rPr>
        <w:t xml:space="preserve"> </w:t>
      </w:r>
      <w:r>
        <w:rPr>
          <w:sz w:val="24"/>
        </w:rPr>
        <w:t>ranking</w:t>
      </w:r>
      <w:r>
        <w:rPr>
          <w:spacing w:val="-8"/>
          <w:sz w:val="24"/>
        </w:rPr>
        <w:t xml:space="preserve"> </w:t>
      </w:r>
      <w:r>
        <w:rPr>
          <w:sz w:val="24"/>
        </w:rPr>
        <w:t>directly</w:t>
      </w:r>
      <w:r>
        <w:rPr>
          <w:spacing w:val="-8"/>
          <w:sz w:val="24"/>
        </w:rPr>
        <w:t xml:space="preserve"> </w:t>
      </w:r>
      <w:r>
        <w:rPr>
          <w:sz w:val="24"/>
        </w:rPr>
        <w:t>on outcome</w:t>
      </w:r>
      <w:r>
        <w:rPr>
          <w:spacing w:val="-14"/>
          <w:sz w:val="24"/>
        </w:rPr>
        <w:t xml:space="preserve"> </w:t>
      </w:r>
      <w:r>
        <w:rPr>
          <w:sz w:val="24"/>
        </w:rPr>
        <w:t>flow,</w:t>
      </w:r>
      <w:r>
        <w:rPr>
          <w:spacing w:val="-13"/>
          <w:sz w:val="24"/>
        </w:rPr>
        <w:t xml:space="preserve"> </w:t>
      </w:r>
      <w:r>
        <w:rPr>
          <w:sz w:val="24"/>
        </w:rPr>
        <w:t>clarifying</w:t>
      </w:r>
      <w:r>
        <w:rPr>
          <w:spacing w:val="-14"/>
          <w:sz w:val="24"/>
        </w:rPr>
        <w:t xml:space="preserve"> </w:t>
      </w:r>
      <w:r>
        <w:rPr>
          <w:sz w:val="24"/>
        </w:rPr>
        <w:t>construct</w:t>
      </w:r>
      <w:r>
        <w:rPr>
          <w:spacing w:val="-14"/>
          <w:sz w:val="24"/>
        </w:rPr>
        <w:t xml:space="preserve"> </w:t>
      </w:r>
      <w:r>
        <w:rPr>
          <w:sz w:val="24"/>
        </w:rPr>
        <w:t>overlap</w:t>
      </w:r>
      <w:r>
        <w:rPr>
          <w:spacing w:val="-14"/>
          <w:sz w:val="24"/>
        </w:rPr>
        <w:t xml:space="preserve"> </w:t>
      </w:r>
      <w:r>
        <w:rPr>
          <w:sz w:val="24"/>
        </w:rPr>
        <w:t>for</w:t>
      </w:r>
      <w:r>
        <w:rPr>
          <w:spacing w:val="-15"/>
          <w:sz w:val="24"/>
        </w:rPr>
        <w:t xml:space="preserve"> </w:t>
      </w:r>
      <w:r>
        <w:rPr>
          <w:sz w:val="24"/>
        </w:rPr>
        <w:t>SRQ1</w:t>
      </w:r>
      <w:r>
        <w:rPr>
          <w:spacing w:val="-15"/>
          <w:sz w:val="24"/>
        </w:rPr>
        <w:t xml:space="preserve"> </w:t>
      </w:r>
      <w:r>
        <w:rPr>
          <w:sz w:val="24"/>
        </w:rPr>
        <w:t>without</w:t>
      </w:r>
      <w:r>
        <w:rPr>
          <w:spacing w:val="-14"/>
          <w:sz w:val="24"/>
        </w:rPr>
        <w:t xml:space="preserve"> </w:t>
      </w:r>
      <w:r>
        <w:rPr>
          <w:sz w:val="24"/>
        </w:rPr>
        <w:t>entering</w:t>
      </w:r>
      <w:r>
        <w:rPr>
          <w:spacing w:val="-15"/>
          <w:sz w:val="24"/>
        </w:rPr>
        <w:t xml:space="preserve"> </w:t>
      </w:r>
      <w:r>
        <w:rPr>
          <w:sz w:val="24"/>
        </w:rPr>
        <w:t>the</w:t>
      </w:r>
      <w:r>
        <w:rPr>
          <w:spacing w:val="-14"/>
          <w:sz w:val="24"/>
        </w:rPr>
        <w:t xml:space="preserve"> </w:t>
      </w:r>
      <w:r>
        <w:rPr>
          <w:sz w:val="24"/>
        </w:rPr>
        <w:t>primary</w:t>
      </w:r>
      <w:r>
        <w:rPr>
          <w:spacing w:val="-15"/>
          <w:sz w:val="24"/>
        </w:rPr>
        <w:t xml:space="preserve"> </w:t>
      </w:r>
      <w:r>
        <w:rPr>
          <w:sz w:val="24"/>
        </w:rPr>
        <w:t xml:space="preserve">hypothesis </w:t>
      </w:r>
      <w:r>
        <w:rPr>
          <w:spacing w:val="-2"/>
          <w:sz w:val="24"/>
        </w:rPr>
        <w:t>tests.</w:t>
      </w:r>
    </w:p>
    <w:p w14:paraId="00DC1DB1" w14:textId="77777777" w:rsidR="00350CFB" w:rsidRDefault="00350CFB">
      <w:pPr>
        <w:pStyle w:val="ListParagraph"/>
        <w:spacing w:line="396" w:lineRule="auto"/>
        <w:jc w:val="both"/>
        <w:rPr>
          <w:sz w:val="24"/>
        </w:rPr>
        <w:sectPr w:rsidR="00350CFB">
          <w:pgSz w:w="11910" w:h="16840"/>
          <w:pgMar w:top="1820" w:right="708" w:bottom="2300" w:left="992" w:header="0" w:footer="2115" w:gutter="0"/>
          <w:cols w:space="720"/>
        </w:sectPr>
      </w:pPr>
    </w:p>
    <w:p w14:paraId="00DC1DB2" w14:textId="77777777" w:rsidR="00350CFB" w:rsidRDefault="00283FFF">
      <w:pPr>
        <w:ind w:left="1128"/>
        <w:rPr>
          <w:sz w:val="20"/>
        </w:rPr>
      </w:pPr>
      <w:r>
        <w:rPr>
          <w:noProof/>
          <w:sz w:val="20"/>
        </w:rPr>
        <w:lastRenderedPageBreak/>
        <mc:AlternateContent>
          <mc:Choice Requires="wpg">
            <w:drawing>
              <wp:inline distT="0" distB="0" distL="0" distR="0" wp14:anchorId="00DC2718" wp14:editId="00DC2719">
                <wp:extent cx="4829175" cy="2616835"/>
                <wp:effectExtent l="9525" t="0" r="0" b="2539"/>
                <wp:docPr id="74" name="Group 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29175" cy="2616835"/>
                          <a:chOff x="0" y="0"/>
                          <a:chExt cx="4829175" cy="2616835"/>
                        </a:xfrm>
                      </wpg:grpSpPr>
                      <wps:wsp>
                        <wps:cNvPr id="75" name="Graphic 75"/>
                        <wps:cNvSpPr/>
                        <wps:spPr>
                          <a:xfrm>
                            <a:off x="2530" y="702847"/>
                            <a:ext cx="4824095" cy="1277620"/>
                          </a:xfrm>
                          <a:custGeom>
                            <a:avLst/>
                            <a:gdLst/>
                            <a:ahLst/>
                            <a:cxnLst/>
                            <a:rect l="l" t="t" r="r" b="b"/>
                            <a:pathLst>
                              <a:path w="4824095" h="1277620">
                                <a:moveTo>
                                  <a:pt x="1173402" y="10690"/>
                                </a:moveTo>
                                <a:lnTo>
                                  <a:pt x="50610" y="10690"/>
                                </a:lnTo>
                                <a:lnTo>
                                  <a:pt x="30910" y="14667"/>
                                </a:lnTo>
                                <a:lnTo>
                                  <a:pt x="14823" y="25514"/>
                                </a:lnTo>
                                <a:lnTo>
                                  <a:pt x="3977" y="41601"/>
                                </a:lnTo>
                                <a:lnTo>
                                  <a:pt x="0" y="61301"/>
                                </a:lnTo>
                                <a:lnTo>
                                  <a:pt x="0" y="338085"/>
                                </a:lnTo>
                                <a:lnTo>
                                  <a:pt x="3977" y="357785"/>
                                </a:lnTo>
                                <a:lnTo>
                                  <a:pt x="14823" y="373873"/>
                                </a:lnTo>
                                <a:lnTo>
                                  <a:pt x="30910" y="384719"/>
                                </a:lnTo>
                                <a:lnTo>
                                  <a:pt x="50610" y="388696"/>
                                </a:lnTo>
                                <a:lnTo>
                                  <a:pt x="1173402" y="388696"/>
                                </a:lnTo>
                                <a:lnTo>
                                  <a:pt x="1193102" y="384719"/>
                                </a:lnTo>
                                <a:lnTo>
                                  <a:pt x="1209189" y="373873"/>
                                </a:lnTo>
                                <a:lnTo>
                                  <a:pt x="1220036" y="357785"/>
                                </a:lnTo>
                                <a:lnTo>
                                  <a:pt x="1224013" y="338085"/>
                                </a:lnTo>
                                <a:lnTo>
                                  <a:pt x="1224013" y="61301"/>
                                </a:lnTo>
                                <a:lnTo>
                                  <a:pt x="1220036" y="41601"/>
                                </a:lnTo>
                                <a:lnTo>
                                  <a:pt x="1209189" y="25514"/>
                                </a:lnTo>
                                <a:lnTo>
                                  <a:pt x="1193102" y="14667"/>
                                </a:lnTo>
                                <a:lnTo>
                                  <a:pt x="1173402" y="10690"/>
                                </a:lnTo>
                                <a:close/>
                              </a:path>
                              <a:path w="4824095" h="1277620">
                                <a:moveTo>
                                  <a:pt x="2973424" y="0"/>
                                </a:moveTo>
                                <a:lnTo>
                                  <a:pt x="1850633" y="0"/>
                                </a:lnTo>
                                <a:lnTo>
                                  <a:pt x="1830933" y="3977"/>
                                </a:lnTo>
                                <a:lnTo>
                                  <a:pt x="1814845" y="14823"/>
                                </a:lnTo>
                                <a:lnTo>
                                  <a:pt x="1803999" y="30910"/>
                                </a:lnTo>
                                <a:lnTo>
                                  <a:pt x="1800022" y="50610"/>
                                </a:lnTo>
                                <a:lnTo>
                                  <a:pt x="1800022" y="348776"/>
                                </a:lnTo>
                                <a:lnTo>
                                  <a:pt x="1803999" y="368476"/>
                                </a:lnTo>
                                <a:lnTo>
                                  <a:pt x="1814845" y="384563"/>
                                </a:lnTo>
                                <a:lnTo>
                                  <a:pt x="1830933" y="395409"/>
                                </a:lnTo>
                                <a:lnTo>
                                  <a:pt x="1850633" y="399387"/>
                                </a:lnTo>
                                <a:lnTo>
                                  <a:pt x="2973424" y="399387"/>
                                </a:lnTo>
                                <a:lnTo>
                                  <a:pt x="2993124" y="395409"/>
                                </a:lnTo>
                                <a:lnTo>
                                  <a:pt x="3009211" y="384563"/>
                                </a:lnTo>
                                <a:lnTo>
                                  <a:pt x="3020058" y="368476"/>
                                </a:lnTo>
                                <a:lnTo>
                                  <a:pt x="3024035" y="348776"/>
                                </a:lnTo>
                                <a:lnTo>
                                  <a:pt x="3024035" y="50610"/>
                                </a:lnTo>
                                <a:lnTo>
                                  <a:pt x="3020058" y="30910"/>
                                </a:lnTo>
                                <a:lnTo>
                                  <a:pt x="3009211" y="14823"/>
                                </a:lnTo>
                                <a:lnTo>
                                  <a:pt x="2993124" y="3977"/>
                                </a:lnTo>
                                <a:lnTo>
                                  <a:pt x="2973424" y="0"/>
                                </a:lnTo>
                                <a:close/>
                              </a:path>
                              <a:path w="4824095" h="1277620">
                                <a:moveTo>
                                  <a:pt x="4773447" y="0"/>
                                </a:moveTo>
                                <a:lnTo>
                                  <a:pt x="3650655" y="0"/>
                                </a:lnTo>
                                <a:lnTo>
                                  <a:pt x="3630955" y="3977"/>
                                </a:lnTo>
                                <a:lnTo>
                                  <a:pt x="3614868" y="14823"/>
                                </a:lnTo>
                                <a:lnTo>
                                  <a:pt x="3604021" y="30910"/>
                                </a:lnTo>
                                <a:lnTo>
                                  <a:pt x="3600044" y="50610"/>
                                </a:lnTo>
                                <a:lnTo>
                                  <a:pt x="3600044" y="348776"/>
                                </a:lnTo>
                                <a:lnTo>
                                  <a:pt x="3604021" y="368476"/>
                                </a:lnTo>
                                <a:lnTo>
                                  <a:pt x="3614868" y="384563"/>
                                </a:lnTo>
                                <a:lnTo>
                                  <a:pt x="3630955" y="395409"/>
                                </a:lnTo>
                                <a:lnTo>
                                  <a:pt x="3650655" y="399387"/>
                                </a:lnTo>
                                <a:lnTo>
                                  <a:pt x="4773447" y="399387"/>
                                </a:lnTo>
                                <a:lnTo>
                                  <a:pt x="4793147" y="395409"/>
                                </a:lnTo>
                                <a:lnTo>
                                  <a:pt x="4809234" y="384563"/>
                                </a:lnTo>
                                <a:lnTo>
                                  <a:pt x="4820080" y="368476"/>
                                </a:lnTo>
                                <a:lnTo>
                                  <a:pt x="4824057" y="348776"/>
                                </a:lnTo>
                                <a:lnTo>
                                  <a:pt x="4824057" y="50610"/>
                                </a:lnTo>
                                <a:lnTo>
                                  <a:pt x="4820080" y="30910"/>
                                </a:lnTo>
                                <a:lnTo>
                                  <a:pt x="4809234" y="14823"/>
                                </a:lnTo>
                                <a:lnTo>
                                  <a:pt x="4793147" y="3977"/>
                                </a:lnTo>
                                <a:lnTo>
                                  <a:pt x="4773447" y="0"/>
                                </a:lnTo>
                                <a:close/>
                              </a:path>
                              <a:path w="4824095" h="1277620">
                                <a:moveTo>
                                  <a:pt x="1173402" y="705970"/>
                                </a:moveTo>
                                <a:lnTo>
                                  <a:pt x="50610" y="705970"/>
                                </a:lnTo>
                                <a:lnTo>
                                  <a:pt x="30910" y="709947"/>
                                </a:lnTo>
                                <a:lnTo>
                                  <a:pt x="14823" y="720793"/>
                                </a:lnTo>
                                <a:lnTo>
                                  <a:pt x="3977" y="736880"/>
                                </a:lnTo>
                                <a:lnTo>
                                  <a:pt x="0" y="756580"/>
                                </a:lnTo>
                                <a:lnTo>
                                  <a:pt x="0" y="1226823"/>
                                </a:lnTo>
                                <a:lnTo>
                                  <a:pt x="3977" y="1246523"/>
                                </a:lnTo>
                                <a:lnTo>
                                  <a:pt x="14823" y="1262610"/>
                                </a:lnTo>
                                <a:lnTo>
                                  <a:pt x="30910" y="1273457"/>
                                </a:lnTo>
                                <a:lnTo>
                                  <a:pt x="50610" y="1277434"/>
                                </a:lnTo>
                                <a:lnTo>
                                  <a:pt x="1173402" y="1277434"/>
                                </a:lnTo>
                                <a:lnTo>
                                  <a:pt x="1193102" y="1273457"/>
                                </a:lnTo>
                                <a:lnTo>
                                  <a:pt x="1209189" y="1262610"/>
                                </a:lnTo>
                                <a:lnTo>
                                  <a:pt x="1220036" y="1246523"/>
                                </a:lnTo>
                                <a:lnTo>
                                  <a:pt x="1224013" y="1226823"/>
                                </a:lnTo>
                                <a:lnTo>
                                  <a:pt x="1224013" y="756580"/>
                                </a:lnTo>
                                <a:lnTo>
                                  <a:pt x="1220036" y="736880"/>
                                </a:lnTo>
                                <a:lnTo>
                                  <a:pt x="1209189" y="720793"/>
                                </a:lnTo>
                                <a:lnTo>
                                  <a:pt x="1193102" y="709947"/>
                                </a:lnTo>
                                <a:lnTo>
                                  <a:pt x="1173402" y="705970"/>
                                </a:lnTo>
                                <a:close/>
                              </a:path>
                              <a:path w="4824095" h="1277620">
                                <a:moveTo>
                                  <a:pt x="2973424" y="705970"/>
                                </a:moveTo>
                                <a:lnTo>
                                  <a:pt x="1850633" y="705970"/>
                                </a:lnTo>
                                <a:lnTo>
                                  <a:pt x="1830933" y="709947"/>
                                </a:lnTo>
                                <a:lnTo>
                                  <a:pt x="1814845" y="720793"/>
                                </a:lnTo>
                                <a:lnTo>
                                  <a:pt x="1803999" y="736880"/>
                                </a:lnTo>
                                <a:lnTo>
                                  <a:pt x="1800022" y="756580"/>
                                </a:lnTo>
                                <a:lnTo>
                                  <a:pt x="1800022" y="1226823"/>
                                </a:lnTo>
                                <a:lnTo>
                                  <a:pt x="1803999" y="1246523"/>
                                </a:lnTo>
                                <a:lnTo>
                                  <a:pt x="1814845" y="1262610"/>
                                </a:lnTo>
                                <a:lnTo>
                                  <a:pt x="1830933" y="1273457"/>
                                </a:lnTo>
                                <a:lnTo>
                                  <a:pt x="1850633" y="1277434"/>
                                </a:lnTo>
                                <a:lnTo>
                                  <a:pt x="2973424" y="1277434"/>
                                </a:lnTo>
                                <a:lnTo>
                                  <a:pt x="2993124" y="1273457"/>
                                </a:lnTo>
                                <a:lnTo>
                                  <a:pt x="3009211" y="1262610"/>
                                </a:lnTo>
                                <a:lnTo>
                                  <a:pt x="3020058" y="1246523"/>
                                </a:lnTo>
                                <a:lnTo>
                                  <a:pt x="3024035" y="1226823"/>
                                </a:lnTo>
                                <a:lnTo>
                                  <a:pt x="3024035" y="756580"/>
                                </a:lnTo>
                                <a:lnTo>
                                  <a:pt x="3020058" y="736880"/>
                                </a:lnTo>
                                <a:lnTo>
                                  <a:pt x="3009211" y="720793"/>
                                </a:lnTo>
                                <a:lnTo>
                                  <a:pt x="2993124" y="709947"/>
                                </a:lnTo>
                                <a:lnTo>
                                  <a:pt x="2973424" y="705970"/>
                                </a:lnTo>
                                <a:close/>
                              </a:path>
                            </a:pathLst>
                          </a:custGeom>
                          <a:ln w="5060">
                            <a:solidFill>
                              <a:srgbClr val="000000"/>
                            </a:solidFill>
                            <a:prstDash val="solid"/>
                          </a:ln>
                        </wps:spPr>
                        <wps:bodyPr wrap="square" lIns="0" tIns="0" rIns="0" bIns="0" rtlCol="0">
                          <a:prstTxWarp prst="textNoShape">
                            <a:avLst/>
                          </a:prstTxWarp>
                          <a:noAutofit/>
                        </wps:bodyPr>
                      </wps:wsp>
                      <wps:wsp>
                        <wps:cNvPr id="76" name="Graphic 76"/>
                        <wps:cNvSpPr/>
                        <wps:spPr>
                          <a:xfrm>
                            <a:off x="1494414" y="2214865"/>
                            <a:ext cx="1840864" cy="399415"/>
                          </a:xfrm>
                          <a:custGeom>
                            <a:avLst/>
                            <a:gdLst/>
                            <a:ahLst/>
                            <a:cxnLst/>
                            <a:rect l="l" t="t" r="r" b="b"/>
                            <a:pathLst>
                              <a:path w="1840864" h="399415">
                                <a:moveTo>
                                  <a:pt x="1789678" y="0"/>
                                </a:moveTo>
                                <a:lnTo>
                                  <a:pt x="50610" y="0"/>
                                </a:lnTo>
                                <a:lnTo>
                                  <a:pt x="30910" y="3977"/>
                                </a:lnTo>
                                <a:lnTo>
                                  <a:pt x="14823" y="14823"/>
                                </a:lnTo>
                                <a:lnTo>
                                  <a:pt x="3977" y="30910"/>
                                </a:lnTo>
                                <a:lnTo>
                                  <a:pt x="0" y="50610"/>
                                </a:lnTo>
                                <a:lnTo>
                                  <a:pt x="0" y="348776"/>
                                </a:lnTo>
                                <a:lnTo>
                                  <a:pt x="3977" y="368476"/>
                                </a:lnTo>
                                <a:lnTo>
                                  <a:pt x="14823" y="384563"/>
                                </a:lnTo>
                                <a:lnTo>
                                  <a:pt x="30910" y="395410"/>
                                </a:lnTo>
                                <a:lnTo>
                                  <a:pt x="50610" y="399387"/>
                                </a:lnTo>
                                <a:lnTo>
                                  <a:pt x="1789678" y="399387"/>
                                </a:lnTo>
                                <a:lnTo>
                                  <a:pt x="1809378" y="395410"/>
                                </a:lnTo>
                                <a:lnTo>
                                  <a:pt x="1825465" y="384563"/>
                                </a:lnTo>
                                <a:lnTo>
                                  <a:pt x="1836311" y="368476"/>
                                </a:lnTo>
                                <a:lnTo>
                                  <a:pt x="1840289" y="348776"/>
                                </a:lnTo>
                                <a:lnTo>
                                  <a:pt x="1840289" y="50610"/>
                                </a:lnTo>
                                <a:lnTo>
                                  <a:pt x="1836311" y="30910"/>
                                </a:lnTo>
                                <a:lnTo>
                                  <a:pt x="1825465" y="14823"/>
                                </a:lnTo>
                                <a:lnTo>
                                  <a:pt x="1809378" y="3977"/>
                                </a:lnTo>
                                <a:lnTo>
                                  <a:pt x="1789678" y="0"/>
                                </a:lnTo>
                                <a:close/>
                              </a:path>
                            </a:pathLst>
                          </a:custGeom>
                          <a:ln w="5060">
                            <a:solidFill>
                              <a:srgbClr val="000000"/>
                            </a:solidFill>
                            <a:prstDash val="dash"/>
                          </a:ln>
                        </wps:spPr>
                        <wps:bodyPr wrap="square" lIns="0" tIns="0" rIns="0" bIns="0" rtlCol="0">
                          <a:prstTxWarp prst="textNoShape">
                            <a:avLst/>
                          </a:prstTxWarp>
                          <a:noAutofit/>
                        </wps:bodyPr>
                      </wps:wsp>
                      <wps:wsp>
                        <wps:cNvPr id="77" name="Graphic 77"/>
                        <wps:cNvSpPr/>
                        <wps:spPr>
                          <a:xfrm>
                            <a:off x="614537" y="365065"/>
                            <a:ext cx="1270" cy="289560"/>
                          </a:xfrm>
                          <a:custGeom>
                            <a:avLst/>
                            <a:gdLst/>
                            <a:ahLst/>
                            <a:cxnLst/>
                            <a:rect l="l" t="t" r="r" b="b"/>
                            <a:pathLst>
                              <a:path h="289560">
                                <a:moveTo>
                                  <a:pt x="0" y="0"/>
                                </a:moveTo>
                                <a:lnTo>
                                  <a:pt x="0" y="289358"/>
                                </a:lnTo>
                              </a:path>
                            </a:pathLst>
                          </a:custGeom>
                          <a:ln w="10122">
                            <a:solidFill>
                              <a:srgbClr val="000000"/>
                            </a:solidFill>
                            <a:prstDash val="solid"/>
                          </a:ln>
                        </wps:spPr>
                        <wps:bodyPr wrap="square" lIns="0" tIns="0" rIns="0" bIns="0" rtlCol="0">
                          <a:prstTxWarp prst="textNoShape">
                            <a:avLst/>
                          </a:prstTxWarp>
                          <a:noAutofit/>
                        </wps:bodyPr>
                      </wps:wsp>
                      <wps:wsp>
                        <wps:cNvPr id="78" name="Graphic 78"/>
                        <wps:cNvSpPr/>
                        <wps:spPr>
                          <a:xfrm>
                            <a:off x="592155" y="637351"/>
                            <a:ext cx="45085" cy="59690"/>
                          </a:xfrm>
                          <a:custGeom>
                            <a:avLst/>
                            <a:gdLst/>
                            <a:ahLst/>
                            <a:cxnLst/>
                            <a:rect l="l" t="t" r="r" b="b"/>
                            <a:pathLst>
                              <a:path w="45085" h="59690">
                                <a:moveTo>
                                  <a:pt x="44764" y="0"/>
                                </a:moveTo>
                                <a:lnTo>
                                  <a:pt x="22382" y="19602"/>
                                </a:lnTo>
                                <a:lnTo>
                                  <a:pt x="0" y="0"/>
                                </a:lnTo>
                                <a:lnTo>
                                  <a:pt x="22382" y="59242"/>
                                </a:lnTo>
                                <a:lnTo>
                                  <a:pt x="44764" y="0"/>
                                </a:lnTo>
                                <a:close/>
                              </a:path>
                            </a:pathLst>
                          </a:custGeom>
                          <a:solidFill>
                            <a:srgbClr val="000000"/>
                          </a:solidFill>
                        </wps:spPr>
                        <wps:bodyPr wrap="square" lIns="0" tIns="0" rIns="0" bIns="0" rtlCol="0">
                          <a:prstTxWarp prst="textNoShape">
                            <a:avLst/>
                          </a:prstTxWarp>
                          <a:noAutofit/>
                        </wps:bodyPr>
                      </wps:wsp>
                      <wps:wsp>
                        <wps:cNvPr id="79" name="Graphic 79"/>
                        <wps:cNvSpPr/>
                        <wps:spPr>
                          <a:xfrm>
                            <a:off x="592155" y="637351"/>
                            <a:ext cx="45085" cy="59690"/>
                          </a:xfrm>
                          <a:custGeom>
                            <a:avLst/>
                            <a:gdLst/>
                            <a:ahLst/>
                            <a:cxnLst/>
                            <a:rect l="l" t="t" r="r" b="b"/>
                            <a:pathLst>
                              <a:path w="45085" h="59690">
                                <a:moveTo>
                                  <a:pt x="22382" y="59242"/>
                                </a:moveTo>
                                <a:lnTo>
                                  <a:pt x="44764" y="0"/>
                                </a:lnTo>
                                <a:lnTo>
                                  <a:pt x="22382" y="19602"/>
                                </a:lnTo>
                                <a:lnTo>
                                  <a:pt x="0" y="0"/>
                                </a:lnTo>
                                <a:lnTo>
                                  <a:pt x="22382" y="59242"/>
                                </a:lnTo>
                                <a:close/>
                              </a:path>
                            </a:pathLst>
                          </a:custGeom>
                          <a:ln w="10122">
                            <a:solidFill>
                              <a:srgbClr val="000000"/>
                            </a:solidFill>
                            <a:prstDash val="solid"/>
                          </a:ln>
                        </wps:spPr>
                        <wps:bodyPr wrap="square" lIns="0" tIns="0" rIns="0" bIns="0" rtlCol="0">
                          <a:prstTxWarp prst="textNoShape">
                            <a:avLst/>
                          </a:prstTxWarp>
                          <a:noAutofit/>
                        </wps:bodyPr>
                      </wps:wsp>
                      <wps:wsp>
                        <wps:cNvPr id="80" name="Graphic 80"/>
                        <wps:cNvSpPr/>
                        <wps:spPr>
                          <a:xfrm>
                            <a:off x="2414559" y="365065"/>
                            <a:ext cx="1270" cy="278765"/>
                          </a:xfrm>
                          <a:custGeom>
                            <a:avLst/>
                            <a:gdLst/>
                            <a:ahLst/>
                            <a:cxnLst/>
                            <a:rect l="l" t="t" r="r" b="b"/>
                            <a:pathLst>
                              <a:path h="278765">
                                <a:moveTo>
                                  <a:pt x="0" y="0"/>
                                </a:moveTo>
                                <a:lnTo>
                                  <a:pt x="0" y="278667"/>
                                </a:lnTo>
                              </a:path>
                            </a:pathLst>
                          </a:custGeom>
                          <a:ln w="10122">
                            <a:solidFill>
                              <a:srgbClr val="000000"/>
                            </a:solidFill>
                            <a:prstDash val="solid"/>
                          </a:ln>
                        </wps:spPr>
                        <wps:bodyPr wrap="square" lIns="0" tIns="0" rIns="0" bIns="0" rtlCol="0">
                          <a:prstTxWarp prst="textNoShape">
                            <a:avLst/>
                          </a:prstTxWarp>
                          <a:noAutofit/>
                        </wps:bodyPr>
                      </wps:wsp>
                      <wps:wsp>
                        <wps:cNvPr id="81" name="Graphic 81"/>
                        <wps:cNvSpPr/>
                        <wps:spPr>
                          <a:xfrm>
                            <a:off x="2392177" y="626660"/>
                            <a:ext cx="45085" cy="59690"/>
                          </a:xfrm>
                          <a:custGeom>
                            <a:avLst/>
                            <a:gdLst/>
                            <a:ahLst/>
                            <a:cxnLst/>
                            <a:rect l="l" t="t" r="r" b="b"/>
                            <a:pathLst>
                              <a:path w="45085" h="59690">
                                <a:moveTo>
                                  <a:pt x="44764" y="0"/>
                                </a:moveTo>
                                <a:lnTo>
                                  <a:pt x="22382" y="19602"/>
                                </a:lnTo>
                                <a:lnTo>
                                  <a:pt x="0" y="0"/>
                                </a:lnTo>
                                <a:lnTo>
                                  <a:pt x="22382" y="59242"/>
                                </a:lnTo>
                                <a:lnTo>
                                  <a:pt x="44764" y="0"/>
                                </a:lnTo>
                                <a:close/>
                              </a:path>
                            </a:pathLst>
                          </a:custGeom>
                          <a:solidFill>
                            <a:srgbClr val="000000"/>
                          </a:solidFill>
                        </wps:spPr>
                        <wps:bodyPr wrap="square" lIns="0" tIns="0" rIns="0" bIns="0" rtlCol="0">
                          <a:prstTxWarp prst="textNoShape">
                            <a:avLst/>
                          </a:prstTxWarp>
                          <a:noAutofit/>
                        </wps:bodyPr>
                      </wps:wsp>
                      <wps:wsp>
                        <wps:cNvPr id="82" name="Graphic 82"/>
                        <wps:cNvSpPr/>
                        <wps:spPr>
                          <a:xfrm>
                            <a:off x="2392177" y="626660"/>
                            <a:ext cx="45085" cy="59690"/>
                          </a:xfrm>
                          <a:custGeom>
                            <a:avLst/>
                            <a:gdLst/>
                            <a:ahLst/>
                            <a:cxnLst/>
                            <a:rect l="l" t="t" r="r" b="b"/>
                            <a:pathLst>
                              <a:path w="45085" h="59690">
                                <a:moveTo>
                                  <a:pt x="22382" y="59242"/>
                                </a:moveTo>
                                <a:lnTo>
                                  <a:pt x="44764" y="0"/>
                                </a:lnTo>
                                <a:lnTo>
                                  <a:pt x="22382" y="19602"/>
                                </a:lnTo>
                                <a:lnTo>
                                  <a:pt x="0" y="0"/>
                                </a:lnTo>
                                <a:lnTo>
                                  <a:pt x="22382" y="59242"/>
                                </a:lnTo>
                                <a:close/>
                              </a:path>
                            </a:pathLst>
                          </a:custGeom>
                          <a:ln w="10122">
                            <a:solidFill>
                              <a:srgbClr val="000000"/>
                            </a:solidFill>
                            <a:prstDash val="solid"/>
                          </a:ln>
                        </wps:spPr>
                        <wps:bodyPr wrap="square" lIns="0" tIns="0" rIns="0" bIns="0" rtlCol="0">
                          <a:prstTxWarp prst="textNoShape">
                            <a:avLst/>
                          </a:prstTxWarp>
                          <a:noAutofit/>
                        </wps:bodyPr>
                      </wps:wsp>
                      <wps:wsp>
                        <wps:cNvPr id="83" name="Graphic 83"/>
                        <wps:cNvSpPr/>
                        <wps:spPr>
                          <a:xfrm>
                            <a:off x="4214581" y="365065"/>
                            <a:ext cx="1270" cy="278765"/>
                          </a:xfrm>
                          <a:custGeom>
                            <a:avLst/>
                            <a:gdLst/>
                            <a:ahLst/>
                            <a:cxnLst/>
                            <a:rect l="l" t="t" r="r" b="b"/>
                            <a:pathLst>
                              <a:path h="278765">
                                <a:moveTo>
                                  <a:pt x="0" y="0"/>
                                </a:moveTo>
                                <a:lnTo>
                                  <a:pt x="0" y="278667"/>
                                </a:lnTo>
                              </a:path>
                            </a:pathLst>
                          </a:custGeom>
                          <a:ln w="10122">
                            <a:solidFill>
                              <a:srgbClr val="000000"/>
                            </a:solidFill>
                            <a:prstDash val="solid"/>
                          </a:ln>
                        </wps:spPr>
                        <wps:bodyPr wrap="square" lIns="0" tIns="0" rIns="0" bIns="0" rtlCol="0">
                          <a:prstTxWarp prst="textNoShape">
                            <a:avLst/>
                          </a:prstTxWarp>
                          <a:noAutofit/>
                        </wps:bodyPr>
                      </wps:wsp>
                      <wps:wsp>
                        <wps:cNvPr id="84" name="Graphic 84"/>
                        <wps:cNvSpPr/>
                        <wps:spPr>
                          <a:xfrm>
                            <a:off x="4192199" y="626660"/>
                            <a:ext cx="45085" cy="59690"/>
                          </a:xfrm>
                          <a:custGeom>
                            <a:avLst/>
                            <a:gdLst/>
                            <a:ahLst/>
                            <a:cxnLst/>
                            <a:rect l="l" t="t" r="r" b="b"/>
                            <a:pathLst>
                              <a:path w="45085" h="59690">
                                <a:moveTo>
                                  <a:pt x="44764" y="0"/>
                                </a:moveTo>
                                <a:lnTo>
                                  <a:pt x="22382" y="19602"/>
                                </a:lnTo>
                                <a:lnTo>
                                  <a:pt x="0" y="0"/>
                                </a:lnTo>
                                <a:lnTo>
                                  <a:pt x="22382" y="59242"/>
                                </a:lnTo>
                                <a:lnTo>
                                  <a:pt x="44764" y="0"/>
                                </a:lnTo>
                                <a:close/>
                              </a:path>
                            </a:pathLst>
                          </a:custGeom>
                          <a:solidFill>
                            <a:srgbClr val="000000"/>
                          </a:solidFill>
                        </wps:spPr>
                        <wps:bodyPr wrap="square" lIns="0" tIns="0" rIns="0" bIns="0" rtlCol="0">
                          <a:prstTxWarp prst="textNoShape">
                            <a:avLst/>
                          </a:prstTxWarp>
                          <a:noAutofit/>
                        </wps:bodyPr>
                      </wps:wsp>
                      <wps:wsp>
                        <wps:cNvPr id="85" name="Graphic 85"/>
                        <wps:cNvSpPr/>
                        <wps:spPr>
                          <a:xfrm>
                            <a:off x="4192199" y="626660"/>
                            <a:ext cx="45085" cy="59690"/>
                          </a:xfrm>
                          <a:custGeom>
                            <a:avLst/>
                            <a:gdLst/>
                            <a:ahLst/>
                            <a:cxnLst/>
                            <a:rect l="l" t="t" r="r" b="b"/>
                            <a:pathLst>
                              <a:path w="45085" h="59690">
                                <a:moveTo>
                                  <a:pt x="22382" y="59242"/>
                                </a:moveTo>
                                <a:lnTo>
                                  <a:pt x="44764" y="0"/>
                                </a:lnTo>
                                <a:lnTo>
                                  <a:pt x="22382" y="19602"/>
                                </a:lnTo>
                                <a:lnTo>
                                  <a:pt x="0" y="0"/>
                                </a:lnTo>
                                <a:lnTo>
                                  <a:pt x="22382" y="59242"/>
                                </a:lnTo>
                                <a:close/>
                              </a:path>
                            </a:pathLst>
                          </a:custGeom>
                          <a:ln w="10122">
                            <a:solidFill>
                              <a:srgbClr val="000000"/>
                            </a:solidFill>
                            <a:prstDash val="solid"/>
                          </a:ln>
                        </wps:spPr>
                        <wps:bodyPr wrap="square" lIns="0" tIns="0" rIns="0" bIns="0" rtlCol="0">
                          <a:prstTxWarp prst="textNoShape">
                            <a:avLst/>
                          </a:prstTxWarp>
                          <a:noAutofit/>
                        </wps:bodyPr>
                      </wps:wsp>
                      <wps:wsp>
                        <wps:cNvPr id="86" name="Graphic 86"/>
                        <wps:cNvSpPr/>
                        <wps:spPr>
                          <a:xfrm>
                            <a:off x="614537" y="1094074"/>
                            <a:ext cx="1270" cy="255904"/>
                          </a:xfrm>
                          <a:custGeom>
                            <a:avLst/>
                            <a:gdLst/>
                            <a:ahLst/>
                            <a:cxnLst/>
                            <a:rect l="l" t="t" r="r" b="b"/>
                            <a:pathLst>
                              <a:path h="255904">
                                <a:moveTo>
                                  <a:pt x="0" y="0"/>
                                </a:moveTo>
                                <a:lnTo>
                                  <a:pt x="0" y="255628"/>
                                </a:lnTo>
                              </a:path>
                            </a:pathLst>
                          </a:custGeom>
                          <a:ln w="10122">
                            <a:solidFill>
                              <a:srgbClr val="000000"/>
                            </a:solidFill>
                            <a:prstDash val="solid"/>
                          </a:ln>
                        </wps:spPr>
                        <wps:bodyPr wrap="square" lIns="0" tIns="0" rIns="0" bIns="0" rtlCol="0">
                          <a:prstTxWarp prst="textNoShape">
                            <a:avLst/>
                          </a:prstTxWarp>
                          <a:noAutofit/>
                        </wps:bodyPr>
                      </wps:wsp>
                      <wps:wsp>
                        <wps:cNvPr id="87" name="Graphic 87"/>
                        <wps:cNvSpPr/>
                        <wps:spPr>
                          <a:xfrm>
                            <a:off x="592155" y="1332630"/>
                            <a:ext cx="45085" cy="59690"/>
                          </a:xfrm>
                          <a:custGeom>
                            <a:avLst/>
                            <a:gdLst/>
                            <a:ahLst/>
                            <a:cxnLst/>
                            <a:rect l="l" t="t" r="r" b="b"/>
                            <a:pathLst>
                              <a:path w="45085" h="59690">
                                <a:moveTo>
                                  <a:pt x="44764" y="0"/>
                                </a:moveTo>
                                <a:lnTo>
                                  <a:pt x="22382" y="19602"/>
                                </a:lnTo>
                                <a:lnTo>
                                  <a:pt x="0" y="0"/>
                                </a:lnTo>
                                <a:lnTo>
                                  <a:pt x="22382" y="59242"/>
                                </a:lnTo>
                                <a:lnTo>
                                  <a:pt x="44764" y="0"/>
                                </a:lnTo>
                                <a:close/>
                              </a:path>
                            </a:pathLst>
                          </a:custGeom>
                          <a:solidFill>
                            <a:srgbClr val="000000"/>
                          </a:solidFill>
                        </wps:spPr>
                        <wps:bodyPr wrap="square" lIns="0" tIns="0" rIns="0" bIns="0" rtlCol="0">
                          <a:prstTxWarp prst="textNoShape">
                            <a:avLst/>
                          </a:prstTxWarp>
                          <a:noAutofit/>
                        </wps:bodyPr>
                      </wps:wsp>
                      <wps:wsp>
                        <wps:cNvPr id="88" name="Graphic 88"/>
                        <wps:cNvSpPr/>
                        <wps:spPr>
                          <a:xfrm>
                            <a:off x="592155" y="1332630"/>
                            <a:ext cx="45085" cy="59690"/>
                          </a:xfrm>
                          <a:custGeom>
                            <a:avLst/>
                            <a:gdLst/>
                            <a:ahLst/>
                            <a:cxnLst/>
                            <a:rect l="l" t="t" r="r" b="b"/>
                            <a:pathLst>
                              <a:path w="45085" h="59690">
                                <a:moveTo>
                                  <a:pt x="22382" y="59242"/>
                                </a:moveTo>
                                <a:lnTo>
                                  <a:pt x="44764" y="0"/>
                                </a:lnTo>
                                <a:lnTo>
                                  <a:pt x="22382" y="19602"/>
                                </a:lnTo>
                                <a:lnTo>
                                  <a:pt x="0" y="0"/>
                                </a:lnTo>
                                <a:lnTo>
                                  <a:pt x="22382" y="59242"/>
                                </a:lnTo>
                                <a:close/>
                              </a:path>
                            </a:pathLst>
                          </a:custGeom>
                          <a:ln w="10122">
                            <a:solidFill>
                              <a:srgbClr val="000000"/>
                            </a:solidFill>
                            <a:prstDash val="solid"/>
                          </a:ln>
                        </wps:spPr>
                        <wps:bodyPr wrap="square" lIns="0" tIns="0" rIns="0" bIns="0" rtlCol="0">
                          <a:prstTxWarp prst="textNoShape">
                            <a:avLst/>
                          </a:prstTxWarp>
                          <a:noAutofit/>
                        </wps:bodyPr>
                      </wps:wsp>
                      <wps:wsp>
                        <wps:cNvPr id="89" name="Graphic 89"/>
                        <wps:cNvSpPr/>
                        <wps:spPr>
                          <a:xfrm>
                            <a:off x="2414559" y="1104765"/>
                            <a:ext cx="1270" cy="245110"/>
                          </a:xfrm>
                          <a:custGeom>
                            <a:avLst/>
                            <a:gdLst/>
                            <a:ahLst/>
                            <a:cxnLst/>
                            <a:rect l="l" t="t" r="r" b="b"/>
                            <a:pathLst>
                              <a:path h="245110">
                                <a:moveTo>
                                  <a:pt x="0" y="0"/>
                                </a:moveTo>
                                <a:lnTo>
                                  <a:pt x="0" y="244937"/>
                                </a:lnTo>
                              </a:path>
                            </a:pathLst>
                          </a:custGeom>
                          <a:ln w="10122">
                            <a:solidFill>
                              <a:srgbClr val="000000"/>
                            </a:solidFill>
                            <a:prstDash val="solid"/>
                          </a:ln>
                        </wps:spPr>
                        <wps:bodyPr wrap="square" lIns="0" tIns="0" rIns="0" bIns="0" rtlCol="0">
                          <a:prstTxWarp prst="textNoShape">
                            <a:avLst/>
                          </a:prstTxWarp>
                          <a:noAutofit/>
                        </wps:bodyPr>
                      </wps:wsp>
                      <wps:wsp>
                        <wps:cNvPr id="90" name="Graphic 90"/>
                        <wps:cNvSpPr/>
                        <wps:spPr>
                          <a:xfrm>
                            <a:off x="2392177" y="1332630"/>
                            <a:ext cx="45085" cy="59690"/>
                          </a:xfrm>
                          <a:custGeom>
                            <a:avLst/>
                            <a:gdLst/>
                            <a:ahLst/>
                            <a:cxnLst/>
                            <a:rect l="l" t="t" r="r" b="b"/>
                            <a:pathLst>
                              <a:path w="45085" h="59690">
                                <a:moveTo>
                                  <a:pt x="44764" y="0"/>
                                </a:moveTo>
                                <a:lnTo>
                                  <a:pt x="22382" y="19602"/>
                                </a:lnTo>
                                <a:lnTo>
                                  <a:pt x="0" y="0"/>
                                </a:lnTo>
                                <a:lnTo>
                                  <a:pt x="22382" y="59242"/>
                                </a:lnTo>
                                <a:lnTo>
                                  <a:pt x="44764" y="0"/>
                                </a:lnTo>
                                <a:close/>
                              </a:path>
                            </a:pathLst>
                          </a:custGeom>
                          <a:solidFill>
                            <a:srgbClr val="000000"/>
                          </a:solidFill>
                        </wps:spPr>
                        <wps:bodyPr wrap="square" lIns="0" tIns="0" rIns="0" bIns="0" rtlCol="0">
                          <a:prstTxWarp prst="textNoShape">
                            <a:avLst/>
                          </a:prstTxWarp>
                          <a:noAutofit/>
                        </wps:bodyPr>
                      </wps:wsp>
                      <wps:wsp>
                        <wps:cNvPr id="91" name="Graphic 91"/>
                        <wps:cNvSpPr/>
                        <wps:spPr>
                          <a:xfrm>
                            <a:off x="2392177" y="1332630"/>
                            <a:ext cx="45085" cy="59690"/>
                          </a:xfrm>
                          <a:custGeom>
                            <a:avLst/>
                            <a:gdLst/>
                            <a:ahLst/>
                            <a:cxnLst/>
                            <a:rect l="l" t="t" r="r" b="b"/>
                            <a:pathLst>
                              <a:path w="45085" h="59690">
                                <a:moveTo>
                                  <a:pt x="22382" y="59242"/>
                                </a:moveTo>
                                <a:lnTo>
                                  <a:pt x="44764" y="0"/>
                                </a:lnTo>
                                <a:lnTo>
                                  <a:pt x="22382" y="19602"/>
                                </a:lnTo>
                                <a:lnTo>
                                  <a:pt x="0" y="0"/>
                                </a:lnTo>
                                <a:lnTo>
                                  <a:pt x="22382" y="59242"/>
                                </a:lnTo>
                                <a:close/>
                              </a:path>
                            </a:pathLst>
                          </a:custGeom>
                          <a:ln w="10122">
                            <a:solidFill>
                              <a:srgbClr val="000000"/>
                            </a:solidFill>
                            <a:prstDash val="solid"/>
                          </a:ln>
                        </wps:spPr>
                        <wps:bodyPr wrap="square" lIns="0" tIns="0" rIns="0" bIns="0" rtlCol="0">
                          <a:prstTxWarp prst="textNoShape">
                            <a:avLst/>
                          </a:prstTxWarp>
                          <a:noAutofit/>
                        </wps:bodyPr>
                      </wps:wsp>
                      <wps:wsp>
                        <wps:cNvPr id="92" name="Graphic 92"/>
                        <wps:cNvSpPr/>
                        <wps:spPr>
                          <a:xfrm>
                            <a:off x="4214581" y="1104765"/>
                            <a:ext cx="1270" cy="245110"/>
                          </a:xfrm>
                          <a:custGeom>
                            <a:avLst/>
                            <a:gdLst/>
                            <a:ahLst/>
                            <a:cxnLst/>
                            <a:rect l="l" t="t" r="r" b="b"/>
                            <a:pathLst>
                              <a:path h="245110">
                                <a:moveTo>
                                  <a:pt x="0" y="0"/>
                                </a:moveTo>
                                <a:lnTo>
                                  <a:pt x="0" y="244937"/>
                                </a:lnTo>
                              </a:path>
                            </a:pathLst>
                          </a:custGeom>
                          <a:ln w="10122">
                            <a:solidFill>
                              <a:srgbClr val="000000"/>
                            </a:solidFill>
                            <a:prstDash val="solid"/>
                          </a:ln>
                        </wps:spPr>
                        <wps:bodyPr wrap="square" lIns="0" tIns="0" rIns="0" bIns="0" rtlCol="0">
                          <a:prstTxWarp prst="textNoShape">
                            <a:avLst/>
                          </a:prstTxWarp>
                          <a:noAutofit/>
                        </wps:bodyPr>
                      </wps:wsp>
                      <wps:wsp>
                        <wps:cNvPr id="93" name="Graphic 93"/>
                        <wps:cNvSpPr/>
                        <wps:spPr>
                          <a:xfrm>
                            <a:off x="4192199" y="1332630"/>
                            <a:ext cx="45085" cy="59690"/>
                          </a:xfrm>
                          <a:custGeom>
                            <a:avLst/>
                            <a:gdLst/>
                            <a:ahLst/>
                            <a:cxnLst/>
                            <a:rect l="l" t="t" r="r" b="b"/>
                            <a:pathLst>
                              <a:path w="45085" h="59690">
                                <a:moveTo>
                                  <a:pt x="44764" y="0"/>
                                </a:moveTo>
                                <a:lnTo>
                                  <a:pt x="22382" y="19602"/>
                                </a:lnTo>
                                <a:lnTo>
                                  <a:pt x="0" y="0"/>
                                </a:lnTo>
                                <a:lnTo>
                                  <a:pt x="22382" y="59242"/>
                                </a:lnTo>
                                <a:lnTo>
                                  <a:pt x="44764" y="0"/>
                                </a:lnTo>
                                <a:close/>
                              </a:path>
                            </a:pathLst>
                          </a:custGeom>
                          <a:solidFill>
                            <a:srgbClr val="000000"/>
                          </a:solidFill>
                        </wps:spPr>
                        <wps:bodyPr wrap="square" lIns="0" tIns="0" rIns="0" bIns="0" rtlCol="0">
                          <a:prstTxWarp prst="textNoShape">
                            <a:avLst/>
                          </a:prstTxWarp>
                          <a:noAutofit/>
                        </wps:bodyPr>
                      </wps:wsp>
                      <wps:wsp>
                        <wps:cNvPr id="94" name="Graphic 94"/>
                        <wps:cNvSpPr/>
                        <wps:spPr>
                          <a:xfrm>
                            <a:off x="4192199" y="1332630"/>
                            <a:ext cx="45085" cy="59690"/>
                          </a:xfrm>
                          <a:custGeom>
                            <a:avLst/>
                            <a:gdLst/>
                            <a:ahLst/>
                            <a:cxnLst/>
                            <a:rect l="l" t="t" r="r" b="b"/>
                            <a:pathLst>
                              <a:path w="45085" h="59690">
                                <a:moveTo>
                                  <a:pt x="22382" y="59242"/>
                                </a:moveTo>
                                <a:lnTo>
                                  <a:pt x="44764" y="0"/>
                                </a:lnTo>
                                <a:lnTo>
                                  <a:pt x="22382" y="19602"/>
                                </a:lnTo>
                                <a:lnTo>
                                  <a:pt x="0" y="0"/>
                                </a:lnTo>
                                <a:lnTo>
                                  <a:pt x="22382" y="59242"/>
                                </a:lnTo>
                                <a:close/>
                              </a:path>
                            </a:pathLst>
                          </a:custGeom>
                          <a:ln w="10122">
                            <a:solidFill>
                              <a:srgbClr val="000000"/>
                            </a:solidFill>
                            <a:prstDash val="solid"/>
                          </a:ln>
                        </wps:spPr>
                        <wps:bodyPr wrap="square" lIns="0" tIns="0" rIns="0" bIns="0" rtlCol="0">
                          <a:prstTxWarp prst="textNoShape">
                            <a:avLst/>
                          </a:prstTxWarp>
                          <a:noAutofit/>
                        </wps:bodyPr>
                      </wps:wsp>
                      <wps:wsp>
                        <wps:cNvPr id="95" name="Graphic 95"/>
                        <wps:cNvSpPr/>
                        <wps:spPr>
                          <a:xfrm>
                            <a:off x="2414559" y="1982812"/>
                            <a:ext cx="1270" cy="173355"/>
                          </a:xfrm>
                          <a:custGeom>
                            <a:avLst/>
                            <a:gdLst/>
                            <a:ahLst/>
                            <a:cxnLst/>
                            <a:rect l="l" t="t" r="r" b="b"/>
                            <a:pathLst>
                              <a:path h="173355">
                                <a:moveTo>
                                  <a:pt x="0" y="0"/>
                                </a:moveTo>
                                <a:lnTo>
                                  <a:pt x="0" y="172937"/>
                                </a:lnTo>
                              </a:path>
                            </a:pathLst>
                          </a:custGeom>
                          <a:ln w="10122">
                            <a:solidFill>
                              <a:srgbClr val="000000"/>
                            </a:solidFill>
                            <a:prstDash val="dash"/>
                          </a:ln>
                        </wps:spPr>
                        <wps:bodyPr wrap="square" lIns="0" tIns="0" rIns="0" bIns="0" rtlCol="0">
                          <a:prstTxWarp prst="textNoShape">
                            <a:avLst/>
                          </a:prstTxWarp>
                          <a:noAutofit/>
                        </wps:bodyPr>
                      </wps:wsp>
                      <wps:wsp>
                        <wps:cNvPr id="96" name="Graphic 96"/>
                        <wps:cNvSpPr/>
                        <wps:spPr>
                          <a:xfrm>
                            <a:off x="2392177" y="2138677"/>
                            <a:ext cx="45085" cy="59690"/>
                          </a:xfrm>
                          <a:custGeom>
                            <a:avLst/>
                            <a:gdLst/>
                            <a:ahLst/>
                            <a:cxnLst/>
                            <a:rect l="l" t="t" r="r" b="b"/>
                            <a:pathLst>
                              <a:path w="45085" h="59690">
                                <a:moveTo>
                                  <a:pt x="44764" y="0"/>
                                </a:moveTo>
                                <a:lnTo>
                                  <a:pt x="22382" y="19602"/>
                                </a:lnTo>
                                <a:lnTo>
                                  <a:pt x="0" y="0"/>
                                </a:lnTo>
                                <a:lnTo>
                                  <a:pt x="22382" y="59242"/>
                                </a:lnTo>
                                <a:lnTo>
                                  <a:pt x="44764" y="0"/>
                                </a:lnTo>
                                <a:close/>
                              </a:path>
                            </a:pathLst>
                          </a:custGeom>
                          <a:solidFill>
                            <a:srgbClr val="000000"/>
                          </a:solidFill>
                        </wps:spPr>
                        <wps:bodyPr wrap="square" lIns="0" tIns="0" rIns="0" bIns="0" rtlCol="0">
                          <a:prstTxWarp prst="textNoShape">
                            <a:avLst/>
                          </a:prstTxWarp>
                          <a:noAutofit/>
                        </wps:bodyPr>
                      </wps:wsp>
                      <wps:wsp>
                        <wps:cNvPr id="97" name="Graphic 97"/>
                        <wps:cNvSpPr/>
                        <wps:spPr>
                          <a:xfrm>
                            <a:off x="2392177" y="2138677"/>
                            <a:ext cx="45085" cy="59690"/>
                          </a:xfrm>
                          <a:custGeom>
                            <a:avLst/>
                            <a:gdLst/>
                            <a:ahLst/>
                            <a:cxnLst/>
                            <a:rect l="l" t="t" r="r" b="b"/>
                            <a:pathLst>
                              <a:path w="45085" h="59690">
                                <a:moveTo>
                                  <a:pt x="22382" y="59242"/>
                                </a:moveTo>
                                <a:lnTo>
                                  <a:pt x="44764" y="0"/>
                                </a:lnTo>
                                <a:lnTo>
                                  <a:pt x="22382" y="19602"/>
                                </a:lnTo>
                                <a:lnTo>
                                  <a:pt x="0" y="0"/>
                                </a:lnTo>
                                <a:lnTo>
                                  <a:pt x="22382" y="59242"/>
                                </a:lnTo>
                                <a:close/>
                              </a:path>
                            </a:pathLst>
                          </a:custGeom>
                          <a:ln w="10122">
                            <a:solidFill>
                              <a:srgbClr val="000000"/>
                            </a:solidFill>
                            <a:prstDash val="solid"/>
                          </a:ln>
                        </wps:spPr>
                        <wps:bodyPr wrap="square" lIns="0" tIns="0" rIns="0" bIns="0" rtlCol="0">
                          <a:prstTxWarp prst="textNoShape">
                            <a:avLst/>
                          </a:prstTxWarp>
                          <a:noAutofit/>
                        </wps:bodyPr>
                      </wps:wsp>
                      <wps:wsp>
                        <wps:cNvPr id="98" name="Textbox 98"/>
                        <wps:cNvSpPr txBox="1"/>
                        <wps:spPr>
                          <a:xfrm>
                            <a:off x="524535" y="2530"/>
                            <a:ext cx="3780154" cy="360045"/>
                          </a:xfrm>
                          <a:prstGeom prst="rect">
                            <a:avLst/>
                          </a:prstGeom>
                          <a:ln w="5060">
                            <a:solidFill>
                              <a:srgbClr val="000000"/>
                            </a:solidFill>
                            <a:prstDash val="solid"/>
                          </a:ln>
                        </wps:spPr>
                        <wps:txbx>
                          <w:txbxContent>
                            <w:p w14:paraId="00DC2818" w14:textId="77777777" w:rsidR="00350CFB" w:rsidRDefault="00283FFF">
                              <w:pPr>
                                <w:spacing w:before="126"/>
                                <w:ind w:left="1045"/>
                              </w:pPr>
                              <w:bookmarkStart w:id="134" w:name="_bookmark36"/>
                              <w:bookmarkEnd w:id="134"/>
                              <w:r>
                                <w:t>Primary</w:t>
                              </w:r>
                              <w:r>
                                <w:rPr>
                                  <w:spacing w:val="-9"/>
                                </w:rPr>
                                <w:t xml:space="preserve"> </w:t>
                              </w:r>
                              <w:r>
                                <w:t>comparison:</w:t>
                              </w:r>
                              <w:r>
                                <w:rPr>
                                  <w:spacing w:val="7"/>
                                </w:rPr>
                                <w:t xml:space="preserve"> </w:t>
                              </w:r>
                              <w:r>
                                <w:t>EndorseRank</w:t>
                              </w:r>
                              <w:r>
                                <w:rPr>
                                  <w:spacing w:val="-9"/>
                                </w:rPr>
                                <w:t xml:space="preserve"> </w:t>
                              </w:r>
                              <w:r>
                                <w:t>vs</w:t>
                              </w:r>
                              <w:r>
                                <w:rPr>
                                  <w:spacing w:val="-8"/>
                                </w:rPr>
                                <w:t xml:space="preserve"> </w:t>
                              </w:r>
                              <w:r>
                                <w:rPr>
                                  <w:spacing w:val="-5"/>
                                </w:rPr>
                                <w:t>AWP</w:t>
                              </w:r>
                            </w:p>
                          </w:txbxContent>
                        </wps:txbx>
                        <wps:bodyPr wrap="square" lIns="0" tIns="0" rIns="0" bIns="0" rtlCol="0">
                          <a:noAutofit/>
                        </wps:bodyPr>
                      </wps:wsp>
                      <wps:wsp>
                        <wps:cNvPr id="99" name="Textbox 99"/>
                        <wps:cNvSpPr txBox="1"/>
                        <wps:spPr>
                          <a:xfrm>
                            <a:off x="1805083" y="717671"/>
                            <a:ext cx="1219200" cy="381635"/>
                          </a:xfrm>
                          <a:prstGeom prst="rect">
                            <a:avLst/>
                          </a:prstGeom>
                        </wps:spPr>
                        <wps:txbx>
                          <w:txbxContent>
                            <w:p w14:paraId="00DC2819" w14:textId="77777777" w:rsidR="00350CFB" w:rsidRDefault="00283FFF">
                              <w:pPr>
                                <w:spacing w:before="2" w:line="256" w:lineRule="auto"/>
                                <w:ind w:left="493" w:hanging="248"/>
                              </w:pPr>
                              <w:r>
                                <w:rPr>
                                  <w:spacing w:val="-2"/>
                                </w:rPr>
                                <w:t>Trading</w:t>
                              </w:r>
                              <w:r>
                                <w:rPr>
                                  <w:spacing w:val="-12"/>
                                </w:rPr>
                                <w:t xml:space="preserve"> </w:t>
                              </w:r>
                              <w:r>
                                <w:rPr>
                                  <w:spacing w:val="-2"/>
                                </w:rPr>
                                <w:t>Success Alignment</w:t>
                              </w:r>
                            </w:p>
                          </w:txbxContent>
                        </wps:txbx>
                        <wps:bodyPr wrap="square" lIns="0" tIns="0" rIns="0" bIns="0" rtlCol="0">
                          <a:noAutofit/>
                        </wps:bodyPr>
                      </wps:wsp>
                      <wps:wsp>
                        <wps:cNvPr id="100" name="Textbox 100"/>
                        <wps:cNvSpPr txBox="1"/>
                        <wps:spPr>
                          <a:xfrm>
                            <a:off x="3605105" y="717671"/>
                            <a:ext cx="1219200" cy="381635"/>
                          </a:xfrm>
                          <a:prstGeom prst="rect">
                            <a:avLst/>
                          </a:prstGeom>
                        </wps:spPr>
                        <wps:txbx>
                          <w:txbxContent>
                            <w:p w14:paraId="00DC281A" w14:textId="77777777" w:rsidR="00350CFB" w:rsidRDefault="00283FFF">
                              <w:pPr>
                                <w:spacing w:before="2" w:line="256" w:lineRule="auto"/>
                                <w:ind w:left="507" w:hanging="197"/>
                              </w:pPr>
                              <w:r>
                                <w:rPr>
                                  <w:spacing w:val="-2"/>
                                </w:rPr>
                                <w:t>Computational Efficiency</w:t>
                              </w:r>
                            </w:p>
                          </w:txbxContent>
                        </wps:txbx>
                        <wps:bodyPr wrap="square" lIns="0" tIns="0" rIns="0" bIns="0" rtlCol="0">
                          <a:noAutofit/>
                        </wps:bodyPr>
                      </wps:wsp>
                      <wps:wsp>
                        <wps:cNvPr id="101" name="Textbox 101"/>
                        <wps:cNvSpPr txBox="1"/>
                        <wps:spPr>
                          <a:xfrm>
                            <a:off x="3602575" y="1408817"/>
                            <a:ext cx="1224280" cy="571500"/>
                          </a:xfrm>
                          <a:prstGeom prst="rect">
                            <a:avLst/>
                          </a:prstGeom>
                          <a:ln w="5060">
                            <a:solidFill>
                              <a:srgbClr val="000000"/>
                            </a:solidFill>
                            <a:prstDash val="solid"/>
                          </a:ln>
                        </wps:spPr>
                        <wps:txbx>
                          <w:txbxContent>
                            <w:p w14:paraId="00DC281B" w14:textId="77777777" w:rsidR="00350CFB" w:rsidRDefault="00283FFF">
                              <w:pPr>
                                <w:spacing w:before="22"/>
                                <w:ind w:left="2" w:right="2"/>
                                <w:jc w:val="center"/>
                              </w:pPr>
                              <w:r>
                                <w:t>H3</w:t>
                              </w:r>
                              <w:r>
                                <w:rPr>
                                  <w:spacing w:val="-3"/>
                                </w:rPr>
                                <w:t xml:space="preserve"> </w:t>
                              </w:r>
                              <w:r>
                                <w:t>/</w:t>
                              </w:r>
                              <w:r>
                                <w:rPr>
                                  <w:spacing w:val="-3"/>
                                </w:rPr>
                                <w:t xml:space="preserve"> </w:t>
                              </w:r>
                              <w:r>
                                <w:rPr>
                                  <w:spacing w:val="-5"/>
                                </w:rPr>
                                <w:t>RQ3</w:t>
                              </w:r>
                            </w:p>
                            <w:p w14:paraId="00DC281C" w14:textId="77777777" w:rsidR="00350CFB" w:rsidRDefault="00283FFF">
                              <w:pPr>
                                <w:spacing w:before="18" w:line="256" w:lineRule="auto"/>
                                <w:ind w:left="2"/>
                                <w:jc w:val="center"/>
                              </w:pPr>
                              <w:r>
                                <w:rPr>
                                  <w:spacing w:val="-2"/>
                                </w:rPr>
                                <w:t>EndorseRank efficiency</w:t>
                              </w:r>
                            </w:p>
                          </w:txbxContent>
                        </wps:txbx>
                        <wps:bodyPr wrap="square" lIns="0" tIns="0" rIns="0" bIns="0" rtlCol="0">
                          <a:noAutofit/>
                        </wps:bodyPr>
                      </wps:wsp>
                      <wps:wsp>
                        <wps:cNvPr id="102" name="Textbox 102"/>
                        <wps:cNvSpPr txBox="1"/>
                        <wps:spPr>
                          <a:xfrm>
                            <a:off x="5060" y="1423641"/>
                            <a:ext cx="1219200" cy="553720"/>
                          </a:xfrm>
                          <a:prstGeom prst="rect">
                            <a:avLst/>
                          </a:prstGeom>
                        </wps:spPr>
                        <wps:txbx>
                          <w:txbxContent>
                            <w:p w14:paraId="00DC281D" w14:textId="77777777" w:rsidR="00350CFB" w:rsidRDefault="00283FFF">
                              <w:pPr>
                                <w:spacing w:before="2"/>
                                <w:ind w:left="1" w:right="1"/>
                                <w:jc w:val="center"/>
                              </w:pPr>
                              <w:r>
                                <w:t>H1</w:t>
                              </w:r>
                              <w:r>
                                <w:rPr>
                                  <w:spacing w:val="-3"/>
                                </w:rPr>
                                <w:t xml:space="preserve"> </w:t>
                              </w:r>
                              <w:r>
                                <w:t>/</w:t>
                              </w:r>
                              <w:r>
                                <w:rPr>
                                  <w:spacing w:val="-3"/>
                                </w:rPr>
                                <w:t xml:space="preserve"> </w:t>
                              </w:r>
                              <w:r>
                                <w:rPr>
                                  <w:spacing w:val="-5"/>
                                </w:rPr>
                                <w:t>RQ1</w:t>
                              </w:r>
                            </w:p>
                            <w:p w14:paraId="00DC281E" w14:textId="77777777" w:rsidR="00350CFB" w:rsidRDefault="00283FFF">
                              <w:pPr>
                                <w:spacing w:before="18" w:line="256" w:lineRule="auto"/>
                                <w:ind w:left="1"/>
                                <w:jc w:val="center"/>
                              </w:pPr>
                              <w:r>
                                <w:rPr>
                                  <w:spacing w:val="-4"/>
                                </w:rPr>
                                <w:t xml:space="preserve">EndorseRank–AWP </w:t>
                              </w:r>
                              <w:r>
                                <w:rPr>
                                  <w:spacing w:val="-2"/>
                                </w:rPr>
                                <w:t>divergence</w:t>
                              </w:r>
                            </w:p>
                          </w:txbxContent>
                        </wps:txbx>
                        <wps:bodyPr wrap="square" lIns="0" tIns="0" rIns="0" bIns="0" rtlCol="0">
                          <a:noAutofit/>
                        </wps:bodyPr>
                      </wps:wsp>
                      <wps:wsp>
                        <wps:cNvPr id="103" name="Textbox 103"/>
                        <wps:cNvSpPr txBox="1"/>
                        <wps:spPr>
                          <a:xfrm>
                            <a:off x="0" y="365065"/>
                            <a:ext cx="1229360" cy="1617980"/>
                          </a:xfrm>
                          <a:prstGeom prst="rect">
                            <a:avLst/>
                          </a:prstGeom>
                        </wps:spPr>
                        <wps:txbx>
                          <w:txbxContent>
                            <w:p w14:paraId="00DC281F" w14:textId="77777777" w:rsidR="00350CFB" w:rsidRDefault="00350CFB"/>
                            <w:p w14:paraId="00DC2820" w14:textId="77777777" w:rsidR="00350CFB" w:rsidRDefault="00350CFB">
                              <w:pPr>
                                <w:spacing w:before="73"/>
                              </w:pPr>
                            </w:p>
                            <w:p w14:paraId="00DC2821" w14:textId="77777777" w:rsidR="00350CFB" w:rsidRDefault="00283FFF">
                              <w:pPr>
                                <w:spacing w:line="256" w:lineRule="auto"/>
                                <w:ind w:left="567" w:right="482" w:hanging="79"/>
                              </w:pPr>
                              <w:r>
                                <w:rPr>
                                  <w:spacing w:val="-2"/>
                                </w:rPr>
                                <w:t>Reputation Structure</w:t>
                              </w:r>
                            </w:p>
                          </w:txbxContent>
                        </wps:txbx>
                        <wps:bodyPr wrap="square" lIns="0" tIns="0" rIns="0" bIns="0" rtlCol="0">
                          <a:noAutofit/>
                        </wps:bodyPr>
                      </wps:wsp>
                      <wps:wsp>
                        <wps:cNvPr id="104" name="Textbox 104"/>
                        <wps:cNvSpPr txBox="1"/>
                        <wps:spPr>
                          <a:xfrm>
                            <a:off x="2010559" y="1432167"/>
                            <a:ext cx="821055" cy="497840"/>
                          </a:xfrm>
                          <a:prstGeom prst="rect">
                            <a:avLst/>
                          </a:prstGeom>
                        </wps:spPr>
                        <wps:txbx>
                          <w:txbxContent>
                            <w:p w14:paraId="00DC2822" w14:textId="77777777" w:rsidR="00350CFB" w:rsidRDefault="00283FFF">
                              <w:pPr>
                                <w:spacing w:line="242" w:lineRule="exact"/>
                                <w:ind w:right="18"/>
                                <w:jc w:val="center"/>
                              </w:pPr>
                              <w:r>
                                <w:t>H2</w:t>
                              </w:r>
                              <w:r>
                                <w:rPr>
                                  <w:spacing w:val="-3"/>
                                </w:rPr>
                                <w:t xml:space="preserve"> </w:t>
                              </w:r>
                              <w:r>
                                <w:t>/</w:t>
                              </w:r>
                              <w:r>
                                <w:rPr>
                                  <w:spacing w:val="-3"/>
                                </w:rPr>
                                <w:t xml:space="preserve"> </w:t>
                              </w:r>
                              <w:r>
                                <w:rPr>
                                  <w:spacing w:val="-5"/>
                                </w:rPr>
                                <w:t>RQ2</w:t>
                              </w:r>
                            </w:p>
                            <w:p w14:paraId="00DC2823" w14:textId="77777777" w:rsidR="00350CFB" w:rsidRDefault="00283FFF">
                              <w:pPr>
                                <w:spacing w:line="256" w:lineRule="auto"/>
                                <w:ind w:right="18"/>
                                <w:jc w:val="center"/>
                              </w:pPr>
                              <w:r>
                                <w:rPr>
                                  <w:spacing w:val="-2"/>
                                </w:rPr>
                                <w:t>Social-method alignment</w:t>
                              </w:r>
                            </w:p>
                          </w:txbxContent>
                        </wps:txbx>
                        <wps:bodyPr wrap="square" lIns="0" tIns="0" rIns="0" bIns="0" rtlCol="0">
                          <a:noAutofit/>
                        </wps:bodyPr>
                      </wps:wsp>
                      <wps:wsp>
                        <wps:cNvPr id="105" name="Textbox 105"/>
                        <wps:cNvSpPr txBox="1"/>
                        <wps:spPr>
                          <a:xfrm>
                            <a:off x="1545015" y="2238211"/>
                            <a:ext cx="1752600" cy="325755"/>
                          </a:xfrm>
                          <a:prstGeom prst="rect">
                            <a:avLst/>
                          </a:prstGeom>
                        </wps:spPr>
                        <wps:txbx>
                          <w:txbxContent>
                            <w:p w14:paraId="00DC2824" w14:textId="77777777" w:rsidR="00350CFB" w:rsidRDefault="00283FFF">
                              <w:pPr>
                                <w:spacing w:line="256" w:lineRule="auto"/>
                                <w:ind w:right="18" w:firstLine="333"/>
                              </w:pPr>
                              <w:r>
                                <w:t xml:space="preserve">Supplementary: GF-PR </w:t>
                              </w:r>
                              <w:r>
                                <w:rPr>
                                  <w:spacing w:val="-2"/>
                                </w:rPr>
                                <w:t>outcome-native</w:t>
                              </w:r>
                              <w:r>
                                <w:rPr>
                                  <w:spacing w:val="-3"/>
                                </w:rPr>
                                <w:t xml:space="preserve"> </w:t>
                              </w:r>
                              <w:r>
                                <w:rPr>
                                  <w:spacing w:val="-2"/>
                                </w:rPr>
                                <w:t>ceiling</w:t>
                              </w:r>
                              <w:r>
                                <w:rPr>
                                  <w:spacing w:val="-3"/>
                                </w:rPr>
                                <w:t xml:space="preserve"> </w:t>
                              </w:r>
                              <w:r>
                                <w:rPr>
                                  <w:spacing w:val="-2"/>
                                </w:rPr>
                                <w:t>(SRQ1)</w:t>
                              </w:r>
                            </w:p>
                          </w:txbxContent>
                        </wps:txbx>
                        <wps:bodyPr wrap="square" lIns="0" tIns="0" rIns="0" bIns="0" rtlCol="0">
                          <a:noAutofit/>
                        </wps:bodyPr>
                      </wps:wsp>
                    </wpg:wgp>
                  </a:graphicData>
                </a:graphic>
              </wp:inline>
            </w:drawing>
          </mc:Choice>
          <mc:Fallback>
            <w:pict>
              <v:group w14:anchorId="00DC2718" id="Group 74" o:spid="_x0000_s1075" style="width:380.25pt;height:206.05pt;mso-position-horizontal-relative:char;mso-position-vertical-relative:line" coordsize="48291,2616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">
                <v:shape id="Graphic 75" o:spid="_x0000_s1076" style="position:absolute;left:25;top:7028;width:48241;height:12776;visibility:visible;mso-wrap-style:square;v-text-anchor:top" coordsize="4824095,12776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" path="m1173402,10690r-1122792,l30910,14667,14823,25514,3977,41601,,61301,,338085r3977,19700l14823,373873r16087,10846l50610,388696r1122792,l1193102,384719r16087,-10846l1220036,357785r3977,-19700l1224013,61301r-3977,-19700l1209189,25514,1193102,14667r-19700,-3977xem2973424,l1850633,r-19700,3977l1814845,14823r-10846,16087l1800022,50610r,298166l1803999,368476r10846,16087l1830933,395409r19700,3978l2973424,399387r19700,-3978l3009211,384563r10847,-16087l3024035,348776r,-298166l3020058,30910,3009211,14823,2993124,3977,2973424,xem4773447,l3650655,r-19700,3977l3614868,14823r-10847,16087l3600044,50610r,298166l3604021,368476r10847,16087l3630955,395409r19700,3978l4773447,399387r19700,-3978l4809234,384563r10846,-16087l4824057,348776r,-298166l4820080,30910,4809234,14823,4793147,3977,4773447,xem1173402,705970r-1122792,l30910,709947,14823,720793,3977,736880,,756580r,470243l3977,1246523r10846,16087l30910,1273457r19700,3977l1173402,1277434r19700,-3977l1209189,1262610r10847,-16087l1224013,1226823r,-470243l1220036,736880r-10847,-16087l1193102,709947r-19700,-3977xem2973424,705970r-1122791,l1830933,709947r-16088,10846l1803999,736880r-3977,19700l1800022,1226823r3977,19700l1814845,1262610r16088,10847l1850633,1277434r1122791,l2993124,1273457r16087,-10847l3020058,1246523r3977,-19700l3024035,756580r-3977,-19700l3009211,720793r-16087,-10846l2973424,705970xe" filled="f" strokeweight=".14056mm">
                  <v:path arrowok="t"/>
                </v:shape>
                <v:shape id="Graphic 76" o:spid="_x0000_s1077" style="position:absolute;left:14944;top:22148;width:18408;height:3994;visibility:visible;mso-wrap-style:square;v-text-anchor:top" coordsize="1840864,3994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" path="m1789678,l50610,,30910,3977,14823,14823,3977,30910,,50610,,348776r3977,19700l14823,384563r16087,10847l50610,399387r1739068,l1809378,395410r16087,-10847l1836311,368476r3978,-19700l1840289,50610r-3978,-19700l1825465,14823,1809378,3977,1789678,xe" filled="f" strokeweight=".14056mm">
                  <v:stroke dashstyle="dash"/>
                  <v:path arrowok="t"/>
                </v:shape>
                <v:shape id="Graphic 77" o:spid="_x0000_s1078" style="position:absolute;left:6145;top:3650;width:13;height:2896;visibility:visible;mso-wrap-style:square;v-text-anchor:top" coordsize="1270,2895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" path="m,l,289358e" filled="f" strokeweight=".28117mm">
                  <v:path arrowok="t"/>
                </v:shape>
                <v:shape id="Graphic 78" o:spid="_x0000_s1079" style="position:absolute;left:5921;top:6373;width:451;height:597;visibility:visible;mso-wrap-style:square;v-text-anchor:top" coordsize="45085,596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" path="m44764,l22382,19602,,,22382,59242,44764,xe" fillcolor="black" stroked="f">
                  <v:path arrowok="t"/>
                </v:shape>
                <v:shape id="Graphic 79" o:spid="_x0000_s1080" style="position:absolute;left:5921;top:6373;width:451;height:597;visibility:visible;mso-wrap-style:square;v-text-anchor:top" coordsize="45085,596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" path="m22382,59242l44764,,22382,19602,,,22382,59242xe" filled="f" strokeweight=".28117mm">
                  <v:path arrowok="t"/>
                </v:shape>
                <v:shape id="Graphic 80" o:spid="_x0000_s1081" style="position:absolute;left:24145;top:3650;width:13;height:2788;visibility:visible;mso-wrap-style:square;v-text-anchor:top" coordsize="1270,2787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" path="m,l,278667e" filled="f" strokeweight=".28117mm">
                  <v:path arrowok="t"/>
                </v:shape>
                <v:shape id="Graphic 81" o:spid="_x0000_s1082" style="position:absolute;left:23921;top:6266;width:451;height:597;visibility:visible;mso-wrap-style:square;v-text-anchor:top" coordsize="45085,596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" path="m44764,l22382,19602,,,22382,59242,44764,xe" fillcolor="black" stroked="f">
                  <v:path arrowok="t"/>
                </v:shape>
                <v:shape id="Graphic 82" o:spid="_x0000_s1083" style="position:absolute;left:23921;top:6266;width:451;height:597;visibility:visible;mso-wrap-style:square;v-text-anchor:top" coordsize="45085,596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" path="m22382,59242l44764,,22382,19602,,,22382,59242xe" filled="f" strokeweight=".28117mm">
                  <v:path arrowok="t"/>
                </v:shape>
                <v:shape id="Graphic 83" o:spid="_x0000_s1084" style="position:absolute;left:42145;top:3650;width:13;height:2788;visibility:visible;mso-wrap-style:square;v-text-anchor:top" coordsize="1270,2787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" path="m,l,278667e" filled="f" strokeweight=".28117mm">
                  <v:path arrowok="t"/>
                </v:shape>
                <v:shape id="Graphic 84" o:spid="_x0000_s1085" style="position:absolute;left:41921;top:6266;width:451;height:597;visibility:visible;mso-wrap-style:square;v-text-anchor:top" coordsize="45085,596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" path="m44764,l22382,19602,,,22382,59242,44764,xe" fillcolor="black" stroked="f">
                  <v:path arrowok="t"/>
                </v:shape>
                <v:shape id="Graphic 85" o:spid="_x0000_s1086" style="position:absolute;left:41921;top:6266;width:451;height:597;visibility:visible;mso-wrap-style:square;v-text-anchor:top" coordsize="45085,596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" path="m22382,59242l44764,,22382,19602,,,22382,59242xe" filled="f" strokeweight=".28117mm">
                  <v:path arrowok="t"/>
                </v:shape>
                <v:shape id="Graphic 86" o:spid="_x0000_s1087" style="position:absolute;left:6145;top:10940;width:13;height:2559;visibility:visible;mso-wrap-style:square;v-text-anchor:top" coordsize="1270,2559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" path="m,l,255628e" filled="f" strokeweight=".28117mm">
                  <v:path arrowok="t"/>
                </v:shape>
                <v:shape id="Graphic 87" o:spid="_x0000_s1088" style="position:absolute;left:5921;top:13326;width:451;height:597;visibility:visible;mso-wrap-style:square;v-text-anchor:top" coordsize="45085,596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" path="m44764,l22382,19602,,,22382,59242,44764,xe" fillcolor="black" stroked="f">
                  <v:path arrowok="t"/>
                </v:shape>
                <v:shape id="Graphic 88" o:spid="_x0000_s1089" style="position:absolute;left:5921;top:13326;width:451;height:597;visibility:visible;mso-wrap-style:square;v-text-anchor:top" coordsize="45085,596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" path="m22382,59242l44764,,22382,19602,,,22382,59242xe" filled="f" strokeweight=".28117mm">
                  <v:path arrowok="t"/>
                </v:shape>
                <v:shape id="Graphic 89" o:spid="_x0000_s1090" style="position:absolute;left:24145;top:11047;width:13;height:2451;visibility:visible;mso-wrap-style:square;v-text-anchor:top" coordsize="1270,2451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" path="m,l,244937e" filled="f" strokeweight=".28117mm">
                  <v:path arrowok="t"/>
                </v:shape>
                <v:shape id="Graphic 90" o:spid="_x0000_s1091" style="position:absolute;left:23921;top:13326;width:451;height:597;visibility:visible;mso-wrap-style:square;v-text-anchor:top" coordsize="45085,596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" path="m44764,l22382,19602,,,22382,59242,44764,xe" fillcolor="black" stroked="f">
                  <v:path arrowok="t"/>
                </v:shape>
                <v:shape id="Graphic 91" o:spid="_x0000_s1092" style="position:absolute;left:23921;top:13326;width:451;height:597;visibility:visible;mso-wrap-style:square;v-text-anchor:top" coordsize="45085,596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" path="m22382,59242l44764,,22382,19602,,,22382,59242xe" filled="f" strokeweight=".28117mm">
                  <v:path arrowok="t"/>
                </v:shape>
                <v:shape id="Graphic 92" o:spid="_x0000_s1093" style="position:absolute;left:42145;top:11047;width:13;height:2451;visibility:visible;mso-wrap-style:square;v-text-anchor:top" coordsize="1270,2451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" path="m,l,244937e" filled="f" strokeweight=".28117mm">
                  <v:path arrowok="t"/>
                </v:shape>
                <v:shape id="Graphic 93" o:spid="_x0000_s1094" style="position:absolute;left:41921;top:13326;width:451;height:597;visibility:visible;mso-wrap-style:square;v-text-anchor:top" coordsize="45085,596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" path="m44764,l22382,19602,,,22382,59242,44764,xe" fillcolor="black" stroked="f">
                  <v:path arrowok="t"/>
                </v:shape>
                <v:shape id="Graphic 94" o:spid="_x0000_s1095" style="position:absolute;left:41921;top:13326;width:451;height:597;visibility:visible;mso-wrap-style:square;v-text-anchor:top" coordsize="45085,596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" path="m22382,59242l44764,,22382,19602,,,22382,59242xe" filled="f" strokeweight=".28117mm">
                  <v:path arrowok="t"/>
                </v:shape>
                <v:shape id="Graphic 95" o:spid="_x0000_s1096" style="position:absolute;left:24145;top:19828;width:13;height:1733;visibility:visible;mso-wrap-style:square;v-text-anchor:top" coordsize="1270,1733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" path="m,l,172937e" filled="f" strokeweight=".28117mm">
                  <v:stroke dashstyle="dash"/>
                  <v:path arrowok="t"/>
                </v:shape>
                <v:shape id="Graphic 96" o:spid="_x0000_s1097" style="position:absolute;left:23921;top:21386;width:451;height:597;visibility:visible;mso-wrap-style:square;v-text-anchor:top" coordsize="45085,596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" path="m44764,l22382,19602,,,22382,59242,44764,xe" fillcolor="black" stroked="f">
                  <v:path arrowok="t"/>
                </v:shape>
                <v:shape id="Graphic 97" o:spid="_x0000_s1098" style="position:absolute;left:23921;top:21386;width:451;height:597;visibility:visible;mso-wrap-style:square;v-text-anchor:top" coordsize="45085,596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" path="m22382,59242l44764,,22382,19602,,,22382,59242xe" filled="f" strokeweight=".28117mm">
                  <v:path arrowok="t"/>
                </v:shape>
                <v:shape id="Textbox 98" o:spid="_x0000_s1099" type="#_x0000_t202" style="position:absolute;left:5245;top:25;width:37801;height:36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" filled="f" strokeweight=".14056mm">
                  <v:textbox inset="0,0,0,0">
                    <w:txbxContent>
                      <w:p w14:paraId="00DC2818" w14:textId="77777777" w:rsidR="00350CFB" w:rsidRDefault="00283FFF">
                        <w:pPr>
                          <w:spacing w:before="126"/>
                          <w:ind w:left="1045"/>
                        </w:pPr>
                        <w:bookmarkStart w:id="135" w:name="_bookmark36"/>
                        <w:bookmarkEnd w:id="135"/>
                        <w:r>
                          <w:t>Primary</w:t>
                        </w:r>
                        <w:r>
                          <w:rPr>
                            <w:spacing w:val="-9"/>
                          </w:rPr>
                          <w:t xml:space="preserve"> </w:t>
                        </w:r>
                        <w:r>
                          <w:t>comparison:</w:t>
                        </w:r>
                        <w:r>
                          <w:rPr>
                            <w:spacing w:val="7"/>
                          </w:rPr>
                          <w:t xml:space="preserve"> </w:t>
                        </w:r>
                        <w:r>
                          <w:t>EndorseRank</w:t>
                        </w:r>
                        <w:r>
                          <w:rPr>
                            <w:spacing w:val="-9"/>
                          </w:rPr>
                          <w:t xml:space="preserve"> </w:t>
                        </w:r>
                        <w:r>
                          <w:t>vs</w:t>
                        </w:r>
                        <w:r>
                          <w:rPr>
                            <w:spacing w:val="-8"/>
                          </w:rPr>
                          <w:t xml:space="preserve"> </w:t>
                        </w:r>
                        <w:r>
                          <w:rPr>
                            <w:spacing w:val="-5"/>
                          </w:rPr>
                          <w:t>AWP</w:t>
                        </w:r>
                      </w:p>
                    </w:txbxContent>
                  </v:textbox>
                </v:shape>
                <v:shape id="Textbox 99" o:spid="_x0000_s1100" type="#_x0000_t202" style="position:absolute;left:18050;top:7176;width:12192;height:381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" filled="f" stroked="f">
                  <v:textbox inset="0,0,0,0">
                    <w:txbxContent>
                      <w:p w14:paraId="00DC2819" w14:textId="77777777" w:rsidR="00350CFB" w:rsidRDefault="00283FFF">
                        <w:pPr>
                          <w:spacing w:before="2" w:line="256" w:lineRule="auto"/>
                          <w:ind w:left="493" w:hanging="248"/>
                        </w:pPr>
                        <w:r>
                          <w:rPr>
                            <w:spacing w:val="-2"/>
                          </w:rPr>
                          <w:t>Trading</w:t>
                        </w:r>
                        <w:r>
                          <w:rPr>
                            <w:spacing w:val="-12"/>
                          </w:rPr>
                          <w:t xml:space="preserve"> </w:t>
                        </w:r>
                        <w:r>
                          <w:rPr>
                            <w:spacing w:val="-2"/>
                          </w:rPr>
                          <w:t>Success Alignment</w:t>
                        </w:r>
                      </w:p>
                    </w:txbxContent>
                  </v:textbox>
                </v:shape>
                <v:shape id="Textbox 100" o:spid="_x0000_s1101" type="#_x0000_t202" style="position:absolute;left:36051;top:7176;width:12192;height:381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" filled="f" stroked="f">
                  <v:textbox inset="0,0,0,0">
                    <w:txbxContent>
                      <w:p w14:paraId="00DC281A" w14:textId="77777777" w:rsidR="00350CFB" w:rsidRDefault="00283FFF">
                        <w:pPr>
                          <w:spacing w:before="2" w:line="256" w:lineRule="auto"/>
                          <w:ind w:left="507" w:hanging="197"/>
                        </w:pPr>
                        <w:r>
                          <w:rPr>
                            <w:spacing w:val="-2"/>
                          </w:rPr>
                          <w:t>Computational Efficiency</w:t>
                        </w:r>
                      </w:p>
                    </w:txbxContent>
                  </v:textbox>
                </v:shape>
                <v:shape id="Textbox 101" o:spid="_x0000_s1102" type="#_x0000_t202" style="position:absolute;left:36025;top:14088;width:12243;height:571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" filled="f" strokeweight=".14056mm">
                  <v:textbox inset="0,0,0,0">
                    <w:txbxContent>
                      <w:p w14:paraId="00DC281B" w14:textId="77777777" w:rsidR="00350CFB" w:rsidRDefault="00283FFF">
                        <w:pPr>
                          <w:spacing w:before="22"/>
                          <w:ind w:left="2" w:right="2"/>
                          <w:jc w:val="center"/>
                        </w:pPr>
                        <w:r>
                          <w:t>H3</w:t>
                        </w:r>
                        <w:r>
                          <w:rPr>
                            <w:spacing w:val="-3"/>
                          </w:rPr>
                          <w:t xml:space="preserve"> </w:t>
                        </w:r>
                        <w:r>
                          <w:t>/</w:t>
                        </w:r>
                        <w:r>
                          <w:rPr>
                            <w:spacing w:val="-3"/>
                          </w:rPr>
                          <w:t xml:space="preserve"> </w:t>
                        </w:r>
                        <w:r>
                          <w:rPr>
                            <w:spacing w:val="-5"/>
                          </w:rPr>
                          <w:t>RQ3</w:t>
                        </w:r>
                      </w:p>
                      <w:p w14:paraId="00DC281C" w14:textId="77777777" w:rsidR="00350CFB" w:rsidRDefault="00283FFF">
                        <w:pPr>
                          <w:spacing w:before="18" w:line="256" w:lineRule="auto"/>
                          <w:ind w:left="2"/>
                          <w:jc w:val="center"/>
                        </w:pPr>
                        <w:r>
                          <w:rPr>
                            <w:spacing w:val="-2"/>
                          </w:rPr>
                          <w:t>EndorseRank efficiency</w:t>
                        </w:r>
                      </w:p>
                    </w:txbxContent>
                  </v:textbox>
                </v:shape>
                <v:shape id="Textbox 102" o:spid="_x0000_s1103" type="#_x0000_t202" style="position:absolute;left:50;top:14236;width:12192;height:553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" filled="f" stroked="f">
                  <v:textbox inset="0,0,0,0">
                    <w:txbxContent>
                      <w:p w14:paraId="00DC281D" w14:textId="77777777" w:rsidR="00350CFB" w:rsidRDefault="00283FFF">
                        <w:pPr>
                          <w:spacing w:before="2"/>
                          <w:ind w:left="1" w:right="1"/>
                          <w:jc w:val="center"/>
                        </w:pPr>
                        <w:r>
                          <w:t>H1</w:t>
                        </w:r>
                        <w:r>
                          <w:rPr>
                            <w:spacing w:val="-3"/>
                          </w:rPr>
                          <w:t xml:space="preserve"> </w:t>
                        </w:r>
                        <w:r>
                          <w:t>/</w:t>
                        </w:r>
                        <w:r>
                          <w:rPr>
                            <w:spacing w:val="-3"/>
                          </w:rPr>
                          <w:t xml:space="preserve"> </w:t>
                        </w:r>
                        <w:r>
                          <w:rPr>
                            <w:spacing w:val="-5"/>
                          </w:rPr>
                          <w:t>RQ1</w:t>
                        </w:r>
                      </w:p>
                      <w:p w14:paraId="00DC281E" w14:textId="77777777" w:rsidR="00350CFB" w:rsidRDefault="00283FFF">
                        <w:pPr>
                          <w:spacing w:before="18" w:line="256" w:lineRule="auto"/>
                          <w:ind w:left="1"/>
                          <w:jc w:val="center"/>
                        </w:pPr>
                        <w:r>
                          <w:rPr>
                            <w:spacing w:val="-4"/>
                          </w:rPr>
                          <w:t xml:space="preserve">EndorseRank–AWP </w:t>
                        </w:r>
                        <w:r>
                          <w:rPr>
                            <w:spacing w:val="-2"/>
                          </w:rPr>
                          <w:t>divergence</w:t>
                        </w:r>
                      </w:p>
                    </w:txbxContent>
                  </v:textbox>
                </v:shape>
                <v:shape id="Textbox 103" o:spid="_x0000_s1104" type="#_x0000_t202" style="position:absolute;top:3650;width:12293;height:161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" filled="f" stroked="f">
                  <v:textbox inset="0,0,0,0">
                    <w:txbxContent>
                      <w:p w14:paraId="00DC281F" w14:textId="77777777" w:rsidR="00350CFB" w:rsidRDefault="00350CFB"/>
                      <w:p w14:paraId="00DC2820" w14:textId="77777777" w:rsidR="00350CFB" w:rsidRDefault="00350CFB">
                        <w:pPr>
                          <w:spacing w:before="73"/>
                        </w:pPr>
                      </w:p>
                      <w:p w14:paraId="00DC2821" w14:textId="77777777" w:rsidR="00350CFB" w:rsidRDefault="00283FFF">
                        <w:pPr>
                          <w:spacing w:line="256" w:lineRule="auto"/>
                          <w:ind w:left="567" w:right="482" w:hanging="79"/>
                        </w:pPr>
                        <w:r>
                          <w:rPr>
                            <w:spacing w:val="-2"/>
                          </w:rPr>
                          <w:t>Reputation Structure</w:t>
                        </w:r>
                      </w:p>
                    </w:txbxContent>
                  </v:textbox>
                </v:shape>
                <v:shape id="Textbox 104" o:spid="_x0000_s1105" type="#_x0000_t202" style="position:absolute;left:20105;top:14321;width:8211;height:497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" filled="f" stroked="f">
                  <v:textbox inset="0,0,0,0">
                    <w:txbxContent>
                      <w:p w14:paraId="00DC2822" w14:textId="77777777" w:rsidR="00350CFB" w:rsidRDefault="00283FFF">
                        <w:pPr>
                          <w:spacing w:line="242" w:lineRule="exact"/>
                          <w:ind w:right="18"/>
                          <w:jc w:val="center"/>
                        </w:pPr>
                        <w:r>
                          <w:t>H2</w:t>
                        </w:r>
                        <w:r>
                          <w:rPr>
                            <w:spacing w:val="-3"/>
                          </w:rPr>
                          <w:t xml:space="preserve"> </w:t>
                        </w:r>
                        <w:r>
                          <w:t>/</w:t>
                        </w:r>
                        <w:r>
                          <w:rPr>
                            <w:spacing w:val="-3"/>
                          </w:rPr>
                          <w:t xml:space="preserve"> </w:t>
                        </w:r>
                        <w:r>
                          <w:rPr>
                            <w:spacing w:val="-5"/>
                          </w:rPr>
                          <w:t>RQ2</w:t>
                        </w:r>
                      </w:p>
                      <w:p w14:paraId="00DC2823" w14:textId="77777777" w:rsidR="00350CFB" w:rsidRDefault="00283FFF">
                        <w:pPr>
                          <w:spacing w:line="256" w:lineRule="auto"/>
                          <w:ind w:right="18"/>
                          <w:jc w:val="center"/>
                        </w:pPr>
                        <w:r>
                          <w:rPr>
                            <w:spacing w:val="-2"/>
                          </w:rPr>
                          <w:t>Social-method alignment</w:t>
                        </w:r>
                      </w:p>
                    </w:txbxContent>
                  </v:textbox>
                </v:shape>
                <v:shape id="Textbox 105" o:spid="_x0000_s1106" type="#_x0000_t202" style="position:absolute;left:15450;top:22382;width:17526;height:325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" filled="f" stroked="f">
                  <v:textbox inset="0,0,0,0">
                    <w:txbxContent>
                      <w:p w14:paraId="00DC2824" w14:textId="77777777" w:rsidR="00350CFB" w:rsidRDefault="00283FFF">
                        <w:pPr>
                          <w:spacing w:line="256" w:lineRule="auto"/>
                          <w:ind w:right="18" w:firstLine="333"/>
                        </w:pPr>
                        <w:r>
                          <w:t xml:space="preserve">Supplementary: GF-PR </w:t>
                        </w:r>
                        <w:r>
                          <w:rPr>
                            <w:spacing w:val="-2"/>
                          </w:rPr>
                          <w:t>outcome-native</w:t>
                        </w:r>
                        <w:r>
                          <w:rPr>
                            <w:spacing w:val="-3"/>
                          </w:rPr>
                          <w:t xml:space="preserve"> </w:t>
                        </w:r>
                        <w:r>
                          <w:rPr>
                            <w:spacing w:val="-2"/>
                          </w:rPr>
                          <w:t>ceiling</w:t>
                        </w:r>
                        <w:r>
                          <w:rPr>
                            <w:spacing w:val="-3"/>
                          </w:rPr>
                          <w:t xml:space="preserve"> </w:t>
                        </w:r>
                        <w:r>
                          <w:rPr>
                            <w:spacing w:val="-2"/>
                          </w:rPr>
                          <w:t>(SRQ1)</w:t>
                        </w:r>
                      </w:p>
                    </w:txbxContent>
                  </v:textbox>
                </v:shape>
                <w10:anchorlock/>
              </v:group>
            </w:pict>
          </mc:Fallback>
        </mc:AlternateContent>
      </w:r>
    </w:p>
    <w:p w14:paraId="00DC1DB3" w14:textId="77777777" w:rsidR="00350CFB" w:rsidRDefault="00283FFF">
      <w:pPr>
        <w:pStyle w:val="BodyText"/>
        <w:spacing w:before="151" w:line="252" w:lineRule="auto"/>
        <w:ind w:left="282" w:right="543"/>
        <w:jc w:val="both"/>
      </w:pPr>
      <w:r>
        <w:t>Figure</w:t>
      </w:r>
      <w:r>
        <w:rPr>
          <w:spacing w:val="-1"/>
        </w:rPr>
        <w:t xml:space="preserve"> </w:t>
      </w:r>
      <w:r>
        <w:t>2.3: Conceptual</w:t>
      </w:r>
      <w:r>
        <w:rPr>
          <w:spacing w:val="-1"/>
        </w:rPr>
        <w:t xml:space="preserve"> </w:t>
      </w:r>
      <w:r>
        <w:t>model: primary</w:t>
      </w:r>
      <w:r>
        <w:rPr>
          <w:spacing w:val="-1"/>
        </w:rPr>
        <w:t xml:space="preserve"> </w:t>
      </w:r>
      <w:r>
        <w:t>EndorseRank</w:t>
      </w:r>
      <w:r>
        <w:rPr>
          <w:spacing w:val="-1"/>
        </w:rPr>
        <w:t xml:space="preserve"> </w:t>
      </w:r>
      <w:r>
        <w:t>vs.</w:t>
      </w:r>
      <w:r>
        <w:rPr>
          <w:spacing w:val="-1"/>
        </w:rPr>
        <w:t xml:space="preserve"> </w:t>
      </w:r>
      <w:r>
        <w:t>AWP</w:t>
      </w:r>
      <w:r>
        <w:rPr>
          <w:spacing w:val="-1"/>
        </w:rPr>
        <w:t xml:space="preserve"> </w:t>
      </w:r>
      <w:r>
        <w:t>comparison</w:t>
      </w:r>
      <w:r>
        <w:rPr>
          <w:spacing w:val="-1"/>
        </w:rPr>
        <w:t xml:space="preserve"> </w:t>
      </w:r>
      <w:r>
        <w:t>mapped</w:t>
      </w:r>
      <w:r>
        <w:rPr>
          <w:spacing w:val="-1"/>
        </w:rPr>
        <w:t xml:space="preserve"> </w:t>
      </w:r>
      <w:r>
        <w:t>to</w:t>
      </w:r>
      <w:r>
        <w:rPr>
          <w:spacing w:val="-1"/>
        </w:rPr>
        <w:t xml:space="preserve"> </w:t>
      </w:r>
      <w:r>
        <w:t>reputation structure</w:t>
      </w:r>
      <w:r>
        <w:rPr>
          <w:spacing w:val="-11"/>
        </w:rPr>
        <w:t xml:space="preserve"> </w:t>
      </w:r>
      <w:r>
        <w:t>(H1/RQ1),</w:t>
      </w:r>
      <w:r>
        <w:rPr>
          <w:spacing w:val="-11"/>
        </w:rPr>
        <w:t xml:space="preserve"> </w:t>
      </w:r>
      <w:r>
        <w:t>social-method</w:t>
      </w:r>
      <w:r>
        <w:rPr>
          <w:spacing w:val="-11"/>
        </w:rPr>
        <w:t xml:space="preserve"> </w:t>
      </w:r>
      <w:r>
        <w:t>alignment</w:t>
      </w:r>
      <w:r>
        <w:rPr>
          <w:spacing w:val="-11"/>
        </w:rPr>
        <w:t xml:space="preserve"> </w:t>
      </w:r>
      <w:r>
        <w:t>(H2/RQ2),</w:t>
      </w:r>
      <w:r>
        <w:rPr>
          <w:spacing w:val="-10"/>
        </w:rPr>
        <w:t xml:space="preserve"> </w:t>
      </w:r>
      <w:r>
        <w:t>and</w:t>
      </w:r>
      <w:r>
        <w:rPr>
          <w:spacing w:val="-11"/>
        </w:rPr>
        <w:t xml:space="preserve"> </w:t>
      </w:r>
      <w:r>
        <w:t>computational</w:t>
      </w:r>
      <w:r>
        <w:rPr>
          <w:spacing w:val="-11"/>
        </w:rPr>
        <w:t xml:space="preserve"> </w:t>
      </w:r>
      <w:r>
        <w:t>efficiency</w:t>
      </w:r>
      <w:r>
        <w:rPr>
          <w:spacing w:val="-11"/>
        </w:rPr>
        <w:t xml:space="preserve"> </w:t>
      </w:r>
      <w:r>
        <w:t>(H3/RQ3); RQ4 separately compares transfer versus trading-success validation frames.</w:t>
      </w:r>
      <w:r>
        <w:rPr>
          <w:spacing w:val="36"/>
        </w:rPr>
        <w:t xml:space="preserve"> </w:t>
      </w:r>
      <w:r>
        <w:t>GF-PR (dashed) is a supplementary outcome-native ceiling reference (SRQ1), not a third peer social method.</w:t>
      </w:r>
    </w:p>
    <w:p w14:paraId="00DC1DB4" w14:textId="77777777" w:rsidR="00350CFB" w:rsidRDefault="00350CFB">
      <w:pPr>
        <w:pStyle w:val="BodyText"/>
      </w:pPr>
    </w:p>
    <w:p w14:paraId="00DC1DB5" w14:textId="77777777" w:rsidR="00350CFB" w:rsidRDefault="00350CFB">
      <w:pPr>
        <w:pStyle w:val="BodyText"/>
      </w:pPr>
    </w:p>
    <w:p w14:paraId="00DC1DB6" w14:textId="77777777" w:rsidR="00350CFB" w:rsidRDefault="00283FFF">
      <w:pPr>
        <w:pStyle w:val="Heading2"/>
        <w:numPr>
          <w:ilvl w:val="1"/>
          <w:numId w:val="26"/>
        </w:numPr>
        <w:tabs>
          <w:tab w:val="left" w:pos="927"/>
        </w:tabs>
        <w:spacing w:before="1"/>
        <w:ind w:left="927" w:hanging="645"/>
      </w:pPr>
      <w:r>
        <w:t>Reader’s</w:t>
      </w:r>
      <w:r>
        <w:rPr>
          <w:spacing w:val="12"/>
        </w:rPr>
        <w:t xml:space="preserve"> </w:t>
      </w:r>
      <w:r>
        <w:t>guide</w:t>
      </w:r>
      <w:r>
        <w:rPr>
          <w:spacing w:val="12"/>
        </w:rPr>
        <w:t xml:space="preserve"> </w:t>
      </w:r>
      <w:r>
        <w:t>to</w:t>
      </w:r>
      <w:r>
        <w:rPr>
          <w:spacing w:val="12"/>
        </w:rPr>
        <w:t xml:space="preserve"> </w:t>
      </w:r>
      <w:r>
        <w:rPr>
          <w:spacing w:val="-2"/>
        </w:rPr>
        <w:t>terminology</w:t>
      </w:r>
    </w:p>
    <w:p w14:paraId="00DC1DB7" w14:textId="77777777" w:rsidR="00350CFB" w:rsidRDefault="00350CFB">
      <w:pPr>
        <w:pStyle w:val="BodyText"/>
        <w:spacing w:before="23"/>
        <w:rPr>
          <w:b/>
          <w:sz w:val="28"/>
        </w:rPr>
      </w:pPr>
    </w:p>
    <w:p w14:paraId="00DC1DB8" w14:textId="77777777" w:rsidR="00350CFB" w:rsidRDefault="00283FFF">
      <w:pPr>
        <w:pStyle w:val="BodyText"/>
        <w:spacing w:before="1" w:line="396" w:lineRule="auto"/>
        <w:ind w:left="282" w:right="521" w:hanging="8"/>
      </w:pPr>
      <w:r>
        <w:t>The</w:t>
      </w:r>
      <w:r>
        <w:rPr>
          <w:spacing w:val="-8"/>
        </w:rPr>
        <w:t xml:space="preserve"> </w:t>
      </w:r>
      <w:r>
        <w:t>definitions</w:t>
      </w:r>
      <w:r>
        <w:rPr>
          <w:spacing w:val="-8"/>
        </w:rPr>
        <w:t xml:space="preserve"> </w:t>
      </w:r>
      <w:r>
        <w:t>in</w:t>
      </w:r>
      <w:r>
        <w:rPr>
          <w:spacing w:val="-8"/>
        </w:rPr>
        <w:t xml:space="preserve"> </w:t>
      </w:r>
      <w:r>
        <w:t>Chapter</w:t>
      </w:r>
      <w:r>
        <w:rPr>
          <w:spacing w:val="-8"/>
        </w:rPr>
        <w:t xml:space="preserve"> </w:t>
      </w:r>
      <w:hyperlink w:anchor="_bookmark4" w:history="1">
        <w:r>
          <w:t>1</w:t>
        </w:r>
      </w:hyperlink>
      <w:r>
        <w:rPr>
          <w:spacing w:val="-8"/>
        </w:rPr>
        <w:t xml:space="preserve"> </w:t>
      </w:r>
      <w:r>
        <w:t>establish</w:t>
      </w:r>
      <w:r>
        <w:rPr>
          <w:spacing w:val="-8"/>
        </w:rPr>
        <w:t xml:space="preserve"> </w:t>
      </w:r>
      <w:r>
        <w:t>formal</w:t>
      </w:r>
      <w:r>
        <w:rPr>
          <w:spacing w:val="-8"/>
        </w:rPr>
        <w:t xml:space="preserve"> </w:t>
      </w:r>
      <w:r>
        <w:t>constructs;</w:t>
      </w:r>
      <w:r>
        <w:rPr>
          <w:spacing w:val="-7"/>
        </w:rPr>
        <w:t xml:space="preserve"> </w:t>
      </w:r>
      <w:r>
        <w:t>the</w:t>
      </w:r>
      <w:r>
        <w:rPr>
          <w:spacing w:val="-8"/>
        </w:rPr>
        <w:t xml:space="preserve"> </w:t>
      </w:r>
      <w:r>
        <w:t>following</w:t>
      </w:r>
      <w:r>
        <w:rPr>
          <w:spacing w:val="-8"/>
        </w:rPr>
        <w:t xml:space="preserve"> </w:t>
      </w:r>
      <w:r>
        <w:t>guide</w:t>
      </w:r>
      <w:r>
        <w:rPr>
          <w:spacing w:val="-8"/>
        </w:rPr>
        <w:t xml:space="preserve"> </w:t>
      </w:r>
      <w:r>
        <w:t>clarifies</w:t>
      </w:r>
      <w:r>
        <w:rPr>
          <w:spacing w:val="-8"/>
        </w:rPr>
        <w:t xml:space="preserve"> </w:t>
      </w:r>
      <w:r>
        <w:t>how</w:t>
      </w:r>
      <w:r>
        <w:rPr>
          <w:spacing w:val="-8"/>
        </w:rPr>
        <w:t xml:space="preserve"> </w:t>
      </w:r>
      <w:r>
        <w:t>to</w:t>
      </w:r>
      <w:r>
        <w:rPr>
          <w:spacing w:val="-8"/>
        </w:rPr>
        <w:t xml:space="preserve"> </w:t>
      </w:r>
      <w:r>
        <w:t>inter-pret results and avoid common misreadings:</w:t>
      </w:r>
    </w:p>
    <w:p w14:paraId="00DC1DB9" w14:textId="77777777" w:rsidR="00350CFB" w:rsidRDefault="00283FFF">
      <w:pPr>
        <w:pStyle w:val="ListParagraph"/>
        <w:numPr>
          <w:ilvl w:val="0"/>
          <w:numId w:val="21"/>
        </w:numPr>
        <w:tabs>
          <w:tab w:val="left" w:pos="806"/>
          <w:tab w:val="left" w:pos="808"/>
        </w:tabs>
        <w:spacing w:before="121" w:line="396" w:lineRule="auto"/>
        <w:ind w:right="524"/>
        <w:rPr>
          <w:sz w:val="24"/>
        </w:rPr>
      </w:pPr>
      <w:r>
        <w:rPr>
          <w:b/>
          <w:sz w:val="24"/>
        </w:rPr>
        <w:t>Primary</w:t>
      </w:r>
      <w:r>
        <w:rPr>
          <w:b/>
          <w:spacing w:val="-7"/>
          <w:sz w:val="24"/>
        </w:rPr>
        <w:t xml:space="preserve"> </w:t>
      </w:r>
      <w:r>
        <w:rPr>
          <w:b/>
          <w:sz w:val="24"/>
        </w:rPr>
        <w:t xml:space="preserve">methods: </w:t>
      </w:r>
      <w:r>
        <w:rPr>
          <w:sz w:val="24"/>
        </w:rPr>
        <w:t>EndorseRank</w:t>
      </w:r>
      <w:r>
        <w:rPr>
          <w:spacing w:val="-7"/>
          <w:sz w:val="24"/>
        </w:rPr>
        <w:t xml:space="preserve"> </w:t>
      </w:r>
      <w:r>
        <w:rPr>
          <w:sz w:val="24"/>
        </w:rPr>
        <w:t>(allowance</w:t>
      </w:r>
      <w:r>
        <w:rPr>
          <w:spacing w:val="-7"/>
          <w:sz w:val="24"/>
        </w:rPr>
        <w:t xml:space="preserve"> </w:t>
      </w:r>
      <w:r>
        <w:rPr>
          <w:sz w:val="24"/>
        </w:rPr>
        <w:t>graph)</w:t>
      </w:r>
      <w:r>
        <w:rPr>
          <w:spacing w:val="-7"/>
          <w:sz w:val="24"/>
        </w:rPr>
        <w:t xml:space="preserve"> </w:t>
      </w:r>
      <w:r>
        <w:rPr>
          <w:sz w:val="24"/>
        </w:rPr>
        <w:t>and</w:t>
      </w:r>
      <w:r>
        <w:rPr>
          <w:spacing w:val="-7"/>
          <w:sz w:val="24"/>
        </w:rPr>
        <w:t xml:space="preserve"> </w:t>
      </w:r>
      <w:r>
        <w:rPr>
          <w:sz w:val="24"/>
        </w:rPr>
        <w:t>AWP</w:t>
      </w:r>
      <w:r>
        <w:rPr>
          <w:spacing w:val="-8"/>
          <w:sz w:val="24"/>
        </w:rPr>
        <w:t xml:space="preserve"> </w:t>
      </w:r>
      <w:r>
        <w:rPr>
          <w:sz w:val="24"/>
        </w:rPr>
        <w:t>(transfer</w:t>
      </w:r>
      <w:r>
        <w:rPr>
          <w:spacing w:val="-7"/>
          <w:sz w:val="24"/>
        </w:rPr>
        <w:t xml:space="preserve"> </w:t>
      </w:r>
      <w:r>
        <w:rPr>
          <w:sz w:val="24"/>
        </w:rPr>
        <w:t>graph). Both</w:t>
      </w:r>
      <w:r>
        <w:rPr>
          <w:spacing w:val="-7"/>
          <w:sz w:val="24"/>
        </w:rPr>
        <w:t xml:space="preserve"> </w:t>
      </w:r>
      <w:r>
        <w:rPr>
          <w:sz w:val="24"/>
        </w:rPr>
        <w:t>are</w:t>
      </w:r>
      <w:r>
        <w:rPr>
          <w:spacing w:val="-7"/>
          <w:sz w:val="24"/>
        </w:rPr>
        <w:t xml:space="preserve"> </w:t>
      </w:r>
      <w:r>
        <w:rPr>
          <w:sz w:val="24"/>
        </w:rPr>
        <w:t>so-cial</w:t>
      </w:r>
      <w:r>
        <w:rPr>
          <w:spacing w:val="-5"/>
          <w:sz w:val="24"/>
        </w:rPr>
        <w:t xml:space="preserve"> </w:t>
      </w:r>
      <w:r>
        <w:rPr>
          <w:sz w:val="24"/>
        </w:rPr>
        <w:t>PageRank</w:t>
      </w:r>
      <w:r>
        <w:rPr>
          <w:spacing w:val="-5"/>
          <w:sz w:val="24"/>
        </w:rPr>
        <w:t xml:space="preserve"> </w:t>
      </w:r>
      <w:r>
        <w:rPr>
          <w:sz w:val="24"/>
        </w:rPr>
        <w:t>methods</w:t>
      </w:r>
      <w:r>
        <w:rPr>
          <w:spacing w:val="-5"/>
          <w:sz w:val="24"/>
        </w:rPr>
        <w:t xml:space="preserve"> </w:t>
      </w:r>
      <w:r>
        <w:rPr>
          <w:sz w:val="24"/>
        </w:rPr>
        <w:t>on</w:t>
      </w:r>
      <w:r>
        <w:rPr>
          <w:spacing w:val="-5"/>
          <w:sz w:val="24"/>
        </w:rPr>
        <w:t xml:space="preserve"> </w:t>
      </w:r>
      <w:r>
        <w:rPr>
          <w:sz w:val="24"/>
        </w:rPr>
        <w:t>wallet-to-wallet</w:t>
      </w:r>
      <w:r>
        <w:rPr>
          <w:spacing w:val="-5"/>
          <w:sz w:val="24"/>
        </w:rPr>
        <w:t xml:space="preserve"> </w:t>
      </w:r>
      <w:r>
        <w:rPr>
          <w:sz w:val="24"/>
        </w:rPr>
        <w:t>edges;</w:t>
      </w:r>
      <w:r>
        <w:rPr>
          <w:spacing w:val="-5"/>
          <w:sz w:val="24"/>
        </w:rPr>
        <w:t xml:space="preserve"> </w:t>
      </w:r>
      <w:r>
        <w:rPr>
          <w:sz w:val="24"/>
        </w:rPr>
        <w:t>intended</w:t>
      </w:r>
      <w:r>
        <w:rPr>
          <w:spacing w:val="-5"/>
          <w:sz w:val="24"/>
        </w:rPr>
        <w:t xml:space="preserve"> </w:t>
      </w:r>
      <w:r>
        <w:rPr>
          <w:sz w:val="24"/>
        </w:rPr>
        <w:t>as</w:t>
      </w:r>
      <w:r>
        <w:rPr>
          <w:spacing w:val="-5"/>
          <w:sz w:val="24"/>
        </w:rPr>
        <w:t xml:space="preserve"> </w:t>
      </w:r>
      <w:r>
        <w:rPr>
          <w:sz w:val="24"/>
        </w:rPr>
        <w:t>deployable</w:t>
      </w:r>
      <w:r>
        <w:rPr>
          <w:spacing w:val="-5"/>
          <w:sz w:val="24"/>
        </w:rPr>
        <w:t xml:space="preserve"> </w:t>
      </w:r>
      <w:r>
        <w:rPr>
          <w:sz w:val="24"/>
        </w:rPr>
        <w:t>reputation</w:t>
      </w:r>
      <w:r>
        <w:rPr>
          <w:spacing w:val="-5"/>
          <w:sz w:val="24"/>
        </w:rPr>
        <w:t xml:space="preserve"> </w:t>
      </w:r>
      <w:r>
        <w:rPr>
          <w:sz w:val="24"/>
        </w:rPr>
        <w:t>signals.</w:t>
      </w:r>
    </w:p>
    <w:p w14:paraId="00DC1DBA" w14:textId="77777777" w:rsidR="00350CFB" w:rsidRDefault="00283FFF">
      <w:pPr>
        <w:pStyle w:val="ListParagraph"/>
        <w:numPr>
          <w:ilvl w:val="0"/>
          <w:numId w:val="21"/>
        </w:numPr>
        <w:tabs>
          <w:tab w:val="left" w:pos="806"/>
          <w:tab w:val="left" w:pos="808"/>
        </w:tabs>
        <w:spacing w:before="39" w:line="396" w:lineRule="auto"/>
        <w:ind w:right="544"/>
        <w:rPr>
          <w:sz w:val="24"/>
        </w:rPr>
      </w:pPr>
      <w:r>
        <w:rPr>
          <w:b/>
          <w:spacing w:val="-2"/>
          <w:sz w:val="24"/>
        </w:rPr>
        <w:t>Supplementary</w:t>
      </w:r>
      <w:r>
        <w:rPr>
          <w:b/>
          <w:spacing w:val="-7"/>
          <w:sz w:val="24"/>
        </w:rPr>
        <w:t xml:space="preserve"> </w:t>
      </w:r>
      <w:r>
        <w:rPr>
          <w:b/>
          <w:spacing w:val="-2"/>
          <w:sz w:val="24"/>
        </w:rPr>
        <w:t>reference:</w:t>
      </w:r>
      <w:r>
        <w:rPr>
          <w:b/>
          <w:spacing w:val="23"/>
          <w:sz w:val="24"/>
        </w:rPr>
        <w:t xml:space="preserve"> </w:t>
      </w:r>
      <w:r>
        <w:rPr>
          <w:spacing w:val="-2"/>
          <w:sz w:val="24"/>
        </w:rPr>
        <w:t>GF-PR</w:t>
      </w:r>
      <w:r>
        <w:rPr>
          <w:spacing w:val="-7"/>
          <w:sz w:val="24"/>
        </w:rPr>
        <w:t xml:space="preserve"> </w:t>
      </w:r>
      <w:r>
        <w:rPr>
          <w:spacing w:val="-2"/>
          <w:sz w:val="24"/>
        </w:rPr>
        <w:t>on</w:t>
      </w:r>
      <w:r>
        <w:rPr>
          <w:spacing w:val="-7"/>
          <w:sz w:val="24"/>
        </w:rPr>
        <w:t xml:space="preserve"> </w:t>
      </w:r>
      <w:r>
        <w:rPr>
          <w:spacing w:val="-2"/>
          <w:sz w:val="24"/>
        </w:rPr>
        <w:t>GMX</w:t>
      </w:r>
      <w:r>
        <w:rPr>
          <w:spacing w:val="-7"/>
          <w:sz w:val="24"/>
        </w:rPr>
        <w:t xml:space="preserve"> </w:t>
      </w:r>
      <w:r>
        <w:rPr>
          <w:spacing w:val="-2"/>
          <w:sz w:val="24"/>
        </w:rPr>
        <w:t>PnL</w:t>
      </w:r>
      <w:r>
        <w:rPr>
          <w:spacing w:val="-7"/>
          <w:sz w:val="24"/>
        </w:rPr>
        <w:t xml:space="preserve"> </w:t>
      </w:r>
      <w:r>
        <w:rPr>
          <w:spacing w:val="-2"/>
          <w:sz w:val="24"/>
        </w:rPr>
        <w:t>flow</w:t>
      </w:r>
      <w:r>
        <w:rPr>
          <w:spacing w:val="-7"/>
          <w:sz w:val="24"/>
        </w:rPr>
        <w:t xml:space="preserve"> </w:t>
      </w:r>
      <w:r>
        <w:rPr>
          <w:spacing w:val="-2"/>
          <w:sz w:val="24"/>
        </w:rPr>
        <w:t>to/from</w:t>
      </w:r>
      <w:r>
        <w:rPr>
          <w:spacing w:val="-7"/>
          <w:sz w:val="24"/>
        </w:rPr>
        <w:t xml:space="preserve"> </w:t>
      </w:r>
      <w:r>
        <w:rPr>
          <w:spacing w:val="-2"/>
          <w:sz w:val="24"/>
        </w:rPr>
        <w:t>synthetic</w:t>
      </w:r>
      <w:r>
        <w:rPr>
          <w:spacing w:val="-7"/>
          <w:sz w:val="24"/>
        </w:rPr>
        <w:t xml:space="preserve"> </w:t>
      </w:r>
      <w:r>
        <w:rPr>
          <w:spacing w:val="-2"/>
          <w:sz w:val="24"/>
        </w:rPr>
        <w:t>POOL/SINK</w:t>
      </w:r>
      <w:r>
        <w:rPr>
          <w:spacing w:val="-7"/>
          <w:sz w:val="24"/>
        </w:rPr>
        <w:t xml:space="preserve"> </w:t>
      </w:r>
      <w:r>
        <w:rPr>
          <w:spacing w:val="-2"/>
          <w:sz w:val="24"/>
        </w:rPr>
        <w:t xml:space="preserve">nodes; </w:t>
      </w:r>
      <w:r>
        <w:rPr>
          <w:sz w:val="24"/>
        </w:rPr>
        <w:t>outcome-native ceiling for SRQ1, not a deployable social score.</w:t>
      </w:r>
    </w:p>
    <w:p w14:paraId="00DC1DBB" w14:textId="77777777" w:rsidR="00350CFB" w:rsidRDefault="00283FFF">
      <w:pPr>
        <w:pStyle w:val="ListParagraph"/>
        <w:numPr>
          <w:ilvl w:val="0"/>
          <w:numId w:val="21"/>
        </w:numPr>
        <w:tabs>
          <w:tab w:val="left" w:pos="806"/>
          <w:tab w:val="left" w:pos="808"/>
        </w:tabs>
        <w:spacing w:before="38" w:line="396" w:lineRule="auto"/>
        <w:ind w:right="524"/>
        <w:rPr>
          <w:sz w:val="24"/>
        </w:rPr>
      </w:pPr>
      <w:r>
        <w:rPr>
          <w:b/>
          <w:sz w:val="24"/>
        </w:rPr>
        <w:t>Primary</w:t>
      </w:r>
      <w:r>
        <w:rPr>
          <w:b/>
          <w:spacing w:val="17"/>
          <w:sz w:val="24"/>
        </w:rPr>
        <w:t xml:space="preserve"> </w:t>
      </w:r>
      <w:r>
        <w:rPr>
          <w:b/>
          <w:sz w:val="24"/>
        </w:rPr>
        <w:t>graph</w:t>
      </w:r>
      <w:r>
        <w:rPr>
          <w:b/>
          <w:spacing w:val="17"/>
          <w:sz w:val="24"/>
        </w:rPr>
        <w:t xml:space="preserve"> </w:t>
      </w:r>
      <w:r>
        <w:rPr>
          <w:b/>
          <w:sz w:val="24"/>
        </w:rPr>
        <w:t>construct:</w:t>
      </w:r>
      <w:r>
        <w:rPr>
          <w:b/>
          <w:spacing w:val="40"/>
          <w:sz w:val="24"/>
        </w:rPr>
        <w:t xml:space="preserve"> </w:t>
      </w:r>
      <w:r>
        <w:rPr>
          <w:sz w:val="24"/>
        </w:rPr>
        <w:t>The</w:t>
      </w:r>
      <w:r>
        <w:rPr>
          <w:spacing w:val="17"/>
          <w:sz w:val="24"/>
        </w:rPr>
        <w:t xml:space="preserve"> </w:t>
      </w:r>
      <w:r>
        <w:rPr>
          <w:sz w:val="24"/>
        </w:rPr>
        <w:t>graph</w:t>
      </w:r>
      <w:r>
        <w:rPr>
          <w:spacing w:val="17"/>
          <w:sz w:val="24"/>
        </w:rPr>
        <w:t xml:space="preserve"> </w:t>
      </w:r>
      <w:r>
        <w:rPr>
          <w:sz w:val="24"/>
        </w:rPr>
        <w:t>a</w:t>
      </w:r>
      <w:r>
        <w:rPr>
          <w:spacing w:val="17"/>
          <w:sz w:val="24"/>
        </w:rPr>
        <w:t xml:space="preserve"> </w:t>
      </w:r>
      <w:r>
        <w:rPr>
          <w:sz w:val="24"/>
        </w:rPr>
        <w:t>method</w:t>
      </w:r>
      <w:r>
        <w:rPr>
          <w:spacing w:val="17"/>
          <w:sz w:val="24"/>
        </w:rPr>
        <w:t xml:space="preserve"> </w:t>
      </w:r>
      <w:r>
        <w:rPr>
          <w:sz w:val="24"/>
        </w:rPr>
        <w:t>is</w:t>
      </w:r>
      <w:r>
        <w:rPr>
          <w:spacing w:val="17"/>
          <w:sz w:val="24"/>
        </w:rPr>
        <w:t xml:space="preserve"> </w:t>
      </w:r>
      <w:r>
        <w:rPr>
          <w:i/>
          <w:sz w:val="24"/>
        </w:rPr>
        <w:t>designed</w:t>
      </w:r>
      <w:r>
        <w:rPr>
          <w:i/>
          <w:spacing w:val="27"/>
          <w:sz w:val="24"/>
        </w:rPr>
        <w:t xml:space="preserve"> </w:t>
      </w:r>
      <w:r>
        <w:rPr>
          <w:sz w:val="24"/>
        </w:rPr>
        <w:t>to</w:t>
      </w:r>
      <w:r>
        <w:rPr>
          <w:spacing w:val="17"/>
          <w:sz w:val="24"/>
        </w:rPr>
        <w:t xml:space="preserve"> </w:t>
      </w:r>
      <w:r>
        <w:rPr>
          <w:sz w:val="24"/>
        </w:rPr>
        <w:t>rank</w:t>
      </w:r>
      <w:r>
        <w:rPr>
          <w:spacing w:val="17"/>
          <w:sz w:val="24"/>
        </w:rPr>
        <w:t xml:space="preserve"> </w:t>
      </w:r>
      <w:r>
        <w:rPr>
          <w:sz w:val="24"/>
        </w:rPr>
        <w:t>(e.g.,</w:t>
      </w:r>
      <w:r>
        <w:rPr>
          <w:spacing w:val="22"/>
          <w:sz w:val="24"/>
        </w:rPr>
        <w:t xml:space="preserve"> </w:t>
      </w:r>
      <w:r>
        <w:rPr>
          <w:i/>
          <w:sz w:val="24"/>
        </w:rPr>
        <w:t>G</w:t>
      </w:r>
      <w:r>
        <w:rPr>
          <w:sz w:val="24"/>
          <w:vertAlign w:val="subscript"/>
        </w:rPr>
        <w:t>approve</w:t>
      </w:r>
      <w:r>
        <w:rPr>
          <w:spacing w:val="27"/>
          <w:sz w:val="24"/>
        </w:rPr>
        <w:t xml:space="preserve"> </w:t>
      </w:r>
      <w:r>
        <w:rPr>
          <w:sz w:val="24"/>
        </w:rPr>
        <w:t>for</w:t>
      </w:r>
      <w:r>
        <w:rPr>
          <w:spacing w:val="17"/>
          <w:sz w:val="24"/>
        </w:rPr>
        <w:t xml:space="preserve"> </w:t>
      </w:r>
      <w:r>
        <w:rPr>
          <w:sz w:val="24"/>
        </w:rPr>
        <w:t>En-dorseRank). Distinct from validation proxies applied after scoring.</w:t>
      </w:r>
    </w:p>
    <w:p w14:paraId="00DC1DBC" w14:textId="77777777" w:rsidR="00350CFB" w:rsidRDefault="00283FFF">
      <w:pPr>
        <w:pStyle w:val="ListParagraph"/>
        <w:numPr>
          <w:ilvl w:val="0"/>
          <w:numId w:val="21"/>
        </w:numPr>
        <w:tabs>
          <w:tab w:val="left" w:pos="797"/>
          <w:tab w:val="left" w:pos="808"/>
        </w:tabs>
        <w:spacing w:before="39" w:line="396" w:lineRule="auto"/>
        <w:ind w:right="564"/>
        <w:rPr>
          <w:sz w:val="24"/>
        </w:rPr>
      </w:pPr>
      <w:r>
        <w:rPr>
          <w:b/>
          <w:spacing w:val="-2"/>
          <w:sz w:val="24"/>
        </w:rPr>
        <w:t>Validation</w:t>
      </w:r>
      <w:r>
        <w:rPr>
          <w:b/>
          <w:spacing w:val="-10"/>
          <w:sz w:val="24"/>
        </w:rPr>
        <w:t xml:space="preserve"> </w:t>
      </w:r>
      <w:r>
        <w:rPr>
          <w:b/>
          <w:spacing w:val="-2"/>
          <w:sz w:val="24"/>
        </w:rPr>
        <w:t>proxy:</w:t>
      </w:r>
      <w:r>
        <w:rPr>
          <w:b/>
          <w:spacing w:val="23"/>
          <w:sz w:val="24"/>
        </w:rPr>
        <w:t xml:space="preserve"> </w:t>
      </w:r>
      <w:r>
        <w:rPr>
          <w:spacing w:val="-2"/>
          <w:sz w:val="24"/>
        </w:rPr>
        <w:t>Observable</w:t>
      </w:r>
      <w:r>
        <w:rPr>
          <w:spacing w:val="-8"/>
          <w:sz w:val="24"/>
        </w:rPr>
        <w:t xml:space="preserve"> </w:t>
      </w:r>
      <w:r>
        <w:rPr>
          <w:spacing w:val="-2"/>
          <w:sz w:val="24"/>
        </w:rPr>
        <w:t>wallet</w:t>
      </w:r>
      <w:r>
        <w:rPr>
          <w:spacing w:val="-8"/>
          <w:sz w:val="24"/>
        </w:rPr>
        <w:t xml:space="preserve"> </w:t>
      </w:r>
      <w:r>
        <w:rPr>
          <w:spacing w:val="-2"/>
          <w:sz w:val="24"/>
        </w:rPr>
        <w:t>metric</w:t>
      </w:r>
      <w:r>
        <w:rPr>
          <w:spacing w:val="-8"/>
          <w:sz w:val="24"/>
        </w:rPr>
        <w:t xml:space="preserve"> </w:t>
      </w:r>
      <w:r>
        <w:rPr>
          <w:spacing w:val="-2"/>
          <w:sz w:val="24"/>
        </w:rPr>
        <w:t>(e.g.,</w:t>
      </w:r>
      <w:r>
        <w:rPr>
          <w:spacing w:val="-5"/>
          <w:sz w:val="24"/>
        </w:rPr>
        <w:t xml:space="preserve"> </w:t>
      </w:r>
      <w:r>
        <w:rPr>
          <w:spacing w:val="-2"/>
          <w:sz w:val="24"/>
        </w:rPr>
        <w:t>in-degree,</w:t>
      </w:r>
      <w:r>
        <w:rPr>
          <w:spacing w:val="-5"/>
          <w:sz w:val="24"/>
        </w:rPr>
        <w:t xml:space="preserve"> </w:t>
      </w:r>
      <w:r>
        <w:rPr>
          <w:spacing w:val="-2"/>
          <w:sz w:val="24"/>
        </w:rPr>
        <w:t>GMX</w:t>
      </w:r>
      <w:r>
        <w:rPr>
          <w:spacing w:val="-8"/>
          <w:sz w:val="24"/>
        </w:rPr>
        <w:t xml:space="preserve"> </w:t>
      </w:r>
      <w:r>
        <w:rPr>
          <w:spacing w:val="-2"/>
          <w:sz w:val="24"/>
        </w:rPr>
        <w:t>close-success</w:t>
      </w:r>
      <w:r>
        <w:rPr>
          <w:spacing w:val="-8"/>
          <w:sz w:val="24"/>
        </w:rPr>
        <w:t xml:space="preserve"> </w:t>
      </w:r>
      <w:r>
        <w:rPr>
          <w:spacing w:val="-2"/>
          <w:sz w:val="24"/>
        </w:rPr>
        <w:t>count)</w:t>
      </w:r>
      <w:r>
        <w:rPr>
          <w:spacing w:val="-8"/>
          <w:sz w:val="24"/>
        </w:rPr>
        <w:t xml:space="preserve"> </w:t>
      </w:r>
      <w:r>
        <w:rPr>
          <w:spacing w:val="-2"/>
          <w:sz w:val="24"/>
        </w:rPr>
        <w:t xml:space="preserve">used </w:t>
      </w:r>
      <w:r>
        <w:rPr>
          <w:sz w:val="24"/>
        </w:rPr>
        <w:t xml:space="preserve">to test whether rankings align with an external construct </w:t>
      </w:r>
      <w:hyperlink w:anchor="_bookmark147" w:history="1">
        <w:r>
          <w:rPr>
            <w:sz w:val="24"/>
            <w:vertAlign w:val="superscript"/>
          </w:rPr>
          <w:t>[14]</w:t>
        </w:r>
      </w:hyperlink>
      <w:r>
        <w:rPr>
          <w:sz w:val="24"/>
        </w:rPr>
        <w:t>.</w:t>
      </w:r>
    </w:p>
    <w:p w14:paraId="00DC1DBD" w14:textId="77777777" w:rsidR="00350CFB" w:rsidRDefault="00283FFF">
      <w:pPr>
        <w:pStyle w:val="ListParagraph"/>
        <w:numPr>
          <w:ilvl w:val="0"/>
          <w:numId w:val="21"/>
        </w:numPr>
        <w:tabs>
          <w:tab w:val="left" w:pos="806"/>
          <w:tab w:val="left" w:pos="808"/>
        </w:tabs>
        <w:spacing w:before="39" w:line="396" w:lineRule="auto"/>
        <w:ind w:right="563"/>
        <w:rPr>
          <w:sz w:val="24"/>
        </w:rPr>
      </w:pPr>
      <w:r>
        <w:rPr>
          <w:b/>
          <w:sz w:val="24"/>
        </w:rPr>
        <w:t>Construct</w:t>
      </w:r>
      <w:r>
        <w:rPr>
          <w:b/>
          <w:spacing w:val="-15"/>
          <w:sz w:val="24"/>
        </w:rPr>
        <w:t xml:space="preserve"> </w:t>
      </w:r>
      <w:r>
        <w:rPr>
          <w:b/>
          <w:sz w:val="24"/>
        </w:rPr>
        <w:t>overlap:</w:t>
      </w:r>
      <w:r>
        <w:rPr>
          <w:b/>
          <w:spacing w:val="-2"/>
          <w:sz w:val="24"/>
        </w:rPr>
        <w:t xml:space="preserve"> </w:t>
      </w:r>
      <w:r>
        <w:rPr>
          <w:sz w:val="24"/>
        </w:rPr>
        <w:t>When</w:t>
      </w:r>
      <w:r>
        <w:rPr>
          <w:spacing w:val="-15"/>
          <w:sz w:val="24"/>
        </w:rPr>
        <w:t xml:space="preserve"> </w:t>
      </w:r>
      <w:r>
        <w:rPr>
          <w:sz w:val="24"/>
        </w:rPr>
        <w:t>a</w:t>
      </w:r>
      <w:r>
        <w:rPr>
          <w:spacing w:val="-15"/>
          <w:sz w:val="24"/>
        </w:rPr>
        <w:t xml:space="preserve"> </w:t>
      </w:r>
      <w:r>
        <w:rPr>
          <w:sz w:val="24"/>
        </w:rPr>
        <w:t>method’s</w:t>
      </w:r>
      <w:r>
        <w:rPr>
          <w:spacing w:val="-15"/>
          <w:sz w:val="24"/>
        </w:rPr>
        <w:t xml:space="preserve"> </w:t>
      </w:r>
      <w:r>
        <w:rPr>
          <w:sz w:val="24"/>
        </w:rPr>
        <w:t>input</w:t>
      </w:r>
      <w:r>
        <w:rPr>
          <w:spacing w:val="-15"/>
          <w:sz w:val="24"/>
        </w:rPr>
        <w:t xml:space="preserve"> </w:t>
      </w:r>
      <w:r>
        <w:rPr>
          <w:sz w:val="24"/>
        </w:rPr>
        <w:t>graph</w:t>
      </w:r>
      <w:r>
        <w:rPr>
          <w:spacing w:val="-15"/>
          <w:sz w:val="24"/>
        </w:rPr>
        <w:t xml:space="preserve"> </w:t>
      </w:r>
      <w:r>
        <w:rPr>
          <w:sz w:val="24"/>
        </w:rPr>
        <w:t>and</w:t>
      </w:r>
      <w:r>
        <w:rPr>
          <w:spacing w:val="-15"/>
          <w:sz w:val="24"/>
        </w:rPr>
        <w:t xml:space="preserve"> </w:t>
      </w:r>
      <w:r>
        <w:rPr>
          <w:sz w:val="24"/>
        </w:rPr>
        <w:t>a</w:t>
      </w:r>
      <w:r>
        <w:rPr>
          <w:spacing w:val="-15"/>
          <w:sz w:val="24"/>
        </w:rPr>
        <w:t xml:space="preserve"> </w:t>
      </w:r>
      <w:r>
        <w:rPr>
          <w:sz w:val="24"/>
        </w:rPr>
        <w:t>validation</w:t>
      </w:r>
      <w:r>
        <w:rPr>
          <w:spacing w:val="-15"/>
          <w:sz w:val="24"/>
        </w:rPr>
        <w:t xml:space="preserve"> </w:t>
      </w:r>
      <w:r>
        <w:rPr>
          <w:sz w:val="24"/>
        </w:rPr>
        <w:t>proxy</w:t>
      </w:r>
      <w:r>
        <w:rPr>
          <w:spacing w:val="-15"/>
          <w:sz w:val="24"/>
        </w:rPr>
        <w:t xml:space="preserve"> </w:t>
      </w:r>
      <w:r>
        <w:rPr>
          <w:sz w:val="24"/>
        </w:rPr>
        <w:t>share</w:t>
      </w:r>
      <w:r>
        <w:rPr>
          <w:spacing w:val="-15"/>
          <w:sz w:val="24"/>
        </w:rPr>
        <w:t xml:space="preserve"> </w:t>
      </w:r>
      <w:r>
        <w:rPr>
          <w:sz w:val="24"/>
        </w:rPr>
        <w:t>the</w:t>
      </w:r>
      <w:r>
        <w:rPr>
          <w:spacing w:val="-15"/>
          <w:sz w:val="24"/>
        </w:rPr>
        <w:t xml:space="preserve"> </w:t>
      </w:r>
      <w:r>
        <w:rPr>
          <w:sz w:val="24"/>
        </w:rPr>
        <w:t>same</w:t>
      </w:r>
      <w:r>
        <w:rPr>
          <w:spacing w:val="-15"/>
          <w:sz w:val="24"/>
        </w:rPr>
        <w:t xml:space="preserve"> </w:t>
      </w:r>
      <w:r>
        <w:rPr>
          <w:sz w:val="24"/>
        </w:rPr>
        <w:t>data source</w:t>
      </w:r>
      <w:r>
        <w:rPr>
          <w:spacing w:val="-2"/>
          <w:sz w:val="24"/>
        </w:rPr>
        <w:t xml:space="preserve"> </w:t>
      </w:r>
      <w:r>
        <w:rPr>
          <w:sz w:val="24"/>
        </w:rPr>
        <w:t>(GF-PR</w:t>
      </w:r>
      <w:r>
        <w:rPr>
          <w:spacing w:val="-2"/>
          <w:sz w:val="24"/>
        </w:rPr>
        <w:t xml:space="preserve"> </w:t>
      </w:r>
      <w:r>
        <w:rPr>
          <w:sz w:val="24"/>
        </w:rPr>
        <w:t>vs.</w:t>
      </w:r>
      <w:r>
        <w:rPr>
          <w:spacing w:val="-2"/>
          <w:sz w:val="24"/>
        </w:rPr>
        <w:t xml:space="preserve"> </w:t>
      </w:r>
      <w:r>
        <w:rPr>
          <w:sz w:val="24"/>
        </w:rPr>
        <w:t>trading-outcome</w:t>
      </w:r>
      <w:r>
        <w:rPr>
          <w:spacing w:val="-2"/>
          <w:sz w:val="24"/>
        </w:rPr>
        <w:t xml:space="preserve"> </w:t>
      </w:r>
      <w:r>
        <w:rPr>
          <w:sz w:val="24"/>
        </w:rPr>
        <w:t>proxies),</w:t>
      </w:r>
      <w:r>
        <w:rPr>
          <w:spacing w:val="-2"/>
          <w:sz w:val="24"/>
        </w:rPr>
        <w:t xml:space="preserve"> </w:t>
      </w:r>
      <w:r>
        <w:rPr>
          <w:sz w:val="24"/>
        </w:rPr>
        <w:t>inflating</w:t>
      </w:r>
      <w:r>
        <w:rPr>
          <w:spacing w:val="-2"/>
          <w:sz w:val="24"/>
        </w:rPr>
        <w:t xml:space="preserve"> </w:t>
      </w:r>
      <w:r>
        <w:rPr>
          <w:i/>
          <w:sz w:val="24"/>
        </w:rPr>
        <w:t>τ</w:t>
      </w:r>
      <w:r>
        <w:rPr>
          <w:i/>
          <w:spacing w:val="25"/>
          <w:sz w:val="24"/>
        </w:rPr>
        <w:t xml:space="preserve"> </w:t>
      </w:r>
      <w:r>
        <w:rPr>
          <w:sz w:val="24"/>
        </w:rPr>
        <w:t>without</w:t>
      </w:r>
      <w:r>
        <w:rPr>
          <w:spacing w:val="-2"/>
          <w:sz w:val="24"/>
        </w:rPr>
        <w:t xml:space="preserve"> </w:t>
      </w:r>
      <w:r>
        <w:rPr>
          <w:sz w:val="24"/>
        </w:rPr>
        <w:t>implying</w:t>
      </w:r>
      <w:r>
        <w:rPr>
          <w:spacing w:val="-2"/>
          <w:sz w:val="24"/>
        </w:rPr>
        <w:t xml:space="preserve"> </w:t>
      </w:r>
      <w:r>
        <w:rPr>
          <w:sz w:val="24"/>
        </w:rPr>
        <w:t>social</w:t>
      </w:r>
      <w:r>
        <w:rPr>
          <w:spacing w:val="-2"/>
          <w:sz w:val="24"/>
        </w:rPr>
        <w:t xml:space="preserve"> </w:t>
      </w:r>
      <w:r>
        <w:rPr>
          <w:sz w:val="24"/>
        </w:rPr>
        <w:t>reputation.</w:t>
      </w:r>
    </w:p>
    <w:p w14:paraId="00DC1DBE" w14:textId="77777777" w:rsidR="00350CFB" w:rsidRDefault="00350CFB">
      <w:pPr>
        <w:pStyle w:val="ListParagraph"/>
        <w:spacing w:line="396" w:lineRule="auto"/>
        <w:rPr>
          <w:sz w:val="24"/>
        </w:rPr>
        <w:sectPr w:rsidR="00350CFB">
          <w:pgSz w:w="11910" w:h="16840"/>
          <w:pgMar w:top="1900" w:right="708" w:bottom="2300" w:left="992" w:header="0" w:footer="2115" w:gutter="0"/>
          <w:cols w:space="720"/>
        </w:sectPr>
      </w:pPr>
    </w:p>
    <w:p w14:paraId="00DC1DBF" w14:textId="77777777" w:rsidR="00350CFB" w:rsidRDefault="00283FFF">
      <w:pPr>
        <w:pStyle w:val="ListParagraph"/>
        <w:numPr>
          <w:ilvl w:val="0"/>
          <w:numId w:val="21"/>
        </w:numPr>
        <w:tabs>
          <w:tab w:val="left" w:pos="798"/>
        </w:tabs>
        <w:spacing w:line="410" w:lineRule="exact"/>
        <w:ind w:left="798" w:hanging="205"/>
        <w:rPr>
          <w:sz w:val="24"/>
        </w:rPr>
      </w:pPr>
      <w:r>
        <w:rPr>
          <w:b/>
          <w:sz w:val="24"/>
        </w:rPr>
        <w:lastRenderedPageBreak/>
        <w:t>Alignment</w:t>
      </w:r>
      <w:r>
        <w:rPr>
          <w:b/>
          <w:spacing w:val="12"/>
          <w:sz w:val="24"/>
        </w:rPr>
        <w:t xml:space="preserve"> </w:t>
      </w:r>
      <w:r>
        <w:rPr>
          <w:b/>
          <w:sz w:val="24"/>
        </w:rPr>
        <w:t>bands</w:t>
      </w:r>
      <w:r>
        <w:rPr>
          <w:b/>
          <w:spacing w:val="13"/>
          <w:sz w:val="24"/>
        </w:rPr>
        <w:t xml:space="preserve"> </w:t>
      </w:r>
      <w:r>
        <w:rPr>
          <w:b/>
          <w:sz w:val="24"/>
        </w:rPr>
        <w:t>(Kendall</w:t>
      </w:r>
      <w:r>
        <w:rPr>
          <w:b/>
          <w:spacing w:val="14"/>
          <w:sz w:val="24"/>
        </w:rPr>
        <w:t xml:space="preserve"> </w:t>
      </w:r>
      <w:r>
        <w:rPr>
          <w:i/>
          <w:sz w:val="24"/>
        </w:rPr>
        <w:t>τ</w:t>
      </w:r>
      <w:r>
        <w:rPr>
          <w:i/>
          <w:spacing w:val="-34"/>
          <w:sz w:val="24"/>
        </w:rPr>
        <w:t xml:space="preserve"> </w:t>
      </w:r>
      <w:r>
        <w:rPr>
          <w:b/>
          <w:sz w:val="24"/>
        </w:rPr>
        <w:t>):</w:t>
      </w:r>
      <w:r>
        <w:rPr>
          <w:b/>
          <w:spacing w:val="49"/>
          <w:sz w:val="24"/>
        </w:rPr>
        <w:t xml:space="preserve"> </w:t>
      </w:r>
      <w:r>
        <w:rPr>
          <w:rFonts w:ascii="Arial Unicode MS" w:hAnsi="Arial Unicode MS"/>
          <w:sz w:val="24"/>
        </w:rPr>
        <w:t>|</w:t>
      </w:r>
      <w:r>
        <w:rPr>
          <w:i/>
          <w:sz w:val="24"/>
        </w:rPr>
        <w:t>τ</w:t>
      </w:r>
      <w:r>
        <w:rPr>
          <w:i/>
          <w:spacing w:val="-34"/>
          <w:sz w:val="24"/>
        </w:rPr>
        <w:t xml:space="preserve"> </w:t>
      </w:r>
      <w:r>
        <w:rPr>
          <w:rFonts w:ascii="Arial Unicode MS" w:hAnsi="Arial Unicode MS"/>
          <w:sz w:val="24"/>
        </w:rPr>
        <w:t>|</w:t>
      </w:r>
      <w:r>
        <w:rPr>
          <w:rFonts w:ascii="Arial Unicode MS" w:hAnsi="Arial Unicode MS"/>
          <w:spacing w:val="31"/>
          <w:sz w:val="24"/>
        </w:rPr>
        <w:t xml:space="preserve"> </w:t>
      </w:r>
      <w:r>
        <w:rPr>
          <w:i/>
          <w:sz w:val="24"/>
        </w:rPr>
        <w:t>&lt;</w:t>
      </w:r>
      <w:r>
        <w:rPr>
          <w:i/>
          <w:spacing w:val="39"/>
          <w:sz w:val="24"/>
        </w:rPr>
        <w:t xml:space="preserve"> </w:t>
      </w:r>
      <w:r>
        <w:rPr>
          <w:sz w:val="24"/>
        </w:rPr>
        <w:t>0</w:t>
      </w:r>
      <w:r>
        <w:rPr>
          <w:i/>
          <w:sz w:val="24"/>
        </w:rPr>
        <w:t>.</w:t>
      </w:r>
      <w:r>
        <w:rPr>
          <w:sz w:val="24"/>
        </w:rPr>
        <w:t>10</w:t>
      </w:r>
      <w:r>
        <w:rPr>
          <w:spacing w:val="14"/>
          <w:sz w:val="24"/>
        </w:rPr>
        <w:t xml:space="preserve"> </w:t>
      </w:r>
      <w:r>
        <w:rPr>
          <w:sz w:val="24"/>
        </w:rPr>
        <w:t>negligible</w:t>
      </w:r>
      <w:r>
        <w:rPr>
          <w:spacing w:val="13"/>
          <w:sz w:val="24"/>
        </w:rPr>
        <w:t xml:space="preserve"> </w:t>
      </w:r>
      <w:r>
        <w:rPr>
          <w:sz w:val="24"/>
        </w:rPr>
        <w:t>noise;</w:t>
      </w:r>
      <w:r>
        <w:rPr>
          <w:spacing w:val="21"/>
          <w:sz w:val="24"/>
        </w:rPr>
        <w:t xml:space="preserve"> </w:t>
      </w:r>
      <w:r>
        <w:rPr>
          <w:sz w:val="24"/>
        </w:rPr>
        <w:t>0</w:t>
      </w:r>
      <w:r>
        <w:rPr>
          <w:i/>
          <w:sz w:val="24"/>
        </w:rPr>
        <w:t>.</w:t>
      </w:r>
      <w:r>
        <w:rPr>
          <w:sz w:val="24"/>
        </w:rPr>
        <w:t>10–0</w:t>
      </w:r>
      <w:r>
        <w:rPr>
          <w:i/>
          <w:sz w:val="24"/>
        </w:rPr>
        <w:t>.</w:t>
      </w:r>
      <w:r>
        <w:rPr>
          <w:sz w:val="24"/>
        </w:rPr>
        <w:t>35</w:t>
      </w:r>
      <w:r>
        <w:rPr>
          <w:spacing w:val="13"/>
          <w:sz w:val="24"/>
        </w:rPr>
        <w:t xml:space="preserve"> </w:t>
      </w:r>
      <w:r>
        <w:rPr>
          <w:sz w:val="24"/>
        </w:rPr>
        <w:t>weak-to-</w:t>
      </w:r>
      <w:r>
        <w:rPr>
          <w:spacing w:val="-2"/>
          <w:sz w:val="24"/>
        </w:rPr>
        <w:t>moderate;</w:t>
      </w:r>
    </w:p>
    <w:p w14:paraId="00DC1DC0" w14:textId="77777777" w:rsidR="00350CFB" w:rsidRDefault="00283FFF">
      <w:pPr>
        <w:pStyle w:val="BodyText"/>
        <w:spacing w:before="38" w:line="307" w:lineRule="auto"/>
        <w:ind w:left="808"/>
      </w:pPr>
      <w:r>
        <w:rPr>
          <w:rFonts w:ascii="Arial Unicode MS" w:hAnsi="Arial Unicode MS"/>
        </w:rPr>
        <w:t>≥</w:t>
      </w:r>
      <w:r>
        <w:rPr>
          <w:rFonts w:ascii="Arial Unicode MS" w:hAnsi="Arial Unicode MS"/>
          <w:spacing w:val="40"/>
        </w:rPr>
        <w:t xml:space="preserve"> </w:t>
      </w:r>
      <w:r>
        <w:t>0</w:t>
      </w:r>
      <w:r>
        <w:rPr>
          <w:i/>
        </w:rPr>
        <w:t>.</w:t>
      </w:r>
      <w:r>
        <w:t>35 substantively meaningful in comparable PageRank/blockchain studies;</w:t>
      </w:r>
      <w:r>
        <w:rPr>
          <w:spacing w:val="40"/>
        </w:rPr>
        <w:t xml:space="preserve"> </w:t>
      </w:r>
      <w:r>
        <w:t>values are</w:t>
      </w:r>
      <w:r>
        <w:rPr>
          <w:spacing w:val="40"/>
        </w:rPr>
        <w:t xml:space="preserve"> </w:t>
      </w:r>
      <w:r>
        <w:t xml:space="preserve">compared </w:t>
      </w:r>
      <w:r>
        <w:rPr>
          <w:i/>
        </w:rPr>
        <w:t xml:space="preserve">relatively </w:t>
      </w:r>
      <w:r>
        <w:t>across methods on the same cohort.</w:t>
      </w:r>
    </w:p>
    <w:p w14:paraId="00DC1DC1" w14:textId="77777777" w:rsidR="00350CFB" w:rsidRDefault="00283FFF">
      <w:pPr>
        <w:pStyle w:val="ListParagraph"/>
        <w:numPr>
          <w:ilvl w:val="0"/>
          <w:numId w:val="21"/>
        </w:numPr>
        <w:tabs>
          <w:tab w:val="left" w:pos="806"/>
          <w:tab w:val="left" w:pos="808"/>
        </w:tabs>
        <w:spacing w:before="141" w:line="396" w:lineRule="auto"/>
        <w:ind w:right="564"/>
        <w:rPr>
          <w:sz w:val="24"/>
        </w:rPr>
      </w:pPr>
      <w:r>
        <w:rPr>
          <w:b/>
          <w:sz w:val="24"/>
        </w:rPr>
        <w:t>Matched wallet cohort:</w:t>
      </w:r>
      <w:r>
        <w:rPr>
          <w:b/>
          <w:spacing w:val="35"/>
          <w:sz w:val="24"/>
        </w:rPr>
        <w:t xml:space="preserve"> </w:t>
      </w:r>
      <w:r>
        <w:rPr>
          <w:sz w:val="24"/>
        </w:rPr>
        <w:t xml:space="preserve">The primary evaluation sample of </w:t>
      </w:r>
      <w:r>
        <w:rPr>
          <w:i/>
          <w:sz w:val="24"/>
        </w:rPr>
        <w:t xml:space="preserve">n </w:t>
      </w:r>
      <w:r>
        <w:rPr>
          <w:sz w:val="24"/>
        </w:rPr>
        <w:t>= 5</w:t>
      </w:r>
      <w:r>
        <w:rPr>
          <w:i/>
          <w:sz w:val="24"/>
        </w:rPr>
        <w:t>,</w:t>
      </w:r>
      <w:r>
        <w:rPr>
          <w:sz w:val="24"/>
        </w:rPr>
        <w:t>521 wallets with at least three GMX closes and non-zero reputation-subgraph connectivity.</w:t>
      </w:r>
    </w:p>
    <w:p w14:paraId="00DC1DC2" w14:textId="77777777" w:rsidR="00350CFB" w:rsidRDefault="00283FFF">
      <w:pPr>
        <w:pStyle w:val="ListParagraph"/>
        <w:numPr>
          <w:ilvl w:val="0"/>
          <w:numId w:val="21"/>
        </w:numPr>
        <w:tabs>
          <w:tab w:val="left" w:pos="806"/>
          <w:tab w:val="left" w:pos="808"/>
        </w:tabs>
        <w:spacing w:before="39" w:line="396" w:lineRule="auto"/>
        <w:ind w:right="564"/>
        <w:rPr>
          <w:sz w:val="24"/>
        </w:rPr>
      </w:pPr>
      <w:r>
        <w:rPr>
          <w:b/>
          <w:sz w:val="24"/>
        </w:rPr>
        <w:t xml:space="preserve">Expanded wallet pool: </w:t>
      </w:r>
      <w:r>
        <w:rPr>
          <w:sz w:val="24"/>
        </w:rPr>
        <w:t>A larger address set (</w:t>
      </w:r>
      <w:r>
        <w:rPr>
          <w:i/>
          <w:sz w:val="24"/>
        </w:rPr>
        <w:t>N</w:t>
      </w:r>
      <w:r>
        <w:rPr>
          <w:i/>
          <w:spacing w:val="37"/>
          <w:sz w:val="24"/>
        </w:rPr>
        <w:t xml:space="preserve"> </w:t>
      </w:r>
      <w:r>
        <w:rPr>
          <w:sz w:val="24"/>
        </w:rPr>
        <w:t>= 31</w:t>
      </w:r>
      <w:r>
        <w:rPr>
          <w:i/>
          <w:sz w:val="24"/>
        </w:rPr>
        <w:t>,</w:t>
      </w:r>
      <w:r>
        <w:rPr>
          <w:sz w:val="24"/>
        </w:rPr>
        <w:t xml:space="preserve">612) used for runtime scaling beyond </w:t>
      </w:r>
      <w:r>
        <w:rPr>
          <w:w w:val="105"/>
          <w:sz w:val="24"/>
        </w:rPr>
        <w:t>the matched cohort.</w:t>
      </w:r>
    </w:p>
    <w:p w14:paraId="00DC1DC3" w14:textId="77777777" w:rsidR="00350CFB" w:rsidRDefault="00350CFB">
      <w:pPr>
        <w:pStyle w:val="BodyText"/>
        <w:spacing w:before="160"/>
      </w:pPr>
    </w:p>
    <w:p w14:paraId="00DC1DC4" w14:textId="77777777" w:rsidR="00350CFB" w:rsidRDefault="00283FFF">
      <w:pPr>
        <w:pStyle w:val="Heading2"/>
        <w:numPr>
          <w:ilvl w:val="1"/>
          <w:numId w:val="26"/>
        </w:numPr>
        <w:tabs>
          <w:tab w:val="left" w:pos="927"/>
        </w:tabs>
        <w:spacing w:before="1"/>
        <w:ind w:left="927" w:hanging="645"/>
      </w:pPr>
      <w:bookmarkStart w:id="136" w:name="Domain_alignment_metrics"/>
      <w:bookmarkStart w:id="137" w:name="_bookmark37"/>
      <w:bookmarkEnd w:id="136"/>
      <w:bookmarkEnd w:id="137"/>
      <w:r>
        <w:t>Domain</w:t>
      </w:r>
      <w:r>
        <w:rPr>
          <w:spacing w:val="19"/>
        </w:rPr>
        <w:t xml:space="preserve"> </w:t>
      </w:r>
      <w:r>
        <w:t>alignment</w:t>
      </w:r>
      <w:r>
        <w:rPr>
          <w:spacing w:val="20"/>
        </w:rPr>
        <w:t xml:space="preserve"> </w:t>
      </w:r>
      <w:r>
        <w:rPr>
          <w:spacing w:val="-2"/>
        </w:rPr>
        <w:t>metrics</w:t>
      </w:r>
    </w:p>
    <w:p w14:paraId="00DC1DC5" w14:textId="77777777" w:rsidR="00350CFB" w:rsidRDefault="00350CFB">
      <w:pPr>
        <w:pStyle w:val="BodyText"/>
        <w:spacing w:before="23"/>
        <w:rPr>
          <w:b/>
          <w:sz w:val="28"/>
        </w:rPr>
      </w:pPr>
    </w:p>
    <w:p w14:paraId="00DC1DC6" w14:textId="77777777" w:rsidR="00350CFB" w:rsidRDefault="00283FFF">
      <w:pPr>
        <w:pStyle w:val="BodyText"/>
        <w:spacing w:before="1" w:line="396" w:lineRule="auto"/>
        <w:ind w:left="282" w:right="564"/>
        <w:jc w:val="both"/>
      </w:pPr>
      <w:r>
        <w:t>Following</w:t>
      </w:r>
      <w:r>
        <w:rPr>
          <w:spacing w:val="-1"/>
        </w:rPr>
        <w:t xml:space="preserve"> </w:t>
      </w:r>
      <w:r>
        <w:t>Do</w:t>
      </w:r>
      <w:r>
        <w:rPr>
          <w:spacing w:val="-1"/>
        </w:rPr>
        <w:t xml:space="preserve"> </w:t>
      </w:r>
      <w:r>
        <w:t>et</w:t>
      </w:r>
      <w:r>
        <w:rPr>
          <w:spacing w:val="-1"/>
        </w:rPr>
        <w:t xml:space="preserve"> </w:t>
      </w:r>
      <w:r>
        <w:t>al.</w:t>
      </w:r>
      <w:hyperlink w:anchor="_bookmark149" w:history="1">
        <w:r>
          <w:rPr>
            <w:vertAlign w:val="superscript"/>
          </w:rPr>
          <w:t>[16]</w:t>
        </w:r>
      </w:hyperlink>
      <w:r>
        <w:t xml:space="preserve"> and</w:t>
      </w:r>
      <w:r>
        <w:rPr>
          <w:spacing w:val="-1"/>
        </w:rPr>
        <w:t xml:space="preserve"> </w:t>
      </w:r>
      <w:r>
        <w:t>Cronbach</w:t>
      </w:r>
      <w:r>
        <w:rPr>
          <w:spacing w:val="-1"/>
        </w:rPr>
        <w:t xml:space="preserve"> </w:t>
      </w:r>
      <w:r>
        <w:t>&amp;</w:t>
      </w:r>
      <w:r>
        <w:rPr>
          <w:spacing w:val="-1"/>
        </w:rPr>
        <w:t xml:space="preserve"> </w:t>
      </w:r>
      <w:r>
        <w:t>Meehl</w:t>
      </w:r>
      <w:hyperlink w:anchor="_bookmark147" w:history="1">
        <w:r>
          <w:rPr>
            <w:vertAlign w:val="superscript"/>
          </w:rPr>
          <w:t>[14]</w:t>
        </w:r>
      </w:hyperlink>
      <w:r>
        <w:t>, construct</w:t>
      </w:r>
      <w:r>
        <w:rPr>
          <w:spacing w:val="-1"/>
        </w:rPr>
        <w:t xml:space="preserve"> </w:t>
      </w:r>
      <w:r>
        <w:t>alignment</w:t>
      </w:r>
      <w:r>
        <w:rPr>
          <w:spacing w:val="-1"/>
        </w:rPr>
        <w:t xml:space="preserve"> </w:t>
      </w:r>
      <w:r>
        <w:t>for</w:t>
      </w:r>
      <w:r>
        <w:rPr>
          <w:spacing w:val="-1"/>
        </w:rPr>
        <w:t xml:space="preserve"> </w:t>
      </w:r>
      <w:r>
        <w:t>rank-based</w:t>
      </w:r>
      <w:r>
        <w:rPr>
          <w:spacing w:val="-1"/>
        </w:rPr>
        <w:t xml:space="preserve"> </w:t>
      </w:r>
      <w:r>
        <w:t>scores</w:t>
      </w:r>
      <w:r>
        <w:rPr>
          <w:spacing w:val="-1"/>
        </w:rPr>
        <w:t xml:space="preserve"> </w:t>
      </w:r>
      <w:r>
        <w:t xml:space="preserve">uses Spearman’s </w:t>
      </w:r>
      <w:r>
        <w:rPr>
          <w:i/>
        </w:rPr>
        <w:t xml:space="preserve">ρ </w:t>
      </w:r>
      <w:r>
        <w:t xml:space="preserve">and Kendall’s </w:t>
      </w:r>
      <w:r>
        <w:rPr>
          <w:i/>
        </w:rPr>
        <w:t xml:space="preserve">τ </w:t>
      </w:r>
      <w:r>
        <w:t>between reputation scores and proxy rankings.</w:t>
      </w:r>
      <w:r>
        <w:rPr>
          <w:spacing w:val="40"/>
        </w:rPr>
        <w:t xml:space="preserve"> </w:t>
      </w:r>
      <w:r>
        <w:t xml:space="preserve">This dissertation evaluates </w:t>
      </w:r>
      <w:r>
        <w:rPr>
          <w:b/>
        </w:rPr>
        <w:t xml:space="preserve">five proxy families </w:t>
      </w:r>
      <w:r>
        <w:t>(transfer, allowance, inverse risk, Sybil-adjusted stability, trading success);</w:t>
      </w:r>
      <w:r>
        <w:rPr>
          <w:spacing w:val="-9"/>
        </w:rPr>
        <w:t xml:space="preserve"> </w:t>
      </w:r>
      <w:r>
        <w:t>see</w:t>
      </w:r>
      <w:r>
        <w:rPr>
          <w:spacing w:val="-11"/>
        </w:rPr>
        <w:t xml:space="preserve"> </w:t>
      </w:r>
      <w:r>
        <w:t>Chapter</w:t>
      </w:r>
      <w:r>
        <w:rPr>
          <w:spacing w:val="-11"/>
        </w:rPr>
        <w:t xml:space="preserve"> </w:t>
      </w:r>
      <w:hyperlink w:anchor="_bookmark48" w:history="1">
        <w:r>
          <w:t>3</w:t>
        </w:r>
      </w:hyperlink>
      <w:r>
        <w:rPr>
          <w:spacing w:val="-11"/>
        </w:rPr>
        <w:t xml:space="preserve"> </w:t>
      </w:r>
      <w:r>
        <w:t>for</w:t>
      </w:r>
      <w:r>
        <w:rPr>
          <w:spacing w:val="-11"/>
        </w:rPr>
        <w:t xml:space="preserve"> </w:t>
      </w:r>
      <w:r>
        <w:t>operational</w:t>
      </w:r>
      <w:r>
        <w:rPr>
          <w:spacing w:val="-11"/>
        </w:rPr>
        <w:t xml:space="preserve"> </w:t>
      </w:r>
      <w:r>
        <w:t>definitions</w:t>
      </w:r>
      <w:r>
        <w:rPr>
          <w:spacing w:val="-11"/>
        </w:rPr>
        <w:t xml:space="preserve"> </w:t>
      </w:r>
      <w:r>
        <w:t>and</w:t>
      </w:r>
      <w:r>
        <w:rPr>
          <w:spacing w:val="-11"/>
        </w:rPr>
        <w:t xml:space="preserve"> </w:t>
      </w:r>
      <w:r>
        <w:t>formulas.</w:t>
      </w:r>
      <w:r>
        <w:rPr>
          <w:spacing w:val="12"/>
        </w:rPr>
        <w:t xml:space="preserve"> </w:t>
      </w:r>
      <w:r>
        <w:t>Family-level</w:t>
      </w:r>
      <w:r>
        <w:rPr>
          <w:spacing w:val="-11"/>
        </w:rPr>
        <w:t xml:space="preserve"> </w:t>
      </w:r>
      <w:r>
        <w:t>mean</w:t>
      </w:r>
      <w:r>
        <w:rPr>
          <w:spacing w:val="-11"/>
        </w:rPr>
        <w:t xml:space="preserve"> </w:t>
      </w:r>
      <w:r>
        <w:rPr>
          <w:i/>
        </w:rPr>
        <w:t>τ</w:t>
      </w:r>
      <w:r>
        <w:rPr>
          <w:i/>
          <w:spacing w:val="15"/>
        </w:rPr>
        <w:t xml:space="preserve"> </w:t>
      </w:r>
      <w:r>
        <w:t xml:space="preserve">summarizes each construct; per-proxy tables report </w:t>
      </w:r>
      <w:r>
        <w:rPr>
          <w:i/>
        </w:rPr>
        <w:t xml:space="preserve">ρ </w:t>
      </w:r>
      <w:r>
        <w:t xml:space="preserve">and </w:t>
      </w:r>
      <w:r>
        <w:rPr>
          <w:i/>
        </w:rPr>
        <w:t>τ</w:t>
      </w:r>
      <w:r>
        <w:rPr>
          <w:i/>
          <w:spacing w:val="40"/>
        </w:rPr>
        <w:t xml:space="preserve"> </w:t>
      </w:r>
      <w:r>
        <w:t>for transparency.</w:t>
      </w:r>
    </w:p>
    <w:p w14:paraId="00DC1DC7" w14:textId="77777777" w:rsidR="00350CFB" w:rsidRDefault="00283FFF">
      <w:pPr>
        <w:pStyle w:val="BodyText"/>
        <w:spacing w:before="19" w:line="396" w:lineRule="auto"/>
        <w:ind w:left="282" w:right="523" w:hanging="8"/>
        <w:jc w:val="both"/>
      </w:pPr>
      <w:r>
        <w:t>The</w:t>
      </w:r>
      <w:r>
        <w:rPr>
          <w:spacing w:val="-2"/>
        </w:rPr>
        <w:t xml:space="preserve"> </w:t>
      </w:r>
      <w:r>
        <w:t>literature</w:t>
      </w:r>
      <w:r>
        <w:rPr>
          <w:spacing w:val="-2"/>
        </w:rPr>
        <w:t xml:space="preserve"> </w:t>
      </w:r>
      <w:r>
        <w:t>reviewed</w:t>
      </w:r>
      <w:r>
        <w:rPr>
          <w:spacing w:val="-2"/>
        </w:rPr>
        <w:t xml:space="preserve"> </w:t>
      </w:r>
      <w:r>
        <w:t>here</w:t>
      </w:r>
      <w:r>
        <w:rPr>
          <w:spacing w:val="-2"/>
        </w:rPr>
        <w:t xml:space="preserve"> </w:t>
      </w:r>
      <w:r>
        <w:t>supports</w:t>
      </w:r>
      <w:r>
        <w:rPr>
          <w:spacing w:val="-2"/>
        </w:rPr>
        <w:t xml:space="preserve"> </w:t>
      </w:r>
      <w:r>
        <w:t>three</w:t>
      </w:r>
      <w:r>
        <w:rPr>
          <w:spacing w:val="-2"/>
        </w:rPr>
        <w:t xml:space="preserve"> </w:t>
      </w:r>
      <w:r>
        <w:t>design</w:t>
      </w:r>
      <w:r>
        <w:rPr>
          <w:spacing w:val="-2"/>
        </w:rPr>
        <w:t xml:space="preserve"> </w:t>
      </w:r>
      <w:r>
        <w:t>choices: (i)</w:t>
      </w:r>
      <w:r>
        <w:rPr>
          <w:spacing w:val="-2"/>
        </w:rPr>
        <w:t xml:space="preserve"> </w:t>
      </w:r>
      <w:r>
        <w:t>PageRank</w:t>
      </w:r>
      <w:r>
        <w:rPr>
          <w:spacing w:val="-2"/>
        </w:rPr>
        <w:t xml:space="preserve"> </w:t>
      </w:r>
      <w:r>
        <w:t>as</w:t>
      </w:r>
      <w:r>
        <w:rPr>
          <w:spacing w:val="-2"/>
        </w:rPr>
        <w:t xml:space="preserve"> </w:t>
      </w:r>
      <w:r>
        <w:t>an</w:t>
      </w:r>
      <w:r>
        <w:rPr>
          <w:spacing w:val="-2"/>
        </w:rPr>
        <w:t xml:space="preserve"> </w:t>
      </w:r>
      <w:r>
        <w:t>interpretable</w:t>
      </w:r>
      <w:r>
        <w:rPr>
          <w:spacing w:val="-2"/>
        </w:rPr>
        <w:t xml:space="preserve"> </w:t>
      </w:r>
      <w:r>
        <w:t>prop-agation backbone; (ii) allowances as endorsement edges distinct from transfers; and (iii) multi-family</w:t>
      </w:r>
      <w:r>
        <w:rPr>
          <w:spacing w:val="-4"/>
        </w:rPr>
        <w:t xml:space="preserve"> </w:t>
      </w:r>
      <w:r>
        <w:t>rank</w:t>
      </w:r>
      <w:r>
        <w:rPr>
          <w:spacing w:val="-4"/>
        </w:rPr>
        <w:t xml:space="preserve"> </w:t>
      </w:r>
      <w:r>
        <w:t>correlation</w:t>
      </w:r>
      <w:r>
        <w:rPr>
          <w:spacing w:val="-4"/>
        </w:rPr>
        <w:t xml:space="preserve"> </w:t>
      </w:r>
      <w:r>
        <w:t>as</w:t>
      </w:r>
      <w:r>
        <w:rPr>
          <w:spacing w:val="-4"/>
        </w:rPr>
        <w:t xml:space="preserve"> </w:t>
      </w:r>
      <w:r>
        <w:t>validation</w:t>
      </w:r>
      <w:r>
        <w:rPr>
          <w:spacing w:val="-4"/>
        </w:rPr>
        <w:t xml:space="preserve"> </w:t>
      </w:r>
      <w:r>
        <w:t>in</w:t>
      </w:r>
      <w:r>
        <w:rPr>
          <w:spacing w:val="-3"/>
        </w:rPr>
        <w:t xml:space="preserve"> </w:t>
      </w:r>
      <w:r>
        <w:t>the</w:t>
      </w:r>
      <w:r>
        <w:rPr>
          <w:spacing w:val="-4"/>
        </w:rPr>
        <w:t xml:space="preserve"> </w:t>
      </w:r>
      <w:r>
        <w:t>absence</w:t>
      </w:r>
      <w:r>
        <w:rPr>
          <w:spacing w:val="-4"/>
        </w:rPr>
        <w:t xml:space="preserve"> </w:t>
      </w:r>
      <w:r>
        <w:t>of</w:t>
      </w:r>
      <w:r>
        <w:rPr>
          <w:spacing w:val="-4"/>
        </w:rPr>
        <w:t xml:space="preserve"> </w:t>
      </w:r>
      <w:r>
        <w:t>loan-default</w:t>
      </w:r>
      <w:r>
        <w:rPr>
          <w:spacing w:val="-4"/>
        </w:rPr>
        <w:t xml:space="preserve"> </w:t>
      </w:r>
      <w:r>
        <w:t>labels. These</w:t>
      </w:r>
      <w:r>
        <w:rPr>
          <w:spacing w:val="-3"/>
        </w:rPr>
        <w:t xml:space="preserve"> </w:t>
      </w:r>
      <w:r>
        <w:t>choices</w:t>
      </w:r>
      <w:r>
        <w:rPr>
          <w:spacing w:val="-4"/>
        </w:rPr>
        <w:t xml:space="preserve"> </w:t>
      </w:r>
      <w:r>
        <w:t xml:space="preserve">motivate </w:t>
      </w:r>
      <w:bookmarkStart w:id="138" w:name="Worked_example:_PageRank_on_a_four-node_"/>
      <w:bookmarkStart w:id="139" w:name="_bookmark38"/>
      <w:bookmarkEnd w:id="138"/>
      <w:bookmarkEnd w:id="139"/>
      <w:r>
        <w:t xml:space="preserve">the remaining sections of this chapter and, later, the operational pipeline in Chapter </w:t>
      </w:r>
      <w:hyperlink w:anchor="_bookmark48" w:history="1">
        <w:r>
          <w:t>3</w:t>
        </w:r>
      </w:hyperlink>
      <w:r>
        <w:t>.</w:t>
      </w:r>
    </w:p>
    <w:p w14:paraId="00DC1DC8" w14:textId="77777777" w:rsidR="00350CFB" w:rsidRDefault="00350CFB">
      <w:pPr>
        <w:pStyle w:val="BodyText"/>
        <w:spacing w:before="162"/>
      </w:pPr>
    </w:p>
    <w:p w14:paraId="00DC1DC9" w14:textId="77777777" w:rsidR="00350CFB" w:rsidRDefault="00283FFF">
      <w:pPr>
        <w:pStyle w:val="Heading2"/>
        <w:numPr>
          <w:ilvl w:val="1"/>
          <w:numId w:val="26"/>
        </w:numPr>
        <w:tabs>
          <w:tab w:val="left" w:pos="927"/>
        </w:tabs>
        <w:spacing w:before="1"/>
        <w:ind w:left="927" w:hanging="645"/>
      </w:pPr>
      <w:r>
        <w:t>Worked</w:t>
      </w:r>
      <w:r>
        <w:rPr>
          <w:spacing w:val="13"/>
        </w:rPr>
        <w:t xml:space="preserve"> </w:t>
      </w:r>
      <w:r>
        <w:t>example:</w:t>
      </w:r>
      <w:r>
        <w:rPr>
          <w:spacing w:val="41"/>
        </w:rPr>
        <w:t xml:space="preserve"> </w:t>
      </w:r>
      <w:r>
        <w:t>PageRank</w:t>
      </w:r>
      <w:r>
        <w:rPr>
          <w:spacing w:val="13"/>
        </w:rPr>
        <w:t xml:space="preserve"> </w:t>
      </w:r>
      <w:r>
        <w:t>on</w:t>
      </w:r>
      <w:r>
        <w:rPr>
          <w:spacing w:val="14"/>
        </w:rPr>
        <w:t xml:space="preserve"> </w:t>
      </w:r>
      <w:r>
        <w:t>a</w:t>
      </w:r>
      <w:r>
        <w:rPr>
          <w:spacing w:val="13"/>
        </w:rPr>
        <w:t xml:space="preserve"> </w:t>
      </w:r>
      <w:r>
        <w:t>four-node</w:t>
      </w:r>
      <w:r>
        <w:rPr>
          <w:spacing w:val="13"/>
        </w:rPr>
        <w:t xml:space="preserve"> </w:t>
      </w:r>
      <w:r>
        <w:t>endorsement</w:t>
      </w:r>
      <w:r>
        <w:rPr>
          <w:spacing w:val="14"/>
        </w:rPr>
        <w:t xml:space="preserve"> </w:t>
      </w:r>
      <w:r>
        <w:rPr>
          <w:spacing w:val="-2"/>
        </w:rPr>
        <w:t>graph</w:t>
      </w:r>
    </w:p>
    <w:p w14:paraId="00DC1DCA" w14:textId="77777777" w:rsidR="00350CFB" w:rsidRDefault="00283FFF">
      <w:pPr>
        <w:pStyle w:val="BodyText"/>
        <w:spacing w:before="265"/>
        <w:ind w:right="338"/>
        <w:jc w:val="center"/>
      </w:pPr>
      <w:r>
        <w:t>To</w:t>
      </w:r>
      <w:r>
        <w:rPr>
          <w:spacing w:val="7"/>
        </w:rPr>
        <w:t xml:space="preserve"> </w:t>
      </w:r>
      <w:r>
        <w:t>make</w:t>
      </w:r>
      <w:r>
        <w:rPr>
          <w:spacing w:val="7"/>
        </w:rPr>
        <w:t xml:space="preserve"> </w:t>
      </w:r>
      <w:r>
        <w:t>Equation</w:t>
      </w:r>
      <w:r>
        <w:rPr>
          <w:spacing w:val="7"/>
        </w:rPr>
        <w:t xml:space="preserve"> </w:t>
      </w:r>
      <w:r>
        <w:t>(</w:t>
      </w:r>
      <w:hyperlink w:anchor="_bookmark26" w:history="1">
        <w:r>
          <w:t>2.3</w:t>
        </w:r>
      </w:hyperlink>
      <w:r>
        <w:t>)</w:t>
      </w:r>
      <w:r>
        <w:rPr>
          <w:spacing w:val="8"/>
        </w:rPr>
        <w:t xml:space="preserve"> </w:t>
      </w:r>
      <w:r>
        <w:t>concrete,</w:t>
      </w:r>
      <w:r>
        <w:rPr>
          <w:spacing w:val="7"/>
        </w:rPr>
        <w:t xml:space="preserve"> </w:t>
      </w:r>
      <w:r>
        <w:t>consider</w:t>
      </w:r>
      <w:r>
        <w:rPr>
          <w:spacing w:val="7"/>
        </w:rPr>
        <w:t xml:space="preserve"> </w:t>
      </w:r>
      <w:r>
        <w:t>four</w:t>
      </w:r>
      <w:r>
        <w:rPr>
          <w:spacing w:val="7"/>
        </w:rPr>
        <w:t xml:space="preserve"> </w:t>
      </w:r>
      <w:r>
        <w:t>wallets</w:t>
      </w:r>
      <w:r>
        <w:rPr>
          <w:spacing w:val="9"/>
        </w:rPr>
        <w:t xml:space="preserve"> </w:t>
      </w:r>
      <w:r>
        <w:rPr>
          <w:rFonts w:ascii="Arial Unicode MS"/>
        </w:rPr>
        <w:t>{</w:t>
      </w:r>
      <w:r>
        <w:rPr>
          <w:i/>
        </w:rPr>
        <w:t>A,</w:t>
      </w:r>
      <w:r>
        <w:rPr>
          <w:i/>
          <w:spacing w:val="-16"/>
        </w:rPr>
        <w:t xml:space="preserve"> </w:t>
      </w:r>
      <w:r>
        <w:rPr>
          <w:i/>
        </w:rPr>
        <w:t>B,</w:t>
      </w:r>
      <w:r>
        <w:rPr>
          <w:i/>
          <w:spacing w:val="-15"/>
        </w:rPr>
        <w:t xml:space="preserve"> </w:t>
      </w:r>
      <w:r>
        <w:rPr>
          <w:i/>
        </w:rPr>
        <w:t>C,</w:t>
      </w:r>
      <w:r>
        <w:rPr>
          <w:i/>
          <w:spacing w:val="-16"/>
        </w:rPr>
        <w:t xml:space="preserve"> </w:t>
      </w:r>
      <w:r>
        <w:rPr>
          <w:i/>
        </w:rPr>
        <w:t>D</w:t>
      </w:r>
      <w:r>
        <w:rPr>
          <w:rFonts w:ascii="Arial Unicode MS"/>
        </w:rPr>
        <w:t>}</w:t>
      </w:r>
      <w:r>
        <w:rPr>
          <w:rFonts w:ascii="Arial Unicode MS"/>
          <w:spacing w:val="1"/>
        </w:rPr>
        <w:t xml:space="preserve"> </w:t>
      </w:r>
      <w:r>
        <w:t>with</w:t>
      </w:r>
      <w:r>
        <w:rPr>
          <w:spacing w:val="8"/>
        </w:rPr>
        <w:t xml:space="preserve"> </w:t>
      </w:r>
      <w:r>
        <w:t>latest-allowance</w:t>
      </w:r>
      <w:r>
        <w:rPr>
          <w:spacing w:val="7"/>
        </w:rPr>
        <w:t xml:space="preserve"> </w:t>
      </w:r>
      <w:r>
        <w:rPr>
          <w:spacing w:val="-2"/>
        </w:rPr>
        <w:t>edges</w:t>
      </w:r>
    </w:p>
    <w:p w14:paraId="00DC1DCB" w14:textId="77777777" w:rsidR="00350CFB" w:rsidRDefault="00350CFB">
      <w:pPr>
        <w:pStyle w:val="BodyText"/>
        <w:spacing w:before="140"/>
      </w:pPr>
    </w:p>
    <w:p w14:paraId="00DC1DCC" w14:textId="77777777" w:rsidR="00350CFB" w:rsidRDefault="00283FFF">
      <w:pPr>
        <w:tabs>
          <w:tab w:val="left" w:pos="1439"/>
          <w:tab w:val="left" w:pos="2874"/>
          <w:tab w:val="left" w:pos="4340"/>
        </w:tabs>
        <w:spacing w:before="1"/>
        <w:ind w:left="-1" w:right="282"/>
        <w:jc w:val="center"/>
        <w:rPr>
          <w:i/>
          <w:sz w:val="24"/>
        </w:rPr>
      </w:pPr>
      <w:r>
        <w:rPr>
          <w:i/>
          <w:w w:val="120"/>
          <w:sz w:val="24"/>
        </w:rPr>
        <w:t>A</w:t>
      </w:r>
      <w:r>
        <w:rPr>
          <w:i/>
          <w:spacing w:val="4"/>
          <w:w w:val="120"/>
          <w:sz w:val="24"/>
        </w:rPr>
        <w:t xml:space="preserve"> </w:t>
      </w:r>
      <w:r>
        <w:rPr>
          <w:rFonts w:ascii="Arial Unicode MS" w:hAnsi="Arial Unicode MS"/>
          <w:w w:val="120"/>
          <w:sz w:val="24"/>
        </w:rPr>
        <w:t>→</w:t>
      </w:r>
      <w:r>
        <w:rPr>
          <w:rFonts w:ascii="Arial Unicode MS" w:hAnsi="Arial Unicode MS"/>
          <w:spacing w:val="-4"/>
          <w:w w:val="120"/>
          <w:sz w:val="24"/>
        </w:rPr>
        <w:t xml:space="preserve"> </w:t>
      </w:r>
      <w:r>
        <w:rPr>
          <w:i/>
          <w:w w:val="120"/>
          <w:sz w:val="24"/>
        </w:rPr>
        <w:t>B</w:t>
      </w:r>
      <w:r>
        <w:rPr>
          <w:i/>
          <w:spacing w:val="12"/>
          <w:w w:val="120"/>
          <w:sz w:val="24"/>
        </w:rPr>
        <w:t xml:space="preserve"> </w:t>
      </w:r>
      <w:r>
        <w:rPr>
          <w:spacing w:val="-4"/>
          <w:w w:val="120"/>
          <w:sz w:val="24"/>
        </w:rPr>
        <w:t>(2)</w:t>
      </w:r>
      <w:r>
        <w:rPr>
          <w:i/>
          <w:spacing w:val="-4"/>
          <w:w w:val="120"/>
          <w:sz w:val="24"/>
        </w:rPr>
        <w:t>,</w:t>
      </w:r>
      <w:r>
        <w:rPr>
          <w:i/>
          <w:sz w:val="24"/>
        </w:rPr>
        <w:tab/>
      </w:r>
      <w:r>
        <w:rPr>
          <w:i/>
          <w:w w:val="120"/>
          <w:sz w:val="24"/>
        </w:rPr>
        <w:t>A</w:t>
      </w:r>
      <w:r>
        <w:rPr>
          <w:i/>
          <w:spacing w:val="-5"/>
          <w:w w:val="120"/>
          <w:sz w:val="24"/>
        </w:rPr>
        <w:t xml:space="preserve"> </w:t>
      </w:r>
      <w:r>
        <w:rPr>
          <w:rFonts w:ascii="Arial Unicode MS" w:hAnsi="Arial Unicode MS"/>
          <w:w w:val="120"/>
          <w:sz w:val="24"/>
        </w:rPr>
        <w:t>→</w:t>
      </w:r>
      <w:r>
        <w:rPr>
          <w:rFonts w:ascii="Arial Unicode MS" w:hAnsi="Arial Unicode MS"/>
          <w:spacing w:val="-12"/>
          <w:w w:val="120"/>
          <w:sz w:val="24"/>
        </w:rPr>
        <w:t xml:space="preserve"> </w:t>
      </w:r>
      <w:r>
        <w:rPr>
          <w:i/>
          <w:w w:val="120"/>
          <w:sz w:val="24"/>
        </w:rPr>
        <w:t>C</w:t>
      </w:r>
      <w:r>
        <w:rPr>
          <w:i/>
          <w:spacing w:val="7"/>
          <w:w w:val="120"/>
          <w:sz w:val="24"/>
        </w:rPr>
        <w:t xml:space="preserve"> </w:t>
      </w:r>
      <w:r>
        <w:rPr>
          <w:spacing w:val="-4"/>
          <w:w w:val="120"/>
          <w:sz w:val="24"/>
        </w:rPr>
        <w:t>(1)</w:t>
      </w:r>
      <w:r>
        <w:rPr>
          <w:i/>
          <w:spacing w:val="-4"/>
          <w:w w:val="120"/>
          <w:sz w:val="24"/>
        </w:rPr>
        <w:t>,</w:t>
      </w:r>
      <w:r>
        <w:rPr>
          <w:i/>
          <w:sz w:val="24"/>
        </w:rPr>
        <w:tab/>
      </w:r>
      <w:r>
        <w:rPr>
          <w:i/>
          <w:w w:val="120"/>
          <w:sz w:val="24"/>
        </w:rPr>
        <w:t>B</w:t>
      </w:r>
      <w:r>
        <w:rPr>
          <w:i/>
          <w:spacing w:val="14"/>
          <w:w w:val="120"/>
          <w:sz w:val="24"/>
        </w:rPr>
        <w:t xml:space="preserve"> </w:t>
      </w:r>
      <w:r>
        <w:rPr>
          <w:rFonts w:ascii="Arial Unicode MS" w:hAnsi="Arial Unicode MS"/>
          <w:w w:val="120"/>
          <w:sz w:val="24"/>
        </w:rPr>
        <w:t>→</w:t>
      </w:r>
      <w:r>
        <w:rPr>
          <w:rFonts w:ascii="Arial Unicode MS" w:hAnsi="Arial Unicode MS"/>
          <w:spacing w:val="-8"/>
          <w:w w:val="120"/>
          <w:sz w:val="24"/>
        </w:rPr>
        <w:t xml:space="preserve"> </w:t>
      </w:r>
      <w:r>
        <w:rPr>
          <w:i/>
          <w:w w:val="120"/>
          <w:sz w:val="24"/>
        </w:rPr>
        <w:t xml:space="preserve">D </w:t>
      </w:r>
      <w:r>
        <w:rPr>
          <w:spacing w:val="-4"/>
          <w:w w:val="120"/>
          <w:sz w:val="24"/>
        </w:rPr>
        <w:t>(3)</w:t>
      </w:r>
      <w:r>
        <w:rPr>
          <w:i/>
          <w:spacing w:val="-4"/>
          <w:w w:val="120"/>
          <w:sz w:val="24"/>
        </w:rPr>
        <w:t>,</w:t>
      </w:r>
      <w:r>
        <w:rPr>
          <w:i/>
          <w:sz w:val="24"/>
        </w:rPr>
        <w:tab/>
      </w:r>
      <w:r>
        <w:rPr>
          <w:i/>
          <w:w w:val="120"/>
          <w:sz w:val="24"/>
        </w:rPr>
        <w:t>C</w:t>
      </w:r>
      <w:r>
        <w:rPr>
          <w:i/>
          <w:spacing w:val="9"/>
          <w:w w:val="120"/>
          <w:sz w:val="24"/>
        </w:rPr>
        <w:t xml:space="preserve"> </w:t>
      </w:r>
      <w:r>
        <w:rPr>
          <w:rFonts w:ascii="Arial Unicode MS" w:hAnsi="Arial Unicode MS"/>
          <w:w w:val="120"/>
          <w:sz w:val="24"/>
        </w:rPr>
        <w:t>→</w:t>
      </w:r>
      <w:r>
        <w:rPr>
          <w:rFonts w:ascii="Arial Unicode MS" w:hAnsi="Arial Unicode MS"/>
          <w:spacing w:val="-17"/>
          <w:w w:val="120"/>
          <w:sz w:val="24"/>
        </w:rPr>
        <w:t xml:space="preserve"> </w:t>
      </w:r>
      <w:r>
        <w:rPr>
          <w:i/>
          <w:w w:val="120"/>
          <w:sz w:val="24"/>
        </w:rPr>
        <w:t>D</w:t>
      </w:r>
      <w:r>
        <w:rPr>
          <w:i/>
          <w:spacing w:val="-8"/>
          <w:w w:val="120"/>
          <w:sz w:val="24"/>
        </w:rPr>
        <w:t xml:space="preserve"> </w:t>
      </w:r>
      <w:r>
        <w:rPr>
          <w:spacing w:val="-4"/>
          <w:w w:val="120"/>
          <w:sz w:val="24"/>
        </w:rPr>
        <w:t>(1)</w:t>
      </w:r>
      <w:r>
        <w:rPr>
          <w:i/>
          <w:spacing w:val="-4"/>
          <w:w w:val="120"/>
          <w:sz w:val="24"/>
        </w:rPr>
        <w:t>,</w:t>
      </w:r>
    </w:p>
    <w:p w14:paraId="00DC1DCD" w14:textId="77777777" w:rsidR="00350CFB" w:rsidRDefault="00350CFB">
      <w:pPr>
        <w:pStyle w:val="BodyText"/>
        <w:spacing w:before="220"/>
        <w:rPr>
          <w:i/>
        </w:rPr>
      </w:pPr>
    </w:p>
    <w:p w14:paraId="00DC1DCE" w14:textId="77777777" w:rsidR="00350CFB" w:rsidRDefault="00283FFF">
      <w:pPr>
        <w:pStyle w:val="BodyText"/>
        <w:spacing w:line="167" w:lineRule="exact"/>
        <w:ind w:left="60" w:right="338"/>
        <w:jc w:val="center"/>
      </w:pPr>
      <w:r>
        <w:rPr>
          <w:w w:val="105"/>
        </w:rPr>
        <w:t>and</w:t>
      </w:r>
      <w:r>
        <w:rPr>
          <w:spacing w:val="-7"/>
          <w:w w:val="105"/>
        </w:rPr>
        <w:t xml:space="preserve"> </w:t>
      </w:r>
      <w:r>
        <w:rPr>
          <w:w w:val="105"/>
        </w:rPr>
        <w:t>damping</w:t>
      </w:r>
      <w:r>
        <w:rPr>
          <w:spacing w:val="-5"/>
          <w:w w:val="105"/>
        </w:rPr>
        <w:t xml:space="preserve"> </w:t>
      </w:r>
      <w:r>
        <w:rPr>
          <w:i/>
          <w:w w:val="105"/>
        </w:rPr>
        <w:t>d</w:t>
      </w:r>
      <w:r>
        <w:rPr>
          <w:i/>
          <w:spacing w:val="6"/>
          <w:w w:val="105"/>
        </w:rPr>
        <w:t xml:space="preserve"> </w:t>
      </w:r>
      <w:r>
        <w:rPr>
          <w:w w:val="105"/>
        </w:rPr>
        <w:t>=</w:t>
      </w:r>
      <w:r>
        <w:rPr>
          <w:spacing w:val="6"/>
          <w:w w:val="105"/>
        </w:rPr>
        <w:t xml:space="preserve"> </w:t>
      </w:r>
      <w:r>
        <w:rPr>
          <w:w w:val="105"/>
        </w:rPr>
        <w:t>0</w:t>
      </w:r>
      <w:r>
        <w:rPr>
          <w:i/>
          <w:w w:val="105"/>
        </w:rPr>
        <w:t>.</w:t>
      </w:r>
      <w:r>
        <w:rPr>
          <w:w w:val="105"/>
        </w:rPr>
        <w:t>85.</w:t>
      </w:r>
      <w:r>
        <w:rPr>
          <w:spacing w:val="23"/>
          <w:w w:val="105"/>
        </w:rPr>
        <w:t xml:space="preserve"> </w:t>
      </w:r>
      <w:r>
        <w:rPr>
          <w:w w:val="105"/>
        </w:rPr>
        <w:t>Out-strengths</w:t>
      </w:r>
      <w:r>
        <w:rPr>
          <w:spacing w:val="-7"/>
          <w:w w:val="105"/>
        </w:rPr>
        <w:t xml:space="preserve"> </w:t>
      </w:r>
      <w:r>
        <w:rPr>
          <w:w w:val="105"/>
        </w:rPr>
        <w:t>are</w:t>
      </w:r>
      <w:r>
        <w:rPr>
          <w:spacing w:val="-5"/>
          <w:w w:val="105"/>
        </w:rPr>
        <w:t xml:space="preserve"> </w:t>
      </w:r>
      <w:r>
        <w:rPr>
          <w:i/>
          <w:w w:val="105"/>
        </w:rPr>
        <w:t>d</w:t>
      </w:r>
      <w:r>
        <w:rPr>
          <w:w w:val="105"/>
          <w:vertAlign w:val="superscript"/>
        </w:rPr>
        <w:t>out</w:t>
      </w:r>
      <w:r>
        <w:rPr>
          <w:spacing w:val="14"/>
          <w:w w:val="105"/>
        </w:rPr>
        <w:t xml:space="preserve"> </w:t>
      </w:r>
      <w:r>
        <w:rPr>
          <w:w w:val="105"/>
        </w:rPr>
        <w:t>=</w:t>
      </w:r>
      <w:r>
        <w:rPr>
          <w:spacing w:val="6"/>
          <w:w w:val="105"/>
        </w:rPr>
        <w:t xml:space="preserve"> </w:t>
      </w:r>
      <w:r>
        <w:rPr>
          <w:w w:val="105"/>
        </w:rPr>
        <w:t>3,</w:t>
      </w:r>
      <w:r>
        <w:rPr>
          <w:spacing w:val="-4"/>
          <w:w w:val="105"/>
        </w:rPr>
        <w:t xml:space="preserve"> </w:t>
      </w:r>
      <w:r>
        <w:rPr>
          <w:i/>
          <w:w w:val="105"/>
        </w:rPr>
        <w:t>d</w:t>
      </w:r>
      <w:r>
        <w:rPr>
          <w:w w:val="105"/>
          <w:vertAlign w:val="superscript"/>
        </w:rPr>
        <w:t>out</w:t>
      </w:r>
      <w:r>
        <w:rPr>
          <w:spacing w:val="14"/>
          <w:w w:val="105"/>
        </w:rPr>
        <w:t xml:space="preserve"> </w:t>
      </w:r>
      <w:r>
        <w:rPr>
          <w:w w:val="105"/>
        </w:rPr>
        <w:t>=</w:t>
      </w:r>
      <w:r>
        <w:rPr>
          <w:spacing w:val="6"/>
          <w:w w:val="105"/>
        </w:rPr>
        <w:t xml:space="preserve"> </w:t>
      </w:r>
      <w:r>
        <w:rPr>
          <w:w w:val="105"/>
        </w:rPr>
        <w:t>3,</w:t>
      </w:r>
      <w:r>
        <w:rPr>
          <w:spacing w:val="-5"/>
          <w:w w:val="105"/>
        </w:rPr>
        <w:t xml:space="preserve"> </w:t>
      </w:r>
      <w:r>
        <w:rPr>
          <w:i/>
          <w:w w:val="105"/>
        </w:rPr>
        <w:t>d</w:t>
      </w:r>
      <w:r>
        <w:rPr>
          <w:w w:val="105"/>
          <w:vertAlign w:val="superscript"/>
        </w:rPr>
        <w:t>out</w:t>
      </w:r>
      <w:r>
        <w:rPr>
          <w:spacing w:val="15"/>
          <w:w w:val="105"/>
        </w:rPr>
        <w:t xml:space="preserve"> </w:t>
      </w:r>
      <w:r>
        <w:rPr>
          <w:w w:val="105"/>
        </w:rPr>
        <w:t>=</w:t>
      </w:r>
      <w:r>
        <w:rPr>
          <w:spacing w:val="6"/>
          <w:w w:val="105"/>
        </w:rPr>
        <w:t xml:space="preserve"> </w:t>
      </w:r>
      <w:r>
        <w:rPr>
          <w:w w:val="105"/>
        </w:rPr>
        <w:t>1,</w:t>
      </w:r>
      <w:r>
        <w:rPr>
          <w:spacing w:val="-5"/>
          <w:w w:val="105"/>
        </w:rPr>
        <w:t xml:space="preserve"> </w:t>
      </w:r>
      <w:r>
        <w:rPr>
          <w:i/>
          <w:w w:val="105"/>
        </w:rPr>
        <w:t>d</w:t>
      </w:r>
      <w:r>
        <w:rPr>
          <w:w w:val="105"/>
          <w:vertAlign w:val="superscript"/>
        </w:rPr>
        <w:t>out</w:t>
      </w:r>
      <w:r>
        <w:rPr>
          <w:spacing w:val="15"/>
          <w:w w:val="105"/>
        </w:rPr>
        <w:t xml:space="preserve"> </w:t>
      </w:r>
      <w:r>
        <w:rPr>
          <w:w w:val="105"/>
        </w:rPr>
        <w:t>=</w:t>
      </w:r>
      <w:r>
        <w:rPr>
          <w:spacing w:val="6"/>
          <w:w w:val="105"/>
        </w:rPr>
        <w:t xml:space="preserve"> </w:t>
      </w:r>
      <w:r>
        <w:rPr>
          <w:w w:val="105"/>
        </w:rPr>
        <w:t>0</w:t>
      </w:r>
      <w:r>
        <w:rPr>
          <w:spacing w:val="-6"/>
          <w:w w:val="105"/>
        </w:rPr>
        <w:t xml:space="preserve"> </w:t>
      </w:r>
      <w:r>
        <w:rPr>
          <w:w w:val="105"/>
        </w:rPr>
        <w:t>(dangling).</w:t>
      </w:r>
      <w:r>
        <w:rPr>
          <w:spacing w:val="23"/>
          <w:w w:val="105"/>
        </w:rPr>
        <w:t xml:space="preserve"> </w:t>
      </w:r>
      <w:r>
        <w:rPr>
          <w:spacing w:val="-2"/>
          <w:w w:val="105"/>
        </w:rPr>
        <w:t>After</w:t>
      </w:r>
    </w:p>
    <w:p w14:paraId="00DC1DCF" w14:textId="77777777" w:rsidR="00350CFB" w:rsidRDefault="00283FFF">
      <w:pPr>
        <w:tabs>
          <w:tab w:val="left" w:pos="5402"/>
          <w:tab w:val="left" w:pos="6324"/>
          <w:tab w:val="left" w:pos="7246"/>
        </w:tabs>
        <w:spacing w:line="158" w:lineRule="exact"/>
        <w:ind w:left="4480"/>
        <w:rPr>
          <w:rFonts w:ascii="Menlo"/>
          <w:i/>
          <w:sz w:val="16"/>
        </w:rPr>
      </w:pPr>
      <w:r>
        <w:rPr>
          <w:rFonts w:ascii="Menlo"/>
          <w:i/>
          <w:spacing w:val="-10"/>
          <w:w w:val="135"/>
          <w:sz w:val="16"/>
        </w:rPr>
        <w:t>A</w:t>
      </w:r>
      <w:r>
        <w:rPr>
          <w:rFonts w:ascii="Menlo"/>
          <w:i/>
          <w:sz w:val="16"/>
        </w:rPr>
        <w:tab/>
      </w:r>
      <w:r>
        <w:rPr>
          <w:rFonts w:ascii="Menlo"/>
          <w:i/>
          <w:spacing w:val="-10"/>
          <w:w w:val="135"/>
          <w:sz w:val="16"/>
        </w:rPr>
        <w:t>B</w:t>
      </w:r>
      <w:r>
        <w:rPr>
          <w:rFonts w:ascii="Menlo"/>
          <w:i/>
          <w:sz w:val="16"/>
        </w:rPr>
        <w:tab/>
      </w:r>
      <w:r>
        <w:rPr>
          <w:rFonts w:ascii="Menlo"/>
          <w:i/>
          <w:spacing w:val="-10"/>
          <w:w w:val="135"/>
          <w:sz w:val="16"/>
        </w:rPr>
        <w:t>C</w:t>
      </w:r>
      <w:r>
        <w:rPr>
          <w:rFonts w:ascii="Menlo"/>
          <w:i/>
          <w:sz w:val="16"/>
        </w:rPr>
        <w:tab/>
      </w:r>
      <w:r>
        <w:rPr>
          <w:rFonts w:ascii="Menlo"/>
          <w:i/>
          <w:spacing w:val="-10"/>
          <w:w w:val="135"/>
          <w:sz w:val="16"/>
        </w:rPr>
        <w:t>D</w:t>
      </w:r>
    </w:p>
    <w:p w14:paraId="00DC1DD0" w14:textId="77777777" w:rsidR="00350CFB" w:rsidRDefault="00283FFF">
      <w:pPr>
        <w:pStyle w:val="BodyText"/>
        <w:spacing w:before="132"/>
        <w:ind w:left="282"/>
        <w:rPr>
          <w:i/>
        </w:rPr>
      </w:pPr>
      <w:r>
        <w:t>one</w:t>
      </w:r>
      <w:r>
        <w:rPr>
          <w:spacing w:val="6"/>
        </w:rPr>
        <w:t xml:space="preserve"> </w:t>
      </w:r>
      <w:r>
        <w:t>power-iteration</w:t>
      </w:r>
      <w:r>
        <w:rPr>
          <w:spacing w:val="6"/>
        </w:rPr>
        <w:t xml:space="preserve"> </w:t>
      </w:r>
      <w:r>
        <w:t>step</w:t>
      </w:r>
      <w:r>
        <w:rPr>
          <w:spacing w:val="6"/>
        </w:rPr>
        <w:t xml:space="preserve"> </w:t>
      </w:r>
      <w:r>
        <w:t>from</w:t>
      </w:r>
      <w:r>
        <w:rPr>
          <w:spacing w:val="6"/>
        </w:rPr>
        <w:t xml:space="preserve"> </w:t>
      </w:r>
      <w:r>
        <w:t>the</w:t>
      </w:r>
      <w:r>
        <w:rPr>
          <w:spacing w:val="6"/>
        </w:rPr>
        <w:t xml:space="preserve"> </w:t>
      </w:r>
      <w:r>
        <w:t>uniform</w:t>
      </w:r>
      <w:r>
        <w:rPr>
          <w:spacing w:val="6"/>
        </w:rPr>
        <w:t xml:space="preserve"> </w:t>
      </w:r>
      <w:r>
        <w:t>vector</w:t>
      </w:r>
      <w:r>
        <w:rPr>
          <w:spacing w:val="5"/>
        </w:rPr>
        <w:t xml:space="preserve"> </w:t>
      </w:r>
      <w:r>
        <w:rPr>
          <w:b/>
          <w:i/>
        </w:rPr>
        <w:t>π</w:t>
      </w:r>
      <w:r>
        <w:rPr>
          <w:vertAlign w:val="superscript"/>
        </w:rPr>
        <w:t>(0)</w:t>
      </w:r>
      <w:r>
        <w:rPr>
          <w:spacing w:val="27"/>
        </w:rPr>
        <w:t xml:space="preserve"> </w:t>
      </w:r>
      <w:r>
        <w:t>=</w:t>
      </w:r>
      <w:r>
        <w:rPr>
          <w:spacing w:val="15"/>
        </w:rPr>
        <w:t xml:space="preserve"> </w:t>
      </w:r>
      <w:r>
        <w:rPr>
          <w:b/>
        </w:rPr>
        <w:t>1</w:t>
      </w:r>
      <w:r>
        <w:t>/4,</w:t>
      </w:r>
      <w:r>
        <w:rPr>
          <w:spacing w:val="6"/>
        </w:rPr>
        <w:t xml:space="preserve"> </w:t>
      </w:r>
      <w:r>
        <w:t>mass</w:t>
      </w:r>
      <w:r>
        <w:rPr>
          <w:spacing w:val="6"/>
        </w:rPr>
        <w:t xml:space="preserve"> </w:t>
      </w:r>
      <w:r>
        <w:t>flows</w:t>
      </w:r>
      <w:r>
        <w:rPr>
          <w:spacing w:val="7"/>
        </w:rPr>
        <w:t xml:space="preserve"> </w:t>
      </w:r>
      <w:r>
        <w:t>preferentially</w:t>
      </w:r>
      <w:r>
        <w:rPr>
          <w:spacing w:val="6"/>
        </w:rPr>
        <w:t xml:space="preserve"> </w:t>
      </w:r>
      <w:r>
        <w:t>toward</w:t>
      </w:r>
      <w:r>
        <w:rPr>
          <w:spacing w:val="6"/>
        </w:rPr>
        <w:t xml:space="preserve"> </w:t>
      </w:r>
      <w:r>
        <w:rPr>
          <w:i/>
          <w:spacing w:val="-10"/>
        </w:rPr>
        <w:t>D</w:t>
      </w:r>
    </w:p>
    <w:p w14:paraId="00DC1DD1" w14:textId="77777777" w:rsidR="00350CFB" w:rsidRDefault="00350CFB">
      <w:pPr>
        <w:pStyle w:val="BodyText"/>
        <w:rPr>
          <w:i/>
        </w:rPr>
        <w:sectPr w:rsidR="00350CFB">
          <w:pgSz w:w="11910" w:h="16840"/>
          <w:pgMar w:top="1840" w:right="708" w:bottom="2300" w:left="992" w:header="0" w:footer="2115" w:gutter="0"/>
          <w:cols w:space="720"/>
        </w:sectPr>
      </w:pPr>
    </w:p>
    <w:p w14:paraId="00DC1DD2" w14:textId="77777777" w:rsidR="00350CFB" w:rsidRDefault="00283FFF">
      <w:pPr>
        <w:pStyle w:val="BodyText"/>
        <w:spacing w:before="72" w:line="316" w:lineRule="auto"/>
        <w:ind w:left="282" w:right="534"/>
        <w:jc w:val="both"/>
      </w:pPr>
      <w:r>
        <w:lastRenderedPageBreak/>
        <w:t>because</w:t>
      </w:r>
      <w:r>
        <w:rPr>
          <w:spacing w:val="-8"/>
        </w:rPr>
        <w:t xml:space="preserve"> </w:t>
      </w:r>
      <w:r>
        <w:t>both</w:t>
      </w:r>
      <w:r>
        <w:rPr>
          <w:spacing w:val="-8"/>
        </w:rPr>
        <w:t xml:space="preserve"> </w:t>
      </w:r>
      <w:r>
        <w:rPr>
          <w:i/>
        </w:rPr>
        <w:t xml:space="preserve">B </w:t>
      </w:r>
      <w:r>
        <w:t>and</w:t>
      </w:r>
      <w:r>
        <w:rPr>
          <w:spacing w:val="-8"/>
        </w:rPr>
        <w:t xml:space="preserve"> </w:t>
      </w:r>
      <w:r>
        <w:rPr>
          <w:i/>
        </w:rPr>
        <w:t xml:space="preserve">C </w:t>
      </w:r>
      <w:r>
        <w:t>endorse</w:t>
      </w:r>
      <w:r>
        <w:rPr>
          <w:spacing w:val="-8"/>
        </w:rPr>
        <w:t xml:space="preserve"> </w:t>
      </w:r>
      <w:r>
        <w:rPr>
          <w:i/>
        </w:rPr>
        <w:t>D</w:t>
      </w:r>
      <w:r>
        <w:t>,</w:t>
      </w:r>
      <w:r>
        <w:rPr>
          <w:spacing w:val="-4"/>
        </w:rPr>
        <w:t xml:space="preserve"> </w:t>
      </w:r>
      <w:r>
        <w:t>while</w:t>
      </w:r>
      <w:r>
        <w:rPr>
          <w:spacing w:val="-8"/>
        </w:rPr>
        <w:t xml:space="preserve"> </w:t>
      </w:r>
      <w:r>
        <w:rPr>
          <w:i/>
        </w:rPr>
        <w:t>A</w:t>
      </w:r>
      <w:r>
        <w:rPr>
          <w:i/>
          <w:spacing w:val="-8"/>
        </w:rPr>
        <w:t xml:space="preserve"> </w:t>
      </w:r>
      <w:r>
        <w:t>splits</w:t>
      </w:r>
      <w:r>
        <w:rPr>
          <w:spacing w:val="-8"/>
        </w:rPr>
        <w:t xml:space="preserve"> </w:t>
      </w:r>
      <w:r>
        <w:t>mass</w:t>
      </w:r>
      <w:r>
        <w:rPr>
          <w:spacing w:val="-8"/>
        </w:rPr>
        <w:t xml:space="preserve"> </w:t>
      </w:r>
      <w:r>
        <w:t>between</w:t>
      </w:r>
      <w:r>
        <w:rPr>
          <w:spacing w:val="-7"/>
        </w:rPr>
        <w:t xml:space="preserve"> </w:t>
      </w:r>
      <w:r>
        <w:rPr>
          <w:i/>
        </w:rPr>
        <w:t xml:space="preserve">B </w:t>
      </w:r>
      <w:r>
        <w:t>and</w:t>
      </w:r>
      <w:r>
        <w:rPr>
          <w:spacing w:val="-8"/>
        </w:rPr>
        <w:t xml:space="preserve"> </w:t>
      </w:r>
      <w:r>
        <w:rPr>
          <w:i/>
        </w:rPr>
        <w:t>C</w:t>
      </w:r>
      <w:r>
        <w:t>.</w:t>
      </w:r>
      <w:r>
        <w:rPr>
          <w:spacing w:val="25"/>
        </w:rPr>
        <w:t xml:space="preserve"> </w:t>
      </w:r>
      <w:r>
        <w:t>Subsequent</w:t>
      </w:r>
      <w:r>
        <w:rPr>
          <w:spacing w:val="-8"/>
        </w:rPr>
        <w:t xml:space="preserve"> </w:t>
      </w:r>
      <w:r>
        <w:t>iterations</w:t>
      </w:r>
      <w:r>
        <w:rPr>
          <w:spacing w:val="-8"/>
        </w:rPr>
        <w:t xml:space="preserve"> </w:t>
      </w:r>
      <w:r>
        <w:t xml:space="preserve">mix </w:t>
      </w:r>
      <w:r>
        <w:rPr>
          <w:spacing w:val="-2"/>
          <w:w w:val="105"/>
        </w:rPr>
        <w:t>in</w:t>
      </w:r>
      <w:r>
        <w:rPr>
          <w:spacing w:val="-14"/>
          <w:w w:val="105"/>
        </w:rPr>
        <w:t xml:space="preserve"> </w:t>
      </w:r>
      <w:r>
        <w:rPr>
          <w:spacing w:val="-2"/>
          <w:w w:val="105"/>
        </w:rPr>
        <w:t>teleportation</w:t>
      </w:r>
      <w:r>
        <w:rPr>
          <w:spacing w:val="-14"/>
          <w:w w:val="105"/>
        </w:rPr>
        <w:t xml:space="preserve"> </w:t>
      </w:r>
      <w:r>
        <w:rPr>
          <w:spacing w:val="-2"/>
          <w:w w:val="105"/>
        </w:rPr>
        <w:t>mass</w:t>
      </w:r>
      <w:r>
        <w:rPr>
          <w:spacing w:val="-9"/>
          <w:w w:val="105"/>
        </w:rPr>
        <w:t xml:space="preserve"> </w:t>
      </w:r>
      <w:r>
        <w:rPr>
          <w:spacing w:val="-2"/>
          <w:w w:val="105"/>
        </w:rPr>
        <w:t>(1</w:t>
      </w:r>
      <w:r>
        <w:rPr>
          <w:spacing w:val="-14"/>
          <w:w w:val="105"/>
        </w:rPr>
        <w:t xml:space="preserve"> </w:t>
      </w:r>
      <w:r>
        <w:rPr>
          <w:rFonts w:ascii="Arial Unicode MS" w:hAnsi="Arial Unicode MS"/>
          <w:spacing w:val="-2"/>
          <w:w w:val="105"/>
        </w:rPr>
        <w:t>−</w:t>
      </w:r>
      <w:r>
        <w:rPr>
          <w:rFonts w:ascii="Arial Unicode MS" w:hAnsi="Arial Unicode MS"/>
          <w:spacing w:val="-16"/>
          <w:w w:val="105"/>
        </w:rPr>
        <w:t xml:space="preserve"> </w:t>
      </w:r>
      <w:r>
        <w:rPr>
          <w:i/>
          <w:spacing w:val="-2"/>
          <w:w w:val="105"/>
        </w:rPr>
        <w:t>d</w:t>
      </w:r>
      <w:r>
        <w:rPr>
          <w:spacing w:val="-2"/>
          <w:w w:val="105"/>
        </w:rPr>
        <w:t>)/4 = 0</w:t>
      </w:r>
      <w:r>
        <w:rPr>
          <w:i/>
          <w:spacing w:val="-2"/>
          <w:w w:val="105"/>
        </w:rPr>
        <w:t>.</w:t>
      </w:r>
      <w:r>
        <w:rPr>
          <w:spacing w:val="-2"/>
          <w:w w:val="105"/>
        </w:rPr>
        <w:t>0375</w:t>
      </w:r>
      <w:r>
        <w:rPr>
          <w:spacing w:val="-9"/>
          <w:w w:val="105"/>
        </w:rPr>
        <w:t xml:space="preserve"> </w:t>
      </w:r>
      <w:r>
        <w:rPr>
          <w:spacing w:val="-2"/>
          <w:w w:val="105"/>
        </w:rPr>
        <w:t>at</w:t>
      </w:r>
      <w:r>
        <w:rPr>
          <w:spacing w:val="-10"/>
          <w:w w:val="105"/>
        </w:rPr>
        <w:t xml:space="preserve"> </w:t>
      </w:r>
      <w:r>
        <w:rPr>
          <w:spacing w:val="-2"/>
          <w:w w:val="105"/>
        </w:rPr>
        <w:t>every</w:t>
      </w:r>
      <w:r>
        <w:rPr>
          <w:spacing w:val="-10"/>
          <w:w w:val="105"/>
        </w:rPr>
        <w:t xml:space="preserve"> </w:t>
      </w:r>
      <w:r>
        <w:rPr>
          <w:spacing w:val="-2"/>
          <w:w w:val="105"/>
        </w:rPr>
        <w:t>node.</w:t>
      </w:r>
      <w:r>
        <w:rPr>
          <w:spacing w:val="12"/>
          <w:w w:val="105"/>
        </w:rPr>
        <w:t xml:space="preserve"> </w:t>
      </w:r>
      <w:r>
        <w:rPr>
          <w:spacing w:val="-2"/>
          <w:w w:val="105"/>
        </w:rPr>
        <w:t>The</w:t>
      </w:r>
      <w:r>
        <w:rPr>
          <w:spacing w:val="-10"/>
          <w:w w:val="105"/>
        </w:rPr>
        <w:t xml:space="preserve"> </w:t>
      </w:r>
      <w:r>
        <w:rPr>
          <w:spacing w:val="-2"/>
          <w:w w:val="105"/>
        </w:rPr>
        <w:t>stationary</w:t>
      </w:r>
      <w:r>
        <w:rPr>
          <w:spacing w:val="-10"/>
          <w:w w:val="105"/>
        </w:rPr>
        <w:t xml:space="preserve"> </w:t>
      </w:r>
      <w:r>
        <w:rPr>
          <w:spacing w:val="-2"/>
          <w:w w:val="105"/>
        </w:rPr>
        <w:t>ranking</w:t>
      </w:r>
      <w:r>
        <w:rPr>
          <w:spacing w:val="-10"/>
          <w:w w:val="105"/>
        </w:rPr>
        <w:t xml:space="preserve"> </w:t>
      </w:r>
      <w:r>
        <w:rPr>
          <w:spacing w:val="-2"/>
          <w:w w:val="105"/>
        </w:rPr>
        <w:t>places</w:t>
      </w:r>
      <w:r>
        <w:rPr>
          <w:spacing w:val="-9"/>
          <w:w w:val="105"/>
        </w:rPr>
        <w:t xml:space="preserve"> </w:t>
      </w:r>
      <w:r>
        <w:rPr>
          <w:i/>
          <w:spacing w:val="-2"/>
          <w:w w:val="105"/>
        </w:rPr>
        <w:t>D</w:t>
      </w:r>
      <w:r>
        <w:rPr>
          <w:i/>
          <w:spacing w:val="-4"/>
          <w:w w:val="105"/>
        </w:rPr>
        <w:t xml:space="preserve"> </w:t>
      </w:r>
      <w:r>
        <w:rPr>
          <w:spacing w:val="-2"/>
          <w:w w:val="105"/>
        </w:rPr>
        <w:t xml:space="preserve">highest, </w:t>
      </w:r>
      <w:r>
        <w:t>then</w:t>
      </w:r>
      <w:r>
        <w:rPr>
          <w:spacing w:val="-11"/>
        </w:rPr>
        <w:t xml:space="preserve"> </w:t>
      </w:r>
      <w:r>
        <w:rPr>
          <w:i/>
        </w:rPr>
        <w:t xml:space="preserve">B </w:t>
      </w:r>
      <w:r>
        <w:t>and</w:t>
      </w:r>
      <w:r>
        <w:rPr>
          <w:spacing w:val="-11"/>
        </w:rPr>
        <w:t xml:space="preserve"> </w:t>
      </w:r>
      <w:r>
        <w:rPr>
          <w:i/>
        </w:rPr>
        <w:t>C</w:t>
      </w:r>
      <w:r>
        <w:t>,</w:t>
      </w:r>
      <w:r>
        <w:rPr>
          <w:spacing w:val="-7"/>
        </w:rPr>
        <w:t xml:space="preserve"> </w:t>
      </w:r>
      <w:r>
        <w:t>then</w:t>
      </w:r>
      <w:r>
        <w:rPr>
          <w:spacing w:val="-11"/>
        </w:rPr>
        <w:t xml:space="preserve"> </w:t>
      </w:r>
      <w:r>
        <w:rPr>
          <w:i/>
        </w:rPr>
        <w:t>A</w:t>
      </w:r>
      <w:r>
        <w:t>—illustrating</w:t>
      </w:r>
      <w:r>
        <w:rPr>
          <w:spacing w:val="-11"/>
        </w:rPr>
        <w:t xml:space="preserve"> </w:t>
      </w:r>
      <w:r>
        <w:t>that</w:t>
      </w:r>
      <w:r>
        <w:rPr>
          <w:spacing w:val="-11"/>
        </w:rPr>
        <w:t xml:space="preserve"> </w:t>
      </w:r>
      <w:r>
        <w:rPr>
          <w:i/>
        </w:rPr>
        <w:t>receiving</w:t>
      </w:r>
      <w:r>
        <w:rPr>
          <w:i/>
          <w:spacing w:val="-5"/>
        </w:rPr>
        <w:t xml:space="preserve"> </w:t>
      </w:r>
      <w:r>
        <w:t>endorsements</w:t>
      </w:r>
      <w:r>
        <w:rPr>
          <w:spacing w:val="-11"/>
        </w:rPr>
        <w:t xml:space="preserve"> </w:t>
      </w:r>
      <w:r>
        <w:t>from</w:t>
      </w:r>
      <w:r>
        <w:rPr>
          <w:spacing w:val="-11"/>
        </w:rPr>
        <w:t xml:space="preserve"> </w:t>
      </w:r>
      <w:r>
        <w:t>nodes</w:t>
      </w:r>
      <w:r>
        <w:rPr>
          <w:spacing w:val="-11"/>
        </w:rPr>
        <w:t xml:space="preserve"> </w:t>
      </w:r>
      <w:r>
        <w:t>that</w:t>
      </w:r>
      <w:r>
        <w:rPr>
          <w:spacing w:val="-11"/>
        </w:rPr>
        <w:t xml:space="preserve"> </w:t>
      </w:r>
      <w:r>
        <w:t>themselves</w:t>
      </w:r>
      <w:r>
        <w:rPr>
          <w:spacing w:val="-11"/>
        </w:rPr>
        <w:t xml:space="preserve"> </w:t>
      </w:r>
      <w:r>
        <w:t>receive</w:t>
      </w:r>
    </w:p>
    <w:p w14:paraId="00DC1DD3" w14:textId="77777777" w:rsidR="00350CFB" w:rsidRDefault="00283FFF">
      <w:pPr>
        <w:pStyle w:val="BodyText"/>
        <w:spacing w:before="89"/>
        <w:ind w:left="282"/>
        <w:jc w:val="both"/>
      </w:pPr>
      <w:r>
        <w:t>endorsements</w:t>
      </w:r>
      <w:r>
        <w:rPr>
          <w:spacing w:val="-10"/>
        </w:rPr>
        <w:t xml:space="preserve"> </w:t>
      </w:r>
      <w:r>
        <w:t>raises</w:t>
      </w:r>
      <w:r>
        <w:rPr>
          <w:spacing w:val="-9"/>
        </w:rPr>
        <w:t xml:space="preserve"> </w:t>
      </w:r>
      <w:r>
        <w:t>score,</w:t>
      </w:r>
      <w:r>
        <w:rPr>
          <w:spacing w:val="-9"/>
        </w:rPr>
        <w:t xml:space="preserve"> </w:t>
      </w:r>
      <w:r>
        <w:t>exactly</w:t>
      </w:r>
      <w:r>
        <w:rPr>
          <w:spacing w:val="-9"/>
        </w:rPr>
        <w:t xml:space="preserve"> </w:t>
      </w:r>
      <w:r>
        <w:t>the</w:t>
      </w:r>
      <w:r>
        <w:rPr>
          <w:spacing w:val="-9"/>
        </w:rPr>
        <w:t xml:space="preserve"> </w:t>
      </w:r>
      <w:r>
        <w:t>citation</w:t>
      </w:r>
      <w:r>
        <w:rPr>
          <w:spacing w:val="-10"/>
        </w:rPr>
        <w:t xml:space="preserve"> </w:t>
      </w:r>
      <w:r>
        <w:t>logic</w:t>
      </w:r>
      <w:r>
        <w:rPr>
          <w:spacing w:val="-9"/>
        </w:rPr>
        <w:t xml:space="preserve"> </w:t>
      </w:r>
      <w:r>
        <w:t>of</w:t>
      </w:r>
      <w:r>
        <w:rPr>
          <w:spacing w:val="-9"/>
        </w:rPr>
        <w:t xml:space="preserve"> </w:t>
      </w:r>
      <w:r>
        <w:t>PageRank</w:t>
      </w:r>
      <w:r>
        <w:rPr>
          <w:spacing w:val="-8"/>
        </w:rPr>
        <w:t xml:space="preserve"> </w:t>
      </w:r>
      <w:hyperlink w:anchor="_bookmark173" w:history="1">
        <w:r>
          <w:rPr>
            <w:spacing w:val="-2"/>
            <w:vertAlign w:val="superscript"/>
          </w:rPr>
          <w:t>[40]</w:t>
        </w:r>
      </w:hyperlink>
      <w:r>
        <w:rPr>
          <w:spacing w:val="-2"/>
          <w:vertAlign w:val="superscript"/>
        </w:rPr>
        <w:t>,</w:t>
      </w:r>
      <w:hyperlink w:anchor="_bookmark182" w:history="1">
        <w:r>
          <w:rPr>
            <w:spacing w:val="-2"/>
            <w:vertAlign w:val="superscript"/>
          </w:rPr>
          <w:t>[49]</w:t>
        </w:r>
      </w:hyperlink>
      <w:r>
        <w:rPr>
          <w:spacing w:val="-2"/>
        </w:rPr>
        <w:t>.</w:t>
      </w:r>
    </w:p>
    <w:p w14:paraId="00DC1DD4" w14:textId="77777777" w:rsidR="00350CFB" w:rsidRDefault="00283FFF">
      <w:pPr>
        <w:pStyle w:val="BodyText"/>
        <w:spacing w:before="194" w:line="396" w:lineRule="auto"/>
        <w:ind w:left="282" w:right="564"/>
        <w:jc w:val="both"/>
      </w:pPr>
      <w:r>
        <w:t>If</w:t>
      </w:r>
      <w:r>
        <w:rPr>
          <w:spacing w:val="-11"/>
        </w:rPr>
        <w:t xml:space="preserve"> </w:t>
      </w:r>
      <w:r>
        <w:t>the</w:t>
      </w:r>
      <w:r>
        <w:rPr>
          <w:spacing w:val="-11"/>
        </w:rPr>
        <w:t xml:space="preserve"> </w:t>
      </w:r>
      <w:r>
        <w:t>same</w:t>
      </w:r>
      <w:r>
        <w:rPr>
          <w:spacing w:val="-11"/>
        </w:rPr>
        <w:t xml:space="preserve"> </w:t>
      </w:r>
      <w:r>
        <w:t>wallets</w:t>
      </w:r>
      <w:r>
        <w:rPr>
          <w:spacing w:val="-11"/>
        </w:rPr>
        <w:t xml:space="preserve"> </w:t>
      </w:r>
      <w:r>
        <w:t>are</w:t>
      </w:r>
      <w:r>
        <w:rPr>
          <w:spacing w:val="-11"/>
        </w:rPr>
        <w:t xml:space="preserve"> </w:t>
      </w:r>
      <w:r>
        <w:t>connected</w:t>
      </w:r>
      <w:r>
        <w:rPr>
          <w:spacing w:val="-11"/>
        </w:rPr>
        <w:t xml:space="preserve"> </w:t>
      </w:r>
      <w:r>
        <w:t>by</w:t>
      </w:r>
      <w:r>
        <w:rPr>
          <w:spacing w:val="-11"/>
        </w:rPr>
        <w:t xml:space="preserve"> </w:t>
      </w:r>
      <w:r>
        <w:t>many</w:t>
      </w:r>
      <w:r>
        <w:rPr>
          <w:spacing w:val="-11"/>
        </w:rPr>
        <w:t xml:space="preserve"> </w:t>
      </w:r>
      <w:r>
        <w:t>small</w:t>
      </w:r>
      <w:r>
        <w:rPr>
          <w:spacing w:val="-11"/>
        </w:rPr>
        <w:t xml:space="preserve"> </w:t>
      </w:r>
      <w:r>
        <w:t>transfers</w:t>
      </w:r>
      <w:r>
        <w:rPr>
          <w:spacing w:val="-11"/>
        </w:rPr>
        <w:t xml:space="preserve"> </w:t>
      </w:r>
      <w:r>
        <w:t>instead</w:t>
      </w:r>
      <w:r>
        <w:rPr>
          <w:spacing w:val="-11"/>
        </w:rPr>
        <w:t xml:space="preserve"> </w:t>
      </w:r>
      <w:r>
        <w:t>of</w:t>
      </w:r>
      <w:r>
        <w:rPr>
          <w:spacing w:val="-11"/>
        </w:rPr>
        <w:t xml:space="preserve"> </w:t>
      </w:r>
      <w:r>
        <w:t>few</w:t>
      </w:r>
      <w:r>
        <w:rPr>
          <w:spacing w:val="-11"/>
        </w:rPr>
        <w:t xml:space="preserve"> </w:t>
      </w:r>
      <w:r>
        <w:t>allowances,</w:t>
      </w:r>
      <w:r>
        <w:rPr>
          <w:spacing w:val="-10"/>
        </w:rPr>
        <w:t xml:space="preserve"> </w:t>
      </w:r>
      <w:r>
        <w:t>the</w:t>
      </w:r>
      <w:r>
        <w:rPr>
          <w:spacing w:val="-11"/>
        </w:rPr>
        <w:t xml:space="preserve"> </w:t>
      </w:r>
      <w:r>
        <w:t>transition matrix changes and the ranking can reorder even though the node set is identical.</w:t>
      </w:r>
      <w:r>
        <w:rPr>
          <w:spacing w:val="40"/>
        </w:rPr>
        <w:t xml:space="preserve"> </w:t>
      </w:r>
      <w:r>
        <w:t xml:space="preserve">That is the </w:t>
      </w:r>
      <w:bookmarkStart w:id="140" w:name="DeFi_risk_taxonomy_and_where_reputation_"/>
      <w:bookmarkStart w:id="141" w:name="_bookmark39"/>
      <w:bookmarkEnd w:id="140"/>
      <w:bookmarkEnd w:id="141"/>
      <w:r>
        <w:t>microcosm of H1: EndorseRank and AWP need not agree.</w:t>
      </w:r>
    </w:p>
    <w:p w14:paraId="00DC1DD5" w14:textId="77777777" w:rsidR="00350CFB" w:rsidRDefault="00350CFB">
      <w:pPr>
        <w:pStyle w:val="BodyText"/>
        <w:spacing w:before="162"/>
      </w:pPr>
    </w:p>
    <w:p w14:paraId="00DC1DD6" w14:textId="77777777" w:rsidR="00350CFB" w:rsidRDefault="00283FFF">
      <w:pPr>
        <w:pStyle w:val="Heading2"/>
        <w:numPr>
          <w:ilvl w:val="1"/>
          <w:numId w:val="26"/>
        </w:numPr>
        <w:tabs>
          <w:tab w:val="left" w:pos="927"/>
        </w:tabs>
        <w:ind w:left="927" w:hanging="645"/>
      </w:pPr>
      <w:r>
        <w:t>DeFi</w:t>
      </w:r>
      <w:r>
        <w:rPr>
          <w:spacing w:val="12"/>
        </w:rPr>
        <w:t xml:space="preserve"> </w:t>
      </w:r>
      <w:r>
        <w:t>risk</w:t>
      </w:r>
      <w:r>
        <w:rPr>
          <w:spacing w:val="13"/>
        </w:rPr>
        <w:t xml:space="preserve"> </w:t>
      </w:r>
      <w:r>
        <w:t>taxonomy</w:t>
      </w:r>
      <w:r>
        <w:rPr>
          <w:spacing w:val="13"/>
        </w:rPr>
        <w:t xml:space="preserve"> </w:t>
      </w:r>
      <w:r>
        <w:t>and</w:t>
      </w:r>
      <w:r>
        <w:rPr>
          <w:spacing w:val="12"/>
        </w:rPr>
        <w:t xml:space="preserve"> </w:t>
      </w:r>
      <w:r>
        <w:t>where</w:t>
      </w:r>
      <w:r>
        <w:rPr>
          <w:spacing w:val="13"/>
        </w:rPr>
        <w:t xml:space="preserve"> </w:t>
      </w:r>
      <w:r>
        <w:t>reputation</w:t>
      </w:r>
      <w:r>
        <w:rPr>
          <w:spacing w:val="13"/>
        </w:rPr>
        <w:t xml:space="preserve"> </w:t>
      </w:r>
      <w:r>
        <w:rPr>
          <w:spacing w:val="-4"/>
        </w:rPr>
        <w:t>fits</w:t>
      </w:r>
    </w:p>
    <w:p w14:paraId="00DC1DD7" w14:textId="77777777" w:rsidR="00350CFB" w:rsidRDefault="00350CFB">
      <w:pPr>
        <w:pStyle w:val="BodyText"/>
        <w:spacing w:before="24"/>
        <w:rPr>
          <w:b/>
          <w:sz w:val="28"/>
        </w:rPr>
      </w:pPr>
    </w:p>
    <w:p w14:paraId="00DC1DD8" w14:textId="77777777" w:rsidR="00350CFB" w:rsidRDefault="00283FFF">
      <w:pPr>
        <w:pStyle w:val="BodyText"/>
        <w:spacing w:line="396" w:lineRule="auto"/>
        <w:ind w:left="273" w:right="522" w:firstLine="8"/>
        <w:jc w:val="both"/>
      </w:pPr>
      <w:r>
        <w:t xml:space="preserve">DeFi risk is multi-layered </w:t>
      </w:r>
      <w:hyperlink w:anchor="_bookmark144" w:history="1">
        <w:r>
          <w:rPr>
            <w:vertAlign w:val="superscript"/>
          </w:rPr>
          <w:t>[11]</w:t>
        </w:r>
      </w:hyperlink>
      <w:r>
        <w:rPr>
          <w:vertAlign w:val="superscript"/>
        </w:rPr>
        <w:t>,</w:t>
      </w:r>
      <w:hyperlink w:anchor="_bookmark159" w:history="1">
        <w:r>
          <w:rPr>
            <w:vertAlign w:val="superscript"/>
          </w:rPr>
          <w:t>[26]</w:t>
        </w:r>
      </w:hyperlink>
      <w:r>
        <w:rPr>
          <w:vertAlign w:val="superscript"/>
        </w:rPr>
        <w:t>,</w:t>
      </w:r>
      <w:hyperlink w:anchor="_bookmark184" w:history="1">
        <w:r>
          <w:rPr>
            <w:vertAlign w:val="superscript"/>
          </w:rPr>
          <w:t>[51]</w:t>
        </w:r>
      </w:hyperlink>
      <w:r>
        <w:rPr>
          <w:vertAlign w:val="superscript"/>
        </w:rPr>
        <w:t>,</w:t>
      </w:r>
      <w:hyperlink w:anchor="_bookmark192" w:history="1">
        <w:r>
          <w:rPr>
            <w:vertAlign w:val="superscript"/>
          </w:rPr>
          <w:t>[59]</w:t>
        </w:r>
      </w:hyperlink>
      <w:r>
        <w:t>.</w:t>
      </w:r>
      <w:r>
        <w:rPr>
          <w:spacing w:val="40"/>
        </w:rPr>
        <w:t xml:space="preserve"> </w:t>
      </w:r>
      <w:r>
        <w:t xml:space="preserve">Smart-contract risk concerns bugs and upgrade keys. Oracle risk concerns manipulated or stale prices </w:t>
      </w:r>
      <w:hyperlink w:anchor="_bookmark135" w:history="1">
        <w:r>
          <w:rPr>
            <w:vertAlign w:val="superscript"/>
          </w:rPr>
          <w:t>[2]</w:t>
        </w:r>
      </w:hyperlink>
      <w:r>
        <w:t>.</w:t>
      </w:r>
      <w:r>
        <w:rPr>
          <w:spacing w:val="40"/>
        </w:rPr>
        <w:t xml:space="preserve"> </w:t>
      </w:r>
      <w:r>
        <w:t xml:space="preserve">Market risk concerns volatility and liquida-tion cascades </w:t>
      </w:r>
      <w:hyperlink w:anchor="_bookmark183" w:history="1">
        <w:r>
          <w:rPr>
            <w:vertAlign w:val="superscript"/>
          </w:rPr>
          <w:t>[50]</w:t>
        </w:r>
      </w:hyperlink>
      <w:r>
        <w:t xml:space="preserve">, including stablecoin and funding-market stress </w:t>
      </w:r>
      <w:hyperlink w:anchor="_bookmark170" w:history="1">
        <w:r>
          <w:rPr>
            <w:vertAlign w:val="superscript"/>
          </w:rPr>
          <w:t>[37]</w:t>
        </w:r>
      </w:hyperlink>
      <w:r>
        <w:t>.</w:t>
      </w:r>
      <w:r>
        <w:rPr>
          <w:spacing w:val="40"/>
        </w:rPr>
        <w:t xml:space="preserve"> </w:t>
      </w:r>
      <w:r>
        <w:t>Governance risk concerns token-weighted</w:t>
      </w:r>
      <w:r>
        <w:rPr>
          <w:spacing w:val="-15"/>
        </w:rPr>
        <w:t xml:space="preserve"> </w:t>
      </w:r>
      <w:r>
        <w:t xml:space="preserve">capture. </w:t>
      </w:r>
      <w:r>
        <w:rPr>
          <w:i/>
        </w:rPr>
        <w:t>Counterparty</w:t>
      </w:r>
      <w:r>
        <w:rPr>
          <w:i/>
          <w:spacing w:val="-15"/>
        </w:rPr>
        <w:t xml:space="preserve"> </w:t>
      </w:r>
      <w:r>
        <w:t>or</w:t>
      </w:r>
      <w:r>
        <w:rPr>
          <w:spacing w:val="-15"/>
        </w:rPr>
        <w:t xml:space="preserve"> </w:t>
      </w:r>
      <w:r>
        <w:rPr>
          <w:i/>
        </w:rPr>
        <w:t>behavioral</w:t>
      </w:r>
      <w:r>
        <w:rPr>
          <w:i/>
          <w:spacing w:val="-12"/>
        </w:rPr>
        <w:t xml:space="preserve"> </w:t>
      </w:r>
      <w:r>
        <w:t>risk—the</w:t>
      </w:r>
      <w:r>
        <w:rPr>
          <w:spacing w:val="-15"/>
        </w:rPr>
        <w:t xml:space="preserve"> </w:t>
      </w:r>
      <w:r>
        <w:t>focus</w:t>
      </w:r>
      <w:r>
        <w:rPr>
          <w:spacing w:val="-15"/>
        </w:rPr>
        <w:t xml:space="preserve"> </w:t>
      </w:r>
      <w:r>
        <w:t>of</w:t>
      </w:r>
      <w:r>
        <w:rPr>
          <w:spacing w:val="-15"/>
        </w:rPr>
        <w:t xml:space="preserve"> </w:t>
      </w:r>
      <w:r>
        <w:t>this</w:t>
      </w:r>
      <w:r>
        <w:rPr>
          <w:spacing w:val="-15"/>
        </w:rPr>
        <w:t xml:space="preserve"> </w:t>
      </w:r>
      <w:r>
        <w:t>dissertation—concerns whether a wallet’s historical interactions suggest reliable management of leveraged exposure.</w:t>
      </w:r>
    </w:p>
    <w:p w14:paraId="00DC1DD9" w14:textId="77777777" w:rsidR="00350CFB" w:rsidRDefault="00283FFF">
      <w:pPr>
        <w:pStyle w:val="BodyText"/>
        <w:spacing w:before="19" w:line="396" w:lineRule="auto"/>
        <w:ind w:left="282" w:right="522"/>
        <w:jc w:val="both"/>
      </w:pPr>
      <w:r>
        <w:t>On-chain reputation scores address only the behavioral layer, and only partially.</w:t>
      </w:r>
      <w:r>
        <w:rPr>
          <w:spacing w:val="40"/>
        </w:rPr>
        <w:t xml:space="preserve"> </w:t>
      </w:r>
      <w:r>
        <w:t>They do not re-place collateral, audits, or oracle design.</w:t>
      </w:r>
      <w:r>
        <w:rPr>
          <w:spacing w:val="40"/>
        </w:rPr>
        <w:t xml:space="preserve"> </w:t>
      </w:r>
      <w:r>
        <w:t>Their role is to summarize relational structure (who au-thorizes</w:t>
      </w:r>
      <w:r>
        <w:rPr>
          <w:spacing w:val="-14"/>
        </w:rPr>
        <w:t xml:space="preserve"> </w:t>
      </w:r>
      <w:r>
        <w:t>whom;</w:t>
      </w:r>
      <w:r>
        <w:rPr>
          <w:spacing w:val="-10"/>
        </w:rPr>
        <w:t xml:space="preserve"> </w:t>
      </w:r>
      <w:r>
        <w:t>who</w:t>
      </w:r>
      <w:r>
        <w:rPr>
          <w:spacing w:val="-14"/>
        </w:rPr>
        <w:t xml:space="preserve"> </w:t>
      </w:r>
      <w:r>
        <w:t>pays</w:t>
      </w:r>
      <w:r>
        <w:rPr>
          <w:spacing w:val="-14"/>
        </w:rPr>
        <w:t xml:space="preserve"> </w:t>
      </w:r>
      <w:r>
        <w:t>whom)</w:t>
      </w:r>
      <w:r>
        <w:rPr>
          <w:spacing w:val="-14"/>
        </w:rPr>
        <w:t xml:space="preserve"> </w:t>
      </w:r>
      <w:r>
        <w:t>into</w:t>
      </w:r>
      <w:r>
        <w:rPr>
          <w:spacing w:val="-14"/>
        </w:rPr>
        <w:t xml:space="preserve"> </w:t>
      </w:r>
      <w:r>
        <w:t>an</w:t>
      </w:r>
      <w:r>
        <w:rPr>
          <w:spacing w:val="-14"/>
        </w:rPr>
        <w:t xml:space="preserve"> </w:t>
      </w:r>
      <w:r>
        <w:t>ordinal</w:t>
      </w:r>
      <w:r>
        <w:rPr>
          <w:spacing w:val="-14"/>
        </w:rPr>
        <w:t xml:space="preserve"> </w:t>
      </w:r>
      <w:r>
        <w:t>signal</w:t>
      </w:r>
      <w:r>
        <w:rPr>
          <w:spacing w:val="-13"/>
        </w:rPr>
        <w:t xml:space="preserve"> </w:t>
      </w:r>
      <w:r>
        <w:t>that</w:t>
      </w:r>
      <w:r>
        <w:rPr>
          <w:spacing w:val="-14"/>
        </w:rPr>
        <w:t xml:space="preserve"> </w:t>
      </w:r>
      <w:r>
        <w:t>can</w:t>
      </w:r>
      <w:r>
        <w:rPr>
          <w:spacing w:val="-14"/>
        </w:rPr>
        <w:t xml:space="preserve"> </w:t>
      </w:r>
      <w:r>
        <w:t>be</w:t>
      </w:r>
      <w:r>
        <w:rPr>
          <w:spacing w:val="-13"/>
        </w:rPr>
        <w:t xml:space="preserve"> </w:t>
      </w:r>
      <w:r>
        <w:t>audited</w:t>
      </w:r>
      <w:r>
        <w:rPr>
          <w:spacing w:val="-14"/>
        </w:rPr>
        <w:t xml:space="preserve"> </w:t>
      </w:r>
      <w:r>
        <w:t>and</w:t>
      </w:r>
      <w:r>
        <w:rPr>
          <w:spacing w:val="-14"/>
        </w:rPr>
        <w:t xml:space="preserve"> </w:t>
      </w:r>
      <w:r>
        <w:t>recomputed</w:t>
      </w:r>
      <w:r>
        <w:rPr>
          <w:spacing w:val="-14"/>
        </w:rPr>
        <w:t xml:space="preserve"> </w:t>
      </w:r>
      <w:hyperlink w:anchor="_bookmark181" w:history="1">
        <w:r>
          <w:rPr>
            <w:vertAlign w:val="superscript"/>
          </w:rPr>
          <w:t>[48]</w:t>
        </w:r>
      </w:hyperlink>
      <w:r>
        <w:t>.</w:t>
      </w:r>
      <w:r>
        <w:rPr>
          <w:spacing w:val="12"/>
        </w:rPr>
        <w:t xml:space="preserve"> </w:t>
      </w:r>
      <w:r>
        <w:t>En-dorseRank</w:t>
      </w:r>
      <w:r>
        <w:rPr>
          <w:spacing w:val="-3"/>
        </w:rPr>
        <w:t xml:space="preserve"> </w:t>
      </w:r>
      <w:r>
        <w:t>targets</w:t>
      </w:r>
      <w:r>
        <w:rPr>
          <w:spacing w:val="-3"/>
        </w:rPr>
        <w:t xml:space="preserve"> </w:t>
      </w:r>
      <w:r>
        <w:t>the</w:t>
      </w:r>
      <w:r>
        <w:rPr>
          <w:spacing w:val="-3"/>
        </w:rPr>
        <w:t xml:space="preserve"> </w:t>
      </w:r>
      <w:r>
        <w:t>authorization</w:t>
      </w:r>
      <w:r>
        <w:rPr>
          <w:spacing w:val="-3"/>
        </w:rPr>
        <w:t xml:space="preserve"> </w:t>
      </w:r>
      <w:r>
        <w:t>facet</w:t>
      </w:r>
      <w:r>
        <w:rPr>
          <w:spacing w:val="-3"/>
        </w:rPr>
        <w:t xml:space="preserve"> </w:t>
      </w:r>
      <w:r>
        <w:t>of</w:t>
      </w:r>
      <w:r>
        <w:rPr>
          <w:spacing w:val="-3"/>
        </w:rPr>
        <w:t xml:space="preserve"> </w:t>
      </w:r>
      <w:r>
        <w:t>behavioral</w:t>
      </w:r>
      <w:r>
        <w:rPr>
          <w:spacing w:val="-3"/>
        </w:rPr>
        <w:t xml:space="preserve"> </w:t>
      </w:r>
      <w:r>
        <w:t>risk; AWP</w:t>
      </w:r>
      <w:r>
        <w:rPr>
          <w:spacing w:val="-3"/>
        </w:rPr>
        <w:t xml:space="preserve"> </w:t>
      </w:r>
      <w:r>
        <w:t>targets</w:t>
      </w:r>
      <w:r>
        <w:rPr>
          <w:spacing w:val="-3"/>
        </w:rPr>
        <w:t xml:space="preserve"> </w:t>
      </w:r>
      <w:r>
        <w:t>the</w:t>
      </w:r>
      <w:r>
        <w:rPr>
          <w:spacing w:val="-3"/>
        </w:rPr>
        <w:t xml:space="preserve"> </w:t>
      </w:r>
      <w:r>
        <w:t>payment-flow</w:t>
      </w:r>
      <w:r>
        <w:rPr>
          <w:spacing w:val="-3"/>
        </w:rPr>
        <w:t xml:space="preserve"> </w:t>
      </w:r>
      <w:r>
        <w:t>facet. Neither claims to predict exploits or governance attacks.</w:t>
      </w:r>
    </w:p>
    <w:p w14:paraId="00DC1DDA" w14:textId="77777777" w:rsidR="00350CFB" w:rsidRDefault="00283FFF">
      <w:pPr>
        <w:pStyle w:val="BodyText"/>
        <w:spacing w:before="20" w:line="396" w:lineRule="auto"/>
        <w:ind w:left="282" w:right="563" w:hanging="12"/>
        <w:jc w:val="both"/>
      </w:pPr>
      <w:r>
        <w:t xml:space="preserve">Wash trading and MEV further complicate behavioral measurement </w:t>
      </w:r>
      <w:hyperlink w:anchor="_bookmark148" w:history="1">
        <w:r>
          <w:rPr>
            <w:vertAlign w:val="superscript"/>
          </w:rPr>
          <w:t>[15]</w:t>
        </w:r>
      </w:hyperlink>
      <w:r>
        <w:rPr>
          <w:vertAlign w:val="superscript"/>
        </w:rPr>
        <w:t>,</w:t>
      </w:r>
      <w:hyperlink w:anchor="_bookmark190" w:history="1">
        <w:r>
          <w:rPr>
            <w:vertAlign w:val="superscript"/>
          </w:rPr>
          <w:t>[57]</w:t>
        </w:r>
      </w:hyperlink>
      <w:r>
        <w:rPr>
          <w:vertAlign w:val="superscript"/>
        </w:rPr>
        <w:t>,</w:t>
      </w:r>
      <w:hyperlink w:anchor="_bookmark196" w:history="1">
        <w:r>
          <w:rPr>
            <w:vertAlign w:val="superscript"/>
          </w:rPr>
          <w:t>[63]</w:t>
        </w:r>
      </w:hyperlink>
      <w:r>
        <w:t xml:space="preserve">, as do cross-venue arbitrage flows that inflate transfer activity without reflecting durable counterparty relationships </w:t>
      </w:r>
      <w:hyperlink w:anchor="_bookmark178" w:history="1">
        <w:r>
          <w:rPr>
            <w:vertAlign w:val="superscript"/>
          </w:rPr>
          <w:t>[45]</w:t>
        </w:r>
      </w:hyperlink>
      <w:r>
        <w:t>.</w:t>
      </w:r>
      <w:r>
        <w:rPr>
          <w:spacing w:val="33"/>
        </w:rPr>
        <w:t xml:space="preserve"> </w:t>
      </w:r>
      <w:r>
        <w:t>Transfer graphs are especially exposed to artificial volume; allowance graphs are exposed to approval farming.</w:t>
      </w:r>
      <w:r>
        <w:rPr>
          <w:spacing w:val="40"/>
        </w:rPr>
        <w:t xml:space="preserve"> </w:t>
      </w:r>
      <w:r>
        <w:t xml:space="preserve">Multi-family validation and Sybil-oriented proxies are partial mitigations, not </w:t>
      </w:r>
      <w:bookmarkStart w:id="142" w:name="Perpetual_markets_as_a_validation_labora"/>
      <w:bookmarkStart w:id="143" w:name="_bookmark40"/>
      <w:bookmarkEnd w:id="142"/>
      <w:bookmarkEnd w:id="143"/>
      <w:r>
        <w:t>complete defenses.</w:t>
      </w:r>
    </w:p>
    <w:p w14:paraId="00DC1DDB" w14:textId="77777777" w:rsidR="00350CFB" w:rsidRDefault="00350CFB">
      <w:pPr>
        <w:pStyle w:val="BodyText"/>
        <w:spacing w:line="396" w:lineRule="auto"/>
        <w:jc w:val="both"/>
        <w:sectPr w:rsidR="00350CFB">
          <w:pgSz w:w="11910" w:h="16840"/>
          <w:pgMar w:top="1840" w:right="708" w:bottom="2300" w:left="992" w:header="0" w:footer="2115" w:gutter="0"/>
          <w:cols w:space="720"/>
        </w:sectPr>
      </w:pPr>
    </w:p>
    <w:p w14:paraId="00DC1DDC" w14:textId="77777777" w:rsidR="00350CFB" w:rsidRDefault="00283FFF">
      <w:pPr>
        <w:pStyle w:val="Heading2"/>
        <w:numPr>
          <w:ilvl w:val="1"/>
          <w:numId w:val="26"/>
        </w:numPr>
        <w:tabs>
          <w:tab w:val="left" w:pos="927"/>
        </w:tabs>
        <w:spacing w:before="112"/>
        <w:ind w:left="927" w:hanging="645"/>
        <w:jc w:val="both"/>
      </w:pPr>
      <w:r>
        <w:lastRenderedPageBreak/>
        <w:t>Perpetual</w:t>
      </w:r>
      <w:r>
        <w:rPr>
          <w:spacing w:val="12"/>
        </w:rPr>
        <w:t xml:space="preserve"> </w:t>
      </w:r>
      <w:r>
        <w:t>markets</w:t>
      </w:r>
      <w:r>
        <w:rPr>
          <w:spacing w:val="13"/>
        </w:rPr>
        <w:t xml:space="preserve"> </w:t>
      </w:r>
      <w:r>
        <w:t>as</w:t>
      </w:r>
      <w:r>
        <w:rPr>
          <w:spacing w:val="13"/>
        </w:rPr>
        <w:t xml:space="preserve"> </w:t>
      </w:r>
      <w:r>
        <w:t>a</w:t>
      </w:r>
      <w:r>
        <w:rPr>
          <w:spacing w:val="12"/>
        </w:rPr>
        <w:t xml:space="preserve"> </w:t>
      </w:r>
      <w:r>
        <w:t>validation</w:t>
      </w:r>
      <w:r>
        <w:rPr>
          <w:spacing w:val="13"/>
        </w:rPr>
        <w:t xml:space="preserve"> </w:t>
      </w:r>
      <w:r>
        <w:rPr>
          <w:spacing w:val="-2"/>
        </w:rPr>
        <w:t>laboratory</w:t>
      </w:r>
    </w:p>
    <w:p w14:paraId="00DC1DDD" w14:textId="77777777" w:rsidR="00350CFB" w:rsidRDefault="00350CFB">
      <w:pPr>
        <w:pStyle w:val="BodyText"/>
        <w:spacing w:before="24"/>
        <w:rPr>
          <w:b/>
          <w:sz w:val="28"/>
        </w:rPr>
      </w:pPr>
    </w:p>
    <w:p w14:paraId="00DC1DDE" w14:textId="77777777" w:rsidR="00350CFB" w:rsidRDefault="00283FFF">
      <w:pPr>
        <w:pStyle w:val="BodyText"/>
        <w:spacing w:line="396" w:lineRule="auto"/>
        <w:ind w:left="282" w:right="522"/>
        <w:jc w:val="both"/>
      </w:pPr>
      <w:r>
        <w:t xml:space="preserve">Perpetual futures (“perps”) are derivative contracts without expiry, popularized in crypto markets and implemented on-chain by protocols such as GMX </w:t>
      </w:r>
      <w:hyperlink w:anchor="_bookmark156" w:history="1">
        <w:r>
          <w:rPr>
            <w:vertAlign w:val="superscript"/>
          </w:rPr>
          <w:t>[23]</w:t>
        </w:r>
      </w:hyperlink>
      <w:r>
        <w:rPr>
          <w:vertAlign w:val="superscript"/>
        </w:rPr>
        <w:t>,</w:t>
      </w:r>
      <w:hyperlink w:anchor="_bookmark161" w:history="1">
        <w:r>
          <w:rPr>
            <w:vertAlign w:val="superscript"/>
          </w:rPr>
          <w:t>[28]</w:t>
        </w:r>
      </w:hyperlink>
      <w:r>
        <w:t>.</w:t>
      </w:r>
      <w:r>
        <w:rPr>
          <w:spacing w:val="40"/>
        </w:rPr>
        <w:t xml:space="preserve"> </w:t>
      </w:r>
      <w:r>
        <w:t xml:space="preserve">Decentralized exchanges and au-tomated market makers provide the broader trading infrastructure in which such venues operate </w:t>
      </w:r>
      <w:hyperlink w:anchor="_bookmark143" w:history="1">
        <w:r>
          <w:rPr>
            <w:vertAlign w:val="superscript"/>
          </w:rPr>
          <w:t>[10]</w:t>
        </w:r>
      </w:hyperlink>
      <w:r>
        <w:rPr>
          <w:vertAlign w:val="superscript"/>
        </w:rPr>
        <w:t>,</w:t>
      </w:r>
      <w:hyperlink w:anchor="_bookmark154" w:history="1">
        <w:r>
          <w:rPr>
            <w:vertAlign w:val="superscript"/>
          </w:rPr>
          <w:t>[21]</w:t>
        </w:r>
      </w:hyperlink>
      <w:r>
        <w:rPr>
          <w:vertAlign w:val="superscript"/>
        </w:rPr>
        <w:t>,</w:t>
      </w:r>
      <w:hyperlink w:anchor="_bookmark174" w:history="1">
        <w:r>
          <w:rPr>
            <w:vertAlign w:val="superscript"/>
          </w:rPr>
          <w:t>[41]</w:t>
        </w:r>
      </w:hyperlink>
      <w:r>
        <w:rPr>
          <w:vertAlign w:val="superscript"/>
        </w:rPr>
        <w:t>,</w:t>
      </w:r>
      <w:hyperlink w:anchor="_bookmark194" w:history="1">
        <w:r>
          <w:rPr>
            <w:vertAlign w:val="superscript"/>
          </w:rPr>
          <w:t>[61]</w:t>
        </w:r>
      </w:hyperlink>
      <w:r>
        <w:t>.</w:t>
      </w:r>
      <w:r>
        <w:rPr>
          <w:spacing w:val="40"/>
        </w:rPr>
        <w:t xml:space="preserve"> </w:t>
      </w:r>
      <w:r>
        <w:t>Traders post collateral, choose long or short exposure, and pay or receive funding. Positions</w:t>
      </w:r>
      <w:r>
        <w:rPr>
          <w:spacing w:val="-1"/>
        </w:rPr>
        <w:t xml:space="preserve"> </w:t>
      </w:r>
      <w:r>
        <w:t>may</w:t>
      </w:r>
      <w:r>
        <w:rPr>
          <w:spacing w:val="-1"/>
        </w:rPr>
        <w:t xml:space="preserve"> </w:t>
      </w:r>
      <w:r>
        <w:t>be</w:t>
      </w:r>
      <w:r>
        <w:rPr>
          <w:spacing w:val="-1"/>
        </w:rPr>
        <w:t xml:space="preserve"> </w:t>
      </w:r>
      <w:r>
        <w:t>reduced</w:t>
      </w:r>
      <w:r>
        <w:rPr>
          <w:spacing w:val="-1"/>
        </w:rPr>
        <w:t xml:space="preserve"> </w:t>
      </w:r>
      <w:r>
        <w:t>or</w:t>
      </w:r>
      <w:r>
        <w:rPr>
          <w:spacing w:val="-1"/>
        </w:rPr>
        <w:t xml:space="preserve"> </w:t>
      </w:r>
      <w:r>
        <w:t>closed</w:t>
      </w:r>
      <w:r>
        <w:rPr>
          <w:spacing w:val="-1"/>
        </w:rPr>
        <w:t xml:space="preserve"> </w:t>
      </w:r>
      <w:r>
        <w:t>voluntarily,</w:t>
      </w:r>
      <w:r>
        <w:rPr>
          <w:spacing w:val="-1"/>
        </w:rPr>
        <w:t xml:space="preserve"> </w:t>
      </w:r>
      <w:r>
        <w:t>or</w:t>
      </w:r>
      <w:r>
        <w:rPr>
          <w:spacing w:val="-1"/>
        </w:rPr>
        <w:t xml:space="preserve"> </w:t>
      </w:r>
      <w:r>
        <w:t>liquidated</w:t>
      </w:r>
      <w:r>
        <w:rPr>
          <w:spacing w:val="-1"/>
        </w:rPr>
        <w:t xml:space="preserve"> </w:t>
      </w:r>
      <w:r>
        <w:t>when</w:t>
      </w:r>
      <w:r>
        <w:rPr>
          <w:spacing w:val="-1"/>
        </w:rPr>
        <w:t xml:space="preserve"> </w:t>
      </w:r>
      <w:r>
        <w:t>collateral</w:t>
      </w:r>
      <w:r>
        <w:rPr>
          <w:spacing w:val="-1"/>
        </w:rPr>
        <w:t xml:space="preserve"> </w:t>
      </w:r>
      <w:r>
        <w:t>is</w:t>
      </w:r>
      <w:r>
        <w:rPr>
          <w:spacing w:val="-1"/>
        </w:rPr>
        <w:t xml:space="preserve"> </w:t>
      </w:r>
      <w:r>
        <w:t>insufficient.</w:t>
      </w:r>
      <w:r>
        <w:rPr>
          <w:spacing w:val="23"/>
        </w:rPr>
        <w:t xml:space="preserve"> </w:t>
      </w:r>
      <w:r>
        <w:t>Each close emits an on-chain event with realized PnL attributable to a wallet.</w:t>
      </w:r>
    </w:p>
    <w:p w14:paraId="00DC1DDF" w14:textId="77777777" w:rsidR="00350CFB" w:rsidRDefault="00283FFF">
      <w:pPr>
        <w:pStyle w:val="BodyText"/>
        <w:spacing w:before="21"/>
        <w:ind w:left="282"/>
        <w:jc w:val="both"/>
      </w:pPr>
      <w:r>
        <w:t>For</w:t>
      </w:r>
      <w:r>
        <w:rPr>
          <w:spacing w:val="15"/>
        </w:rPr>
        <w:t xml:space="preserve"> </w:t>
      </w:r>
      <w:r>
        <w:t>reputation</w:t>
      </w:r>
      <w:r>
        <w:rPr>
          <w:spacing w:val="16"/>
        </w:rPr>
        <w:t xml:space="preserve"> </w:t>
      </w:r>
      <w:r>
        <w:t>research,</w:t>
      </w:r>
      <w:r>
        <w:rPr>
          <w:spacing w:val="21"/>
        </w:rPr>
        <w:t xml:space="preserve"> </w:t>
      </w:r>
      <w:r>
        <w:t>perps</w:t>
      </w:r>
      <w:r>
        <w:rPr>
          <w:spacing w:val="16"/>
        </w:rPr>
        <w:t xml:space="preserve"> </w:t>
      </w:r>
      <w:r>
        <w:t>offer</w:t>
      </w:r>
      <w:r>
        <w:rPr>
          <w:spacing w:val="16"/>
        </w:rPr>
        <w:t xml:space="preserve"> </w:t>
      </w:r>
      <w:r>
        <w:t>three</w:t>
      </w:r>
      <w:r>
        <w:rPr>
          <w:spacing w:val="15"/>
        </w:rPr>
        <w:t xml:space="preserve"> </w:t>
      </w:r>
      <w:r>
        <w:t>advantages</w:t>
      </w:r>
      <w:r>
        <w:rPr>
          <w:spacing w:val="16"/>
        </w:rPr>
        <w:t xml:space="preserve"> </w:t>
      </w:r>
      <w:r>
        <w:t>over</w:t>
      </w:r>
      <w:r>
        <w:rPr>
          <w:spacing w:val="16"/>
        </w:rPr>
        <w:t xml:space="preserve"> </w:t>
      </w:r>
      <w:r>
        <w:t>sparse</w:t>
      </w:r>
      <w:r>
        <w:rPr>
          <w:spacing w:val="16"/>
        </w:rPr>
        <w:t xml:space="preserve"> </w:t>
      </w:r>
      <w:r>
        <w:t>lending</w:t>
      </w:r>
      <w:r>
        <w:rPr>
          <w:spacing w:val="16"/>
        </w:rPr>
        <w:t xml:space="preserve"> </w:t>
      </w:r>
      <w:r>
        <w:t>defaults</w:t>
      </w:r>
      <w:r>
        <w:rPr>
          <w:spacing w:val="15"/>
        </w:rPr>
        <w:t xml:space="preserve"> </w:t>
      </w:r>
      <w:r>
        <w:t>on</w:t>
      </w:r>
      <w:r>
        <w:rPr>
          <w:spacing w:val="16"/>
        </w:rPr>
        <w:t xml:space="preserve"> </w:t>
      </w:r>
      <w:r>
        <w:rPr>
          <w:spacing w:val="-2"/>
        </w:rPr>
        <w:t>Arbitrum:</w:t>
      </w:r>
    </w:p>
    <w:p w14:paraId="00DC1DE0" w14:textId="77777777" w:rsidR="00350CFB" w:rsidRDefault="00283FFF">
      <w:pPr>
        <w:pStyle w:val="BodyText"/>
        <w:spacing w:before="180" w:line="396" w:lineRule="auto"/>
        <w:ind w:left="276" w:right="524" w:hanging="2"/>
        <w:jc w:val="both"/>
      </w:pPr>
      <w:r>
        <w:t>(i) high event density (365</w:t>
      </w:r>
      <w:r>
        <w:rPr>
          <w:i/>
        </w:rPr>
        <w:t>,</w:t>
      </w:r>
      <w:r>
        <w:t>488 closes in the study window); (ii) wallet-level attribution; and (iii) signed outcomes (profit, loss, liquidation) that can be turned into oriented proxies.</w:t>
      </w:r>
      <w:r>
        <w:rPr>
          <w:spacing w:val="40"/>
        </w:rPr>
        <w:t xml:space="preserve"> </w:t>
      </w:r>
      <w:r>
        <w:t>The disad-vantage is construct distance from unsecured credit:</w:t>
      </w:r>
      <w:r>
        <w:rPr>
          <w:spacing w:val="40"/>
        </w:rPr>
        <w:t xml:space="preserve"> </w:t>
      </w:r>
      <w:r>
        <w:t>a profitable trader is not necessarily a good borrower.</w:t>
      </w:r>
      <w:r>
        <w:rPr>
          <w:spacing w:val="-12"/>
        </w:rPr>
        <w:t xml:space="preserve"> </w:t>
      </w:r>
      <w:r>
        <w:t>This</w:t>
      </w:r>
      <w:r>
        <w:rPr>
          <w:spacing w:val="-15"/>
        </w:rPr>
        <w:t xml:space="preserve"> </w:t>
      </w:r>
      <w:r>
        <w:t>dissertation</w:t>
      </w:r>
      <w:r>
        <w:rPr>
          <w:spacing w:val="-15"/>
        </w:rPr>
        <w:t xml:space="preserve"> </w:t>
      </w:r>
      <w:r>
        <w:t>therefore</w:t>
      </w:r>
      <w:r>
        <w:rPr>
          <w:spacing w:val="-15"/>
        </w:rPr>
        <w:t xml:space="preserve"> </w:t>
      </w:r>
      <w:r>
        <w:t>treats</w:t>
      </w:r>
      <w:r>
        <w:rPr>
          <w:spacing w:val="-15"/>
        </w:rPr>
        <w:t xml:space="preserve"> </w:t>
      </w:r>
      <w:r>
        <w:t>GMX</w:t>
      </w:r>
      <w:r>
        <w:rPr>
          <w:spacing w:val="-15"/>
        </w:rPr>
        <w:t xml:space="preserve"> </w:t>
      </w:r>
      <w:r>
        <w:t>outcomes</w:t>
      </w:r>
      <w:r>
        <w:rPr>
          <w:spacing w:val="-15"/>
        </w:rPr>
        <w:t xml:space="preserve"> </w:t>
      </w:r>
      <w:r>
        <w:t>as</w:t>
      </w:r>
      <w:r>
        <w:rPr>
          <w:spacing w:val="-15"/>
        </w:rPr>
        <w:t xml:space="preserve"> </w:t>
      </w:r>
      <w:r>
        <w:t>domain-intuition</w:t>
      </w:r>
      <w:r>
        <w:rPr>
          <w:spacing w:val="-15"/>
        </w:rPr>
        <w:t xml:space="preserve"> </w:t>
      </w:r>
      <w:r>
        <w:t>proxies</w:t>
      </w:r>
      <w:r>
        <w:rPr>
          <w:spacing w:val="-15"/>
        </w:rPr>
        <w:t xml:space="preserve"> </w:t>
      </w:r>
      <w:r>
        <w:t>and</w:t>
      </w:r>
      <w:r>
        <w:rPr>
          <w:spacing w:val="-15"/>
        </w:rPr>
        <w:t xml:space="preserve"> </w:t>
      </w:r>
      <w:r>
        <w:t xml:space="preserve">reports </w:t>
      </w:r>
      <w:bookmarkStart w:id="144" w:name="Related_measurement_traditions"/>
      <w:bookmarkStart w:id="145" w:name="_bookmark41"/>
      <w:bookmarkEnd w:id="144"/>
      <w:bookmarkEnd w:id="145"/>
      <w:r>
        <w:t>transfer proxies alongside them (RQ4).</w:t>
      </w:r>
    </w:p>
    <w:p w14:paraId="00DC1DE1" w14:textId="77777777" w:rsidR="00350CFB" w:rsidRDefault="00350CFB">
      <w:pPr>
        <w:pStyle w:val="BodyText"/>
        <w:spacing w:before="164"/>
      </w:pPr>
    </w:p>
    <w:p w14:paraId="00DC1DE2" w14:textId="77777777" w:rsidR="00350CFB" w:rsidRDefault="00283FFF">
      <w:pPr>
        <w:pStyle w:val="Heading2"/>
        <w:numPr>
          <w:ilvl w:val="1"/>
          <w:numId w:val="26"/>
        </w:numPr>
        <w:tabs>
          <w:tab w:val="left" w:pos="927"/>
        </w:tabs>
        <w:ind w:left="927" w:hanging="645"/>
        <w:jc w:val="both"/>
      </w:pPr>
      <w:r>
        <w:t>Related</w:t>
      </w:r>
      <w:r>
        <w:rPr>
          <w:spacing w:val="20"/>
        </w:rPr>
        <w:t xml:space="preserve"> </w:t>
      </w:r>
      <w:r>
        <w:t>measurement</w:t>
      </w:r>
      <w:r>
        <w:rPr>
          <w:spacing w:val="21"/>
        </w:rPr>
        <w:t xml:space="preserve"> </w:t>
      </w:r>
      <w:r>
        <w:rPr>
          <w:spacing w:val="-2"/>
        </w:rPr>
        <w:t>traditions</w:t>
      </w:r>
    </w:p>
    <w:p w14:paraId="00DC1DE3" w14:textId="77777777" w:rsidR="00350CFB" w:rsidRDefault="00350CFB">
      <w:pPr>
        <w:pStyle w:val="BodyText"/>
        <w:spacing w:before="24"/>
        <w:rPr>
          <w:b/>
          <w:sz w:val="28"/>
        </w:rPr>
      </w:pPr>
    </w:p>
    <w:p w14:paraId="00DC1DE4" w14:textId="77777777" w:rsidR="00350CFB" w:rsidRDefault="00283FFF">
      <w:pPr>
        <w:pStyle w:val="BodyText"/>
        <w:spacing w:line="396" w:lineRule="auto"/>
        <w:ind w:left="273" w:right="524" w:firstLine="8"/>
        <w:jc w:val="both"/>
      </w:pPr>
      <w:r>
        <w:t xml:space="preserve">Beyond blockchain, reputation systems have been studied in e-commerce </w:t>
      </w:r>
      <w:hyperlink w:anchor="_bookmark185" w:history="1">
        <w:r>
          <w:rPr>
            <w:vertAlign w:val="superscript"/>
          </w:rPr>
          <w:t>[52]</w:t>
        </w:r>
      </w:hyperlink>
      <w:r>
        <w:t xml:space="preserve">, peer-to-peer net-works </w:t>
      </w:r>
      <w:hyperlink w:anchor="_bookmark168" w:history="1">
        <w:r>
          <w:rPr>
            <w:vertAlign w:val="superscript"/>
          </w:rPr>
          <w:t>[35]</w:t>
        </w:r>
      </w:hyperlink>
      <w:r>
        <w:t xml:space="preserve">, and web spam </w:t>
      </w:r>
      <w:hyperlink w:anchor="_bookmark160" w:history="1">
        <w:r>
          <w:rPr>
            <w:vertAlign w:val="superscript"/>
          </w:rPr>
          <w:t>[27]</w:t>
        </w:r>
      </w:hyperlink>
      <w:r>
        <w:t>.</w:t>
      </w:r>
      <w:r>
        <w:rPr>
          <w:spacing w:val="40"/>
        </w:rPr>
        <w:t xml:space="preserve"> </w:t>
      </w:r>
      <w:r>
        <w:t>Common lessons include:</w:t>
      </w:r>
      <w:r>
        <w:rPr>
          <w:spacing w:val="40"/>
        </w:rPr>
        <w:t xml:space="preserve"> </w:t>
      </w:r>
      <w:r>
        <w:t xml:space="preserve">(i) reputation is relational; (ii) cheap identities enable Sybil attacks </w:t>
      </w:r>
      <w:hyperlink w:anchor="_bookmark150" w:history="1">
        <w:r>
          <w:rPr>
            <w:vertAlign w:val="superscript"/>
          </w:rPr>
          <w:t>[17]</w:t>
        </w:r>
      </w:hyperlink>
      <w:r>
        <w:t>; (iii) seed sets and normalization limit inflation; and (iv) eval-uation requires external criteria, not only internal consistency.</w:t>
      </w:r>
      <w:r>
        <w:rPr>
          <w:spacing w:val="40"/>
        </w:rPr>
        <w:t xml:space="preserve"> </w:t>
      </w:r>
      <w:r>
        <w:t>EndorseRank inherits (i)–(iii) via PageRank damping and endorsement costs,</w:t>
      </w:r>
      <w:r>
        <w:rPr>
          <w:spacing w:val="22"/>
        </w:rPr>
        <w:t xml:space="preserve"> </w:t>
      </w:r>
      <w:r>
        <w:t>and addresses (iv) via multi-family rank correlation</w:t>
      </w:r>
    </w:p>
    <w:p w14:paraId="00DC1DE5" w14:textId="77777777" w:rsidR="00350CFB" w:rsidRDefault="0071403D">
      <w:pPr>
        <w:spacing w:before="42" w:line="151" w:lineRule="auto"/>
        <w:ind w:left="282"/>
        <w:rPr>
          <w:position w:val="-8"/>
          <w:sz w:val="24"/>
        </w:rPr>
      </w:pPr>
      <w:hyperlink w:anchor="_bookmark147" w:history="1">
        <w:r>
          <w:rPr>
            <w:spacing w:val="-2"/>
            <w:sz w:val="16"/>
          </w:rPr>
          <w:t>[14]</w:t>
        </w:r>
      </w:hyperlink>
      <w:r>
        <w:rPr>
          <w:spacing w:val="-2"/>
          <w:sz w:val="16"/>
        </w:rPr>
        <w:t>,</w:t>
      </w:r>
      <w:hyperlink w:anchor="_bookmark169" w:history="1">
        <w:r>
          <w:rPr>
            <w:spacing w:val="-2"/>
            <w:sz w:val="16"/>
          </w:rPr>
          <w:t>[36]</w:t>
        </w:r>
      </w:hyperlink>
      <w:r>
        <w:rPr>
          <w:spacing w:val="-2"/>
          <w:sz w:val="16"/>
        </w:rPr>
        <w:t>,</w:t>
      </w:r>
      <w:hyperlink w:anchor="_bookmark187" w:history="1">
        <w:r>
          <w:rPr>
            <w:spacing w:val="-2"/>
            <w:sz w:val="16"/>
          </w:rPr>
          <w:t>[54]</w:t>
        </w:r>
      </w:hyperlink>
      <w:r>
        <w:rPr>
          <w:spacing w:val="-2"/>
          <w:position w:val="-8"/>
          <w:sz w:val="24"/>
        </w:rPr>
        <w:t>.</w:t>
      </w:r>
    </w:p>
    <w:p w14:paraId="00DC1DE6" w14:textId="77777777" w:rsidR="00350CFB" w:rsidRDefault="00350CFB">
      <w:pPr>
        <w:pStyle w:val="BodyText"/>
        <w:spacing w:before="58"/>
        <w:rPr>
          <w:sz w:val="16"/>
        </w:rPr>
      </w:pPr>
    </w:p>
    <w:p w14:paraId="00DC1DE7" w14:textId="77777777" w:rsidR="00350CFB" w:rsidRDefault="00283FFF">
      <w:pPr>
        <w:pStyle w:val="BodyText"/>
        <w:spacing w:line="396" w:lineRule="auto"/>
        <w:ind w:left="282" w:right="564"/>
        <w:jc w:val="both"/>
      </w:pPr>
      <w:r>
        <w:t>Personalized</w:t>
      </w:r>
      <w:r>
        <w:rPr>
          <w:spacing w:val="-13"/>
        </w:rPr>
        <w:t xml:space="preserve"> </w:t>
      </w:r>
      <w:r>
        <w:t>and</w:t>
      </w:r>
      <w:r>
        <w:rPr>
          <w:spacing w:val="-12"/>
        </w:rPr>
        <w:t xml:space="preserve"> </w:t>
      </w:r>
      <w:r>
        <w:t>topic-sensitive</w:t>
      </w:r>
      <w:r>
        <w:rPr>
          <w:spacing w:val="-13"/>
        </w:rPr>
        <w:t xml:space="preserve"> </w:t>
      </w:r>
      <w:r>
        <w:t>PageRank</w:t>
      </w:r>
      <w:r>
        <w:rPr>
          <w:spacing w:val="-12"/>
        </w:rPr>
        <w:t xml:space="preserve"> </w:t>
      </w:r>
      <w:r>
        <w:t>variants</w:t>
      </w:r>
      <w:r>
        <w:rPr>
          <w:spacing w:val="-13"/>
        </w:rPr>
        <w:t xml:space="preserve"> </w:t>
      </w:r>
      <w:hyperlink w:anchor="_bookmark163" w:history="1">
        <w:r>
          <w:rPr>
            <w:vertAlign w:val="superscript"/>
          </w:rPr>
          <w:t>[30]</w:t>
        </w:r>
      </w:hyperlink>
      <w:r>
        <w:rPr>
          <w:vertAlign w:val="superscript"/>
        </w:rPr>
        <w:t>,</w:t>
      </w:r>
      <w:hyperlink w:anchor="_bookmark165" w:history="1">
        <w:r>
          <w:rPr>
            <w:vertAlign w:val="superscript"/>
          </w:rPr>
          <w:t>[32]</w:t>
        </w:r>
      </w:hyperlink>
      <w:r>
        <w:rPr>
          <w:spacing w:val="-3"/>
        </w:rPr>
        <w:t xml:space="preserve"> </w:t>
      </w:r>
      <w:r>
        <w:t>could,</w:t>
      </w:r>
      <w:r>
        <w:rPr>
          <w:spacing w:val="-11"/>
        </w:rPr>
        <w:t xml:space="preserve"> </w:t>
      </w:r>
      <w:r>
        <w:t>in</w:t>
      </w:r>
      <w:r>
        <w:rPr>
          <w:spacing w:val="-13"/>
        </w:rPr>
        <w:t xml:space="preserve"> </w:t>
      </w:r>
      <w:r>
        <w:t>future</w:t>
      </w:r>
      <w:r>
        <w:rPr>
          <w:spacing w:val="-12"/>
        </w:rPr>
        <w:t xml:space="preserve"> </w:t>
      </w:r>
      <w:r>
        <w:t>work,</w:t>
      </w:r>
      <w:r>
        <w:rPr>
          <w:spacing w:val="-11"/>
        </w:rPr>
        <w:t xml:space="preserve"> </w:t>
      </w:r>
      <w:r>
        <w:t>bias</w:t>
      </w:r>
      <w:r>
        <w:rPr>
          <w:spacing w:val="-12"/>
        </w:rPr>
        <w:t xml:space="preserve"> </w:t>
      </w:r>
      <w:r>
        <w:t>teleportation toward protocol-approved contracts or known-good wallets, analogous to TrustRank seeds.</w:t>
      </w:r>
      <w:r>
        <w:rPr>
          <w:spacing w:val="40"/>
        </w:rPr>
        <w:t xml:space="preserve"> </w:t>
      </w:r>
      <w:r>
        <w:t xml:space="preserve">This </w:t>
      </w:r>
      <w:bookmarkStart w:id="146" w:name="Accounts,_gas,_and_why_logs_are_the_meas"/>
      <w:bookmarkStart w:id="147" w:name="_bookmark42"/>
      <w:bookmarkEnd w:id="146"/>
      <w:bookmarkEnd w:id="147"/>
      <w:r>
        <w:t>dissertation uses uniform teleportation for comparability with Do et al.</w:t>
      </w:r>
      <w:hyperlink w:anchor="_bookmark149" w:history="1">
        <w:r>
          <w:rPr>
            <w:vertAlign w:val="superscript"/>
          </w:rPr>
          <w:t>[16]</w:t>
        </w:r>
      </w:hyperlink>
      <w:r>
        <w:t>.</w:t>
      </w:r>
    </w:p>
    <w:p w14:paraId="00DC1DE8" w14:textId="77777777" w:rsidR="00350CFB" w:rsidRDefault="00350CFB">
      <w:pPr>
        <w:pStyle w:val="BodyText"/>
        <w:spacing w:line="396" w:lineRule="auto"/>
        <w:jc w:val="both"/>
        <w:sectPr w:rsidR="00350CFB">
          <w:pgSz w:w="11910" w:h="16840"/>
          <w:pgMar w:top="1920" w:right="708" w:bottom="2300" w:left="992" w:header="0" w:footer="2115" w:gutter="0"/>
          <w:cols w:space="720"/>
        </w:sectPr>
      </w:pPr>
    </w:p>
    <w:p w14:paraId="00DC1DE9" w14:textId="77777777" w:rsidR="00350CFB" w:rsidRDefault="00283FFF">
      <w:pPr>
        <w:pStyle w:val="Heading2"/>
        <w:numPr>
          <w:ilvl w:val="1"/>
          <w:numId w:val="26"/>
        </w:numPr>
        <w:tabs>
          <w:tab w:val="left" w:pos="927"/>
        </w:tabs>
        <w:spacing w:before="112"/>
        <w:ind w:left="927" w:hanging="645"/>
      </w:pPr>
      <w:r>
        <w:lastRenderedPageBreak/>
        <w:t>Accounts,</w:t>
      </w:r>
      <w:r>
        <w:rPr>
          <w:spacing w:val="12"/>
        </w:rPr>
        <w:t xml:space="preserve"> </w:t>
      </w:r>
      <w:r>
        <w:t>gas,</w:t>
      </w:r>
      <w:r>
        <w:rPr>
          <w:spacing w:val="13"/>
        </w:rPr>
        <w:t xml:space="preserve"> </w:t>
      </w:r>
      <w:r>
        <w:t>and</w:t>
      </w:r>
      <w:r>
        <w:rPr>
          <w:spacing w:val="13"/>
        </w:rPr>
        <w:t xml:space="preserve"> </w:t>
      </w:r>
      <w:r>
        <w:t>why</w:t>
      </w:r>
      <w:r>
        <w:rPr>
          <w:spacing w:val="12"/>
        </w:rPr>
        <w:t xml:space="preserve"> </w:t>
      </w:r>
      <w:r>
        <w:t>logs</w:t>
      </w:r>
      <w:r>
        <w:rPr>
          <w:spacing w:val="13"/>
        </w:rPr>
        <w:t xml:space="preserve"> </w:t>
      </w:r>
      <w:r>
        <w:t>are</w:t>
      </w:r>
      <w:r>
        <w:rPr>
          <w:spacing w:val="13"/>
        </w:rPr>
        <w:t xml:space="preserve"> </w:t>
      </w:r>
      <w:r>
        <w:t>the</w:t>
      </w:r>
      <w:r>
        <w:rPr>
          <w:spacing w:val="12"/>
        </w:rPr>
        <w:t xml:space="preserve"> </w:t>
      </w:r>
      <w:r>
        <w:t>measurement</w:t>
      </w:r>
      <w:r>
        <w:rPr>
          <w:spacing w:val="13"/>
        </w:rPr>
        <w:t xml:space="preserve"> </w:t>
      </w:r>
      <w:r>
        <w:rPr>
          <w:spacing w:val="-2"/>
        </w:rPr>
        <w:t>surface</w:t>
      </w:r>
    </w:p>
    <w:p w14:paraId="00DC1DEA" w14:textId="77777777" w:rsidR="00350CFB" w:rsidRDefault="00350CFB">
      <w:pPr>
        <w:pStyle w:val="BodyText"/>
        <w:spacing w:before="24"/>
        <w:rPr>
          <w:b/>
          <w:sz w:val="28"/>
        </w:rPr>
      </w:pPr>
    </w:p>
    <w:p w14:paraId="00DC1DEB" w14:textId="77777777" w:rsidR="00350CFB" w:rsidRDefault="00283FFF">
      <w:pPr>
        <w:pStyle w:val="BodyText"/>
        <w:spacing w:line="396" w:lineRule="auto"/>
        <w:ind w:left="282" w:right="534"/>
        <w:jc w:val="both"/>
      </w:pPr>
      <w:r>
        <w:t>Ethereum-style</w:t>
      </w:r>
      <w:r>
        <w:rPr>
          <w:spacing w:val="-8"/>
        </w:rPr>
        <w:t xml:space="preserve"> </w:t>
      </w:r>
      <w:r>
        <w:t>accounts</w:t>
      </w:r>
      <w:r>
        <w:rPr>
          <w:spacing w:val="-7"/>
        </w:rPr>
        <w:t xml:space="preserve"> </w:t>
      </w:r>
      <w:r>
        <w:t>are</w:t>
      </w:r>
      <w:r>
        <w:rPr>
          <w:spacing w:val="-7"/>
        </w:rPr>
        <w:t xml:space="preserve"> </w:t>
      </w:r>
      <w:r>
        <w:t>either</w:t>
      </w:r>
      <w:r>
        <w:rPr>
          <w:spacing w:val="-7"/>
        </w:rPr>
        <w:t xml:space="preserve"> </w:t>
      </w:r>
      <w:r>
        <w:t>externally</w:t>
      </w:r>
      <w:r>
        <w:rPr>
          <w:spacing w:val="-7"/>
        </w:rPr>
        <w:t xml:space="preserve"> </w:t>
      </w:r>
      <w:r>
        <w:t>owned</w:t>
      </w:r>
      <w:r>
        <w:rPr>
          <w:spacing w:val="-7"/>
        </w:rPr>
        <w:t xml:space="preserve"> </w:t>
      </w:r>
      <w:r>
        <w:t>accounts</w:t>
      </w:r>
      <w:r>
        <w:rPr>
          <w:spacing w:val="-7"/>
        </w:rPr>
        <w:t xml:space="preserve"> </w:t>
      </w:r>
      <w:r>
        <w:t>(EOAs),</w:t>
      </w:r>
      <w:r>
        <w:rPr>
          <w:spacing w:val="-7"/>
        </w:rPr>
        <w:t xml:space="preserve"> </w:t>
      </w:r>
      <w:r>
        <w:t>controlled</w:t>
      </w:r>
      <w:r>
        <w:rPr>
          <w:spacing w:val="-7"/>
        </w:rPr>
        <w:t xml:space="preserve"> </w:t>
      </w:r>
      <w:r>
        <w:t>by</w:t>
      </w:r>
      <w:r>
        <w:rPr>
          <w:spacing w:val="-7"/>
        </w:rPr>
        <w:t xml:space="preserve"> </w:t>
      </w:r>
      <w:r>
        <w:t>private</w:t>
      </w:r>
      <w:r>
        <w:rPr>
          <w:spacing w:val="-7"/>
        </w:rPr>
        <w:t xml:space="preserve"> </w:t>
      </w:r>
      <w:r>
        <w:t xml:space="preserve">keys, or contract accounts, controlled by code </w:t>
      </w:r>
      <w:hyperlink w:anchor="_bookmark136" w:history="1">
        <w:r>
          <w:rPr>
            <w:vertAlign w:val="superscript"/>
          </w:rPr>
          <w:t>[3]</w:t>
        </w:r>
      </w:hyperlink>
      <w:r>
        <w:rPr>
          <w:vertAlign w:val="superscript"/>
        </w:rPr>
        <w:t>,</w:t>
      </w:r>
      <w:hyperlink w:anchor="_bookmark193" w:history="1">
        <w:r>
          <w:rPr>
            <w:vertAlign w:val="superscript"/>
          </w:rPr>
          <w:t>[60]</w:t>
        </w:r>
      </w:hyperlink>
      <w:r>
        <w:t>.</w:t>
      </w:r>
      <w:r>
        <w:rPr>
          <w:spacing w:val="40"/>
        </w:rPr>
        <w:t xml:space="preserve"> </w:t>
      </w:r>
      <w:r>
        <w:t>Every state-changing interaction consumes gas and emits logs when contracts are written to do so.</w:t>
      </w:r>
      <w:r>
        <w:rPr>
          <w:spacing w:val="35"/>
        </w:rPr>
        <w:t xml:space="preserve"> </w:t>
      </w:r>
      <w:r>
        <w:t xml:space="preserve">Reputation research that aims for auditability therefore privileges </w:t>
      </w:r>
      <w:r>
        <w:rPr>
          <w:i/>
        </w:rPr>
        <w:t xml:space="preserve">logs </w:t>
      </w:r>
      <w:r>
        <w:t>over off-chain indexes:</w:t>
      </w:r>
      <w:r>
        <w:rPr>
          <w:spacing w:val="40"/>
        </w:rPr>
        <w:t xml:space="preserve"> </w:t>
      </w:r>
      <w:r>
        <w:t xml:space="preserve">logs are part of the canonical chain history and can be re-derived by any full node or public warehouse </w:t>
      </w:r>
      <w:hyperlink w:anchor="_bookmark180" w:history="1">
        <w:r>
          <w:rPr>
            <w:vertAlign w:val="superscript"/>
          </w:rPr>
          <w:t>[47]</w:t>
        </w:r>
      </w:hyperlink>
      <w:r>
        <w:t>.</w:t>
      </w:r>
    </w:p>
    <w:p w14:paraId="00DC1DEC" w14:textId="77777777" w:rsidR="00350CFB" w:rsidRDefault="00283FFF">
      <w:pPr>
        <w:pStyle w:val="BodyText"/>
        <w:spacing w:before="20" w:line="396" w:lineRule="auto"/>
        <w:ind w:left="282" w:right="524"/>
        <w:jc w:val="both"/>
      </w:pPr>
      <w:r>
        <w:t>Gas costs shape the graphs we observe.</w:t>
      </w:r>
      <w:r>
        <w:rPr>
          <w:spacing w:val="40"/>
        </w:rPr>
        <w:t xml:space="preserve"> </w:t>
      </w:r>
      <w:r>
        <w:t xml:space="preserve">On L2s, lower fees increase transfer frequency and ap-proval churn, densifying </w:t>
      </w:r>
      <w:r>
        <w:rPr>
          <w:i/>
        </w:rPr>
        <w:t>G</w:t>
      </w:r>
      <w:r>
        <w:rPr>
          <w:vertAlign w:val="subscript"/>
        </w:rPr>
        <w:t>transfer</w:t>
      </w:r>
      <w:r>
        <w:t xml:space="preserve"> more than </w:t>
      </w:r>
      <w:r>
        <w:rPr>
          <w:i/>
        </w:rPr>
        <w:t>G</w:t>
      </w:r>
      <w:r>
        <w:rPr>
          <w:vertAlign w:val="subscript"/>
        </w:rPr>
        <w:t>approve</w:t>
      </w:r>
      <w:r>
        <w:t xml:space="preserve"> because payments are routine while approvals are intermittent setup actions.</w:t>
      </w:r>
      <w:r>
        <w:rPr>
          <w:spacing w:val="40"/>
        </w:rPr>
        <w:t xml:space="preserve"> </w:t>
      </w:r>
      <w:r>
        <w:t xml:space="preserve">This economic asymmetry is one reason EndorseRank graphs are </w:t>
      </w:r>
      <w:bookmarkStart w:id="148" w:name="Approvals_as_security-relevant_events"/>
      <w:bookmarkStart w:id="149" w:name="_bookmark43"/>
      <w:bookmarkEnd w:id="148"/>
      <w:bookmarkEnd w:id="149"/>
      <w:r>
        <w:t xml:space="preserve">expected to remain sparse relative to transfer graphs (examined in Chapter </w:t>
      </w:r>
      <w:hyperlink w:anchor="_bookmark84" w:history="1">
        <w:r>
          <w:t>4</w:t>
        </w:r>
      </w:hyperlink>
      <w:r>
        <w:t>).</w:t>
      </w:r>
    </w:p>
    <w:p w14:paraId="00DC1DED" w14:textId="77777777" w:rsidR="00350CFB" w:rsidRDefault="00350CFB">
      <w:pPr>
        <w:pStyle w:val="BodyText"/>
        <w:spacing w:before="162"/>
      </w:pPr>
    </w:p>
    <w:p w14:paraId="00DC1DEE" w14:textId="77777777" w:rsidR="00350CFB" w:rsidRDefault="00283FFF">
      <w:pPr>
        <w:pStyle w:val="Heading2"/>
        <w:numPr>
          <w:ilvl w:val="1"/>
          <w:numId w:val="26"/>
        </w:numPr>
        <w:tabs>
          <w:tab w:val="left" w:pos="927"/>
        </w:tabs>
        <w:ind w:left="927" w:hanging="645"/>
      </w:pPr>
      <w:r>
        <w:t>Approvals</w:t>
      </w:r>
      <w:r>
        <w:rPr>
          <w:spacing w:val="19"/>
        </w:rPr>
        <w:t xml:space="preserve"> </w:t>
      </w:r>
      <w:r>
        <w:t>as</w:t>
      </w:r>
      <w:r>
        <w:rPr>
          <w:spacing w:val="19"/>
        </w:rPr>
        <w:t xml:space="preserve"> </w:t>
      </w:r>
      <w:r>
        <w:t>security-relevant</w:t>
      </w:r>
      <w:r>
        <w:rPr>
          <w:spacing w:val="19"/>
        </w:rPr>
        <w:t xml:space="preserve"> </w:t>
      </w:r>
      <w:r>
        <w:rPr>
          <w:spacing w:val="-2"/>
        </w:rPr>
        <w:t>events</w:t>
      </w:r>
    </w:p>
    <w:p w14:paraId="00DC1DEF" w14:textId="77777777" w:rsidR="00350CFB" w:rsidRDefault="00350CFB">
      <w:pPr>
        <w:pStyle w:val="BodyText"/>
        <w:spacing w:before="24"/>
        <w:rPr>
          <w:b/>
          <w:sz w:val="28"/>
        </w:rPr>
      </w:pPr>
    </w:p>
    <w:p w14:paraId="00DC1DF0" w14:textId="77777777" w:rsidR="00350CFB" w:rsidRDefault="00283FFF">
      <w:pPr>
        <w:pStyle w:val="BodyText"/>
        <w:spacing w:line="391" w:lineRule="auto"/>
        <w:ind w:left="273" w:right="523" w:firstLine="8"/>
        <w:jc w:val="both"/>
      </w:pPr>
      <w:r>
        <w:rPr>
          <w:spacing w:val="-4"/>
        </w:rPr>
        <w:t>Unlimited</w:t>
      </w:r>
      <w:r>
        <w:rPr>
          <w:spacing w:val="-9"/>
        </w:rPr>
        <w:t xml:space="preserve"> </w:t>
      </w:r>
      <w:r>
        <w:rPr>
          <w:spacing w:val="-4"/>
        </w:rPr>
        <w:t>approvals</w:t>
      </w:r>
      <w:r>
        <w:rPr>
          <w:spacing w:val="-9"/>
        </w:rPr>
        <w:t xml:space="preserve"> </w:t>
      </w:r>
      <w:r>
        <w:rPr>
          <w:spacing w:val="-4"/>
        </w:rPr>
        <w:t>(</w:t>
      </w:r>
      <w:r>
        <w:rPr>
          <w:rFonts w:ascii="Courier New" w:hAnsi="Courier New"/>
          <w:spacing w:val="-4"/>
        </w:rPr>
        <w:t>type(uint256).max</w:t>
      </w:r>
      <w:r>
        <w:rPr>
          <w:spacing w:val="-4"/>
        </w:rPr>
        <w:t>)</w:t>
      </w:r>
      <w:r>
        <w:rPr>
          <w:spacing w:val="-9"/>
        </w:rPr>
        <w:t xml:space="preserve"> </w:t>
      </w:r>
      <w:r>
        <w:rPr>
          <w:spacing w:val="-4"/>
        </w:rPr>
        <w:t>are</w:t>
      </w:r>
      <w:r>
        <w:rPr>
          <w:spacing w:val="-9"/>
        </w:rPr>
        <w:t xml:space="preserve"> </w:t>
      </w:r>
      <w:r>
        <w:rPr>
          <w:spacing w:val="-4"/>
        </w:rPr>
        <w:t>a</w:t>
      </w:r>
      <w:r>
        <w:rPr>
          <w:spacing w:val="-9"/>
        </w:rPr>
        <w:t xml:space="preserve"> </w:t>
      </w:r>
      <w:r>
        <w:rPr>
          <w:spacing w:val="-4"/>
        </w:rPr>
        <w:t>well-known</w:t>
      </w:r>
      <w:r>
        <w:rPr>
          <w:spacing w:val="-9"/>
        </w:rPr>
        <w:t xml:space="preserve"> </w:t>
      </w:r>
      <w:r>
        <w:rPr>
          <w:spacing w:val="-4"/>
        </w:rPr>
        <w:t>user-experience</w:t>
      </w:r>
      <w:r>
        <w:rPr>
          <w:spacing w:val="-9"/>
        </w:rPr>
        <w:t xml:space="preserve"> </w:t>
      </w:r>
      <w:r>
        <w:rPr>
          <w:spacing w:val="-4"/>
        </w:rPr>
        <w:t>hazard:</w:t>
      </w:r>
      <w:r>
        <w:rPr>
          <w:spacing w:val="9"/>
        </w:rPr>
        <w:t xml:space="preserve"> </w:t>
      </w:r>
      <w:r>
        <w:rPr>
          <w:spacing w:val="-4"/>
        </w:rPr>
        <w:t>a</w:t>
      </w:r>
      <w:r>
        <w:rPr>
          <w:spacing w:val="-9"/>
        </w:rPr>
        <w:t xml:space="preserve"> </w:t>
      </w:r>
      <w:r>
        <w:rPr>
          <w:spacing w:val="-4"/>
        </w:rPr>
        <w:t>compro-</w:t>
      </w:r>
      <w:r>
        <w:t>mised</w:t>
      </w:r>
      <w:r>
        <w:rPr>
          <w:spacing w:val="-2"/>
        </w:rPr>
        <w:t xml:space="preserve"> </w:t>
      </w:r>
      <w:r>
        <w:t>spender</w:t>
      </w:r>
      <w:r>
        <w:rPr>
          <w:spacing w:val="-2"/>
        </w:rPr>
        <w:t xml:space="preserve"> </w:t>
      </w:r>
      <w:r>
        <w:t>can</w:t>
      </w:r>
      <w:r>
        <w:rPr>
          <w:spacing w:val="-2"/>
        </w:rPr>
        <w:t xml:space="preserve"> </w:t>
      </w:r>
      <w:r>
        <w:t>drain</w:t>
      </w:r>
      <w:r>
        <w:rPr>
          <w:spacing w:val="-2"/>
        </w:rPr>
        <w:t xml:space="preserve"> </w:t>
      </w:r>
      <w:r>
        <w:t>tokens</w:t>
      </w:r>
      <w:r>
        <w:rPr>
          <w:spacing w:val="-2"/>
        </w:rPr>
        <w:t xml:space="preserve"> </w:t>
      </w:r>
      <w:r>
        <w:t>until</w:t>
      </w:r>
      <w:r>
        <w:rPr>
          <w:spacing w:val="-2"/>
        </w:rPr>
        <w:t xml:space="preserve"> </w:t>
      </w:r>
      <w:r>
        <w:t>the</w:t>
      </w:r>
      <w:r>
        <w:rPr>
          <w:spacing w:val="-2"/>
        </w:rPr>
        <w:t xml:space="preserve"> </w:t>
      </w:r>
      <w:r>
        <w:t>owner</w:t>
      </w:r>
      <w:r>
        <w:rPr>
          <w:spacing w:val="-2"/>
        </w:rPr>
        <w:t xml:space="preserve"> </w:t>
      </w:r>
      <w:r>
        <w:t>revokes. Security</w:t>
      </w:r>
      <w:r>
        <w:rPr>
          <w:spacing w:val="-2"/>
        </w:rPr>
        <w:t xml:space="preserve"> </w:t>
      </w:r>
      <w:r>
        <w:t>analyses</w:t>
      </w:r>
      <w:r>
        <w:rPr>
          <w:spacing w:val="-2"/>
        </w:rPr>
        <w:t xml:space="preserve"> </w:t>
      </w:r>
      <w:r>
        <w:t>of</w:t>
      </w:r>
      <w:r>
        <w:rPr>
          <w:spacing w:val="-2"/>
        </w:rPr>
        <w:t xml:space="preserve"> </w:t>
      </w:r>
      <w:r>
        <w:t>honeypots,</w:t>
      </w:r>
      <w:r>
        <w:rPr>
          <w:spacing w:val="-2"/>
        </w:rPr>
        <w:t xml:space="preserve"> </w:t>
      </w:r>
      <w:r>
        <w:t xml:space="preserve">phishing approvals, and malicious spenders </w:t>
      </w:r>
      <w:hyperlink w:anchor="_bookmark176" w:history="1">
        <w:r>
          <w:rPr>
            <w:vertAlign w:val="superscript"/>
          </w:rPr>
          <w:t>[43]</w:t>
        </w:r>
      </w:hyperlink>
      <w:r>
        <w:rPr>
          <w:vertAlign w:val="superscript"/>
        </w:rPr>
        <w:t>,</w:t>
      </w:r>
      <w:hyperlink w:anchor="_bookmark189" w:history="1">
        <w:r>
          <w:rPr>
            <w:vertAlign w:val="superscript"/>
          </w:rPr>
          <w:t>[56]</w:t>
        </w:r>
      </w:hyperlink>
      <w:r>
        <w:t xml:space="preserve"> underscore that allowances are not neutral metadata—they are capabilities.</w:t>
      </w:r>
      <w:r>
        <w:rPr>
          <w:spacing w:val="40"/>
        </w:rPr>
        <w:t xml:space="preserve"> </w:t>
      </w:r>
      <w:r>
        <w:t>EndorseRank interprets inbound allowances as endorsement of a spender’s capability,</w:t>
      </w:r>
      <w:r>
        <w:rPr>
          <w:spacing w:val="-3"/>
        </w:rPr>
        <w:t xml:space="preserve"> </w:t>
      </w:r>
      <w:r>
        <w:t>which</w:t>
      </w:r>
      <w:r>
        <w:rPr>
          <w:spacing w:val="-3"/>
        </w:rPr>
        <w:t xml:space="preserve"> </w:t>
      </w:r>
      <w:r>
        <w:t>is</w:t>
      </w:r>
      <w:r>
        <w:rPr>
          <w:spacing w:val="-3"/>
        </w:rPr>
        <w:t xml:space="preserve"> </w:t>
      </w:r>
      <w:r>
        <w:t>precisely</w:t>
      </w:r>
      <w:r>
        <w:rPr>
          <w:spacing w:val="-3"/>
        </w:rPr>
        <w:t xml:space="preserve"> </w:t>
      </w:r>
      <w:r>
        <w:t>why</w:t>
      </w:r>
      <w:r>
        <w:rPr>
          <w:spacing w:val="-3"/>
        </w:rPr>
        <w:t xml:space="preserve"> </w:t>
      </w:r>
      <w:r>
        <w:t>the</w:t>
      </w:r>
      <w:r>
        <w:rPr>
          <w:spacing w:val="-2"/>
        </w:rPr>
        <w:t xml:space="preserve"> </w:t>
      </w:r>
      <w:r>
        <w:t>construct</w:t>
      </w:r>
      <w:r>
        <w:rPr>
          <w:spacing w:val="-2"/>
        </w:rPr>
        <w:t xml:space="preserve"> </w:t>
      </w:r>
      <w:r>
        <w:t>is</w:t>
      </w:r>
      <w:r>
        <w:rPr>
          <w:spacing w:val="-3"/>
        </w:rPr>
        <w:t xml:space="preserve"> </w:t>
      </w:r>
      <w:r>
        <w:t>semantically</w:t>
      </w:r>
      <w:r>
        <w:rPr>
          <w:spacing w:val="-3"/>
        </w:rPr>
        <w:t xml:space="preserve"> </w:t>
      </w:r>
      <w:r>
        <w:t>distinct</w:t>
      </w:r>
      <w:r>
        <w:rPr>
          <w:spacing w:val="-2"/>
        </w:rPr>
        <w:t xml:space="preserve"> </w:t>
      </w:r>
      <w:r>
        <w:t>from</w:t>
      </w:r>
      <w:r>
        <w:rPr>
          <w:spacing w:val="-2"/>
        </w:rPr>
        <w:t xml:space="preserve"> </w:t>
      </w:r>
      <w:r>
        <w:t>inbound</w:t>
      </w:r>
      <w:r>
        <w:rPr>
          <w:spacing w:val="-3"/>
        </w:rPr>
        <w:t xml:space="preserve"> </w:t>
      </w:r>
      <w:r>
        <w:t>transfers.</w:t>
      </w:r>
      <w:r>
        <w:rPr>
          <w:spacing w:val="19"/>
        </w:rPr>
        <w:t xml:space="preserve"> </w:t>
      </w:r>
      <w:r>
        <w:t>A wallet may receive many transfers without ever being trusted to spend on others’ behalf.</w:t>
      </w:r>
    </w:p>
    <w:p w14:paraId="00DC1DF1" w14:textId="77777777" w:rsidR="00350CFB" w:rsidRDefault="00283FFF">
      <w:pPr>
        <w:pStyle w:val="BodyText"/>
        <w:spacing w:before="34" w:line="396" w:lineRule="auto"/>
        <w:ind w:left="282" w:right="523"/>
        <w:jc w:val="both"/>
      </w:pPr>
      <w:r>
        <w:t>From a measurement standpoint, unlimited approvals create heavy-tailed edge weights.</w:t>
      </w:r>
      <w:r>
        <w:rPr>
          <w:spacing w:val="40"/>
        </w:rPr>
        <w:t xml:space="preserve"> </w:t>
      </w:r>
      <w:r>
        <w:t>Decimal adjustment and optional winsorization can moderate extremes; this dissertation sums decimal-adjusted</w:t>
      </w:r>
      <w:r>
        <w:rPr>
          <w:spacing w:val="-3"/>
        </w:rPr>
        <w:t xml:space="preserve"> </w:t>
      </w:r>
      <w:r>
        <w:t>latest</w:t>
      </w:r>
      <w:r>
        <w:rPr>
          <w:spacing w:val="-2"/>
        </w:rPr>
        <w:t xml:space="preserve"> </w:t>
      </w:r>
      <w:r>
        <w:t>allowances</w:t>
      </w:r>
      <w:r>
        <w:rPr>
          <w:spacing w:val="-3"/>
        </w:rPr>
        <w:t xml:space="preserve"> </w:t>
      </w:r>
      <w:r>
        <w:t>and</w:t>
      </w:r>
      <w:r>
        <w:rPr>
          <w:spacing w:val="-3"/>
        </w:rPr>
        <w:t xml:space="preserve"> </w:t>
      </w:r>
      <w:r>
        <w:t>relies</w:t>
      </w:r>
      <w:r>
        <w:rPr>
          <w:spacing w:val="-3"/>
        </w:rPr>
        <w:t xml:space="preserve"> </w:t>
      </w:r>
      <w:r>
        <w:t>on</w:t>
      </w:r>
      <w:r>
        <w:rPr>
          <w:spacing w:val="-3"/>
        </w:rPr>
        <w:t xml:space="preserve"> </w:t>
      </w:r>
      <w:r>
        <w:t>PageRank’s</w:t>
      </w:r>
      <w:r>
        <w:rPr>
          <w:spacing w:val="-3"/>
        </w:rPr>
        <w:t xml:space="preserve"> </w:t>
      </w:r>
      <w:r>
        <w:t>normalization</w:t>
      </w:r>
      <w:r>
        <w:rPr>
          <w:spacing w:val="-3"/>
        </w:rPr>
        <w:t xml:space="preserve"> </w:t>
      </w:r>
      <w:r>
        <w:t>by</w:t>
      </w:r>
      <w:r>
        <w:rPr>
          <w:spacing w:val="-3"/>
        </w:rPr>
        <w:t xml:space="preserve"> </w:t>
      </w:r>
      <w:r>
        <w:t>out-strength</w:t>
      </w:r>
      <w:r>
        <w:rPr>
          <w:spacing w:val="-3"/>
        </w:rPr>
        <w:t xml:space="preserve"> </w:t>
      </w:r>
      <w:r>
        <w:t>so</w:t>
      </w:r>
      <w:r>
        <w:rPr>
          <w:spacing w:val="-3"/>
        </w:rPr>
        <w:t xml:space="preserve"> </w:t>
      </w:r>
      <w:r>
        <w:t>that</w:t>
      </w:r>
      <w:r>
        <w:rPr>
          <w:spacing w:val="-2"/>
        </w:rPr>
        <w:t xml:space="preserve"> </w:t>
      </w:r>
      <w:r>
        <w:t>a</w:t>
      </w:r>
      <w:r>
        <w:rPr>
          <w:spacing w:val="-3"/>
        </w:rPr>
        <w:t xml:space="preserve"> </w:t>
      </w:r>
      <w:r>
        <w:t xml:space="preserve">single </w:t>
      </w:r>
      <w:bookmarkStart w:id="150" w:name="AWP_in_depth:_what_Do_et_al._measure"/>
      <w:bookmarkStart w:id="151" w:name="_bookmark44"/>
      <w:bookmarkEnd w:id="150"/>
      <w:bookmarkEnd w:id="151"/>
      <w:r>
        <w:t>huge</w:t>
      </w:r>
      <w:r>
        <w:rPr>
          <w:spacing w:val="-2"/>
        </w:rPr>
        <w:t xml:space="preserve"> </w:t>
      </w:r>
      <w:r>
        <w:t>approval</w:t>
      </w:r>
      <w:r>
        <w:rPr>
          <w:spacing w:val="-2"/>
        </w:rPr>
        <w:t xml:space="preserve"> </w:t>
      </w:r>
      <w:r>
        <w:t>does</w:t>
      </w:r>
      <w:r>
        <w:rPr>
          <w:spacing w:val="-2"/>
        </w:rPr>
        <w:t xml:space="preserve"> </w:t>
      </w:r>
      <w:r>
        <w:t>not</w:t>
      </w:r>
      <w:r>
        <w:rPr>
          <w:spacing w:val="-2"/>
        </w:rPr>
        <w:t xml:space="preserve"> </w:t>
      </w:r>
      <w:r>
        <w:t>automatically</w:t>
      </w:r>
      <w:r>
        <w:rPr>
          <w:spacing w:val="-2"/>
        </w:rPr>
        <w:t xml:space="preserve"> </w:t>
      </w:r>
      <w:r>
        <w:t>dominate</w:t>
      </w:r>
      <w:r>
        <w:rPr>
          <w:spacing w:val="-2"/>
        </w:rPr>
        <w:t xml:space="preserve"> </w:t>
      </w:r>
      <w:r>
        <w:t>unless</w:t>
      </w:r>
      <w:r>
        <w:rPr>
          <w:spacing w:val="-2"/>
        </w:rPr>
        <w:t xml:space="preserve"> </w:t>
      </w:r>
      <w:r>
        <w:t>the</w:t>
      </w:r>
      <w:r>
        <w:rPr>
          <w:spacing w:val="-2"/>
        </w:rPr>
        <w:t xml:space="preserve"> </w:t>
      </w:r>
      <w:r>
        <w:t>owner</w:t>
      </w:r>
      <w:r>
        <w:rPr>
          <w:spacing w:val="-2"/>
        </w:rPr>
        <w:t xml:space="preserve"> </w:t>
      </w:r>
      <w:r>
        <w:t>has</w:t>
      </w:r>
      <w:r>
        <w:rPr>
          <w:spacing w:val="-2"/>
        </w:rPr>
        <w:t xml:space="preserve"> </w:t>
      </w:r>
      <w:r>
        <w:t>few</w:t>
      </w:r>
      <w:r>
        <w:rPr>
          <w:spacing w:val="-2"/>
        </w:rPr>
        <w:t xml:space="preserve"> </w:t>
      </w:r>
      <w:r>
        <w:t>outgoing</w:t>
      </w:r>
      <w:r>
        <w:rPr>
          <w:spacing w:val="-2"/>
        </w:rPr>
        <w:t xml:space="preserve"> </w:t>
      </w:r>
      <w:r>
        <w:t>endorsements.</w:t>
      </w:r>
    </w:p>
    <w:p w14:paraId="00DC1DF2" w14:textId="77777777" w:rsidR="00350CFB" w:rsidRDefault="00350CFB">
      <w:pPr>
        <w:pStyle w:val="BodyText"/>
        <w:spacing w:line="396" w:lineRule="auto"/>
        <w:jc w:val="both"/>
        <w:sectPr w:rsidR="00350CFB">
          <w:pgSz w:w="11910" w:h="16840"/>
          <w:pgMar w:top="1920" w:right="708" w:bottom="2300" w:left="992" w:header="0" w:footer="2115" w:gutter="0"/>
          <w:cols w:space="720"/>
        </w:sectPr>
      </w:pPr>
    </w:p>
    <w:p w14:paraId="00DC1DF3" w14:textId="77777777" w:rsidR="00350CFB" w:rsidRDefault="00283FFF">
      <w:pPr>
        <w:pStyle w:val="Heading2"/>
        <w:numPr>
          <w:ilvl w:val="1"/>
          <w:numId w:val="26"/>
        </w:numPr>
        <w:tabs>
          <w:tab w:val="left" w:pos="927"/>
        </w:tabs>
        <w:spacing w:before="112"/>
        <w:ind w:left="927" w:hanging="645"/>
      </w:pPr>
      <w:r>
        <w:lastRenderedPageBreak/>
        <w:t>AWP</w:t>
      </w:r>
      <w:r>
        <w:rPr>
          <w:spacing w:val="4"/>
        </w:rPr>
        <w:t xml:space="preserve"> </w:t>
      </w:r>
      <w:r>
        <w:t>in</w:t>
      </w:r>
      <w:r>
        <w:rPr>
          <w:spacing w:val="5"/>
        </w:rPr>
        <w:t xml:space="preserve"> </w:t>
      </w:r>
      <w:r>
        <w:t>depth:</w:t>
      </w:r>
      <w:r>
        <w:rPr>
          <w:spacing w:val="31"/>
        </w:rPr>
        <w:t xml:space="preserve"> </w:t>
      </w:r>
      <w:r>
        <w:t>what</w:t>
      </w:r>
      <w:r>
        <w:rPr>
          <w:spacing w:val="5"/>
        </w:rPr>
        <w:t xml:space="preserve"> </w:t>
      </w:r>
      <w:r>
        <w:t>Do</w:t>
      </w:r>
      <w:r>
        <w:rPr>
          <w:spacing w:val="5"/>
        </w:rPr>
        <w:t xml:space="preserve"> </w:t>
      </w:r>
      <w:r>
        <w:t>et</w:t>
      </w:r>
      <w:r>
        <w:rPr>
          <w:spacing w:val="5"/>
        </w:rPr>
        <w:t xml:space="preserve"> </w:t>
      </w:r>
      <w:r>
        <w:t>al.</w:t>
      </w:r>
      <w:r>
        <w:rPr>
          <w:spacing w:val="5"/>
        </w:rPr>
        <w:t xml:space="preserve"> </w:t>
      </w:r>
      <w:r>
        <w:rPr>
          <w:spacing w:val="-2"/>
        </w:rPr>
        <w:t>measure</w:t>
      </w:r>
    </w:p>
    <w:p w14:paraId="00DC1DF4" w14:textId="77777777" w:rsidR="00350CFB" w:rsidRDefault="00350CFB">
      <w:pPr>
        <w:pStyle w:val="BodyText"/>
        <w:spacing w:before="24"/>
        <w:rPr>
          <w:b/>
          <w:sz w:val="28"/>
        </w:rPr>
      </w:pPr>
    </w:p>
    <w:p w14:paraId="00DC1DF5" w14:textId="77777777" w:rsidR="00350CFB" w:rsidRDefault="00283FFF">
      <w:pPr>
        <w:pStyle w:val="BodyText"/>
        <w:spacing w:line="398" w:lineRule="auto"/>
        <w:ind w:left="274" w:right="521" w:firstLine="7"/>
        <w:jc w:val="both"/>
      </w:pPr>
      <w:r>
        <w:t>Do</w:t>
      </w:r>
      <w:r>
        <w:rPr>
          <w:spacing w:val="-5"/>
        </w:rPr>
        <w:t xml:space="preserve"> </w:t>
      </w:r>
      <w:r>
        <w:t>et</w:t>
      </w:r>
      <w:r>
        <w:rPr>
          <w:spacing w:val="-5"/>
        </w:rPr>
        <w:t xml:space="preserve"> </w:t>
      </w:r>
      <w:r>
        <w:t>al.</w:t>
      </w:r>
      <w:hyperlink w:anchor="_bookmark149" w:history="1">
        <w:r>
          <w:rPr>
            <w:vertAlign w:val="superscript"/>
          </w:rPr>
          <w:t>[16]</w:t>
        </w:r>
      </w:hyperlink>
      <w:r>
        <w:t xml:space="preserve"> propose</w:t>
      </w:r>
      <w:r>
        <w:rPr>
          <w:spacing w:val="-5"/>
        </w:rPr>
        <w:t xml:space="preserve"> </w:t>
      </w:r>
      <w:r>
        <w:t>Adaptive</w:t>
      </w:r>
      <w:r>
        <w:rPr>
          <w:spacing w:val="-5"/>
        </w:rPr>
        <w:t xml:space="preserve"> </w:t>
      </w:r>
      <w:r>
        <w:t>Weighted</w:t>
      </w:r>
      <w:r>
        <w:rPr>
          <w:spacing w:val="-5"/>
        </w:rPr>
        <w:t xml:space="preserve"> </w:t>
      </w:r>
      <w:r>
        <w:t>PageRank</w:t>
      </w:r>
      <w:r>
        <w:rPr>
          <w:spacing w:val="-5"/>
        </w:rPr>
        <w:t xml:space="preserve"> </w:t>
      </w:r>
      <w:r>
        <w:t>on</w:t>
      </w:r>
      <w:r>
        <w:rPr>
          <w:spacing w:val="-5"/>
        </w:rPr>
        <w:t xml:space="preserve"> </w:t>
      </w:r>
      <w:r>
        <w:t>Ethereum</w:t>
      </w:r>
      <w:r>
        <w:rPr>
          <w:spacing w:val="-5"/>
        </w:rPr>
        <w:t xml:space="preserve"> </w:t>
      </w:r>
      <w:r>
        <w:t>transfers</w:t>
      </w:r>
      <w:r>
        <w:rPr>
          <w:spacing w:val="-5"/>
        </w:rPr>
        <w:t xml:space="preserve"> </w:t>
      </w:r>
      <w:r>
        <w:t>as</w:t>
      </w:r>
      <w:r>
        <w:rPr>
          <w:spacing w:val="-5"/>
        </w:rPr>
        <w:t xml:space="preserve"> </w:t>
      </w:r>
      <w:r>
        <w:t>a</w:t>
      </w:r>
      <w:r>
        <w:rPr>
          <w:spacing w:val="-5"/>
        </w:rPr>
        <w:t xml:space="preserve"> </w:t>
      </w:r>
      <w:r>
        <w:t>social-credit</w:t>
      </w:r>
      <w:r>
        <w:rPr>
          <w:spacing w:val="-5"/>
        </w:rPr>
        <w:t xml:space="preserve"> </w:t>
      </w:r>
      <w:r>
        <w:t>signal. Edges are transfers; weights combine value and recency through a logistic decay.</w:t>
      </w:r>
      <w:r>
        <w:rPr>
          <w:spacing w:val="27"/>
        </w:rPr>
        <w:t xml:space="preserve"> </w:t>
      </w:r>
      <w:r>
        <w:t>Validation uses inbound</w:t>
      </w:r>
      <w:r>
        <w:rPr>
          <w:spacing w:val="-11"/>
        </w:rPr>
        <w:t xml:space="preserve"> </w:t>
      </w:r>
      <w:r>
        <w:t>degree</w:t>
      </w:r>
      <w:r>
        <w:rPr>
          <w:spacing w:val="-11"/>
        </w:rPr>
        <w:t xml:space="preserve"> </w:t>
      </w:r>
      <w:r>
        <w:t>and</w:t>
      </w:r>
      <w:r>
        <w:rPr>
          <w:spacing w:val="-11"/>
        </w:rPr>
        <w:t xml:space="preserve"> </w:t>
      </w:r>
      <w:r>
        <w:t>inbound</w:t>
      </w:r>
      <w:r>
        <w:rPr>
          <w:spacing w:val="-11"/>
        </w:rPr>
        <w:t xml:space="preserve"> </w:t>
      </w:r>
      <w:r>
        <w:t>value—proxies</w:t>
      </w:r>
      <w:r>
        <w:rPr>
          <w:spacing w:val="-11"/>
        </w:rPr>
        <w:t xml:space="preserve"> </w:t>
      </w:r>
      <w:r>
        <w:t>for</w:t>
      </w:r>
      <w:r>
        <w:rPr>
          <w:spacing w:val="-11"/>
        </w:rPr>
        <w:t xml:space="preserve"> </w:t>
      </w:r>
      <w:r>
        <w:t>“how</w:t>
      </w:r>
      <w:r>
        <w:rPr>
          <w:spacing w:val="-11"/>
        </w:rPr>
        <w:t xml:space="preserve"> </w:t>
      </w:r>
      <w:r>
        <w:t>much</w:t>
      </w:r>
      <w:r>
        <w:rPr>
          <w:spacing w:val="-11"/>
        </w:rPr>
        <w:t xml:space="preserve"> </w:t>
      </w:r>
      <w:r>
        <w:t>economic</w:t>
      </w:r>
      <w:r>
        <w:rPr>
          <w:spacing w:val="-11"/>
        </w:rPr>
        <w:t xml:space="preserve"> </w:t>
      </w:r>
      <w:r>
        <w:t>attention</w:t>
      </w:r>
      <w:r>
        <w:rPr>
          <w:spacing w:val="-11"/>
        </w:rPr>
        <w:t xml:space="preserve"> </w:t>
      </w:r>
      <w:r>
        <w:t>a</w:t>
      </w:r>
      <w:r>
        <w:rPr>
          <w:spacing w:val="-11"/>
        </w:rPr>
        <w:t xml:space="preserve"> </w:t>
      </w:r>
      <w:r>
        <w:t>wallet</w:t>
      </w:r>
      <w:r>
        <w:rPr>
          <w:spacing w:val="-11"/>
        </w:rPr>
        <w:t xml:space="preserve"> </w:t>
      </w:r>
      <w:r>
        <w:t>receives.” The</w:t>
      </w:r>
      <w:r>
        <w:rPr>
          <w:spacing w:val="-4"/>
        </w:rPr>
        <w:t xml:space="preserve"> </w:t>
      </w:r>
      <w:r>
        <w:t>framework</w:t>
      </w:r>
      <w:r>
        <w:rPr>
          <w:spacing w:val="-4"/>
        </w:rPr>
        <w:t xml:space="preserve"> </w:t>
      </w:r>
      <w:r>
        <w:t>is</w:t>
      </w:r>
      <w:r>
        <w:rPr>
          <w:spacing w:val="-4"/>
        </w:rPr>
        <w:t xml:space="preserve"> </w:t>
      </w:r>
      <w:r>
        <w:t>attractive</w:t>
      </w:r>
      <w:r>
        <w:rPr>
          <w:spacing w:val="-4"/>
        </w:rPr>
        <w:t xml:space="preserve"> </w:t>
      </w:r>
      <w:r>
        <w:t>because</w:t>
      </w:r>
      <w:r>
        <w:rPr>
          <w:spacing w:val="-4"/>
        </w:rPr>
        <w:t xml:space="preserve"> </w:t>
      </w:r>
      <w:r>
        <w:t>it</w:t>
      </w:r>
      <w:r>
        <w:rPr>
          <w:spacing w:val="-4"/>
        </w:rPr>
        <w:t xml:space="preserve"> </w:t>
      </w:r>
      <w:r>
        <w:t>is</w:t>
      </w:r>
      <w:r>
        <w:rPr>
          <w:spacing w:val="-4"/>
        </w:rPr>
        <w:t xml:space="preserve"> </w:t>
      </w:r>
      <w:r>
        <w:t>fully</w:t>
      </w:r>
      <w:r>
        <w:rPr>
          <w:spacing w:val="-4"/>
        </w:rPr>
        <w:t xml:space="preserve"> </w:t>
      </w:r>
      <w:r>
        <w:t>on-chain,</w:t>
      </w:r>
      <w:r>
        <w:rPr>
          <w:spacing w:val="-4"/>
        </w:rPr>
        <w:t xml:space="preserve"> </w:t>
      </w:r>
      <w:r>
        <w:t>rank-based,</w:t>
      </w:r>
      <w:r>
        <w:rPr>
          <w:spacing w:val="-4"/>
        </w:rPr>
        <w:t xml:space="preserve"> </w:t>
      </w:r>
      <w:r>
        <w:t>and</w:t>
      </w:r>
      <w:r>
        <w:rPr>
          <w:spacing w:val="-4"/>
        </w:rPr>
        <w:t xml:space="preserve"> </w:t>
      </w:r>
      <w:r>
        <w:t>free</w:t>
      </w:r>
      <w:r>
        <w:rPr>
          <w:spacing w:val="-4"/>
        </w:rPr>
        <w:t xml:space="preserve"> </w:t>
      </w:r>
      <w:r>
        <w:t>of</w:t>
      </w:r>
      <w:r>
        <w:rPr>
          <w:spacing w:val="-4"/>
        </w:rPr>
        <w:t xml:space="preserve"> </w:t>
      </w:r>
      <w:r>
        <w:t>off-chain</w:t>
      </w:r>
      <w:r>
        <w:rPr>
          <w:spacing w:val="-4"/>
        </w:rPr>
        <w:t xml:space="preserve"> </w:t>
      </w:r>
      <w:r>
        <w:t>identity. EndorseRank</w:t>
      </w:r>
      <w:r>
        <w:rPr>
          <w:spacing w:val="-5"/>
        </w:rPr>
        <w:t xml:space="preserve"> </w:t>
      </w:r>
      <w:r>
        <w:t>preserves</w:t>
      </w:r>
      <w:r>
        <w:rPr>
          <w:spacing w:val="-5"/>
        </w:rPr>
        <w:t xml:space="preserve"> </w:t>
      </w:r>
      <w:r>
        <w:t>the</w:t>
      </w:r>
      <w:r>
        <w:rPr>
          <w:spacing w:val="-5"/>
        </w:rPr>
        <w:t xml:space="preserve"> </w:t>
      </w:r>
      <w:r>
        <w:t>PageRank-and-rank-correlation</w:t>
      </w:r>
      <w:r>
        <w:rPr>
          <w:spacing w:val="-5"/>
        </w:rPr>
        <w:t xml:space="preserve"> </w:t>
      </w:r>
      <w:r>
        <w:t>template</w:t>
      </w:r>
      <w:r>
        <w:rPr>
          <w:spacing w:val="-5"/>
        </w:rPr>
        <w:t xml:space="preserve"> </w:t>
      </w:r>
      <w:r>
        <w:t>but</w:t>
      </w:r>
      <w:r>
        <w:rPr>
          <w:spacing w:val="-5"/>
        </w:rPr>
        <w:t xml:space="preserve"> </w:t>
      </w:r>
      <w:r>
        <w:t>replaces</w:t>
      </w:r>
      <w:r>
        <w:rPr>
          <w:spacing w:val="-5"/>
        </w:rPr>
        <w:t xml:space="preserve"> </w:t>
      </w:r>
      <w:r>
        <w:t>the</w:t>
      </w:r>
      <w:r>
        <w:rPr>
          <w:spacing w:val="-5"/>
        </w:rPr>
        <w:t xml:space="preserve"> </w:t>
      </w:r>
      <w:r>
        <w:t>edge</w:t>
      </w:r>
      <w:r>
        <w:rPr>
          <w:spacing w:val="-5"/>
        </w:rPr>
        <w:t xml:space="preserve"> </w:t>
      </w:r>
      <w:r>
        <w:t>seman-tics. The</w:t>
      </w:r>
      <w:r>
        <w:rPr>
          <w:spacing w:val="-3"/>
        </w:rPr>
        <w:t xml:space="preserve"> </w:t>
      </w:r>
      <w:r>
        <w:t>empirical</w:t>
      </w:r>
      <w:r>
        <w:rPr>
          <w:spacing w:val="-3"/>
        </w:rPr>
        <w:t xml:space="preserve"> </w:t>
      </w:r>
      <w:r>
        <w:t>question</w:t>
      </w:r>
      <w:r>
        <w:rPr>
          <w:spacing w:val="-3"/>
        </w:rPr>
        <w:t xml:space="preserve"> </w:t>
      </w:r>
      <w:r>
        <w:t>is</w:t>
      </w:r>
      <w:r>
        <w:rPr>
          <w:spacing w:val="-3"/>
        </w:rPr>
        <w:t xml:space="preserve"> </w:t>
      </w:r>
      <w:r>
        <w:t>not</w:t>
      </w:r>
      <w:r>
        <w:rPr>
          <w:spacing w:val="-3"/>
        </w:rPr>
        <w:t xml:space="preserve"> </w:t>
      </w:r>
      <w:r>
        <w:t>whether</w:t>
      </w:r>
      <w:r>
        <w:rPr>
          <w:spacing w:val="-3"/>
        </w:rPr>
        <w:t xml:space="preserve"> </w:t>
      </w:r>
      <w:r>
        <w:t>AWP</w:t>
      </w:r>
      <w:r>
        <w:rPr>
          <w:spacing w:val="-3"/>
        </w:rPr>
        <w:t xml:space="preserve"> </w:t>
      </w:r>
      <w:r>
        <w:t>is</w:t>
      </w:r>
      <w:r>
        <w:rPr>
          <w:spacing w:val="-3"/>
        </w:rPr>
        <w:t xml:space="preserve"> </w:t>
      </w:r>
      <w:r>
        <w:t>“wrong,”</w:t>
      </w:r>
      <w:r>
        <w:rPr>
          <w:spacing w:val="-3"/>
        </w:rPr>
        <w:t xml:space="preserve"> </w:t>
      </w:r>
      <w:r>
        <w:t>but</w:t>
      </w:r>
      <w:r>
        <w:rPr>
          <w:spacing w:val="-3"/>
        </w:rPr>
        <w:t xml:space="preserve"> </w:t>
      </w:r>
      <w:r>
        <w:t>whether</w:t>
      </w:r>
      <w:r>
        <w:rPr>
          <w:spacing w:val="-3"/>
        </w:rPr>
        <w:t xml:space="preserve"> </w:t>
      </w:r>
      <w:r>
        <w:t>allowance</w:t>
      </w:r>
      <w:r>
        <w:rPr>
          <w:spacing w:val="-3"/>
        </w:rPr>
        <w:t xml:space="preserve"> </w:t>
      </w:r>
      <w:r>
        <w:t>edges</w:t>
      </w:r>
      <w:r>
        <w:rPr>
          <w:spacing w:val="-3"/>
        </w:rPr>
        <w:t xml:space="preserve"> </w:t>
      </w:r>
      <w:r>
        <w:t>yield</w:t>
      </w:r>
      <w:r>
        <w:rPr>
          <w:spacing w:val="-2"/>
        </w:rPr>
        <w:t xml:space="preserve"> </w:t>
      </w:r>
      <w:r>
        <w:t>a different,</w:t>
      </w:r>
      <w:r>
        <w:rPr>
          <w:spacing w:val="-9"/>
        </w:rPr>
        <w:t xml:space="preserve"> </w:t>
      </w:r>
      <w:r>
        <w:t>useful,</w:t>
      </w:r>
      <w:r>
        <w:rPr>
          <w:spacing w:val="-9"/>
        </w:rPr>
        <w:t xml:space="preserve"> </w:t>
      </w:r>
      <w:r>
        <w:t>and</w:t>
      </w:r>
      <w:r>
        <w:rPr>
          <w:spacing w:val="-10"/>
        </w:rPr>
        <w:t xml:space="preserve"> </w:t>
      </w:r>
      <w:r>
        <w:t>cheaper</w:t>
      </w:r>
      <w:r>
        <w:rPr>
          <w:spacing w:val="-10"/>
        </w:rPr>
        <w:t xml:space="preserve"> </w:t>
      </w:r>
      <w:r>
        <w:t>signal.</w:t>
      </w:r>
      <w:r>
        <w:rPr>
          <w:spacing w:val="11"/>
        </w:rPr>
        <w:t xml:space="preserve"> </w:t>
      </w:r>
      <w:r>
        <w:t>Chapter</w:t>
      </w:r>
      <w:r>
        <w:rPr>
          <w:spacing w:val="-10"/>
        </w:rPr>
        <w:t xml:space="preserve"> </w:t>
      </w:r>
      <w:hyperlink w:anchor="_bookmark84" w:history="1">
        <w:r>
          <w:t>4</w:t>
        </w:r>
      </w:hyperlink>
      <w:r>
        <w:rPr>
          <w:spacing w:val="-10"/>
        </w:rPr>
        <w:t xml:space="preserve"> </w:t>
      </w:r>
      <w:r>
        <w:t>tests</w:t>
      </w:r>
      <w:r>
        <w:rPr>
          <w:spacing w:val="-10"/>
        </w:rPr>
        <w:t xml:space="preserve"> </w:t>
      </w:r>
      <w:r>
        <w:t>whether</w:t>
      </w:r>
      <w:r>
        <w:rPr>
          <w:spacing w:val="-10"/>
        </w:rPr>
        <w:t xml:space="preserve"> </w:t>
      </w:r>
      <w:r>
        <w:t>allowance</w:t>
      </w:r>
      <w:r>
        <w:rPr>
          <w:spacing w:val="-10"/>
        </w:rPr>
        <w:t xml:space="preserve"> </w:t>
      </w:r>
      <w:r>
        <w:t>edges</w:t>
      </w:r>
      <w:r>
        <w:rPr>
          <w:spacing w:val="-10"/>
        </w:rPr>
        <w:t xml:space="preserve"> </w:t>
      </w:r>
      <w:r>
        <w:t>produce</w:t>
      </w:r>
      <w:r>
        <w:rPr>
          <w:spacing w:val="-10"/>
        </w:rPr>
        <w:t xml:space="preserve"> </w:t>
      </w:r>
      <w:r>
        <w:t>a</w:t>
      </w:r>
      <w:r>
        <w:rPr>
          <w:spacing w:val="-10"/>
        </w:rPr>
        <w:t xml:space="preserve"> </w:t>
      </w:r>
      <w:r>
        <w:t xml:space="preserve">construct-distinct, allowance-aligned, and computationally cheaper score, and whether either social method </w:t>
      </w:r>
      <w:bookmarkStart w:id="152" w:name="Comparison_of_graph_reputation_methods"/>
      <w:bookmarkStart w:id="153" w:name="_bookmark45"/>
      <w:bookmarkEnd w:id="152"/>
      <w:bookmarkEnd w:id="153"/>
      <w:r>
        <w:t>dominates across proxy families.</w:t>
      </w:r>
    </w:p>
    <w:p w14:paraId="00DC1DF6" w14:textId="77777777" w:rsidR="00350CFB" w:rsidRDefault="00350CFB">
      <w:pPr>
        <w:pStyle w:val="BodyText"/>
        <w:spacing w:before="157"/>
      </w:pPr>
    </w:p>
    <w:p w14:paraId="00DC1DF7" w14:textId="77777777" w:rsidR="00350CFB" w:rsidRDefault="00283FFF">
      <w:pPr>
        <w:pStyle w:val="Heading2"/>
        <w:numPr>
          <w:ilvl w:val="1"/>
          <w:numId w:val="26"/>
        </w:numPr>
        <w:tabs>
          <w:tab w:val="left" w:pos="927"/>
        </w:tabs>
        <w:ind w:left="927" w:hanging="645"/>
      </w:pPr>
      <w:r>
        <w:t>Comparison</w:t>
      </w:r>
      <w:r>
        <w:rPr>
          <w:spacing w:val="12"/>
        </w:rPr>
        <w:t xml:space="preserve"> </w:t>
      </w:r>
      <w:r>
        <w:t>of</w:t>
      </w:r>
      <w:r>
        <w:rPr>
          <w:spacing w:val="13"/>
        </w:rPr>
        <w:t xml:space="preserve"> </w:t>
      </w:r>
      <w:r>
        <w:t>graph</w:t>
      </w:r>
      <w:r>
        <w:rPr>
          <w:spacing w:val="13"/>
        </w:rPr>
        <w:t xml:space="preserve"> </w:t>
      </w:r>
      <w:r>
        <w:t>reputation</w:t>
      </w:r>
      <w:r>
        <w:rPr>
          <w:spacing w:val="13"/>
        </w:rPr>
        <w:t xml:space="preserve"> </w:t>
      </w:r>
      <w:r>
        <w:rPr>
          <w:spacing w:val="-2"/>
        </w:rPr>
        <w:t>methods</w:t>
      </w:r>
    </w:p>
    <w:p w14:paraId="00DC1DF8" w14:textId="77777777" w:rsidR="00350CFB" w:rsidRDefault="00350CFB">
      <w:pPr>
        <w:pStyle w:val="BodyText"/>
        <w:spacing w:before="24"/>
        <w:rPr>
          <w:b/>
          <w:sz w:val="28"/>
        </w:rPr>
      </w:pPr>
    </w:p>
    <w:p w14:paraId="00DC1DF9" w14:textId="77777777" w:rsidR="00350CFB" w:rsidRDefault="00283FFF">
      <w:pPr>
        <w:pStyle w:val="BodyText"/>
        <w:ind w:left="274"/>
        <w:jc w:val="both"/>
      </w:pPr>
      <w:r>
        <w:t>Table</w:t>
      </w:r>
      <w:r>
        <w:rPr>
          <w:spacing w:val="-11"/>
        </w:rPr>
        <w:t xml:space="preserve"> </w:t>
      </w:r>
      <w:hyperlink w:anchor="_bookmark46" w:history="1">
        <w:r>
          <w:t>2.1</w:t>
        </w:r>
      </w:hyperlink>
      <w:r>
        <w:rPr>
          <w:spacing w:val="-11"/>
        </w:rPr>
        <w:t xml:space="preserve"> </w:t>
      </w:r>
      <w:r>
        <w:t>situates</w:t>
      </w:r>
      <w:r>
        <w:rPr>
          <w:spacing w:val="-11"/>
        </w:rPr>
        <w:t xml:space="preserve"> </w:t>
      </w:r>
      <w:r>
        <w:t>EndorseRank</w:t>
      </w:r>
      <w:r>
        <w:rPr>
          <w:spacing w:val="-10"/>
        </w:rPr>
        <w:t xml:space="preserve"> </w:t>
      </w:r>
      <w:r>
        <w:t>among</w:t>
      </w:r>
      <w:r>
        <w:rPr>
          <w:spacing w:val="-11"/>
        </w:rPr>
        <w:t xml:space="preserve"> </w:t>
      </w:r>
      <w:r>
        <w:t>related</w:t>
      </w:r>
      <w:r>
        <w:rPr>
          <w:spacing w:val="-11"/>
        </w:rPr>
        <w:t xml:space="preserve"> </w:t>
      </w:r>
      <w:r>
        <w:t>methods</w:t>
      </w:r>
      <w:r>
        <w:rPr>
          <w:spacing w:val="-11"/>
        </w:rPr>
        <w:t xml:space="preserve"> </w:t>
      </w:r>
      <w:r>
        <w:t>discussed</w:t>
      </w:r>
      <w:r>
        <w:rPr>
          <w:spacing w:val="-10"/>
        </w:rPr>
        <w:t xml:space="preserve"> </w:t>
      </w:r>
      <w:r>
        <w:t>in</w:t>
      </w:r>
      <w:r>
        <w:rPr>
          <w:spacing w:val="-11"/>
        </w:rPr>
        <w:t xml:space="preserve"> </w:t>
      </w:r>
      <w:r>
        <w:t>this</w:t>
      </w:r>
      <w:r>
        <w:rPr>
          <w:spacing w:val="-11"/>
        </w:rPr>
        <w:t xml:space="preserve"> </w:t>
      </w:r>
      <w:r>
        <w:rPr>
          <w:spacing w:val="-2"/>
        </w:rPr>
        <w:t>chapter.</w:t>
      </w:r>
    </w:p>
    <w:p w14:paraId="00DC1DFA" w14:textId="77777777" w:rsidR="00350CFB" w:rsidRDefault="00283FFF">
      <w:pPr>
        <w:pStyle w:val="BodyText"/>
        <w:spacing w:before="257"/>
        <w:ind w:right="290"/>
        <w:jc w:val="center"/>
      </w:pPr>
      <w:bookmarkStart w:id="154" w:name="_bookmark46"/>
      <w:bookmarkEnd w:id="154"/>
      <w:r>
        <w:t>Table</w:t>
      </w:r>
      <w:r>
        <w:rPr>
          <w:spacing w:val="-11"/>
        </w:rPr>
        <w:t xml:space="preserve"> </w:t>
      </w:r>
      <w:r>
        <w:t>2.1:</w:t>
      </w:r>
      <w:r>
        <w:rPr>
          <w:spacing w:val="7"/>
        </w:rPr>
        <w:t xml:space="preserve"> </w:t>
      </w:r>
      <w:r>
        <w:t>Comparison</w:t>
      </w:r>
      <w:r>
        <w:rPr>
          <w:spacing w:val="-10"/>
        </w:rPr>
        <w:t xml:space="preserve"> </w:t>
      </w:r>
      <w:r>
        <w:t>of</w:t>
      </w:r>
      <w:r>
        <w:rPr>
          <w:spacing w:val="-11"/>
        </w:rPr>
        <w:t xml:space="preserve"> </w:t>
      </w:r>
      <w:r>
        <w:t>selected</w:t>
      </w:r>
      <w:r>
        <w:rPr>
          <w:spacing w:val="-10"/>
        </w:rPr>
        <w:t xml:space="preserve"> </w:t>
      </w:r>
      <w:r>
        <w:t>graph</w:t>
      </w:r>
      <w:r>
        <w:rPr>
          <w:spacing w:val="-10"/>
        </w:rPr>
        <w:t xml:space="preserve"> </w:t>
      </w:r>
      <w:r>
        <w:t>reputation</w:t>
      </w:r>
      <w:r>
        <w:rPr>
          <w:spacing w:val="-10"/>
        </w:rPr>
        <w:t xml:space="preserve"> </w:t>
      </w:r>
      <w:r>
        <w:t>methods</w:t>
      </w:r>
      <w:r>
        <w:rPr>
          <w:spacing w:val="-10"/>
        </w:rPr>
        <w:t xml:space="preserve"> </w:t>
      </w:r>
      <w:r>
        <w:rPr>
          <w:spacing w:val="-2"/>
        </w:rPr>
        <w:t>(conceptual).</w:t>
      </w:r>
    </w:p>
    <w:p w14:paraId="00DC1DFB" w14:textId="77777777" w:rsidR="00350CFB" w:rsidRDefault="00350CFB">
      <w:pPr>
        <w:pStyle w:val="BodyText"/>
        <w:spacing w:before="14"/>
        <w:rPr>
          <w:sz w:val="20"/>
        </w:rPr>
      </w:pPr>
    </w:p>
    <w:tbl>
      <w:tblPr>
        <w:tblW w:w="0" w:type="auto"/>
        <w:tblInd w:w="291" w:type="dxa"/>
        <w:tblLayout w:type="fixed"/>
        <w:tblCellMar>
          <w:left w:w="0" w:type="dxa"/>
          <w:right w:w="0" w:type="dxa"/>
        </w:tblCellMar>
        <w:tblLook w:val="01E0" w:firstRow="1" w:lastRow="1" w:firstColumn="1" w:lastColumn="1" w:noHBand="0" w:noVBand="0"/>
      </w:tblPr>
      <w:tblGrid>
        <w:gridCol w:w="1705"/>
        <w:gridCol w:w="2498"/>
        <w:gridCol w:w="2228"/>
        <w:gridCol w:w="2921"/>
      </w:tblGrid>
      <w:tr w:rsidR="00350CFB" w14:paraId="00DC1E00" w14:textId="77777777">
        <w:trPr>
          <w:trHeight w:val="381"/>
        </w:trPr>
        <w:tc>
          <w:tcPr>
            <w:tcW w:w="1705" w:type="dxa"/>
            <w:tcBorders>
              <w:top w:val="single" w:sz="8" w:space="0" w:color="000000"/>
              <w:bottom w:val="single" w:sz="6" w:space="0" w:color="000000"/>
            </w:tcBorders>
          </w:tcPr>
          <w:p w14:paraId="00DC1DFC" w14:textId="77777777" w:rsidR="00350CFB" w:rsidRDefault="00283FFF">
            <w:pPr>
              <w:pStyle w:val="TableParagraph"/>
              <w:spacing w:before="53"/>
              <w:ind w:left="69"/>
              <w:jc w:val="left"/>
            </w:pPr>
            <w:r>
              <w:rPr>
                <w:spacing w:val="-2"/>
              </w:rPr>
              <w:t>Method</w:t>
            </w:r>
          </w:p>
        </w:tc>
        <w:tc>
          <w:tcPr>
            <w:tcW w:w="2498" w:type="dxa"/>
            <w:tcBorders>
              <w:top w:val="single" w:sz="8" w:space="0" w:color="000000"/>
              <w:bottom w:val="single" w:sz="6" w:space="0" w:color="000000"/>
            </w:tcBorders>
          </w:tcPr>
          <w:p w14:paraId="00DC1DFD" w14:textId="77777777" w:rsidR="00350CFB" w:rsidRDefault="00283FFF">
            <w:pPr>
              <w:pStyle w:val="TableParagraph"/>
              <w:spacing w:before="53"/>
              <w:ind w:left="188"/>
              <w:jc w:val="left"/>
            </w:pPr>
            <w:r>
              <w:t>Edge</w:t>
            </w:r>
            <w:r>
              <w:rPr>
                <w:spacing w:val="-6"/>
              </w:rPr>
              <w:t xml:space="preserve"> </w:t>
            </w:r>
            <w:r>
              <w:rPr>
                <w:spacing w:val="-2"/>
              </w:rPr>
              <w:t>semantics</w:t>
            </w:r>
          </w:p>
        </w:tc>
        <w:tc>
          <w:tcPr>
            <w:tcW w:w="2228" w:type="dxa"/>
            <w:tcBorders>
              <w:top w:val="single" w:sz="8" w:space="0" w:color="000000"/>
              <w:bottom w:val="single" w:sz="6" w:space="0" w:color="000000"/>
            </w:tcBorders>
          </w:tcPr>
          <w:p w14:paraId="00DC1DFE" w14:textId="77777777" w:rsidR="00350CFB" w:rsidRDefault="00283FFF">
            <w:pPr>
              <w:pStyle w:val="TableParagraph"/>
              <w:spacing w:before="53"/>
              <w:ind w:left="75"/>
              <w:jc w:val="left"/>
            </w:pPr>
            <w:r>
              <w:rPr>
                <w:spacing w:val="-2"/>
              </w:rPr>
              <w:t>Temporal</w:t>
            </w:r>
            <w:r>
              <w:rPr>
                <w:spacing w:val="-10"/>
              </w:rPr>
              <w:t xml:space="preserve"> </w:t>
            </w:r>
            <w:r>
              <w:rPr>
                <w:spacing w:val="-2"/>
              </w:rPr>
              <w:t>model</w:t>
            </w:r>
          </w:p>
        </w:tc>
        <w:tc>
          <w:tcPr>
            <w:tcW w:w="2921" w:type="dxa"/>
            <w:tcBorders>
              <w:top w:val="single" w:sz="8" w:space="0" w:color="000000"/>
              <w:bottom w:val="single" w:sz="6" w:space="0" w:color="000000"/>
            </w:tcBorders>
          </w:tcPr>
          <w:p w14:paraId="00DC1DFF" w14:textId="77777777" w:rsidR="00350CFB" w:rsidRDefault="00283FFF">
            <w:pPr>
              <w:pStyle w:val="TableParagraph"/>
              <w:spacing w:before="53"/>
              <w:ind w:left="232"/>
              <w:jc w:val="left"/>
            </w:pPr>
            <w:r>
              <w:rPr>
                <w:spacing w:val="-2"/>
              </w:rPr>
              <w:t>Typical</w:t>
            </w:r>
            <w:r>
              <w:rPr>
                <w:spacing w:val="-10"/>
              </w:rPr>
              <w:t xml:space="preserve"> </w:t>
            </w:r>
            <w:r>
              <w:rPr>
                <w:spacing w:val="-2"/>
              </w:rPr>
              <w:t>validation</w:t>
            </w:r>
          </w:p>
        </w:tc>
      </w:tr>
      <w:tr w:rsidR="00350CFB" w14:paraId="00DC1E05" w14:textId="77777777">
        <w:trPr>
          <w:trHeight w:val="319"/>
        </w:trPr>
        <w:tc>
          <w:tcPr>
            <w:tcW w:w="1705" w:type="dxa"/>
            <w:tcBorders>
              <w:top w:val="single" w:sz="6" w:space="0" w:color="000000"/>
            </w:tcBorders>
          </w:tcPr>
          <w:p w14:paraId="00DC1E01" w14:textId="77777777" w:rsidR="00350CFB" w:rsidRDefault="00283FFF">
            <w:pPr>
              <w:pStyle w:val="TableParagraph"/>
              <w:spacing w:before="52" w:line="247" w:lineRule="exact"/>
              <w:ind w:left="69"/>
              <w:jc w:val="left"/>
            </w:pPr>
            <w:r>
              <w:t>PageRank</w:t>
            </w:r>
            <w:r>
              <w:rPr>
                <w:spacing w:val="-10"/>
              </w:rPr>
              <w:t xml:space="preserve"> </w:t>
            </w:r>
            <w:r>
              <w:rPr>
                <w:spacing w:val="-2"/>
              </w:rPr>
              <w:t>(web)</w:t>
            </w:r>
          </w:p>
        </w:tc>
        <w:tc>
          <w:tcPr>
            <w:tcW w:w="2498" w:type="dxa"/>
            <w:tcBorders>
              <w:top w:val="single" w:sz="6" w:space="0" w:color="000000"/>
            </w:tcBorders>
          </w:tcPr>
          <w:p w14:paraId="00DC1E02" w14:textId="77777777" w:rsidR="00350CFB" w:rsidRDefault="00283FFF">
            <w:pPr>
              <w:pStyle w:val="TableParagraph"/>
              <w:spacing w:before="52" w:line="247" w:lineRule="exact"/>
              <w:ind w:left="188"/>
              <w:jc w:val="left"/>
            </w:pPr>
            <w:r>
              <w:rPr>
                <w:spacing w:val="-2"/>
              </w:rPr>
              <w:t>Hyperlinks</w:t>
            </w:r>
          </w:p>
        </w:tc>
        <w:tc>
          <w:tcPr>
            <w:tcW w:w="2228" w:type="dxa"/>
            <w:tcBorders>
              <w:top w:val="single" w:sz="6" w:space="0" w:color="000000"/>
            </w:tcBorders>
          </w:tcPr>
          <w:p w14:paraId="00DC1E03" w14:textId="77777777" w:rsidR="00350CFB" w:rsidRDefault="00283FFF">
            <w:pPr>
              <w:pStyle w:val="TableParagraph"/>
              <w:spacing w:before="52" w:line="247" w:lineRule="exact"/>
              <w:ind w:left="75"/>
              <w:jc w:val="left"/>
            </w:pPr>
            <w:r>
              <w:t>None</w:t>
            </w:r>
            <w:r>
              <w:rPr>
                <w:spacing w:val="-5"/>
              </w:rPr>
              <w:t xml:space="preserve"> </w:t>
            </w:r>
            <w:r>
              <w:t>/</w:t>
            </w:r>
            <w:r>
              <w:rPr>
                <w:spacing w:val="-4"/>
              </w:rPr>
              <w:t xml:space="preserve"> </w:t>
            </w:r>
            <w:r>
              <w:t>static</w:t>
            </w:r>
            <w:r>
              <w:rPr>
                <w:spacing w:val="-5"/>
              </w:rPr>
              <w:t xml:space="preserve"> </w:t>
            </w:r>
            <w:r>
              <w:rPr>
                <w:spacing w:val="-2"/>
              </w:rPr>
              <w:t>snapshot</w:t>
            </w:r>
          </w:p>
        </w:tc>
        <w:tc>
          <w:tcPr>
            <w:tcW w:w="2921" w:type="dxa"/>
            <w:tcBorders>
              <w:top w:val="single" w:sz="6" w:space="0" w:color="000000"/>
            </w:tcBorders>
          </w:tcPr>
          <w:p w14:paraId="00DC1E04" w14:textId="77777777" w:rsidR="00350CFB" w:rsidRDefault="00283FFF">
            <w:pPr>
              <w:pStyle w:val="TableParagraph"/>
              <w:spacing w:before="52" w:line="247" w:lineRule="exact"/>
              <w:ind w:left="233"/>
              <w:jc w:val="left"/>
            </w:pPr>
            <w:r>
              <w:t>Retrieval</w:t>
            </w:r>
            <w:r>
              <w:rPr>
                <w:spacing w:val="-10"/>
              </w:rPr>
              <w:t xml:space="preserve"> </w:t>
            </w:r>
            <w:r>
              <w:rPr>
                <w:spacing w:val="-2"/>
              </w:rPr>
              <w:t>quality</w:t>
            </w:r>
          </w:p>
        </w:tc>
      </w:tr>
      <w:tr w:rsidR="00350CFB" w14:paraId="00DC1E0A" w14:textId="77777777">
        <w:trPr>
          <w:trHeight w:val="270"/>
        </w:trPr>
        <w:tc>
          <w:tcPr>
            <w:tcW w:w="1705" w:type="dxa"/>
          </w:tcPr>
          <w:p w14:paraId="00DC1E06" w14:textId="77777777" w:rsidR="00350CFB" w:rsidRDefault="00283FFF">
            <w:pPr>
              <w:pStyle w:val="TableParagraph"/>
              <w:spacing w:line="247" w:lineRule="exact"/>
              <w:ind w:left="69"/>
              <w:jc w:val="left"/>
            </w:pPr>
            <w:r>
              <w:rPr>
                <w:spacing w:val="-2"/>
              </w:rPr>
              <w:t>EigenTrust</w:t>
            </w:r>
          </w:p>
        </w:tc>
        <w:tc>
          <w:tcPr>
            <w:tcW w:w="2498" w:type="dxa"/>
          </w:tcPr>
          <w:p w14:paraId="00DC1E07" w14:textId="77777777" w:rsidR="00350CFB" w:rsidRDefault="00283FFF">
            <w:pPr>
              <w:pStyle w:val="TableParagraph"/>
              <w:spacing w:line="247" w:lineRule="exact"/>
              <w:ind w:left="188"/>
              <w:jc w:val="left"/>
            </w:pPr>
            <w:r>
              <w:t>Local</w:t>
            </w:r>
            <w:r>
              <w:rPr>
                <w:spacing w:val="-6"/>
              </w:rPr>
              <w:t xml:space="preserve"> </w:t>
            </w:r>
            <w:r>
              <w:t>trust</w:t>
            </w:r>
            <w:r>
              <w:rPr>
                <w:spacing w:val="-5"/>
              </w:rPr>
              <w:t xml:space="preserve"> </w:t>
            </w:r>
            <w:r>
              <w:rPr>
                <w:spacing w:val="-2"/>
              </w:rPr>
              <w:t>ratings</w:t>
            </w:r>
          </w:p>
        </w:tc>
        <w:tc>
          <w:tcPr>
            <w:tcW w:w="2228" w:type="dxa"/>
          </w:tcPr>
          <w:p w14:paraId="00DC1E08" w14:textId="77777777" w:rsidR="00350CFB" w:rsidRDefault="00283FFF">
            <w:pPr>
              <w:pStyle w:val="TableParagraph"/>
              <w:spacing w:line="247" w:lineRule="exact"/>
              <w:ind w:left="75"/>
              <w:jc w:val="left"/>
            </w:pPr>
            <w:r>
              <w:t>Iterative</w:t>
            </w:r>
            <w:r>
              <w:rPr>
                <w:spacing w:val="-9"/>
              </w:rPr>
              <w:t xml:space="preserve"> </w:t>
            </w:r>
            <w:r>
              <w:rPr>
                <w:spacing w:val="-2"/>
              </w:rPr>
              <w:t>aggregation</w:t>
            </w:r>
          </w:p>
        </w:tc>
        <w:tc>
          <w:tcPr>
            <w:tcW w:w="2921" w:type="dxa"/>
          </w:tcPr>
          <w:p w14:paraId="00DC1E09" w14:textId="77777777" w:rsidR="00350CFB" w:rsidRDefault="00283FFF">
            <w:pPr>
              <w:pStyle w:val="TableParagraph"/>
              <w:spacing w:line="247" w:lineRule="exact"/>
              <w:ind w:left="232"/>
              <w:jc w:val="left"/>
            </w:pPr>
            <w:r>
              <w:t>P2P</w:t>
            </w:r>
            <w:r>
              <w:rPr>
                <w:spacing w:val="-6"/>
              </w:rPr>
              <w:t xml:space="preserve"> </w:t>
            </w:r>
            <w:r>
              <w:t>file</w:t>
            </w:r>
            <w:r>
              <w:rPr>
                <w:spacing w:val="-5"/>
              </w:rPr>
              <w:t xml:space="preserve"> </w:t>
            </w:r>
            <w:r>
              <w:rPr>
                <w:spacing w:val="-2"/>
              </w:rPr>
              <w:t>authenticity</w:t>
            </w:r>
          </w:p>
        </w:tc>
      </w:tr>
      <w:tr w:rsidR="00350CFB" w14:paraId="00DC1E0F" w14:textId="77777777">
        <w:trPr>
          <w:trHeight w:val="270"/>
        </w:trPr>
        <w:tc>
          <w:tcPr>
            <w:tcW w:w="1705" w:type="dxa"/>
          </w:tcPr>
          <w:p w14:paraId="00DC1E0B" w14:textId="77777777" w:rsidR="00350CFB" w:rsidRDefault="00283FFF">
            <w:pPr>
              <w:pStyle w:val="TableParagraph"/>
              <w:spacing w:line="247" w:lineRule="exact"/>
              <w:ind w:left="69"/>
              <w:jc w:val="left"/>
            </w:pPr>
            <w:r>
              <w:rPr>
                <w:spacing w:val="-2"/>
              </w:rPr>
              <w:t>TrustRank</w:t>
            </w:r>
          </w:p>
        </w:tc>
        <w:tc>
          <w:tcPr>
            <w:tcW w:w="2498" w:type="dxa"/>
          </w:tcPr>
          <w:p w14:paraId="00DC1E0C" w14:textId="77777777" w:rsidR="00350CFB" w:rsidRDefault="00283FFF">
            <w:pPr>
              <w:pStyle w:val="TableParagraph"/>
              <w:spacing w:line="247" w:lineRule="exact"/>
              <w:ind w:left="188"/>
              <w:jc w:val="left"/>
            </w:pPr>
            <w:r>
              <w:t>Links</w:t>
            </w:r>
            <w:r>
              <w:rPr>
                <w:spacing w:val="-7"/>
              </w:rPr>
              <w:t xml:space="preserve"> </w:t>
            </w:r>
            <w:r>
              <w:t>from</w:t>
            </w:r>
            <w:r>
              <w:rPr>
                <w:spacing w:val="-7"/>
              </w:rPr>
              <w:t xml:space="preserve"> </w:t>
            </w:r>
            <w:r>
              <w:t>seed</w:t>
            </w:r>
            <w:r>
              <w:rPr>
                <w:spacing w:val="-7"/>
              </w:rPr>
              <w:t xml:space="preserve"> </w:t>
            </w:r>
            <w:r>
              <w:rPr>
                <w:spacing w:val="-2"/>
              </w:rPr>
              <w:t>goods</w:t>
            </w:r>
          </w:p>
        </w:tc>
        <w:tc>
          <w:tcPr>
            <w:tcW w:w="2228" w:type="dxa"/>
          </w:tcPr>
          <w:p w14:paraId="00DC1E0D" w14:textId="77777777" w:rsidR="00350CFB" w:rsidRDefault="00283FFF">
            <w:pPr>
              <w:pStyle w:val="TableParagraph"/>
              <w:spacing w:line="247" w:lineRule="exact"/>
              <w:ind w:left="75"/>
              <w:jc w:val="left"/>
            </w:pPr>
            <w:r>
              <w:t>Static</w:t>
            </w:r>
            <w:r>
              <w:rPr>
                <w:spacing w:val="-4"/>
              </w:rPr>
              <w:t xml:space="preserve"> </w:t>
            </w:r>
            <w:r>
              <w:t>/</w:t>
            </w:r>
            <w:r>
              <w:rPr>
                <w:spacing w:val="-4"/>
              </w:rPr>
              <w:t xml:space="preserve"> </w:t>
            </w:r>
            <w:r>
              <w:rPr>
                <w:spacing w:val="-2"/>
              </w:rPr>
              <w:t>seeded</w:t>
            </w:r>
          </w:p>
        </w:tc>
        <w:tc>
          <w:tcPr>
            <w:tcW w:w="2921" w:type="dxa"/>
          </w:tcPr>
          <w:p w14:paraId="00DC1E0E" w14:textId="77777777" w:rsidR="00350CFB" w:rsidRDefault="00283FFF">
            <w:pPr>
              <w:pStyle w:val="TableParagraph"/>
              <w:spacing w:line="247" w:lineRule="exact"/>
              <w:ind w:left="232"/>
              <w:jc w:val="left"/>
            </w:pPr>
            <w:r>
              <w:t>Spam</w:t>
            </w:r>
            <w:r>
              <w:rPr>
                <w:spacing w:val="-7"/>
              </w:rPr>
              <w:t xml:space="preserve"> </w:t>
            </w:r>
            <w:r>
              <w:rPr>
                <w:spacing w:val="-2"/>
              </w:rPr>
              <w:t>demotion</w:t>
            </w:r>
          </w:p>
        </w:tc>
      </w:tr>
      <w:tr w:rsidR="00350CFB" w14:paraId="00DC1E14" w14:textId="77777777">
        <w:trPr>
          <w:trHeight w:val="270"/>
        </w:trPr>
        <w:tc>
          <w:tcPr>
            <w:tcW w:w="1705" w:type="dxa"/>
          </w:tcPr>
          <w:p w14:paraId="00DC1E10" w14:textId="77777777" w:rsidR="00350CFB" w:rsidRDefault="00283FFF">
            <w:pPr>
              <w:pStyle w:val="TableParagraph"/>
              <w:spacing w:line="247" w:lineRule="exact"/>
              <w:ind w:left="69"/>
              <w:jc w:val="left"/>
            </w:pPr>
            <w:r>
              <w:rPr>
                <w:spacing w:val="-5"/>
              </w:rPr>
              <w:t>AWP</w:t>
            </w:r>
          </w:p>
        </w:tc>
        <w:tc>
          <w:tcPr>
            <w:tcW w:w="2498" w:type="dxa"/>
          </w:tcPr>
          <w:p w14:paraId="00DC1E11" w14:textId="77777777" w:rsidR="00350CFB" w:rsidRDefault="00283FFF">
            <w:pPr>
              <w:pStyle w:val="TableParagraph"/>
              <w:spacing w:line="247" w:lineRule="exact"/>
              <w:ind w:left="188"/>
              <w:jc w:val="left"/>
            </w:pPr>
            <w:r>
              <w:rPr>
                <w:spacing w:val="-4"/>
              </w:rPr>
              <w:t>Token</w:t>
            </w:r>
            <w:r>
              <w:rPr>
                <w:spacing w:val="-3"/>
              </w:rPr>
              <w:t xml:space="preserve"> </w:t>
            </w:r>
            <w:r>
              <w:rPr>
                <w:spacing w:val="-2"/>
              </w:rPr>
              <w:t>transfers</w:t>
            </w:r>
          </w:p>
        </w:tc>
        <w:tc>
          <w:tcPr>
            <w:tcW w:w="2228" w:type="dxa"/>
          </w:tcPr>
          <w:p w14:paraId="00DC1E12" w14:textId="77777777" w:rsidR="00350CFB" w:rsidRDefault="00283FFF">
            <w:pPr>
              <w:pStyle w:val="TableParagraph"/>
              <w:spacing w:line="247" w:lineRule="exact"/>
              <w:ind w:left="75"/>
              <w:jc w:val="left"/>
            </w:pPr>
            <w:r>
              <w:t>Logistic</w:t>
            </w:r>
            <w:r>
              <w:rPr>
                <w:spacing w:val="-9"/>
              </w:rPr>
              <w:t xml:space="preserve"> </w:t>
            </w:r>
            <w:r>
              <w:rPr>
                <w:spacing w:val="-2"/>
              </w:rPr>
              <w:t>decay</w:t>
            </w:r>
          </w:p>
        </w:tc>
        <w:tc>
          <w:tcPr>
            <w:tcW w:w="2921" w:type="dxa"/>
          </w:tcPr>
          <w:p w14:paraId="00DC1E13" w14:textId="77777777" w:rsidR="00350CFB" w:rsidRDefault="00283FFF">
            <w:pPr>
              <w:pStyle w:val="TableParagraph"/>
              <w:spacing w:line="247" w:lineRule="exact"/>
              <w:ind w:left="232"/>
              <w:jc w:val="left"/>
            </w:pPr>
            <w:r>
              <w:t>In-degree</w:t>
            </w:r>
            <w:r>
              <w:rPr>
                <w:spacing w:val="-7"/>
              </w:rPr>
              <w:t xml:space="preserve"> </w:t>
            </w:r>
            <w:r>
              <w:t>/</w:t>
            </w:r>
            <w:r>
              <w:rPr>
                <w:spacing w:val="-7"/>
              </w:rPr>
              <w:t xml:space="preserve"> </w:t>
            </w:r>
            <w:r>
              <w:t>in-</w:t>
            </w:r>
            <w:r>
              <w:rPr>
                <w:spacing w:val="-2"/>
              </w:rPr>
              <w:t>value</w:t>
            </w:r>
          </w:p>
        </w:tc>
      </w:tr>
      <w:tr w:rsidR="00350CFB" w14:paraId="00DC1E19" w14:textId="77777777">
        <w:trPr>
          <w:trHeight w:val="270"/>
        </w:trPr>
        <w:tc>
          <w:tcPr>
            <w:tcW w:w="1705" w:type="dxa"/>
          </w:tcPr>
          <w:p w14:paraId="00DC1E15" w14:textId="77777777" w:rsidR="00350CFB" w:rsidRDefault="00283FFF">
            <w:pPr>
              <w:pStyle w:val="TableParagraph"/>
              <w:spacing w:line="247" w:lineRule="exact"/>
              <w:ind w:left="69"/>
              <w:jc w:val="left"/>
            </w:pPr>
            <w:r>
              <w:rPr>
                <w:spacing w:val="-2"/>
              </w:rPr>
              <w:t>RiskProp</w:t>
            </w:r>
          </w:p>
        </w:tc>
        <w:tc>
          <w:tcPr>
            <w:tcW w:w="2498" w:type="dxa"/>
          </w:tcPr>
          <w:p w14:paraId="00DC1E16" w14:textId="77777777" w:rsidR="00350CFB" w:rsidRDefault="00283FFF">
            <w:pPr>
              <w:pStyle w:val="TableParagraph"/>
              <w:spacing w:line="247" w:lineRule="exact"/>
              <w:ind w:left="188"/>
              <w:jc w:val="left"/>
            </w:pPr>
            <w:r>
              <w:t>Risk-bearing</w:t>
            </w:r>
            <w:r>
              <w:rPr>
                <w:spacing w:val="-13"/>
              </w:rPr>
              <w:t xml:space="preserve"> </w:t>
            </w:r>
            <w:r>
              <w:rPr>
                <w:spacing w:val="-2"/>
              </w:rPr>
              <w:t>links</w:t>
            </w:r>
          </w:p>
        </w:tc>
        <w:tc>
          <w:tcPr>
            <w:tcW w:w="2228" w:type="dxa"/>
          </w:tcPr>
          <w:p w14:paraId="00DC1E17" w14:textId="77777777" w:rsidR="00350CFB" w:rsidRDefault="00283FFF">
            <w:pPr>
              <w:pStyle w:val="TableParagraph"/>
              <w:spacing w:line="247" w:lineRule="exact"/>
              <w:ind w:left="75"/>
              <w:jc w:val="left"/>
            </w:pPr>
            <w:r>
              <w:t>Propagation</w:t>
            </w:r>
            <w:r>
              <w:rPr>
                <w:spacing w:val="-8"/>
              </w:rPr>
              <w:t xml:space="preserve"> </w:t>
            </w:r>
            <w:r>
              <w:t>of</w:t>
            </w:r>
            <w:r>
              <w:rPr>
                <w:spacing w:val="-7"/>
              </w:rPr>
              <w:t xml:space="preserve"> </w:t>
            </w:r>
            <w:r>
              <w:rPr>
                <w:spacing w:val="-4"/>
              </w:rPr>
              <w:t>risk</w:t>
            </w:r>
          </w:p>
        </w:tc>
        <w:tc>
          <w:tcPr>
            <w:tcW w:w="2921" w:type="dxa"/>
          </w:tcPr>
          <w:p w14:paraId="00DC1E18" w14:textId="77777777" w:rsidR="00350CFB" w:rsidRDefault="00283FFF">
            <w:pPr>
              <w:pStyle w:val="TableParagraph"/>
              <w:spacing w:line="247" w:lineRule="exact"/>
              <w:ind w:left="232"/>
              <w:jc w:val="left"/>
            </w:pPr>
            <w:r>
              <w:t>Account</w:t>
            </w:r>
            <w:r>
              <w:rPr>
                <w:spacing w:val="-7"/>
              </w:rPr>
              <w:t xml:space="preserve"> </w:t>
            </w:r>
            <w:r>
              <w:t>risk</w:t>
            </w:r>
            <w:r>
              <w:rPr>
                <w:spacing w:val="-6"/>
              </w:rPr>
              <w:t xml:space="preserve"> </w:t>
            </w:r>
            <w:r>
              <w:rPr>
                <w:spacing w:val="-2"/>
              </w:rPr>
              <w:t>labels</w:t>
            </w:r>
          </w:p>
        </w:tc>
      </w:tr>
      <w:tr w:rsidR="00350CFB" w14:paraId="00DC1E1E" w14:textId="77777777">
        <w:trPr>
          <w:trHeight w:val="270"/>
        </w:trPr>
        <w:tc>
          <w:tcPr>
            <w:tcW w:w="1705" w:type="dxa"/>
          </w:tcPr>
          <w:p w14:paraId="00DC1E1A" w14:textId="77777777" w:rsidR="00350CFB" w:rsidRDefault="00283FFF">
            <w:pPr>
              <w:pStyle w:val="TableParagraph"/>
              <w:spacing w:line="247" w:lineRule="exact"/>
              <w:ind w:left="69"/>
              <w:jc w:val="left"/>
            </w:pPr>
            <w:r>
              <w:rPr>
                <w:spacing w:val="-2"/>
              </w:rPr>
              <w:t>EndorseRank</w:t>
            </w:r>
          </w:p>
        </w:tc>
        <w:tc>
          <w:tcPr>
            <w:tcW w:w="2498" w:type="dxa"/>
          </w:tcPr>
          <w:p w14:paraId="00DC1E1B" w14:textId="77777777" w:rsidR="00350CFB" w:rsidRDefault="00283FFF">
            <w:pPr>
              <w:pStyle w:val="TableParagraph"/>
              <w:spacing w:line="247" w:lineRule="exact"/>
              <w:ind w:left="188"/>
              <w:jc w:val="left"/>
            </w:pPr>
            <w:r>
              <w:t>Latest</w:t>
            </w:r>
            <w:r>
              <w:rPr>
                <w:spacing w:val="-7"/>
              </w:rPr>
              <w:t xml:space="preserve"> </w:t>
            </w:r>
            <w:r>
              <w:rPr>
                <w:spacing w:val="-2"/>
              </w:rPr>
              <w:t>allowances</w:t>
            </w:r>
          </w:p>
        </w:tc>
        <w:tc>
          <w:tcPr>
            <w:tcW w:w="2228" w:type="dxa"/>
          </w:tcPr>
          <w:p w14:paraId="00DC1E1C" w14:textId="77777777" w:rsidR="00350CFB" w:rsidRDefault="00283FFF">
            <w:pPr>
              <w:pStyle w:val="TableParagraph"/>
              <w:spacing w:line="247" w:lineRule="exact"/>
              <w:ind w:left="75"/>
              <w:jc w:val="left"/>
            </w:pPr>
            <w:r>
              <w:t>Snapshot</w:t>
            </w:r>
            <w:r>
              <w:rPr>
                <w:spacing w:val="-10"/>
              </w:rPr>
              <w:t xml:space="preserve"> </w:t>
            </w:r>
            <w:r>
              <w:rPr>
                <w:spacing w:val="-2"/>
              </w:rPr>
              <w:t>(override)</w:t>
            </w:r>
          </w:p>
        </w:tc>
        <w:tc>
          <w:tcPr>
            <w:tcW w:w="2921" w:type="dxa"/>
          </w:tcPr>
          <w:p w14:paraId="00DC1E1D" w14:textId="77777777" w:rsidR="00350CFB" w:rsidRDefault="00283FFF">
            <w:pPr>
              <w:pStyle w:val="TableParagraph"/>
              <w:spacing w:line="247" w:lineRule="exact"/>
              <w:ind w:left="232"/>
              <w:jc w:val="left"/>
            </w:pPr>
            <w:r>
              <w:rPr>
                <w:spacing w:val="-2"/>
              </w:rPr>
              <w:t>Allowance</w:t>
            </w:r>
            <w:r>
              <w:rPr>
                <w:spacing w:val="-3"/>
              </w:rPr>
              <w:t xml:space="preserve"> </w:t>
            </w:r>
            <w:r>
              <w:rPr>
                <w:spacing w:val="-2"/>
              </w:rPr>
              <w:t>proxies;</w:t>
            </w:r>
            <w:r>
              <w:rPr>
                <w:spacing w:val="2"/>
              </w:rPr>
              <w:t xml:space="preserve"> </w:t>
            </w:r>
            <w:r>
              <w:rPr>
                <w:spacing w:val="-2"/>
              </w:rPr>
              <w:t>secondary</w:t>
            </w:r>
          </w:p>
        </w:tc>
      </w:tr>
      <w:tr w:rsidR="00350CFB" w14:paraId="00DC1E23" w14:textId="77777777">
        <w:trPr>
          <w:trHeight w:val="270"/>
        </w:trPr>
        <w:tc>
          <w:tcPr>
            <w:tcW w:w="1705" w:type="dxa"/>
          </w:tcPr>
          <w:p w14:paraId="00DC1E1F" w14:textId="77777777" w:rsidR="00350CFB" w:rsidRDefault="00350CFB">
            <w:pPr>
              <w:pStyle w:val="TableParagraph"/>
              <w:spacing w:before="0"/>
              <w:jc w:val="left"/>
              <w:rPr>
                <w:sz w:val="20"/>
              </w:rPr>
            </w:pPr>
          </w:p>
        </w:tc>
        <w:tc>
          <w:tcPr>
            <w:tcW w:w="2498" w:type="dxa"/>
          </w:tcPr>
          <w:p w14:paraId="00DC1E20" w14:textId="77777777" w:rsidR="00350CFB" w:rsidRDefault="00350CFB">
            <w:pPr>
              <w:pStyle w:val="TableParagraph"/>
              <w:spacing w:before="0"/>
              <w:jc w:val="left"/>
              <w:rPr>
                <w:sz w:val="20"/>
              </w:rPr>
            </w:pPr>
          </w:p>
        </w:tc>
        <w:tc>
          <w:tcPr>
            <w:tcW w:w="2228" w:type="dxa"/>
          </w:tcPr>
          <w:p w14:paraId="00DC1E21" w14:textId="77777777" w:rsidR="00350CFB" w:rsidRDefault="00350CFB">
            <w:pPr>
              <w:pStyle w:val="TableParagraph"/>
              <w:spacing w:before="0"/>
              <w:jc w:val="left"/>
              <w:rPr>
                <w:sz w:val="20"/>
              </w:rPr>
            </w:pPr>
          </w:p>
        </w:tc>
        <w:tc>
          <w:tcPr>
            <w:tcW w:w="2921" w:type="dxa"/>
          </w:tcPr>
          <w:p w14:paraId="00DC1E22" w14:textId="77777777" w:rsidR="00350CFB" w:rsidRDefault="00283FFF">
            <w:pPr>
              <w:pStyle w:val="TableParagraph"/>
              <w:spacing w:line="247" w:lineRule="exact"/>
              <w:ind w:left="232"/>
              <w:jc w:val="left"/>
            </w:pPr>
            <w:r>
              <w:rPr>
                <w:spacing w:val="-2"/>
              </w:rPr>
              <w:t>families</w:t>
            </w:r>
          </w:p>
        </w:tc>
      </w:tr>
      <w:tr w:rsidR="00350CFB" w14:paraId="00DC1E28" w14:textId="77777777">
        <w:trPr>
          <w:trHeight w:val="332"/>
        </w:trPr>
        <w:tc>
          <w:tcPr>
            <w:tcW w:w="1705" w:type="dxa"/>
            <w:tcBorders>
              <w:bottom w:val="single" w:sz="8" w:space="0" w:color="000000"/>
            </w:tcBorders>
          </w:tcPr>
          <w:p w14:paraId="00DC1E24" w14:textId="77777777" w:rsidR="00350CFB" w:rsidRDefault="00283FFF">
            <w:pPr>
              <w:pStyle w:val="TableParagraph"/>
              <w:ind w:left="69"/>
              <w:jc w:val="left"/>
            </w:pPr>
            <w:r>
              <w:t>GF-PR</w:t>
            </w:r>
            <w:r>
              <w:rPr>
                <w:spacing w:val="-8"/>
              </w:rPr>
              <w:t xml:space="preserve"> </w:t>
            </w:r>
            <w:r>
              <w:rPr>
                <w:spacing w:val="-2"/>
              </w:rPr>
              <w:t>(supp.)</w:t>
            </w:r>
          </w:p>
        </w:tc>
        <w:tc>
          <w:tcPr>
            <w:tcW w:w="2498" w:type="dxa"/>
            <w:tcBorders>
              <w:bottom w:val="single" w:sz="8" w:space="0" w:color="000000"/>
            </w:tcBorders>
          </w:tcPr>
          <w:p w14:paraId="00DC1E25" w14:textId="77777777" w:rsidR="00350CFB" w:rsidRDefault="00283FFF">
            <w:pPr>
              <w:pStyle w:val="TableParagraph"/>
              <w:ind w:left="188"/>
              <w:jc w:val="left"/>
            </w:pPr>
            <w:r>
              <w:t>PnL</w:t>
            </w:r>
            <w:r>
              <w:rPr>
                <w:spacing w:val="-6"/>
              </w:rPr>
              <w:t xml:space="preserve"> </w:t>
            </w:r>
            <w:r>
              <w:t>flow</w:t>
            </w:r>
            <w:r>
              <w:rPr>
                <w:spacing w:val="-5"/>
              </w:rPr>
              <w:t xml:space="preserve"> </w:t>
            </w:r>
            <w:r>
              <w:t>to</w:t>
            </w:r>
            <w:r>
              <w:rPr>
                <w:spacing w:val="-5"/>
              </w:rPr>
              <w:t xml:space="preserve"> </w:t>
            </w:r>
            <w:r>
              <w:rPr>
                <w:spacing w:val="-2"/>
              </w:rPr>
              <w:t>POOL/SINK</w:t>
            </w:r>
          </w:p>
        </w:tc>
        <w:tc>
          <w:tcPr>
            <w:tcW w:w="2228" w:type="dxa"/>
            <w:tcBorders>
              <w:bottom w:val="single" w:sz="8" w:space="0" w:color="000000"/>
            </w:tcBorders>
          </w:tcPr>
          <w:p w14:paraId="00DC1E26" w14:textId="77777777" w:rsidR="00350CFB" w:rsidRDefault="00283FFF">
            <w:pPr>
              <w:pStyle w:val="TableParagraph"/>
              <w:ind w:left="75"/>
              <w:jc w:val="left"/>
            </w:pPr>
            <w:r>
              <w:rPr>
                <w:spacing w:val="-2"/>
              </w:rPr>
              <w:t>Outcome-native</w:t>
            </w:r>
          </w:p>
        </w:tc>
        <w:tc>
          <w:tcPr>
            <w:tcW w:w="2921" w:type="dxa"/>
            <w:tcBorders>
              <w:bottom w:val="single" w:sz="8" w:space="0" w:color="000000"/>
            </w:tcBorders>
          </w:tcPr>
          <w:p w14:paraId="00DC1E27" w14:textId="77777777" w:rsidR="00350CFB" w:rsidRDefault="00283FFF">
            <w:pPr>
              <w:pStyle w:val="TableParagraph"/>
              <w:ind w:left="232"/>
              <w:jc w:val="left"/>
            </w:pPr>
            <w:r>
              <w:rPr>
                <w:spacing w:val="-2"/>
              </w:rPr>
              <w:t>Trading-success</w:t>
            </w:r>
            <w:r>
              <w:rPr>
                <w:spacing w:val="-7"/>
              </w:rPr>
              <w:t xml:space="preserve"> </w:t>
            </w:r>
            <w:r>
              <w:rPr>
                <w:spacing w:val="-2"/>
              </w:rPr>
              <w:t>(overlap)</w:t>
            </w:r>
          </w:p>
        </w:tc>
      </w:tr>
    </w:tbl>
    <w:p w14:paraId="00DC1E29" w14:textId="77777777" w:rsidR="00350CFB" w:rsidRDefault="00350CFB">
      <w:pPr>
        <w:pStyle w:val="BodyText"/>
        <w:spacing w:before="180"/>
      </w:pPr>
    </w:p>
    <w:p w14:paraId="00DC1E2A" w14:textId="77777777" w:rsidR="00350CFB" w:rsidRDefault="00283FFF">
      <w:pPr>
        <w:pStyle w:val="BodyText"/>
        <w:spacing w:before="1" w:line="396" w:lineRule="auto"/>
        <w:ind w:left="282" w:right="563" w:hanging="8"/>
        <w:jc w:val="both"/>
      </w:pPr>
      <w:r>
        <w:t>The</w:t>
      </w:r>
      <w:r>
        <w:rPr>
          <w:spacing w:val="-2"/>
        </w:rPr>
        <w:t xml:space="preserve"> </w:t>
      </w:r>
      <w:r>
        <w:t>table</w:t>
      </w:r>
      <w:r>
        <w:rPr>
          <w:spacing w:val="-2"/>
        </w:rPr>
        <w:t xml:space="preserve"> </w:t>
      </w:r>
      <w:r>
        <w:t>highlights</w:t>
      </w:r>
      <w:r>
        <w:rPr>
          <w:spacing w:val="-2"/>
        </w:rPr>
        <w:t xml:space="preserve"> </w:t>
      </w:r>
      <w:r>
        <w:t>that</w:t>
      </w:r>
      <w:r>
        <w:rPr>
          <w:spacing w:val="-2"/>
        </w:rPr>
        <w:t xml:space="preserve"> </w:t>
      </w:r>
      <w:r>
        <w:t>EndorseRank’s</w:t>
      </w:r>
      <w:r>
        <w:rPr>
          <w:spacing w:val="-2"/>
        </w:rPr>
        <w:t xml:space="preserve"> </w:t>
      </w:r>
      <w:r>
        <w:t>novelty</w:t>
      </w:r>
      <w:r>
        <w:rPr>
          <w:spacing w:val="-2"/>
        </w:rPr>
        <w:t xml:space="preserve"> </w:t>
      </w:r>
      <w:r>
        <w:t>is</w:t>
      </w:r>
      <w:r>
        <w:rPr>
          <w:spacing w:val="-2"/>
        </w:rPr>
        <w:t xml:space="preserve"> </w:t>
      </w:r>
      <w:r>
        <w:t>not</w:t>
      </w:r>
      <w:r>
        <w:rPr>
          <w:spacing w:val="-2"/>
        </w:rPr>
        <w:t xml:space="preserve"> </w:t>
      </w:r>
      <w:r>
        <w:t>the</w:t>
      </w:r>
      <w:r>
        <w:rPr>
          <w:spacing w:val="-2"/>
        </w:rPr>
        <w:t xml:space="preserve"> </w:t>
      </w:r>
      <w:r>
        <w:t>use</w:t>
      </w:r>
      <w:r>
        <w:rPr>
          <w:spacing w:val="-2"/>
        </w:rPr>
        <w:t xml:space="preserve"> </w:t>
      </w:r>
      <w:r>
        <w:t>of</w:t>
      </w:r>
      <w:r>
        <w:rPr>
          <w:spacing w:val="-2"/>
        </w:rPr>
        <w:t xml:space="preserve"> </w:t>
      </w:r>
      <w:r>
        <w:t>PageRank</w:t>
      </w:r>
      <w:r>
        <w:rPr>
          <w:spacing w:val="-2"/>
        </w:rPr>
        <w:t xml:space="preserve"> </w:t>
      </w:r>
      <w:r>
        <w:t>per</w:t>
      </w:r>
      <w:r>
        <w:rPr>
          <w:spacing w:val="-2"/>
        </w:rPr>
        <w:t xml:space="preserve"> </w:t>
      </w:r>
      <w:r>
        <w:t>se,</w:t>
      </w:r>
      <w:r>
        <w:rPr>
          <w:spacing w:val="-1"/>
        </w:rPr>
        <w:t xml:space="preserve"> </w:t>
      </w:r>
      <w:r>
        <w:t>but</w:t>
      </w:r>
      <w:r>
        <w:rPr>
          <w:spacing w:val="-2"/>
        </w:rPr>
        <w:t xml:space="preserve"> </w:t>
      </w:r>
      <w:r>
        <w:t>the</w:t>
      </w:r>
      <w:r>
        <w:rPr>
          <w:spacing w:val="-2"/>
        </w:rPr>
        <w:t xml:space="preserve"> </w:t>
      </w:r>
      <w:r>
        <w:t>choice of</w:t>
      </w:r>
      <w:r>
        <w:rPr>
          <w:spacing w:val="-4"/>
        </w:rPr>
        <w:t xml:space="preserve"> </w:t>
      </w:r>
      <w:r>
        <w:t>latest-allowance</w:t>
      </w:r>
      <w:r>
        <w:rPr>
          <w:spacing w:val="-3"/>
        </w:rPr>
        <w:t xml:space="preserve"> </w:t>
      </w:r>
      <w:r>
        <w:t>endorsement</w:t>
      </w:r>
      <w:r>
        <w:rPr>
          <w:spacing w:val="-3"/>
        </w:rPr>
        <w:t xml:space="preserve"> </w:t>
      </w:r>
      <w:r>
        <w:t>edges</w:t>
      </w:r>
      <w:r>
        <w:rPr>
          <w:spacing w:val="-4"/>
        </w:rPr>
        <w:t xml:space="preserve"> </w:t>
      </w:r>
      <w:r>
        <w:t>as</w:t>
      </w:r>
      <w:r>
        <w:rPr>
          <w:spacing w:val="-3"/>
        </w:rPr>
        <w:t xml:space="preserve"> </w:t>
      </w:r>
      <w:r>
        <w:t>the</w:t>
      </w:r>
      <w:r>
        <w:rPr>
          <w:spacing w:val="-3"/>
        </w:rPr>
        <w:t xml:space="preserve"> </w:t>
      </w:r>
      <w:r>
        <w:t>primary</w:t>
      </w:r>
      <w:r>
        <w:rPr>
          <w:spacing w:val="-4"/>
        </w:rPr>
        <w:t xml:space="preserve"> </w:t>
      </w:r>
      <w:r>
        <w:t>social</w:t>
      </w:r>
      <w:r>
        <w:rPr>
          <w:spacing w:val="-3"/>
        </w:rPr>
        <w:t xml:space="preserve"> </w:t>
      </w:r>
      <w:r>
        <w:t>construct</w:t>
      </w:r>
      <w:r>
        <w:rPr>
          <w:spacing w:val="-3"/>
        </w:rPr>
        <w:t xml:space="preserve"> </w:t>
      </w:r>
      <w:r>
        <w:t>for</w:t>
      </w:r>
      <w:r>
        <w:rPr>
          <w:spacing w:val="-3"/>
        </w:rPr>
        <w:t xml:space="preserve"> </w:t>
      </w:r>
      <w:r>
        <w:t>DeFi</w:t>
      </w:r>
      <w:r>
        <w:rPr>
          <w:spacing w:val="-4"/>
        </w:rPr>
        <w:t xml:space="preserve"> </w:t>
      </w:r>
      <w:r>
        <w:t>wallets,</w:t>
      </w:r>
      <w:r>
        <w:rPr>
          <w:spacing w:val="-3"/>
        </w:rPr>
        <w:t xml:space="preserve"> </w:t>
      </w:r>
      <w:r>
        <w:t xml:space="preserve">evaluated </w:t>
      </w:r>
      <w:bookmarkStart w:id="155" w:name="Open_problems_motivating_this_dissertati"/>
      <w:bookmarkStart w:id="156" w:name="_bookmark47"/>
      <w:bookmarkEnd w:id="155"/>
      <w:bookmarkEnd w:id="156"/>
      <w:r>
        <w:t>under a multi-family alignment protocol.</w:t>
      </w:r>
    </w:p>
    <w:p w14:paraId="00DC1E2B" w14:textId="77777777" w:rsidR="00350CFB" w:rsidRDefault="00350CFB">
      <w:pPr>
        <w:pStyle w:val="BodyText"/>
        <w:spacing w:line="396" w:lineRule="auto"/>
        <w:jc w:val="both"/>
        <w:sectPr w:rsidR="00350CFB">
          <w:pgSz w:w="11910" w:h="16840"/>
          <w:pgMar w:top="1920" w:right="708" w:bottom="2300" w:left="992" w:header="0" w:footer="2115" w:gutter="0"/>
          <w:cols w:space="720"/>
        </w:sectPr>
      </w:pPr>
    </w:p>
    <w:p w14:paraId="00DC1E2C" w14:textId="77777777" w:rsidR="00350CFB" w:rsidRDefault="00283FFF">
      <w:pPr>
        <w:pStyle w:val="Heading2"/>
        <w:numPr>
          <w:ilvl w:val="1"/>
          <w:numId w:val="26"/>
        </w:numPr>
        <w:tabs>
          <w:tab w:val="left" w:pos="927"/>
        </w:tabs>
        <w:spacing w:before="112"/>
        <w:ind w:left="927" w:hanging="645"/>
      </w:pPr>
      <w:r>
        <w:lastRenderedPageBreak/>
        <w:t>Open</w:t>
      </w:r>
      <w:r>
        <w:rPr>
          <w:spacing w:val="14"/>
        </w:rPr>
        <w:t xml:space="preserve"> </w:t>
      </w:r>
      <w:r>
        <w:t>problems</w:t>
      </w:r>
      <w:r>
        <w:rPr>
          <w:spacing w:val="15"/>
        </w:rPr>
        <w:t xml:space="preserve"> </w:t>
      </w:r>
      <w:r>
        <w:t>motivating</w:t>
      </w:r>
      <w:r>
        <w:rPr>
          <w:spacing w:val="14"/>
        </w:rPr>
        <w:t xml:space="preserve"> </w:t>
      </w:r>
      <w:r>
        <w:t>this</w:t>
      </w:r>
      <w:r>
        <w:rPr>
          <w:spacing w:val="15"/>
        </w:rPr>
        <w:t xml:space="preserve"> </w:t>
      </w:r>
      <w:r>
        <w:rPr>
          <w:spacing w:val="-2"/>
        </w:rPr>
        <w:t>dissertation</w:t>
      </w:r>
    </w:p>
    <w:p w14:paraId="00DC1E2D" w14:textId="77777777" w:rsidR="00350CFB" w:rsidRDefault="00350CFB">
      <w:pPr>
        <w:pStyle w:val="BodyText"/>
        <w:spacing w:before="24"/>
        <w:rPr>
          <w:b/>
          <w:sz w:val="28"/>
        </w:rPr>
      </w:pPr>
    </w:p>
    <w:p w14:paraId="00DC1E2E" w14:textId="77777777" w:rsidR="00350CFB" w:rsidRDefault="00283FFF">
      <w:pPr>
        <w:pStyle w:val="BodyText"/>
        <w:spacing w:line="396" w:lineRule="auto"/>
        <w:ind w:left="282"/>
      </w:pPr>
      <w:r>
        <w:t>Several</w:t>
      </w:r>
      <w:r>
        <w:rPr>
          <w:spacing w:val="-7"/>
        </w:rPr>
        <w:t xml:space="preserve"> </w:t>
      </w:r>
      <w:r>
        <w:t>open</w:t>
      </w:r>
      <w:r>
        <w:rPr>
          <w:spacing w:val="-7"/>
        </w:rPr>
        <w:t xml:space="preserve"> </w:t>
      </w:r>
      <w:r>
        <w:t>problems</w:t>
      </w:r>
      <w:r>
        <w:rPr>
          <w:spacing w:val="-7"/>
        </w:rPr>
        <w:t xml:space="preserve"> </w:t>
      </w:r>
      <w:r>
        <w:t>in</w:t>
      </w:r>
      <w:r>
        <w:rPr>
          <w:spacing w:val="-7"/>
        </w:rPr>
        <w:t xml:space="preserve"> </w:t>
      </w:r>
      <w:r>
        <w:t>on-chain</w:t>
      </w:r>
      <w:r>
        <w:rPr>
          <w:spacing w:val="-6"/>
        </w:rPr>
        <w:t xml:space="preserve"> </w:t>
      </w:r>
      <w:r>
        <w:t>reputation</w:t>
      </w:r>
      <w:r>
        <w:rPr>
          <w:spacing w:val="-7"/>
        </w:rPr>
        <w:t xml:space="preserve"> </w:t>
      </w:r>
      <w:r>
        <w:t>remain</w:t>
      </w:r>
      <w:r>
        <w:rPr>
          <w:spacing w:val="-7"/>
        </w:rPr>
        <w:t xml:space="preserve"> </w:t>
      </w:r>
      <w:r>
        <w:t>unresolved</w:t>
      </w:r>
      <w:r>
        <w:rPr>
          <w:spacing w:val="-7"/>
        </w:rPr>
        <w:t xml:space="preserve"> </w:t>
      </w:r>
      <w:r>
        <w:t>in</w:t>
      </w:r>
      <w:r>
        <w:rPr>
          <w:spacing w:val="-7"/>
        </w:rPr>
        <w:t xml:space="preserve"> </w:t>
      </w:r>
      <w:r>
        <w:t>the</w:t>
      </w:r>
      <w:r>
        <w:rPr>
          <w:spacing w:val="-6"/>
        </w:rPr>
        <w:t xml:space="preserve"> </w:t>
      </w:r>
      <w:r>
        <w:t>literature</w:t>
      </w:r>
      <w:r>
        <w:rPr>
          <w:spacing w:val="-7"/>
        </w:rPr>
        <w:t xml:space="preserve"> </w:t>
      </w:r>
      <w:r>
        <w:t>and</w:t>
      </w:r>
      <w:r>
        <w:rPr>
          <w:spacing w:val="-7"/>
        </w:rPr>
        <w:t xml:space="preserve"> </w:t>
      </w:r>
      <w:r>
        <w:t>motivate</w:t>
      </w:r>
      <w:r>
        <w:rPr>
          <w:spacing w:val="-7"/>
        </w:rPr>
        <w:t xml:space="preserve"> </w:t>
      </w:r>
      <w:r>
        <w:t>the present study:</w:t>
      </w:r>
    </w:p>
    <w:p w14:paraId="00DC1E2F" w14:textId="77777777" w:rsidR="00350CFB" w:rsidRDefault="00283FFF">
      <w:pPr>
        <w:pStyle w:val="ListParagraph"/>
        <w:numPr>
          <w:ilvl w:val="0"/>
          <w:numId w:val="20"/>
        </w:numPr>
        <w:tabs>
          <w:tab w:val="left" w:pos="856"/>
          <w:tab w:val="left" w:pos="2803"/>
        </w:tabs>
        <w:spacing w:before="122" w:line="396" w:lineRule="auto"/>
        <w:ind w:right="560"/>
        <w:rPr>
          <w:sz w:val="24"/>
        </w:rPr>
      </w:pPr>
      <w:r>
        <w:rPr>
          <w:b/>
          <w:sz w:val="24"/>
        </w:rPr>
        <w:t>Edge</w:t>
      </w:r>
      <w:r>
        <w:rPr>
          <w:b/>
          <w:spacing w:val="40"/>
          <w:sz w:val="24"/>
        </w:rPr>
        <w:t xml:space="preserve"> </w:t>
      </w:r>
      <w:r>
        <w:rPr>
          <w:b/>
          <w:sz w:val="24"/>
        </w:rPr>
        <w:t>semantics:</w:t>
      </w:r>
      <w:r>
        <w:rPr>
          <w:b/>
          <w:sz w:val="24"/>
        </w:rPr>
        <w:tab/>
      </w:r>
      <w:r>
        <w:rPr>
          <w:sz w:val="24"/>
        </w:rPr>
        <w:t>Which</w:t>
      </w:r>
      <w:r>
        <w:rPr>
          <w:spacing w:val="40"/>
          <w:sz w:val="24"/>
        </w:rPr>
        <w:t xml:space="preserve"> </w:t>
      </w:r>
      <w:r>
        <w:rPr>
          <w:sz w:val="24"/>
        </w:rPr>
        <w:t>on-chain</w:t>
      </w:r>
      <w:r>
        <w:rPr>
          <w:spacing w:val="40"/>
          <w:sz w:val="24"/>
        </w:rPr>
        <w:t xml:space="preserve"> </w:t>
      </w:r>
      <w:r>
        <w:rPr>
          <w:sz w:val="24"/>
        </w:rPr>
        <w:t>relations</w:t>
      </w:r>
      <w:r>
        <w:rPr>
          <w:spacing w:val="40"/>
          <w:sz w:val="24"/>
        </w:rPr>
        <w:t xml:space="preserve"> </w:t>
      </w:r>
      <w:r>
        <w:rPr>
          <w:sz w:val="24"/>
        </w:rPr>
        <w:t>best</w:t>
      </w:r>
      <w:r>
        <w:rPr>
          <w:spacing w:val="40"/>
          <w:sz w:val="24"/>
        </w:rPr>
        <w:t xml:space="preserve"> </w:t>
      </w:r>
      <w:r>
        <w:rPr>
          <w:sz w:val="24"/>
        </w:rPr>
        <w:t>encode</w:t>
      </w:r>
      <w:r>
        <w:rPr>
          <w:spacing w:val="40"/>
          <w:sz w:val="24"/>
        </w:rPr>
        <w:t xml:space="preserve"> </w:t>
      </w:r>
      <w:r>
        <w:rPr>
          <w:sz w:val="24"/>
        </w:rPr>
        <w:t>trust</w:t>
      </w:r>
      <w:r>
        <w:rPr>
          <w:spacing w:val="40"/>
          <w:sz w:val="24"/>
        </w:rPr>
        <w:t xml:space="preserve"> </w:t>
      </w:r>
      <w:r>
        <w:rPr>
          <w:sz w:val="24"/>
        </w:rPr>
        <w:t>or</w:t>
      </w:r>
      <w:r>
        <w:rPr>
          <w:spacing w:val="40"/>
          <w:sz w:val="24"/>
        </w:rPr>
        <w:t xml:space="preserve"> </w:t>
      </w:r>
      <w:r>
        <w:rPr>
          <w:sz w:val="24"/>
        </w:rPr>
        <w:t>authorization</w:t>
      </w:r>
      <w:r>
        <w:rPr>
          <w:spacing w:val="40"/>
          <w:sz w:val="24"/>
        </w:rPr>
        <w:t xml:space="preserve"> </w:t>
      </w:r>
      <w:r>
        <w:rPr>
          <w:sz w:val="24"/>
        </w:rPr>
        <w:t xml:space="preserve">under pseudonymity </w:t>
      </w:r>
      <w:hyperlink w:anchor="_bookmark181" w:history="1">
        <w:r>
          <w:rPr>
            <w:sz w:val="24"/>
            <w:vertAlign w:val="superscript"/>
          </w:rPr>
          <w:t>[48]</w:t>
        </w:r>
      </w:hyperlink>
      <w:r>
        <w:rPr>
          <w:sz w:val="24"/>
        </w:rPr>
        <w:t>?</w:t>
      </w:r>
    </w:p>
    <w:p w14:paraId="00DC1E30" w14:textId="77777777" w:rsidR="00350CFB" w:rsidRDefault="00283FFF">
      <w:pPr>
        <w:pStyle w:val="ListParagraph"/>
        <w:numPr>
          <w:ilvl w:val="0"/>
          <w:numId w:val="20"/>
        </w:numPr>
        <w:tabs>
          <w:tab w:val="left" w:pos="846"/>
          <w:tab w:val="left" w:pos="856"/>
        </w:tabs>
        <w:spacing w:before="39" w:line="386" w:lineRule="auto"/>
        <w:ind w:right="564"/>
        <w:rPr>
          <w:position w:val="-8"/>
          <w:sz w:val="24"/>
        </w:rPr>
      </w:pPr>
      <w:r>
        <w:rPr>
          <w:b/>
          <w:sz w:val="24"/>
        </w:rPr>
        <w:t>Validation</w:t>
      </w:r>
      <w:r>
        <w:rPr>
          <w:b/>
          <w:spacing w:val="-1"/>
          <w:sz w:val="24"/>
        </w:rPr>
        <w:t xml:space="preserve"> </w:t>
      </w:r>
      <w:r>
        <w:rPr>
          <w:b/>
          <w:sz w:val="24"/>
        </w:rPr>
        <w:t>without defaults:</w:t>
      </w:r>
      <w:r>
        <w:rPr>
          <w:b/>
          <w:spacing w:val="24"/>
          <w:sz w:val="24"/>
        </w:rPr>
        <w:t xml:space="preserve"> </w:t>
      </w:r>
      <w:r>
        <w:rPr>
          <w:sz w:val="24"/>
        </w:rPr>
        <w:t>How</w:t>
      </w:r>
      <w:r>
        <w:rPr>
          <w:spacing w:val="-1"/>
          <w:sz w:val="24"/>
        </w:rPr>
        <w:t xml:space="preserve"> </w:t>
      </w:r>
      <w:r>
        <w:rPr>
          <w:sz w:val="24"/>
        </w:rPr>
        <w:t>can methods be</w:t>
      </w:r>
      <w:r>
        <w:rPr>
          <w:spacing w:val="-1"/>
          <w:sz w:val="24"/>
        </w:rPr>
        <w:t xml:space="preserve"> </w:t>
      </w:r>
      <w:r>
        <w:rPr>
          <w:sz w:val="24"/>
        </w:rPr>
        <w:t>compared when loan-default</w:t>
      </w:r>
      <w:r>
        <w:rPr>
          <w:spacing w:val="-1"/>
          <w:sz w:val="24"/>
        </w:rPr>
        <w:t xml:space="preserve"> </w:t>
      </w:r>
      <w:r>
        <w:rPr>
          <w:sz w:val="24"/>
        </w:rPr>
        <w:t xml:space="preserve">labels are </w:t>
      </w:r>
      <w:r>
        <w:rPr>
          <w:position w:val="-8"/>
          <w:sz w:val="24"/>
        </w:rPr>
        <w:t xml:space="preserve">scarce </w:t>
      </w:r>
      <w:hyperlink w:anchor="_bookmark147" w:history="1">
        <w:r>
          <w:rPr>
            <w:sz w:val="16"/>
          </w:rPr>
          <w:t>[14]</w:t>
        </w:r>
      </w:hyperlink>
      <w:r>
        <w:rPr>
          <w:sz w:val="16"/>
        </w:rPr>
        <w:t>,</w:t>
      </w:r>
      <w:hyperlink w:anchor="_bookmark149" w:history="1">
        <w:r>
          <w:rPr>
            <w:sz w:val="16"/>
          </w:rPr>
          <w:t>[16]</w:t>
        </w:r>
      </w:hyperlink>
      <w:r>
        <w:rPr>
          <w:position w:val="-8"/>
          <w:sz w:val="24"/>
        </w:rPr>
        <w:t>?</w:t>
      </w:r>
    </w:p>
    <w:p w14:paraId="00DC1E31" w14:textId="77777777" w:rsidR="00350CFB" w:rsidRDefault="00283FFF">
      <w:pPr>
        <w:pStyle w:val="ListParagraph"/>
        <w:numPr>
          <w:ilvl w:val="0"/>
          <w:numId w:val="20"/>
        </w:numPr>
        <w:tabs>
          <w:tab w:val="left" w:pos="855"/>
        </w:tabs>
        <w:spacing w:before="45"/>
        <w:ind w:left="855" w:hanging="310"/>
        <w:rPr>
          <w:sz w:val="24"/>
        </w:rPr>
      </w:pPr>
      <w:r>
        <w:rPr>
          <w:b/>
          <w:sz w:val="24"/>
        </w:rPr>
        <w:t>Computational</w:t>
      </w:r>
      <w:r>
        <w:rPr>
          <w:b/>
          <w:spacing w:val="1"/>
          <w:sz w:val="24"/>
        </w:rPr>
        <w:t xml:space="preserve"> </w:t>
      </w:r>
      <w:r>
        <w:rPr>
          <w:b/>
          <w:sz w:val="24"/>
        </w:rPr>
        <w:t>cost:</w:t>
      </w:r>
      <w:r>
        <w:rPr>
          <w:b/>
          <w:spacing w:val="29"/>
          <w:sz w:val="24"/>
        </w:rPr>
        <w:t xml:space="preserve"> </w:t>
      </w:r>
      <w:r>
        <w:rPr>
          <w:sz w:val="24"/>
        </w:rPr>
        <w:t>Can</w:t>
      </w:r>
      <w:r>
        <w:rPr>
          <w:spacing w:val="2"/>
          <w:sz w:val="24"/>
        </w:rPr>
        <w:t xml:space="preserve"> </w:t>
      </w:r>
      <w:r>
        <w:rPr>
          <w:sz w:val="24"/>
        </w:rPr>
        <w:t>reputation</w:t>
      </w:r>
      <w:r>
        <w:rPr>
          <w:spacing w:val="2"/>
          <w:sz w:val="24"/>
        </w:rPr>
        <w:t xml:space="preserve"> </w:t>
      </w:r>
      <w:r>
        <w:rPr>
          <w:sz w:val="24"/>
        </w:rPr>
        <w:t>scores</w:t>
      </w:r>
      <w:r>
        <w:rPr>
          <w:spacing w:val="2"/>
          <w:sz w:val="24"/>
        </w:rPr>
        <w:t xml:space="preserve"> </w:t>
      </w:r>
      <w:r>
        <w:rPr>
          <w:sz w:val="24"/>
        </w:rPr>
        <w:t>refresh</w:t>
      </w:r>
      <w:r>
        <w:rPr>
          <w:spacing w:val="2"/>
          <w:sz w:val="24"/>
        </w:rPr>
        <w:t xml:space="preserve"> </w:t>
      </w:r>
      <w:r>
        <w:rPr>
          <w:sz w:val="24"/>
        </w:rPr>
        <w:t>at</w:t>
      </w:r>
      <w:r>
        <w:rPr>
          <w:spacing w:val="2"/>
          <w:sz w:val="24"/>
        </w:rPr>
        <w:t xml:space="preserve"> </w:t>
      </w:r>
      <w:r>
        <w:rPr>
          <w:sz w:val="24"/>
        </w:rPr>
        <w:t>interactive</w:t>
      </w:r>
      <w:r>
        <w:rPr>
          <w:spacing w:val="2"/>
          <w:sz w:val="24"/>
        </w:rPr>
        <w:t xml:space="preserve"> </w:t>
      </w:r>
      <w:r>
        <w:rPr>
          <w:sz w:val="24"/>
        </w:rPr>
        <w:t>latencies</w:t>
      </w:r>
      <w:r>
        <w:rPr>
          <w:spacing w:val="2"/>
          <w:sz w:val="24"/>
        </w:rPr>
        <w:t xml:space="preserve"> </w:t>
      </w:r>
      <w:r>
        <w:rPr>
          <w:sz w:val="24"/>
        </w:rPr>
        <w:t>as</w:t>
      </w:r>
      <w:r>
        <w:rPr>
          <w:spacing w:val="2"/>
          <w:sz w:val="24"/>
        </w:rPr>
        <w:t xml:space="preserve"> </w:t>
      </w:r>
      <w:r>
        <w:rPr>
          <w:sz w:val="24"/>
        </w:rPr>
        <w:t>graphs</w:t>
      </w:r>
      <w:r>
        <w:rPr>
          <w:spacing w:val="1"/>
          <w:sz w:val="24"/>
        </w:rPr>
        <w:t xml:space="preserve"> </w:t>
      </w:r>
      <w:r>
        <w:rPr>
          <w:spacing w:val="-4"/>
          <w:sz w:val="24"/>
        </w:rPr>
        <w:t>grow</w:t>
      </w:r>
    </w:p>
    <w:p w14:paraId="00DC1E32" w14:textId="77777777" w:rsidR="00350CFB" w:rsidRDefault="0071403D">
      <w:pPr>
        <w:spacing w:before="168"/>
        <w:ind w:left="856"/>
        <w:rPr>
          <w:position w:val="-8"/>
          <w:sz w:val="24"/>
        </w:rPr>
      </w:pPr>
      <w:hyperlink w:anchor="_bookmark173" w:history="1">
        <w:r>
          <w:rPr>
            <w:spacing w:val="-2"/>
            <w:sz w:val="16"/>
          </w:rPr>
          <w:t>[40]</w:t>
        </w:r>
      </w:hyperlink>
      <w:r>
        <w:rPr>
          <w:spacing w:val="-2"/>
          <w:position w:val="-8"/>
          <w:sz w:val="24"/>
        </w:rPr>
        <w:t>?</w:t>
      </w:r>
    </w:p>
    <w:p w14:paraId="00DC1E33" w14:textId="77777777" w:rsidR="00350CFB" w:rsidRDefault="00350CFB">
      <w:pPr>
        <w:pStyle w:val="BodyText"/>
        <w:spacing w:before="30"/>
        <w:rPr>
          <w:sz w:val="16"/>
        </w:rPr>
      </w:pPr>
    </w:p>
    <w:p w14:paraId="00DC1E34" w14:textId="77777777" w:rsidR="00350CFB" w:rsidRDefault="00283FFF">
      <w:pPr>
        <w:pStyle w:val="ListParagraph"/>
        <w:numPr>
          <w:ilvl w:val="0"/>
          <w:numId w:val="20"/>
        </w:numPr>
        <w:tabs>
          <w:tab w:val="left" w:pos="848"/>
          <w:tab w:val="left" w:pos="855"/>
        </w:tabs>
        <w:spacing w:line="396" w:lineRule="auto"/>
        <w:ind w:left="848" w:right="560" w:hanging="303"/>
        <w:rPr>
          <w:sz w:val="24"/>
        </w:rPr>
      </w:pPr>
      <w:r>
        <w:rPr>
          <w:b/>
          <w:sz w:val="24"/>
        </w:rPr>
        <w:t>Construct</w:t>
      </w:r>
      <w:r>
        <w:rPr>
          <w:b/>
          <w:spacing w:val="-8"/>
          <w:sz w:val="24"/>
        </w:rPr>
        <w:t xml:space="preserve"> </w:t>
      </w:r>
      <w:r>
        <w:rPr>
          <w:b/>
          <w:sz w:val="24"/>
        </w:rPr>
        <w:t>overlap:</w:t>
      </w:r>
      <w:r>
        <w:rPr>
          <w:b/>
          <w:spacing w:val="8"/>
          <w:sz w:val="24"/>
        </w:rPr>
        <w:t xml:space="preserve"> </w:t>
      </w:r>
      <w:r>
        <w:rPr>
          <w:sz w:val="24"/>
        </w:rPr>
        <w:t>How</w:t>
      </w:r>
      <w:r>
        <w:rPr>
          <w:spacing w:val="-13"/>
          <w:sz w:val="24"/>
        </w:rPr>
        <w:t xml:space="preserve"> </w:t>
      </w:r>
      <w:r>
        <w:rPr>
          <w:sz w:val="24"/>
        </w:rPr>
        <w:t>can</w:t>
      </w:r>
      <w:r>
        <w:rPr>
          <w:spacing w:val="-12"/>
          <w:sz w:val="24"/>
        </w:rPr>
        <w:t xml:space="preserve"> </w:t>
      </w:r>
      <w:r>
        <w:rPr>
          <w:sz w:val="24"/>
        </w:rPr>
        <w:t>evaluation</w:t>
      </w:r>
      <w:r>
        <w:rPr>
          <w:spacing w:val="-12"/>
          <w:sz w:val="24"/>
        </w:rPr>
        <w:t xml:space="preserve"> </w:t>
      </w:r>
      <w:r>
        <w:rPr>
          <w:sz w:val="24"/>
        </w:rPr>
        <w:t>avoid</w:t>
      </w:r>
      <w:r>
        <w:rPr>
          <w:spacing w:val="-12"/>
          <w:sz w:val="24"/>
        </w:rPr>
        <w:t xml:space="preserve"> </w:t>
      </w:r>
      <w:r>
        <w:rPr>
          <w:sz w:val="24"/>
        </w:rPr>
        <w:t>mistaking</w:t>
      </w:r>
      <w:r>
        <w:rPr>
          <w:spacing w:val="-13"/>
          <w:sz w:val="24"/>
        </w:rPr>
        <w:t xml:space="preserve"> </w:t>
      </w:r>
      <w:r>
        <w:rPr>
          <w:sz w:val="24"/>
        </w:rPr>
        <w:t>shared</w:t>
      </w:r>
      <w:r>
        <w:rPr>
          <w:spacing w:val="-12"/>
          <w:sz w:val="24"/>
        </w:rPr>
        <w:t xml:space="preserve"> </w:t>
      </w:r>
      <w:r>
        <w:rPr>
          <w:sz w:val="24"/>
        </w:rPr>
        <w:t>inputs</w:t>
      </w:r>
      <w:r>
        <w:rPr>
          <w:spacing w:val="-12"/>
          <w:sz w:val="24"/>
        </w:rPr>
        <w:t xml:space="preserve"> </w:t>
      </w:r>
      <w:r>
        <w:rPr>
          <w:sz w:val="24"/>
        </w:rPr>
        <w:t>for</w:t>
      </w:r>
      <w:r>
        <w:rPr>
          <w:spacing w:val="-12"/>
          <w:sz w:val="24"/>
        </w:rPr>
        <w:t xml:space="preserve"> </w:t>
      </w:r>
      <w:r>
        <w:rPr>
          <w:sz w:val="24"/>
        </w:rPr>
        <w:t>predictive</w:t>
      </w:r>
      <w:r>
        <w:rPr>
          <w:spacing w:val="-13"/>
          <w:sz w:val="24"/>
        </w:rPr>
        <w:t xml:space="preserve"> </w:t>
      </w:r>
      <w:r>
        <w:rPr>
          <w:sz w:val="24"/>
        </w:rPr>
        <w:t xml:space="preserve">power </w:t>
      </w:r>
      <w:r>
        <w:rPr>
          <w:spacing w:val="-2"/>
          <w:sz w:val="24"/>
        </w:rPr>
        <w:t>(SRQ1)?</w:t>
      </w:r>
    </w:p>
    <w:p w14:paraId="00DC1E35" w14:textId="77777777" w:rsidR="00350CFB" w:rsidRDefault="00283FFF">
      <w:pPr>
        <w:pStyle w:val="ListParagraph"/>
        <w:numPr>
          <w:ilvl w:val="0"/>
          <w:numId w:val="20"/>
        </w:numPr>
        <w:tabs>
          <w:tab w:val="left" w:pos="846"/>
        </w:tabs>
        <w:spacing w:before="39"/>
        <w:ind w:left="846" w:hanging="301"/>
        <w:rPr>
          <w:sz w:val="24"/>
        </w:rPr>
      </w:pPr>
      <w:r>
        <w:rPr>
          <w:b/>
          <w:sz w:val="24"/>
        </w:rPr>
        <w:t>Adversarial</w:t>
      </w:r>
      <w:r>
        <w:rPr>
          <w:b/>
          <w:spacing w:val="-9"/>
          <w:sz w:val="24"/>
        </w:rPr>
        <w:t xml:space="preserve"> </w:t>
      </w:r>
      <w:r>
        <w:rPr>
          <w:b/>
          <w:sz w:val="24"/>
        </w:rPr>
        <w:t>robustness:</w:t>
      </w:r>
      <w:r>
        <w:rPr>
          <w:b/>
          <w:spacing w:val="8"/>
          <w:sz w:val="24"/>
        </w:rPr>
        <w:t xml:space="preserve"> </w:t>
      </w:r>
      <w:r>
        <w:rPr>
          <w:sz w:val="24"/>
        </w:rPr>
        <w:t>What</w:t>
      </w:r>
      <w:r>
        <w:rPr>
          <w:spacing w:val="-8"/>
          <w:sz w:val="24"/>
        </w:rPr>
        <w:t xml:space="preserve"> </w:t>
      </w:r>
      <w:r>
        <w:rPr>
          <w:sz w:val="24"/>
        </w:rPr>
        <w:t>is</w:t>
      </w:r>
      <w:r>
        <w:rPr>
          <w:spacing w:val="-9"/>
          <w:sz w:val="24"/>
        </w:rPr>
        <w:t xml:space="preserve"> </w:t>
      </w:r>
      <w:r>
        <w:rPr>
          <w:sz w:val="24"/>
        </w:rPr>
        <w:t>the</w:t>
      </w:r>
      <w:r>
        <w:rPr>
          <w:spacing w:val="-9"/>
          <w:sz w:val="24"/>
        </w:rPr>
        <w:t xml:space="preserve"> </w:t>
      </w:r>
      <w:r>
        <w:rPr>
          <w:sz w:val="24"/>
        </w:rPr>
        <w:t>cost</w:t>
      </w:r>
      <w:r>
        <w:rPr>
          <w:spacing w:val="-9"/>
          <w:sz w:val="24"/>
        </w:rPr>
        <w:t xml:space="preserve"> </w:t>
      </w:r>
      <w:r>
        <w:rPr>
          <w:sz w:val="24"/>
        </w:rPr>
        <w:t>of</w:t>
      </w:r>
      <w:r>
        <w:rPr>
          <w:spacing w:val="-9"/>
          <w:sz w:val="24"/>
        </w:rPr>
        <w:t xml:space="preserve"> </w:t>
      </w:r>
      <w:r>
        <w:rPr>
          <w:sz w:val="24"/>
        </w:rPr>
        <w:t>forging</w:t>
      </w:r>
      <w:r>
        <w:rPr>
          <w:spacing w:val="-8"/>
          <w:sz w:val="24"/>
        </w:rPr>
        <w:t xml:space="preserve"> </w:t>
      </w:r>
      <w:r>
        <w:rPr>
          <w:sz w:val="24"/>
        </w:rPr>
        <w:t>reputation</w:t>
      </w:r>
      <w:r>
        <w:rPr>
          <w:spacing w:val="-9"/>
          <w:sz w:val="24"/>
        </w:rPr>
        <w:t xml:space="preserve"> </w:t>
      </w:r>
      <w:r>
        <w:rPr>
          <w:sz w:val="24"/>
        </w:rPr>
        <w:t>under</w:t>
      </w:r>
      <w:r>
        <w:rPr>
          <w:spacing w:val="-9"/>
          <w:sz w:val="24"/>
        </w:rPr>
        <w:t xml:space="preserve"> </w:t>
      </w:r>
      <w:r>
        <w:rPr>
          <w:sz w:val="24"/>
        </w:rPr>
        <w:t>cheap</w:t>
      </w:r>
      <w:r>
        <w:rPr>
          <w:spacing w:val="-9"/>
          <w:sz w:val="24"/>
        </w:rPr>
        <w:t xml:space="preserve"> </w:t>
      </w:r>
      <w:r>
        <w:rPr>
          <w:sz w:val="24"/>
        </w:rPr>
        <w:t>identities</w:t>
      </w:r>
      <w:r>
        <w:rPr>
          <w:spacing w:val="-8"/>
          <w:sz w:val="24"/>
        </w:rPr>
        <w:t xml:space="preserve"> </w:t>
      </w:r>
      <w:hyperlink w:anchor="_bookmark150" w:history="1">
        <w:r>
          <w:rPr>
            <w:spacing w:val="-2"/>
            <w:sz w:val="24"/>
            <w:vertAlign w:val="superscript"/>
          </w:rPr>
          <w:t>[17]</w:t>
        </w:r>
      </w:hyperlink>
      <w:r>
        <w:rPr>
          <w:spacing w:val="-2"/>
          <w:sz w:val="24"/>
        </w:rPr>
        <w:t>?</w:t>
      </w:r>
    </w:p>
    <w:p w14:paraId="00DC1E36" w14:textId="77777777" w:rsidR="00350CFB" w:rsidRDefault="00350CFB">
      <w:pPr>
        <w:pStyle w:val="BodyText"/>
        <w:spacing w:before="24"/>
      </w:pPr>
    </w:p>
    <w:p w14:paraId="00DC1E37" w14:textId="77777777" w:rsidR="00350CFB" w:rsidRDefault="00283FFF">
      <w:pPr>
        <w:pStyle w:val="BodyText"/>
        <w:ind w:left="282"/>
      </w:pPr>
      <w:r>
        <w:t>EndorseRank</w:t>
      </w:r>
      <w:r>
        <w:rPr>
          <w:spacing w:val="-4"/>
        </w:rPr>
        <w:t xml:space="preserve"> </w:t>
      </w:r>
      <w:r>
        <w:t>addresses</w:t>
      </w:r>
      <w:r>
        <w:rPr>
          <w:spacing w:val="-4"/>
        </w:rPr>
        <w:t xml:space="preserve"> </w:t>
      </w:r>
      <w:r>
        <w:t>(1)–(3)</w:t>
      </w:r>
      <w:r>
        <w:rPr>
          <w:spacing w:val="-3"/>
        </w:rPr>
        <w:t xml:space="preserve"> </w:t>
      </w:r>
      <w:r>
        <w:t>directly,</w:t>
      </w:r>
      <w:r>
        <w:rPr>
          <w:spacing w:val="-3"/>
        </w:rPr>
        <w:t xml:space="preserve"> </w:t>
      </w:r>
      <w:r>
        <w:t>contributes</w:t>
      </w:r>
      <w:r>
        <w:rPr>
          <w:spacing w:val="-4"/>
        </w:rPr>
        <w:t xml:space="preserve"> </w:t>
      </w:r>
      <w:r>
        <w:t>a</w:t>
      </w:r>
      <w:r>
        <w:rPr>
          <w:spacing w:val="-3"/>
        </w:rPr>
        <w:t xml:space="preserve"> </w:t>
      </w:r>
      <w:r>
        <w:t>diagnostic</w:t>
      </w:r>
      <w:r>
        <w:rPr>
          <w:spacing w:val="-4"/>
        </w:rPr>
        <w:t xml:space="preserve"> </w:t>
      </w:r>
      <w:r>
        <w:t>for</w:t>
      </w:r>
      <w:r>
        <w:rPr>
          <w:spacing w:val="-3"/>
        </w:rPr>
        <w:t xml:space="preserve"> </w:t>
      </w:r>
      <w:r>
        <w:t>(4)</w:t>
      </w:r>
      <w:r>
        <w:rPr>
          <w:spacing w:val="-3"/>
        </w:rPr>
        <w:t xml:space="preserve"> </w:t>
      </w:r>
      <w:r>
        <w:t>via</w:t>
      </w:r>
      <w:r>
        <w:rPr>
          <w:spacing w:val="-4"/>
        </w:rPr>
        <w:t xml:space="preserve"> </w:t>
      </w:r>
      <w:r>
        <w:t>GF-PR,</w:t>
      </w:r>
      <w:r>
        <w:rPr>
          <w:spacing w:val="-3"/>
        </w:rPr>
        <w:t xml:space="preserve"> </w:t>
      </w:r>
      <w:r>
        <w:t>and</w:t>
      </w:r>
      <w:r>
        <w:rPr>
          <w:spacing w:val="-3"/>
        </w:rPr>
        <w:t xml:space="preserve"> </w:t>
      </w:r>
      <w:r>
        <w:rPr>
          <w:spacing w:val="-2"/>
        </w:rPr>
        <w:t>analyzes</w:t>
      </w:r>
    </w:p>
    <w:p w14:paraId="00DC1E38" w14:textId="77777777" w:rsidR="00350CFB" w:rsidRDefault="00283FFF">
      <w:pPr>
        <w:pStyle w:val="BodyText"/>
        <w:spacing w:before="180"/>
        <w:ind w:left="274"/>
      </w:pPr>
      <w:r>
        <w:t>(5)</w:t>
      </w:r>
      <w:r>
        <w:rPr>
          <w:spacing w:val="-7"/>
        </w:rPr>
        <w:t xml:space="preserve"> </w:t>
      </w:r>
      <w:r>
        <w:t>at</w:t>
      </w:r>
      <w:r>
        <w:rPr>
          <w:spacing w:val="-7"/>
        </w:rPr>
        <w:t xml:space="preserve"> </w:t>
      </w:r>
      <w:r>
        <w:t>a</w:t>
      </w:r>
      <w:r>
        <w:rPr>
          <w:spacing w:val="-6"/>
        </w:rPr>
        <w:t xml:space="preserve"> </w:t>
      </w:r>
      <w:r>
        <w:t>model</w:t>
      </w:r>
      <w:r>
        <w:rPr>
          <w:spacing w:val="-7"/>
        </w:rPr>
        <w:t xml:space="preserve"> </w:t>
      </w:r>
      <w:r>
        <w:t>level</w:t>
      </w:r>
      <w:r>
        <w:rPr>
          <w:spacing w:val="-6"/>
        </w:rPr>
        <w:t xml:space="preserve"> </w:t>
      </w:r>
      <w:r>
        <w:t>in</w:t>
      </w:r>
      <w:r>
        <w:rPr>
          <w:spacing w:val="-7"/>
        </w:rPr>
        <w:t xml:space="preserve"> </w:t>
      </w:r>
      <w:r>
        <w:t>Chapter</w:t>
      </w:r>
      <w:r>
        <w:rPr>
          <w:spacing w:val="-7"/>
        </w:rPr>
        <w:t xml:space="preserve"> </w:t>
      </w:r>
      <w:hyperlink w:anchor="_bookmark114" w:history="1">
        <w:r>
          <w:t>5</w:t>
        </w:r>
      </w:hyperlink>
      <w:r>
        <w:t>.</w:t>
      </w:r>
      <w:r>
        <w:rPr>
          <w:spacing w:val="12"/>
        </w:rPr>
        <w:t xml:space="preserve"> </w:t>
      </w:r>
      <w:r>
        <w:t>Full</w:t>
      </w:r>
      <w:r>
        <w:rPr>
          <w:spacing w:val="-7"/>
        </w:rPr>
        <w:t xml:space="preserve"> </w:t>
      </w:r>
      <w:r>
        <w:t>empirical</w:t>
      </w:r>
      <w:r>
        <w:rPr>
          <w:spacing w:val="-6"/>
        </w:rPr>
        <w:t xml:space="preserve"> </w:t>
      </w:r>
      <w:r>
        <w:t>adversarial</w:t>
      </w:r>
      <w:r>
        <w:rPr>
          <w:spacing w:val="-7"/>
        </w:rPr>
        <w:t xml:space="preserve"> </w:t>
      </w:r>
      <w:r>
        <w:t>evaluation</w:t>
      </w:r>
      <w:r>
        <w:rPr>
          <w:spacing w:val="-7"/>
        </w:rPr>
        <w:t xml:space="preserve"> </w:t>
      </w:r>
      <w:r>
        <w:t>remains</w:t>
      </w:r>
      <w:r>
        <w:rPr>
          <w:spacing w:val="-6"/>
        </w:rPr>
        <w:t xml:space="preserve"> </w:t>
      </w:r>
      <w:r>
        <w:t>future</w:t>
      </w:r>
      <w:r>
        <w:rPr>
          <w:spacing w:val="-7"/>
        </w:rPr>
        <w:t xml:space="preserve"> </w:t>
      </w:r>
      <w:r>
        <w:rPr>
          <w:spacing w:val="-2"/>
        </w:rPr>
        <w:t>work.</w:t>
      </w:r>
    </w:p>
    <w:p w14:paraId="00DC1E39" w14:textId="77777777" w:rsidR="00350CFB" w:rsidRDefault="00350CFB">
      <w:pPr>
        <w:pStyle w:val="BodyText"/>
        <w:sectPr w:rsidR="00350CFB">
          <w:pgSz w:w="11910" w:h="16840"/>
          <w:pgMar w:top="1920" w:right="708" w:bottom="2300" w:left="992" w:header="0" w:footer="2115" w:gutter="0"/>
          <w:cols w:space="720"/>
        </w:sectPr>
      </w:pPr>
    </w:p>
    <w:p w14:paraId="00DC1E3A" w14:textId="77777777" w:rsidR="00350CFB" w:rsidRDefault="00350CFB">
      <w:pPr>
        <w:pStyle w:val="BodyText"/>
        <w:rPr>
          <w:sz w:val="34"/>
        </w:rPr>
      </w:pPr>
    </w:p>
    <w:p w14:paraId="00DC1E3B" w14:textId="77777777" w:rsidR="00350CFB" w:rsidRDefault="00350CFB">
      <w:pPr>
        <w:pStyle w:val="BodyText"/>
        <w:spacing w:before="197"/>
        <w:rPr>
          <w:sz w:val="34"/>
        </w:rPr>
      </w:pPr>
    </w:p>
    <w:p w14:paraId="00DC1E3C" w14:textId="77777777" w:rsidR="00350CFB" w:rsidRDefault="00283FFF">
      <w:pPr>
        <w:pStyle w:val="Heading1"/>
        <w:numPr>
          <w:ilvl w:val="0"/>
          <w:numId w:val="26"/>
        </w:numPr>
        <w:tabs>
          <w:tab w:val="left" w:pos="625"/>
        </w:tabs>
        <w:ind w:left="625" w:hanging="343"/>
        <w:jc w:val="both"/>
      </w:pPr>
      <w:bookmarkStart w:id="157" w:name="Research_Methodology"/>
      <w:bookmarkStart w:id="158" w:name="_bookmark48"/>
      <w:bookmarkEnd w:id="157"/>
      <w:bookmarkEnd w:id="158"/>
      <w:r>
        <w:t>Research</w:t>
      </w:r>
      <w:r>
        <w:rPr>
          <w:spacing w:val="6"/>
        </w:rPr>
        <w:t xml:space="preserve"> </w:t>
      </w:r>
      <w:r>
        <w:rPr>
          <w:spacing w:val="-2"/>
        </w:rPr>
        <w:t>Methodology</w:t>
      </w:r>
    </w:p>
    <w:p w14:paraId="00DC1E3D" w14:textId="77777777" w:rsidR="00350CFB" w:rsidRDefault="00350CFB">
      <w:pPr>
        <w:pStyle w:val="BodyText"/>
        <w:spacing w:before="28"/>
        <w:rPr>
          <w:b/>
          <w:sz w:val="34"/>
        </w:rPr>
      </w:pPr>
    </w:p>
    <w:p w14:paraId="00DC1E3E" w14:textId="77777777" w:rsidR="00350CFB" w:rsidRDefault="00283FFF">
      <w:pPr>
        <w:pStyle w:val="BodyText"/>
        <w:spacing w:line="396" w:lineRule="auto"/>
        <w:ind w:left="274" w:right="558"/>
        <w:jc w:val="both"/>
      </w:pPr>
      <w:r>
        <w:t>This</w:t>
      </w:r>
      <w:r>
        <w:rPr>
          <w:spacing w:val="-8"/>
        </w:rPr>
        <w:t xml:space="preserve"> </w:t>
      </w:r>
      <w:r>
        <w:t>chapter</w:t>
      </w:r>
      <w:r>
        <w:rPr>
          <w:spacing w:val="-8"/>
        </w:rPr>
        <w:t xml:space="preserve"> </w:t>
      </w:r>
      <w:r>
        <w:t>specifies</w:t>
      </w:r>
      <w:r>
        <w:rPr>
          <w:spacing w:val="-8"/>
        </w:rPr>
        <w:t xml:space="preserve"> </w:t>
      </w:r>
      <w:r>
        <w:t>the</w:t>
      </w:r>
      <w:r>
        <w:rPr>
          <w:spacing w:val="-8"/>
        </w:rPr>
        <w:t xml:space="preserve"> </w:t>
      </w:r>
      <w:r>
        <w:t>empirical</w:t>
      </w:r>
      <w:r>
        <w:rPr>
          <w:spacing w:val="-8"/>
        </w:rPr>
        <w:t xml:space="preserve"> </w:t>
      </w:r>
      <w:r>
        <w:t>design</w:t>
      </w:r>
      <w:r>
        <w:rPr>
          <w:spacing w:val="-8"/>
        </w:rPr>
        <w:t xml:space="preserve"> </w:t>
      </w:r>
      <w:r>
        <w:t>used</w:t>
      </w:r>
      <w:r>
        <w:rPr>
          <w:spacing w:val="-8"/>
        </w:rPr>
        <w:t xml:space="preserve"> </w:t>
      </w:r>
      <w:r>
        <w:t>to</w:t>
      </w:r>
      <w:r>
        <w:rPr>
          <w:spacing w:val="-8"/>
        </w:rPr>
        <w:t xml:space="preserve"> </w:t>
      </w:r>
      <w:r>
        <w:t>compare</w:t>
      </w:r>
      <w:r>
        <w:rPr>
          <w:spacing w:val="-8"/>
        </w:rPr>
        <w:t xml:space="preserve"> </w:t>
      </w:r>
      <w:r>
        <w:t>EndorseRank</w:t>
      </w:r>
      <w:r>
        <w:rPr>
          <w:spacing w:val="-8"/>
        </w:rPr>
        <w:t xml:space="preserve"> </w:t>
      </w:r>
      <w:r>
        <w:t>and</w:t>
      </w:r>
      <w:r>
        <w:rPr>
          <w:spacing w:val="-8"/>
        </w:rPr>
        <w:t xml:space="preserve"> </w:t>
      </w:r>
      <w:r>
        <w:t>Adaptive</w:t>
      </w:r>
      <w:r>
        <w:rPr>
          <w:spacing w:val="-8"/>
        </w:rPr>
        <w:t xml:space="preserve"> </w:t>
      </w:r>
      <w:r>
        <w:t>Weighted PageRank (AWP) as social reputation scores on Arbitrum One.</w:t>
      </w:r>
      <w:r>
        <w:rPr>
          <w:spacing w:val="40"/>
        </w:rPr>
        <w:t xml:space="preserve"> </w:t>
      </w:r>
      <w:r>
        <w:t>The design covers notation, data sources,</w:t>
      </w:r>
      <w:r>
        <w:rPr>
          <w:spacing w:val="-15"/>
        </w:rPr>
        <w:t xml:space="preserve"> </w:t>
      </w:r>
      <w:r>
        <w:t>a</w:t>
      </w:r>
      <w:r>
        <w:rPr>
          <w:spacing w:val="-15"/>
        </w:rPr>
        <w:t xml:space="preserve"> </w:t>
      </w:r>
      <w:r>
        <w:t>three-phase</w:t>
      </w:r>
      <w:r>
        <w:rPr>
          <w:spacing w:val="-15"/>
        </w:rPr>
        <w:t xml:space="preserve"> </w:t>
      </w:r>
      <w:r>
        <w:t>collection</w:t>
      </w:r>
      <w:r>
        <w:rPr>
          <w:spacing w:val="-15"/>
        </w:rPr>
        <w:t xml:space="preserve"> </w:t>
      </w:r>
      <w:r>
        <w:t>strategy,</w:t>
      </w:r>
      <w:r>
        <w:rPr>
          <w:spacing w:val="-15"/>
        </w:rPr>
        <w:t xml:space="preserve"> </w:t>
      </w:r>
      <w:r>
        <w:t>pipeline</w:t>
      </w:r>
      <w:r>
        <w:rPr>
          <w:spacing w:val="-15"/>
        </w:rPr>
        <w:t xml:space="preserve"> </w:t>
      </w:r>
      <w:r>
        <w:t>architecture,</w:t>
      </w:r>
      <w:r>
        <w:rPr>
          <w:spacing w:val="-15"/>
        </w:rPr>
        <w:t xml:space="preserve"> </w:t>
      </w:r>
      <w:r>
        <w:t>event</w:t>
      </w:r>
      <w:r>
        <w:rPr>
          <w:spacing w:val="-15"/>
        </w:rPr>
        <w:t xml:space="preserve"> </w:t>
      </w:r>
      <w:r>
        <w:t>decoding,</w:t>
      </w:r>
      <w:r>
        <w:rPr>
          <w:spacing w:val="-15"/>
        </w:rPr>
        <w:t xml:space="preserve"> </w:t>
      </w:r>
      <w:r>
        <w:t>graph</w:t>
      </w:r>
      <w:r>
        <w:rPr>
          <w:spacing w:val="-15"/>
        </w:rPr>
        <w:t xml:space="preserve"> </w:t>
      </w:r>
      <w:r>
        <w:t>construction algorithms,</w:t>
      </w:r>
      <w:r>
        <w:rPr>
          <w:spacing w:val="-5"/>
        </w:rPr>
        <w:t xml:space="preserve"> </w:t>
      </w:r>
      <w:r>
        <w:t>validation</w:t>
      </w:r>
      <w:r>
        <w:rPr>
          <w:spacing w:val="-6"/>
        </w:rPr>
        <w:t xml:space="preserve"> </w:t>
      </w:r>
      <w:r>
        <w:t>proxies,</w:t>
      </w:r>
      <w:r>
        <w:rPr>
          <w:spacing w:val="-5"/>
        </w:rPr>
        <w:t xml:space="preserve"> </w:t>
      </w:r>
      <w:r>
        <w:t>statistical</w:t>
      </w:r>
      <w:r>
        <w:rPr>
          <w:spacing w:val="-5"/>
        </w:rPr>
        <w:t xml:space="preserve"> </w:t>
      </w:r>
      <w:r>
        <w:t>tests,</w:t>
      </w:r>
      <w:r>
        <w:rPr>
          <w:spacing w:val="-5"/>
        </w:rPr>
        <w:t xml:space="preserve"> </w:t>
      </w:r>
      <w:r>
        <w:t>computational</w:t>
      </w:r>
      <w:r>
        <w:rPr>
          <w:spacing w:val="-5"/>
        </w:rPr>
        <w:t xml:space="preserve"> </w:t>
      </w:r>
      <w:r>
        <w:t>benchmarks,</w:t>
      </w:r>
      <w:r>
        <w:rPr>
          <w:spacing w:val="-5"/>
        </w:rPr>
        <w:t xml:space="preserve"> </w:t>
      </w:r>
      <w:r>
        <w:t>scaling</w:t>
      </w:r>
      <w:r>
        <w:rPr>
          <w:spacing w:val="-5"/>
        </w:rPr>
        <w:t xml:space="preserve"> </w:t>
      </w:r>
      <w:r>
        <w:t>and</w:t>
      </w:r>
      <w:r>
        <w:rPr>
          <w:spacing w:val="-6"/>
        </w:rPr>
        <w:t xml:space="preserve"> </w:t>
      </w:r>
      <w:r>
        <w:t>robustness extensions, reproducibility, and ethics.</w:t>
      </w:r>
      <w:r>
        <w:rPr>
          <w:spacing w:val="40"/>
        </w:rPr>
        <w:t xml:space="preserve"> </w:t>
      </w:r>
      <w:r>
        <w:t xml:space="preserve">The primary comparison is between EndorseRank on the </w:t>
      </w:r>
      <w:r>
        <w:rPr>
          <w:spacing w:val="-2"/>
        </w:rPr>
        <w:t>ERC-20</w:t>
      </w:r>
      <w:r>
        <w:rPr>
          <w:spacing w:val="-10"/>
        </w:rPr>
        <w:t xml:space="preserve"> </w:t>
      </w:r>
      <w:r>
        <w:rPr>
          <w:spacing w:val="-2"/>
        </w:rPr>
        <w:t>allowance</w:t>
      </w:r>
      <w:r>
        <w:rPr>
          <w:spacing w:val="-10"/>
        </w:rPr>
        <w:t xml:space="preserve"> </w:t>
      </w:r>
      <w:r>
        <w:rPr>
          <w:spacing w:val="-2"/>
        </w:rPr>
        <w:t>graph</w:t>
      </w:r>
      <w:r>
        <w:rPr>
          <w:spacing w:val="-10"/>
        </w:rPr>
        <w:t xml:space="preserve"> </w:t>
      </w:r>
      <w:r>
        <w:rPr>
          <w:spacing w:val="-2"/>
        </w:rPr>
        <w:t>and</w:t>
      </w:r>
      <w:r>
        <w:rPr>
          <w:spacing w:val="-10"/>
        </w:rPr>
        <w:t xml:space="preserve"> </w:t>
      </w:r>
      <w:r>
        <w:rPr>
          <w:spacing w:val="-2"/>
        </w:rPr>
        <w:t>AWP</w:t>
      </w:r>
      <w:r>
        <w:rPr>
          <w:spacing w:val="-10"/>
        </w:rPr>
        <w:t xml:space="preserve"> </w:t>
      </w:r>
      <w:r>
        <w:rPr>
          <w:spacing w:val="-2"/>
        </w:rPr>
        <w:t>on</w:t>
      </w:r>
      <w:r>
        <w:rPr>
          <w:spacing w:val="-10"/>
        </w:rPr>
        <w:t xml:space="preserve"> </w:t>
      </w:r>
      <w:r>
        <w:rPr>
          <w:spacing w:val="-2"/>
        </w:rPr>
        <w:t>the</w:t>
      </w:r>
      <w:r>
        <w:rPr>
          <w:spacing w:val="-10"/>
        </w:rPr>
        <w:t xml:space="preserve"> </w:t>
      </w:r>
      <w:r>
        <w:rPr>
          <w:spacing w:val="-2"/>
        </w:rPr>
        <w:t>time-decayed</w:t>
      </w:r>
      <w:r>
        <w:rPr>
          <w:spacing w:val="-10"/>
        </w:rPr>
        <w:t xml:space="preserve"> </w:t>
      </w:r>
      <w:r>
        <w:rPr>
          <w:spacing w:val="-2"/>
        </w:rPr>
        <w:t>transfer</w:t>
      </w:r>
      <w:r>
        <w:rPr>
          <w:spacing w:val="-10"/>
        </w:rPr>
        <w:t xml:space="preserve"> </w:t>
      </w:r>
      <w:r>
        <w:rPr>
          <w:spacing w:val="-2"/>
        </w:rPr>
        <w:t>graph</w:t>
      </w:r>
      <w:r>
        <w:rPr>
          <w:spacing w:val="-10"/>
        </w:rPr>
        <w:t xml:space="preserve"> </w:t>
      </w:r>
      <w:hyperlink w:anchor="_bookmark149" w:history="1">
        <w:r>
          <w:rPr>
            <w:spacing w:val="-2"/>
            <w:vertAlign w:val="superscript"/>
          </w:rPr>
          <w:t>[16]</w:t>
        </w:r>
      </w:hyperlink>
      <w:r>
        <w:rPr>
          <w:spacing w:val="-2"/>
          <w:vertAlign w:val="superscript"/>
        </w:rPr>
        <w:t>,</w:t>
      </w:r>
      <w:hyperlink w:anchor="_bookmark182" w:history="1">
        <w:r>
          <w:rPr>
            <w:spacing w:val="-2"/>
            <w:vertAlign w:val="superscript"/>
          </w:rPr>
          <w:t>[49]</w:t>
        </w:r>
      </w:hyperlink>
      <w:r>
        <w:rPr>
          <w:spacing w:val="-2"/>
        </w:rPr>
        <w:t>.</w:t>
      </w:r>
      <w:r>
        <w:rPr>
          <w:spacing w:val="29"/>
        </w:rPr>
        <w:t xml:space="preserve"> </w:t>
      </w:r>
      <w:r>
        <w:rPr>
          <w:spacing w:val="-2"/>
        </w:rPr>
        <w:t>GainFlow</w:t>
      </w:r>
      <w:r>
        <w:rPr>
          <w:spacing w:val="-10"/>
        </w:rPr>
        <w:t xml:space="preserve"> </w:t>
      </w:r>
      <w:r>
        <w:rPr>
          <w:spacing w:val="-2"/>
        </w:rPr>
        <w:t xml:space="preserve">PageRank </w:t>
      </w:r>
      <w:r>
        <w:t>(GF-PR)</w:t>
      </w:r>
      <w:r>
        <w:rPr>
          <w:spacing w:val="-3"/>
        </w:rPr>
        <w:t xml:space="preserve"> </w:t>
      </w:r>
      <w:r>
        <w:t>appears</w:t>
      </w:r>
      <w:r>
        <w:rPr>
          <w:spacing w:val="-3"/>
        </w:rPr>
        <w:t xml:space="preserve"> </w:t>
      </w:r>
      <w:r>
        <w:t>only</w:t>
      </w:r>
      <w:r>
        <w:rPr>
          <w:spacing w:val="-3"/>
        </w:rPr>
        <w:t xml:space="preserve"> </w:t>
      </w:r>
      <w:r>
        <w:t>as</w:t>
      </w:r>
      <w:r>
        <w:rPr>
          <w:spacing w:val="-3"/>
        </w:rPr>
        <w:t xml:space="preserve"> </w:t>
      </w:r>
      <w:r>
        <w:t>a</w:t>
      </w:r>
      <w:r>
        <w:rPr>
          <w:spacing w:val="-3"/>
        </w:rPr>
        <w:t xml:space="preserve"> </w:t>
      </w:r>
      <w:r>
        <w:t>supplementary</w:t>
      </w:r>
      <w:r>
        <w:rPr>
          <w:spacing w:val="-3"/>
        </w:rPr>
        <w:t xml:space="preserve"> </w:t>
      </w:r>
      <w:r>
        <w:t>outcome-native</w:t>
      </w:r>
      <w:r>
        <w:rPr>
          <w:spacing w:val="-3"/>
        </w:rPr>
        <w:t xml:space="preserve"> </w:t>
      </w:r>
      <w:r>
        <w:t>ceiling</w:t>
      </w:r>
      <w:r>
        <w:rPr>
          <w:spacing w:val="-3"/>
        </w:rPr>
        <w:t xml:space="preserve"> </w:t>
      </w:r>
      <w:r>
        <w:t>reference</w:t>
      </w:r>
      <w:r>
        <w:rPr>
          <w:spacing w:val="-3"/>
        </w:rPr>
        <w:t xml:space="preserve"> </w:t>
      </w:r>
      <w:r>
        <w:t>and</w:t>
      </w:r>
      <w:r>
        <w:rPr>
          <w:spacing w:val="-3"/>
        </w:rPr>
        <w:t xml:space="preserve"> </w:t>
      </w:r>
      <w:r>
        <w:t>is</w:t>
      </w:r>
      <w:r>
        <w:rPr>
          <w:spacing w:val="-3"/>
        </w:rPr>
        <w:t xml:space="preserve"> </w:t>
      </w:r>
      <w:r>
        <w:t>not</w:t>
      </w:r>
      <w:r>
        <w:rPr>
          <w:spacing w:val="-3"/>
        </w:rPr>
        <w:t xml:space="preserve"> </w:t>
      </w:r>
      <w:r>
        <w:t>treated</w:t>
      </w:r>
      <w:r>
        <w:rPr>
          <w:spacing w:val="-3"/>
        </w:rPr>
        <w:t xml:space="preserve"> </w:t>
      </w:r>
      <w:r>
        <w:t>as</w:t>
      </w:r>
      <w:r>
        <w:rPr>
          <w:spacing w:val="-3"/>
        </w:rPr>
        <w:t xml:space="preserve"> </w:t>
      </w:r>
      <w:r>
        <w:t>a peer social method.</w:t>
      </w:r>
    </w:p>
    <w:p w14:paraId="00DC1E3F" w14:textId="77777777" w:rsidR="00350CFB" w:rsidRDefault="00283FFF">
      <w:pPr>
        <w:pStyle w:val="BodyText"/>
        <w:spacing w:before="23" w:line="396" w:lineRule="auto"/>
        <w:ind w:left="282" w:right="523" w:hanging="8"/>
        <w:jc w:val="both"/>
      </w:pPr>
      <w:r>
        <w:t>The methodological stance follows construct (domain) alignment:</w:t>
      </w:r>
      <w:r>
        <w:rPr>
          <w:spacing w:val="40"/>
        </w:rPr>
        <w:t xml:space="preserve"> </w:t>
      </w:r>
      <w:r>
        <w:t>reputation scores are continu-ous rankings, and validation uses observable wallet-level proxies rather than binary default labels</w:t>
      </w:r>
    </w:p>
    <w:p w14:paraId="00DC1E40" w14:textId="77777777" w:rsidR="00350CFB" w:rsidRDefault="0071403D">
      <w:pPr>
        <w:pStyle w:val="BodyText"/>
        <w:spacing w:before="2" w:line="396" w:lineRule="auto"/>
        <w:ind w:left="273" w:right="522" w:firstLine="8"/>
        <w:jc w:val="both"/>
      </w:pPr>
      <w:hyperlink w:anchor="_bookmark147" w:history="1">
        <w:r>
          <w:rPr>
            <w:vertAlign w:val="superscript"/>
          </w:rPr>
          <w:t>[14]</w:t>
        </w:r>
      </w:hyperlink>
      <w:r>
        <w:rPr>
          <w:vertAlign w:val="superscript"/>
        </w:rPr>
        <w:t>,</w:t>
      </w:r>
      <w:hyperlink w:anchor="_bookmark149" w:history="1">
        <w:r>
          <w:rPr>
            <w:vertAlign w:val="superscript"/>
          </w:rPr>
          <w:t>[16]</w:t>
        </w:r>
      </w:hyperlink>
      <w:r>
        <w:t>.</w:t>
      </w:r>
      <w:r>
        <w:rPr>
          <w:spacing w:val="40"/>
        </w:rPr>
        <w:t xml:space="preserve"> </w:t>
      </w:r>
      <w:r>
        <w:t>In measurement terms, each ranking method is an indicator of an unobserved reputation construct; proxies</w:t>
      </w:r>
      <w:r>
        <w:rPr>
          <w:spacing w:val="-2"/>
        </w:rPr>
        <w:t xml:space="preserve"> </w:t>
      </w:r>
      <w:r>
        <w:t>are</w:t>
      </w:r>
      <w:r>
        <w:rPr>
          <w:spacing w:val="-2"/>
        </w:rPr>
        <w:t xml:space="preserve"> </w:t>
      </w:r>
      <w:r>
        <w:t>alternative</w:t>
      </w:r>
      <w:r>
        <w:rPr>
          <w:spacing w:val="-2"/>
        </w:rPr>
        <w:t xml:space="preserve"> </w:t>
      </w:r>
      <w:r>
        <w:t>indicators</w:t>
      </w:r>
      <w:r>
        <w:rPr>
          <w:spacing w:val="-2"/>
        </w:rPr>
        <w:t xml:space="preserve"> </w:t>
      </w:r>
      <w:r>
        <w:t>chosen</w:t>
      </w:r>
      <w:r>
        <w:rPr>
          <w:spacing w:val="-2"/>
        </w:rPr>
        <w:t xml:space="preserve"> </w:t>
      </w:r>
      <w:r>
        <w:t>for</w:t>
      </w:r>
      <w:r>
        <w:rPr>
          <w:spacing w:val="-2"/>
        </w:rPr>
        <w:t xml:space="preserve"> </w:t>
      </w:r>
      <w:r>
        <w:t>domain</w:t>
      </w:r>
      <w:r>
        <w:rPr>
          <w:spacing w:val="-2"/>
        </w:rPr>
        <w:t xml:space="preserve"> </w:t>
      </w:r>
      <w:r>
        <w:t>intuition</w:t>
      </w:r>
      <w:r>
        <w:rPr>
          <w:spacing w:val="-2"/>
        </w:rPr>
        <w:t xml:space="preserve"> </w:t>
      </w:r>
      <w:r>
        <w:t>(inbound</w:t>
      </w:r>
      <w:r>
        <w:rPr>
          <w:spacing w:val="-2"/>
        </w:rPr>
        <w:t xml:space="preserve"> </w:t>
      </w:r>
      <w:r>
        <w:t>economic</w:t>
      </w:r>
      <w:r>
        <w:rPr>
          <w:spacing w:val="-2"/>
        </w:rPr>
        <w:t xml:space="preserve"> </w:t>
      </w:r>
      <w:r>
        <w:t>activ-ity,</w:t>
      </w:r>
      <w:r>
        <w:rPr>
          <w:spacing w:val="-3"/>
        </w:rPr>
        <w:t xml:space="preserve"> </w:t>
      </w:r>
      <w:r>
        <w:t>received</w:t>
      </w:r>
      <w:r>
        <w:rPr>
          <w:spacing w:val="-4"/>
        </w:rPr>
        <w:t xml:space="preserve"> </w:t>
      </w:r>
      <w:r>
        <w:t>endorsements,</w:t>
      </w:r>
      <w:r>
        <w:rPr>
          <w:spacing w:val="-3"/>
        </w:rPr>
        <w:t xml:space="preserve"> </w:t>
      </w:r>
      <w:r>
        <w:t>risk-avoiding</w:t>
      </w:r>
      <w:r>
        <w:rPr>
          <w:spacing w:val="-4"/>
        </w:rPr>
        <w:t xml:space="preserve"> </w:t>
      </w:r>
      <w:r>
        <w:t>trading</w:t>
      </w:r>
      <w:r>
        <w:rPr>
          <w:spacing w:val="-4"/>
        </w:rPr>
        <w:t xml:space="preserve"> </w:t>
      </w:r>
      <w:r>
        <w:t>behavior,</w:t>
      </w:r>
      <w:r>
        <w:rPr>
          <w:spacing w:val="-3"/>
        </w:rPr>
        <w:t xml:space="preserve"> </w:t>
      </w:r>
      <w:r>
        <w:t>activity</w:t>
      </w:r>
      <w:r>
        <w:rPr>
          <w:spacing w:val="-4"/>
        </w:rPr>
        <w:t xml:space="preserve"> </w:t>
      </w:r>
      <w:r>
        <w:t>stability,</w:t>
      </w:r>
      <w:r>
        <w:rPr>
          <w:spacing w:val="-3"/>
        </w:rPr>
        <w:t xml:space="preserve"> </w:t>
      </w:r>
      <w:r>
        <w:t>and</w:t>
      </w:r>
      <w:r>
        <w:rPr>
          <w:spacing w:val="-4"/>
        </w:rPr>
        <w:t xml:space="preserve"> </w:t>
      </w:r>
      <w:r>
        <w:t>trading</w:t>
      </w:r>
      <w:r>
        <w:rPr>
          <w:spacing w:val="-4"/>
        </w:rPr>
        <w:t xml:space="preserve"> </w:t>
      </w:r>
      <w:r>
        <w:t>success). Alignment</w:t>
      </w:r>
      <w:r>
        <w:rPr>
          <w:spacing w:val="-2"/>
        </w:rPr>
        <w:t xml:space="preserve"> </w:t>
      </w:r>
      <w:r>
        <w:t>statistics</w:t>
      </w:r>
      <w:r>
        <w:rPr>
          <w:spacing w:val="-2"/>
        </w:rPr>
        <w:t xml:space="preserve"> </w:t>
      </w:r>
      <w:r>
        <w:t>ask</w:t>
      </w:r>
      <w:r>
        <w:rPr>
          <w:spacing w:val="-2"/>
        </w:rPr>
        <w:t xml:space="preserve"> </w:t>
      </w:r>
      <w:r>
        <w:t>whether</w:t>
      </w:r>
      <w:r>
        <w:rPr>
          <w:spacing w:val="-2"/>
        </w:rPr>
        <w:t xml:space="preserve"> </w:t>
      </w:r>
      <w:r>
        <w:t>the</w:t>
      </w:r>
      <w:r>
        <w:rPr>
          <w:spacing w:val="-2"/>
        </w:rPr>
        <w:t xml:space="preserve"> </w:t>
      </w:r>
      <w:r>
        <w:t>ordering</w:t>
      </w:r>
      <w:r>
        <w:rPr>
          <w:spacing w:val="-2"/>
        </w:rPr>
        <w:t xml:space="preserve"> </w:t>
      </w:r>
      <w:r>
        <w:t>induced</w:t>
      </w:r>
      <w:r>
        <w:rPr>
          <w:spacing w:val="-2"/>
        </w:rPr>
        <w:t xml:space="preserve"> </w:t>
      </w:r>
      <w:r>
        <w:t>by</w:t>
      </w:r>
      <w:r>
        <w:rPr>
          <w:spacing w:val="-2"/>
        </w:rPr>
        <w:t xml:space="preserve"> </w:t>
      </w:r>
      <w:r>
        <w:t>a</w:t>
      </w:r>
      <w:r>
        <w:rPr>
          <w:spacing w:val="-2"/>
        </w:rPr>
        <w:t xml:space="preserve"> </w:t>
      </w:r>
      <w:r>
        <w:t>method</w:t>
      </w:r>
      <w:r>
        <w:rPr>
          <w:spacing w:val="-2"/>
        </w:rPr>
        <w:t xml:space="preserve"> </w:t>
      </w:r>
      <w:r>
        <w:t>co-varies</w:t>
      </w:r>
      <w:r>
        <w:rPr>
          <w:spacing w:val="-2"/>
        </w:rPr>
        <w:t xml:space="preserve"> </w:t>
      </w:r>
      <w:r>
        <w:t>with</w:t>
      </w:r>
      <w:r>
        <w:rPr>
          <w:spacing w:val="-2"/>
        </w:rPr>
        <w:t xml:space="preserve"> </w:t>
      </w:r>
      <w:r>
        <w:t>the</w:t>
      </w:r>
      <w:r>
        <w:rPr>
          <w:spacing w:val="-2"/>
        </w:rPr>
        <w:t xml:space="preserve"> </w:t>
      </w:r>
      <w:r>
        <w:t>ordering</w:t>
      </w:r>
      <w:r>
        <w:rPr>
          <w:spacing w:val="-2"/>
        </w:rPr>
        <w:t xml:space="preserve"> </w:t>
      </w:r>
      <w:r>
        <w:t>in-duced</w:t>
      </w:r>
      <w:r>
        <w:rPr>
          <w:spacing w:val="-10"/>
        </w:rPr>
        <w:t xml:space="preserve"> </w:t>
      </w:r>
      <w:r>
        <w:t>by</w:t>
      </w:r>
      <w:r>
        <w:rPr>
          <w:spacing w:val="-10"/>
        </w:rPr>
        <w:t xml:space="preserve"> </w:t>
      </w:r>
      <w:r>
        <w:t>each</w:t>
      </w:r>
      <w:r>
        <w:rPr>
          <w:spacing w:val="-10"/>
        </w:rPr>
        <w:t xml:space="preserve"> </w:t>
      </w:r>
      <w:r>
        <w:t>proxy</w:t>
      </w:r>
      <w:r>
        <w:rPr>
          <w:spacing w:val="-10"/>
        </w:rPr>
        <w:t xml:space="preserve"> </w:t>
      </w:r>
      <w:r>
        <w:t>on</w:t>
      </w:r>
      <w:r>
        <w:rPr>
          <w:spacing w:val="-10"/>
        </w:rPr>
        <w:t xml:space="preserve"> </w:t>
      </w:r>
      <w:r>
        <w:t>the</w:t>
      </w:r>
      <w:r>
        <w:rPr>
          <w:spacing w:val="-10"/>
        </w:rPr>
        <w:t xml:space="preserve"> </w:t>
      </w:r>
      <w:r>
        <w:t>same</w:t>
      </w:r>
      <w:r>
        <w:rPr>
          <w:spacing w:val="-10"/>
        </w:rPr>
        <w:t xml:space="preserve"> </w:t>
      </w:r>
      <w:r>
        <w:t>wallets.</w:t>
      </w:r>
      <w:r>
        <w:rPr>
          <w:spacing w:val="12"/>
        </w:rPr>
        <w:t xml:space="preserve"> </w:t>
      </w:r>
      <w:r>
        <w:t>This</w:t>
      </w:r>
      <w:r>
        <w:rPr>
          <w:spacing w:val="-10"/>
        </w:rPr>
        <w:t xml:space="preserve"> </w:t>
      </w:r>
      <w:r>
        <w:t>approach</w:t>
      </w:r>
      <w:r>
        <w:rPr>
          <w:spacing w:val="-10"/>
        </w:rPr>
        <w:t xml:space="preserve"> </w:t>
      </w:r>
      <w:r>
        <w:t>is</w:t>
      </w:r>
      <w:r>
        <w:rPr>
          <w:spacing w:val="-10"/>
        </w:rPr>
        <w:t xml:space="preserve"> </w:t>
      </w:r>
      <w:r>
        <w:t>appropriate</w:t>
      </w:r>
      <w:r>
        <w:rPr>
          <w:spacing w:val="-10"/>
        </w:rPr>
        <w:t xml:space="preserve"> </w:t>
      </w:r>
      <w:r>
        <w:t>when</w:t>
      </w:r>
      <w:r>
        <w:rPr>
          <w:spacing w:val="-10"/>
        </w:rPr>
        <w:t xml:space="preserve"> </w:t>
      </w:r>
      <w:r>
        <w:t>ground-truth</w:t>
      </w:r>
      <w:r>
        <w:rPr>
          <w:spacing w:val="-10"/>
        </w:rPr>
        <w:t xml:space="preserve"> </w:t>
      </w:r>
      <w:r>
        <w:t>loan</w:t>
      </w:r>
      <w:r>
        <w:rPr>
          <w:spacing w:val="-10"/>
        </w:rPr>
        <w:t xml:space="preserve"> </w:t>
      </w:r>
      <w:r>
        <w:t>de-faults</w:t>
      </w:r>
      <w:r>
        <w:rPr>
          <w:spacing w:val="-10"/>
        </w:rPr>
        <w:t xml:space="preserve"> </w:t>
      </w:r>
      <w:r>
        <w:t>are</w:t>
      </w:r>
      <w:r>
        <w:rPr>
          <w:spacing w:val="-10"/>
        </w:rPr>
        <w:t xml:space="preserve"> </w:t>
      </w:r>
      <w:r>
        <w:t>sparse</w:t>
      </w:r>
      <w:r>
        <w:rPr>
          <w:spacing w:val="-10"/>
        </w:rPr>
        <w:t xml:space="preserve"> </w:t>
      </w:r>
      <w:r>
        <w:t>and</w:t>
      </w:r>
      <w:r>
        <w:rPr>
          <w:spacing w:val="-10"/>
        </w:rPr>
        <w:t xml:space="preserve"> </w:t>
      </w:r>
      <w:r>
        <w:t>when</w:t>
      </w:r>
      <w:r>
        <w:rPr>
          <w:spacing w:val="-10"/>
        </w:rPr>
        <w:t xml:space="preserve"> </w:t>
      </w:r>
      <w:r>
        <w:t>the</w:t>
      </w:r>
      <w:r>
        <w:rPr>
          <w:spacing w:val="-10"/>
        </w:rPr>
        <w:t xml:space="preserve"> </w:t>
      </w:r>
      <w:r>
        <w:t>scientific</w:t>
      </w:r>
      <w:r>
        <w:rPr>
          <w:spacing w:val="-10"/>
        </w:rPr>
        <w:t xml:space="preserve"> </w:t>
      </w:r>
      <w:r>
        <w:t>claim</w:t>
      </w:r>
      <w:r>
        <w:rPr>
          <w:spacing w:val="-10"/>
        </w:rPr>
        <w:t xml:space="preserve"> </w:t>
      </w:r>
      <w:r>
        <w:t>is</w:t>
      </w:r>
      <w:r>
        <w:rPr>
          <w:spacing w:val="-10"/>
        </w:rPr>
        <w:t xml:space="preserve"> </w:t>
      </w:r>
      <w:r>
        <w:t>comparative—EndorseRank</w:t>
      </w:r>
      <w:r>
        <w:rPr>
          <w:spacing w:val="-10"/>
        </w:rPr>
        <w:t xml:space="preserve"> </w:t>
      </w:r>
      <w:r>
        <w:t>versus</w:t>
      </w:r>
      <w:r>
        <w:rPr>
          <w:spacing w:val="-10"/>
        </w:rPr>
        <w:t xml:space="preserve"> </w:t>
      </w:r>
      <w:r>
        <w:t>AWP—rather than absolute prediction of an external credit bureau label.</w:t>
      </w:r>
    </w:p>
    <w:p w14:paraId="00DC1E41" w14:textId="77777777" w:rsidR="00350CFB" w:rsidRDefault="00283FFF">
      <w:pPr>
        <w:pStyle w:val="BodyText"/>
        <w:spacing w:before="22" w:line="396" w:lineRule="auto"/>
        <w:ind w:left="273" w:right="522"/>
        <w:jc w:val="both"/>
      </w:pPr>
      <w:r>
        <w:t>All procedures operate on publicly available blockchain logs within a fixed observation window, with</w:t>
      </w:r>
      <w:r>
        <w:rPr>
          <w:spacing w:val="-7"/>
        </w:rPr>
        <w:t xml:space="preserve"> </w:t>
      </w:r>
      <w:r>
        <w:t>deterministic</w:t>
      </w:r>
      <w:r>
        <w:rPr>
          <w:spacing w:val="-7"/>
        </w:rPr>
        <w:t xml:space="preserve"> </w:t>
      </w:r>
      <w:r>
        <w:t>seeds</w:t>
      </w:r>
      <w:r>
        <w:rPr>
          <w:spacing w:val="-7"/>
        </w:rPr>
        <w:t xml:space="preserve"> </w:t>
      </w:r>
      <w:r>
        <w:t>and</w:t>
      </w:r>
      <w:r>
        <w:rPr>
          <w:spacing w:val="-7"/>
        </w:rPr>
        <w:t xml:space="preserve"> </w:t>
      </w:r>
      <w:r>
        <w:t>an</w:t>
      </w:r>
      <w:r>
        <w:rPr>
          <w:spacing w:val="-7"/>
        </w:rPr>
        <w:t xml:space="preserve"> </w:t>
      </w:r>
      <w:r>
        <w:t>open</w:t>
      </w:r>
      <w:r>
        <w:rPr>
          <w:spacing w:val="-7"/>
        </w:rPr>
        <w:t xml:space="preserve"> </w:t>
      </w:r>
      <w:r>
        <w:t>evaluation</w:t>
      </w:r>
      <w:r>
        <w:rPr>
          <w:spacing w:val="-7"/>
        </w:rPr>
        <w:t xml:space="preserve"> </w:t>
      </w:r>
      <w:r>
        <w:t>pipeline</w:t>
      </w:r>
      <w:r>
        <w:rPr>
          <w:spacing w:val="-7"/>
        </w:rPr>
        <w:t xml:space="preserve"> </w:t>
      </w:r>
      <w:r>
        <w:t>so</w:t>
      </w:r>
      <w:r>
        <w:rPr>
          <w:spacing w:val="-7"/>
        </w:rPr>
        <w:t xml:space="preserve"> </w:t>
      </w:r>
      <w:r>
        <w:t>that</w:t>
      </w:r>
      <w:r>
        <w:rPr>
          <w:spacing w:val="-7"/>
        </w:rPr>
        <w:t xml:space="preserve"> </w:t>
      </w:r>
      <w:r>
        <w:t>reported</w:t>
      </w:r>
      <w:r>
        <w:rPr>
          <w:spacing w:val="-7"/>
        </w:rPr>
        <w:t xml:space="preserve"> </w:t>
      </w:r>
      <w:r>
        <w:t>tables</w:t>
      </w:r>
      <w:r>
        <w:rPr>
          <w:spacing w:val="-7"/>
        </w:rPr>
        <w:t xml:space="preserve"> </w:t>
      </w:r>
      <w:r>
        <w:t>can</w:t>
      </w:r>
      <w:r>
        <w:rPr>
          <w:spacing w:val="-7"/>
        </w:rPr>
        <w:t xml:space="preserve"> </w:t>
      </w:r>
      <w:r>
        <w:t>be</w:t>
      </w:r>
      <w:r>
        <w:rPr>
          <w:spacing w:val="-7"/>
        </w:rPr>
        <w:t xml:space="preserve"> </w:t>
      </w:r>
      <w:r>
        <w:t>regenerated from</w:t>
      </w:r>
      <w:r>
        <w:rPr>
          <w:spacing w:val="-14"/>
        </w:rPr>
        <w:t xml:space="preserve"> </w:t>
      </w:r>
      <w:r>
        <w:t>cached</w:t>
      </w:r>
      <w:r>
        <w:rPr>
          <w:spacing w:val="-14"/>
        </w:rPr>
        <w:t xml:space="preserve"> </w:t>
      </w:r>
      <w:r>
        <w:t>parquet.</w:t>
      </w:r>
      <w:r>
        <w:rPr>
          <w:spacing w:val="13"/>
        </w:rPr>
        <w:t xml:space="preserve"> </w:t>
      </w:r>
      <w:r>
        <w:t>The</w:t>
      </w:r>
      <w:r>
        <w:rPr>
          <w:spacing w:val="-14"/>
        </w:rPr>
        <w:t xml:space="preserve"> </w:t>
      </w:r>
      <w:r>
        <w:t>chapter</w:t>
      </w:r>
      <w:r>
        <w:rPr>
          <w:spacing w:val="-14"/>
        </w:rPr>
        <w:t xml:space="preserve"> </w:t>
      </w:r>
      <w:r>
        <w:t>is</w:t>
      </w:r>
      <w:r>
        <w:rPr>
          <w:spacing w:val="-14"/>
        </w:rPr>
        <w:t xml:space="preserve"> </w:t>
      </w:r>
      <w:r>
        <w:t>organized</w:t>
      </w:r>
      <w:r>
        <w:rPr>
          <w:spacing w:val="-15"/>
        </w:rPr>
        <w:t xml:space="preserve"> </w:t>
      </w:r>
      <w:r>
        <w:t>to</w:t>
      </w:r>
      <w:r>
        <w:rPr>
          <w:spacing w:val="-14"/>
        </w:rPr>
        <w:t xml:space="preserve"> </w:t>
      </w:r>
      <w:r>
        <w:t>move</w:t>
      </w:r>
      <w:r>
        <w:rPr>
          <w:spacing w:val="-14"/>
        </w:rPr>
        <w:t xml:space="preserve"> </w:t>
      </w:r>
      <w:r>
        <w:t>from</w:t>
      </w:r>
      <w:r>
        <w:rPr>
          <w:spacing w:val="-14"/>
        </w:rPr>
        <w:t xml:space="preserve"> </w:t>
      </w:r>
      <w:r>
        <w:t>symbols</w:t>
      </w:r>
      <w:r>
        <w:rPr>
          <w:spacing w:val="-14"/>
        </w:rPr>
        <w:t xml:space="preserve"> </w:t>
      </w:r>
      <w:r>
        <w:t>and</w:t>
      </w:r>
      <w:r>
        <w:rPr>
          <w:spacing w:val="-14"/>
        </w:rPr>
        <w:t xml:space="preserve"> </w:t>
      </w:r>
      <w:r>
        <w:t>data</w:t>
      </w:r>
      <w:r>
        <w:rPr>
          <w:spacing w:val="-14"/>
        </w:rPr>
        <w:t xml:space="preserve"> </w:t>
      </w:r>
      <w:r>
        <w:t>acquisition,</w:t>
      </w:r>
      <w:r>
        <w:rPr>
          <w:spacing w:val="-12"/>
        </w:rPr>
        <w:t xml:space="preserve"> </w:t>
      </w:r>
      <w:r>
        <w:t xml:space="preserve">through graph and proxy formalisms, to evaluation statistics, computational protocol, and research ethics. Readers primarily interested in empirical outcomes may skim Sections </w:t>
      </w:r>
      <w:hyperlink w:anchor="_bookmark49" w:history="1">
        <w:r>
          <w:t>3.1</w:t>
        </w:r>
      </w:hyperlink>
      <w:r>
        <w:t>–</w:t>
      </w:r>
      <w:hyperlink w:anchor="_bookmark58" w:history="1">
        <w:r>
          <w:t>3.5</w:t>
        </w:r>
      </w:hyperlink>
      <w:r>
        <w:t xml:space="preserve"> and focus on Sec-tions </w:t>
      </w:r>
      <w:hyperlink w:anchor="_bookmark59" w:history="1">
        <w:r>
          <w:t>3.6</w:t>
        </w:r>
      </w:hyperlink>
      <w:r>
        <w:t>–</w:t>
      </w:r>
      <w:hyperlink w:anchor="_bookmark71" w:history="1">
        <w:r>
          <w:t>3.10</w:t>
        </w:r>
      </w:hyperlink>
      <w:r>
        <w:t>; readers implementing a replication should follow the full pipeline description and</w:t>
      </w:r>
    </w:p>
    <w:p w14:paraId="00DC1E42" w14:textId="77777777" w:rsidR="00350CFB" w:rsidRDefault="00350CFB">
      <w:pPr>
        <w:pStyle w:val="BodyText"/>
        <w:spacing w:line="396" w:lineRule="auto"/>
        <w:jc w:val="both"/>
        <w:sectPr w:rsidR="00350CFB">
          <w:pgSz w:w="11910" w:h="16840"/>
          <w:pgMar w:top="1920" w:right="708" w:bottom="2300" w:left="992" w:header="0" w:footer="2115" w:gutter="0"/>
          <w:cols w:space="720"/>
        </w:sectPr>
      </w:pPr>
    </w:p>
    <w:p w14:paraId="00DC1E43" w14:textId="77777777" w:rsidR="00350CFB" w:rsidRDefault="00283FFF">
      <w:pPr>
        <w:pStyle w:val="BodyText"/>
        <w:spacing w:before="72"/>
        <w:ind w:left="282"/>
      </w:pPr>
      <w:r>
        <w:lastRenderedPageBreak/>
        <w:t>Section</w:t>
      </w:r>
      <w:r>
        <w:rPr>
          <w:spacing w:val="-9"/>
        </w:rPr>
        <w:t xml:space="preserve"> </w:t>
      </w:r>
      <w:hyperlink w:anchor="_bookmark74" w:history="1">
        <w:r>
          <w:rPr>
            <w:spacing w:val="-2"/>
          </w:rPr>
          <w:t>3.13</w:t>
        </w:r>
      </w:hyperlink>
      <w:r>
        <w:rPr>
          <w:spacing w:val="-2"/>
        </w:rPr>
        <w:t>.</w:t>
      </w:r>
    </w:p>
    <w:p w14:paraId="00DC1E44" w14:textId="77777777" w:rsidR="00350CFB" w:rsidRDefault="00283FFF">
      <w:pPr>
        <w:pStyle w:val="BodyText"/>
        <w:spacing w:before="194"/>
        <w:ind w:left="282"/>
      </w:pPr>
      <w:r>
        <w:t>Four</w:t>
      </w:r>
      <w:r>
        <w:rPr>
          <w:spacing w:val="-11"/>
        </w:rPr>
        <w:t xml:space="preserve"> </w:t>
      </w:r>
      <w:r>
        <w:t>principles</w:t>
      </w:r>
      <w:r>
        <w:rPr>
          <w:spacing w:val="-10"/>
        </w:rPr>
        <w:t xml:space="preserve"> </w:t>
      </w:r>
      <w:r>
        <w:t>govern</w:t>
      </w:r>
      <w:r>
        <w:rPr>
          <w:spacing w:val="-10"/>
        </w:rPr>
        <w:t xml:space="preserve"> </w:t>
      </w:r>
      <w:r>
        <w:t>every</w:t>
      </w:r>
      <w:r>
        <w:rPr>
          <w:spacing w:val="-10"/>
        </w:rPr>
        <w:t xml:space="preserve"> </w:t>
      </w:r>
      <w:r>
        <w:t>operational</w:t>
      </w:r>
      <w:r>
        <w:rPr>
          <w:spacing w:val="-10"/>
        </w:rPr>
        <w:t xml:space="preserve"> </w:t>
      </w:r>
      <w:r>
        <w:rPr>
          <w:spacing w:val="-2"/>
        </w:rPr>
        <w:t>choice.</w:t>
      </w:r>
    </w:p>
    <w:p w14:paraId="00DC1E45" w14:textId="77777777" w:rsidR="00350CFB" w:rsidRDefault="00283FFF">
      <w:pPr>
        <w:pStyle w:val="ListParagraph"/>
        <w:numPr>
          <w:ilvl w:val="0"/>
          <w:numId w:val="19"/>
        </w:numPr>
        <w:tabs>
          <w:tab w:val="left" w:pos="806"/>
          <w:tab w:val="left" w:pos="808"/>
        </w:tabs>
        <w:spacing w:before="240" w:line="396" w:lineRule="auto"/>
        <w:ind w:right="564"/>
        <w:jc w:val="both"/>
        <w:rPr>
          <w:sz w:val="24"/>
        </w:rPr>
      </w:pPr>
      <w:r>
        <w:rPr>
          <w:b/>
          <w:sz w:val="24"/>
        </w:rPr>
        <w:t>Same-seed comparability:</w:t>
      </w:r>
      <w:r>
        <w:rPr>
          <w:b/>
          <w:spacing w:val="40"/>
          <w:sz w:val="24"/>
        </w:rPr>
        <w:t xml:space="preserve"> </w:t>
      </w:r>
      <w:r>
        <w:rPr>
          <w:sz w:val="24"/>
        </w:rPr>
        <w:t>EndorseRank and AWP are always scored on identical wallet sets so that differences cannot be attributed to sampling inconsistency.</w:t>
      </w:r>
    </w:p>
    <w:p w14:paraId="00DC1E46" w14:textId="77777777" w:rsidR="00350CFB" w:rsidRDefault="00283FFF">
      <w:pPr>
        <w:pStyle w:val="ListParagraph"/>
        <w:numPr>
          <w:ilvl w:val="0"/>
          <w:numId w:val="19"/>
        </w:numPr>
        <w:tabs>
          <w:tab w:val="left" w:pos="806"/>
          <w:tab w:val="left" w:pos="808"/>
        </w:tabs>
        <w:spacing w:before="39" w:line="396" w:lineRule="auto"/>
        <w:ind w:right="524"/>
        <w:jc w:val="both"/>
        <w:rPr>
          <w:sz w:val="24"/>
        </w:rPr>
      </w:pPr>
      <w:r>
        <w:rPr>
          <w:b/>
          <w:sz w:val="24"/>
        </w:rPr>
        <w:t>Pre-registration by configuration:</w:t>
      </w:r>
      <w:r>
        <w:rPr>
          <w:b/>
          <w:spacing w:val="27"/>
          <w:sz w:val="24"/>
        </w:rPr>
        <w:t xml:space="preserve"> </w:t>
      </w:r>
      <w:r>
        <w:rPr>
          <w:sz w:val="24"/>
        </w:rPr>
        <w:t>observation window, topic hashes, damping, decay pa-</w:t>
      </w:r>
      <w:r>
        <w:rPr>
          <w:spacing w:val="-2"/>
          <w:sz w:val="24"/>
        </w:rPr>
        <w:t>rameters, minimum</w:t>
      </w:r>
      <w:r>
        <w:rPr>
          <w:spacing w:val="-7"/>
          <w:sz w:val="24"/>
        </w:rPr>
        <w:t xml:space="preserve"> </w:t>
      </w:r>
      <w:r>
        <w:rPr>
          <w:spacing w:val="-2"/>
          <w:sz w:val="24"/>
        </w:rPr>
        <w:t>closes, and</w:t>
      </w:r>
      <w:r>
        <w:rPr>
          <w:spacing w:val="-7"/>
          <w:sz w:val="24"/>
        </w:rPr>
        <w:t xml:space="preserve"> </w:t>
      </w:r>
      <w:r>
        <w:rPr>
          <w:spacing w:val="-2"/>
          <w:sz w:val="24"/>
        </w:rPr>
        <w:t>benchmark</w:t>
      </w:r>
      <w:r>
        <w:rPr>
          <w:spacing w:val="-7"/>
          <w:sz w:val="24"/>
        </w:rPr>
        <w:t xml:space="preserve"> </w:t>
      </w:r>
      <w:r>
        <w:rPr>
          <w:spacing w:val="-2"/>
          <w:sz w:val="24"/>
        </w:rPr>
        <w:t>seeds</w:t>
      </w:r>
      <w:r>
        <w:rPr>
          <w:spacing w:val="-7"/>
          <w:sz w:val="24"/>
        </w:rPr>
        <w:t xml:space="preserve"> </w:t>
      </w:r>
      <w:r>
        <w:rPr>
          <w:spacing w:val="-2"/>
          <w:sz w:val="24"/>
        </w:rPr>
        <w:t>are</w:t>
      </w:r>
      <w:r>
        <w:rPr>
          <w:spacing w:val="-7"/>
          <w:sz w:val="24"/>
        </w:rPr>
        <w:t xml:space="preserve"> </w:t>
      </w:r>
      <w:r>
        <w:rPr>
          <w:spacing w:val="-2"/>
          <w:sz w:val="24"/>
        </w:rPr>
        <w:t>fixed</w:t>
      </w:r>
      <w:r>
        <w:rPr>
          <w:spacing w:val="-7"/>
          <w:sz w:val="24"/>
        </w:rPr>
        <w:t xml:space="preserve"> </w:t>
      </w:r>
      <w:r>
        <w:rPr>
          <w:spacing w:val="-2"/>
          <w:sz w:val="24"/>
        </w:rPr>
        <w:t>in</w:t>
      </w:r>
      <w:r>
        <w:rPr>
          <w:spacing w:val="-7"/>
          <w:sz w:val="24"/>
        </w:rPr>
        <w:t xml:space="preserve"> </w:t>
      </w:r>
      <w:r>
        <w:rPr>
          <w:spacing w:val="-2"/>
          <w:sz w:val="24"/>
        </w:rPr>
        <w:t>configuration</w:t>
      </w:r>
      <w:r>
        <w:rPr>
          <w:spacing w:val="-7"/>
          <w:sz w:val="24"/>
        </w:rPr>
        <w:t xml:space="preserve"> </w:t>
      </w:r>
      <w:r>
        <w:rPr>
          <w:spacing w:val="-2"/>
          <w:sz w:val="24"/>
        </w:rPr>
        <w:t>before</w:t>
      </w:r>
      <w:r>
        <w:rPr>
          <w:spacing w:val="-7"/>
          <w:sz w:val="24"/>
        </w:rPr>
        <w:t xml:space="preserve"> </w:t>
      </w:r>
      <w:r>
        <w:rPr>
          <w:spacing w:val="-2"/>
          <w:sz w:val="24"/>
        </w:rPr>
        <w:t>interpreting results.</w:t>
      </w:r>
    </w:p>
    <w:p w14:paraId="00DC1E47" w14:textId="77777777" w:rsidR="00350CFB" w:rsidRDefault="00283FFF">
      <w:pPr>
        <w:pStyle w:val="ListParagraph"/>
        <w:numPr>
          <w:ilvl w:val="0"/>
          <w:numId w:val="19"/>
        </w:numPr>
        <w:tabs>
          <w:tab w:val="left" w:pos="806"/>
          <w:tab w:val="left" w:pos="808"/>
        </w:tabs>
        <w:spacing w:before="40" w:line="396" w:lineRule="auto"/>
        <w:ind w:right="544"/>
        <w:jc w:val="both"/>
        <w:rPr>
          <w:sz w:val="24"/>
        </w:rPr>
      </w:pPr>
      <w:r>
        <w:rPr>
          <w:b/>
          <w:sz w:val="24"/>
        </w:rPr>
        <w:t>Separation of construction and timing:</w:t>
      </w:r>
      <w:r>
        <w:rPr>
          <w:b/>
          <w:spacing w:val="35"/>
          <w:sz w:val="24"/>
        </w:rPr>
        <w:t xml:space="preserve"> </w:t>
      </w:r>
      <w:r>
        <w:rPr>
          <w:sz w:val="24"/>
        </w:rPr>
        <w:t>graph construction is performed once per cohort; computational benchmarks time only the PageRank solve.</w:t>
      </w:r>
    </w:p>
    <w:p w14:paraId="00DC1E48" w14:textId="77777777" w:rsidR="00350CFB" w:rsidRDefault="00283FFF">
      <w:pPr>
        <w:pStyle w:val="ListParagraph"/>
        <w:numPr>
          <w:ilvl w:val="0"/>
          <w:numId w:val="19"/>
        </w:numPr>
        <w:tabs>
          <w:tab w:val="left" w:pos="806"/>
          <w:tab w:val="left" w:pos="808"/>
        </w:tabs>
        <w:spacing w:before="39" w:line="396" w:lineRule="auto"/>
        <w:ind w:right="525"/>
        <w:jc w:val="both"/>
        <w:rPr>
          <w:sz w:val="24"/>
        </w:rPr>
      </w:pPr>
      <w:r>
        <w:rPr>
          <w:b/>
          <w:sz w:val="24"/>
        </w:rPr>
        <w:t>Primary</w:t>
      </w:r>
      <w:r>
        <w:rPr>
          <w:b/>
          <w:spacing w:val="-1"/>
          <w:sz w:val="24"/>
        </w:rPr>
        <w:t xml:space="preserve"> </w:t>
      </w:r>
      <w:r>
        <w:rPr>
          <w:b/>
          <w:sz w:val="24"/>
        </w:rPr>
        <w:t>versus</w:t>
      </w:r>
      <w:r>
        <w:rPr>
          <w:b/>
          <w:spacing w:val="-1"/>
          <w:sz w:val="24"/>
        </w:rPr>
        <w:t xml:space="preserve"> </w:t>
      </w:r>
      <w:r>
        <w:rPr>
          <w:b/>
          <w:sz w:val="24"/>
        </w:rPr>
        <w:t>supplementary</w:t>
      </w:r>
      <w:r>
        <w:rPr>
          <w:b/>
          <w:spacing w:val="-1"/>
          <w:sz w:val="24"/>
        </w:rPr>
        <w:t xml:space="preserve"> </w:t>
      </w:r>
      <w:r>
        <w:rPr>
          <w:b/>
          <w:sz w:val="24"/>
        </w:rPr>
        <w:t xml:space="preserve">scope: </w:t>
      </w:r>
      <w:r>
        <w:rPr>
          <w:sz w:val="24"/>
        </w:rPr>
        <w:t>claims</w:t>
      </w:r>
      <w:r>
        <w:rPr>
          <w:spacing w:val="-1"/>
          <w:sz w:val="24"/>
        </w:rPr>
        <w:t xml:space="preserve"> </w:t>
      </w:r>
      <w:r>
        <w:rPr>
          <w:sz w:val="24"/>
        </w:rPr>
        <w:t>C1–C4</w:t>
      </w:r>
      <w:r>
        <w:rPr>
          <w:spacing w:val="-1"/>
          <w:sz w:val="24"/>
        </w:rPr>
        <w:t xml:space="preserve"> </w:t>
      </w:r>
      <w:r>
        <w:rPr>
          <w:sz w:val="24"/>
        </w:rPr>
        <w:t>and</w:t>
      </w:r>
      <w:r>
        <w:rPr>
          <w:spacing w:val="-1"/>
          <w:sz w:val="24"/>
        </w:rPr>
        <w:t xml:space="preserve"> </w:t>
      </w:r>
      <w:r>
        <w:rPr>
          <w:sz w:val="24"/>
        </w:rPr>
        <w:t>hypotheses</w:t>
      </w:r>
      <w:r>
        <w:rPr>
          <w:spacing w:val="-1"/>
          <w:sz w:val="24"/>
        </w:rPr>
        <w:t xml:space="preserve"> </w:t>
      </w:r>
      <w:r>
        <w:rPr>
          <w:sz w:val="24"/>
        </w:rPr>
        <w:t>H1–H3</w:t>
      </w:r>
      <w:r>
        <w:rPr>
          <w:spacing w:val="-1"/>
          <w:sz w:val="24"/>
        </w:rPr>
        <w:t xml:space="preserve"> </w:t>
      </w:r>
      <w:r>
        <w:rPr>
          <w:sz w:val="24"/>
        </w:rPr>
        <w:t>concern</w:t>
      </w:r>
      <w:r>
        <w:rPr>
          <w:spacing w:val="-1"/>
          <w:sz w:val="24"/>
        </w:rPr>
        <w:t xml:space="preserve"> </w:t>
      </w:r>
      <w:r>
        <w:rPr>
          <w:sz w:val="24"/>
        </w:rPr>
        <w:t>En-dorseRank and AWP; GF-PR enters only SRQ1 as an outcome-native ceiling.</w:t>
      </w:r>
    </w:p>
    <w:p w14:paraId="00DC1E49" w14:textId="77777777" w:rsidR="00350CFB" w:rsidRDefault="00350CFB">
      <w:pPr>
        <w:pStyle w:val="BodyText"/>
        <w:spacing w:before="160"/>
      </w:pPr>
    </w:p>
    <w:p w14:paraId="00DC1E4A" w14:textId="77777777" w:rsidR="00350CFB" w:rsidRDefault="00283FFF">
      <w:pPr>
        <w:pStyle w:val="Heading2"/>
        <w:numPr>
          <w:ilvl w:val="1"/>
          <w:numId w:val="26"/>
        </w:numPr>
        <w:tabs>
          <w:tab w:val="left" w:pos="783"/>
        </w:tabs>
        <w:ind w:left="783" w:hanging="501"/>
      </w:pPr>
      <w:bookmarkStart w:id="159" w:name="Notation"/>
      <w:bookmarkStart w:id="160" w:name="_bookmark49"/>
      <w:bookmarkEnd w:id="159"/>
      <w:bookmarkEnd w:id="160"/>
      <w:r>
        <w:rPr>
          <w:spacing w:val="-2"/>
        </w:rPr>
        <w:t>Notation</w:t>
      </w:r>
    </w:p>
    <w:p w14:paraId="00DC1E4B" w14:textId="77777777" w:rsidR="00350CFB" w:rsidRDefault="00350CFB">
      <w:pPr>
        <w:pStyle w:val="BodyText"/>
        <w:spacing w:before="24"/>
        <w:rPr>
          <w:b/>
          <w:sz w:val="28"/>
        </w:rPr>
      </w:pPr>
    </w:p>
    <w:p w14:paraId="00DC1E4C" w14:textId="77777777" w:rsidR="00350CFB" w:rsidRDefault="00283FFF">
      <w:pPr>
        <w:pStyle w:val="BodyText"/>
        <w:spacing w:line="396" w:lineRule="auto"/>
        <w:ind w:left="273" w:right="540" w:firstLine="1"/>
        <w:jc w:val="both"/>
      </w:pPr>
      <w:r>
        <w:t>Table</w:t>
      </w:r>
      <w:r>
        <w:rPr>
          <w:spacing w:val="18"/>
        </w:rPr>
        <w:t xml:space="preserve"> </w:t>
      </w:r>
      <w:hyperlink w:anchor="_bookmark51" w:history="1">
        <w:r>
          <w:t>3.1</w:t>
        </w:r>
      </w:hyperlink>
      <w:r>
        <w:rPr>
          <w:spacing w:val="18"/>
        </w:rPr>
        <w:t xml:space="preserve"> </w:t>
      </w:r>
      <w:r>
        <w:t>summarizes</w:t>
      </w:r>
      <w:r>
        <w:rPr>
          <w:spacing w:val="18"/>
        </w:rPr>
        <w:t xml:space="preserve"> </w:t>
      </w:r>
      <w:r>
        <w:t>the</w:t>
      </w:r>
      <w:r>
        <w:rPr>
          <w:spacing w:val="18"/>
        </w:rPr>
        <w:t xml:space="preserve"> </w:t>
      </w:r>
      <w:r>
        <w:t>operational</w:t>
      </w:r>
      <w:r>
        <w:rPr>
          <w:spacing w:val="18"/>
        </w:rPr>
        <w:t xml:space="preserve"> </w:t>
      </w:r>
      <w:r>
        <w:t>symbols</w:t>
      </w:r>
      <w:r>
        <w:rPr>
          <w:spacing w:val="18"/>
        </w:rPr>
        <w:t xml:space="preserve"> </w:t>
      </w:r>
      <w:r>
        <w:t>used</w:t>
      </w:r>
      <w:r>
        <w:rPr>
          <w:spacing w:val="18"/>
        </w:rPr>
        <w:t xml:space="preserve"> </w:t>
      </w:r>
      <w:r>
        <w:t>throughout</w:t>
      </w:r>
      <w:r>
        <w:rPr>
          <w:spacing w:val="18"/>
        </w:rPr>
        <w:t xml:space="preserve"> </w:t>
      </w:r>
      <w:r>
        <w:t>this</w:t>
      </w:r>
      <w:r>
        <w:rPr>
          <w:spacing w:val="18"/>
        </w:rPr>
        <w:t xml:space="preserve"> </w:t>
      </w:r>
      <w:r>
        <w:t>chapter</w:t>
      </w:r>
      <w:r>
        <w:rPr>
          <w:spacing w:val="18"/>
        </w:rPr>
        <w:t xml:space="preserve"> </w:t>
      </w:r>
      <w:r>
        <w:t>and</w:t>
      </w:r>
      <w:r>
        <w:rPr>
          <w:spacing w:val="18"/>
        </w:rPr>
        <w:t xml:space="preserve"> </w:t>
      </w:r>
      <w:r>
        <w:t>in</w:t>
      </w:r>
      <w:r>
        <w:rPr>
          <w:spacing w:val="18"/>
        </w:rPr>
        <w:t xml:space="preserve"> </w:t>
      </w:r>
      <w:r>
        <w:t>Chapters</w:t>
      </w:r>
      <w:r>
        <w:rPr>
          <w:spacing w:val="18"/>
        </w:rPr>
        <w:t xml:space="preserve"> </w:t>
      </w:r>
      <w:hyperlink w:anchor="_bookmark84" w:history="1">
        <w:r>
          <w:t>4</w:t>
        </w:r>
      </w:hyperlink>
      <w:r>
        <w:t>–</w:t>
      </w:r>
      <w:hyperlink w:anchor="_bookmark114" w:history="1">
        <w:r>
          <w:t>5</w:t>
        </w:r>
      </w:hyperlink>
      <w:r>
        <w:t xml:space="preserve"> (a compact front-matter summary appears in Table </w:t>
      </w:r>
      <w:hyperlink w:anchor="_bookmark3" w:history="1">
        <w:r>
          <w:t>2</w:t>
        </w:r>
      </w:hyperlink>
      <w:r>
        <w:t>).</w:t>
      </w:r>
      <w:r>
        <w:rPr>
          <w:spacing w:val="40"/>
        </w:rPr>
        <w:t xml:space="preserve"> </w:t>
      </w:r>
      <w:r>
        <w:t>Vectors are bold; sets are calligraphic when helpful.</w:t>
      </w:r>
      <w:r>
        <w:rPr>
          <w:spacing w:val="31"/>
        </w:rPr>
        <w:t xml:space="preserve"> </w:t>
      </w:r>
      <w:r>
        <w:t xml:space="preserve">Wallet addresses are treated as opaque identifiers and are never linked to off-chain </w:t>
      </w:r>
      <w:r>
        <w:rPr>
          <w:spacing w:val="-2"/>
        </w:rPr>
        <w:t>identities.</w:t>
      </w:r>
    </w:p>
    <w:p w14:paraId="00DC1E4D" w14:textId="77777777" w:rsidR="00350CFB" w:rsidRDefault="00283FFF">
      <w:pPr>
        <w:pStyle w:val="BodyText"/>
        <w:spacing w:before="18"/>
        <w:ind w:left="282"/>
        <w:jc w:val="both"/>
      </w:pPr>
      <w:r>
        <w:t>Unless</w:t>
      </w:r>
      <w:r>
        <w:rPr>
          <w:spacing w:val="-7"/>
        </w:rPr>
        <w:t xml:space="preserve"> </w:t>
      </w:r>
      <w:r>
        <w:t>otherwise</w:t>
      </w:r>
      <w:r>
        <w:rPr>
          <w:spacing w:val="-6"/>
        </w:rPr>
        <w:t xml:space="preserve"> </w:t>
      </w:r>
      <w:r>
        <w:t>stated,</w:t>
      </w:r>
      <w:r>
        <w:rPr>
          <w:spacing w:val="-7"/>
        </w:rPr>
        <w:t xml:space="preserve"> </w:t>
      </w:r>
      <w:r>
        <w:t>PageRank</w:t>
      </w:r>
      <w:r>
        <w:rPr>
          <w:spacing w:val="-6"/>
        </w:rPr>
        <w:t xml:space="preserve"> </w:t>
      </w:r>
      <w:r>
        <w:t>is</w:t>
      </w:r>
      <w:r>
        <w:rPr>
          <w:spacing w:val="-7"/>
        </w:rPr>
        <w:t xml:space="preserve"> </w:t>
      </w:r>
      <w:r>
        <w:t>the</w:t>
      </w:r>
      <w:r>
        <w:rPr>
          <w:spacing w:val="-6"/>
        </w:rPr>
        <w:t xml:space="preserve"> </w:t>
      </w:r>
      <w:r>
        <w:t>weighted</w:t>
      </w:r>
      <w:r>
        <w:rPr>
          <w:spacing w:val="-7"/>
        </w:rPr>
        <w:t xml:space="preserve"> </w:t>
      </w:r>
      <w:r>
        <w:t>formulation</w:t>
      </w:r>
      <w:r>
        <w:rPr>
          <w:spacing w:val="-6"/>
        </w:rPr>
        <w:t xml:space="preserve"> </w:t>
      </w:r>
      <w:r>
        <w:t>of</w:t>
      </w:r>
      <w:r>
        <w:rPr>
          <w:spacing w:val="-7"/>
        </w:rPr>
        <w:t xml:space="preserve"> </w:t>
      </w:r>
      <w:r>
        <w:t>Page</w:t>
      </w:r>
      <w:r>
        <w:rPr>
          <w:spacing w:val="-6"/>
        </w:rPr>
        <w:t xml:space="preserve"> </w:t>
      </w:r>
      <w:r>
        <w:t>et</w:t>
      </w:r>
      <w:r>
        <w:rPr>
          <w:spacing w:val="-7"/>
        </w:rPr>
        <w:t xml:space="preserve"> </w:t>
      </w:r>
      <w:r>
        <w:t>al.</w:t>
      </w:r>
      <w:hyperlink w:anchor="_bookmark182" w:history="1">
        <w:r>
          <w:rPr>
            <w:vertAlign w:val="superscript"/>
          </w:rPr>
          <w:t>[49]</w:t>
        </w:r>
      </w:hyperlink>
      <w:r>
        <w:t>:</w:t>
      </w:r>
      <w:r>
        <w:rPr>
          <w:spacing w:val="12"/>
        </w:rPr>
        <w:t xml:space="preserve"> </w:t>
      </w:r>
      <w:r>
        <w:t>at</w:t>
      </w:r>
      <w:r>
        <w:rPr>
          <w:spacing w:val="-6"/>
        </w:rPr>
        <w:t xml:space="preserve"> </w:t>
      </w:r>
      <w:r>
        <w:t>iteration</w:t>
      </w:r>
      <w:r>
        <w:rPr>
          <w:spacing w:val="-7"/>
        </w:rPr>
        <w:t xml:space="preserve"> </w:t>
      </w:r>
      <w:r>
        <w:rPr>
          <w:i/>
          <w:spacing w:val="-5"/>
        </w:rPr>
        <w:t>t</w:t>
      </w:r>
      <w:r>
        <w:rPr>
          <w:spacing w:val="-5"/>
        </w:rPr>
        <w:t>,</w:t>
      </w:r>
    </w:p>
    <w:p w14:paraId="00DC1E4E" w14:textId="77777777" w:rsidR="00350CFB" w:rsidRDefault="00350CFB">
      <w:pPr>
        <w:pStyle w:val="BodyText"/>
        <w:spacing w:before="92"/>
      </w:pPr>
    </w:p>
    <w:p w14:paraId="00DC1E4F" w14:textId="77777777" w:rsidR="00350CFB" w:rsidRPr="008D30C5" w:rsidRDefault="00283FFF">
      <w:pPr>
        <w:tabs>
          <w:tab w:val="left" w:pos="9196"/>
        </w:tabs>
        <w:spacing w:before="1"/>
        <w:ind w:left="273" w:firstLine="2349"/>
        <w:rPr>
          <w:sz w:val="24"/>
          <w:lang w:val="fr-CM"/>
        </w:rPr>
      </w:pPr>
      <w:bookmarkStart w:id="161" w:name="_bookmark50"/>
      <w:bookmarkEnd w:id="161"/>
      <w:r>
        <w:rPr>
          <w:b/>
          <w:w w:val="110"/>
          <w:sz w:val="24"/>
          <w:lang w:val="fr-CM"/>
        </w:rPr>
        <w:t>r</w:t>
      </w:r>
      <w:r>
        <w:rPr>
          <w:w w:val="110"/>
          <w:sz w:val="24"/>
          <w:vertAlign w:val="superscript"/>
          <w:lang w:val="fr-CM"/>
        </w:rPr>
        <w:t>(</w:t>
      </w:r>
      <w:r>
        <w:rPr>
          <w:rFonts w:ascii="Menlo" w:hAnsi="Menlo"/>
          <w:i/>
          <w:w w:val="110"/>
          <w:sz w:val="24"/>
          <w:vertAlign w:val="superscript"/>
          <w:lang w:val="fr-CM"/>
        </w:rPr>
        <w:t>t</w:t>
      </w:r>
      <w:r>
        <w:rPr>
          <w:w w:val="110"/>
          <w:sz w:val="24"/>
          <w:vertAlign w:val="superscript"/>
          <w:lang w:val="fr-CM"/>
        </w:rPr>
        <w:t>+1)</w:t>
      </w:r>
      <w:r>
        <w:rPr>
          <w:spacing w:val="20"/>
          <w:w w:val="110"/>
          <w:sz w:val="24"/>
          <w:lang w:val="fr-CM"/>
        </w:rPr>
        <w:t xml:space="preserve"> </w:t>
      </w:r>
      <w:r>
        <w:rPr>
          <w:w w:val="110"/>
          <w:sz w:val="24"/>
          <w:lang w:val="fr-CM"/>
        </w:rPr>
        <w:t>=</w:t>
      </w:r>
      <w:r>
        <w:rPr>
          <w:spacing w:val="8"/>
          <w:w w:val="110"/>
          <w:sz w:val="24"/>
          <w:lang w:val="fr-CM"/>
        </w:rPr>
        <w:t xml:space="preserve"> </w:t>
      </w:r>
      <w:r>
        <w:rPr>
          <w:w w:val="110"/>
          <w:sz w:val="24"/>
          <w:lang w:val="fr-CM"/>
        </w:rPr>
        <w:t>(1</w:t>
      </w:r>
      <w:r>
        <w:rPr>
          <w:spacing w:val="-6"/>
          <w:w w:val="110"/>
          <w:sz w:val="24"/>
          <w:lang w:val="fr-CM"/>
        </w:rPr>
        <w:t xml:space="preserve"> </w:t>
      </w:r>
      <w:r>
        <w:rPr>
          <w:rFonts w:ascii="Arial Unicode MS" w:hAnsi="Arial Unicode MS"/>
          <w:w w:val="110"/>
          <w:sz w:val="24"/>
          <w:lang w:val="fr-CM"/>
        </w:rPr>
        <w:t>−</w:t>
      </w:r>
      <w:r>
        <w:rPr>
          <w:rFonts w:ascii="Arial Unicode MS" w:hAnsi="Arial Unicode MS"/>
          <w:spacing w:val="-14"/>
          <w:w w:val="110"/>
          <w:sz w:val="24"/>
          <w:lang w:val="fr-CM"/>
        </w:rPr>
        <w:t xml:space="preserve"> </w:t>
      </w:r>
      <w:r>
        <w:rPr>
          <w:i/>
          <w:w w:val="110"/>
          <w:sz w:val="24"/>
          <w:lang w:val="fr-CM"/>
        </w:rPr>
        <w:t>d</w:t>
      </w:r>
      <w:r>
        <w:rPr>
          <w:w w:val="110"/>
          <w:sz w:val="24"/>
          <w:lang w:val="fr-CM"/>
        </w:rPr>
        <w:t>)</w:t>
      </w:r>
      <w:r>
        <w:rPr>
          <w:spacing w:val="-20"/>
          <w:w w:val="110"/>
          <w:sz w:val="24"/>
          <w:lang w:val="fr-CM"/>
        </w:rPr>
        <w:t xml:space="preserve"> </w:t>
      </w:r>
      <w:r>
        <w:rPr>
          <w:b/>
          <w:i/>
          <w:w w:val="110"/>
          <w:sz w:val="24"/>
        </w:rPr>
        <w:t>π</w:t>
      </w:r>
      <w:r>
        <w:rPr>
          <w:b/>
          <w:i/>
          <w:spacing w:val="4"/>
          <w:w w:val="110"/>
          <w:sz w:val="24"/>
          <w:lang w:val="fr-CM"/>
        </w:rPr>
        <w:t xml:space="preserve"> </w:t>
      </w:r>
      <w:r>
        <w:rPr>
          <w:w w:val="110"/>
          <w:sz w:val="24"/>
          <w:lang w:val="fr-CM"/>
        </w:rPr>
        <w:t>+</w:t>
      </w:r>
      <w:r>
        <w:rPr>
          <w:spacing w:val="-6"/>
          <w:w w:val="110"/>
          <w:sz w:val="24"/>
          <w:lang w:val="fr-CM"/>
        </w:rPr>
        <w:t xml:space="preserve"> </w:t>
      </w:r>
      <w:r>
        <w:rPr>
          <w:i/>
          <w:w w:val="110"/>
          <w:sz w:val="24"/>
          <w:lang w:val="fr-CM"/>
        </w:rPr>
        <w:t>d</w:t>
      </w:r>
      <w:r>
        <w:rPr>
          <w:i/>
          <w:spacing w:val="-22"/>
          <w:w w:val="110"/>
          <w:sz w:val="24"/>
          <w:lang w:val="fr-CM"/>
        </w:rPr>
        <w:t xml:space="preserve"> </w:t>
      </w:r>
      <w:r>
        <w:rPr>
          <w:i/>
          <w:w w:val="110"/>
          <w:sz w:val="24"/>
          <w:lang w:val="fr-CM"/>
        </w:rPr>
        <w:t>P</w:t>
      </w:r>
      <w:r>
        <w:rPr>
          <w:i/>
          <w:spacing w:val="-30"/>
          <w:w w:val="110"/>
          <w:sz w:val="24"/>
          <w:lang w:val="fr-CM"/>
        </w:rPr>
        <w:t xml:space="preserve"> </w:t>
      </w:r>
      <w:r>
        <w:rPr>
          <w:rFonts w:ascii="Apple Symbols" w:hAnsi="Apple Symbols"/>
          <w:w w:val="110"/>
          <w:sz w:val="24"/>
          <w:vertAlign w:val="superscript"/>
          <w:lang w:val="fr-CM"/>
        </w:rPr>
        <w:t>⊤</w:t>
      </w:r>
      <w:r>
        <w:rPr>
          <w:b/>
          <w:w w:val="110"/>
          <w:sz w:val="24"/>
          <w:lang w:val="fr-CM"/>
        </w:rPr>
        <w:t>r</w:t>
      </w:r>
      <w:r>
        <w:rPr>
          <w:w w:val="110"/>
          <w:sz w:val="24"/>
          <w:vertAlign w:val="superscript"/>
          <w:lang w:val="fr-CM"/>
        </w:rPr>
        <w:t>(</w:t>
      </w:r>
      <w:r>
        <w:rPr>
          <w:rFonts w:ascii="Menlo" w:hAnsi="Menlo"/>
          <w:i/>
          <w:w w:val="110"/>
          <w:sz w:val="24"/>
          <w:vertAlign w:val="superscript"/>
          <w:lang w:val="fr-CM"/>
        </w:rPr>
        <w:t>t</w:t>
      </w:r>
      <w:r>
        <w:rPr>
          <w:w w:val="110"/>
          <w:sz w:val="24"/>
          <w:vertAlign w:val="superscript"/>
          <w:lang w:val="fr-CM"/>
        </w:rPr>
        <w:t>)</w:t>
      </w:r>
      <w:r>
        <w:rPr>
          <w:spacing w:val="6"/>
          <w:w w:val="110"/>
          <w:sz w:val="24"/>
          <w:lang w:val="fr-CM"/>
        </w:rPr>
        <w:t xml:space="preserve"> </w:t>
      </w:r>
      <w:r>
        <w:rPr>
          <w:w w:val="110"/>
          <w:sz w:val="24"/>
          <w:lang w:val="fr-CM"/>
        </w:rPr>
        <w:t>+</w:t>
      </w:r>
      <w:r>
        <w:rPr>
          <w:spacing w:val="-6"/>
          <w:w w:val="110"/>
          <w:sz w:val="24"/>
          <w:lang w:val="fr-CM"/>
        </w:rPr>
        <w:t xml:space="preserve"> </w:t>
      </w:r>
      <w:r>
        <w:rPr>
          <w:i/>
          <w:w w:val="110"/>
          <w:sz w:val="24"/>
          <w:lang w:val="fr-CM"/>
        </w:rPr>
        <w:t>d</w:t>
      </w:r>
      <w:r>
        <w:rPr>
          <w:i/>
          <w:spacing w:val="-21"/>
          <w:w w:val="110"/>
          <w:sz w:val="24"/>
          <w:lang w:val="fr-CM"/>
        </w:rPr>
        <w:t xml:space="preserve"> </w:t>
      </w:r>
      <w:r>
        <w:rPr>
          <w:w w:val="110"/>
          <w:position w:val="19"/>
          <w:sz w:val="24"/>
          <w:lang w:val="fr-CM"/>
        </w:rPr>
        <w:t>(</w:t>
      </w:r>
      <w:r>
        <w:rPr>
          <w:b/>
          <w:w w:val="110"/>
          <w:sz w:val="24"/>
          <w:lang w:val="fr-CM"/>
        </w:rPr>
        <w:t>r</w:t>
      </w:r>
      <w:r>
        <w:rPr>
          <w:w w:val="110"/>
          <w:sz w:val="24"/>
          <w:vertAlign w:val="superscript"/>
          <w:lang w:val="fr-CM"/>
        </w:rPr>
        <w:t>(</w:t>
      </w:r>
      <w:r>
        <w:rPr>
          <w:rFonts w:ascii="Menlo" w:hAnsi="Menlo"/>
          <w:i/>
          <w:w w:val="110"/>
          <w:sz w:val="24"/>
          <w:vertAlign w:val="superscript"/>
          <w:lang w:val="fr-CM"/>
        </w:rPr>
        <w:t>t</w:t>
      </w:r>
      <w:r>
        <w:rPr>
          <w:w w:val="110"/>
          <w:sz w:val="24"/>
          <w:vertAlign w:val="superscript"/>
          <w:lang w:val="fr-CM"/>
        </w:rPr>
        <w:t>)</w:t>
      </w:r>
      <w:r>
        <w:rPr>
          <w:rFonts w:ascii="Apple Symbols" w:hAnsi="Apple Symbols"/>
          <w:w w:val="110"/>
          <w:sz w:val="24"/>
          <w:vertAlign w:val="superscript"/>
          <w:lang w:val="fr-CM"/>
        </w:rPr>
        <w:t>⊤</w:t>
      </w:r>
      <w:r>
        <w:rPr>
          <w:b/>
          <w:w w:val="110"/>
          <w:sz w:val="24"/>
          <w:lang w:val="fr-CM"/>
        </w:rPr>
        <w:t>1</w:t>
      </w:r>
      <w:r>
        <w:rPr>
          <w:w w:val="110"/>
          <w:sz w:val="24"/>
          <w:vertAlign w:val="subscript"/>
          <w:lang w:val="fr-CM"/>
        </w:rPr>
        <w:t>dang</w:t>
      </w:r>
      <w:r>
        <w:rPr>
          <w:w w:val="110"/>
          <w:position w:val="19"/>
          <w:sz w:val="24"/>
          <w:lang w:val="fr-CM"/>
        </w:rPr>
        <w:t>)</w:t>
      </w:r>
      <w:r>
        <w:rPr>
          <w:spacing w:val="-22"/>
          <w:w w:val="110"/>
          <w:position w:val="19"/>
          <w:sz w:val="24"/>
          <w:lang w:val="fr-CM"/>
        </w:rPr>
        <w:t xml:space="preserve"> </w:t>
      </w:r>
      <w:r>
        <w:rPr>
          <w:b/>
          <w:i/>
          <w:spacing w:val="-5"/>
          <w:w w:val="110"/>
          <w:sz w:val="24"/>
        </w:rPr>
        <w:t>π</w:t>
      </w:r>
      <w:r>
        <w:rPr>
          <w:i/>
          <w:spacing w:val="-5"/>
          <w:w w:val="110"/>
          <w:sz w:val="24"/>
          <w:lang w:val="fr-CM"/>
        </w:rPr>
        <w:t>,</w:t>
      </w:r>
      <w:r>
        <w:rPr>
          <w:i/>
          <w:sz w:val="24"/>
          <w:lang w:val="fr-CM"/>
        </w:rPr>
        <w:tab/>
      </w:r>
      <w:r>
        <w:rPr>
          <w:spacing w:val="-2"/>
          <w:w w:val="115"/>
          <w:sz w:val="24"/>
          <w:lang w:val="fr-CM"/>
        </w:rPr>
        <w:t>(3.1)</w:t>
      </w:r>
    </w:p>
    <w:p w14:paraId="00DC1E50" w14:textId="77777777" w:rsidR="00350CFB" w:rsidRPr="008D30C5" w:rsidRDefault="00350CFB">
      <w:pPr>
        <w:pStyle w:val="BodyText"/>
        <w:spacing w:before="79"/>
        <w:rPr>
          <w:lang w:val="fr-CM"/>
        </w:rPr>
      </w:pPr>
    </w:p>
    <w:p w14:paraId="00DC1E51" w14:textId="77777777" w:rsidR="00350CFB" w:rsidRDefault="00283FFF">
      <w:pPr>
        <w:pStyle w:val="BodyText"/>
        <w:spacing w:line="456" w:lineRule="exact"/>
        <w:ind w:left="282" w:right="534" w:hanging="9"/>
        <w:jc w:val="both"/>
      </w:pPr>
      <w:r>
        <w:t>where</w:t>
      </w:r>
      <w:r>
        <w:rPr>
          <w:spacing w:val="-6"/>
        </w:rPr>
        <w:t xml:space="preserve"> </w:t>
      </w:r>
      <w:r>
        <w:rPr>
          <w:i/>
        </w:rPr>
        <w:t>P</w:t>
      </w:r>
      <w:r>
        <w:rPr>
          <w:i/>
          <w:spacing w:val="28"/>
        </w:rPr>
        <w:t xml:space="preserve"> </w:t>
      </w:r>
      <w:r>
        <w:t>is</w:t>
      </w:r>
      <w:r>
        <w:rPr>
          <w:spacing w:val="-6"/>
        </w:rPr>
        <w:t xml:space="preserve"> </w:t>
      </w:r>
      <w:r>
        <w:t>the</w:t>
      </w:r>
      <w:r>
        <w:rPr>
          <w:spacing w:val="-6"/>
        </w:rPr>
        <w:t xml:space="preserve"> </w:t>
      </w:r>
      <w:r>
        <w:t>row-stochastic</w:t>
      </w:r>
      <w:r>
        <w:rPr>
          <w:spacing w:val="-6"/>
        </w:rPr>
        <w:t xml:space="preserve"> </w:t>
      </w:r>
      <w:r>
        <w:t>transition</w:t>
      </w:r>
      <w:r>
        <w:rPr>
          <w:spacing w:val="-6"/>
        </w:rPr>
        <w:t xml:space="preserve"> </w:t>
      </w:r>
      <w:r>
        <w:t>matrix</w:t>
      </w:r>
      <w:r>
        <w:rPr>
          <w:spacing w:val="-6"/>
        </w:rPr>
        <w:t xml:space="preserve"> </w:t>
      </w:r>
      <w:r>
        <w:t>induced</w:t>
      </w:r>
      <w:r>
        <w:rPr>
          <w:spacing w:val="-6"/>
        </w:rPr>
        <w:t xml:space="preserve"> </w:t>
      </w:r>
      <w:r>
        <w:t>by</w:t>
      </w:r>
      <w:r>
        <w:rPr>
          <w:spacing w:val="-6"/>
        </w:rPr>
        <w:t xml:space="preserve"> </w:t>
      </w:r>
      <w:r>
        <w:t>positive</w:t>
      </w:r>
      <w:r>
        <w:rPr>
          <w:spacing w:val="-6"/>
        </w:rPr>
        <w:t xml:space="preserve"> </w:t>
      </w:r>
      <w:r>
        <w:t>edge</w:t>
      </w:r>
      <w:r>
        <w:rPr>
          <w:spacing w:val="-6"/>
        </w:rPr>
        <w:t xml:space="preserve"> </w:t>
      </w:r>
      <w:r>
        <w:t>weights,</w:t>
      </w:r>
      <w:r>
        <w:rPr>
          <w:spacing w:val="-6"/>
        </w:rPr>
        <w:t xml:space="preserve"> </w:t>
      </w:r>
      <w:r>
        <w:rPr>
          <w:b/>
          <w:i/>
        </w:rPr>
        <w:t xml:space="preserve">π </w:t>
      </w:r>
      <w:r>
        <w:t>is</w:t>
      </w:r>
      <w:r>
        <w:rPr>
          <w:spacing w:val="-6"/>
        </w:rPr>
        <w:t xml:space="preserve"> </w:t>
      </w:r>
      <w:r>
        <w:t>the</w:t>
      </w:r>
      <w:r>
        <w:rPr>
          <w:spacing w:val="-6"/>
        </w:rPr>
        <w:t xml:space="preserve"> </w:t>
      </w:r>
      <w:r>
        <w:t xml:space="preserve">uniform </w:t>
      </w:r>
      <w:r>
        <w:rPr>
          <w:spacing w:val="-2"/>
        </w:rPr>
        <w:t>teleportation</w:t>
      </w:r>
      <w:r>
        <w:rPr>
          <w:spacing w:val="-11"/>
        </w:rPr>
        <w:t xml:space="preserve"> </w:t>
      </w:r>
      <w:r>
        <w:rPr>
          <w:spacing w:val="-2"/>
        </w:rPr>
        <w:t>distribution</w:t>
      </w:r>
      <w:r>
        <w:rPr>
          <w:spacing w:val="-11"/>
        </w:rPr>
        <w:t xml:space="preserve"> </w:t>
      </w:r>
      <w:r>
        <w:rPr>
          <w:spacing w:val="-2"/>
        </w:rPr>
        <w:t>over</w:t>
      </w:r>
      <w:r>
        <w:rPr>
          <w:spacing w:val="-11"/>
        </w:rPr>
        <w:t xml:space="preserve"> </w:t>
      </w:r>
      <w:r>
        <w:rPr>
          <w:spacing w:val="-2"/>
        </w:rPr>
        <w:t>nodes,</w:t>
      </w:r>
      <w:r>
        <w:rPr>
          <w:spacing w:val="-6"/>
        </w:rPr>
        <w:t xml:space="preserve"> </w:t>
      </w:r>
      <w:r>
        <w:rPr>
          <w:spacing w:val="-2"/>
        </w:rPr>
        <w:t>and</w:t>
      </w:r>
      <w:r>
        <w:rPr>
          <w:spacing w:val="-11"/>
        </w:rPr>
        <w:t xml:space="preserve"> </w:t>
      </w:r>
      <w:r>
        <w:rPr>
          <w:b/>
          <w:spacing w:val="-2"/>
        </w:rPr>
        <w:t>1</w:t>
      </w:r>
      <w:r>
        <w:rPr>
          <w:spacing w:val="-2"/>
          <w:vertAlign w:val="subscript"/>
        </w:rPr>
        <w:t>dang</w:t>
      </w:r>
      <w:r>
        <w:rPr>
          <w:spacing w:val="-2"/>
        </w:rPr>
        <w:t xml:space="preserve"> marks</w:t>
      </w:r>
      <w:r>
        <w:rPr>
          <w:spacing w:val="-11"/>
        </w:rPr>
        <w:t xml:space="preserve"> </w:t>
      </w:r>
      <w:r>
        <w:rPr>
          <w:spacing w:val="-2"/>
        </w:rPr>
        <w:t>dangling</w:t>
      </w:r>
      <w:r>
        <w:rPr>
          <w:spacing w:val="-11"/>
        </w:rPr>
        <w:t xml:space="preserve"> </w:t>
      </w:r>
      <w:r>
        <w:rPr>
          <w:spacing w:val="-2"/>
        </w:rPr>
        <w:t>nodes</w:t>
      </w:r>
      <w:r>
        <w:rPr>
          <w:spacing w:val="-9"/>
        </w:rPr>
        <w:t xml:space="preserve"> </w:t>
      </w:r>
      <w:r>
        <w:rPr>
          <w:spacing w:val="-2"/>
        </w:rPr>
        <w:t>(zero</w:t>
      </w:r>
      <w:r>
        <w:rPr>
          <w:spacing w:val="-11"/>
        </w:rPr>
        <w:t xml:space="preserve"> </w:t>
      </w:r>
      <w:r>
        <w:rPr>
          <w:spacing w:val="-2"/>
        </w:rPr>
        <w:t>out-strength).</w:t>
      </w:r>
      <w:r>
        <w:rPr>
          <w:spacing w:val="28"/>
        </w:rPr>
        <w:t xml:space="preserve"> </w:t>
      </w:r>
      <w:r>
        <w:rPr>
          <w:spacing w:val="-2"/>
        </w:rPr>
        <w:t xml:space="preserve">Explicitly, </w:t>
      </w:r>
      <w:r>
        <w:rPr>
          <w:w w:val="105"/>
        </w:rPr>
        <w:t>if</w:t>
      </w:r>
      <w:r>
        <w:rPr>
          <w:spacing w:val="-17"/>
          <w:w w:val="105"/>
        </w:rPr>
        <w:t xml:space="preserve"> </w:t>
      </w:r>
      <w:r>
        <w:rPr>
          <w:i/>
          <w:w w:val="105"/>
        </w:rPr>
        <w:t>w</w:t>
      </w:r>
      <w:r>
        <w:rPr>
          <w:w w:val="105"/>
        </w:rPr>
        <w:t>(</w:t>
      </w:r>
      <w:r>
        <w:rPr>
          <w:i/>
          <w:w w:val="105"/>
        </w:rPr>
        <w:t>u,</w:t>
      </w:r>
      <w:r>
        <w:rPr>
          <w:i/>
          <w:spacing w:val="-24"/>
          <w:w w:val="105"/>
        </w:rPr>
        <w:t xml:space="preserve"> </w:t>
      </w:r>
      <w:r>
        <w:rPr>
          <w:i/>
          <w:w w:val="105"/>
        </w:rPr>
        <w:t>v</w:t>
      </w:r>
      <w:r>
        <w:rPr>
          <w:w w:val="105"/>
        </w:rPr>
        <w:t>)</w:t>
      </w:r>
      <w:r>
        <w:rPr>
          <w:spacing w:val="-17"/>
          <w:w w:val="105"/>
        </w:rPr>
        <w:t xml:space="preserve"> </w:t>
      </w:r>
      <w:r>
        <w:rPr>
          <w:w w:val="105"/>
        </w:rPr>
        <w:t>denotes</w:t>
      </w:r>
      <w:r>
        <w:rPr>
          <w:spacing w:val="-17"/>
          <w:w w:val="105"/>
        </w:rPr>
        <w:t xml:space="preserve"> </w:t>
      </w:r>
      <w:r>
        <w:rPr>
          <w:w w:val="105"/>
        </w:rPr>
        <w:t>the</w:t>
      </w:r>
      <w:r>
        <w:rPr>
          <w:spacing w:val="-17"/>
          <w:w w:val="105"/>
        </w:rPr>
        <w:t xml:space="preserve"> </w:t>
      </w:r>
      <w:r>
        <w:rPr>
          <w:w w:val="105"/>
        </w:rPr>
        <w:t>weight</w:t>
      </w:r>
      <w:r>
        <w:rPr>
          <w:spacing w:val="-17"/>
          <w:w w:val="105"/>
        </w:rPr>
        <w:t xml:space="preserve"> </w:t>
      </w:r>
      <w:r>
        <w:rPr>
          <w:w w:val="105"/>
        </w:rPr>
        <w:t>of</w:t>
      </w:r>
      <w:r>
        <w:rPr>
          <w:spacing w:val="-17"/>
          <w:w w:val="105"/>
        </w:rPr>
        <w:t xml:space="preserve"> </w:t>
      </w:r>
      <w:r>
        <w:rPr>
          <w:w w:val="105"/>
        </w:rPr>
        <w:t>the</w:t>
      </w:r>
      <w:r>
        <w:rPr>
          <w:spacing w:val="-17"/>
          <w:w w:val="105"/>
        </w:rPr>
        <w:t xml:space="preserve"> </w:t>
      </w:r>
      <w:r>
        <w:rPr>
          <w:w w:val="105"/>
        </w:rPr>
        <w:t>directed</w:t>
      </w:r>
      <w:r>
        <w:rPr>
          <w:spacing w:val="-17"/>
          <w:w w:val="105"/>
        </w:rPr>
        <w:t xml:space="preserve"> </w:t>
      </w:r>
      <w:r>
        <w:rPr>
          <w:w w:val="105"/>
        </w:rPr>
        <w:t>edge</w:t>
      </w:r>
      <w:r>
        <w:rPr>
          <w:spacing w:val="-17"/>
          <w:w w:val="105"/>
        </w:rPr>
        <w:t xml:space="preserve"> </w:t>
      </w:r>
      <w:r>
        <w:rPr>
          <w:i/>
          <w:w w:val="105"/>
        </w:rPr>
        <w:t>u</w:t>
      </w:r>
      <w:r>
        <w:rPr>
          <w:i/>
          <w:spacing w:val="-16"/>
          <w:w w:val="105"/>
        </w:rPr>
        <w:t xml:space="preserve"> </w:t>
      </w:r>
      <w:r>
        <w:rPr>
          <w:rFonts w:ascii="Arial Unicode MS" w:hAnsi="Arial Unicode MS"/>
          <w:w w:val="110"/>
        </w:rPr>
        <w:t>→</w:t>
      </w:r>
      <w:r>
        <w:rPr>
          <w:rFonts w:ascii="Arial Unicode MS" w:hAnsi="Arial Unicode MS"/>
          <w:spacing w:val="-18"/>
          <w:w w:val="110"/>
        </w:rPr>
        <w:t xml:space="preserve"> </w:t>
      </w:r>
      <w:r>
        <w:rPr>
          <w:i/>
          <w:w w:val="105"/>
        </w:rPr>
        <w:t>v</w:t>
      </w:r>
      <w:r>
        <w:rPr>
          <w:i/>
          <w:spacing w:val="-10"/>
          <w:w w:val="105"/>
        </w:rPr>
        <w:t xml:space="preserve"> </w:t>
      </w:r>
      <w:r>
        <w:rPr>
          <w:w w:val="105"/>
        </w:rPr>
        <w:t>and</w:t>
      </w:r>
      <w:r>
        <w:rPr>
          <w:spacing w:val="-17"/>
          <w:w w:val="105"/>
        </w:rPr>
        <w:t xml:space="preserve"> </w:t>
      </w:r>
      <w:r>
        <w:rPr>
          <w:i/>
          <w:w w:val="105"/>
        </w:rPr>
        <w:t>s</w:t>
      </w:r>
      <w:r>
        <w:rPr>
          <w:w w:val="105"/>
        </w:rPr>
        <w:t>(</w:t>
      </w:r>
      <w:r>
        <w:rPr>
          <w:i/>
          <w:w w:val="105"/>
        </w:rPr>
        <w:t>u</w:t>
      </w:r>
      <w:r>
        <w:rPr>
          <w:w w:val="105"/>
        </w:rPr>
        <w:t>)</w:t>
      </w:r>
      <w:r>
        <w:rPr>
          <w:spacing w:val="-2"/>
          <w:w w:val="110"/>
        </w:rPr>
        <w:t xml:space="preserve"> </w:t>
      </w:r>
      <w:r>
        <w:rPr>
          <w:w w:val="110"/>
        </w:rPr>
        <w:t>=</w:t>
      </w:r>
      <w:r>
        <w:rPr>
          <w:spacing w:val="-2"/>
          <w:w w:val="110"/>
        </w:rPr>
        <w:t xml:space="preserve"> </w:t>
      </w:r>
      <w:r>
        <w:rPr>
          <w:w w:val="110"/>
          <w:position w:val="18"/>
        </w:rPr>
        <w:t>L</w:t>
      </w:r>
      <w:r>
        <w:rPr>
          <w:rFonts w:ascii="Menlo" w:hAnsi="Menlo"/>
          <w:i/>
          <w:w w:val="110"/>
          <w:position w:val="-6"/>
          <w:sz w:val="16"/>
        </w:rPr>
        <w:t>v</w:t>
      </w:r>
      <w:r>
        <w:rPr>
          <w:rFonts w:ascii="Menlo" w:hAnsi="Menlo"/>
          <w:i/>
          <w:spacing w:val="-51"/>
          <w:w w:val="110"/>
          <w:position w:val="-6"/>
          <w:sz w:val="16"/>
        </w:rPr>
        <w:t xml:space="preserve"> </w:t>
      </w:r>
      <w:r>
        <w:rPr>
          <w:i/>
          <w:w w:val="105"/>
        </w:rPr>
        <w:t>w</w:t>
      </w:r>
      <w:r>
        <w:rPr>
          <w:w w:val="105"/>
        </w:rPr>
        <w:t>(</w:t>
      </w:r>
      <w:r>
        <w:rPr>
          <w:i/>
          <w:w w:val="105"/>
        </w:rPr>
        <w:t>u,</w:t>
      </w:r>
      <w:r>
        <w:rPr>
          <w:i/>
          <w:spacing w:val="-24"/>
          <w:w w:val="105"/>
        </w:rPr>
        <w:t xml:space="preserve"> </w:t>
      </w:r>
      <w:r>
        <w:rPr>
          <w:i/>
          <w:w w:val="105"/>
        </w:rPr>
        <w:t>v</w:t>
      </w:r>
      <w:r>
        <w:rPr>
          <w:w w:val="105"/>
        </w:rPr>
        <w:t>)</w:t>
      </w:r>
      <w:r>
        <w:rPr>
          <w:spacing w:val="-17"/>
          <w:w w:val="105"/>
        </w:rPr>
        <w:t xml:space="preserve"> </w:t>
      </w:r>
      <w:r>
        <w:rPr>
          <w:w w:val="105"/>
        </w:rPr>
        <w:t>is</w:t>
      </w:r>
      <w:r>
        <w:rPr>
          <w:spacing w:val="-17"/>
          <w:w w:val="105"/>
        </w:rPr>
        <w:t xml:space="preserve"> </w:t>
      </w:r>
      <w:r>
        <w:rPr>
          <w:w w:val="105"/>
        </w:rPr>
        <w:t>the</w:t>
      </w:r>
      <w:r>
        <w:rPr>
          <w:spacing w:val="-17"/>
          <w:w w:val="105"/>
        </w:rPr>
        <w:t xml:space="preserve"> </w:t>
      </w:r>
      <w:r>
        <w:rPr>
          <w:w w:val="105"/>
        </w:rPr>
        <w:t>out-</w:t>
      </w:r>
      <w:r>
        <w:rPr>
          <w:spacing w:val="-2"/>
          <w:w w:val="105"/>
        </w:rPr>
        <w:t>strength,</w:t>
      </w:r>
    </w:p>
    <w:p w14:paraId="00DC1E52" w14:textId="77777777" w:rsidR="00350CFB" w:rsidRDefault="00350CFB">
      <w:pPr>
        <w:pStyle w:val="BodyText"/>
        <w:spacing w:line="456" w:lineRule="exact"/>
        <w:jc w:val="both"/>
        <w:sectPr w:rsidR="00350CFB">
          <w:pgSz w:w="11910" w:h="16840"/>
          <w:pgMar w:top="1840" w:right="708" w:bottom="2300" w:left="992" w:header="0" w:footer="2115" w:gutter="0"/>
          <w:cols w:space="720"/>
        </w:sectPr>
      </w:pPr>
    </w:p>
    <w:p w14:paraId="00DC1E53" w14:textId="77777777" w:rsidR="00350CFB" w:rsidRDefault="00350CFB">
      <w:pPr>
        <w:pStyle w:val="BodyText"/>
      </w:pPr>
    </w:p>
    <w:p w14:paraId="00DC1E54" w14:textId="77777777" w:rsidR="00350CFB" w:rsidRDefault="00350CFB">
      <w:pPr>
        <w:pStyle w:val="BodyText"/>
      </w:pPr>
    </w:p>
    <w:p w14:paraId="00DC1E55" w14:textId="77777777" w:rsidR="00350CFB" w:rsidRDefault="00350CFB">
      <w:pPr>
        <w:pStyle w:val="BodyText"/>
      </w:pPr>
    </w:p>
    <w:p w14:paraId="00DC1E56" w14:textId="77777777" w:rsidR="00350CFB" w:rsidRDefault="00350CFB">
      <w:pPr>
        <w:pStyle w:val="BodyText"/>
      </w:pPr>
    </w:p>
    <w:p w14:paraId="00DC1E57" w14:textId="77777777" w:rsidR="00350CFB" w:rsidRDefault="00350CFB">
      <w:pPr>
        <w:pStyle w:val="BodyText"/>
      </w:pPr>
    </w:p>
    <w:p w14:paraId="00DC1E58" w14:textId="77777777" w:rsidR="00350CFB" w:rsidRDefault="00350CFB">
      <w:pPr>
        <w:pStyle w:val="BodyText"/>
      </w:pPr>
    </w:p>
    <w:p w14:paraId="00DC1E59" w14:textId="77777777" w:rsidR="00350CFB" w:rsidRDefault="00350CFB">
      <w:pPr>
        <w:pStyle w:val="BodyText"/>
      </w:pPr>
    </w:p>
    <w:p w14:paraId="00DC1E5A" w14:textId="77777777" w:rsidR="00350CFB" w:rsidRDefault="00350CFB">
      <w:pPr>
        <w:pStyle w:val="BodyText"/>
      </w:pPr>
    </w:p>
    <w:p w14:paraId="00DC1E5B" w14:textId="77777777" w:rsidR="00350CFB" w:rsidRDefault="00350CFB">
      <w:pPr>
        <w:pStyle w:val="BodyText"/>
      </w:pPr>
    </w:p>
    <w:p w14:paraId="00DC1E5C" w14:textId="77777777" w:rsidR="00350CFB" w:rsidRDefault="00350CFB">
      <w:pPr>
        <w:pStyle w:val="BodyText"/>
        <w:spacing w:before="215"/>
      </w:pPr>
    </w:p>
    <w:p w14:paraId="00DC1E5D" w14:textId="77777777" w:rsidR="00350CFB" w:rsidRDefault="00283FFF">
      <w:pPr>
        <w:pStyle w:val="BodyText"/>
        <w:ind w:right="290"/>
        <w:jc w:val="center"/>
      </w:pPr>
      <w:bookmarkStart w:id="162" w:name="_bookmark51"/>
      <w:bookmarkEnd w:id="162"/>
      <w:r>
        <w:t>Table</w:t>
      </w:r>
      <w:r>
        <w:rPr>
          <w:spacing w:val="-9"/>
        </w:rPr>
        <w:t xml:space="preserve"> </w:t>
      </w:r>
      <w:r>
        <w:t>3.1:</w:t>
      </w:r>
      <w:r>
        <w:rPr>
          <w:spacing w:val="9"/>
        </w:rPr>
        <w:t xml:space="preserve"> </w:t>
      </w:r>
      <w:r>
        <w:t>Notation</w:t>
      </w:r>
      <w:r>
        <w:rPr>
          <w:spacing w:val="-8"/>
        </w:rPr>
        <w:t xml:space="preserve"> </w:t>
      </w:r>
      <w:r>
        <w:t>for</w:t>
      </w:r>
      <w:r>
        <w:rPr>
          <w:spacing w:val="-9"/>
        </w:rPr>
        <w:t xml:space="preserve"> </w:t>
      </w:r>
      <w:r>
        <w:t>graphs,</w:t>
      </w:r>
      <w:r>
        <w:rPr>
          <w:spacing w:val="-8"/>
        </w:rPr>
        <w:t xml:space="preserve"> </w:t>
      </w:r>
      <w:r>
        <w:t>scores,</w:t>
      </w:r>
      <w:r>
        <w:rPr>
          <w:spacing w:val="-9"/>
        </w:rPr>
        <w:t xml:space="preserve"> </w:t>
      </w:r>
      <w:r>
        <w:t>proxies,</w:t>
      </w:r>
      <w:r>
        <w:rPr>
          <w:spacing w:val="-8"/>
        </w:rPr>
        <w:t xml:space="preserve"> </w:t>
      </w:r>
      <w:r>
        <w:t>and</w:t>
      </w:r>
      <w:r>
        <w:rPr>
          <w:spacing w:val="-9"/>
        </w:rPr>
        <w:t xml:space="preserve"> </w:t>
      </w:r>
      <w:r>
        <w:rPr>
          <w:spacing w:val="-2"/>
        </w:rPr>
        <w:t>parameters.</w:t>
      </w:r>
    </w:p>
    <w:p w14:paraId="00DC1E5E" w14:textId="77777777" w:rsidR="00350CFB" w:rsidRDefault="00283FFF">
      <w:pPr>
        <w:pStyle w:val="BodyText"/>
        <w:spacing w:before="1"/>
        <w:rPr>
          <w:sz w:val="19"/>
        </w:rPr>
      </w:pPr>
      <w:r>
        <w:rPr>
          <w:noProof/>
          <w:sz w:val="19"/>
        </w:rPr>
        <mc:AlternateContent>
          <mc:Choice Requires="wps">
            <w:drawing>
              <wp:anchor distT="0" distB="0" distL="0" distR="0" simplePos="0" relativeHeight="487604736" behindDoc="1" locked="0" layoutInCell="1" allowOverlap="1" wp14:anchorId="00DC271A" wp14:editId="00DC271B">
                <wp:simplePos x="0" y="0"/>
                <wp:positionH relativeFrom="page">
                  <wp:posOffset>852576</wp:posOffset>
                </wp:positionH>
                <wp:positionV relativeFrom="paragraph">
                  <wp:posOffset>155129</wp:posOffset>
                </wp:positionV>
                <wp:extent cx="5855335" cy="1270"/>
                <wp:effectExtent l="0" t="0" r="0" b="0"/>
                <wp:wrapTopAndBottom/>
                <wp:docPr id="106" name="Graphic 1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55335" cy="1270"/>
                        </a:xfrm>
                        <a:custGeom>
                          <a:avLst/>
                          <a:gdLst/>
                          <a:ahLst/>
                          <a:cxnLst/>
                          <a:rect l="l" t="t" r="r" b="b"/>
                          <a:pathLst>
                            <a:path w="5855335">
                              <a:moveTo>
                                <a:pt x="0" y="0"/>
                              </a:moveTo>
                              <a:lnTo>
                                <a:pt x="5854852" y="0"/>
                              </a:lnTo>
                            </a:path>
                          </a:pathLst>
                        </a:custGeom>
                        <a:ln w="1214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43CB8EE" id="Graphic 106" o:spid="_x0000_s1026" style="position:absolute;margin-left:67.15pt;margin-top:12.2pt;width:461.05pt;height:.1pt;z-index:-15711744;visibility:visible;mso-wrap-style:square;mso-wrap-distance-left:0;mso-wrap-distance-top:0;mso-wrap-distance-right:0;mso-wrap-distance-bottom:0;mso-position-horizontal:absolute;mso-position-horizontal-relative:page;mso-position-vertical:absolute;mso-position-vertical-relative:text;v-text-anchor:top" coordsize="585533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" path="m,l5854852,e" filled="f" strokeweight=".33739mm">
                <v:path arrowok="t"/>
                <w10:wrap type="topAndBottom" anchorx="page"/>
              </v:shape>
            </w:pict>
          </mc:Fallback>
        </mc:AlternateContent>
      </w:r>
    </w:p>
    <w:p w14:paraId="00DC1E5F" w14:textId="77777777" w:rsidR="00350CFB" w:rsidRDefault="00283FFF">
      <w:pPr>
        <w:tabs>
          <w:tab w:val="left" w:pos="2764"/>
        </w:tabs>
        <w:spacing w:before="54"/>
        <w:ind w:left="420"/>
      </w:pPr>
      <w:r>
        <w:rPr>
          <w:spacing w:val="-2"/>
        </w:rPr>
        <w:t>Symbol</w:t>
      </w:r>
      <w:r>
        <w:tab/>
      </w:r>
      <w:r>
        <w:rPr>
          <w:spacing w:val="-2"/>
        </w:rPr>
        <w:t>Meaning</w:t>
      </w:r>
    </w:p>
    <w:p w14:paraId="00DC1E60" w14:textId="77777777" w:rsidR="00350CFB" w:rsidRDefault="00283FFF">
      <w:pPr>
        <w:pStyle w:val="BodyText"/>
        <w:rPr>
          <w:sz w:val="5"/>
        </w:rPr>
      </w:pPr>
      <w:r>
        <w:rPr>
          <w:noProof/>
          <w:sz w:val="5"/>
        </w:rPr>
        <mc:AlternateContent>
          <mc:Choice Requires="wps">
            <w:drawing>
              <wp:anchor distT="0" distB="0" distL="0" distR="0" simplePos="0" relativeHeight="487605248" behindDoc="1" locked="0" layoutInCell="1" allowOverlap="1" wp14:anchorId="00DC271C" wp14:editId="00DC271D">
                <wp:simplePos x="0" y="0"/>
                <wp:positionH relativeFrom="page">
                  <wp:posOffset>852576</wp:posOffset>
                </wp:positionH>
                <wp:positionV relativeFrom="paragraph">
                  <wp:posOffset>52233</wp:posOffset>
                </wp:positionV>
                <wp:extent cx="5855335" cy="1270"/>
                <wp:effectExtent l="0" t="0" r="0" b="0"/>
                <wp:wrapTopAndBottom/>
                <wp:docPr id="107" name="Graphic 1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55335" cy="1270"/>
                        </a:xfrm>
                        <a:custGeom>
                          <a:avLst/>
                          <a:gdLst/>
                          <a:ahLst/>
                          <a:cxnLst/>
                          <a:rect l="l" t="t" r="r" b="b"/>
                          <a:pathLst>
                            <a:path w="5855335">
                              <a:moveTo>
                                <a:pt x="0" y="0"/>
                              </a:moveTo>
                              <a:lnTo>
                                <a:pt x="5854852" y="0"/>
                              </a:lnTo>
                            </a:path>
                          </a:pathLst>
                        </a:custGeom>
                        <a:ln w="759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B1AC10E" id="Graphic 107" o:spid="_x0000_s1026" style="position:absolute;margin-left:67.15pt;margin-top:4.1pt;width:461.05pt;height:.1pt;z-index:-15711232;visibility:visible;mso-wrap-style:square;mso-wrap-distance-left:0;mso-wrap-distance-top:0;mso-wrap-distance-right:0;mso-wrap-distance-bottom:0;mso-position-horizontal:absolute;mso-position-horizontal-relative:page;mso-position-vertical:absolute;mso-position-vertical-relative:text;v-text-anchor:top" coordsize="585533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" path="m,l5854852,e" filled="f" strokeweight=".21089mm">
                <v:path arrowok="t"/>
                <w10:wrap type="topAndBottom" anchorx="page"/>
              </v:shape>
            </w:pict>
          </mc:Fallback>
        </mc:AlternateContent>
      </w:r>
    </w:p>
    <w:p w14:paraId="00DC1E61" w14:textId="77777777" w:rsidR="00350CFB" w:rsidRDefault="00283FFF">
      <w:pPr>
        <w:tabs>
          <w:tab w:val="left" w:pos="2764"/>
        </w:tabs>
        <w:spacing w:line="307" w:lineRule="exact"/>
        <w:ind w:left="420"/>
      </w:pPr>
      <w:r>
        <w:rPr>
          <w:rFonts w:ascii="Arial Unicode MS"/>
          <w:spacing w:val="-10"/>
          <w:w w:val="105"/>
        </w:rPr>
        <w:t>W</w:t>
      </w:r>
      <w:r>
        <w:rPr>
          <w:rFonts w:ascii="Arial Unicode MS"/>
        </w:rPr>
        <w:tab/>
      </w:r>
      <w:r>
        <w:rPr>
          <w:w w:val="105"/>
        </w:rPr>
        <w:t>Matched</w:t>
      </w:r>
      <w:r>
        <w:rPr>
          <w:spacing w:val="-6"/>
          <w:w w:val="105"/>
        </w:rPr>
        <w:t xml:space="preserve"> </w:t>
      </w:r>
      <w:r>
        <w:rPr>
          <w:w w:val="105"/>
        </w:rPr>
        <w:t>wallet</w:t>
      </w:r>
      <w:r>
        <w:rPr>
          <w:spacing w:val="-5"/>
          <w:w w:val="105"/>
        </w:rPr>
        <w:t xml:space="preserve"> </w:t>
      </w:r>
      <w:r>
        <w:rPr>
          <w:w w:val="105"/>
        </w:rPr>
        <w:t>cohort</w:t>
      </w:r>
      <w:r>
        <w:rPr>
          <w:spacing w:val="-5"/>
          <w:w w:val="105"/>
        </w:rPr>
        <w:t xml:space="preserve"> </w:t>
      </w:r>
      <w:r>
        <w:rPr>
          <w:w w:val="105"/>
        </w:rPr>
        <w:t>(</w:t>
      </w:r>
      <w:r>
        <w:rPr>
          <w:rFonts w:ascii="Arial Unicode MS"/>
          <w:w w:val="105"/>
        </w:rPr>
        <w:t>|W|</w:t>
      </w:r>
      <w:r>
        <w:rPr>
          <w:rFonts w:ascii="Arial Unicode MS"/>
          <w:spacing w:val="-5"/>
          <w:w w:val="105"/>
        </w:rPr>
        <w:t xml:space="preserve"> </w:t>
      </w:r>
      <w:r>
        <w:rPr>
          <w:w w:val="105"/>
        </w:rPr>
        <w:t>=</w:t>
      </w:r>
      <w:r>
        <w:rPr>
          <w:spacing w:val="1"/>
          <w:w w:val="105"/>
        </w:rPr>
        <w:t xml:space="preserve"> </w:t>
      </w:r>
      <w:r>
        <w:rPr>
          <w:i/>
          <w:w w:val="105"/>
        </w:rPr>
        <w:t xml:space="preserve">n </w:t>
      </w:r>
      <w:r>
        <w:rPr>
          <w:w w:val="105"/>
        </w:rPr>
        <w:t>=</w:t>
      </w:r>
      <w:r>
        <w:rPr>
          <w:spacing w:val="1"/>
          <w:w w:val="105"/>
        </w:rPr>
        <w:t xml:space="preserve"> </w:t>
      </w:r>
      <w:r>
        <w:rPr>
          <w:spacing w:val="-2"/>
          <w:w w:val="105"/>
        </w:rPr>
        <w:t>5</w:t>
      </w:r>
      <w:r>
        <w:rPr>
          <w:i/>
          <w:spacing w:val="-2"/>
          <w:w w:val="105"/>
        </w:rPr>
        <w:t>,</w:t>
      </w:r>
      <w:r>
        <w:rPr>
          <w:spacing w:val="-2"/>
          <w:w w:val="105"/>
        </w:rPr>
        <w:t>521)</w:t>
      </w:r>
    </w:p>
    <w:p w14:paraId="00DC1E62" w14:textId="77777777" w:rsidR="00350CFB" w:rsidRDefault="00283FFF">
      <w:pPr>
        <w:tabs>
          <w:tab w:val="left" w:pos="2764"/>
        </w:tabs>
        <w:spacing w:line="308" w:lineRule="exact"/>
        <w:ind w:left="420"/>
      </w:pPr>
      <w:r>
        <w:rPr>
          <w:rFonts w:ascii="Arial Unicode MS"/>
          <w:spacing w:val="-2"/>
          <w:w w:val="110"/>
        </w:rPr>
        <w:t>W</w:t>
      </w:r>
      <w:r>
        <w:rPr>
          <w:spacing w:val="-2"/>
          <w:w w:val="110"/>
          <w:vertAlign w:val="subscript"/>
        </w:rPr>
        <w:t>pool</w:t>
      </w:r>
      <w:r>
        <w:tab/>
      </w:r>
      <w:r>
        <w:rPr>
          <w:w w:val="105"/>
        </w:rPr>
        <w:t>Expanded</w:t>
      </w:r>
      <w:r>
        <w:rPr>
          <w:spacing w:val="-3"/>
          <w:w w:val="105"/>
        </w:rPr>
        <w:t xml:space="preserve"> </w:t>
      </w:r>
      <w:r>
        <w:rPr>
          <w:w w:val="105"/>
        </w:rPr>
        <w:t>wallet</w:t>
      </w:r>
      <w:r>
        <w:rPr>
          <w:spacing w:val="-2"/>
          <w:w w:val="105"/>
        </w:rPr>
        <w:t xml:space="preserve"> </w:t>
      </w:r>
      <w:r>
        <w:rPr>
          <w:w w:val="105"/>
        </w:rPr>
        <w:t>pool</w:t>
      </w:r>
      <w:r>
        <w:rPr>
          <w:spacing w:val="-3"/>
          <w:w w:val="105"/>
        </w:rPr>
        <w:t xml:space="preserve"> </w:t>
      </w:r>
      <w:r>
        <w:rPr>
          <w:w w:val="105"/>
        </w:rPr>
        <w:t>(</w:t>
      </w:r>
      <w:r>
        <w:rPr>
          <w:rFonts w:ascii="Arial Unicode MS"/>
          <w:w w:val="105"/>
        </w:rPr>
        <w:t>|W</w:t>
      </w:r>
      <w:r>
        <w:rPr>
          <w:w w:val="105"/>
          <w:vertAlign w:val="subscript"/>
        </w:rPr>
        <w:t>pool</w:t>
      </w:r>
      <w:r>
        <w:rPr>
          <w:rFonts w:ascii="Arial Unicode MS"/>
          <w:w w:val="105"/>
        </w:rPr>
        <w:t>|</w:t>
      </w:r>
      <w:r>
        <w:rPr>
          <w:rFonts w:ascii="Arial Unicode MS"/>
          <w:spacing w:val="-3"/>
          <w:w w:val="105"/>
        </w:rPr>
        <w:t xml:space="preserve"> </w:t>
      </w:r>
      <w:r>
        <w:rPr>
          <w:w w:val="105"/>
        </w:rPr>
        <w:t>=</w:t>
      </w:r>
      <w:r>
        <w:rPr>
          <w:spacing w:val="4"/>
          <w:w w:val="105"/>
        </w:rPr>
        <w:t xml:space="preserve"> </w:t>
      </w:r>
      <w:r>
        <w:rPr>
          <w:i/>
          <w:w w:val="105"/>
        </w:rPr>
        <w:t>N</w:t>
      </w:r>
      <w:r>
        <w:rPr>
          <w:i/>
          <w:spacing w:val="28"/>
          <w:w w:val="105"/>
        </w:rPr>
        <w:t xml:space="preserve"> </w:t>
      </w:r>
      <w:r>
        <w:rPr>
          <w:w w:val="105"/>
        </w:rPr>
        <w:t>=</w:t>
      </w:r>
      <w:r>
        <w:rPr>
          <w:spacing w:val="4"/>
          <w:w w:val="105"/>
        </w:rPr>
        <w:t xml:space="preserve"> </w:t>
      </w:r>
      <w:r>
        <w:rPr>
          <w:spacing w:val="-2"/>
          <w:w w:val="105"/>
        </w:rPr>
        <w:t>31</w:t>
      </w:r>
      <w:r>
        <w:rPr>
          <w:i/>
          <w:spacing w:val="-2"/>
          <w:w w:val="105"/>
        </w:rPr>
        <w:t>,</w:t>
      </w:r>
      <w:r>
        <w:rPr>
          <w:spacing w:val="-2"/>
          <w:w w:val="105"/>
        </w:rPr>
        <w:t>612)</w:t>
      </w:r>
    </w:p>
    <w:p w14:paraId="00DC1E63" w14:textId="77777777" w:rsidR="00350CFB" w:rsidRDefault="00283FFF">
      <w:pPr>
        <w:spacing w:line="238" w:lineRule="exact"/>
        <w:ind w:left="420"/>
      </w:pPr>
      <w:r>
        <w:rPr>
          <w:i/>
        </w:rPr>
        <w:t>G</w:t>
      </w:r>
      <w:r>
        <w:rPr>
          <w:vertAlign w:val="subscript"/>
        </w:rPr>
        <w:t>approve</w:t>
      </w:r>
      <w:r>
        <w:rPr>
          <w:spacing w:val="59"/>
        </w:rPr>
        <w:t xml:space="preserve"> </w:t>
      </w:r>
      <w:r>
        <w:t>=</w:t>
      </w:r>
      <w:r>
        <w:rPr>
          <w:spacing w:val="44"/>
        </w:rPr>
        <w:t xml:space="preserve"> </w:t>
      </w:r>
      <w:r>
        <w:t>(</w:t>
      </w:r>
      <w:r>
        <w:rPr>
          <w:i/>
        </w:rPr>
        <w:t>V</w:t>
      </w:r>
      <w:r>
        <w:rPr>
          <w:rFonts w:ascii="Menlo"/>
          <w:i/>
          <w:vertAlign w:val="subscript"/>
        </w:rPr>
        <w:t>A</w:t>
      </w:r>
      <w:r>
        <w:rPr>
          <w:i/>
        </w:rPr>
        <w:t>,</w:t>
      </w:r>
      <w:r>
        <w:rPr>
          <w:i/>
          <w:spacing w:val="4"/>
        </w:rPr>
        <w:t xml:space="preserve"> </w:t>
      </w:r>
      <w:r>
        <w:rPr>
          <w:i/>
        </w:rPr>
        <w:t>E</w:t>
      </w:r>
      <w:r>
        <w:rPr>
          <w:rFonts w:ascii="Menlo"/>
          <w:i/>
          <w:vertAlign w:val="subscript"/>
        </w:rPr>
        <w:t>A</w:t>
      </w:r>
      <w:r>
        <w:rPr>
          <w:i/>
        </w:rPr>
        <w:t>,</w:t>
      </w:r>
      <w:r>
        <w:rPr>
          <w:i/>
          <w:spacing w:val="4"/>
        </w:rPr>
        <w:t xml:space="preserve"> </w:t>
      </w:r>
      <w:r>
        <w:rPr>
          <w:i/>
        </w:rPr>
        <w:t>w</w:t>
      </w:r>
      <w:r>
        <w:rPr>
          <w:rFonts w:ascii="Menlo"/>
          <w:i/>
          <w:vertAlign w:val="subscript"/>
        </w:rPr>
        <w:t>A</w:t>
      </w:r>
      <w:r>
        <w:t>)</w:t>
      </w:r>
      <w:r>
        <w:rPr>
          <w:spacing w:val="59"/>
        </w:rPr>
        <w:t xml:space="preserve">  </w:t>
      </w:r>
      <w:r>
        <w:t>EndorseRank</w:t>
      </w:r>
      <w:r>
        <w:rPr>
          <w:spacing w:val="33"/>
        </w:rPr>
        <w:t xml:space="preserve"> </w:t>
      </w:r>
      <w:r>
        <w:t>allowance</w:t>
      </w:r>
      <w:r>
        <w:rPr>
          <w:spacing w:val="34"/>
        </w:rPr>
        <w:t xml:space="preserve"> </w:t>
      </w:r>
      <w:r>
        <w:rPr>
          <w:spacing w:val="-4"/>
        </w:rPr>
        <w:t>graph</w:t>
      </w:r>
    </w:p>
    <w:p w14:paraId="00DC1E64" w14:textId="77777777" w:rsidR="00350CFB" w:rsidRDefault="00283FFF">
      <w:pPr>
        <w:spacing w:before="13"/>
        <w:ind w:left="420"/>
      </w:pPr>
      <w:r>
        <w:rPr>
          <w:i/>
          <w:spacing w:val="-2"/>
          <w:w w:val="110"/>
        </w:rPr>
        <w:t>G</w:t>
      </w:r>
      <w:r>
        <w:rPr>
          <w:spacing w:val="-2"/>
          <w:w w:val="110"/>
          <w:vertAlign w:val="subscript"/>
        </w:rPr>
        <w:t>transfer</w:t>
      </w:r>
      <w:r>
        <w:rPr>
          <w:spacing w:val="-14"/>
          <w:w w:val="110"/>
        </w:rPr>
        <w:t xml:space="preserve"> </w:t>
      </w:r>
      <w:r>
        <w:rPr>
          <w:spacing w:val="-2"/>
          <w:w w:val="110"/>
        </w:rPr>
        <w:t>=</w:t>
      </w:r>
      <w:r>
        <w:rPr>
          <w:spacing w:val="-8"/>
          <w:w w:val="110"/>
        </w:rPr>
        <w:t xml:space="preserve"> </w:t>
      </w:r>
      <w:r>
        <w:rPr>
          <w:spacing w:val="-2"/>
          <w:w w:val="110"/>
        </w:rPr>
        <w:t>(</w:t>
      </w:r>
      <w:r>
        <w:rPr>
          <w:i/>
          <w:spacing w:val="-2"/>
          <w:w w:val="110"/>
        </w:rPr>
        <w:t>V</w:t>
      </w:r>
      <w:r>
        <w:rPr>
          <w:rFonts w:ascii="Menlo"/>
          <w:i/>
          <w:spacing w:val="-2"/>
          <w:w w:val="110"/>
          <w:vertAlign w:val="subscript"/>
        </w:rPr>
        <w:t>T</w:t>
      </w:r>
      <w:r>
        <w:rPr>
          <w:rFonts w:ascii="Menlo"/>
          <w:i/>
          <w:spacing w:val="-112"/>
          <w:w w:val="110"/>
        </w:rPr>
        <w:t xml:space="preserve"> </w:t>
      </w:r>
      <w:r>
        <w:rPr>
          <w:i/>
          <w:spacing w:val="-2"/>
          <w:w w:val="110"/>
        </w:rPr>
        <w:t>,</w:t>
      </w:r>
      <w:r>
        <w:rPr>
          <w:i/>
          <w:spacing w:val="-24"/>
          <w:w w:val="110"/>
        </w:rPr>
        <w:t xml:space="preserve"> </w:t>
      </w:r>
      <w:r>
        <w:rPr>
          <w:i/>
          <w:spacing w:val="-2"/>
          <w:w w:val="110"/>
        </w:rPr>
        <w:t>E</w:t>
      </w:r>
      <w:r>
        <w:rPr>
          <w:rFonts w:ascii="Menlo"/>
          <w:i/>
          <w:spacing w:val="-2"/>
          <w:w w:val="110"/>
          <w:vertAlign w:val="subscript"/>
        </w:rPr>
        <w:t>T</w:t>
      </w:r>
      <w:r>
        <w:rPr>
          <w:rFonts w:ascii="Menlo"/>
          <w:i/>
          <w:spacing w:val="-113"/>
          <w:w w:val="110"/>
        </w:rPr>
        <w:t xml:space="preserve"> </w:t>
      </w:r>
      <w:r>
        <w:rPr>
          <w:i/>
          <w:spacing w:val="-2"/>
          <w:w w:val="110"/>
        </w:rPr>
        <w:t>,</w:t>
      </w:r>
      <w:r>
        <w:rPr>
          <w:i/>
          <w:spacing w:val="-24"/>
          <w:w w:val="110"/>
        </w:rPr>
        <w:t xml:space="preserve"> </w:t>
      </w:r>
      <w:r>
        <w:rPr>
          <w:i/>
          <w:spacing w:val="-2"/>
          <w:w w:val="110"/>
        </w:rPr>
        <w:t>w</w:t>
      </w:r>
      <w:r>
        <w:rPr>
          <w:rFonts w:ascii="Menlo"/>
          <w:i/>
          <w:spacing w:val="-2"/>
          <w:w w:val="110"/>
          <w:vertAlign w:val="subscript"/>
        </w:rPr>
        <w:t>T</w:t>
      </w:r>
      <w:r>
        <w:rPr>
          <w:rFonts w:ascii="Menlo"/>
          <w:i/>
          <w:spacing w:val="-112"/>
          <w:w w:val="110"/>
        </w:rPr>
        <w:t xml:space="preserve"> </w:t>
      </w:r>
      <w:r>
        <w:rPr>
          <w:spacing w:val="-2"/>
          <w:w w:val="110"/>
        </w:rPr>
        <w:t>)</w:t>
      </w:r>
      <w:r>
        <w:rPr>
          <w:spacing w:val="79"/>
          <w:w w:val="150"/>
        </w:rPr>
        <w:t xml:space="preserve"> </w:t>
      </w:r>
      <w:r>
        <w:rPr>
          <w:spacing w:val="-2"/>
          <w:w w:val="110"/>
        </w:rPr>
        <w:t>AWP</w:t>
      </w:r>
      <w:r>
        <w:rPr>
          <w:spacing w:val="-12"/>
          <w:w w:val="110"/>
        </w:rPr>
        <w:t xml:space="preserve"> </w:t>
      </w:r>
      <w:r>
        <w:rPr>
          <w:spacing w:val="-2"/>
          <w:w w:val="110"/>
        </w:rPr>
        <w:t>transfer</w:t>
      </w:r>
      <w:r>
        <w:rPr>
          <w:spacing w:val="-12"/>
          <w:w w:val="110"/>
        </w:rPr>
        <w:t xml:space="preserve"> </w:t>
      </w:r>
      <w:r>
        <w:rPr>
          <w:spacing w:val="-2"/>
          <w:w w:val="110"/>
        </w:rPr>
        <w:t>graph</w:t>
      </w:r>
    </w:p>
    <w:p w14:paraId="00DC1E65" w14:textId="77777777" w:rsidR="00350CFB" w:rsidRDefault="00283FFF">
      <w:pPr>
        <w:tabs>
          <w:tab w:val="left" w:pos="2764"/>
        </w:tabs>
        <w:spacing w:before="14" w:line="225" w:lineRule="exact"/>
        <w:ind w:left="420"/>
      </w:pPr>
      <w:r>
        <w:rPr>
          <w:i/>
        </w:rPr>
        <w:t>G</w:t>
      </w:r>
      <w:r>
        <w:rPr>
          <w:vertAlign w:val="subscript"/>
        </w:rPr>
        <w:t>GF-</w:t>
      </w:r>
      <w:r>
        <w:rPr>
          <w:spacing w:val="-5"/>
          <w:vertAlign w:val="subscript"/>
        </w:rPr>
        <w:t>PR</w:t>
      </w:r>
      <w:r>
        <w:tab/>
        <w:t>Supplementary</w:t>
      </w:r>
      <w:r>
        <w:rPr>
          <w:spacing w:val="-9"/>
        </w:rPr>
        <w:t xml:space="preserve"> </w:t>
      </w:r>
      <w:r>
        <w:t>GF-PR</w:t>
      </w:r>
      <w:r>
        <w:rPr>
          <w:spacing w:val="-9"/>
        </w:rPr>
        <w:t xml:space="preserve"> </w:t>
      </w:r>
      <w:r>
        <w:t>star</w:t>
      </w:r>
      <w:r>
        <w:rPr>
          <w:spacing w:val="-8"/>
        </w:rPr>
        <w:t xml:space="preserve"> </w:t>
      </w:r>
      <w:r>
        <w:rPr>
          <w:spacing w:val="-4"/>
        </w:rPr>
        <w:t>graph</w:t>
      </w:r>
    </w:p>
    <w:p w14:paraId="00DC1E66" w14:textId="77777777" w:rsidR="00350CFB" w:rsidRDefault="00283FFF">
      <w:pPr>
        <w:tabs>
          <w:tab w:val="left" w:pos="2764"/>
        </w:tabs>
        <w:spacing w:line="299" w:lineRule="exact"/>
        <w:ind w:left="420"/>
        <w:rPr>
          <w:i/>
        </w:rPr>
      </w:pPr>
      <w:r>
        <w:rPr>
          <w:i/>
          <w:spacing w:val="2"/>
          <w:w w:val="110"/>
        </w:rPr>
        <w:t>w</w:t>
      </w:r>
      <w:r>
        <w:rPr>
          <w:rFonts w:ascii="Menlo" w:hAnsi="Menlo"/>
          <w:i/>
          <w:spacing w:val="2"/>
          <w:w w:val="110"/>
          <w:vertAlign w:val="subscript"/>
        </w:rPr>
        <w:t>A</w:t>
      </w:r>
      <w:r>
        <w:rPr>
          <w:spacing w:val="2"/>
          <w:w w:val="110"/>
        </w:rPr>
        <w:t>(</w:t>
      </w:r>
      <w:r>
        <w:rPr>
          <w:i/>
          <w:spacing w:val="2"/>
          <w:w w:val="110"/>
        </w:rPr>
        <w:t xml:space="preserve">u, </w:t>
      </w:r>
      <w:r>
        <w:rPr>
          <w:i/>
          <w:spacing w:val="-5"/>
          <w:w w:val="105"/>
        </w:rPr>
        <w:t>v</w:t>
      </w:r>
      <w:r>
        <w:rPr>
          <w:spacing w:val="-5"/>
          <w:w w:val="105"/>
        </w:rPr>
        <w:t>)</w:t>
      </w:r>
      <w:r>
        <w:tab/>
        <w:t>Latest</w:t>
      </w:r>
      <w:r>
        <w:rPr>
          <w:spacing w:val="4"/>
        </w:rPr>
        <w:t xml:space="preserve"> </w:t>
      </w:r>
      <w:r>
        <w:t>allowance</w:t>
      </w:r>
      <w:r>
        <w:rPr>
          <w:spacing w:val="5"/>
        </w:rPr>
        <w:t xml:space="preserve"> </w:t>
      </w:r>
      <w:r>
        <w:t>weight,</w:t>
      </w:r>
      <w:r>
        <w:rPr>
          <w:spacing w:val="5"/>
        </w:rPr>
        <w:t xml:space="preserve"> </w:t>
      </w:r>
      <w:r>
        <w:t>owner</w:t>
      </w:r>
      <w:r>
        <w:rPr>
          <w:spacing w:val="5"/>
        </w:rPr>
        <w:t xml:space="preserve"> </w:t>
      </w:r>
      <w:r>
        <w:rPr>
          <w:i/>
        </w:rPr>
        <w:t>u</w:t>
      </w:r>
      <w:r>
        <w:rPr>
          <w:i/>
          <w:spacing w:val="12"/>
        </w:rPr>
        <w:t xml:space="preserve"> </w:t>
      </w:r>
      <w:r>
        <w:rPr>
          <w:rFonts w:ascii="Arial Unicode MS" w:hAnsi="Arial Unicode MS"/>
        </w:rPr>
        <w:t>→</w:t>
      </w:r>
      <w:r>
        <w:rPr>
          <w:rFonts w:ascii="Arial Unicode MS" w:hAnsi="Arial Unicode MS"/>
          <w:spacing w:val="-1"/>
        </w:rPr>
        <w:t xml:space="preserve"> </w:t>
      </w:r>
      <w:r>
        <w:t>spender</w:t>
      </w:r>
      <w:r>
        <w:rPr>
          <w:spacing w:val="5"/>
        </w:rPr>
        <w:t xml:space="preserve"> </w:t>
      </w:r>
      <w:r>
        <w:rPr>
          <w:i/>
          <w:spacing w:val="-10"/>
        </w:rPr>
        <w:t>v</w:t>
      </w:r>
    </w:p>
    <w:p w14:paraId="00DC1E67" w14:textId="77777777" w:rsidR="00350CFB" w:rsidRDefault="00283FFF">
      <w:pPr>
        <w:tabs>
          <w:tab w:val="left" w:pos="2764"/>
        </w:tabs>
        <w:spacing w:line="308" w:lineRule="exact"/>
        <w:ind w:left="420"/>
        <w:rPr>
          <w:i/>
        </w:rPr>
      </w:pPr>
      <w:r>
        <w:rPr>
          <w:i/>
        </w:rPr>
        <w:t>w</w:t>
      </w:r>
      <w:r>
        <w:rPr>
          <w:rFonts w:ascii="Menlo" w:hAnsi="Menlo"/>
          <w:i/>
          <w:vertAlign w:val="subscript"/>
        </w:rPr>
        <w:t>T</w:t>
      </w:r>
      <w:r>
        <w:rPr>
          <w:rFonts w:ascii="Menlo" w:hAnsi="Menlo"/>
          <w:i/>
          <w:spacing w:val="-77"/>
        </w:rPr>
        <w:t xml:space="preserve"> </w:t>
      </w:r>
      <w:r>
        <w:t>(</w:t>
      </w:r>
      <w:r>
        <w:rPr>
          <w:i/>
        </w:rPr>
        <w:t>u,</w:t>
      </w:r>
      <w:r>
        <w:rPr>
          <w:i/>
          <w:spacing w:val="5"/>
        </w:rPr>
        <w:t xml:space="preserve"> </w:t>
      </w:r>
      <w:r>
        <w:rPr>
          <w:i/>
          <w:spacing w:val="-5"/>
        </w:rPr>
        <w:t>v</w:t>
      </w:r>
      <w:r>
        <w:rPr>
          <w:spacing w:val="-5"/>
        </w:rPr>
        <w:t>)</w:t>
      </w:r>
      <w:r>
        <w:tab/>
        <w:t>Time-decayed</w:t>
      </w:r>
      <w:r>
        <w:rPr>
          <w:spacing w:val="3"/>
        </w:rPr>
        <w:t xml:space="preserve"> </w:t>
      </w:r>
      <w:r>
        <w:t>transfer</w:t>
      </w:r>
      <w:r>
        <w:rPr>
          <w:spacing w:val="3"/>
        </w:rPr>
        <w:t xml:space="preserve"> </w:t>
      </w:r>
      <w:r>
        <w:t>weight,</w:t>
      </w:r>
      <w:r>
        <w:rPr>
          <w:spacing w:val="3"/>
        </w:rPr>
        <w:t xml:space="preserve"> </w:t>
      </w:r>
      <w:r>
        <w:t>sender</w:t>
      </w:r>
      <w:r>
        <w:rPr>
          <w:spacing w:val="3"/>
        </w:rPr>
        <w:t xml:space="preserve"> </w:t>
      </w:r>
      <w:r>
        <w:rPr>
          <w:i/>
        </w:rPr>
        <w:t>u</w:t>
      </w:r>
      <w:r>
        <w:rPr>
          <w:i/>
          <w:spacing w:val="9"/>
        </w:rPr>
        <w:t xml:space="preserve"> </w:t>
      </w:r>
      <w:r>
        <w:rPr>
          <w:rFonts w:ascii="Arial Unicode MS" w:hAnsi="Arial Unicode MS"/>
        </w:rPr>
        <w:t>→</w:t>
      </w:r>
      <w:r>
        <w:rPr>
          <w:rFonts w:ascii="Arial Unicode MS" w:hAnsi="Arial Unicode MS"/>
          <w:spacing w:val="-3"/>
        </w:rPr>
        <w:t xml:space="preserve"> </w:t>
      </w:r>
      <w:r>
        <w:t>receiver</w:t>
      </w:r>
      <w:r>
        <w:rPr>
          <w:spacing w:val="3"/>
        </w:rPr>
        <w:t xml:space="preserve"> </w:t>
      </w:r>
      <w:r>
        <w:rPr>
          <w:i/>
          <w:spacing w:val="-10"/>
        </w:rPr>
        <w:t>v</w:t>
      </w:r>
    </w:p>
    <w:p w14:paraId="00DC1E68" w14:textId="77777777" w:rsidR="00350CFB" w:rsidRDefault="00283FFF">
      <w:pPr>
        <w:tabs>
          <w:tab w:val="left" w:pos="2764"/>
        </w:tabs>
        <w:spacing w:line="238" w:lineRule="exact"/>
        <w:ind w:left="420"/>
        <w:rPr>
          <w:i/>
        </w:rPr>
      </w:pPr>
      <w:r>
        <w:rPr>
          <w:b/>
          <w:spacing w:val="-5"/>
          <w:w w:val="110"/>
        </w:rPr>
        <w:t>s</w:t>
      </w:r>
      <w:r>
        <w:rPr>
          <w:rFonts w:ascii="Menlo"/>
          <w:i/>
          <w:spacing w:val="-5"/>
          <w:w w:val="110"/>
          <w:vertAlign w:val="subscript"/>
        </w:rPr>
        <w:t>M</w:t>
      </w:r>
      <w:r>
        <w:rPr>
          <w:rFonts w:ascii="Menlo"/>
          <w:i/>
        </w:rPr>
        <w:tab/>
      </w:r>
      <w:r>
        <w:t>Reputation</w:t>
      </w:r>
      <w:r>
        <w:rPr>
          <w:spacing w:val="-7"/>
        </w:rPr>
        <w:t xml:space="preserve"> </w:t>
      </w:r>
      <w:r>
        <w:t>score</w:t>
      </w:r>
      <w:r>
        <w:rPr>
          <w:spacing w:val="-7"/>
        </w:rPr>
        <w:t xml:space="preserve"> </w:t>
      </w:r>
      <w:r>
        <w:t>vector</w:t>
      </w:r>
      <w:r>
        <w:rPr>
          <w:spacing w:val="-7"/>
        </w:rPr>
        <w:t xml:space="preserve"> </w:t>
      </w:r>
      <w:r>
        <w:t>for</w:t>
      </w:r>
      <w:r>
        <w:rPr>
          <w:spacing w:val="-7"/>
        </w:rPr>
        <w:t xml:space="preserve"> </w:t>
      </w:r>
      <w:r>
        <w:t>method</w:t>
      </w:r>
      <w:r>
        <w:rPr>
          <w:spacing w:val="-6"/>
        </w:rPr>
        <w:t xml:space="preserve"> </w:t>
      </w:r>
      <w:r>
        <w:rPr>
          <w:i/>
          <w:spacing w:val="-10"/>
        </w:rPr>
        <w:t>M</w:t>
      </w:r>
    </w:p>
    <w:p w14:paraId="00DC1E69" w14:textId="77777777" w:rsidR="00350CFB" w:rsidRDefault="00283FFF">
      <w:pPr>
        <w:tabs>
          <w:tab w:val="left" w:pos="2764"/>
        </w:tabs>
        <w:spacing w:before="14"/>
        <w:ind w:left="420"/>
        <w:rPr>
          <w:i/>
        </w:rPr>
      </w:pPr>
      <w:r>
        <w:rPr>
          <w:b/>
          <w:spacing w:val="-5"/>
        </w:rPr>
        <w:t>p</w:t>
      </w:r>
      <w:r>
        <w:rPr>
          <w:rFonts w:ascii="Menlo"/>
          <w:i/>
          <w:spacing w:val="-5"/>
          <w:vertAlign w:val="subscript"/>
        </w:rPr>
        <w:t>P</w:t>
      </w:r>
      <w:r>
        <w:rPr>
          <w:rFonts w:ascii="Menlo"/>
          <w:i/>
        </w:rPr>
        <w:tab/>
      </w:r>
      <w:r>
        <w:t>Proxy</w:t>
      </w:r>
      <w:r>
        <w:rPr>
          <w:spacing w:val="-6"/>
        </w:rPr>
        <w:t xml:space="preserve"> </w:t>
      </w:r>
      <w:r>
        <w:t>value</w:t>
      </w:r>
      <w:r>
        <w:rPr>
          <w:spacing w:val="-6"/>
        </w:rPr>
        <w:t xml:space="preserve"> </w:t>
      </w:r>
      <w:r>
        <w:t>vector</w:t>
      </w:r>
      <w:r>
        <w:rPr>
          <w:spacing w:val="-5"/>
        </w:rPr>
        <w:t xml:space="preserve"> </w:t>
      </w:r>
      <w:r>
        <w:t>for</w:t>
      </w:r>
      <w:r>
        <w:rPr>
          <w:spacing w:val="-6"/>
        </w:rPr>
        <w:t xml:space="preserve"> </w:t>
      </w:r>
      <w:r>
        <w:t>proxy</w:t>
      </w:r>
      <w:r>
        <w:rPr>
          <w:spacing w:val="-6"/>
        </w:rPr>
        <w:t xml:space="preserve"> </w:t>
      </w:r>
      <w:r>
        <w:rPr>
          <w:i/>
          <w:spacing w:val="-10"/>
        </w:rPr>
        <w:t>P</w:t>
      </w:r>
    </w:p>
    <w:p w14:paraId="00DC1E6A" w14:textId="77777777" w:rsidR="00350CFB" w:rsidRDefault="00283FFF">
      <w:pPr>
        <w:tabs>
          <w:tab w:val="left" w:pos="2764"/>
        </w:tabs>
        <w:spacing w:before="14"/>
        <w:ind w:left="420"/>
      </w:pPr>
      <w:r>
        <w:rPr>
          <w:i/>
          <w:spacing w:val="-10"/>
        </w:rPr>
        <w:t>d</w:t>
      </w:r>
      <w:r>
        <w:rPr>
          <w:i/>
        </w:rPr>
        <w:tab/>
      </w:r>
      <w:r>
        <w:t>PageRank</w:t>
      </w:r>
      <w:r>
        <w:rPr>
          <w:spacing w:val="-9"/>
        </w:rPr>
        <w:t xml:space="preserve"> </w:t>
      </w:r>
      <w:r>
        <w:t>damping</w:t>
      </w:r>
      <w:r>
        <w:rPr>
          <w:spacing w:val="-8"/>
        </w:rPr>
        <w:t xml:space="preserve"> </w:t>
      </w:r>
      <w:r>
        <w:t>factor</w:t>
      </w:r>
      <w:r>
        <w:rPr>
          <w:spacing w:val="-8"/>
        </w:rPr>
        <w:t xml:space="preserve"> </w:t>
      </w:r>
      <w:r>
        <w:t>(default</w:t>
      </w:r>
      <w:r>
        <w:rPr>
          <w:spacing w:val="-8"/>
        </w:rPr>
        <w:t xml:space="preserve"> </w:t>
      </w:r>
      <w:r>
        <w:rPr>
          <w:spacing w:val="-2"/>
        </w:rPr>
        <w:t>0</w:t>
      </w:r>
      <w:r>
        <w:rPr>
          <w:i/>
          <w:spacing w:val="-2"/>
        </w:rPr>
        <w:t>.</w:t>
      </w:r>
      <w:r>
        <w:rPr>
          <w:spacing w:val="-2"/>
        </w:rPr>
        <w:t>85)</w:t>
      </w:r>
    </w:p>
    <w:p w14:paraId="00DC1E6B" w14:textId="77777777" w:rsidR="00350CFB" w:rsidRDefault="00283FFF">
      <w:pPr>
        <w:tabs>
          <w:tab w:val="left" w:pos="2764"/>
        </w:tabs>
        <w:spacing w:before="18"/>
        <w:ind w:left="420"/>
      </w:pPr>
      <w:r>
        <w:rPr>
          <w:i/>
          <w:spacing w:val="-4"/>
          <w:w w:val="110"/>
        </w:rPr>
        <w:t>τ</w:t>
      </w:r>
      <w:r>
        <w:rPr>
          <w:spacing w:val="-4"/>
          <w:w w:val="110"/>
          <w:vertAlign w:val="subscript"/>
        </w:rPr>
        <w:t>tol</w:t>
      </w:r>
      <w:r>
        <w:tab/>
        <w:t>PageRank</w:t>
      </w:r>
      <w:r>
        <w:rPr>
          <w:spacing w:val="-12"/>
        </w:rPr>
        <w:t xml:space="preserve"> </w:t>
      </w:r>
      <w:r>
        <w:t>convergence</w:t>
      </w:r>
      <w:r>
        <w:rPr>
          <w:spacing w:val="-12"/>
        </w:rPr>
        <w:t xml:space="preserve"> </w:t>
      </w:r>
      <w:r>
        <w:t>tolerance</w:t>
      </w:r>
      <w:r>
        <w:rPr>
          <w:spacing w:val="-12"/>
        </w:rPr>
        <w:t xml:space="preserve"> </w:t>
      </w:r>
      <w:r>
        <w:rPr>
          <w:spacing w:val="-2"/>
        </w:rPr>
        <w:t>(10</w:t>
      </w:r>
      <w:r>
        <w:rPr>
          <w:rFonts w:ascii="Apple Symbols" w:hAnsi="Apple Symbols"/>
          <w:spacing w:val="-2"/>
          <w:vertAlign w:val="superscript"/>
        </w:rPr>
        <w:t>−</w:t>
      </w:r>
      <w:r>
        <w:rPr>
          <w:spacing w:val="-2"/>
          <w:vertAlign w:val="superscript"/>
        </w:rPr>
        <w:t>8</w:t>
      </w:r>
      <w:r>
        <w:rPr>
          <w:spacing w:val="-2"/>
        </w:rPr>
        <w:t>)</w:t>
      </w:r>
    </w:p>
    <w:p w14:paraId="00DC1E6C" w14:textId="77777777" w:rsidR="00350CFB" w:rsidRDefault="00283FFF">
      <w:pPr>
        <w:tabs>
          <w:tab w:val="left" w:pos="2764"/>
        </w:tabs>
        <w:spacing w:before="10"/>
        <w:ind w:left="420"/>
      </w:pPr>
      <w:r>
        <w:rPr>
          <w:i/>
          <w:spacing w:val="-4"/>
        </w:rPr>
        <w:t>I</w:t>
      </w:r>
      <w:r>
        <w:rPr>
          <w:spacing w:val="-4"/>
          <w:vertAlign w:val="subscript"/>
        </w:rPr>
        <w:t>max</w:t>
      </w:r>
      <w:r>
        <w:tab/>
        <w:t>Maximum</w:t>
      </w:r>
      <w:r>
        <w:rPr>
          <w:spacing w:val="-13"/>
        </w:rPr>
        <w:t xml:space="preserve"> </w:t>
      </w:r>
      <w:r>
        <w:t>PageRank</w:t>
      </w:r>
      <w:r>
        <w:rPr>
          <w:spacing w:val="-13"/>
        </w:rPr>
        <w:t xml:space="preserve"> </w:t>
      </w:r>
      <w:r>
        <w:t>iterations</w:t>
      </w:r>
      <w:r>
        <w:rPr>
          <w:spacing w:val="-13"/>
        </w:rPr>
        <w:t xml:space="preserve"> </w:t>
      </w:r>
      <w:r>
        <w:rPr>
          <w:spacing w:val="-2"/>
        </w:rPr>
        <w:t>(300)</w:t>
      </w:r>
    </w:p>
    <w:p w14:paraId="00DC1E6D" w14:textId="77777777" w:rsidR="00350CFB" w:rsidRDefault="00283FFF">
      <w:pPr>
        <w:tabs>
          <w:tab w:val="left" w:pos="2764"/>
        </w:tabs>
        <w:spacing w:before="18"/>
        <w:ind w:left="420"/>
      </w:pPr>
      <w:r>
        <w:rPr>
          <w:i/>
          <w:spacing w:val="-2"/>
        </w:rPr>
        <w:t>σ</w:t>
      </w:r>
      <w:r>
        <w:rPr>
          <w:spacing w:val="-2"/>
        </w:rPr>
        <w:t>(∆</w:t>
      </w:r>
      <w:r>
        <w:rPr>
          <w:i/>
          <w:spacing w:val="-2"/>
        </w:rPr>
        <w:t>t</w:t>
      </w:r>
      <w:r>
        <w:rPr>
          <w:spacing w:val="-2"/>
        </w:rPr>
        <w:t>)</w:t>
      </w:r>
      <w:r>
        <w:tab/>
        <w:t>Logistic</w:t>
      </w:r>
      <w:r>
        <w:rPr>
          <w:spacing w:val="-8"/>
        </w:rPr>
        <w:t xml:space="preserve"> </w:t>
      </w:r>
      <w:r>
        <w:t>time-decay</w:t>
      </w:r>
      <w:r>
        <w:rPr>
          <w:spacing w:val="-7"/>
        </w:rPr>
        <w:t xml:space="preserve"> </w:t>
      </w:r>
      <w:r>
        <w:t>on</w:t>
      </w:r>
      <w:r>
        <w:rPr>
          <w:spacing w:val="-8"/>
        </w:rPr>
        <w:t xml:space="preserve"> </w:t>
      </w:r>
      <w:r>
        <w:t>transfer</w:t>
      </w:r>
      <w:r>
        <w:rPr>
          <w:spacing w:val="-7"/>
        </w:rPr>
        <w:t xml:space="preserve"> </w:t>
      </w:r>
      <w:r>
        <w:rPr>
          <w:spacing w:val="-5"/>
        </w:rPr>
        <w:t>age</w:t>
      </w:r>
    </w:p>
    <w:p w14:paraId="00DC1E6E" w14:textId="77777777" w:rsidR="00350CFB" w:rsidRDefault="00283FFF">
      <w:pPr>
        <w:tabs>
          <w:tab w:val="left" w:pos="2764"/>
        </w:tabs>
        <w:spacing w:before="18"/>
        <w:ind w:left="420"/>
      </w:pPr>
      <w:r>
        <w:rPr>
          <w:i/>
        </w:rPr>
        <w:t>k</w:t>
      </w:r>
      <w:r>
        <w:t>,</w:t>
      </w:r>
      <w:r>
        <w:rPr>
          <w:spacing w:val="20"/>
        </w:rPr>
        <w:t xml:space="preserve"> </w:t>
      </w:r>
      <w:r>
        <w:rPr>
          <w:i/>
          <w:spacing w:val="-7"/>
        </w:rPr>
        <w:t>t</w:t>
      </w:r>
      <w:r>
        <w:rPr>
          <w:spacing w:val="-7"/>
          <w:vertAlign w:val="subscript"/>
        </w:rPr>
        <w:t>0</w:t>
      </w:r>
      <w:r>
        <w:tab/>
        <w:t>Decay</w:t>
      </w:r>
      <w:r>
        <w:rPr>
          <w:spacing w:val="-8"/>
        </w:rPr>
        <w:t xml:space="preserve"> </w:t>
      </w:r>
      <w:r>
        <w:t>steepness</w:t>
      </w:r>
      <w:r>
        <w:rPr>
          <w:spacing w:val="-7"/>
        </w:rPr>
        <w:t xml:space="preserve"> </w:t>
      </w:r>
      <w:r>
        <w:t>(0</w:t>
      </w:r>
      <w:r>
        <w:rPr>
          <w:i/>
        </w:rPr>
        <w:t>.</w:t>
      </w:r>
      <w:r>
        <w:t>01)</w:t>
      </w:r>
      <w:r>
        <w:rPr>
          <w:spacing w:val="-7"/>
        </w:rPr>
        <w:t xml:space="preserve"> </w:t>
      </w:r>
      <w:r>
        <w:t>and</w:t>
      </w:r>
      <w:r>
        <w:rPr>
          <w:spacing w:val="-8"/>
        </w:rPr>
        <w:t xml:space="preserve"> </w:t>
      </w:r>
      <w:r>
        <w:t>midpoint</w:t>
      </w:r>
      <w:r>
        <w:rPr>
          <w:spacing w:val="-7"/>
        </w:rPr>
        <w:t xml:space="preserve"> </w:t>
      </w:r>
      <w:r>
        <w:t>(180</w:t>
      </w:r>
      <w:r>
        <w:rPr>
          <w:spacing w:val="-7"/>
        </w:rPr>
        <w:t xml:space="preserve"> </w:t>
      </w:r>
      <w:r>
        <w:rPr>
          <w:spacing w:val="-2"/>
        </w:rPr>
        <w:t>days)</w:t>
      </w:r>
    </w:p>
    <w:p w14:paraId="00DC1E6F" w14:textId="77777777" w:rsidR="00350CFB" w:rsidRDefault="00283FFF">
      <w:pPr>
        <w:tabs>
          <w:tab w:val="left" w:pos="2764"/>
        </w:tabs>
        <w:spacing w:before="18"/>
        <w:ind w:left="420"/>
      </w:pPr>
      <w:r>
        <w:rPr>
          <w:spacing w:val="-5"/>
        </w:rPr>
        <w:t>∆</w:t>
      </w:r>
      <w:r>
        <w:rPr>
          <w:i/>
          <w:spacing w:val="-5"/>
        </w:rPr>
        <w:t>t</w:t>
      </w:r>
      <w:r>
        <w:rPr>
          <w:i/>
        </w:rPr>
        <w:tab/>
      </w:r>
      <w:r>
        <w:t>Age</w:t>
      </w:r>
      <w:r>
        <w:rPr>
          <w:spacing w:val="-6"/>
        </w:rPr>
        <w:t xml:space="preserve"> </w:t>
      </w:r>
      <w:r>
        <w:t>of</w:t>
      </w:r>
      <w:r>
        <w:rPr>
          <w:spacing w:val="-6"/>
        </w:rPr>
        <w:t xml:space="preserve"> </w:t>
      </w:r>
      <w:r>
        <w:t>an</w:t>
      </w:r>
      <w:r>
        <w:rPr>
          <w:spacing w:val="-5"/>
        </w:rPr>
        <w:t xml:space="preserve"> </w:t>
      </w:r>
      <w:r>
        <w:t>event</w:t>
      </w:r>
      <w:r>
        <w:rPr>
          <w:spacing w:val="-6"/>
        </w:rPr>
        <w:t xml:space="preserve"> </w:t>
      </w:r>
      <w:r>
        <w:t>in</w:t>
      </w:r>
      <w:r>
        <w:rPr>
          <w:spacing w:val="-6"/>
        </w:rPr>
        <w:t xml:space="preserve"> </w:t>
      </w:r>
      <w:r>
        <w:t>days</w:t>
      </w:r>
      <w:r>
        <w:rPr>
          <w:spacing w:val="-5"/>
        </w:rPr>
        <w:t xml:space="preserve"> </w:t>
      </w:r>
      <w:r>
        <w:t>before</w:t>
      </w:r>
      <w:r>
        <w:rPr>
          <w:spacing w:val="-6"/>
        </w:rPr>
        <w:t xml:space="preserve"> </w:t>
      </w:r>
      <w:r>
        <w:t>observation</w:t>
      </w:r>
      <w:r>
        <w:rPr>
          <w:spacing w:val="-5"/>
        </w:rPr>
        <w:t xml:space="preserve"> end</w:t>
      </w:r>
    </w:p>
    <w:p w14:paraId="00DC1E70" w14:textId="77777777" w:rsidR="00350CFB" w:rsidRDefault="00283FFF">
      <w:pPr>
        <w:tabs>
          <w:tab w:val="left" w:pos="2764"/>
        </w:tabs>
        <w:spacing w:before="18"/>
        <w:ind w:left="420"/>
      </w:pPr>
      <w:r>
        <w:rPr>
          <w:i/>
        </w:rPr>
        <w:t>ε</w:t>
      </w:r>
      <w:r>
        <w:rPr>
          <w:vertAlign w:val="subscript"/>
        </w:rPr>
        <w:t>loss</w:t>
      </w:r>
      <w:r>
        <w:t>,</w:t>
      </w:r>
      <w:r>
        <w:rPr>
          <w:spacing w:val="48"/>
        </w:rPr>
        <w:t xml:space="preserve"> </w:t>
      </w:r>
      <w:r>
        <w:rPr>
          <w:i/>
          <w:spacing w:val="-4"/>
        </w:rPr>
        <w:t>ε</w:t>
      </w:r>
      <w:r>
        <w:rPr>
          <w:spacing w:val="-4"/>
          <w:vertAlign w:val="subscript"/>
        </w:rPr>
        <w:t>liq</w:t>
      </w:r>
      <w:r>
        <w:tab/>
        <w:t>GF-PR</w:t>
      </w:r>
      <w:r>
        <w:rPr>
          <w:spacing w:val="-8"/>
        </w:rPr>
        <w:t xml:space="preserve"> </w:t>
      </w:r>
      <w:r>
        <w:t>sink</w:t>
      </w:r>
      <w:r>
        <w:rPr>
          <w:spacing w:val="-7"/>
        </w:rPr>
        <w:t xml:space="preserve"> </w:t>
      </w:r>
      <w:r>
        <w:t>additives</w:t>
      </w:r>
      <w:r>
        <w:rPr>
          <w:spacing w:val="-7"/>
        </w:rPr>
        <w:t xml:space="preserve"> </w:t>
      </w:r>
      <w:r>
        <w:t>(0</w:t>
      </w:r>
      <w:r>
        <w:rPr>
          <w:i/>
        </w:rPr>
        <w:t>.</w:t>
      </w:r>
      <w:r>
        <w:t>1,</w:t>
      </w:r>
      <w:r>
        <w:rPr>
          <w:spacing w:val="-7"/>
        </w:rPr>
        <w:t xml:space="preserve"> </w:t>
      </w:r>
      <w:r>
        <w:rPr>
          <w:spacing w:val="-4"/>
        </w:rPr>
        <w:t>1</w:t>
      </w:r>
      <w:r>
        <w:rPr>
          <w:i/>
          <w:spacing w:val="-4"/>
        </w:rPr>
        <w:t>.</w:t>
      </w:r>
      <w:r>
        <w:rPr>
          <w:spacing w:val="-4"/>
        </w:rPr>
        <w:t>0)</w:t>
      </w:r>
    </w:p>
    <w:p w14:paraId="00DC1E71" w14:textId="77777777" w:rsidR="00350CFB" w:rsidRDefault="00283FFF">
      <w:pPr>
        <w:tabs>
          <w:tab w:val="left" w:pos="2764"/>
        </w:tabs>
        <w:spacing w:before="18"/>
        <w:ind w:left="420"/>
      </w:pPr>
      <w:r>
        <w:rPr>
          <w:i/>
          <w:spacing w:val="-10"/>
        </w:rPr>
        <w:t>ρ</w:t>
      </w:r>
      <w:r>
        <w:rPr>
          <w:i/>
        </w:rPr>
        <w:tab/>
      </w:r>
      <w:r>
        <w:rPr>
          <w:spacing w:val="-2"/>
        </w:rPr>
        <w:t>Spearman’s</w:t>
      </w:r>
      <w:r>
        <w:rPr>
          <w:spacing w:val="-1"/>
        </w:rPr>
        <w:t xml:space="preserve"> </w:t>
      </w:r>
      <w:r>
        <w:rPr>
          <w:spacing w:val="-2"/>
        </w:rPr>
        <w:t>rank</w:t>
      </w:r>
      <w:r>
        <w:t xml:space="preserve"> </w:t>
      </w:r>
      <w:r>
        <w:rPr>
          <w:spacing w:val="-2"/>
        </w:rPr>
        <w:t>correlation</w:t>
      </w:r>
    </w:p>
    <w:p w14:paraId="00DC1E72" w14:textId="77777777" w:rsidR="00350CFB" w:rsidRDefault="00283FFF">
      <w:pPr>
        <w:tabs>
          <w:tab w:val="left" w:pos="2764"/>
        </w:tabs>
        <w:spacing w:before="18"/>
        <w:ind w:left="420"/>
      </w:pPr>
      <w:r>
        <w:rPr>
          <w:i/>
          <w:spacing w:val="-10"/>
        </w:rPr>
        <w:t>τ</w:t>
      </w:r>
      <w:r>
        <w:rPr>
          <w:i/>
        </w:rPr>
        <w:tab/>
      </w:r>
      <w:r>
        <w:t>Kendall’s</w:t>
      </w:r>
      <w:r>
        <w:rPr>
          <w:spacing w:val="-14"/>
        </w:rPr>
        <w:t xml:space="preserve"> </w:t>
      </w:r>
      <w:r>
        <w:t>rank</w:t>
      </w:r>
      <w:r>
        <w:rPr>
          <w:spacing w:val="-13"/>
        </w:rPr>
        <w:t xml:space="preserve"> </w:t>
      </w:r>
      <w:r>
        <w:rPr>
          <w:spacing w:val="-2"/>
        </w:rPr>
        <w:t>correlation</w:t>
      </w:r>
    </w:p>
    <w:p w14:paraId="00DC1E73" w14:textId="77777777" w:rsidR="00350CFB" w:rsidRDefault="00283FFF">
      <w:pPr>
        <w:tabs>
          <w:tab w:val="left" w:pos="2764"/>
        </w:tabs>
        <w:spacing w:before="18"/>
        <w:ind w:left="420"/>
      </w:pPr>
      <w:r>
        <w:rPr>
          <w:i/>
          <w:spacing w:val="-4"/>
        </w:rPr>
        <w:t>T</w:t>
      </w:r>
      <w:r>
        <w:rPr>
          <w:spacing w:val="-4"/>
          <w:vertAlign w:val="subscript"/>
        </w:rPr>
        <w:t>obs</w:t>
      </w:r>
      <w:r>
        <w:tab/>
        <w:t>Observation</w:t>
      </w:r>
      <w:r>
        <w:rPr>
          <w:spacing w:val="-10"/>
        </w:rPr>
        <w:t xml:space="preserve"> </w:t>
      </w:r>
      <w:r>
        <w:t>end</w:t>
      </w:r>
      <w:r>
        <w:rPr>
          <w:spacing w:val="-10"/>
        </w:rPr>
        <w:t xml:space="preserve"> </w:t>
      </w:r>
      <w:r>
        <w:t>timestamp</w:t>
      </w:r>
      <w:r>
        <w:rPr>
          <w:spacing w:val="-9"/>
        </w:rPr>
        <w:t xml:space="preserve"> </w:t>
      </w:r>
      <w:r>
        <w:t>(2026-05-31</w:t>
      </w:r>
      <w:r>
        <w:rPr>
          <w:spacing w:val="-10"/>
        </w:rPr>
        <w:t xml:space="preserve"> </w:t>
      </w:r>
      <w:r>
        <w:rPr>
          <w:spacing w:val="-4"/>
        </w:rPr>
        <w:t>UTC)</w:t>
      </w:r>
    </w:p>
    <w:p w14:paraId="00DC1E74" w14:textId="77777777" w:rsidR="00350CFB" w:rsidRDefault="00283FFF">
      <w:pPr>
        <w:pStyle w:val="BodyText"/>
        <w:spacing w:before="5"/>
        <w:rPr>
          <w:sz w:val="5"/>
        </w:rPr>
      </w:pPr>
      <w:r>
        <w:rPr>
          <w:noProof/>
          <w:sz w:val="5"/>
        </w:rPr>
        <mc:AlternateContent>
          <mc:Choice Requires="wps">
            <w:drawing>
              <wp:anchor distT="0" distB="0" distL="0" distR="0" simplePos="0" relativeHeight="487605760" behindDoc="1" locked="0" layoutInCell="1" allowOverlap="1" wp14:anchorId="00DC271E" wp14:editId="00DC271F">
                <wp:simplePos x="0" y="0"/>
                <wp:positionH relativeFrom="page">
                  <wp:posOffset>852576</wp:posOffset>
                </wp:positionH>
                <wp:positionV relativeFrom="paragraph">
                  <wp:posOffset>54922</wp:posOffset>
                </wp:positionV>
                <wp:extent cx="5855335" cy="1270"/>
                <wp:effectExtent l="0" t="0" r="0" b="0"/>
                <wp:wrapTopAndBottom/>
                <wp:docPr id="108" name="Graphic 1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55335" cy="1270"/>
                        </a:xfrm>
                        <a:custGeom>
                          <a:avLst/>
                          <a:gdLst/>
                          <a:ahLst/>
                          <a:cxnLst/>
                          <a:rect l="l" t="t" r="r" b="b"/>
                          <a:pathLst>
                            <a:path w="5855335">
                              <a:moveTo>
                                <a:pt x="0" y="0"/>
                              </a:moveTo>
                              <a:lnTo>
                                <a:pt x="5854852" y="0"/>
                              </a:lnTo>
                            </a:path>
                          </a:pathLst>
                        </a:custGeom>
                        <a:ln w="1214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41BE204" id="Graphic 108" o:spid="_x0000_s1026" style="position:absolute;margin-left:67.15pt;margin-top:4.3pt;width:461.05pt;height:.1pt;z-index:-15710720;visibility:visible;mso-wrap-style:square;mso-wrap-distance-left:0;mso-wrap-distance-top:0;mso-wrap-distance-right:0;mso-wrap-distance-bottom:0;mso-position-horizontal:absolute;mso-position-horizontal-relative:page;mso-position-vertical:absolute;mso-position-vertical-relative:text;v-text-anchor:top" coordsize="585533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" path="m,l5854852,e" filled="f" strokeweight=".33739mm">
                <v:path arrowok="t"/>
                <w10:wrap type="topAndBottom" anchorx="page"/>
              </v:shape>
            </w:pict>
          </mc:Fallback>
        </mc:AlternateContent>
      </w:r>
    </w:p>
    <w:p w14:paraId="00DC1E75" w14:textId="77777777" w:rsidR="00350CFB" w:rsidRDefault="00350CFB">
      <w:pPr>
        <w:pStyle w:val="BodyText"/>
        <w:rPr>
          <w:sz w:val="5"/>
        </w:rPr>
        <w:sectPr w:rsidR="00350CFB">
          <w:pgSz w:w="11910" w:h="16840"/>
          <w:pgMar w:top="1920" w:right="708" w:bottom="2300" w:left="992" w:header="0" w:footer="2115" w:gutter="0"/>
          <w:cols w:space="720"/>
        </w:sectPr>
      </w:pPr>
    </w:p>
    <w:p w14:paraId="00DC1E76" w14:textId="77777777" w:rsidR="00350CFB" w:rsidRDefault="00283FFF">
      <w:pPr>
        <w:pStyle w:val="BodyText"/>
        <w:spacing w:before="72"/>
        <w:ind w:left="282"/>
      </w:pPr>
      <w:r>
        <w:rPr>
          <w:spacing w:val="-4"/>
        </w:rPr>
        <w:lastRenderedPageBreak/>
        <w:t>then</w:t>
      </w:r>
    </w:p>
    <w:p w14:paraId="00DC1E77" w14:textId="77777777" w:rsidR="00350CFB" w:rsidRDefault="00283FFF">
      <w:pPr>
        <w:pStyle w:val="BodyText"/>
        <w:rPr>
          <w:sz w:val="16"/>
        </w:rPr>
      </w:pPr>
      <w:r>
        <w:br w:type="column"/>
      </w:r>
    </w:p>
    <w:p w14:paraId="00DC1E78" w14:textId="77777777" w:rsidR="00350CFB" w:rsidRDefault="00350CFB">
      <w:pPr>
        <w:pStyle w:val="BodyText"/>
        <w:rPr>
          <w:sz w:val="16"/>
        </w:rPr>
      </w:pPr>
    </w:p>
    <w:p w14:paraId="00DC1E79" w14:textId="77777777" w:rsidR="00350CFB" w:rsidRDefault="00350CFB">
      <w:pPr>
        <w:pStyle w:val="BodyText"/>
        <w:spacing w:before="147"/>
        <w:rPr>
          <w:sz w:val="16"/>
        </w:rPr>
      </w:pPr>
    </w:p>
    <w:p w14:paraId="00DC1E7A" w14:textId="77777777" w:rsidR="00350CFB" w:rsidRDefault="00283FFF">
      <w:pPr>
        <w:ind w:left="282"/>
        <w:rPr>
          <w:rFonts w:ascii="Menlo"/>
          <w:i/>
          <w:sz w:val="16"/>
        </w:rPr>
      </w:pPr>
      <w:bookmarkStart w:id="163" w:name="_bookmark52"/>
      <w:bookmarkEnd w:id="163"/>
      <w:r>
        <w:rPr>
          <w:i/>
          <w:spacing w:val="-4"/>
          <w:w w:val="85"/>
          <w:position w:val="4"/>
          <w:sz w:val="24"/>
        </w:rPr>
        <w:t>P</w:t>
      </w:r>
      <w:r>
        <w:rPr>
          <w:rFonts w:ascii="Menlo"/>
          <w:i/>
          <w:spacing w:val="-4"/>
          <w:w w:val="85"/>
          <w:sz w:val="16"/>
        </w:rPr>
        <w:t>u,v</w:t>
      </w:r>
    </w:p>
    <w:p w14:paraId="00DC1E7B" w14:textId="77777777" w:rsidR="00350CFB" w:rsidRDefault="00283FFF">
      <w:pPr>
        <w:tabs>
          <w:tab w:val="left" w:pos="2000"/>
        </w:tabs>
        <w:spacing w:before="140" w:line="187" w:lineRule="auto"/>
        <w:ind w:left="42"/>
        <w:rPr>
          <w:i/>
          <w:sz w:val="24"/>
        </w:rPr>
      </w:pPr>
      <w:r>
        <w:br w:type="column"/>
      </w:r>
      <w:r>
        <w:rPr>
          <w:w w:val="110"/>
          <w:position w:val="-21"/>
          <w:sz w:val="24"/>
        </w:rPr>
        <w:t>=</w:t>
      </w:r>
      <w:r>
        <w:rPr>
          <w:spacing w:val="28"/>
          <w:w w:val="110"/>
          <w:position w:val="-21"/>
          <w:sz w:val="24"/>
        </w:rPr>
        <w:t xml:space="preserve"> </w:t>
      </w:r>
      <w:r>
        <w:rPr>
          <w:spacing w:val="-60"/>
          <w:w w:val="110"/>
          <w:position w:val="34"/>
          <w:sz w:val="24"/>
        </w:rPr>
        <w:t></w:t>
      </w:r>
      <w:r>
        <w:rPr>
          <w:spacing w:val="-60"/>
          <w:w w:val="110"/>
          <w:position w:val="12"/>
          <w:sz w:val="24"/>
        </w:rPr>
        <w:t></w:t>
      </w:r>
      <w:r>
        <w:rPr>
          <w:spacing w:val="-60"/>
          <w:w w:val="110"/>
          <w:position w:val="5"/>
          <w:sz w:val="24"/>
        </w:rPr>
        <w:t></w:t>
      </w:r>
      <w:r>
        <w:rPr>
          <w:i/>
          <w:spacing w:val="-60"/>
          <w:w w:val="110"/>
          <w:sz w:val="24"/>
        </w:rPr>
        <w:t>w</w:t>
      </w:r>
      <w:r>
        <w:rPr>
          <w:spacing w:val="-60"/>
          <w:w w:val="110"/>
          <w:sz w:val="24"/>
        </w:rPr>
        <w:t>(</w:t>
      </w:r>
      <w:r>
        <w:rPr>
          <w:i/>
          <w:spacing w:val="-60"/>
          <w:w w:val="110"/>
          <w:sz w:val="24"/>
        </w:rPr>
        <w:t>u,</w:t>
      </w:r>
      <w:r>
        <w:rPr>
          <w:i/>
          <w:spacing w:val="-10"/>
          <w:w w:val="110"/>
          <w:sz w:val="24"/>
        </w:rPr>
        <w:t xml:space="preserve"> </w:t>
      </w:r>
      <w:r>
        <w:rPr>
          <w:i/>
          <w:spacing w:val="-2"/>
          <w:w w:val="110"/>
          <w:sz w:val="24"/>
        </w:rPr>
        <w:t>v</w:t>
      </w:r>
      <w:r>
        <w:rPr>
          <w:spacing w:val="-2"/>
          <w:w w:val="110"/>
          <w:sz w:val="24"/>
        </w:rPr>
        <w:t>)/</w:t>
      </w:r>
      <w:r>
        <w:rPr>
          <w:i/>
          <w:spacing w:val="-2"/>
          <w:w w:val="110"/>
          <w:sz w:val="24"/>
        </w:rPr>
        <w:t>s</w:t>
      </w:r>
      <w:r>
        <w:rPr>
          <w:spacing w:val="-2"/>
          <w:w w:val="110"/>
          <w:sz w:val="24"/>
        </w:rPr>
        <w:t>(</w:t>
      </w:r>
      <w:r>
        <w:rPr>
          <w:i/>
          <w:spacing w:val="-2"/>
          <w:w w:val="110"/>
          <w:sz w:val="24"/>
        </w:rPr>
        <w:t>u</w:t>
      </w:r>
      <w:r>
        <w:rPr>
          <w:spacing w:val="-2"/>
          <w:w w:val="110"/>
          <w:sz w:val="24"/>
        </w:rPr>
        <w:t>)</w:t>
      </w:r>
      <w:r>
        <w:rPr>
          <w:sz w:val="24"/>
        </w:rPr>
        <w:tab/>
      </w:r>
      <w:r>
        <w:rPr>
          <w:w w:val="110"/>
          <w:sz w:val="24"/>
        </w:rPr>
        <w:t>if</w:t>
      </w:r>
      <w:r>
        <w:rPr>
          <w:spacing w:val="-8"/>
          <w:w w:val="110"/>
          <w:sz w:val="24"/>
        </w:rPr>
        <w:t xml:space="preserve"> </w:t>
      </w:r>
      <w:r>
        <w:rPr>
          <w:i/>
          <w:w w:val="110"/>
          <w:sz w:val="24"/>
        </w:rPr>
        <w:t>s</w:t>
      </w:r>
      <w:r>
        <w:rPr>
          <w:w w:val="110"/>
          <w:sz w:val="24"/>
        </w:rPr>
        <w:t>(</w:t>
      </w:r>
      <w:r>
        <w:rPr>
          <w:i/>
          <w:w w:val="110"/>
          <w:sz w:val="24"/>
        </w:rPr>
        <w:t>u</w:t>
      </w:r>
      <w:r>
        <w:rPr>
          <w:w w:val="110"/>
          <w:sz w:val="24"/>
        </w:rPr>
        <w:t xml:space="preserve">) </w:t>
      </w:r>
      <w:r>
        <w:rPr>
          <w:i/>
          <w:w w:val="110"/>
          <w:sz w:val="24"/>
        </w:rPr>
        <w:t xml:space="preserve">&gt; </w:t>
      </w:r>
      <w:r>
        <w:rPr>
          <w:spacing w:val="-5"/>
          <w:w w:val="110"/>
          <w:sz w:val="24"/>
        </w:rPr>
        <w:t>0</w:t>
      </w:r>
      <w:r>
        <w:rPr>
          <w:i/>
          <w:spacing w:val="-5"/>
          <w:w w:val="110"/>
          <w:sz w:val="24"/>
        </w:rPr>
        <w:t>,</w:t>
      </w:r>
    </w:p>
    <w:p w14:paraId="00DC1E7C" w14:textId="77777777" w:rsidR="00350CFB" w:rsidRDefault="00283FFF">
      <w:pPr>
        <w:pStyle w:val="BodyText"/>
        <w:tabs>
          <w:tab w:val="left" w:pos="2000"/>
        </w:tabs>
        <w:spacing w:line="388" w:lineRule="exact"/>
        <w:ind w:left="290"/>
      </w:pPr>
      <w:r>
        <w:rPr>
          <w:spacing w:val="-76"/>
          <w:position w:val="17"/>
        </w:rPr>
        <w:t></w:t>
      </w:r>
      <w:r>
        <w:rPr>
          <w:spacing w:val="-76"/>
          <w:position w:val="10"/>
        </w:rPr>
        <w:t></w:t>
      </w:r>
      <w:r>
        <w:rPr>
          <w:spacing w:val="-76"/>
        </w:rPr>
        <w:t>0</w:t>
      </w:r>
      <w:r>
        <w:tab/>
      </w:r>
      <w:r>
        <w:rPr>
          <w:spacing w:val="-2"/>
        </w:rPr>
        <w:t>otherwise.</w:t>
      </w:r>
    </w:p>
    <w:p w14:paraId="00DC1E7D" w14:textId="77777777" w:rsidR="00350CFB" w:rsidRDefault="00283FFF">
      <w:pPr>
        <w:pStyle w:val="BodyText"/>
      </w:pPr>
      <w:r>
        <w:br w:type="column"/>
      </w:r>
    </w:p>
    <w:p w14:paraId="00DC1E7E" w14:textId="77777777" w:rsidR="00350CFB" w:rsidRDefault="00350CFB">
      <w:pPr>
        <w:pStyle w:val="BodyText"/>
        <w:spacing w:before="151"/>
      </w:pPr>
    </w:p>
    <w:p w14:paraId="00DC1E7F" w14:textId="77777777" w:rsidR="00350CFB" w:rsidRDefault="00283FFF">
      <w:pPr>
        <w:pStyle w:val="BodyText"/>
        <w:ind w:left="282"/>
      </w:pPr>
      <w:r>
        <w:rPr>
          <w:spacing w:val="-2"/>
        </w:rPr>
        <w:t>(3.2)</w:t>
      </w:r>
    </w:p>
    <w:p w14:paraId="00DC1E80" w14:textId="77777777" w:rsidR="00350CFB" w:rsidRDefault="00350CFB">
      <w:pPr>
        <w:pStyle w:val="BodyText"/>
        <w:sectPr w:rsidR="00350CFB">
          <w:pgSz w:w="11910" w:h="16840"/>
          <w:pgMar w:top="1840" w:right="708" w:bottom="2300" w:left="992" w:header="0" w:footer="2115" w:gutter="0"/>
          <w:cols w:num="4" w:space="720" w:equalWidth="0">
            <w:col w:w="735" w:space="2158"/>
            <w:col w:w="661" w:space="39"/>
            <w:col w:w="3170" w:space="2152"/>
            <w:col w:w="1295"/>
          </w:cols>
        </w:sectPr>
      </w:pPr>
    </w:p>
    <w:p w14:paraId="00DC1E81" w14:textId="77777777" w:rsidR="00350CFB" w:rsidRDefault="00283FFF">
      <w:pPr>
        <w:pStyle w:val="BodyText"/>
        <w:spacing w:before="138" w:line="456" w:lineRule="exact"/>
        <w:ind w:left="282" w:right="560"/>
        <w:jc w:val="both"/>
      </w:pPr>
      <w:r>
        <w:rPr>
          <w:w w:val="105"/>
        </w:rPr>
        <w:t>Dangling</w:t>
      </w:r>
      <w:r>
        <w:rPr>
          <w:spacing w:val="-14"/>
          <w:w w:val="105"/>
        </w:rPr>
        <w:t xml:space="preserve"> </w:t>
      </w:r>
      <w:r>
        <w:rPr>
          <w:w w:val="105"/>
        </w:rPr>
        <w:t>mass</w:t>
      </w:r>
      <w:r>
        <w:rPr>
          <w:spacing w:val="-14"/>
          <w:w w:val="105"/>
        </w:rPr>
        <w:t xml:space="preserve"> </w:t>
      </w:r>
      <w:r>
        <w:rPr>
          <w:w w:val="105"/>
        </w:rPr>
        <w:t>is</w:t>
      </w:r>
      <w:r>
        <w:rPr>
          <w:spacing w:val="-14"/>
          <w:w w:val="105"/>
        </w:rPr>
        <w:t xml:space="preserve"> </w:t>
      </w:r>
      <w:r>
        <w:rPr>
          <w:w w:val="105"/>
        </w:rPr>
        <w:t>redistributed</w:t>
      </w:r>
      <w:r>
        <w:rPr>
          <w:spacing w:val="-14"/>
          <w:w w:val="105"/>
        </w:rPr>
        <w:t xml:space="preserve"> </w:t>
      </w:r>
      <w:r>
        <w:rPr>
          <w:w w:val="105"/>
        </w:rPr>
        <w:t>uniformly</w:t>
      </w:r>
      <w:r>
        <w:rPr>
          <w:spacing w:val="-14"/>
          <w:w w:val="105"/>
        </w:rPr>
        <w:t xml:space="preserve"> </w:t>
      </w:r>
      <w:r>
        <w:rPr>
          <w:w w:val="105"/>
        </w:rPr>
        <w:t>through</w:t>
      </w:r>
      <w:r>
        <w:rPr>
          <w:spacing w:val="-14"/>
          <w:w w:val="105"/>
        </w:rPr>
        <w:t xml:space="preserve"> </w:t>
      </w:r>
      <w:r>
        <w:rPr>
          <w:w w:val="105"/>
        </w:rPr>
        <w:t>the</w:t>
      </w:r>
      <w:r>
        <w:rPr>
          <w:spacing w:val="-14"/>
          <w:w w:val="105"/>
        </w:rPr>
        <w:t xml:space="preserve"> </w:t>
      </w:r>
      <w:r>
        <w:rPr>
          <w:w w:val="105"/>
        </w:rPr>
        <w:t>teleportation</w:t>
      </w:r>
      <w:r>
        <w:rPr>
          <w:spacing w:val="-14"/>
          <w:w w:val="105"/>
        </w:rPr>
        <w:t xml:space="preserve"> </w:t>
      </w:r>
      <w:r>
        <w:rPr>
          <w:w w:val="105"/>
        </w:rPr>
        <w:t>term,</w:t>
      </w:r>
      <w:r>
        <w:rPr>
          <w:spacing w:val="-10"/>
          <w:w w:val="105"/>
        </w:rPr>
        <w:t xml:space="preserve"> </w:t>
      </w:r>
      <w:r>
        <w:rPr>
          <w:w w:val="105"/>
        </w:rPr>
        <w:t>which</w:t>
      </w:r>
      <w:r>
        <w:rPr>
          <w:spacing w:val="-14"/>
          <w:w w:val="105"/>
        </w:rPr>
        <w:t xml:space="preserve"> </w:t>
      </w:r>
      <w:r>
        <w:rPr>
          <w:w w:val="105"/>
        </w:rPr>
        <w:t>is</w:t>
      </w:r>
      <w:r>
        <w:rPr>
          <w:spacing w:val="-14"/>
          <w:w w:val="105"/>
        </w:rPr>
        <w:t xml:space="preserve"> </w:t>
      </w:r>
      <w:r>
        <w:rPr>
          <w:w w:val="105"/>
        </w:rPr>
        <w:t>the</w:t>
      </w:r>
      <w:r>
        <w:rPr>
          <w:spacing w:val="-14"/>
          <w:w w:val="105"/>
        </w:rPr>
        <w:t xml:space="preserve"> </w:t>
      </w:r>
      <w:r>
        <w:rPr>
          <w:w w:val="105"/>
        </w:rPr>
        <w:t>standard treatment in sparse web and transaction graphs.</w:t>
      </w:r>
      <w:r>
        <w:rPr>
          <w:spacing w:val="40"/>
          <w:w w:val="105"/>
        </w:rPr>
        <w:t xml:space="preserve"> </w:t>
      </w:r>
      <w:r>
        <w:rPr>
          <w:w w:val="105"/>
        </w:rPr>
        <w:t xml:space="preserve">Iteration stops when </w:t>
      </w:r>
      <w:r>
        <w:rPr>
          <w:rFonts w:ascii="Arial Unicode MS" w:hAnsi="Arial Unicode MS"/>
          <w:w w:val="105"/>
        </w:rPr>
        <w:t>∥</w:t>
      </w:r>
      <w:r>
        <w:rPr>
          <w:b/>
          <w:w w:val="105"/>
        </w:rPr>
        <w:t>r</w:t>
      </w:r>
      <w:r>
        <w:rPr>
          <w:w w:val="105"/>
          <w:vertAlign w:val="superscript"/>
        </w:rPr>
        <w:t>(</w:t>
      </w:r>
      <w:r>
        <w:rPr>
          <w:rFonts w:ascii="Menlo" w:hAnsi="Menlo"/>
          <w:i/>
          <w:w w:val="105"/>
          <w:vertAlign w:val="superscript"/>
        </w:rPr>
        <w:t>t</w:t>
      </w:r>
      <w:r>
        <w:rPr>
          <w:w w:val="105"/>
          <w:vertAlign w:val="superscript"/>
        </w:rPr>
        <w:t>+1)</w:t>
      </w:r>
      <w:r>
        <w:rPr>
          <w:w w:val="105"/>
        </w:rPr>
        <w:t xml:space="preserve"> </w:t>
      </w:r>
      <w:r>
        <w:rPr>
          <w:rFonts w:ascii="Arial Unicode MS" w:hAnsi="Arial Unicode MS"/>
          <w:w w:val="105"/>
        </w:rPr>
        <w:t>−</w:t>
      </w:r>
      <w:r>
        <w:rPr>
          <w:rFonts w:ascii="Arial Unicode MS" w:hAnsi="Arial Unicode MS"/>
          <w:spacing w:val="-13"/>
          <w:w w:val="105"/>
        </w:rPr>
        <w:t xml:space="preserve"> </w:t>
      </w:r>
      <w:r>
        <w:rPr>
          <w:b/>
          <w:w w:val="105"/>
        </w:rPr>
        <w:t>r</w:t>
      </w:r>
      <w:r>
        <w:rPr>
          <w:w w:val="105"/>
          <w:vertAlign w:val="superscript"/>
        </w:rPr>
        <w:t>(</w:t>
      </w:r>
      <w:r>
        <w:rPr>
          <w:rFonts w:ascii="Menlo" w:hAnsi="Menlo"/>
          <w:i/>
          <w:w w:val="105"/>
          <w:vertAlign w:val="superscript"/>
        </w:rPr>
        <w:t>t</w:t>
      </w:r>
      <w:r>
        <w:rPr>
          <w:w w:val="105"/>
          <w:vertAlign w:val="superscript"/>
        </w:rPr>
        <w:t>)</w:t>
      </w:r>
      <w:r>
        <w:rPr>
          <w:rFonts w:ascii="Arial Unicode MS" w:hAnsi="Arial Unicode MS"/>
          <w:w w:val="105"/>
        </w:rPr>
        <w:t>∥</w:t>
      </w:r>
      <w:r>
        <w:rPr>
          <w:w w:val="105"/>
          <w:vertAlign w:val="subscript"/>
        </w:rPr>
        <w:t>1</w:t>
      </w:r>
      <w:r>
        <w:rPr>
          <w:spacing w:val="35"/>
          <w:w w:val="105"/>
        </w:rPr>
        <w:t xml:space="preserve"> </w:t>
      </w:r>
      <w:r>
        <w:rPr>
          <w:i/>
          <w:w w:val="105"/>
        </w:rPr>
        <w:t>&lt; τ</w:t>
      </w:r>
      <w:r>
        <w:rPr>
          <w:w w:val="105"/>
          <w:vertAlign w:val="subscript"/>
        </w:rPr>
        <w:t>tol</w:t>
      </w:r>
      <w:r>
        <w:rPr>
          <w:w w:val="105"/>
        </w:rPr>
        <w:t xml:space="preserve"> or </w:t>
      </w:r>
      <w:r>
        <w:t>after</w:t>
      </w:r>
      <w:r>
        <w:rPr>
          <w:spacing w:val="-4"/>
        </w:rPr>
        <w:t xml:space="preserve"> </w:t>
      </w:r>
      <w:r>
        <w:rPr>
          <w:i/>
        </w:rPr>
        <w:t>I</w:t>
      </w:r>
      <w:r>
        <w:rPr>
          <w:vertAlign w:val="subscript"/>
        </w:rPr>
        <w:t>max</w:t>
      </w:r>
      <w:r>
        <w:t xml:space="preserve"> iterations. Scores</w:t>
      </w:r>
      <w:r>
        <w:rPr>
          <w:spacing w:val="-4"/>
        </w:rPr>
        <w:t xml:space="preserve"> </w:t>
      </w:r>
      <w:r>
        <w:t>are</w:t>
      </w:r>
      <w:r>
        <w:rPr>
          <w:spacing w:val="-4"/>
        </w:rPr>
        <w:t xml:space="preserve"> </w:t>
      </w:r>
      <w:r>
        <w:t>renormalized</w:t>
      </w:r>
      <w:r>
        <w:rPr>
          <w:spacing w:val="-4"/>
        </w:rPr>
        <w:t xml:space="preserve"> </w:t>
      </w:r>
      <w:r>
        <w:t>to</w:t>
      </w:r>
      <w:r>
        <w:rPr>
          <w:spacing w:val="-4"/>
        </w:rPr>
        <w:t xml:space="preserve"> </w:t>
      </w:r>
      <w:r>
        <w:t>sum</w:t>
      </w:r>
      <w:r>
        <w:rPr>
          <w:spacing w:val="-4"/>
        </w:rPr>
        <w:t xml:space="preserve"> </w:t>
      </w:r>
      <w:r>
        <w:t>to</w:t>
      </w:r>
      <w:r>
        <w:rPr>
          <w:spacing w:val="-4"/>
        </w:rPr>
        <w:t xml:space="preserve"> </w:t>
      </w:r>
      <w:r>
        <w:t>one</w:t>
      </w:r>
      <w:r>
        <w:rPr>
          <w:spacing w:val="-4"/>
        </w:rPr>
        <w:t xml:space="preserve"> </w:t>
      </w:r>
      <w:r>
        <w:t>over</w:t>
      </w:r>
      <w:r>
        <w:rPr>
          <w:spacing w:val="-4"/>
        </w:rPr>
        <w:t xml:space="preserve"> </w:t>
      </w:r>
      <w:r>
        <w:t>reachable</w:t>
      </w:r>
      <w:r>
        <w:rPr>
          <w:spacing w:val="-4"/>
        </w:rPr>
        <w:t xml:space="preserve"> </w:t>
      </w:r>
      <w:r>
        <w:t>nodes. Dense</w:t>
      </w:r>
      <w:r>
        <w:rPr>
          <w:spacing w:val="-4"/>
        </w:rPr>
        <w:t xml:space="preserve"> </w:t>
      </w:r>
      <w:r>
        <w:t>ranks</w:t>
      </w:r>
      <w:r>
        <w:rPr>
          <w:spacing w:val="-4"/>
        </w:rPr>
        <w:t xml:space="preserve"> </w:t>
      </w:r>
      <w:r>
        <w:t>for alignment</w:t>
      </w:r>
      <w:r>
        <w:rPr>
          <w:spacing w:val="-1"/>
        </w:rPr>
        <w:t xml:space="preserve"> </w:t>
      </w:r>
      <w:r>
        <w:t>are</w:t>
      </w:r>
      <w:r>
        <w:rPr>
          <w:spacing w:val="-1"/>
        </w:rPr>
        <w:t xml:space="preserve"> </w:t>
      </w:r>
      <w:r>
        <w:t>assigned</w:t>
      </w:r>
      <w:r>
        <w:rPr>
          <w:spacing w:val="-1"/>
        </w:rPr>
        <w:t xml:space="preserve"> </w:t>
      </w:r>
      <w:r>
        <w:t>by</w:t>
      </w:r>
      <w:r>
        <w:rPr>
          <w:spacing w:val="-1"/>
        </w:rPr>
        <w:t xml:space="preserve"> </w:t>
      </w:r>
      <w:r>
        <w:t>sorting</w:t>
      </w:r>
      <w:r>
        <w:rPr>
          <w:spacing w:val="-1"/>
        </w:rPr>
        <w:t xml:space="preserve"> </w:t>
      </w:r>
      <w:r>
        <w:t>scores</w:t>
      </w:r>
      <w:r>
        <w:rPr>
          <w:spacing w:val="-1"/>
        </w:rPr>
        <w:t xml:space="preserve"> </w:t>
      </w:r>
      <w:r>
        <w:t>descending</w:t>
      </w:r>
      <w:r>
        <w:rPr>
          <w:spacing w:val="-1"/>
        </w:rPr>
        <w:t xml:space="preserve"> </w:t>
      </w:r>
      <w:r>
        <w:t>(rank</w:t>
      </w:r>
      <w:r>
        <w:rPr>
          <w:spacing w:val="-1"/>
        </w:rPr>
        <w:t xml:space="preserve"> </w:t>
      </w:r>
      <w:r>
        <w:t>1</w:t>
      </w:r>
      <w:r>
        <w:rPr>
          <w:spacing w:val="-1"/>
        </w:rPr>
        <w:t xml:space="preserve"> </w:t>
      </w:r>
      <w:r>
        <w:t>=</w:t>
      </w:r>
      <w:r>
        <w:rPr>
          <w:spacing w:val="-1"/>
        </w:rPr>
        <w:t xml:space="preserve"> </w:t>
      </w:r>
      <w:r>
        <w:t>highest</w:t>
      </w:r>
      <w:r>
        <w:rPr>
          <w:spacing w:val="-1"/>
        </w:rPr>
        <w:t xml:space="preserve"> </w:t>
      </w:r>
      <w:r>
        <w:t>score), with</w:t>
      </w:r>
      <w:r>
        <w:rPr>
          <w:spacing w:val="-1"/>
        </w:rPr>
        <w:t xml:space="preserve"> </w:t>
      </w:r>
      <w:r>
        <w:t>wallet</w:t>
      </w:r>
      <w:r>
        <w:rPr>
          <w:spacing w:val="-1"/>
        </w:rPr>
        <w:t xml:space="preserve"> </w:t>
      </w:r>
      <w:r>
        <w:t xml:space="preserve">address </w:t>
      </w:r>
      <w:r>
        <w:rPr>
          <w:w w:val="105"/>
        </w:rPr>
        <w:t>as</w:t>
      </w:r>
      <w:r>
        <w:rPr>
          <w:spacing w:val="-16"/>
          <w:w w:val="105"/>
        </w:rPr>
        <w:t xml:space="preserve"> </w:t>
      </w:r>
      <w:r>
        <w:rPr>
          <w:w w:val="105"/>
        </w:rPr>
        <w:t>a</w:t>
      </w:r>
      <w:r>
        <w:rPr>
          <w:spacing w:val="-16"/>
          <w:w w:val="105"/>
        </w:rPr>
        <w:t xml:space="preserve"> </w:t>
      </w:r>
      <w:r>
        <w:rPr>
          <w:w w:val="105"/>
        </w:rPr>
        <w:t>deterministic</w:t>
      </w:r>
      <w:r>
        <w:rPr>
          <w:spacing w:val="-16"/>
          <w:w w:val="105"/>
        </w:rPr>
        <w:t xml:space="preserve"> </w:t>
      </w:r>
      <w:r>
        <w:rPr>
          <w:w w:val="105"/>
        </w:rPr>
        <w:t>tie-break</w:t>
      </w:r>
      <w:r>
        <w:rPr>
          <w:spacing w:val="-15"/>
          <w:w w:val="105"/>
        </w:rPr>
        <w:t xml:space="preserve"> </w:t>
      </w:r>
      <w:r>
        <w:rPr>
          <w:w w:val="105"/>
        </w:rPr>
        <w:t>when</w:t>
      </w:r>
      <w:r>
        <w:rPr>
          <w:spacing w:val="-16"/>
          <w:w w:val="105"/>
        </w:rPr>
        <w:t xml:space="preserve"> </w:t>
      </w:r>
      <w:r>
        <w:rPr>
          <w:w w:val="105"/>
        </w:rPr>
        <w:t>scores</w:t>
      </w:r>
      <w:r>
        <w:rPr>
          <w:spacing w:val="-16"/>
          <w:w w:val="105"/>
        </w:rPr>
        <w:t xml:space="preserve"> </w:t>
      </w:r>
      <w:r>
        <w:rPr>
          <w:w w:val="105"/>
        </w:rPr>
        <w:t>are</w:t>
      </w:r>
      <w:r>
        <w:rPr>
          <w:spacing w:val="-16"/>
          <w:w w:val="105"/>
        </w:rPr>
        <w:t xml:space="preserve"> </w:t>
      </w:r>
      <w:r>
        <w:rPr>
          <w:w w:val="105"/>
        </w:rPr>
        <w:t>equal.</w:t>
      </w:r>
    </w:p>
    <w:p w14:paraId="00DC1E82" w14:textId="77777777" w:rsidR="00350CFB" w:rsidRDefault="00283FFF">
      <w:pPr>
        <w:pStyle w:val="BodyText"/>
        <w:spacing w:before="16" w:line="456" w:lineRule="exact"/>
        <w:ind w:left="274" w:right="563"/>
        <w:jc w:val="both"/>
      </w:pPr>
      <w:r>
        <w:t xml:space="preserve">The damping factor </w:t>
      </w:r>
      <w:r>
        <w:rPr>
          <w:i/>
        </w:rPr>
        <w:t xml:space="preserve">d </w:t>
      </w:r>
      <w:r>
        <w:t>interpolates between pure graph propagation (</w:t>
      </w:r>
      <w:r>
        <w:rPr>
          <w:i/>
        </w:rPr>
        <w:t>d</w:t>
      </w:r>
      <w:r>
        <w:rPr>
          <w:i/>
          <w:spacing w:val="29"/>
          <w:w w:val="115"/>
        </w:rPr>
        <w:t xml:space="preserve"> </w:t>
      </w:r>
      <w:r>
        <w:rPr>
          <w:rFonts w:ascii="Arial Unicode MS" w:hAnsi="Arial Unicode MS"/>
          <w:w w:val="115"/>
        </w:rPr>
        <w:t xml:space="preserve">→ </w:t>
      </w:r>
      <w:r>
        <w:t>1) and uniform scores</w:t>
      </w:r>
      <w:r>
        <w:rPr>
          <w:spacing w:val="40"/>
        </w:rPr>
        <w:t xml:space="preserve"> </w:t>
      </w:r>
      <w:r>
        <w:t>(</w:t>
      </w:r>
      <w:r>
        <w:rPr>
          <w:i/>
        </w:rPr>
        <w:t>d</w:t>
      </w:r>
      <w:r>
        <w:rPr>
          <w:i/>
          <w:spacing w:val="40"/>
          <w:w w:val="115"/>
        </w:rPr>
        <w:t xml:space="preserve"> </w:t>
      </w:r>
      <w:r>
        <w:rPr>
          <w:rFonts w:ascii="Arial Unicode MS" w:hAnsi="Arial Unicode MS"/>
          <w:w w:val="115"/>
        </w:rPr>
        <w:t>→</w:t>
      </w:r>
      <w:r>
        <w:rPr>
          <w:rFonts w:ascii="Arial Unicode MS" w:hAnsi="Arial Unicode MS"/>
          <w:spacing w:val="33"/>
          <w:w w:val="115"/>
        </w:rPr>
        <w:t xml:space="preserve"> </w:t>
      </w:r>
      <w:r>
        <w:t>0).</w:t>
      </w:r>
      <w:r>
        <w:rPr>
          <w:spacing w:val="80"/>
        </w:rPr>
        <w:t xml:space="preserve"> </w:t>
      </w:r>
      <w:r>
        <w:t>The</w:t>
      </w:r>
      <w:r>
        <w:rPr>
          <w:spacing w:val="19"/>
        </w:rPr>
        <w:t xml:space="preserve"> </w:t>
      </w:r>
      <w:r>
        <w:t>default</w:t>
      </w:r>
      <w:r>
        <w:rPr>
          <w:spacing w:val="18"/>
        </w:rPr>
        <w:t xml:space="preserve"> </w:t>
      </w:r>
      <w:r>
        <w:rPr>
          <w:i/>
        </w:rPr>
        <w:t>d</w:t>
      </w:r>
      <w:r>
        <w:rPr>
          <w:i/>
          <w:spacing w:val="40"/>
          <w:w w:val="115"/>
        </w:rPr>
        <w:t xml:space="preserve"> </w:t>
      </w:r>
      <w:r>
        <w:rPr>
          <w:w w:val="115"/>
        </w:rPr>
        <w:t>=</w:t>
      </w:r>
      <w:r>
        <w:rPr>
          <w:spacing w:val="40"/>
          <w:w w:val="115"/>
        </w:rPr>
        <w:t xml:space="preserve"> </w:t>
      </w:r>
      <w:r>
        <w:t>0</w:t>
      </w:r>
      <w:r>
        <w:rPr>
          <w:i/>
        </w:rPr>
        <w:t>.</w:t>
      </w:r>
      <w:r>
        <w:t>85</w:t>
      </w:r>
      <w:r>
        <w:rPr>
          <w:spacing w:val="19"/>
        </w:rPr>
        <w:t xml:space="preserve"> </w:t>
      </w:r>
      <w:r>
        <w:t>follows</w:t>
      </w:r>
      <w:r>
        <w:rPr>
          <w:spacing w:val="19"/>
        </w:rPr>
        <w:t xml:space="preserve"> </w:t>
      </w:r>
      <w:r>
        <w:t>the</w:t>
      </w:r>
      <w:r>
        <w:rPr>
          <w:spacing w:val="19"/>
        </w:rPr>
        <w:t xml:space="preserve"> </w:t>
      </w:r>
      <w:r>
        <w:t>classical</w:t>
      </w:r>
      <w:r>
        <w:rPr>
          <w:spacing w:val="19"/>
        </w:rPr>
        <w:t xml:space="preserve"> </w:t>
      </w:r>
      <w:r>
        <w:t>web</w:t>
      </w:r>
      <w:r>
        <w:rPr>
          <w:spacing w:val="19"/>
        </w:rPr>
        <w:t xml:space="preserve"> </w:t>
      </w:r>
      <w:r>
        <w:t>setting</w:t>
      </w:r>
      <w:r>
        <w:rPr>
          <w:spacing w:val="19"/>
        </w:rPr>
        <w:t xml:space="preserve"> </w:t>
      </w:r>
      <w:r>
        <w:t>and</w:t>
      </w:r>
      <w:r>
        <w:rPr>
          <w:spacing w:val="19"/>
        </w:rPr>
        <w:t xml:space="preserve"> </w:t>
      </w:r>
      <w:r>
        <w:t>the</w:t>
      </w:r>
      <w:r>
        <w:rPr>
          <w:spacing w:val="19"/>
        </w:rPr>
        <w:t xml:space="preserve"> </w:t>
      </w:r>
      <w:r>
        <w:t>AWP</w:t>
      </w:r>
      <w:r>
        <w:rPr>
          <w:spacing w:val="18"/>
        </w:rPr>
        <w:t xml:space="preserve"> </w:t>
      </w:r>
      <w:r>
        <w:t>baseline</w:t>
      </w:r>
      <w:r>
        <w:rPr>
          <w:spacing w:val="19"/>
        </w:rPr>
        <w:t xml:space="preserve"> </w:t>
      </w:r>
      <w:r>
        <w:t>of</w:t>
      </w:r>
      <w:r>
        <w:rPr>
          <w:spacing w:val="19"/>
        </w:rPr>
        <w:t xml:space="preserve"> </w:t>
      </w:r>
      <w:r>
        <w:t>Do et al.</w:t>
      </w:r>
      <w:hyperlink w:anchor="_bookmark149" w:history="1">
        <w:r>
          <w:rPr>
            <w:vertAlign w:val="superscript"/>
          </w:rPr>
          <w:t>[16]</w:t>
        </w:r>
      </w:hyperlink>
      <w:r>
        <w:t>.</w:t>
      </w:r>
      <w:r>
        <w:rPr>
          <w:spacing w:val="40"/>
        </w:rPr>
        <w:t xml:space="preserve"> </w:t>
      </w:r>
      <w:r>
        <w:t xml:space="preserve">Robustness sweeps vary </w:t>
      </w:r>
      <w:r>
        <w:rPr>
          <w:i/>
        </w:rPr>
        <w:t xml:space="preserve">d </w:t>
      </w:r>
      <w:r>
        <w:t xml:space="preserve">while holding edge weights fixed (Section </w:t>
      </w:r>
      <w:hyperlink w:anchor="_bookmark73" w:history="1">
        <w:r>
          <w:t>3.12</w:t>
        </w:r>
      </w:hyperlink>
      <w:r>
        <w:t>).</w:t>
      </w:r>
      <w:r>
        <w:rPr>
          <w:spacing w:val="40"/>
        </w:rPr>
        <w:t xml:space="preserve"> </w:t>
      </w:r>
      <w:r>
        <w:t xml:space="preserve">Tolerance </w:t>
      </w:r>
      <w:r>
        <w:rPr>
          <w:i/>
        </w:rPr>
        <w:t>τ</w:t>
      </w:r>
      <w:r>
        <w:rPr>
          <w:vertAlign w:val="subscript"/>
        </w:rPr>
        <w:t>tol</w:t>
      </w:r>
      <w:r>
        <w:t xml:space="preserve"> </w:t>
      </w:r>
      <w:r>
        <w:rPr>
          <w:w w:val="115"/>
        </w:rPr>
        <w:t>= 10</w:t>
      </w:r>
      <w:r>
        <w:rPr>
          <w:rFonts w:ascii="Apple Symbols" w:hAnsi="Apple Symbols"/>
          <w:w w:val="115"/>
          <w:vertAlign w:val="superscript"/>
        </w:rPr>
        <w:t>−</w:t>
      </w:r>
      <w:r>
        <w:rPr>
          <w:w w:val="115"/>
          <w:vertAlign w:val="superscript"/>
        </w:rPr>
        <w:t>8</w:t>
      </w:r>
      <w:r>
        <w:rPr>
          <w:w w:val="115"/>
        </w:rPr>
        <w:t xml:space="preserve"> </w:t>
      </w:r>
      <w:r>
        <w:t xml:space="preserve">and </w:t>
      </w:r>
      <w:r>
        <w:rPr>
          <w:i/>
        </w:rPr>
        <w:t>I</w:t>
      </w:r>
      <w:r>
        <w:rPr>
          <w:vertAlign w:val="subscript"/>
        </w:rPr>
        <w:t>max</w:t>
      </w:r>
      <w:r>
        <w:t xml:space="preserve"> </w:t>
      </w:r>
      <w:r>
        <w:rPr>
          <w:w w:val="115"/>
        </w:rPr>
        <w:t xml:space="preserve">= </w:t>
      </w:r>
      <w:r>
        <w:t xml:space="preserve">300 are intentionally strict relative to interactive analytics settings, so that </w:t>
      </w:r>
      <w:bookmarkStart w:id="164" w:name="Data_sources_and_sampling"/>
      <w:bookmarkStart w:id="165" w:name="_bookmark53"/>
      <w:bookmarkEnd w:id="164"/>
      <w:bookmarkEnd w:id="165"/>
      <w:r>
        <w:t>runtime differences reflect graph structure rather than early stopping.</w:t>
      </w:r>
    </w:p>
    <w:p w14:paraId="00DC1E83" w14:textId="77777777" w:rsidR="00350CFB" w:rsidRDefault="00350CFB">
      <w:pPr>
        <w:pStyle w:val="BodyText"/>
      </w:pPr>
    </w:p>
    <w:p w14:paraId="00DC1E84" w14:textId="77777777" w:rsidR="00350CFB" w:rsidRDefault="00350CFB">
      <w:pPr>
        <w:pStyle w:val="BodyText"/>
        <w:spacing w:before="25"/>
      </w:pPr>
    </w:p>
    <w:p w14:paraId="00DC1E85" w14:textId="77777777" w:rsidR="00350CFB" w:rsidRDefault="00283FFF">
      <w:pPr>
        <w:pStyle w:val="Heading2"/>
        <w:numPr>
          <w:ilvl w:val="1"/>
          <w:numId w:val="26"/>
        </w:numPr>
        <w:tabs>
          <w:tab w:val="left" w:pos="783"/>
        </w:tabs>
        <w:ind w:left="783" w:hanging="501"/>
      </w:pPr>
      <w:r>
        <w:t>Data</w:t>
      </w:r>
      <w:r>
        <w:rPr>
          <w:spacing w:val="10"/>
        </w:rPr>
        <w:t xml:space="preserve"> </w:t>
      </w:r>
      <w:r>
        <w:t>sources</w:t>
      </w:r>
      <w:r>
        <w:rPr>
          <w:spacing w:val="10"/>
        </w:rPr>
        <w:t xml:space="preserve"> </w:t>
      </w:r>
      <w:r>
        <w:t>and</w:t>
      </w:r>
      <w:r>
        <w:rPr>
          <w:spacing w:val="11"/>
        </w:rPr>
        <w:t xml:space="preserve"> </w:t>
      </w:r>
      <w:r>
        <w:rPr>
          <w:spacing w:val="-2"/>
        </w:rPr>
        <w:t>sampling</w:t>
      </w:r>
    </w:p>
    <w:p w14:paraId="00DC1E86" w14:textId="77777777" w:rsidR="00350CFB" w:rsidRDefault="00350CFB">
      <w:pPr>
        <w:pStyle w:val="BodyText"/>
        <w:spacing w:before="24"/>
        <w:rPr>
          <w:b/>
          <w:sz w:val="28"/>
        </w:rPr>
      </w:pPr>
    </w:p>
    <w:p w14:paraId="00DC1E87" w14:textId="77777777" w:rsidR="00350CFB" w:rsidRDefault="00283FFF">
      <w:pPr>
        <w:pStyle w:val="BodyText"/>
        <w:spacing w:line="396" w:lineRule="auto"/>
        <w:ind w:left="273" w:right="534" w:firstLine="1"/>
        <w:jc w:val="both"/>
      </w:pPr>
      <w:r>
        <w:t>This section fixes the empirical universe:</w:t>
      </w:r>
      <w:r>
        <w:rPr>
          <w:spacing w:val="35"/>
        </w:rPr>
        <w:t xml:space="preserve"> </w:t>
      </w:r>
      <w:r>
        <w:t>which chain, which time window, which public tables, which event types, and which wallets enter the primary sample.</w:t>
      </w:r>
      <w:r>
        <w:rPr>
          <w:spacing w:val="40"/>
        </w:rPr>
        <w:t xml:space="preserve"> </w:t>
      </w:r>
      <w:r>
        <w:t>Downstream graph construction and proxy formulas never invent events outside this universe.</w:t>
      </w:r>
    </w:p>
    <w:p w14:paraId="00DC1E88" w14:textId="77777777" w:rsidR="00350CFB" w:rsidRDefault="00283FFF">
      <w:pPr>
        <w:pStyle w:val="ListParagraph"/>
        <w:numPr>
          <w:ilvl w:val="0"/>
          <w:numId w:val="18"/>
        </w:numPr>
        <w:tabs>
          <w:tab w:val="left" w:pos="806"/>
          <w:tab w:val="left" w:pos="808"/>
        </w:tabs>
        <w:spacing w:before="123" w:line="396" w:lineRule="auto"/>
        <w:ind w:right="523"/>
        <w:jc w:val="both"/>
        <w:rPr>
          <w:sz w:val="24"/>
        </w:rPr>
      </w:pPr>
      <w:r>
        <w:rPr>
          <w:b/>
          <w:sz w:val="24"/>
        </w:rPr>
        <w:t>Primary chain:</w:t>
      </w:r>
      <w:r>
        <w:rPr>
          <w:b/>
          <w:spacing w:val="40"/>
          <w:sz w:val="24"/>
        </w:rPr>
        <w:t xml:space="preserve"> </w:t>
      </w:r>
      <w:r>
        <w:rPr>
          <w:sz w:val="24"/>
        </w:rPr>
        <w:t>All on-chain events are drawn from Arbitrum One (chain ID 42161), an Ethereum</w:t>
      </w:r>
      <w:r>
        <w:rPr>
          <w:spacing w:val="-5"/>
          <w:sz w:val="24"/>
        </w:rPr>
        <w:t xml:space="preserve"> </w:t>
      </w:r>
      <w:r>
        <w:rPr>
          <w:sz w:val="24"/>
        </w:rPr>
        <w:t>Layer-2</w:t>
      </w:r>
      <w:r>
        <w:rPr>
          <w:spacing w:val="-5"/>
          <w:sz w:val="24"/>
        </w:rPr>
        <w:t xml:space="preserve"> </w:t>
      </w:r>
      <w:r>
        <w:rPr>
          <w:sz w:val="24"/>
        </w:rPr>
        <w:t>rollup</w:t>
      </w:r>
      <w:r>
        <w:rPr>
          <w:spacing w:val="-5"/>
          <w:sz w:val="24"/>
        </w:rPr>
        <w:t xml:space="preserve"> </w:t>
      </w:r>
      <w:r>
        <w:rPr>
          <w:sz w:val="24"/>
        </w:rPr>
        <w:t>with</w:t>
      </w:r>
      <w:r>
        <w:rPr>
          <w:spacing w:val="-5"/>
          <w:sz w:val="24"/>
        </w:rPr>
        <w:t xml:space="preserve"> </w:t>
      </w:r>
      <w:r>
        <w:rPr>
          <w:sz w:val="24"/>
        </w:rPr>
        <w:t>dense</w:t>
      </w:r>
      <w:r>
        <w:rPr>
          <w:spacing w:val="-5"/>
          <w:sz w:val="24"/>
        </w:rPr>
        <w:t xml:space="preserve"> </w:t>
      </w:r>
      <w:r>
        <w:rPr>
          <w:sz w:val="24"/>
        </w:rPr>
        <w:t>DeFi</w:t>
      </w:r>
      <w:r>
        <w:rPr>
          <w:spacing w:val="-5"/>
          <w:sz w:val="24"/>
        </w:rPr>
        <w:t xml:space="preserve"> </w:t>
      </w:r>
      <w:r>
        <w:rPr>
          <w:sz w:val="24"/>
        </w:rPr>
        <w:t>activity</w:t>
      </w:r>
      <w:r>
        <w:rPr>
          <w:spacing w:val="-5"/>
          <w:sz w:val="24"/>
        </w:rPr>
        <w:t xml:space="preserve"> </w:t>
      </w:r>
      <w:r>
        <w:rPr>
          <w:sz w:val="24"/>
        </w:rPr>
        <w:t>and</w:t>
      </w:r>
      <w:r>
        <w:rPr>
          <w:spacing w:val="-5"/>
          <w:sz w:val="24"/>
        </w:rPr>
        <w:t xml:space="preserve"> </w:t>
      </w:r>
      <w:r>
        <w:rPr>
          <w:sz w:val="24"/>
        </w:rPr>
        <w:t>public</w:t>
      </w:r>
      <w:r>
        <w:rPr>
          <w:spacing w:val="-5"/>
          <w:sz w:val="24"/>
        </w:rPr>
        <w:t xml:space="preserve"> </w:t>
      </w:r>
      <w:r>
        <w:rPr>
          <w:sz w:val="24"/>
        </w:rPr>
        <w:t>log</w:t>
      </w:r>
      <w:r>
        <w:rPr>
          <w:spacing w:val="-5"/>
          <w:sz w:val="24"/>
        </w:rPr>
        <w:t xml:space="preserve"> </w:t>
      </w:r>
      <w:r>
        <w:rPr>
          <w:sz w:val="24"/>
        </w:rPr>
        <w:t>availability</w:t>
      </w:r>
      <w:r>
        <w:rPr>
          <w:spacing w:val="-5"/>
          <w:sz w:val="24"/>
        </w:rPr>
        <w:t xml:space="preserve"> </w:t>
      </w:r>
      <w:hyperlink w:anchor="_bookmark186" w:history="1">
        <w:r>
          <w:rPr>
            <w:sz w:val="24"/>
            <w:vertAlign w:val="superscript"/>
          </w:rPr>
          <w:t>[53]</w:t>
        </w:r>
      </w:hyperlink>
      <w:r>
        <w:rPr>
          <w:sz w:val="24"/>
        </w:rPr>
        <w:t>.</w:t>
      </w:r>
      <w:r>
        <w:rPr>
          <w:spacing w:val="17"/>
          <w:sz w:val="24"/>
        </w:rPr>
        <w:t xml:space="preserve"> </w:t>
      </w:r>
      <w:r>
        <w:rPr>
          <w:sz w:val="24"/>
        </w:rPr>
        <w:t>Restricting to a single chain avoids cross-chain address aliasing—the same private key controlling ad-dresses on multiple chains would otherwise appear as unrelated nodes—and keeps gas-cost and</w:t>
      </w:r>
      <w:r>
        <w:rPr>
          <w:spacing w:val="-1"/>
          <w:sz w:val="24"/>
        </w:rPr>
        <w:t xml:space="preserve"> </w:t>
      </w:r>
      <w:r>
        <w:rPr>
          <w:sz w:val="24"/>
        </w:rPr>
        <w:t>latency</w:t>
      </w:r>
      <w:r>
        <w:rPr>
          <w:spacing w:val="-1"/>
          <w:sz w:val="24"/>
        </w:rPr>
        <w:t xml:space="preserve"> </w:t>
      </w:r>
      <w:r>
        <w:rPr>
          <w:sz w:val="24"/>
        </w:rPr>
        <w:t>regimes</w:t>
      </w:r>
      <w:r>
        <w:rPr>
          <w:spacing w:val="-1"/>
          <w:sz w:val="24"/>
        </w:rPr>
        <w:t xml:space="preserve"> </w:t>
      </w:r>
      <w:r>
        <w:rPr>
          <w:sz w:val="24"/>
        </w:rPr>
        <w:t>comparable</w:t>
      </w:r>
      <w:r>
        <w:rPr>
          <w:spacing w:val="-1"/>
          <w:sz w:val="24"/>
        </w:rPr>
        <w:t xml:space="preserve"> </w:t>
      </w:r>
      <w:r>
        <w:rPr>
          <w:sz w:val="24"/>
        </w:rPr>
        <w:t>across</w:t>
      </w:r>
      <w:r>
        <w:rPr>
          <w:spacing w:val="-1"/>
          <w:sz w:val="24"/>
        </w:rPr>
        <w:t xml:space="preserve"> </w:t>
      </w:r>
      <w:r>
        <w:rPr>
          <w:sz w:val="24"/>
        </w:rPr>
        <w:t>wallets.</w:t>
      </w:r>
      <w:r>
        <w:rPr>
          <w:spacing w:val="23"/>
          <w:sz w:val="24"/>
        </w:rPr>
        <w:t xml:space="preserve"> </w:t>
      </w:r>
      <w:r>
        <w:rPr>
          <w:sz w:val="24"/>
        </w:rPr>
        <w:t>Arbitrum</w:t>
      </w:r>
      <w:r>
        <w:rPr>
          <w:spacing w:val="-1"/>
          <w:sz w:val="24"/>
        </w:rPr>
        <w:t xml:space="preserve"> </w:t>
      </w:r>
      <w:r>
        <w:rPr>
          <w:sz w:val="24"/>
        </w:rPr>
        <w:t>One</w:t>
      </w:r>
      <w:r>
        <w:rPr>
          <w:spacing w:val="-1"/>
          <w:sz w:val="24"/>
        </w:rPr>
        <w:t xml:space="preserve"> </w:t>
      </w:r>
      <w:r>
        <w:rPr>
          <w:sz w:val="24"/>
        </w:rPr>
        <w:t>is</w:t>
      </w:r>
      <w:r>
        <w:rPr>
          <w:spacing w:val="-1"/>
          <w:sz w:val="24"/>
        </w:rPr>
        <w:t xml:space="preserve"> </w:t>
      </w:r>
      <w:r>
        <w:rPr>
          <w:sz w:val="24"/>
        </w:rPr>
        <w:t>also</w:t>
      </w:r>
      <w:r>
        <w:rPr>
          <w:spacing w:val="-1"/>
          <w:sz w:val="24"/>
        </w:rPr>
        <w:t xml:space="preserve"> </w:t>
      </w:r>
      <w:r>
        <w:rPr>
          <w:sz w:val="24"/>
        </w:rPr>
        <w:t>the</w:t>
      </w:r>
      <w:r>
        <w:rPr>
          <w:spacing w:val="-1"/>
          <w:sz w:val="24"/>
        </w:rPr>
        <w:t xml:space="preserve"> </w:t>
      </w:r>
      <w:r>
        <w:rPr>
          <w:sz w:val="24"/>
        </w:rPr>
        <w:t>deployment</w:t>
      </w:r>
      <w:r>
        <w:rPr>
          <w:spacing w:val="-1"/>
          <w:sz w:val="24"/>
        </w:rPr>
        <w:t xml:space="preserve"> </w:t>
      </w:r>
      <w:r>
        <w:rPr>
          <w:sz w:val="24"/>
        </w:rPr>
        <w:t>venue for GMX V2’s high-volume perpetual markets, which supply wallet-attributed realized PnL at a density that lending defaults do not match within scope.</w:t>
      </w:r>
    </w:p>
    <w:p w14:paraId="00DC1E89" w14:textId="77777777" w:rsidR="00350CFB" w:rsidRDefault="00283FFF">
      <w:pPr>
        <w:pStyle w:val="ListParagraph"/>
        <w:numPr>
          <w:ilvl w:val="0"/>
          <w:numId w:val="18"/>
        </w:numPr>
        <w:tabs>
          <w:tab w:val="left" w:pos="807"/>
        </w:tabs>
        <w:spacing w:before="44"/>
        <w:ind w:left="807" w:hanging="214"/>
        <w:jc w:val="both"/>
        <w:rPr>
          <w:sz w:val="24"/>
        </w:rPr>
      </w:pPr>
      <w:r>
        <w:rPr>
          <w:b/>
          <w:sz w:val="24"/>
        </w:rPr>
        <w:t>Observation</w:t>
      </w:r>
      <w:r>
        <w:rPr>
          <w:b/>
          <w:spacing w:val="11"/>
          <w:sz w:val="24"/>
        </w:rPr>
        <w:t xml:space="preserve"> </w:t>
      </w:r>
      <w:r>
        <w:rPr>
          <w:b/>
          <w:sz w:val="24"/>
        </w:rPr>
        <w:t>window:</w:t>
      </w:r>
      <w:r>
        <w:rPr>
          <w:b/>
          <w:spacing w:val="48"/>
          <w:sz w:val="24"/>
        </w:rPr>
        <w:t xml:space="preserve"> </w:t>
      </w:r>
      <w:r>
        <w:rPr>
          <w:sz w:val="24"/>
        </w:rPr>
        <w:t>The</w:t>
      </w:r>
      <w:r>
        <w:rPr>
          <w:spacing w:val="11"/>
          <w:sz w:val="24"/>
        </w:rPr>
        <w:t xml:space="preserve"> </w:t>
      </w:r>
      <w:r>
        <w:rPr>
          <w:sz w:val="24"/>
        </w:rPr>
        <w:t>study</w:t>
      </w:r>
      <w:r>
        <w:rPr>
          <w:spacing w:val="11"/>
          <w:sz w:val="24"/>
        </w:rPr>
        <w:t xml:space="preserve"> </w:t>
      </w:r>
      <w:r>
        <w:rPr>
          <w:sz w:val="24"/>
        </w:rPr>
        <w:t>window</w:t>
      </w:r>
      <w:r>
        <w:rPr>
          <w:spacing w:val="12"/>
          <w:sz w:val="24"/>
        </w:rPr>
        <w:t xml:space="preserve"> </w:t>
      </w:r>
      <w:r>
        <w:rPr>
          <w:sz w:val="24"/>
        </w:rPr>
        <w:t>is</w:t>
      </w:r>
      <w:r>
        <w:rPr>
          <w:spacing w:val="11"/>
          <w:sz w:val="24"/>
        </w:rPr>
        <w:t xml:space="preserve"> </w:t>
      </w:r>
      <w:r>
        <w:rPr>
          <w:sz w:val="24"/>
        </w:rPr>
        <w:t>2025-12-01</w:t>
      </w:r>
      <w:r>
        <w:rPr>
          <w:spacing w:val="11"/>
          <w:sz w:val="24"/>
        </w:rPr>
        <w:t xml:space="preserve"> </w:t>
      </w:r>
      <w:r>
        <w:rPr>
          <w:sz w:val="24"/>
        </w:rPr>
        <w:t>00:00:00</w:t>
      </w:r>
      <w:r>
        <w:rPr>
          <w:spacing w:val="11"/>
          <w:sz w:val="24"/>
        </w:rPr>
        <w:t xml:space="preserve"> </w:t>
      </w:r>
      <w:r>
        <w:rPr>
          <w:sz w:val="24"/>
        </w:rPr>
        <w:t>UTC</w:t>
      </w:r>
      <w:r>
        <w:rPr>
          <w:spacing w:val="11"/>
          <w:sz w:val="24"/>
        </w:rPr>
        <w:t xml:space="preserve"> </w:t>
      </w:r>
      <w:r>
        <w:rPr>
          <w:sz w:val="24"/>
        </w:rPr>
        <w:t>through</w:t>
      </w:r>
      <w:r>
        <w:rPr>
          <w:spacing w:val="11"/>
          <w:sz w:val="24"/>
        </w:rPr>
        <w:t xml:space="preserve"> </w:t>
      </w:r>
      <w:r>
        <w:rPr>
          <w:sz w:val="24"/>
        </w:rPr>
        <w:t>2026-</w:t>
      </w:r>
      <w:r>
        <w:rPr>
          <w:spacing w:val="-5"/>
          <w:sz w:val="24"/>
        </w:rPr>
        <w:t>05-</w:t>
      </w:r>
    </w:p>
    <w:p w14:paraId="00DC1E8A" w14:textId="77777777" w:rsidR="00350CFB" w:rsidRDefault="00350CFB">
      <w:pPr>
        <w:pStyle w:val="ListParagraph"/>
        <w:jc w:val="both"/>
        <w:rPr>
          <w:sz w:val="24"/>
        </w:rPr>
        <w:sectPr w:rsidR="00350CFB">
          <w:type w:val="continuous"/>
          <w:pgSz w:w="11910" w:h="16840"/>
          <w:pgMar w:top="1920" w:right="708" w:bottom="280" w:left="992" w:header="0" w:footer="2115" w:gutter="0"/>
          <w:cols w:space="720"/>
        </w:sectPr>
      </w:pPr>
    </w:p>
    <w:p w14:paraId="00DC1E8B" w14:textId="77777777" w:rsidR="00350CFB" w:rsidRDefault="00283FFF">
      <w:pPr>
        <w:pStyle w:val="BodyText"/>
        <w:spacing w:before="72" w:line="396" w:lineRule="auto"/>
        <w:ind w:left="808" w:right="523"/>
        <w:jc w:val="both"/>
      </w:pPr>
      <w:r>
        <w:lastRenderedPageBreak/>
        <w:t>31</w:t>
      </w:r>
      <w:r>
        <w:rPr>
          <w:spacing w:val="19"/>
        </w:rPr>
        <w:t xml:space="preserve"> </w:t>
      </w:r>
      <w:r>
        <w:t>23:59:59</w:t>
      </w:r>
      <w:r>
        <w:rPr>
          <w:spacing w:val="19"/>
        </w:rPr>
        <w:t xml:space="preserve"> </w:t>
      </w:r>
      <w:r>
        <w:t>UTC</w:t>
      </w:r>
      <w:r>
        <w:rPr>
          <w:spacing w:val="19"/>
        </w:rPr>
        <w:t xml:space="preserve"> </w:t>
      </w:r>
      <w:r>
        <w:t>(six</w:t>
      </w:r>
      <w:r>
        <w:rPr>
          <w:spacing w:val="19"/>
        </w:rPr>
        <w:t xml:space="preserve"> </w:t>
      </w:r>
      <w:r>
        <w:t>calendar</w:t>
      </w:r>
      <w:r>
        <w:rPr>
          <w:spacing w:val="19"/>
        </w:rPr>
        <w:t xml:space="preserve"> </w:t>
      </w:r>
      <w:r>
        <w:t>months).</w:t>
      </w:r>
      <w:r>
        <w:rPr>
          <w:spacing w:val="80"/>
        </w:rPr>
        <w:t xml:space="preserve"> </w:t>
      </w:r>
      <w:r>
        <w:t>Exclusive</w:t>
      </w:r>
      <w:r>
        <w:rPr>
          <w:spacing w:val="19"/>
        </w:rPr>
        <w:t xml:space="preserve"> </w:t>
      </w:r>
      <w:r>
        <w:t>end</w:t>
      </w:r>
      <w:r>
        <w:rPr>
          <w:spacing w:val="19"/>
        </w:rPr>
        <w:t xml:space="preserve"> </w:t>
      </w:r>
      <w:r>
        <w:t>timestamps</w:t>
      </w:r>
      <w:r>
        <w:rPr>
          <w:spacing w:val="19"/>
        </w:rPr>
        <w:t xml:space="preserve"> </w:t>
      </w:r>
      <w:r>
        <w:t>in</w:t>
      </w:r>
      <w:r>
        <w:rPr>
          <w:spacing w:val="19"/>
        </w:rPr>
        <w:t xml:space="preserve"> </w:t>
      </w:r>
      <w:r>
        <w:t>SQL</w:t>
      </w:r>
      <w:r>
        <w:rPr>
          <w:spacing w:val="19"/>
        </w:rPr>
        <w:t xml:space="preserve"> </w:t>
      </w:r>
      <w:r>
        <w:t>use</w:t>
      </w:r>
      <w:r>
        <w:rPr>
          <w:spacing w:val="19"/>
        </w:rPr>
        <w:t xml:space="preserve"> </w:t>
      </w:r>
      <w:r>
        <w:t>2026-06-01 00:00:00 UTC so that the inclusive calendar end is 2026-05-31.</w:t>
      </w:r>
      <w:r>
        <w:rPr>
          <w:spacing w:val="40"/>
        </w:rPr>
        <w:t xml:space="preserve"> </w:t>
      </w:r>
      <w:r>
        <w:t>This window is long enough to accumulate multiple GMX closes per active trader—the minimum-close filter re-</w:t>
      </w:r>
      <w:r>
        <w:rPr>
          <w:spacing w:val="-2"/>
        </w:rPr>
        <w:t>quires</w:t>
      </w:r>
      <w:r>
        <w:rPr>
          <w:spacing w:val="-10"/>
        </w:rPr>
        <w:t xml:space="preserve"> </w:t>
      </w:r>
      <w:r>
        <w:rPr>
          <w:spacing w:val="-2"/>
        </w:rPr>
        <w:t>at</w:t>
      </w:r>
      <w:r>
        <w:rPr>
          <w:spacing w:val="-9"/>
        </w:rPr>
        <w:t xml:space="preserve"> </w:t>
      </w:r>
      <w:r>
        <w:rPr>
          <w:spacing w:val="-2"/>
        </w:rPr>
        <w:t>least</w:t>
      </w:r>
      <w:r>
        <w:rPr>
          <w:spacing w:val="-10"/>
        </w:rPr>
        <w:t xml:space="preserve"> </w:t>
      </w:r>
      <w:r>
        <w:rPr>
          <w:spacing w:val="-2"/>
        </w:rPr>
        <w:t>three—while</w:t>
      </w:r>
      <w:r>
        <w:rPr>
          <w:spacing w:val="-9"/>
        </w:rPr>
        <w:t xml:space="preserve"> </w:t>
      </w:r>
      <w:r>
        <w:rPr>
          <w:spacing w:val="-2"/>
        </w:rPr>
        <w:t>remaining</w:t>
      </w:r>
      <w:r>
        <w:rPr>
          <w:spacing w:val="-10"/>
        </w:rPr>
        <w:t xml:space="preserve"> </w:t>
      </w:r>
      <w:r>
        <w:rPr>
          <w:spacing w:val="-2"/>
        </w:rPr>
        <w:t>tractable</w:t>
      </w:r>
      <w:r>
        <w:rPr>
          <w:spacing w:val="-9"/>
        </w:rPr>
        <w:t xml:space="preserve"> </w:t>
      </w:r>
      <w:r>
        <w:rPr>
          <w:spacing w:val="-2"/>
        </w:rPr>
        <w:t>for</w:t>
      </w:r>
      <w:r>
        <w:rPr>
          <w:spacing w:val="-10"/>
        </w:rPr>
        <w:t xml:space="preserve"> </w:t>
      </w:r>
      <w:r>
        <w:rPr>
          <w:spacing w:val="-2"/>
        </w:rPr>
        <w:t>monthly-batched</w:t>
      </w:r>
      <w:r>
        <w:rPr>
          <w:spacing w:val="-9"/>
        </w:rPr>
        <w:t xml:space="preserve"> </w:t>
      </w:r>
      <w:r>
        <w:rPr>
          <w:spacing w:val="-2"/>
        </w:rPr>
        <w:t>reputation</w:t>
      </w:r>
      <w:r>
        <w:rPr>
          <w:spacing w:val="-10"/>
        </w:rPr>
        <w:t xml:space="preserve"> </w:t>
      </w:r>
      <w:r>
        <w:rPr>
          <w:spacing w:val="-2"/>
        </w:rPr>
        <w:t>extracts</w:t>
      </w:r>
      <w:r>
        <w:rPr>
          <w:spacing w:val="-9"/>
        </w:rPr>
        <w:t xml:space="preserve"> </w:t>
      </w:r>
      <w:r>
        <w:rPr>
          <w:spacing w:val="-2"/>
        </w:rPr>
        <w:t>under</w:t>
      </w:r>
    </w:p>
    <w:p w14:paraId="00DC1E8C" w14:textId="77777777" w:rsidR="00350CFB" w:rsidRDefault="00283FFF">
      <w:pPr>
        <w:pStyle w:val="BodyText"/>
        <w:spacing w:before="5" w:line="316" w:lineRule="auto"/>
        <w:ind w:left="808" w:right="558"/>
        <w:jc w:val="both"/>
      </w:pPr>
      <w:r>
        <w:t>BigQuery</w:t>
      </w:r>
      <w:r>
        <w:rPr>
          <w:spacing w:val="-2"/>
        </w:rPr>
        <w:t xml:space="preserve"> </w:t>
      </w:r>
      <w:r>
        <w:t>byte</w:t>
      </w:r>
      <w:r>
        <w:rPr>
          <w:spacing w:val="-2"/>
        </w:rPr>
        <w:t xml:space="preserve"> </w:t>
      </w:r>
      <w:r>
        <w:t>budgets. AWP</w:t>
      </w:r>
      <w:r>
        <w:rPr>
          <w:spacing w:val="-2"/>
        </w:rPr>
        <w:t xml:space="preserve"> </w:t>
      </w:r>
      <w:r>
        <w:t>time-decay</w:t>
      </w:r>
      <w:r>
        <w:rPr>
          <w:spacing w:val="-2"/>
        </w:rPr>
        <w:t xml:space="preserve"> </w:t>
      </w:r>
      <w:r>
        <w:t>is</w:t>
      </w:r>
      <w:r>
        <w:rPr>
          <w:spacing w:val="-2"/>
        </w:rPr>
        <w:t xml:space="preserve"> </w:t>
      </w:r>
      <w:r>
        <w:t>anchored</w:t>
      </w:r>
      <w:r>
        <w:rPr>
          <w:spacing w:val="-2"/>
        </w:rPr>
        <w:t xml:space="preserve"> </w:t>
      </w:r>
      <w:r>
        <w:t>at</w:t>
      </w:r>
      <w:r>
        <w:rPr>
          <w:spacing w:val="-2"/>
        </w:rPr>
        <w:t xml:space="preserve"> </w:t>
      </w:r>
      <w:r>
        <w:t>observation</w:t>
      </w:r>
      <w:r>
        <w:rPr>
          <w:spacing w:val="-2"/>
        </w:rPr>
        <w:t xml:space="preserve"> </w:t>
      </w:r>
      <w:r>
        <w:t>end</w:t>
      </w:r>
      <w:r>
        <w:rPr>
          <w:spacing w:val="-2"/>
        </w:rPr>
        <w:t xml:space="preserve"> </w:t>
      </w:r>
      <w:r>
        <w:rPr>
          <w:i/>
        </w:rPr>
        <w:t>T</w:t>
      </w:r>
      <w:r>
        <w:rPr>
          <w:vertAlign w:val="subscript"/>
        </w:rPr>
        <w:t>obs</w:t>
      </w:r>
      <w:r>
        <w:t xml:space="preserve"> =</w:t>
      </w:r>
      <w:r>
        <w:rPr>
          <w:spacing w:val="-2"/>
        </w:rPr>
        <w:t xml:space="preserve"> </w:t>
      </w:r>
      <w:r>
        <w:t xml:space="preserve">2026-05-31 </w:t>
      </w:r>
      <w:r>
        <w:rPr>
          <w:w w:val="105"/>
        </w:rPr>
        <w:t>23:59:59</w:t>
      </w:r>
      <w:r>
        <w:rPr>
          <w:spacing w:val="-13"/>
          <w:w w:val="105"/>
        </w:rPr>
        <w:t xml:space="preserve"> </w:t>
      </w:r>
      <w:r>
        <w:rPr>
          <w:w w:val="105"/>
        </w:rPr>
        <w:t>UTC,</w:t>
      </w:r>
      <w:r>
        <w:rPr>
          <w:spacing w:val="-13"/>
          <w:w w:val="105"/>
        </w:rPr>
        <w:t xml:space="preserve"> </w:t>
      </w:r>
      <w:r>
        <w:rPr>
          <w:w w:val="105"/>
        </w:rPr>
        <w:t>so</w:t>
      </w:r>
      <w:r>
        <w:rPr>
          <w:spacing w:val="-12"/>
          <w:w w:val="105"/>
        </w:rPr>
        <w:t xml:space="preserve"> </w:t>
      </w:r>
      <w:r>
        <w:rPr>
          <w:w w:val="105"/>
        </w:rPr>
        <w:t>∆</w:t>
      </w:r>
      <w:r>
        <w:rPr>
          <w:i/>
          <w:w w:val="105"/>
        </w:rPr>
        <w:t>t</w:t>
      </w:r>
      <w:r>
        <w:rPr>
          <w:i/>
          <w:spacing w:val="-5"/>
          <w:w w:val="105"/>
        </w:rPr>
        <w:t xml:space="preserve"> </w:t>
      </w:r>
      <w:r>
        <w:rPr>
          <w:w w:val="105"/>
        </w:rPr>
        <w:t>=</w:t>
      </w:r>
      <w:r>
        <w:rPr>
          <w:spacing w:val="-5"/>
          <w:w w:val="105"/>
        </w:rPr>
        <w:t xml:space="preserve"> </w:t>
      </w:r>
      <w:r>
        <w:rPr>
          <w:w w:val="105"/>
        </w:rPr>
        <w:t>0</w:t>
      </w:r>
      <w:r>
        <w:rPr>
          <w:spacing w:val="-12"/>
          <w:w w:val="105"/>
        </w:rPr>
        <w:t xml:space="preserve"> </w:t>
      </w:r>
      <w:r>
        <w:rPr>
          <w:w w:val="105"/>
        </w:rPr>
        <w:t>for</w:t>
      </w:r>
      <w:r>
        <w:rPr>
          <w:spacing w:val="-13"/>
          <w:w w:val="105"/>
        </w:rPr>
        <w:t xml:space="preserve"> </w:t>
      </w:r>
      <w:r>
        <w:rPr>
          <w:w w:val="105"/>
        </w:rPr>
        <w:t>events</w:t>
      </w:r>
      <w:r>
        <w:rPr>
          <w:spacing w:val="-13"/>
          <w:w w:val="105"/>
        </w:rPr>
        <w:t xml:space="preserve"> </w:t>
      </w:r>
      <w:r>
        <w:rPr>
          <w:w w:val="105"/>
        </w:rPr>
        <w:t>at</w:t>
      </w:r>
      <w:r>
        <w:rPr>
          <w:spacing w:val="-13"/>
          <w:w w:val="105"/>
        </w:rPr>
        <w:t xml:space="preserve"> </w:t>
      </w:r>
      <w:r>
        <w:rPr>
          <w:w w:val="105"/>
        </w:rPr>
        <w:t>the</w:t>
      </w:r>
      <w:r>
        <w:rPr>
          <w:spacing w:val="-13"/>
          <w:w w:val="105"/>
        </w:rPr>
        <w:t xml:space="preserve"> </w:t>
      </w:r>
      <w:r>
        <w:rPr>
          <w:w w:val="105"/>
        </w:rPr>
        <w:t>window’s</w:t>
      </w:r>
      <w:r>
        <w:rPr>
          <w:spacing w:val="-13"/>
          <w:w w:val="105"/>
        </w:rPr>
        <w:t xml:space="preserve"> </w:t>
      </w:r>
      <w:r>
        <w:rPr>
          <w:w w:val="105"/>
        </w:rPr>
        <w:t>close</w:t>
      </w:r>
      <w:r>
        <w:rPr>
          <w:spacing w:val="-13"/>
          <w:w w:val="105"/>
        </w:rPr>
        <w:t xml:space="preserve"> </w:t>
      </w:r>
      <w:r>
        <w:rPr>
          <w:w w:val="105"/>
        </w:rPr>
        <w:t>and</w:t>
      </w:r>
      <w:r>
        <w:rPr>
          <w:spacing w:val="-13"/>
          <w:w w:val="105"/>
        </w:rPr>
        <w:t xml:space="preserve"> </w:t>
      </w:r>
      <w:r>
        <w:rPr>
          <w:w w:val="105"/>
        </w:rPr>
        <w:t>∆</w:t>
      </w:r>
      <w:r>
        <w:rPr>
          <w:i/>
          <w:w w:val="105"/>
        </w:rPr>
        <w:t>t</w:t>
      </w:r>
      <w:r>
        <w:rPr>
          <w:i/>
          <w:spacing w:val="-5"/>
          <w:w w:val="105"/>
        </w:rPr>
        <w:t xml:space="preserve"> </w:t>
      </w:r>
      <w:r>
        <w:rPr>
          <w:rFonts w:ascii="Arial Unicode MS" w:hAnsi="Arial Unicode MS"/>
          <w:w w:val="105"/>
        </w:rPr>
        <w:t>≈</w:t>
      </w:r>
      <w:r>
        <w:rPr>
          <w:rFonts w:ascii="Arial Unicode MS" w:hAnsi="Arial Unicode MS"/>
          <w:spacing w:val="-12"/>
          <w:w w:val="105"/>
        </w:rPr>
        <w:t xml:space="preserve"> </w:t>
      </w:r>
      <w:r>
        <w:rPr>
          <w:w w:val="105"/>
        </w:rPr>
        <w:t>181</w:t>
      </w:r>
      <w:r>
        <w:rPr>
          <w:spacing w:val="-12"/>
          <w:w w:val="105"/>
        </w:rPr>
        <w:t xml:space="preserve"> </w:t>
      </w:r>
      <w:r>
        <w:rPr>
          <w:w w:val="105"/>
        </w:rPr>
        <w:t>days</w:t>
      </w:r>
      <w:r>
        <w:rPr>
          <w:spacing w:val="-13"/>
          <w:w w:val="105"/>
        </w:rPr>
        <w:t xml:space="preserve"> </w:t>
      </w:r>
      <w:r>
        <w:rPr>
          <w:w w:val="105"/>
        </w:rPr>
        <w:t>for</w:t>
      </w:r>
      <w:r>
        <w:rPr>
          <w:spacing w:val="-13"/>
          <w:w w:val="105"/>
        </w:rPr>
        <w:t xml:space="preserve"> </w:t>
      </w:r>
      <w:r>
        <w:rPr>
          <w:w w:val="105"/>
        </w:rPr>
        <w:t>events</w:t>
      </w:r>
      <w:r>
        <w:rPr>
          <w:spacing w:val="-13"/>
          <w:w w:val="105"/>
        </w:rPr>
        <w:t xml:space="preserve"> </w:t>
      </w:r>
      <w:r>
        <w:rPr>
          <w:w w:val="105"/>
        </w:rPr>
        <w:t>at the window’s open.</w:t>
      </w:r>
    </w:p>
    <w:p w14:paraId="00DC1E8D" w14:textId="77777777" w:rsidR="00350CFB" w:rsidRDefault="00283FFF">
      <w:pPr>
        <w:pStyle w:val="ListParagraph"/>
        <w:numPr>
          <w:ilvl w:val="0"/>
          <w:numId w:val="18"/>
        </w:numPr>
        <w:tabs>
          <w:tab w:val="left" w:pos="807"/>
        </w:tabs>
        <w:spacing w:before="125"/>
        <w:ind w:left="807" w:hanging="214"/>
        <w:jc w:val="both"/>
        <w:rPr>
          <w:sz w:val="24"/>
        </w:rPr>
      </w:pPr>
      <w:r>
        <w:rPr>
          <w:b/>
          <w:sz w:val="24"/>
        </w:rPr>
        <w:t>BigQuery</w:t>
      </w:r>
      <w:r>
        <w:rPr>
          <w:b/>
          <w:spacing w:val="-7"/>
          <w:sz w:val="24"/>
        </w:rPr>
        <w:t xml:space="preserve"> </w:t>
      </w:r>
      <w:r>
        <w:rPr>
          <w:b/>
          <w:sz w:val="24"/>
        </w:rPr>
        <w:t>source:</w:t>
      </w:r>
      <w:r>
        <w:rPr>
          <w:b/>
          <w:spacing w:val="11"/>
          <w:sz w:val="24"/>
        </w:rPr>
        <w:t xml:space="preserve"> </w:t>
      </w:r>
      <w:r>
        <w:rPr>
          <w:sz w:val="24"/>
        </w:rPr>
        <w:t>Event</w:t>
      </w:r>
      <w:r>
        <w:rPr>
          <w:spacing w:val="-7"/>
          <w:sz w:val="24"/>
        </w:rPr>
        <w:t xml:space="preserve"> </w:t>
      </w:r>
      <w:r>
        <w:rPr>
          <w:sz w:val="24"/>
        </w:rPr>
        <w:t>logs</w:t>
      </w:r>
      <w:r>
        <w:rPr>
          <w:spacing w:val="-7"/>
          <w:sz w:val="24"/>
        </w:rPr>
        <w:t xml:space="preserve"> </w:t>
      </w:r>
      <w:r>
        <w:rPr>
          <w:sz w:val="24"/>
        </w:rPr>
        <w:t>are</w:t>
      </w:r>
      <w:r>
        <w:rPr>
          <w:spacing w:val="-7"/>
          <w:sz w:val="24"/>
        </w:rPr>
        <w:t xml:space="preserve"> </w:t>
      </w:r>
      <w:r>
        <w:rPr>
          <w:sz w:val="24"/>
        </w:rPr>
        <w:t>read</w:t>
      </w:r>
      <w:r>
        <w:rPr>
          <w:spacing w:val="-7"/>
          <w:sz w:val="24"/>
        </w:rPr>
        <w:t xml:space="preserve"> </w:t>
      </w:r>
      <w:r>
        <w:rPr>
          <w:sz w:val="24"/>
        </w:rPr>
        <w:t>from</w:t>
      </w:r>
      <w:r>
        <w:rPr>
          <w:spacing w:val="-7"/>
          <w:sz w:val="24"/>
        </w:rPr>
        <w:t xml:space="preserve"> </w:t>
      </w:r>
      <w:r>
        <w:rPr>
          <w:sz w:val="24"/>
        </w:rPr>
        <w:t>the</w:t>
      </w:r>
      <w:r>
        <w:rPr>
          <w:spacing w:val="-7"/>
          <w:sz w:val="24"/>
        </w:rPr>
        <w:t xml:space="preserve"> </w:t>
      </w:r>
      <w:r>
        <w:rPr>
          <w:sz w:val="24"/>
        </w:rPr>
        <w:t>public</w:t>
      </w:r>
      <w:r>
        <w:rPr>
          <w:spacing w:val="-7"/>
          <w:sz w:val="24"/>
        </w:rPr>
        <w:t xml:space="preserve"> </w:t>
      </w:r>
      <w:r>
        <w:rPr>
          <w:spacing w:val="-2"/>
          <w:sz w:val="24"/>
        </w:rPr>
        <w:t>dataset</w:t>
      </w:r>
    </w:p>
    <w:p w14:paraId="00DC1E8E" w14:textId="77777777" w:rsidR="00350CFB" w:rsidRDefault="00350CFB">
      <w:pPr>
        <w:pStyle w:val="BodyText"/>
        <w:spacing w:before="58"/>
      </w:pPr>
    </w:p>
    <w:p w14:paraId="00DC1E8F" w14:textId="77777777" w:rsidR="00350CFB" w:rsidRDefault="00283FFF">
      <w:pPr>
        <w:pStyle w:val="BodyText"/>
        <w:spacing w:before="1"/>
        <w:ind w:left="774" w:right="491"/>
        <w:jc w:val="center"/>
      </w:pPr>
      <w:r>
        <w:rPr>
          <w:rFonts w:ascii="Courier New"/>
          <w:w w:val="85"/>
        </w:rPr>
        <w:t>bigquery-public-</w:t>
      </w:r>
      <w:r>
        <w:rPr>
          <w:rFonts w:ascii="Courier New"/>
          <w:spacing w:val="-2"/>
          <w:w w:val="85"/>
        </w:rPr>
        <w:t>data.goog_blockchain_arbitrum_one_us.logs</w:t>
      </w:r>
      <w:r>
        <w:rPr>
          <w:spacing w:val="-2"/>
          <w:w w:val="85"/>
        </w:rPr>
        <w:t>.</w:t>
      </w:r>
    </w:p>
    <w:p w14:paraId="00DC1E90" w14:textId="77777777" w:rsidR="00350CFB" w:rsidRDefault="00350CFB">
      <w:pPr>
        <w:pStyle w:val="BodyText"/>
        <w:spacing w:before="38"/>
      </w:pPr>
    </w:p>
    <w:p w14:paraId="00DC1E91" w14:textId="77777777" w:rsidR="00350CFB" w:rsidRDefault="00283FFF">
      <w:pPr>
        <w:pStyle w:val="BodyText"/>
        <w:spacing w:line="391" w:lineRule="auto"/>
        <w:ind w:left="808" w:right="534"/>
        <w:jc w:val="both"/>
      </w:pPr>
      <w:r>
        <w:t>Each</w:t>
      </w:r>
      <w:r>
        <w:rPr>
          <w:spacing w:val="-6"/>
        </w:rPr>
        <w:t xml:space="preserve"> </w:t>
      </w:r>
      <w:r>
        <w:t>row</w:t>
      </w:r>
      <w:r>
        <w:rPr>
          <w:spacing w:val="-6"/>
        </w:rPr>
        <w:t xml:space="preserve"> </w:t>
      </w:r>
      <w:r>
        <w:t>corresponds</w:t>
      </w:r>
      <w:r>
        <w:rPr>
          <w:spacing w:val="-6"/>
        </w:rPr>
        <w:t xml:space="preserve"> </w:t>
      </w:r>
      <w:r>
        <w:t>to</w:t>
      </w:r>
      <w:r>
        <w:rPr>
          <w:spacing w:val="-5"/>
        </w:rPr>
        <w:t xml:space="preserve"> </w:t>
      </w:r>
      <w:r>
        <w:t>a</w:t>
      </w:r>
      <w:r>
        <w:rPr>
          <w:spacing w:val="-5"/>
        </w:rPr>
        <w:t xml:space="preserve"> </w:t>
      </w:r>
      <w:r>
        <w:t>contract</w:t>
      </w:r>
      <w:r>
        <w:rPr>
          <w:spacing w:val="-6"/>
        </w:rPr>
        <w:t xml:space="preserve"> </w:t>
      </w:r>
      <w:r>
        <w:t>log</w:t>
      </w:r>
      <w:r>
        <w:rPr>
          <w:spacing w:val="-5"/>
        </w:rPr>
        <w:t xml:space="preserve"> </w:t>
      </w:r>
      <w:r>
        <w:t>entry</w:t>
      </w:r>
      <w:r>
        <w:rPr>
          <w:spacing w:val="-5"/>
        </w:rPr>
        <w:t xml:space="preserve"> </w:t>
      </w:r>
      <w:r>
        <w:t>with</w:t>
      </w:r>
      <w:r>
        <w:rPr>
          <w:spacing w:val="-5"/>
        </w:rPr>
        <w:t xml:space="preserve"> </w:t>
      </w:r>
      <w:r>
        <w:t>block</w:t>
      </w:r>
      <w:r>
        <w:rPr>
          <w:spacing w:val="-5"/>
        </w:rPr>
        <w:t xml:space="preserve"> </w:t>
      </w:r>
      <w:r>
        <w:t>timestamp,</w:t>
      </w:r>
      <w:r>
        <w:rPr>
          <w:spacing w:val="-5"/>
        </w:rPr>
        <w:t xml:space="preserve"> </w:t>
      </w:r>
      <w:r>
        <w:t>emitting</w:t>
      </w:r>
      <w:r>
        <w:rPr>
          <w:spacing w:val="-5"/>
        </w:rPr>
        <w:t xml:space="preserve"> </w:t>
      </w:r>
      <w:r>
        <w:t>address,</w:t>
      </w:r>
      <w:r>
        <w:rPr>
          <w:spacing w:val="-5"/>
        </w:rPr>
        <w:t xml:space="preserve"> </w:t>
      </w:r>
      <w:r>
        <w:t xml:space="preserve">topics, </w:t>
      </w:r>
      <w:r>
        <w:rPr>
          <w:spacing w:val="-4"/>
        </w:rPr>
        <w:t>and</w:t>
      </w:r>
      <w:r>
        <w:rPr>
          <w:spacing w:val="-10"/>
        </w:rPr>
        <w:t xml:space="preserve"> </w:t>
      </w:r>
      <w:r>
        <w:rPr>
          <w:spacing w:val="-4"/>
        </w:rPr>
        <w:t>data.</w:t>
      </w:r>
      <w:r>
        <w:rPr>
          <w:spacing w:val="14"/>
        </w:rPr>
        <w:t xml:space="preserve"> </w:t>
      </w:r>
      <w:r>
        <w:rPr>
          <w:spacing w:val="-4"/>
        </w:rPr>
        <w:t>Queries</w:t>
      </w:r>
      <w:r>
        <w:rPr>
          <w:spacing w:val="-10"/>
        </w:rPr>
        <w:t xml:space="preserve"> </w:t>
      </w:r>
      <w:r>
        <w:rPr>
          <w:spacing w:val="-4"/>
        </w:rPr>
        <w:t>filter</w:t>
      </w:r>
      <w:r>
        <w:rPr>
          <w:spacing w:val="-10"/>
        </w:rPr>
        <w:t xml:space="preserve"> </w:t>
      </w:r>
      <w:r>
        <w:rPr>
          <w:spacing w:val="-4"/>
        </w:rPr>
        <w:t>on</w:t>
      </w:r>
      <w:r>
        <w:rPr>
          <w:spacing w:val="-10"/>
        </w:rPr>
        <w:t xml:space="preserve"> </w:t>
      </w:r>
      <w:r>
        <w:rPr>
          <w:rFonts w:ascii="Courier New"/>
          <w:spacing w:val="-4"/>
        </w:rPr>
        <w:t>block_timestamp</w:t>
      </w:r>
      <w:r>
        <w:rPr>
          <w:spacing w:val="-4"/>
        </w:rPr>
        <w:t>,</w:t>
      </w:r>
      <w:r>
        <w:rPr>
          <w:spacing w:val="-9"/>
        </w:rPr>
        <w:t xml:space="preserve"> </w:t>
      </w:r>
      <w:r>
        <w:rPr>
          <w:spacing w:val="-4"/>
        </w:rPr>
        <w:t>contract</w:t>
      </w:r>
      <w:r>
        <w:rPr>
          <w:spacing w:val="-10"/>
        </w:rPr>
        <w:t xml:space="preserve"> </w:t>
      </w:r>
      <w:r>
        <w:rPr>
          <w:spacing w:val="-4"/>
        </w:rPr>
        <w:t>address</w:t>
      </w:r>
      <w:r>
        <w:rPr>
          <w:spacing w:val="-10"/>
        </w:rPr>
        <w:t xml:space="preserve"> </w:t>
      </w:r>
      <w:r>
        <w:rPr>
          <w:spacing w:val="-4"/>
        </w:rPr>
        <w:t>(when</w:t>
      </w:r>
      <w:r>
        <w:rPr>
          <w:spacing w:val="-10"/>
        </w:rPr>
        <w:t xml:space="preserve"> </w:t>
      </w:r>
      <w:r>
        <w:rPr>
          <w:spacing w:val="-4"/>
        </w:rPr>
        <w:t>applicable),</w:t>
      </w:r>
      <w:r>
        <w:rPr>
          <w:spacing w:val="-9"/>
        </w:rPr>
        <w:t xml:space="preserve"> </w:t>
      </w:r>
      <w:r>
        <w:rPr>
          <w:spacing w:val="-4"/>
        </w:rPr>
        <w:t>and</w:t>
      </w:r>
      <w:r>
        <w:rPr>
          <w:spacing w:val="-10"/>
        </w:rPr>
        <w:t xml:space="preserve"> </w:t>
      </w:r>
      <w:r>
        <w:rPr>
          <w:spacing w:val="-4"/>
        </w:rPr>
        <w:t xml:space="preserve">event </w:t>
      </w:r>
      <w:r>
        <w:t>topic</w:t>
      </w:r>
      <w:r>
        <w:rPr>
          <w:spacing w:val="-11"/>
        </w:rPr>
        <w:t xml:space="preserve"> </w:t>
      </w:r>
      <w:r>
        <w:t>hashes.</w:t>
      </w:r>
      <w:r>
        <w:rPr>
          <w:spacing w:val="14"/>
        </w:rPr>
        <w:t xml:space="preserve"> </w:t>
      </w:r>
      <w:r>
        <w:t>The</w:t>
      </w:r>
      <w:r>
        <w:rPr>
          <w:spacing w:val="-11"/>
        </w:rPr>
        <w:t xml:space="preserve"> </w:t>
      </w:r>
      <w:r>
        <w:t>public</w:t>
      </w:r>
      <w:r>
        <w:rPr>
          <w:spacing w:val="-11"/>
        </w:rPr>
        <w:t xml:space="preserve"> </w:t>
      </w:r>
      <w:r>
        <w:t>dataset</w:t>
      </w:r>
      <w:r>
        <w:rPr>
          <w:spacing w:val="-11"/>
        </w:rPr>
        <w:t xml:space="preserve"> </w:t>
      </w:r>
      <w:r>
        <w:t>removes</w:t>
      </w:r>
      <w:r>
        <w:rPr>
          <w:spacing w:val="-11"/>
        </w:rPr>
        <w:t xml:space="preserve"> </w:t>
      </w:r>
      <w:r>
        <w:t>the</w:t>
      </w:r>
      <w:r>
        <w:rPr>
          <w:spacing w:val="-11"/>
        </w:rPr>
        <w:t xml:space="preserve"> </w:t>
      </w:r>
      <w:r>
        <w:t>need</w:t>
      </w:r>
      <w:r>
        <w:rPr>
          <w:spacing w:val="-11"/>
        </w:rPr>
        <w:t xml:space="preserve"> </w:t>
      </w:r>
      <w:r>
        <w:t>for</w:t>
      </w:r>
      <w:r>
        <w:rPr>
          <w:spacing w:val="-11"/>
        </w:rPr>
        <w:t xml:space="preserve"> </w:t>
      </w:r>
      <w:r>
        <w:t>a</w:t>
      </w:r>
      <w:r>
        <w:rPr>
          <w:spacing w:val="-11"/>
        </w:rPr>
        <w:t xml:space="preserve"> </w:t>
      </w:r>
      <w:r>
        <w:t>private</w:t>
      </w:r>
      <w:r>
        <w:rPr>
          <w:spacing w:val="-11"/>
        </w:rPr>
        <w:t xml:space="preserve"> </w:t>
      </w:r>
      <w:r>
        <w:t>archive</w:t>
      </w:r>
      <w:r>
        <w:rPr>
          <w:spacing w:val="-11"/>
        </w:rPr>
        <w:t xml:space="preserve"> </w:t>
      </w:r>
      <w:r>
        <w:t>node</w:t>
      </w:r>
      <w:r>
        <w:rPr>
          <w:spacing w:val="-11"/>
        </w:rPr>
        <w:t xml:space="preserve"> </w:t>
      </w:r>
      <w:r>
        <w:t>while</w:t>
      </w:r>
      <w:r>
        <w:rPr>
          <w:spacing w:val="-11"/>
        </w:rPr>
        <w:t xml:space="preserve"> </w:t>
      </w:r>
      <w:r>
        <w:t>remaining auditable:</w:t>
      </w:r>
      <w:r>
        <w:rPr>
          <w:spacing w:val="38"/>
        </w:rPr>
        <w:t xml:space="preserve"> </w:t>
      </w:r>
      <w:r>
        <w:t>any researcher with Google Cloud access can re-issue the same SQL against the same</w:t>
      </w:r>
      <w:r>
        <w:rPr>
          <w:spacing w:val="-15"/>
        </w:rPr>
        <w:t xml:space="preserve"> </w:t>
      </w:r>
      <w:r>
        <w:t>table.</w:t>
      </w:r>
      <w:r>
        <w:rPr>
          <w:spacing w:val="4"/>
        </w:rPr>
        <w:t xml:space="preserve"> </w:t>
      </w:r>
      <w:r>
        <w:t>SQL</w:t>
      </w:r>
      <w:r>
        <w:rPr>
          <w:spacing w:val="-15"/>
        </w:rPr>
        <w:t xml:space="preserve"> </w:t>
      </w:r>
      <w:r>
        <w:t>templates,</w:t>
      </w:r>
      <w:r>
        <w:rPr>
          <w:spacing w:val="-13"/>
        </w:rPr>
        <w:t xml:space="preserve"> </w:t>
      </w:r>
      <w:r>
        <w:t>dry-run</w:t>
      </w:r>
      <w:r>
        <w:rPr>
          <w:spacing w:val="-15"/>
        </w:rPr>
        <w:t xml:space="preserve"> </w:t>
      </w:r>
      <w:r>
        <w:t>cost</w:t>
      </w:r>
      <w:r>
        <w:rPr>
          <w:spacing w:val="-15"/>
        </w:rPr>
        <w:t xml:space="preserve"> </w:t>
      </w:r>
      <w:r>
        <w:t>guardrails,</w:t>
      </w:r>
      <w:r>
        <w:rPr>
          <w:spacing w:val="-14"/>
        </w:rPr>
        <w:t xml:space="preserve"> </w:t>
      </w:r>
      <w:r>
        <w:t>and</w:t>
      </w:r>
      <w:r>
        <w:rPr>
          <w:spacing w:val="-15"/>
        </w:rPr>
        <w:t xml:space="preserve"> </w:t>
      </w:r>
      <w:r>
        <w:t>acquisition</w:t>
      </w:r>
      <w:r>
        <w:rPr>
          <w:spacing w:val="-15"/>
        </w:rPr>
        <w:t xml:space="preserve"> </w:t>
      </w:r>
      <w:r>
        <w:t>metadata</w:t>
      </w:r>
      <w:r>
        <w:rPr>
          <w:spacing w:val="-15"/>
        </w:rPr>
        <w:t xml:space="preserve"> </w:t>
      </w:r>
      <w:r>
        <w:t>are</w:t>
      </w:r>
      <w:r>
        <w:rPr>
          <w:spacing w:val="-15"/>
        </w:rPr>
        <w:t xml:space="preserve"> </w:t>
      </w:r>
      <w:r>
        <w:t xml:space="preserve">documented in Appendix </w:t>
      </w:r>
      <w:hyperlink w:anchor="_bookmark198" w:history="1">
        <w:r>
          <w:t>8.1</w:t>
        </w:r>
      </w:hyperlink>
      <w:r>
        <w:t>.</w:t>
      </w:r>
    </w:p>
    <w:p w14:paraId="00DC1E92" w14:textId="77777777" w:rsidR="00350CFB" w:rsidRDefault="00283FFF">
      <w:pPr>
        <w:pStyle w:val="ListParagraph"/>
        <w:numPr>
          <w:ilvl w:val="0"/>
          <w:numId w:val="18"/>
        </w:numPr>
        <w:tabs>
          <w:tab w:val="left" w:pos="799"/>
          <w:tab w:val="left" w:pos="806"/>
        </w:tabs>
        <w:spacing w:before="56" w:line="386" w:lineRule="auto"/>
        <w:ind w:left="799" w:right="522" w:hanging="207"/>
        <w:jc w:val="both"/>
        <w:rPr>
          <w:sz w:val="24"/>
        </w:rPr>
      </w:pPr>
      <w:r>
        <w:rPr>
          <w:b/>
          <w:sz w:val="24"/>
        </w:rPr>
        <w:t>Reputation</w:t>
      </w:r>
      <w:r>
        <w:rPr>
          <w:b/>
          <w:spacing w:val="-15"/>
          <w:sz w:val="24"/>
        </w:rPr>
        <w:t xml:space="preserve"> </w:t>
      </w:r>
      <w:r>
        <w:rPr>
          <w:b/>
          <w:sz w:val="24"/>
        </w:rPr>
        <w:t>events:</w:t>
      </w:r>
      <w:r>
        <w:rPr>
          <w:b/>
          <w:spacing w:val="24"/>
          <w:sz w:val="24"/>
        </w:rPr>
        <w:t xml:space="preserve"> </w:t>
      </w:r>
      <w:r>
        <w:rPr>
          <w:sz w:val="24"/>
        </w:rPr>
        <w:t xml:space="preserve">EndorseRank uses ERC-20 </w:t>
      </w:r>
      <w:r>
        <w:rPr>
          <w:rFonts w:ascii="Courier New" w:hAnsi="Courier New"/>
          <w:sz w:val="24"/>
        </w:rPr>
        <w:t>Approval</w:t>
      </w:r>
      <w:r>
        <w:rPr>
          <w:rFonts w:ascii="Courier New" w:hAnsi="Courier New"/>
          <w:spacing w:val="-36"/>
          <w:sz w:val="24"/>
        </w:rPr>
        <w:t xml:space="preserve"> </w:t>
      </w:r>
      <w:r>
        <w:rPr>
          <w:sz w:val="24"/>
        </w:rPr>
        <w:t xml:space="preserve">logs </w:t>
      </w:r>
      <w:hyperlink w:anchor="_bookmark151" w:history="1">
        <w:r>
          <w:rPr>
            <w:sz w:val="24"/>
            <w:vertAlign w:val="superscript"/>
          </w:rPr>
          <w:t>[18]</w:t>
        </w:r>
      </w:hyperlink>
      <w:r>
        <w:rPr>
          <w:sz w:val="24"/>
        </w:rPr>
        <w:t xml:space="preserve">, including allowances </w:t>
      </w:r>
      <w:r>
        <w:rPr>
          <w:spacing w:val="-2"/>
          <w:sz w:val="24"/>
        </w:rPr>
        <w:t>established</w:t>
      </w:r>
      <w:r>
        <w:rPr>
          <w:spacing w:val="-13"/>
          <w:sz w:val="24"/>
        </w:rPr>
        <w:t xml:space="preserve"> </w:t>
      </w:r>
      <w:r>
        <w:rPr>
          <w:spacing w:val="-2"/>
          <w:sz w:val="24"/>
        </w:rPr>
        <w:t>via</w:t>
      </w:r>
      <w:r>
        <w:rPr>
          <w:spacing w:val="-13"/>
          <w:sz w:val="24"/>
        </w:rPr>
        <w:t xml:space="preserve"> </w:t>
      </w:r>
      <w:r>
        <w:rPr>
          <w:spacing w:val="-2"/>
          <w:sz w:val="24"/>
        </w:rPr>
        <w:t>EIP-2612</w:t>
      </w:r>
      <w:r>
        <w:rPr>
          <w:spacing w:val="-13"/>
          <w:sz w:val="24"/>
        </w:rPr>
        <w:t xml:space="preserve"> </w:t>
      </w:r>
      <w:r>
        <w:rPr>
          <w:rFonts w:ascii="Courier New" w:hAnsi="Courier New"/>
          <w:spacing w:val="-2"/>
          <w:sz w:val="24"/>
        </w:rPr>
        <w:t>permit</w:t>
      </w:r>
      <w:r>
        <w:rPr>
          <w:rFonts w:ascii="Courier New" w:hAnsi="Courier New"/>
          <w:spacing w:val="-34"/>
          <w:sz w:val="24"/>
        </w:rPr>
        <w:t xml:space="preserve"> </w:t>
      </w:r>
      <w:r>
        <w:rPr>
          <w:spacing w:val="-2"/>
          <w:sz w:val="24"/>
        </w:rPr>
        <w:t>flows</w:t>
      </w:r>
      <w:r>
        <w:rPr>
          <w:spacing w:val="-13"/>
          <w:sz w:val="24"/>
        </w:rPr>
        <w:t xml:space="preserve"> </w:t>
      </w:r>
      <w:r>
        <w:rPr>
          <w:spacing w:val="-2"/>
          <w:sz w:val="24"/>
        </w:rPr>
        <w:t>that</w:t>
      </w:r>
      <w:r>
        <w:rPr>
          <w:spacing w:val="-13"/>
          <w:sz w:val="24"/>
        </w:rPr>
        <w:t xml:space="preserve"> </w:t>
      </w:r>
      <w:r>
        <w:rPr>
          <w:spacing w:val="-2"/>
          <w:sz w:val="24"/>
        </w:rPr>
        <w:t xml:space="preserve">ultimately emit the same </w:t>
      </w:r>
      <w:r>
        <w:rPr>
          <w:rFonts w:ascii="Courier New" w:hAnsi="Courier New"/>
          <w:spacing w:val="-2"/>
          <w:sz w:val="24"/>
        </w:rPr>
        <w:t>Approval</w:t>
      </w:r>
      <w:r>
        <w:rPr>
          <w:rFonts w:ascii="Courier New" w:hAnsi="Courier New"/>
          <w:spacing w:val="-34"/>
          <w:sz w:val="24"/>
        </w:rPr>
        <w:t xml:space="preserve"> </w:t>
      </w:r>
      <w:r>
        <w:rPr>
          <w:spacing w:val="-2"/>
          <w:sz w:val="24"/>
        </w:rPr>
        <w:t xml:space="preserve">event </w:t>
      </w:r>
      <w:hyperlink w:anchor="_bookmark152" w:history="1">
        <w:r>
          <w:rPr>
            <w:spacing w:val="-2"/>
            <w:sz w:val="24"/>
            <w:vertAlign w:val="superscript"/>
          </w:rPr>
          <w:t>[19]</w:t>
        </w:r>
      </w:hyperlink>
      <w:r>
        <w:rPr>
          <w:spacing w:val="-2"/>
          <w:sz w:val="24"/>
        </w:rPr>
        <w:t xml:space="preserve">. </w:t>
      </w:r>
      <w:r>
        <w:rPr>
          <w:spacing w:val="-4"/>
          <w:sz w:val="24"/>
        </w:rPr>
        <w:t>AWP</w:t>
      </w:r>
      <w:r>
        <w:rPr>
          <w:spacing w:val="-11"/>
          <w:sz w:val="24"/>
        </w:rPr>
        <w:t xml:space="preserve"> </w:t>
      </w:r>
      <w:r>
        <w:rPr>
          <w:spacing w:val="-4"/>
          <w:sz w:val="24"/>
        </w:rPr>
        <w:t>uses</w:t>
      </w:r>
      <w:r>
        <w:rPr>
          <w:spacing w:val="-11"/>
          <w:sz w:val="24"/>
        </w:rPr>
        <w:t xml:space="preserve"> </w:t>
      </w:r>
      <w:r>
        <w:rPr>
          <w:spacing w:val="-4"/>
          <w:sz w:val="24"/>
        </w:rPr>
        <w:t>ERC-20</w:t>
      </w:r>
      <w:r>
        <w:rPr>
          <w:spacing w:val="-11"/>
          <w:sz w:val="24"/>
        </w:rPr>
        <w:t xml:space="preserve"> </w:t>
      </w:r>
      <w:r>
        <w:rPr>
          <w:rFonts w:ascii="Courier New" w:hAnsi="Courier New"/>
          <w:spacing w:val="-4"/>
          <w:sz w:val="24"/>
        </w:rPr>
        <w:t>Transfer</w:t>
      </w:r>
      <w:r>
        <w:rPr>
          <w:rFonts w:ascii="Courier New" w:hAnsi="Courier New"/>
          <w:spacing w:val="-32"/>
          <w:sz w:val="24"/>
        </w:rPr>
        <w:t xml:space="preserve"> </w:t>
      </w:r>
      <w:r>
        <w:rPr>
          <w:spacing w:val="-4"/>
          <w:sz w:val="24"/>
        </w:rPr>
        <w:t>logs.</w:t>
      </w:r>
      <w:r>
        <w:rPr>
          <w:spacing w:val="-11"/>
          <w:sz w:val="24"/>
        </w:rPr>
        <w:t xml:space="preserve"> </w:t>
      </w:r>
      <w:r>
        <w:rPr>
          <w:spacing w:val="-4"/>
          <w:sz w:val="24"/>
        </w:rPr>
        <w:t>Both</w:t>
      </w:r>
      <w:r>
        <w:rPr>
          <w:spacing w:val="-11"/>
          <w:sz w:val="24"/>
        </w:rPr>
        <w:t xml:space="preserve"> </w:t>
      </w:r>
      <w:r>
        <w:rPr>
          <w:spacing w:val="-4"/>
          <w:sz w:val="24"/>
        </w:rPr>
        <w:t>streams</w:t>
      </w:r>
      <w:r>
        <w:rPr>
          <w:spacing w:val="-8"/>
          <w:sz w:val="24"/>
        </w:rPr>
        <w:t xml:space="preserve"> </w:t>
      </w:r>
      <w:r>
        <w:rPr>
          <w:spacing w:val="-4"/>
          <w:sz w:val="24"/>
        </w:rPr>
        <w:t>are</w:t>
      </w:r>
      <w:r>
        <w:rPr>
          <w:spacing w:val="-7"/>
          <w:sz w:val="24"/>
        </w:rPr>
        <w:t xml:space="preserve"> </w:t>
      </w:r>
      <w:r>
        <w:rPr>
          <w:spacing w:val="-4"/>
          <w:sz w:val="24"/>
        </w:rPr>
        <w:t>wallet-filtered</w:t>
      </w:r>
      <w:r>
        <w:rPr>
          <w:spacing w:val="-7"/>
          <w:sz w:val="24"/>
        </w:rPr>
        <w:t xml:space="preserve"> </w:t>
      </w:r>
      <w:r>
        <w:rPr>
          <w:spacing w:val="-4"/>
          <w:sz w:val="24"/>
        </w:rPr>
        <w:t>to</w:t>
      </w:r>
      <w:r>
        <w:rPr>
          <w:spacing w:val="-6"/>
          <w:sz w:val="24"/>
        </w:rPr>
        <w:t xml:space="preserve"> </w:t>
      </w:r>
      <w:r>
        <w:rPr>
          <w:spacing w:val="-4"/>
          <w:sz w:val="24"/>
        </w:rPr>
        <w:t>the</w:t>
      </w:r>
      <w:r>
        <w:rPr>
          <w:spacing w:val="-7"/>
          <w:sz w:val="24"/>
        </w:rPr>
        <w:t xml:space="preserve"> </w:t>
      </w:r>
      <w:r>
        <w:rPr>
          <w:spacing w:val="-4"/>
          <w:sz w:val="24"/>
        </w:rPr>
        <w:t>cohort</w:t>
      </w:r>
      <w:r>
        <w:rPr>
          <w:spacing w:val="-7"/>
          <w:sz w:val="24"/>
        </w:rPr>
        <w:t xml:space="preserve"> </w:t>
      </w:r>
      <w:r>
        <w:rPr>
          <w:spacing w:val="-4"/>
          <w:sz w:val="24"/>
        </w:rPr>
        <w:t>under</w:t>
      </w:r>
      <w:r>
        <w:rPr>
          <w:spacing w:val="-7"/>
          <w:sz w:val="24"/>
        </w:rPr>
        <w:t xml:space="preserve"> </w:t>
      </w:r>
      <w:r>
        <w:rPr>
          <w:spacing w:val="-4"/>
          <w:sz w:val="24"/>
        </w:rPr>
        <w:t xml:space="preserve">study: </w:t>
      </w:r>
      <w:r>
        <w:rPr>
          <w:sz w:val="24"/>
        </w:rPr>
        <w:t>a</w:t>
      </w:r>
      <w:r>
        <w:rPr>
          <w:spacing w:val="-2"/>
          <w:sz w:val="24"/>
        </w:rPr>
        <w:t xml:space="preserve"> </w:t>
      </w:r>
      <w:r>
        <w:rPr>
          <w:sz w:val="24"/>
        </w:rPr>
        <w:t>log</w:t>
      </w:r>
      <w:r>
        <w:rPr>
          <w:spacing w:val="-2"/>
          <w:sz w:val="24"/>
        </w:rPr>
        <w:t xml:space="preserve"> </w:t>
      </w:r>
      <w:r>
        <w:rPr>
          <w:sz w:val="24"/>
        </w:rPr>
        <w:t>is</w:t>
      </w:r>
      <w:r>
        <w:rPr>
          <w:spacing w:val="-2"/>
          <w:sz w:val="24"/>
        </w:rPr>
        <w:t xml:space="preserve"> </w:t>
      </w:r>
      <w:r>
        <w:rPr>
          <w:sz w:val="24"/>
        </w:rPr>
        <w:t>retained</w:t>
      </w:r>
      <w:r>
        <w:rPr>
          <w:spacing w:val="-2"/>
          <w:sz w:val="24"/>
        </w:rPr>
        <w:t xml:space="preserve"> </w:t>
      </w:r>
      <w:r>
        <w:rPr>
          <w:sz w:val="24"/>
        </w:rPr>
        <w:t>if</w:t>
      </w:r>
      <w:r>
        <w:rPr>
          <w:spacing w:val="-2"/>
          <w:sz w:val="24"/>
        </w:rPr>
        <w:t xml:space="preserve"> </w:t>
      </w:r>
      <w:r>
        <w:rPr>
          <w:sz w:val="24"/>
        </w:rPr>
        <w:t>the</w:t>
      </w:r>
      <w:r>
        <w:rPr>
          <w:spacing w:val="-2"/>
          <w:sz w:val="24"/>
        </w:rPr>
        <w:t xml:space="preserve"> </w:t>
      </w:r>
      <w:r>
        <w:rPr>
          <w:sz w:val="24"/>
        </w:rPr>
        <w:t>owner</w:t>
      </w:r>
      <w:r>
        <w:rPr>
          <w:spacing w:val="-1"/>
          <w:sz w:val="24"/>
        </w:rPr>
        <w:t xml:space="preserve"> </w:t>
      </w:r>
      <w:r>
        <w:rPr>
          <w:sz w:val="24"/>
        </w:rPr>
        <w:t>or</w:t>
      </w:r>
      <w:r>
        <w:rPr>
          <w:spacing w:val="-2"/>
          <w:sz w:val="24"/>
        </w:rPr>
        <w:t xml:space="preserve"> </w:t>
      </w:r>
      <w:r>
        <w:rPr>
          <w:sz w:val="24"/>
        </w:rPr>
        <w:t>spender</w:t>
      </w:r>
      <w:r>
        <w:rPr>
          <w:spacing w:val="-2"/>
          <w:sz w:val="24"/>
        </w:rPr>
        <w:t xml:space="preserve"> </w:t>
      </w:r>
      <w:r>
        <w:rPr>
          <w:sz w:val="24"/>
        </w:rPr>
        <w:t>(approvals)</w:t>
      </w:r>
      <w:r>
        <w:rPr>
          <w:spacing w:val="-2"/>
          <w:sz w:val="24"/>
        </w:rPr>
        <w:t xml:space="preserve"> </w:t>
      </w:r>
      <w:r>
        <w:rPr>
          <w:sz w:val="24"/>
        </w:rPr>
        <w:t>or</w:t>
      </w:r>
      <w:r>
        <w:rPr>
          <w:spacing w:val="-2"/>
          <w:sz w:val="24"/>
        </w:rPr>
        <w:t xml:space="preserve"> </w:t>
      </w:r>
      <w:r>
        <w:rPr>
          <w:sz w:val="24"/>
        </w:rPr>
        <w:t>the</w:t>
      </w:r>
      <w:r>
        <w:rPr>
          <w:spacing w:val="-2"/>
          <w:sz w:val="24"/>
        </w:rPr>
        <w:t xml:space="preserve"> </w:t>
      </w:r>
      <w:r>
        <w:rPr>
          <w:sz w:val="24"/>
        </w:rPr>
        <w:t>sender</w:t>
      </w:r>
      <w:r>
        <w:rPr>
          <w:spacing w:val="-2"/>
          <w:sz w:val="24"/>
        </w:rPr>
        <w:t xml:space="preserve"> </w:t>
      </w:r>
      <w:r>
        <w:rPr>
          <w:sz w:val="24"/>
        </w:rPr>
        <w:t>or</w:t>
      </w:r>
      <w:r>
        <w:rPr>
          <w:spacing w:val="-1"/>
          <w:sz w:val="24"/>
        </w:rPr>
        <w:t xml:space="preserve"> </w:t>
      </w:r>
      <w:r>
        <w:rPr>
          <w:sz w:val="24"/>
        </w:rPr>
        <w:t>recipient</w:t>
      </w:r>
      <w:r>
        <w:rPr>
          <w:spacing w:val="-2"/>
          <w:sz w:val="24"/>
        </w:rPr>
        <w:t xml:space="preserve"> </w:t>
      </w:r>
      <w:r>
        <w:rPr>
          <w:sz w:val="24"/>
        </w:rPr>
        <w:t>(transfers)</w:t>
      </w:r>
      <w:r>
        <w:rPr>
          <w:spacing w:val="-2"/>
          <w:sz w:val="24"/>
        </w:rPr>
        <w:t xml:space="preserve"> </w:t>
      </w:r>
      <w:r>
        <w:rPr>
          <w:sz w:val="24"/>
        </w:rPr>
        <w:t>lies in the seed wallet set.</w:t>
      </w:r>
      <w:r>
        <w:rPr>
          <w:spacing w:val="38"/>
          <w:sz w:val="24"/>
        </w:rPr>
        <w:t xml:space="preserve"> </w:t>
      </w:r>
      <w:r>
        <w:rPr>
          <w:sz w:val="24"/>
        </w:rPr>
        <w:t xml:space="preserve">Filtering at query time reduces scanned payload relative to full-chain </w:t>
      </w:r>
      <w:r>
        <w:rPr>
          <w:spacing w:val="-2"/>
          <w:sz w:val="24"/>
        </w:rPr>
        <w:t>extracts</w:t>
      </w:r>
      <w:r>
        <w:rPr>
          <w:spacing w:val="-8"/>
          <w:sz w:val="24"/>
        </w:rPr>
        <w:t xml:space="preserve"> </w:t>
      </w:r>
      <w:r>
        <w:rPr>
          <w:spacing w:val="-2"/>
          <w:sz w:val="24"/>
        </w:rPr>
        <w:t>and</w:t>
      </w:r>
      <w:r>
        <w:rPr>
          <w:spacing w:val="-7"/>
          <w:sz w:val="24"/>
        </w:rPr>
        <w:t xml:space="preserve"> </w:t>
      </w:r>
      <w:r>
        <w:rPr>
          <w:spacing w:val="-2"/>
          <w:sz w:val="24"/>
        </w:rPr>
        <w:t>focuses</w:t>
      </w:r>
      <w:r>
        <w:rPr>
          <w:spacing w:val="-8"/>
          <w:sz w:val="24"/>
        </w:rPr>
        <w:t xml:space="preserve"> </w:t>
      </w:r>
      <w:r>
        <w:rPr>
          <w:spacing w:val="-2"/>
          <w:sz w:val="24"/>
        </w:rPr>
        <w:t>the</w:t>
      </w:r>
      <w:r>
        <w:rPr>
          <w:spacing w:val="-7"/>
          <w:sz w:val="24"/>
        </w:rPr>
        <w:t xml:space="preserve"> </w:t>
      </w:r>
      <w:r>
        <w:rPr>
          <w:spacing w:val="-2"/>
          <w:sz w:val="24"/>
        </w:rPr>
        <w:t>reputation</w:t>
      </w:r>
      <w:r>
        <w:rPr>
          <w:spacing w:val="-7"/>
          <w:sz w:val="24"/>
        </w:rPr>
        <w:t xml:space="preserve"> </w:t>
      </w:r>
      <w:r>
        <w:rPr>
          <w:spacing w:val="-2"/>
          <w:sz w:val="24"/>
        </w:rPr>
        <w:t>subgraph</w:t>
      </w:r>
      <w:r>
        <w:rPr>
          <w:spacing w:val="-8"/>
          <w:sz w:val="24"/>
        </w:rPr>
        <w:t xml:space="preserve"> </w:t>
      </w:r>
      <w:r>
        <w:rPr>
          <w:spacing w:val="-2"/>
          <w:sz w:val="24"/>
        </w:rPr>
        <w:t>on</w:t>
      </w:r>
      <w:r>
        <w:rPr>
          <w:spacing w:val="-7"/>
          <w:sz w:val="24"/>
        </w:rPr>
        <w:t xml:space="preserve"> </w:t>
      </w:r>
      <w:r>
        <w:rPr>
          <w:spacing w:val="-2"/>
          <w:sz w:val="24"/>
        </w:rPr>
        <w:t>economically</w:t>
      </w:r>
      <w:r>
        <w:rPr>
          <w:spacing w:val="-8"/>
          <w:sz w:val="24"/>
        </w:rPr>
        <w:t xml:space="preserve"> </w:t>
      </w:r>
      <w:r>
        <w:rPr>
          <w:spacing w:val="-2"/>
          <w:sz w:val="24"/>
        </w:rPr>
        <w:t>relevant</w:t>
      </w:r>
      <w:r>
        <w:rPr>
          <w:spacing w:val="-7"/>
          <w:sz w:val="24"/>
        </w:rPr>
        <w:t xml:space="preserve"> </w:t>
      </w:r>
      <w:r>
        <w:rPr>
          <w:spacing w:val="-2"/>
          <w:sz w:val="24"/>
        </w:rPr>
        <w:t>neighbors</w:t>
      </w:r>
      <w:r>
        <w:rPr>
          <w:spacing w:val="-8"/>
          <w:sz w:val="24"/>
        </w:rPr>
        <w:t xml:space="preserve"> </w:t>
      </w:r>
      <w:r>
        <w:rPr>
          <w:spacing w:val="-2"/>
          <w:sz w:val="24"/>
        </w:rPr>
        <w:t>of</w:t>
      </w:r>
      <w:r>
        <w:rPr>
          <w:spacing w:val="-8"/>
          <w:sz w:val="24"/>
        </w:rPr>
        <w:t xml:space="preserve"> </w:t>
      </w:r>
      <w:r>
        <w:rPr>
          <w:spacing w:val="-2"/>
          <w:sz w:val="24"/>
        </w:rPr>
        <w:t>the</w:t>
      </w:r>
      <w:r>
        <w:rPr>
          <w:spacing w:val="-7"/>
          <w:sz w:val="24"/>
        </w:rPr>
        <w:t xml:space="preserve"> </w:t>
      </w:r>
      <w:r>
        <w:rPr>
          <w:spacing w:val="-2"/>
          <w:sz w:val="24"/>
        </w:rPr>
        <w:t xml:space="preserve">cohort. </w:t>
      </w:r>
      <w:r>
        <w:rPr>
          <w:sz w:val="24"/>
        </w:rPr>
        <w:t>Extracts run in six monthly batches to respect per-query byte caps and to allow resumable checkpoints if a month fails.</w:t>
      </w:r>
    </w:p>
    <w:p w14:paraId="00DC1E93" w14:textId="77777777" w:rsidR="00350CFB" w:rsidRDefault="00283FFF">
      <w:pPr>
        <w:pStyle w:val="ListParagraph"/>
        <w:numPr>
          <w:ilvl w:val="0"/>
          <w:numId w:val="18"/>
        </w:numPr>
        <w:tabs>
          <w:tab w:val="left" w:pos="806"/>
          <w:tab w:val="left" w:pos="808"/>
        </w:tabs>
        <w:spacing w:before="73" w:line="369" w:lineRule="auto"/>
        <w:ind w:right="564"/>
        <w:jc w:val="both"/>
        <w:rPr>
          <w:sz w:val="24"/>
        </w:rPr>
      </w:pPr>
      <w:r>
        <w:rPr>
          <w:b/>
          <w:spacing w:val="-4"/>
          <w:sz w:val="24"/>
        </w:rPr>
        <w:t>GMX</w:t>
      </w:r>
      <w:r>
        <w:rPr>
          <w:b/>
          <w:spacing w:val="-8"/>
          <w:sz w:val="24"/>
        </w:rPr>
        <w:t xml:space="preserve"> </w:t>
      </w:r>
      <w:r>
        <w:rPr>
          <w:b/>
          <w:spacing w:val="-4"/>
          <w:sz w:val="24"/>
        </w:rPr>
        <w:t>events:</w:t>
      </w:r>
      <w:r>
        <w:rPr>
          <w:b/>
          <w:spacing w:val="12"/>
          <w:sz w:val="24"/>
        </w:rPr>
        <w:t xml:space="preserve"> </w:t>
      </w:r>
      <w:r>
        <w:rPr>
          <w:spacing w:val="-4"/>
          <w:sz w:val="24"/>
        </w:rPr>
        <w:t>Trading-success</w:t>
      </w:r>
      <w:r>
        <w:rPr>
          <w:spacing w:val="-8"/>
          <w:sz w:val="24"/>
        </w:rPr>
        <w:t xml:space="preserve"> </w:t>
      </w:r>
      <w:r>
        <w:rPr>
          <w:spacing w:val="-4"/>
          <w:sz w:val="24"/>
        </w:rPr>
        <w:t>and</w:t>
      </w:r>
      <w:r>
        <w:rPr>
          <w:spacing w:val="-8"/>
          <w:sz w:val="24"/>
        </w:rPr>
        <w:t xml:space="preserve"> </w:t>
      </w:r>
      <w:r>
        <w:rPr>
          <w:spacing w:val="-4"/>
          <w:sz w:val="24"/>
        </w:rPr>
        <w:t>risk</w:t>
      </w:r>
      <w:r>
        <w:rPr>
          <w:spacing w:val="-8"/>
          <w:sz w:val="24"/>
        </w:rPr>
        <w:t xml:space="preserve"> </w:t>
      </w:r>
      <w:r>
        <w:rPr>
          <w:spacing w:val="-4"/>
          <w:sz w:val="24"/>
        </w:rPr>
        <w:t>proxies</w:t>
      </w:r>
      <w:r>
        <w:rPr>
          <w:spacing w:val="-8"/>
          <w:sz w:val="24"/>
        </w:rPr>
        <w:t xml:space="preserve"> </w:t>
      </w:r>
      <w:r>
        <w:rPr>
          <w:spacing w:val="-4"/>
          <w:sz w:val="24"/>
        </w:rPr>
        <w:t>are</w:t>
      </w:r>
      <w:r>
        <w:rPr>
          <w:spacing w:val="-8"/>
          <w:sz w:val="24"/>
        </w:rPr>
        <w:t xml:space="preserve"> </w:t>
      </w:r>
      <w:r>
        <w:rPr>
          <w:spacing w:val="-4"/>
          <w:sz w:val="24"/>
        </w:rPr>
        <w:t>derived</w:t>
      </w:r>
      <w:r>
        <w:rPr>
          <w:spacing w:val="-8"/>
          <w:sz w:val="24"/>
        </w:rPr>
        <w:t xml:space="preserve"> </w:t>
      </w:r>
      <w:r>
        <w:rPr>
          <w:spacing w:val="-4"/>
          <w:sz w:val="24"/>
        </w:rPr>
        <w:t>from</w:t>
      </w:r>
      <w:r>
        <w:rPr>
          <w:spacing w:val="-8"/>
          <w:sz w:val="24"/>
        </w:rPr>
        <w:t xml:space="preserve"> </w:t>
      </w:r>
      <w:r>
        <w:rPr>
          <w:spacing w:val="-4"/>
          <w:sz w:val="24"/>
        </w:rPr>
        <w:t>GMX</w:t>
      </w:r>
      <w:r>
        <w:rPr>
          <w:spacing w:val="-8"/>
          <w:sz w:val="24"/>
        </w:rPr>
        <w:t xml:space="preserve"> </w:t>
      </w:r>
      <w:r>
        <w:rPr>
          <w:spacing w:val="-4"/>
          <w:sz w:val="24"/>
        </w:rPr>
        <w:t>V2</w:t>
      </w:r>
      <w:r>
        <w:rPr>
          <w:spacing w:val="-7"/>
          <w:sz w:val="24"/>
        </w:rPr>
        <w:t xml:space="preserve"> </w:t>
      </w:r>
      <w:r>
        <w:rPr>
          <w:rFonts w:ascii="Courier New" w:hAnsi="Courier New"/>
          <w:spacing w:val="-4"/>
          <w:sz w:val="24"/>
        </w:rPr>
        <w:t>PositionDecre ase</w:t>
      </w:r>
      <w:r>
        <w:rPr>
          <w:rFonts w:ascii="Courier New" w:hAnsi="Courier New"/>
          <w:spacing w:val="-85"/>
          <w:sz w:val="24"/>
        </w:rPr>
        <w:t xml:space="preserve"> </w:t>
      </w:r>
      <w:r>
        <w:rPr>
          <w:spacing w:val="-4"/>
          <w:sz w:val="24"/>
        </w:rPr>
        <w:t>events</w:t>
      </w:r>
      <w:r>
        <w:rPr>
          <w:spacing w:val="-9"/>
          <w:sz w:val="24"/>
        </w:rPr>
        <w:t xml:space="preserve"> </w:t>
      </w:r>
      <w:r>
        <w:rPr>
          <w:spacing w:val="-4"/>
          <w:sz w:val="24"/>
        </w:rPr>
        <w:t xml:space="preserve">emitted by the GMX </w:t>
      </w:r>
      <w:r>
        <w:rPr>
          <w:rFonts w:ascii="Courier New" w:hAnsi="Courier New"/>
          <w:spacing w:val="-4"/>
          <w:sz w:val="24"/>
        </w:rPr>
        <w:t>EventEmitter</w:t>
      </w:r>
      <w:r>
        <w:rPr>
          <w:rFonts w:ascii="Courier New" w:hAnsi="Courier New"/>
          <w:spacing w:val="-85"/>
          <w:sz w:val="24"/>
        </w:rPr>
        <w:t xml:space="preserve"> </w:t>
      </w:r>
      <w:r>
        <w:rPr>
          <w:spacing w:val="-4"/>
          <w:sz w:val="24"/>
        </w:rPr>
        <w:t>at</w:t>
      </w:r>
    </w:p>
    <w:p w14:paraId="00DC1E94" w14:textId="77777777" w:rsidR="00350CFB" w:rsidRDefault="00283FFF">
      <w:pPr>
        <w:pStyle w:val="BodyText"/>
        <w:spacing w:before="201"/>
        <w:ind w:left="774" w:right="533"/>
        <w:jc w:val="center"/>
        <w:rPr>
          <w:rFonts w:ascii="Courier New"/>
        </w:rPr>
      </w:pPr>
      <w:r>
        <w:rPr>
          <w:rFonts w:ascii="Courier New"/>
          <w:spacing w:val="-2"/>
          <w:w w:val="85"/>
        </w:rPr>
        <w:t>0xC8ee91A54287DB53897056e12D9819156D3822Fb</w:t>
      </w:r>
    </w:p>
    <w:p w14:paraId="00DC1E95" w14:textId="77777777" w:rsidR="00350CFB" w:rsidRDefault="00350CFB">
      <w:pPr>
        <w:pStyle w:val="BodyText"/>
        <w:jc w:val="center"/>
        <w:rPr>
          <w:rFonts w:ascii="Courier New"/>
        </w:rPr>
        <w:sectPr w:rsidR="00350CFB">
          <w:pgSz w:w="11910" w:h="16840"/>
          <w:pgMar w:top="1840" w:right="708" w:bottom="2300" w:left="992" w:header="0" w:footer="2115" w:gutter="0"/>
          <w:cols w:space="720"/>
        </w:sectPr>
      </w:pPr>
    </w:p>
    <w:bookmarkStart w:id="166" w:name="Three-phase_collection_strategy"/>
    <w:bookmarkStart w:id="167" w:name="_bookmark54"/>
    <w:bookmarkEnd w:id="166"/>
    <w:bookmarkEnd w:id="167"/>
    <w:p w14:paraId="00DC1E96" w14:textId="77777777" w:rsidR="00350CFB" w:rsidRDefault="00283FFF">
      <w:pPr>
        <w:pStyle w:val="BodyText"/>
        <w:spacing w:before="77" w:line="388" w:lineRule="auto"/>
        <w:ind w:left="808" w:right="555"/>
        <w:jc w:val="both"/>
      </w:pPr>
      <w:r>
        <w:lastRenderedPageBreak/>
        <w:fldChar w:fldCharType="begin"/>
      </w:r>
      <w:r>
        <w:instrText>HYPERLINK \l "_bookmark156"</w:instrText>
      </w:r>
      <w:r>
        <w:fldChar w:fldCharType="separate"/>
      </w:r>
      <w:r>
        <w:rPr>
          <w:spacing w:val="-2"/>
          <w:position w:val="9"/>
          <w:sz w:val="16"/>
        </w:rPr>
        <w:t>[23]</w:t>
      </w:r>
      <w:r>
        <w:fldChar w:fldCharType="end"/>
      </w:r>
      <w:r>
        <w:rPr>
          <w:spacing w:val="-2"/>
        </w:rPr>
        <w:t>.</w:t>
      </w:r>
      <w:r>
        <w:rPr>
          <w:spacing w:val="-13"/>
        </w:rPr>
        <w:t xml:space="preserve"> </w:t>
      </w:r>
      <w:r>
        <w:rPr>
          <w:spacing w:val="-2"/>
        </w:rPr>
        <w:t>Traders</w:t>
      </w:r>
      <w:r>
        <w:rPr>
          <w:spacing w:val="-13"/>
        </w:rPr>
        <w:t xml:space="preserve"> </w:t>
      </w:r>
      <w:r>
        <w:rPr>
          <w:spacing w:val="-2"/>
        </w:rPr>
        <w:t>are</w:t>
      </w:r>
      <w:r>
        <w:rPr>
          <w:spacing w:val="-13"/>
        </w:rPr>
        <w:t xml:space="preserve"> </w:t>
      </w:r>
      <w:r>
        <w:rPr>
          <w:spacing w:val="-2"/>
        </w:rPr>
        <w:t>identified</w:t>
      </w:r>
      <w:r>
        <w:rPr>
          <w:spacing w:val="-13"/>
        </w:rPr>
        <w:t xml:space="preserve"> </w:t>
      </w:r>
      <w:r>
        <w:rPr>
          <w:spacing w:val="-2"/>
        </w:rPr>
        <w:t>via</w:t>
      </w:r>
      <w:r>
        <w:rPr>
          <w:spacing w:val="-12"/>
        </w:rPr>
        <w:t xml:space="preserve"> </w:t>
      </w:r>
      <w:r>
        <w:rPr>
          <w:spacing w:val="-2"/>
        </w:rPr>
        <w:t>the</w:t>
      </w:r>
      <w:r>
        <w:rPr>
          <w:spacing w:val="-6"/>
        </w:rPr>
        <w:t xml:space="preserve"> </w:t>
      </w:r>
      <w:r>
        <w:rPr>
          <w:spacing w:val="-2"/>
        </w:rPr>
        <w:t>event</w:t>
      </w:r>
      <w:r>
        <w:rPr>
          <w:spacing w:val="-7"/>
        </w:rPr>
        <w:t xml:space="preserve"> </w:t>
      </w:r>
      <w:r>
        <w:rPr>
          <w:rFonts w:ascii="Courier New" w:hAnsi="Courier New"/>
          <w:spacing w:val="-2"/>
        </w:rPr>
        <w:t>account</w:t>
      </w:r>
      <w:r>
        <w:rPr>
          <w:rFonts w:ascii="Courier New" w:hAnsi="Courier New"/>
          <w:spacing w:val="-34"/>
        </w:rPr>
        <w:t xml:space="preserve"> </w:t>
      </w:r>
      <w:r>
        <w:rPr>
          <w:spacing w:val="-2"/>
        </w:rPr>
        <w:t>field.</w:t>
      </w:r>
      <w:r>
        <w:rPr>
          <w:spacing w:val="17"/>
        </w:rPr>
        <w:t xml:space="preserve"> </w:t>
      </w:r>
      <w:r>
        <w:rPr>
          <w:spacing w:val="-2"/>
        </w:rPr>
        <w:t>Realized</w:t>
      </w:r>
      <w:r>
        <w:rPr>
          <w:spacing w:val="-6"/>
        </w:rPr>
        <w:t xml:space="preserve"> </w:t>
      </w:r>
      <w:r>
        <w:rPr>
          <w:spacing w:val="-2"/>
        </w:rPr>
        <w:t>profit</w:t>
      </w:r>
      <w:r>
        <w:rPr>
          <w:spacing w:val="-6"/>
        </w:rPr>
        <w:t xml:space="preserve"> </w:t>
      </w:r>
      <w:r>
        <w:rPr>
          <w:spacing w:val="-2"/>
        </w:rPr>
        <w:t>and</w:t>
      </w:r>
      <w:r>
        <w:rPr>
          <w:spacing w:val="-6"/>
        </w:rPr>
        <w:t xml:space="preserve"> </w:t>
      </w:r>
      <w:r>
        <w:rPr>
          <w:spacing w:val="-2"/>
        </w:rPr>
        <w:t>loss</w:t>
      </w:r>
      <w:r>
        <w:rPr>
          <w:spacing w:val="-6"/>
        </w:rPr>
        <w:t xml:space="preserve"> </w:t>
      </w:r>
      <w:r>
        <w:rPr>
          <w:spacing w:val="-2"/>
        </w:rPr>
        <w:t>use</w:t>
      </w:r>
      <w:r>
        <w:rPr>
          <w:spacing w:val="-6"/>
        </w:rPr>
        <w:t xml:space="preserve"> </w:t>
      </w:r>
      <w:r>
        <w:rPr>
          <w:rFonts w:ascii="Courier New" w:hAnsi="Courier New"/>
          <w:spacing w:val="-2"/>
        </w:rPr>
        <w:t xml:space="preserve">basePn </w:t>
      </w:r>
      <w:r>
        <w:rPr>
          <w:rFonts w:ascii="Courier New" w:hAnsi="Courier New"/>
          <w:spacing w:val="-4"/>
        </w:rPr>
        <w:t>lUsd</w:t>
      </w:r>
      <w:r>
        <w:rPr>
          <w:spacing w:val="-4"/>
        </w:rPr>
        <w:t>;</w:t>
      </w:r>
      <w:r>
        <w:rPr>
          <w:spacing w:val="-11"/>
        </w:rPr>
        <w:t xml:space="preserve"> </w:t>
      </w:r>
      <w:r>
        <w:rPr>
          <w:spacing w:val="-4"/>
        </w:rPr>
        <w:t>position</w:t>
      </w:r>
      <w:r>
        <w:rPr>
          <w:spacing w:val="-11"/>
        </w:rPr>
        <w:t xml:space="preserve"> </w:t>
      </w:r>
      <w:r>
        <w:rPr>
          <w:spacing w:val="-4"/>
        </w:rPr>
        <w:t>size</w:t>
      </w:r>
      <w:r>
        <w:rPr>
          <w:spacing w:val="-11"/>
        </w:rPr>
        <w:t xml:space="preserve"> </w:t>
      </w:r>
      <w:r>
        <w:rPr>
          <w:spacing w:val="-4"/>
        </w:rPr>
        <w:t>changes</w:t>
      </w:r>
      <w:r>
        <w:rPr>
          <w:spacing w:val="-11"/>
        </w:rPr>
        <w:t xml:space="preserve"> </w:t>
      </w:r>
      <w:r>
        <w:rPr>
          <w:spacing w:val="-4"/>
        </w:rPr>
        <w:t>use</w:t>
      </w:r>
      <w:r>
        <w:rPr>
          <w:spacing w:val="-11"/>
        </w:rPr>
        <w:t xml:space="preserve"> </w:t>
      </w:r>
      <w:r>
        <w:rPr>
          <w:rFonts w:ascii="Courier New" w:hAnsi="Courier New"/>
          <w:spacing w:val="-4"/>
        </w:rPr>
        <w:t>sizeDeltaUsd</w:t>
      </w:r>
      <w:r>
        <w:rPr>
          <w:rFonts w:ascii="Courier New" w:hAnsi="Courier New"/>
          <w:spacing w:val="-32"/>
        </w:rPr>
        <w:t xml:space="preserve"> </w:t>
      </w:r>
      <w:r>
        <w:rPr>
          <w:spacing w:val="-4"/>
        </w:rPr>
        <w:t>when</w:t>
      </w:r>
      <w:r>
        <w:rPr>
          <w:spacing w:val="-7"/>
        </w:rPr>
        <w:t xml:space="preserve"> </w:t>
      </w:r>
      <w:r>
        <w:rPr>
          <w:spacing w:val="-4"/>
        </w:rPr>
        <w:t xml:space="preserve">size-weighted robustness variants are </w:t>
      </w:r>
      <w:r>
        <w:t>computed;</w:t>
      </w:r>
      <w:r>
        <w:rPr>
          <w:spacing w:val="-2"/>
        </w:rPr>
        <w:t xml:space="preserve"> </w:t>
      </w:r>
      <w:r>
        <w:t>liquidations</w:t>
      </w:r>
      <w:r>
        <w:rPr>
          <w:spacing w:val="-3"/>
        </w:rPr>
        <w:t xml:space="preserve"> </w:t>
      </w:r>
      <w:r>
        <w:t>are</w:t>
      </w:r>
      <w:r>
        <w:rPr>
          <w:spacing w:val="-3"/>
        </w:rPr>
        <w:t xml:space="preserve"> </w:t>
      </w:r>
      <w:r>
        <w:t>flagged</w:t>
      </w:r>
      <w:r>
        <w:rPr>
          <w:spacing w:val="-3"/>
        </w:rPr>
        <w:t xml:space="preserve"> </w:t>
      </w:r>
      <w:r>
        <w:t>from</w:t>
      </w:r>
      <w:r>
        <w:rPr>
          <w:spacing w:val="-3"/>
        </w:rPr>
        <w:t xml:space="preserve"> </w:t>
      </w:r>
      <w:r>
        <w:t>order-type</w:t>
      </w:r>
      <w:r>
        <w:rPr>
          <w:spacing w:val="-3"/>
        </w:rPr>
        <w:t xml:space="preserve"> </w:t>
      </w:r>
      <w:r>
        <w:t>metadata</w:t>
      </w:r>
      <w:r>
        <w:rPr>
          <w:spacing w:val="-3"/>
        </w:rPr>
        <w:t xml:space="preserve"> </w:t>
      </w:r>
      <w:r>
        <w:t>in</w:t>
      </w:r>
      <w:r>
        <w:rPr>
          <w:spacing w:val="-3"/>
        </w:rPr>
        <w:t xml:space="preserve"> </w:t>
      </w:r>
      <w:r>
        <w:t>the</w:t>
      </w:r>
      <w:r>
        <w:rPr>
          <w:spacing w:val="-3"/>
        </w:rPr>
        <w:t xml:space="preserve"> </w:t>
      </w:r>
      <w:r>
        <w:t>decoded</w:t>
      </w:r>
      <w:r>
        <w:rPr>
          <w:spacing w:val="-3"/>
        </w:rPr>
        <w:t xml:space="preserve"> </w:t>
      </w:r>
      <w:r>
        <w:t>payload.</w:t>
      </w:r>
      <w:r>
        <w:rPr>
          <w:spacing w:val="21"/>
        </w:rPr>
        <w:t xml:space="preserve"> </w:t>
      </w:r>
      <w:r>
        <w:t>GMX is</w:t>
      </w:r>
      <w:r>
        <w:rPr>
          <w:spacing w:val="-2"/>
        </w:rPr>
        <w:t xml:space="preserve"> </w:t>
      </w:r>
      <w:r>
        <w:t>used</w:t>
      </w:r>
      <w:r>
        <w:rPr>
          <w:spacing w:val="-2"/>
        </w:rPr>
        <w:t xml:space="preserve"> </w:t>
      </w:r>
      <w:r>
        <w:t>because</w:t>
      </w:r>
      <w:r>
        <w:rPr>
          <w:spacing w:val="-2"/>
        </w:rPr>
        <w:t xml:space="preserve"> </w:t>
      </w:r>
      <w:r>
        <w:t>it</w:t>
      </w:r>
      <w:r>
        <w:rPr>
          <w:spacing w:val="-2"/>
        </w:rPr>
        <w:t xml:space="preserve"> </w:t>
      </w:r>
      <w:r>
        <w:t>provides</w:t>
      </w:r>
      <w:r>
        <w:rPr>
          <w:spacing w:val="-2"/>
        </w:rPr>
        <w:t xml:space="preserve"> </w:t>
      </w:r>
      <w:r>
        <w:t>dense,</w:t>
      </w:r>
      <w:r>
        <w:rPr>
          <w:spacing w:val="-1"/>
        </w:rPr>
        <w:t xml:space="preserve"> </w:t>
      </w:r>
      <w:r>
        <w:t>wallet-level</w:t>
      </w:r>
      <w:r>
        <w:rPr>
          <w:spacing w:val="-2"/>
        </w:rPr>
        <w:t xml:space="preserve"> </w:t>
      </w:r>
      <w:r>
        <w:t>realized</w:t>
      </w:r>
      <w:r>
        <w:rPr>
          <w:spacing w:val="-2"/>
        </w:rPr>
        <w:t xml:space="preserve"> </w:t>
      </w:r>
      <w:r>
        <w:t>outcomes</w:t>
      </w:r>
      <w:r>
        <w:rPr>
          <w:spacing w:val="-2"/>
        </w:rPr>
        <w:t xml:space="preserve"> </w:t>
      </w:r>
      <w:r>
        <w:t>on</w:t>
      </w:r>
      <w:r>
        <w:rPr>
          <w:spacing w:val="-2"/>
        </w:rPr>
        <w:t xml:space="preserve"> </w:t>
      </w:r>
      <w:r>
        <w:t>collateralized</w:t>
      </w:r>
      <w:r>
        <w:rPr>
          <w:spacing w:val="-2"/>
        </w:rPr>
        <w:t xml:space="preserve"> </w:t>
      </w:r>
      <w:r>
        <w:t>perpetual trading—a</w:t>
      </w:r>
      <w:r>
        <w:rPr>
          <w:spacing w:val="-13"/>
        </w:rPr>
        <w:t xml:space="preserve"> </w:t>
      </w:r>
      <w:r>
        <w:t>domain-intuition</w:t>
      </w:r>
      <w:r>
        <w:rPr>
          <w:spacing w:val="-12"/>
        </w:rPr>
        <w:t xml:space="preserve"> </w:t>
      </w:r>
      <w:r>
        <w:t>validation</w:t>
      </w:r>
      <w:r>
        <w:rPr>
          <w:spacing w:val="-12"/>
        </w:rPr>
        <w:t xml:space="preserve"> </w:t>
      </w:r>
      <w:r>
        <w:t>frame</w:t>
      </w:r>
      <w:r>
        <w:rPr>
          <w:spacing w:val="-13"/>
        </w:rPr>
        <w:t xml:space="preserve"> </w:t>
      </w:r>
      <w:r>
        <w:t>analogous</w:t>
      </w:r>
      <w:r>
        <w:rPr>
          <w:spacing w:val="-12"/>
        </w:rPr>
        <w:t xml:space="preserve"> </w:t>
      </w:r>
      <w:r>
        <w:t>to</w:t>
      </w:r>
      <w:r>
        <w:rPr>
          <w:spacing w:val="-12"/>
        </w:rPr>
        <w:t xml:space="preserve"> </w:t>
      </w:r>
      <w:r>
        <w:t>Do</w:t>
      </w:r>
      <w:r>
        <w:rPr>
          <w:spacing w:val="-13"/>
        </w:rPr>
        <w:t xml:space="preserve"> </w:t>
      </w:r>
      <w:r>
        <w:t>et</w:t>
      </w:r>
      <w:r>
        <w:rPr>
          <w:spacing w:val="-12"/>
        </w:rPr>
        <w:t xml:space="preserve"> </w:t>
      </w:r>
      <w:r>
        <w:t>al.’s</w:t>
      </w:r>
      <w:r>
        <w:rPr>
          <w:spacing w:val="-13"/>
        </w:rPr>
        <w:t xml:space="preserve"> </w:t>
      </w:r>
      <w:r>
        <w:t>use</w:t>
      </w:r>
      <w:r>
        <w:rPr>
          <w:spacing w:val="-13"/>
        </w:rPr>
        <w:t xml:space="preserve"> </w:t>
      </w:r>
      <w:r>
        <w:t>of</w:t>
      </w:r>
      <w:r>
        <w:rPr>
          <w:spacing w:val="-12"/>
        </w:rPr>
        <w:t xml:space="preserve"> </w:t>
      </w:r>
      <w:r>
        <w:t>inbound</w:t>
      </w:r>
      <w:r>
        <w:rPr>
          <w:spacing w:val="-12"/>
        </w:rPr>
        <w:t xml:space="preserve"> </w:t>
      </w:r>
      <w:r>
        <w:t>transfer activity,</w:t>
      </w:r>
      <w:r>
        <w:rPr>
          <w:spacing w:val="-2"/>
        </w:rPr>
        <w:t xml:space="preserve"> </w:t>
      </w:r>
      <w:r>
        <w:t>but</w:t>
      </w:r>
      <w:r>
        <w:rPr>
          <w:spacing w:val="-2"/>
        </w:rPr>
        <w:t xml:space="preserve"> </w:t>
      </w:r>
      <w:r>
        <w:t>targeted</w:t>
      </w:r>
      <w:r>
        <w:rPr>
          <w:spacing w:val="-3"/>
        </w:rPr>
        <w:t xml:space="preserve"> </w:t>
      </w:r>
      <w:r>
        <w:t>at</w:t>
      </w:r>
      <w:r>
        <w:rPr>
          <w:spacing w:val="-3"/>
        </w:rPr>
        <w:t xml:space="preserve"> </w:t>
      </w:r>
      <w:r>
        <w:t>trading</w:t>
      </w:r>
      <w:r>
        <w:rPr>
          <w:spacing w:val="-2"/>
        </w:rPr>
        <w:t xml:space="preserve"> </w:t>
      </w:r>
      <w:r>
        <w:t>success</w:t>
      </w:r>
      <w:r>
        <w:rPr>
          <w:spacing w:val="-3"/>
        </w:rPr>
        <w:t xml:space="preserve"> </w:t>
      </w:r>
      <w:r>
        <w:t>rather</w:t>
      </w:r>
      <w:r>
        <w:rPr>
          <w:spacing w:val="-3"/>
        </w:rPr>
        <w:t xml:space="preserve"> </w:t>
      </w:r>
      <w:r>
        <w:t>than</w:t>
      </w:r>
      <w:r>
        <w:rPr>
          <w:spacing w:val="-2"/>
        </w:rPr>
        <w:t xml:space="preserve"> </w:t>
      </w:r>
      <w:r>
        <w:t>passive</w:t>
      </w:r>
      <w:r>
        <w:rPr>
          <w:spacing w:val="-3"/>
        </w:rPr>
        <w:t xml:space="preserve"> </w:t>
      </w:r>
      <w:r>
        <w:t>inflows</w:t>
      </w:r>
      <w:r>
        <w:rPr>
          <w:spacing w:val="-2"/>
        </w:rPr>
        <w:t xml:space="preserve"> </w:t>
      </w:r>
      <w:hyperlink w:anchor="_bookmark149" w:history="1">
        <w:r>
          <w:rPr>
            <w:vertAlign w:val="superscript"/>
          </w:rPr>
          <w:t>[16]</w:t>
        </w:r>
      </w:hyperlink>
      <w:r>
        <w:rPr>
          <w:vertAlign w:val="superscript"/>
        </w:rPr>
        <w:t>,</w:t>
      </w:r>
      <w:hyperlink w:anchor="_bookmark186" w:history="1">
        <w:r>
          <w:rPr>
            <w:vertAlign w:val="superscript"/>
          </w:rPr>
          <w:t>[53]</w:t>
        </w:r>
      </w:hyperlink>
      <w:r>
        <w:t>.</w:t>
      </w:r>
      <w:r>
        <w:rPr>
          <w:spacing w:val="21"/>
        </w:rPr>
        <w:t xml:space="preserve"> </w:t>
      </w:r>
      <w:r>
        <w:t>Lending-protocol default</w:t>
      </w:r>
      <w:r>
        <w:rPr>
          <w:spacing w:val="-5"/>
        </w:rPr>
        <w:t xml:space="preserve"> </w:t>
      </w:r>
      <w:r>
        <w:t>labels</w:t>
      </w:r>
      <w:r>
        <w:rPr>
          <w:spacing w:val="-5"/>
        </w:rPr>
        <w:t xml:space="preserve"> </w:t>
      </w:r>
      <w:r>
        <w:t>are</w:t>
      </w:r>
      <w:r>
        <w:rPr>
          <w:spacing w:val="-5"/>
        </w:rPr>
        <w:t xml:space="preserve"> </w:t>
      </w:r>
      <w:r>
        <w:t>excluded</w:t>
      </w:r>
      <w:r>
        <w:rPr>
          <w:spacing w:val="-5"/>
        </w:rPr>
        <w:t xml:space="preserve"> </w:t>
      </w:r>
      <w:r>
        <w:t>because</w:t>
      </w:r>
      <w:r>
        <w:rPr>
          <w:spacing w:val="-5"/>
        </w:rPr>
        <w:t xml:space="preserve"> </w:t>
      </w:r>
      <w:r>
        <w:t>under-collateralized</w:t>
      </w:r>
      <w:r>
        <w:rPr>
          <w:spacing w:val="-5"/>
        </w:rPr>
        <w:t xml:space="preserve"> </w:t>
      </w:r>
      <w:r>
        <w:t>lending</w:t>
      </w:r>
      <w:r>
        <w:rPr>
          <w:spacing w:val="-5"/>
        </w:rPr>
        <w:t xml:space="preserve"> </w:t>
      </w:r>
      <w:r>
        <w:t>volume</w:t>
      </w:r>
      <w:r>
        <w:rPr>
          <w:spacing w:val="-5"/>
        </w:rPr>
        <w:t xml:space="preserve"> </w:t>
      </w:r>
      <w:r>
        <w:t>on</w:t>
      </w:r>
      <w:r>
        <w:rPr>
          <w:spacing w:val="-5"/>
        </w:rPr>
        <w:t xml:space="preserve"> </w:t>
      </w:r>
      <w:r>
        <w:t>Arbitrum</w:t>
      </w:r>
      <w:r>
        <w:rPr>
          <w:spacing w:val="-5"/>
        </w:rPr>
        <w:t xml:space="preserve"> </w:t>
      </w:r>
      <w:r>
        <w:t>within scope is insufficient for stable wallet-level labels.</w:t>
      </w:r>
    </w:p>
    <w:p w14:paraId="00DC1E97" w14:textId="77777777" w:rsidR="00350CFB" w:rsidRDefault="00283FFF">
      <w:pPr>
        <w:pStyle w:val="ListParagraph"/>
        <w:numPr>
          <w:ilvl w:val="0"/>
          <w:numId w:val="18"/>
        </w:numPr>
        <w:tabs>
          <w:tab w:val="left" w:pos="799"/>
          <w:tab w:val="left" w:pos="806"/>
        </w:tabs>
        <w:spacing w:before="71" w:line="393" w:lineRule="auto"/>
        <w:ind w:left="799" w:right="524" w:hanging="207"/>
        <w:jc w:val="both"/>
        <w:rPr>
          <w:sz w:val="24"/>
        </w:rPr>
      </w:pPr>
      <w:r>
        <w:rPr>
          <w:b/>
          <w:sz w:val="24"/>
        </w:rPr>
        <w:t xml:space="preserve">Matched cohort definition: </w:t>
      </w:r>
      <w:r>
        <w:rPr>
          <w:sz w:val="24"/>
        </w:rPr>
        <w:t xml:space="preserve">The primary alignment sample is the intersection of (i) wallets </w:t>
      </w:r>
      <w:r>
        <w:rPr>
          <w:spacing w:val="-4"/>
          <w:sz w:val="24"/>
        </w:rPr>
        <w:t>with</w:t>
      </w:r>
      <w:r>
        <w:rPr>
          <w:spacing w:val="-11"/>
          <w:sz w:val="24"/>
        </w:rPr>
        <w:t xml:space="preserve"> </w:t>
      </w:r>
      <w:r>
        <w:rPr>
          <w:spacing w:val="-4"/>
          <w:sz w:val="24"/>
        </w:rPr>
        <w:t>at</w:t>
      </w:r>
      <w:r>
        <w:rPr>
          <w:spacing w:val="-11"/>
          <w:sz w:val="24"/>
        </w:rPr>
        <w:t xml:space="preserve"> </w:t>
      </w:r>
      <w:r>
        <w:rPr>
          <w:spacing w:val="-4"/>
          <w:sz w:val="24"/>
        </w:rPr>
        <w:t>least</w:t>
      </w:r>
      <w:r>
        <w:rPr>
          <w:spacing w:val="-11"/>
          <w:sz w:val="24"/>
        </w:rPr>
        <w:t xml:space="preserve"> </w:t>
      </w:r>
      <w:r>
        <w:rPr>
          <w:spacing w:val="-4"/>
          <w:sz w:val="24"/>
        </w:rPr>
        <w:t>three</w:t>
      </w:r>
      <w:r>
        <w:rPr>
          <w:spacing w:val="-11"/>
          <w:sz w:val="24"/>
        </w:rPr>
        <w:t xml:space="preserve"> </w:t>
      </w:r>
      <w:r>
        <w:rPr>
          <w:spacing w:val="-4"/>
          <w:sz w:val="24"/>
        </w:rPr>
        <w:t>GMX</w:t>
      </w:r>
      <w:r>
        <w:rPr>
          <w:spacing w:val="-11"/>
          <w:sz w:val="24"/>
        </w:rPr>
        <w:t xml:space="preserve"> </w:t>
      </w:r>
      <w:r>
        <w:rPr>
          <w:rFonts w:ascii="Courier New" w:hAnsi="Courier New"/>
          <w:spacing w:val="-4"/>
          <w:sz w:val="24"/>
        </w:rPr>
        <w:t>PositionDecrease</w:t>
      </w:r>
      <w:r>
        <w:rPr>
          <w:rFonts w:ascii="Courier New" w:hAnsi="Courier New"/>
          <w:spacing w:val="-32"/>
          <w:sz w:val="24"/>
        </w:rPr>
        <w:t xml:space="preserve"> </w:t>
      </w:r>
      <w:r>
        <w:rPr>
          <w:spacing w:val="-4"/>
          <w:sz w:val="24"/>
        </w:rPr>
        <w:t>closes</w:t>
      </w:r>
      <w:r>
        <w:rPr>
          <w:spacing w:val="-11"/>
          <w:sz w:val="24"/>
        </w:rPr>
        <w:t xml:space="preserve"> </w:t>
      </w:r>
      <w:r>
        <w:rPr>
          <w:spacing w:val="-4"/>
          <w:sz w:val="24"/>
        </w:rPr>
        <w:t>in</w:t>
      </w:r>
      <w:r>
        <w:rPr>
          <w:spacing w:val="-11"/>
          <w:sz w:val="24"/>
        </w:rPr>
        <w:t xml:space="preserve"> </w:t>
      </w:r>
      <w:r>
        <w:rPr>
          <w:spacing w:val="-4"/>
          <w:sz w:val="24"/>
        </w:rPr>
        <w:t>the</w:t>
      </w:r>
      <w:r>
        <w:rPr>
          <w:spacing w:val="-8"/>
          <w:sz w:val="24"/>
        </w:rPr>
        <w:t xml:space="preserve"> </w:t>
      </w:r>
      <w:r>
        <w:rPr>
          <w:spacing w:val="-4"/>
          <w:sz w:val="24"/>
        </w:rPr>
        <w:t>observation window and (ii) wal-</w:t>
      </w:r>
      <w:r>
        <w:rPr>
          <w:sz w:val="24"/>
        </w:rPr>
        <w:t>lets with non-zero connectivity in the reputation subgraph induced by approval or transfer edges.</w:t>
      </w:r>
      <w:r>
        <w:rPr>
          <w:spacing w:val="40"/>
          <w:sz w:val="24"/>
        </w:rPr>
        <w:t xml:space="preserve"> </w:t>
      </w:r>
      <w:r>
        <w:rPr>
          <w:sz w:val="24"/>
        </w:rPr>
        <w:t xml:space="preserve">The minimum-close threshold </w:t>
      </w:r>
      <w:r>
        <w:rPr>
          <w:i/>
          <w:sz w:val="24"/>
        </w:rPr>
        <w:t>m</w:t>
      </w:r>
      <w:r>
        <w:rPr>
          <w:i/>
          <w:spacing w:val="40"/>
          <w:w w:val="105"/>
          <w:sz w:val="24"/>
        </w:rPr>
        <w:t xml:space="preserve"> </w:t>
      </w:r>
      <w:r>
        <w:rPr>
          <w:w w:val="105"/>
          <w:sz w:val="24"/>
        </w:rPr>
        <w:t>=</w:t>
      </w:r>
      <w:r>
        <w:rPr>
          <w:spacing w:val="40"/>
          <w:w w:val="105"/>
          <w:sz w:val="24"/>
        </w:rPr>
        <w:t xml:space="preserve"> </w:t>
      </w:r>
      <w:r>
        <w:rPr>
          <w:sz w:val="24"/>
        </w:rPr>
        <w:t>3 excludes one-off traders whose success rates are</w:t>
      </w:r>
      <w:r>
        <w:rPr>
          <w:spacing w:val="-7"/>
          <w:sz w:val="24"/>
        </w:rPr>
        <w:t xml:space="preserve"> </w:t>
      </w:r>
      <w:r>
        <w:rPr>
          <w:sz w:val="24"/>
        </w:rPr>
        <w:t>dominated</w:t>
      </w:r>
      <w:r>
        <w:rPr>
          <w:spacing w:val="-7"/>
          <w:sz w:val="24"/>
        </w:rPr>
        <w:t xml:space="preserve"> </w:t>
      </w:r>
      <w:r>
        <w:rPr>
          <w:sz w:val="24"/>
        </w:rPr>
        <w:t>by</w:t>
      </w:r>
      <w:r>
        <w:rPr>
          <w:spacing w:val="-7"/>
          <w:sz w:val="24"/>
        </w:rPr>
        <w:t xml:space="preserve"> </w:t>
      </w:r>
      <w:r>
        <w:rPr>
          <w:sz w:val="24"/>
        </w:rPr>
        <w:t>sampling</w:t>
      </w:r>
      <w:r>
        <w:rPr>
          <w:spacing w:val="-7"/>
          <w:sz w:val="24"/>
        </w:rPr>
        <w:t xml:space="preserve"> </w:t>
      </w:r>
      <w:r>
        <w:rPr>
          <w:sz w:val="24"/>
        </w:rPr>
        <w:t>noise,</w:t>
      </w:r>
      <w:r>
        <w:rPr>
          <w:spacing w:val="-6"/>
          <w:sz w:val="24"/>
        </w:rPr>
        <w:t xml:space="preserve"> </w:t>
      </w:r>
      <w:r>
        <w:rPr>
          <w:sz w:val="24"/>
        </w:rPr>
        <w:t>while</w:t>
      </w:r>
      <w:r>
        <w:rPr>
          <w:spacing w:val="-7"/>
          <w:sz w:val="24"/>
        </w:rPr>
        <w:t xml:space="preserve"> </w:t>
      </w:r>
      <w:r>
        <w:rPr>
          <w:sz w:val="24"/>
        </w:rPr>
        <w:t>remaining</w:t>
      </w:r>
      <w:r>
        <w:rPr>
          <w:spacing w:val="-7"/>
          <w:sz w:val="24"/>
        </w:rPr>
        <w:t xml:space="preserve"> </w:t>
      </w:r>
      <w:r>
        <w:rPr>
          <w:sz w:val="24"/>
        </w:rPr>
        <w:t>inclusive</w:t>
      </w:r>
      <w:r>
        <w:rPr>
          <w:spacing w:val="-7"/>
          <w:sz w:val="24"/>
        </w:rPr>
        <w:t xml:space="preserve"> </w:t>
      </w:r>
      <w:r>
        <w:rPr>
          <w:sz w:val="24"/>
        </w:rPr>
        <w:t>of</w:t>
      </w:r>
      <w:r>
        <w:rPr>
          <w:spacing w:val="-7"/>
          <w:sz w:val="24"/>
        </w:rPr>
        <w:t xml:space="preserve"> </w:t>
      </w:r>
      <w:r>
        <w:rPr>
          <w:sz w:val="24"/>
        </w:rPr>
        <w:t>active</w:t>
      </w:r>
      <w:r>
        <w:rPr>
          <w:spacing w:val="-7"/>
          <w:sz w:val="24"/>
        </w:rPr>
        <w:t xml:space="preserve"> </w:t>
      </w:r>
      <w:r>
        <w:rPr>
          <w:sz w:val="24"/>
        </w:rPr>
        <w:t>retail</w:t>
      </w:r>
      <w:r>
        <w:rPr>
          <w:spacing w:val="-7"/>
          <w:sz w:val="24"/>
        </w:rPr>
        <w:t xml:space="preserve"> </w:t>
      </w:r>
      <w:r>
        <w:rPr>
          <w:sz w:val="24"/>
        </w:rPr>
        <w:t>participants.</w:t>
      </w:r>
      <w:r>
        <w:rPr>
          <w:spacing w:val="15"/>
          <w:sz w:val="24"/>
        </w:rPr>
        <w:t xml:space="preserve"> </w:t>
      </w:r>
      <w:r>
        <w:rPr>
          <w:sz w:val="24"/>
        </w:rPr>
        <w:t>The connectivity</w:t>
      </w:r>
      <w:r>
        <w:rPr>
          <w:spacing w:val="-15"/>
          <w:sz w:val="24"/>
        </w:rPr>
        <w:t xml:space="preserve"> </w:t>
      </w:r>
      <w:r>
        <w:rPr>
          <w:sz w:val="24"/>
        </w:rPr>
        <w:t>requirement</w:t>
      </w:r>
      <w:r>
        <w:rPr>
          <w:spacing w:val="-15"/>
          <w:sz w:val="24"/>
        </w:rPr>
        <w:t xml:space="preserve"> </w:t>
      </w:r>
      <w:r>
        <w:rPr>
          <w:sz w:val="24"/>
        </w:rPr>
        <w:t>excludes</w:t>
      </w:r>
      <w:r>
        <w:rPr>
          <w:spacing w:val="-15"/>
          <w:sz w:val="24"/>
        </w:rPr>
        <w:t xml:space="preserve"> </w:t>
      </w:r>
      <w:r>
        <w:rPr>
          <w:sz w:val="24"/>
        </w:rPr>
        <w:t>wallets</w:t>
      </w:r>
      <w:r>
        <w:rPr>
          <w:spacing w:val="-15"/>
          <w:sz w:val="24"/>
        </w:rPr>
        <w:t xml:space="preserve"> </w:t>
      </w:r>
      <w:r>
        <w:rPr>
          <w:sz w:val="24"/>
        </w:rPr>
        <w:t>that</w:t>
      </w:r>
      <w:r>
        <w:rPr>
          <w:spacing w:val="-15"/>
          <w:sz w:val="24"/>
        </w:rPr>
        <w:t xml:space="preserve"> </w:t>
      </w:r>
      <w:r>
        <w:rPr>
          <w:sz w:val="24"/>
        </w:rPr>
        <w:t>appear</w:t>
      </w:r>
      <w:r>
        <w:rPr>
          <w:spacing w:val="-15"/>
          <w:sz w:val="24"/>
        </w:rPr>
        <w:t xml:space="preserve"> </w:t>
      </w:r>
      <w:r>
        <w:rPr>
          <w:sz w:val="24"/>
        </w:rPr>
        <w:t>in</w:t>
      </w:r>
      <w:r>
        <w:rPr>
          <w:spacing w:val="-15"/>
          <w:sz w:val="24"/>
        </w:rPr>
        <w:t xml:space="preserve"> </w:t>
      </w:r>
      <w:r>
        <w:rPr>
          <w:sz w:val="24"/>
        </w:rPr>
        <w:t>GMX</w:t>
      </w:r>
      <w:r>
        <w:rPr>
          <w:spacing w:val="-15"/>
          <w:sz w:val="24"/>
        </w:rPr>
        <w:t xml:space="preserve"> </w:t>
      </w:r>
      <w:r>
        <w:rPr>
          <w:sz w:val="24"/>
        </w:rPr>
        <w:t>events</w:t>
      </w:r>
      <w:r>
        <w:rPr>
          <w:spacing w:val="-15"/>
          <w:sz w:val="24"/>
        </w:rPr>
        <w:t xml:space="preserve"> </w:t>
      </w:r>
      <w:r>
        <w:rPr>
          <w:sz w:val="24"/>
        </w:rPr>
        <w:t>but</w:t>
      </w:r>
      <w:r>
        <w:rPr>
          <w:spacing w:val="-15"/>
          <w:sz w:val="24"/>
        </w:rPr>
        <w:t xml:space="preserve"> </w:t>
      </w:r>
      <w:r>
        <w:rPr>
          <w:sz w:val="24"/>
        </w:rPr>
        <w:t>have</w:t>
      </w:r>
      <w:r>
        <w:rPr>
          <w:spacing w:val="-15"/>
          <w:sz w:val="24"/>
        </w:rPr>
        <w:t xml:space="preserve"> </w:t>
      </w:r>
      <w:r>
        <w:rPr>
          <w:sz w:val="24"/>
        </w:rPr>
        <w:t>no</w:t>
      </w:r>
      <w:r>
        <w:rPr>
          <w:spacing w:val="-15"/>
          <w:sz w:val="24"/>
        </w:rPr>
        <w:t xml:space="preserve"> </w:t>
      </w:r>
      <w:r>
        <w:rPr>
          <w:sz w:val="24"/>
        </w:rPr>
        <w:t>approval</w:t>
      </w:r>
      <w:r>
        <w:rPr>
          <w:spacing w:val="-15"/>
          <w:sz w:val="24"/>
        </w:rPr>
        <w:t xml:space="preserve"> </w:t>
      </w:r>
      <w:r>
        <w:rPr>
          <w:sz w:val="24"/>
        </w:rPr>
        <w:t xml:space="preserve">or </w:t>
      </w:r>
      <w:r>
        <w:rPr>
          <w:spacing w:val="-2"/>
          <w:sz w:val="24"/>
        </w:rPr>
        <w:t>transfer</w:t>
      </w:r>
      <w:r>
        <w:rPr>
          <w:spacing w:val="-8"/>
          <w:sz w:val="24"/>
        </w:rPr>
        <w:t xml:space="preserve"> </w:t>
      </w:r>
      <w:r>
        <w:rPr>
          <w:spacing w:val="-2"/>
          <w:sz w:val="24"/>
        </w:rPr>
        <w:t>edges</w:t>
      </w:r>
      <w:r>
        <w:rPr>
          <w:spacing w:val="-8"/>
          <w:sz w:val="24"/>
        </w:rPr>
        <w:t xml:space="preserve"> </w:t>
      </w:r>
      <w:r>
        <w:rPr>
          <w:spacing w:val="-2"/>
          <w:sz w:val="24"/>
        </w:rPr>
        <w:t>touching</w:t>
      </w:r>
      <w:r>
        <w:rPr>
          <w:spacing w:val="-8"/>
          <w:sz w:val="24"/>
        </w:rPr>
        <w:t xml:space="preserve"> </w:t>
      </w:r>
      <w:r>
        <w:rPr>
          <w:spacing w:val="-2"/>
          <w:sz w:val="24"/>
        </w:rPr>
        <w:t>the</w:t>
      </w:r>
      <w:r>
        <w:rPr>
          <w:spacing w:val="-8"/>
          <w:sz w:val="24"/>
        </w:rPr>
        <w:t xml:space="preserve"> </w:t>
      </w:r>
      <w:r>
        <w:rPr>
          <w:spacing w:val="-2"/>
          <w:sz w:val="24"/>
        </w:rPr>
        <w:t>reputation</w:t>
      </w:r>
      <w:r>
        <w:rPr>
          <w:spacing w:val="-8"/>
          <w:sz w:val="24"/>
        </w:rPr>
        <w:t xml:space="preserve"> </w:t>
      </w:r>
      <w:r>
        <w:rPr>
          <w:spacing w:val="-2"/>
          <w:sz w:val="24"/>
        </w:rPr>
        <w:t>extract,</w:t>
      </w:r>
      <w:r>
        <w:rPr>
          <w:spacing w:val="-5"/>
          <w:sz w:val="24"/>
        </w:rPr>
        <w:t xml:space="preserve"> </w:t>
      </w:r>
      <w:r>
        <w:rPr>
          <w:spacing w:val="-2"/>
          <w:sz w:val="24"/>
        </w:rPr>
        <w:t>for</w:t>
      </w:r>
      <w:r>
        <w:rPr>
          <w:spacing w:val="-8"/>
          <w:sz w:val="24"/>
        </w:rPr>
        <w:t xml:space="preserve"> </w:t>
      </w:r>
      <w:r>
        <w:rPr>
          <w:spacing w:val="-2"/>
          <w:sz w:val="24"/>
        </w:rPr>
        <w:t>whom</w:t>
      </w:r>
      <w:r>
        <w:rPr>
          <w:spacing w:val="-8"/>
          <w:sz w:val="24"/>
        </w:rPr>
        <w:t xml:space="preserve"> </w:t>
      </w:r>
      <w:r>
        <w:rPr>
          <w:spacing w:val="-2"/>
          <w:sz w:val="24"/>
        </w:rPr>
        <w:t>social</w:t>
      </w:r>
      <w:r>
        <w:rPr>
          <w:spacing w:val="-8"/>
          <w:sz w:val="24"/>
        </w:rPr>
        <w:t xml:space="preserve"> </w:t>
      </w:r>
      <w:r>
        <w:rPr>
          <w:spacing w:val="-2"/>
          <w:sz w:val="24"/>
        </w:rPr>
        <w:t>PageRank</w:t>
      </w:r>
      <w:r>
        <w:rPr>
          <w:spacing w:val="-8"/>
          <w:sz w:val="24"/>
        </w:rPr>
        <w:t xml:space="preserve"> </w:t>
      </w:r>
      <w:r>
        <w:rPr>
          <w:spacing w:val="-2"/>
          <w:sz w:val="24"/>
        </w:rPr>
        <w:t>scores</w:t>
      </w:r>
      <w:r>
        <w:rPr>
          <w:spacing w:val="-8"/>
          <w:sz w:val="24"/>
        </w:rPr>
        <w:t xml:space="preserve"> </w:t>
      </w:r>
      <w:r>
        <w:rPr>
          <w:spacing w:val="-2"/>
          <w:sz w:val="24"/>
        </w:rPr>
        <w:t>would</w:t>
      </w:r>
      <w:r>
        <w:rPr>
          <w:spacing w:val="-8"/>
          <w:sz w:val="24"/>
        </w:rPr>
        <w:t xml:space="preserve"> </w:t>
      </w:r>
      <w:r>
        <w:rPr>
          <w:spacing w:val="-2"/>
          <w:sz w:val="24"/>
        </w:rPr>
        <w:t>be</w:t>
      </w:r>
      <w:r>
        <w:rPr>
          <w:spacing w:val="-8"/>
          <w:sz w:val="24"/>
        </w:rPr>
        <w:t xml:space="preserve"> </w:t>
      </w:r>
      <w:r>
        <w:rPr>
          <w:spacing w:val="-2"/>
          <w:sz w:val="24"/>
        </w:rPr>
        <w:t>uni-</w:t>
      </w:r>
      <w:r>
        <w:rPr>
          <w:sz w:val="24"/>
        </w:rPr>
        <w:t>formly zero and uninformative.</w:t>
      </w:r>
      <w:r>
        <w:rPr>
          <w:spacing w:val="40"/>
          <w:sz w:val="24"/>
        </w:rPr>
        <w:t xml:space="preserve"> </w:t>
      </w:r>
      <w:r>
        <w:rPr>
          <w:sz w:val="24"/>
        </w:rPr>
        <w:t>After BigQuery extraction and preprocessing, this matched wallet cohort</w:t>
      </w:r>
      <w:r>
        <w:rPr>
          <w:spacing w:val="1"/>
          <w:sz w:val="24"/>
        </w:rPr>
        <w:t xml:space="preserve"> </w:t>
      </w:r>
      <w:r>
        <w:rPr>
          <w:sz w:val="24"/>
        </w:rPr>
        <w:t>has</w:t>
      </w:r>
      <w:r>
        <w:rPr>
          <w:spacing w:val="1"/>
          <w:sz w:val="24"/>
        </w:rPr>
        <w:t xml:space="preserve"> </w:t>
      </w:r>
      <w:r>
        <w:rPr>
          <w:sz w:val="24"/>
        </w:rPr>
        <w:t xml:space="preserve">size </w:t>
      </w:r>
      <w:r>
        <w:rPr>
          <w:i/>
          <w:sz w:val="24"/>
        </w:rPr>
        <w:t>n</w:t>
      </w:r>
      <w:r>
        <w:rPr>
          <w:i/>
          <w:spacing w:val="8"/>
          <w:w w:val="105"/>
          <w:sz w:val="24"/>
        </w:rPr>
        <w:t xml:space="preserve"> </w:t>
      </w:r>
      <w:r>
        <w:rPr>
          <w:w w:val="105"/>
          <w:sz w:val="24"/>
        </w:rPr>
        <w:t>=</w:t>
      </w:r>
      <w:r>
        <w:rPr>
          <w:spacing w:val="9"/>
          <w:w w:val="105"/>
          <w:sz w:val="24"/>
        </w:rPr>
        <w:t xml:space="preserve"> </w:t>
      </w:r>
      <w:r>
        <w:rPr>
          <w:sz w:val="24"/>
        </w:rPr>
        <w:t>5</w:t>
      </w:r>
      <w:r>
        <w:rPr>
          <w:i/>
          <w:sz w:val="24"/>
        </w:rPr>
        <w:t>,</w:t>
      </w:r>
      <w:r>
        <w:rPr>
          <w:sz w:val="24"/>
        </w:rPr>
        <w:t>521.</w:t>
      </w:r>
      <w:r>
        <w:rPr>
          <w:spacing w:val="26"/>
          <w:sz w:val="24"/>
        </w:rPr>
        <w:t xml:space="preserve"> </w:t>
      </w:r>
      <w:r>
        <w:rPr>
          <w:sz w:val="24"/>
        </w:rPr>
        <w:t>Both</w:t>
      </w:r>
      <w:r>
        <w:rPr>
          <w:spacing w:val="1"/>
          <w:sz w:val="24"/>
        </w:rPr>
        <w:t xml:space="preserve"> </w:t>
      </w:r>
      <w:r>
        <w:rPr>
          <w:sz w:val="24"/>
        </w:rPr>
        <w:t>EndorseRank</w:t>
      </w:r>
      <w:r>
        <w:rPr>
          <w:spacing w:val="1"/>
          <w:sz w:val="24"/>
        </w:rPr>
        <w:t xml:space="preserve"> </w:t>
      </w:r>
      <w:r>
        <w:rPr>
          <w:sz w:val="24"/>
        </w:rPr>
        <w:t>and AWP</w:t>
      </w:r>
      <w:r>
        <w:rPr>
          <w:spacing w:val="1"/>
          <w:sz w:val="24"/>
        </w:rPr>
        <w:t xml:space="preserve"> </w:t>
      </w:r>
      <w:r>
        <w:rPr>
          <w:sz w:val="24"/>
        </w:rPr>
        <w:t>are</w:t>
      </w:r>
      <w:r>
        <w:rPr>
          <w:spacing w:val="1"/>
          <w:sz w:val="24"/>
        </w:rPr>
        <w:t xml:space="preserve"> </w:t>
      </w:r>
      <w:r>
        <w:rPr>
          <w:sz w:val="24"/>
        </w:rPr>
        <w:t>scored on</w:t>
      </w:r>
      <w:r>
        <w:rPr>
          <w:spacing w:val="1"/>
          <w:sz w:val="24"/>
        </w:rPr>
        <w:t xml:space="preserve"> </w:t>
      </w:r>
      <w:r>
        <w:rPr>
          <w:sz w:val="24"/>
        </w:rPr>
        <w:t>the</w:t>
      </w:r>
      <w:r>
        <w:rPr>
          <w:spacing w:val="1"/>
          <w:sz w:val="24"/>
        </w:rPr>
        <w:t xml:space="preserve"> </w:t>
      </w:r>
      <w:r>
        <w:rPr>
          <w:sz w:val="24"/>
        </w:rPr>
        <w:t xml:space="preserve">same </w:t>
      </w:r>
      <w:r>
        <w:rPr>
          <w:spacing w:val="-4"/>
          <w:sz w:val="24"/>
        </w:rPr>
        <w:t>seed</w:t>
      </w:r>
    </w:p>
    <w:p w14:paraId="00DC1E98" w14:textId="77777777" w:rsidR="00350CFB" w:rsidRDefault="00283FFF">
      <w:pPr>
        <w:pStyle w:val="BodyText"/>
        <w:spacing w:before="15" w:line="396" w:lineRule="auto"/>
        <w:ind w:left="808" w:right="563"/>
        <w:jc w:val="both"/>
      </w:pPr>
      <w:r>
        <w:t>set so that differences in alignment and runtime are attributable to ranking logic and graph structure, not to inconsistent sampling.</w:t>
      </w:r>
    </w:p>
    <w:p w14:paraId="00DC1E99" w14:textId="77777777" w:rsidR="00350CFB" w:rsidRDefault="00283FFF">
      <w:pPr>
        <w:pStyle w:val="ListParagraph"/>
        <w:numPr>
          <w:ilvl w:val="0"/>
          <w:numId w:val="18"/>
        </w:numPr>
        <w:tabs>
          <w:tab w:val="left" w:pos="794"/>
          <w:tab w:val="left" w:pos="808"/>
        </w:tabs>
        <w:spacing w:before="39" w:line="396" w:lineRule="auto"/>
        <w:ind w:right="523"/>
        <w:jc w:val="both"/>
        <w:rPr>
          <w:sz w:val="24"/>
        </w:rPr>
      </w:pPr>
      <w:r>
        <w:rPr>
          <w:b/>
          <w:sz w:val="24"/>
        </w:rPr>
        <w:t>What is not in scope:</w:t>
      </w:r>
      <w:r>
        <w:rPr>
          <w:b/>
          <w:spacing w:val="40"/>
          <w:sz w:val="24"/>
        </w:rPr>
        <w:t xml:space="preserve"> </w:t>
      </w:r>
      <w:r>
        <w:rPr>
          <w:sz w:val="24"/>
        </w:rPr>
        <w:t>The study does not ingest mempool data, off-chain order books, centralized-exchange account maps, or cross-chain bridges.</w:t>
      </w:r>
      <w:r>
        <w:rPr>
          <w:spacing w:val="40"/>
          <w:sz w:val="24"/>
        </w:rPr>
        <w:t xml:space="preserve"> </w:t>
      </w:r>
      <w:r>
        <w:rPr>
          <w:sz w:val="24"/>
        </w:rPr>
        <w:t>It does not attempt entity res-olution across multiple addresses controlled by one actor.</w:t>
      </w:r>
      <w:r>
        <w:rPr>
          <w:spacing w:val="40"/>
          <w:sz w:val="24"/>
        </w:rPr>
        <w:t xml:space="preserve"> </w:t>
      </w:r>
      <w:r>
        <w:rPr>
          <w:sz w:val="24"/>
        </w:rPr>
        <w:t>It does not use proprietary GMX indexer</w:t>
      </w:r>
      <w:r>
        <w:rPr>
          <w:spacing w:val="-13"/>
          <w:sz w:val="24"/>
        </w:rPr>
        <w:t xml:space="preserve"> </w:t>
      </w:r>
      <w:r>
        <w:rPr>
          <w:sz w:val="24"/>
        </w:rPr>
        <w:t>APIs</w:t>
      </w:r>
      <w:r>
        <w:rPr>
          <w:spacing w:val="-13"/>
          <w:sz w:val="24"/>
        </w:rPr>
        <w:t xml:space="preserve"> </w:t>
      </w:r>
      <w:r>
        <w:rPr>
          <w:sz w:val="24"/>
        </w:rPr>
        <w:t>as</w:t>
      </w:r>
      <w:r>
        <w:rPr>
          <w:spacing w:val="-13"/>
          <w:sz w:val="24"/>
        </w:rPr>
        <w:t xml:space="preserve"> </w:t>
      </w:r>
      <w:r>
        <w:rPr>
          <w:sz w:val="24"/>
        </w:rPr>
        <w:t>the</w:t>
      </w:r>
      <w:r>
        <w:rPr>
          <w:spacing w:val="-13"/>
          <w:sz w:val="24"/>
        </w:rPr>
        <w:t xml:space="preserve"> </w:t>
      </w:r>
      <w:r>
        <w:rPr>
          <w:sz w:val="24"/>
        </w:rPr>
        <w:t>primary</w:t>
      </w:r>
      <w:r>
        <w:rPr>
          <w:spacing w:val="-13"/>
          <w:sz w:val="24"/>
        </w:rPr>
        <w:t xml:space="preserve"> </w:t>
      </w:r>
      <w:r>
        <w:rPr>
          <w:sz w:val="24"/>
        </w:rPr>
        <w:t>source</w:t>
      </w:r>
      <w:r>
        <w:rPr>
          <w:spacing w:val="-13"/>
          <w:sz w:val="24"/>
        </w:rPr>
        <w:t xml:space="preserve"> </w:t>
      </w:r>
      <w:r>
        <w:rPr>
          <w:sz w:val="24"/>
        </w:rPr>
        <w:t>of</w:t>
      </w:r>
      <w:r>
        <w:rPr>
          <w:spacing w:val="-13"/>
          <w:sz w:val="24"/>
        </w:rPr>
        <w:t xml:space="preserve"> </w:t>
      </w:r>
      <w:r>
        <w:rPr>
          <w:sz w:val="24"/>
        </w:rPr>
        <w:t>truth;</w:t>
      </w:r>
      <w:r>
        <w:rPr>
          <w:spacing w:val="-9"/>
          <w:sz w:val="24"/>
        </w:rPr>
        <w:t xml:space="preserve"> </w:t>
      </w:r>
      <w:r>
        <w:rPr>
          <w:sz w:val="24"/>
        </w:rPr>
        <w:t>the</w:t>
      </w:r>
      <w:r>
        <w:rPr>
          <w:spacing w:val="-13"/>
          <w:sz w:val="24"/>
        </w:rPr>
        <w:t xml:space="preserve"> </w:t>
      </w:r>
      <w:r>
        <w:rPr>
          <w:sz w:val="24"/>
        </w:rPr>
        <w:t>public</w:t>
      </w:r>
      <w:r>
        <w:rPr>
          <w:spacing w:val="-13"/>
          <w:sz w:val="24"/>
        </w:rPr>
        <w:t xml:space="preserve"> </w:t>
      </w:r>
      <w:r>
        <w:rPr>
          <w:sz w:val="24"/>
        </w:rPr>
        <w:t>log</w:t>
      </w:r>
      <w:r>
        <w:rPr>
          <w:spacing w:val="-13"/>
          <w:sz w:val="24"/>
        </w:rPr>
        <w:t xml:space="preserve"> </w:t>
      </w:r>
      <w:r>
        <w:rPr>
          <w:sz w:val="24"/>
        </w:rPr>
        <w:t>table</w:t>
      </w:r>
      <w:r>
        <w:rPr>
          <w:spacing w:val="-13"/>
          <w:sz w:val="24"/>
        </w:rPr>
        <w:t xml:space="preserve"> </w:t>
      </w:r>
      <w:r>
        <w:rPr>
          <w:sz w:val="24"/>
        </w:rPr>
        <w:t>is</w:t>
      </w:r>
      <w:r>
        <w:rPr>
          <w:spacing w:val="-13"/>
          <w:sz w:val="24"/>
        </w:rPr>
        <w:t xml:space="preserve"> </w:t>
      </w:r>
      <w:r>
        <w:rPr>
          <w:sz w:val="24"/>
        </w:rPr>
        <w:t>authoritative,</w:t>
      </w:r>
      <w:r>
        <w:rPr>
          <w:spacing w:val="-11"/>
          <w:sz w:val="24"/>
        </w:rPr>
        <w:t xml:space="preserve"> </w:t>
      </w:r>
      <w:r>
        <w:rPr>
          <w:sz w:val="24"/>
        </w:rPr>
        <w:t>and</w:t>
      </w:r>
      <w:r>
        <w:rPr>
          <w:spacing w:val="-13"/>
          <w:sz w:val="24"/>
        </w:rPr>
        <w:t xml:space="preserve"> </w:t>
      </w:r>
      <w:r>
        <w:rPr>
          <w:sz w:val="24"/>
        </w:rPr>
        <w:t>decoding is performed in the open pipeline.</w:t>
      </w:r>
    </w:p>
    <w:p w14:paraId="00DC1E9A" w14:textId="77777777" w:rsidR="00350CFB" w:rsidRDefault="00350CFB">
      <w:pPr>
        <w:pStyle w:val="ListParagraph"/>
        <w:spacing w:line="396" w:lineRule="auto"/>
        <w:jc w:val="both"/>
        <w:rPr>
          <w:sz w:val="24"/>
        </w:rPr>
        <w:sectPr w:rsidR="00350CFB">
          <w:pgSz w:w="11910" w:h="16840"/>
          <w:pgMar w:top="1820" w:right="708" w:bottom="2300" w:left="992" w:header="0" w:footer="2115" w:gutter="0"/>
          <w:cols w:space="720"/>
        </w:sectPr>
      </w:pPr>
    </w:p>
    <w:p w14:paraId="00DC1E9B" w14:textId="77777777" w:rsidR="00350CFB" w:rsidRDefault="00283FFF">
      <w:pPr>
        <w:pStyle w:val="Heading2"/>
        <w:numPr>
          <w:ilvl w:val="1"/>
          <w:numId w:val="26"/>
        </w:numPr>
        <w:tabs>
          <w:tab w:val="left" w:pos="783"/>
        </w:tabs>
        <w:spacing w:before="112"/>
        <w:ind w:left="783" w:hanging="501"/>
      </w:pPr>
      <w:r>
        <w:lastRenderedPageBreak/>
        <w:t>Three-phase</w:t>
      </w:r>
      <w:r>
        <w:rPr>
          <w:spacing w:val="19"/>
        </w:rPr>
        <w:t xml:space="preserve"> </w:t>
      </w:r>
      <w:r>
        <w:t>collection</w:t>
      </w:r>
      <w:r>
        <w:rPr>
          <w:spacing w:val="20"/>
        </w:rPr>
        <w:t xml:space="preserve"> </w:t>
      </w:r>
      <w:r>
        <w:rPr>
          <w:spacing w:val="-2"/>
        </w:rPr>
        <w:t>strategy</w:t>
      </w:r>
    </w:p>
    <w:p w14:paraId="00DC1E9C" w14:textId="77777777" w:rsidR="00350CFB" w:rsidRDefault="00350CFB">
      <w:pPr>
        <w:pStyle w:val="BodyText"/>
        <w:spacing w:before="24"/>
        <w:rPr>
          <w:b/>
          <w:sz w:val="28"/>
        </w:rPr>
      </w:pPr>
    </w:p>
    <w:p w14:paraId="00DC1E9D" w14:textId="77777777" w:rsidR="00350CFB" w:rsidRDefault="00283FFF">
      <w:pPr>
        <w:pStyle w:val="BodyText"/>
        <w:spacing w:line="396" w:lineRule="auto"/>
        <w:ind w:left="282" w:right="563"/>
        <w:jc w:val="both"/>
      </w:pPr>
      <w:r>
        <w:t>Data</w:t>
      </w:r>
      <w:r>
        <w:rPr>
          <w:spacing w:val="-11"/>
        </w:rPr>
        <w:t xml:space="preserve"> </w:t>
      </w:r>
      <w:r>
        <w:t>acquisition</w:t>
      </w:r>
      <w:r>
        <w:rPr>
          <w:spacing w:val="-11"/>
        </w:rPr>
        <w:t xml:space="preserve"> </w:t>
      </w:r>
      <w:r>
        <w:t>and</w:t>
      </w:r>
      <w:r>
        <w:rPr>
          <w:spacing w:val="-11"/>
        </w:rPr>
        <w:t xml:space="preserve"> </w:t>
      </w:r>
      <w:r>
        <w:t>evaluation</w:t>
      </w:r>
      <w:r>
        <w:rPr>
          <w:spacing w:val="-10"/>
        </w:rPr>
        <w:t xml:space="preserve"> </w:t>
      </w:r>
      <w:r>
        <w:t>proceed</w:t>
      </w:r>
      <w:r>
        <w:rPr>
          <w:spacing w:val="-11"/>
        </w:rPr>
        <w:t xml:space="preserve"> </w:t>
      </w:r>
      <w:r>
        <w:t>in</w:t>
      </w:r>
      <w:r>
        <w:rPr>
          <w:spacing w:val="-11"/>
        </w:rPr>
        <w:t xml:space="preserve"> </w:t>
      </w:r>
      <w:r>
        <w:t>three</w:t>
      </w:r>
      <w:r>
        <w:rPr>
          <w:spacing w:val="-10"/>
        </w:rPr>
        <w:t xml:space="preserve"> </w:t>
      </w:r>
      <w:r>
        <w:t>phases</w:t>
      </w:r>
      <w:r>
        <w:rPr>
          <w:spacing w:val="-11"/>
        </w:rPr>
        <w:t xml:space="preserve"> </w:t>
      </w:r>
      <w:r>
        <w:t>that</w:t>
      </w:r>
      <w:r>
        <w:rPr>
          <w:spacing w:val="-11"/>
        </w:rPr>
        <w:t xml:space="preserve"> </w:t>
      </w:r>
      <w:r>
        <w:t>separate</w:t>
      </w:r>
      <w:r>
        <w:rPr>
          <w:spacing w:val="-10"/>
        </w:rPr>
        <w:t xml:space="preserve"> </w:t>
      </w:r>
      <w:r>
        <w:t>expensive</w:t>
      </w:r>
      <w:r>
        <w:rPr>
          <w:spacing w:val="-11"/>
        </w:rPr>
        <w:t xml:space="preserve"> </w:t>
      </w:r>
      <w:r>
        <w:t>remote</w:t>
      </w:r>
      <w:r>
        <w:rPr>
          <w:spacing w:val="-11"/>
        </w:rPr>
        <w:t xml:space="preserve"> </w:t>
      </w:r>
      <w:r>
        <w:t>scans</w:t>
      </w:r>
      <w:r>
        <w:rPr>
          <w:spacing w:val="-11"/>
        </w:rPr>
        <w:t xml:space="preserve"> </w:t>
      </w:r>
      <w:r>
        <w:t>from local, repeatable analysis.</w:t>
      </w:r>
      <w:r>
        <w:rPr>
          <w:spacing w:val="40"/>
        </w:rPr>
        <w:t xml:space="preserve"> </w:t>
      </w:r>
      <w:r>
        <w:t>The separation is intentional:</w:t>
      </w:r>
      <w:r>
        <w:rPr>
          <w:spacing w:val="40"/>
        </w:rPr>
        <w:t xml:space="preserve"> </w:t>
      </w:r>
      <w:r>
        <w:t>once parquet artifacts exist, alignment tables,</w:t>
      </w:r>
      <w:r>
        <w:rPr>
          <w:spacing w:val="-10"/>
        </w:rPr>
        <w:t xml:space="preserve"> </w:t>
      </w:r>
      <w:r>
        <w:t>benchmarks,</w:t>
      </w:r>
      <w:r>
        <w:rPr>
          <w:spacing w:val="-10"/>
        </w:rPr>
        <w:t xml:space="preserve"> </w:t>
      </w:r>
      <w:r>
        <w:t>and</w:t>
      </w:r>
      <w:r>
        <w:rPr>
          <w:spacing w:val="-11"/>
        </w:rPr>
        <w:t xml:space="preserve"> </w:t>
      </w:r>
      <w:r>
        <w:t>robustness</w:t>
      </w:r>
      <w:r>
        <w:rPr>
          <w:spacing w:val="-12"/>
        </w:rPr>
        <w:t xml:space="preserve"> </w:t>
      </w:r>
      <w:r>
        <w:t>sweeps</w:t>
      </w:r>
      <w:r>
        <w:rPr>
          <w:spacing w:val="-11"/>
        </w:rPr>
        <w:t xml:space="preserve"> </w:t>
      </w:r>
      <w:r>
        <w:t>can</w:t>
      </w:r>
      <w:r>
        <w:rPr>
          <w:spacing w:val="-11"/>
        </w:rPr>
        <w:t xml:space="preserve"> </w:t>
      </w:r>
      <w:r>
        <w:t>be</w:t>
      </w:r>
      <w:r>
        <w:rPr>
          <w:spacing w:val="-11"/>
        </w:rPr>
        <w:t xml:space="preserve"> </w:t>
      </w:r>
      <w:r>
        <w:t>regenerated</w:t>
      </w:r>
      <w:r>
        <w:rPr>
          <w:spacing w:val="-11"/>
        </w:rPr>
        <w:t xml:space="preserve"> </w:t>
      </w:r>
      <w:r>
        <w:t>without</w:t>
      </w:r>
      <w:r>
        <w:rPr>
          <w:spacing w:val="-12"/>
        </w:rPr>
        <w:t xml:space="preserve"> </w:t>
      </w:r>
      <w:r>
        <w:t>further</w:t>
      </w:r>
      <w:r>
        <w:rPr>
          <w:spacing w:val="-11"/>
        </w:rPr>
        <w:t xml:space="preserve"> </w:t>
      </w:r>
      <w:r>
        <w:t>cloud</w:t>
      </w:r>
      <w:r>
        <w:rPr>
          <w:spacing w:val="-11"/>
        </w:rPr>
        <w:t xml:space="preserve"> </w:t>
      </w:r>
      <w:r>
        <w:t>cost,</w:t>
      </w:r>
      <w:r>
        <w:rPr>
          <w:spacing w:val="-10"/>
        </w:rPr>
        <w:t xml:space="preserve"> </w:t>
      </w:r>
      <w:r>
        <w:t>which</w:t>
      </w:r>
      <w:r>
        <w:rPr>
          <w:spacing w:val="-12"/>
        </w:rPr>
        <w:t xml:space="preserve"> </w:t>
      </w:r>
      <w:r>
        <w:t>is essential for third-party replication and reanalysis.</w:t>
      </w:r>
    </w:p>
    <w:p w14:paraId="00DC1E9E" w14:textId="77777777" w:rsidR="00350CFB" w:rsidRDefault="00283FFF">
      <w:pPr>
        <w:pStyle w:val="ListParagraph"/>
        <w:numPr>
          <w:ilvl w:val="0"/>
          <w:numId w:val="17"/>
        </w:numPr>
        <w:tabs>
          <w:tab w:val="left" w:pos="806"/>
          <w:tab w:val="left" w:pos="808"/>
        </w:tabs>
        <w:spacing w:before="124" w:line="388" w:lineRule="auto"/>
        <w:ind w:right="523"/>
        <w:jc w:val="both"/>
        <w:rPr>
          <w:sz w:val="24"/>
        </w:rPr>
      </w:pPr>
      <w:r>
        <w:rPr>
          <w:b/>
          <w:spacing w:val="-4"/>
          <w:sz w:val="24"/>
        </w:rPr>
        <w:t>Phase</w:t>
      </w:r>
      <w:r>
        <w:rPr>
          <w:b/>
          <w:spacing w:val="-11"/>
          <w:sz w:val="24"/>
        </w:rPr>
        <w:t xml:space="preserve"> </w:t>
      </w:r>
      <w:r>
        <w:rPr>
          <w:b/>
          <w:spacing w:val="-4"/>
          <w:sz w:val="24"/>
        </w:rPr>
        <w:t>1</w:t>
      </w:r>
      <w:r>
        <w:rPr>
          <w:b/>
          <w:spacing w:val="-11"/>
          <w:sz w:val="24"/>
        </w:rPr>
        <w:t xml:space="preserve"> </w:t>
      </w:r>
      <w:r>
        <w:rPr>
          <w:b/>
          <w:spacing w:val="-4"/>
          <w:sz w:val="24"/>
        </w:rPr>
        <w:t>(GMX</w:t>
      </w:r>
      <w:r>
        <w:rPr>
          <w:b/>
          <w:spacing w:val="-11"/>
          <w:sz w:val="24"/>
        </w:rPr>
        <w:t xml:space="preserve"> </w:t>
      </w:r>
      <w:r>
        <w:rPr>
          <w:b/>
          <w:spacing w:val="-4"/>
          <w:sz w:val="24"/>
        </w:rPr>
        <w:t>validation</w:t>
      </w:r>
      <w:r>
        <w:rPr>
          <w:b/>
          <w:spacing w:val="-11"/>
          <w:sz w:val="24"/>
        </w:rPr>
        <w:t xml:space="preserve"> </w:t>
      </w:r>
      <w:r>
        <w:rPr>
          <w:b/>
          <w:spacing w:val="-4"/>
          <w:sz w:val="24"/>
        </w:rPr>
        <w:t>stream):</w:t>
      </w:r>
      <w:r>
        <w:rPr>
          <w:b/>
          <w:spacing w:val="-11"/>
          <w:sz w:val="24"/>
        </w:rPr>
        <w:t xml:space="preserve"> </w:t>
      </w:r>
      <w:r>
        <w:rPr>
          <w:spacing w:val="-4"/>
          <w:sz w:val="24"/>
        </w:rPr>
        <w:t>Extract</w:t>
      </w:r>
      <w:r>
        <w:rPr>
          <w:spacing w:val="-11"/>
          <w:sz w:val="24"/>
        </w:rPr>
        <w:t xml:space="preserve"> </w:t>
      </w:r>
      <w:r>
        <w:rPr>
          <w:spacing w:val="-4"/>
          <w:sz w:val="24"/>
        </w:rPr>
        <w:t>and</w:t>
      </w:r>
      <w:r>
        <w:rPr>
          <w:spacing w:val="-11"/>
          <w:sz w:val="24"/>
        </w:rPr>
        <w:t xml:space="preserve"> </w:t>
      </w:r>
      <w:r>
        <w:rPr>
          <w:spacing w:val="-4"/>
          <w:sz w:val="24"/>
        </w:rPr>
        <w:t>decode</w:t>
      </w:r>
      <w:r>
        <w:rPr>
          <w:spacing w:val="-6"/>
          <w:sz w:val="24"/>
        </w:rPr>
        <w:t xml:space="preserve"> </w:t>
      </w:r>
      <w:r>
        <w:rPr>
          <w:spacing w:val="-4"/>
          <w:sz w:val="24"/>
        </w:rPr>
        <w:t>all</w:t>
      </w:r>
      <w:r>
        <w:rPr>
          <w:spacing w:val="-6"/>
          <w:sz w:val="24"/>
        </w:rPr>
        <w:t xml:space="preserve"> </w:t>
      </w:r>
      <w:r>
        <w:rPr>
          <w:spacing w:val="-4"/>
          <w:sz w:val="24"/>
        </w:rPr>
        <w:t>GMX</w:t>
      </w:r>
      <w:r>
        <w:rPr>
          <w:spacing w:val="-6"/>
          <w:sz w:val="24"/>
        </w:rPr>
        <w:t xml:space="preserve"> </w:t>
      </w:r>
      <w:r>
        <w:rPr>
          <w:rFonts w:ascii="Courier New" w:hAnsi="Courier New"/>
          <w:spacing w:val="-4"/>
          <w:sz w:val="24"/>
        </w:rPr>
        <w:t>PositionDecrease</w:t>
      </w:r>
      <w:r>
        <w:rPr>
          <w:rFonts w:ascii="Courier New" w:hAnsi="Courier New"/>
          <w:spacing w:val="-32"/>
          <w:sz w:val="24"/>
        </w:rPr>
        <w:t xml:space="preserve"> </w:t>
      </w:r>
      <w:r>
        <w:rPr>
          <w:spacing w:val="-4"/>
          <w:sz w:val="24"/>
        </w:rPr>
        <w:t xml:space="preserve">logs </w:t>
      </w:r>
      <w:r>
        <w:rPr>
          <w:spacing w:val="-2"/>
          <w:sz w:val="24"/>
        </w:rPr>
        <w:t>from</w:t>
      </w:r>
      <w:r>
        <w:rPr>
          <w:spacing w:val="-13"/>
          <w:sz w:val="24"/>
        </w:rPr>
        <w:t xml:space="preserve"> </w:t>
      </w:r>
      <w:r>
        <w:rPr>
          <w:spacing w:val="-2"/>
          <w:sz w:val="24"/>
        </w:rPr>
        <w:t>the</w:t>
      </w:r>
      <w:r>
        <w:rPr>
          <w:spacing w:val="-13"/>
          <w:sz w:val="24"/>
        </w:rPr>
        <w:t xml:space="preserve"> </w:t>
      </w:r>
      <w:r>
        <w:rPr>
          <w:rFonts w:ascii="Courier New" w:hAnsi="Courier New"/>
          <w:spacing w:val="-2"/>
          <w:sz w:val="24"/>
        </w:rPr>
        <w:t>EventEmitter</w:t>
      </w:r>
      <w:r>
        <w:rPr>
          <w:rFonts w:ascii="Courier New" w:hAnsi="Courier New"/>
          <w:spacing w:val="-34"/>
          <w:sz w:val="24"/>
        </w:rPr>
        <w:t xml:space="preserve"> </w:t>
      </w:r>
      <w:r>
        <w:rPr>
          <w:spacing w:val="-2"/>
          <w:sz w:val="24"/>
        </w:rPr>
        <w:t>over</w:t>
      </w:r>
      <w:r>
        <w:rPr>
          <w:spacing w:val="-13"/>
          <w:sz w:val="24"/>
        </w:rPr>
        <w:t xml:space="preserve"> </w:t>
      </w:r>
      <w:r>
        <w:rPr>
          <w:spacing w:val="-2"/>
          <w:sz w:val="24"/>
        </w:rPr>
        <w:t>the</w:t>
      </w:r>
      <w:r>
        <w:rPr>
          <w:spacing w:val="-13"/>
          <w:sz w:val="24"/>
        </w:rPr>
        <w:t xml:space="preserve"> </w:t>
      </w:r>
      <w:r>
        <w:rPr>
          <w:spacing w:val="-2"/>
          <w:sz w:val="24"/>
        </w:rPr>
        <w:t>full</w:t>
      </w:r>
      <w:r>
        <w:rPr>
          <w:spacing w:val="-13"/>
          <w:sz w:val="24"/>
        </w:rPr>
        <w:t xml:space="preserve"> </w:t>
      </w:r>
      <w:r>
        <w:rPr>
          <w:spacing w:val="-2"/>
          <w:sz w:val="24"/>
        </w:rPr>
        <w:t>observation</w:t>
      </w:r>
      <w:r>
        <w:rPr>
          <w:spacing w:val="-13"/>
          <w:sz w:val="24"/>
        </w:rPr>
        <w:t xml:space="preserve"> </w:t>
      </w:r>
      <w:r>
        <w:rPr>
          <w:spacing w:val="-2"/>
          <w:sz w:val="24"/>
        </w:rPr>
        <w:t>window.</w:t>
      </w:r>
      <w:r>
        <w:rPr>
          <w:spacing w:val="-13"/>
          <w:sz w:val="24"/>
        </w:rPr>
        <w:t xml:space="preserve"> </w:t>
      </w:r>
      <w:r>
        <w:rPr>
          <w:spacing w:val="-2"/>
          <w:sz w:val="24"/>
        </w:rPr>
        <w:t>The</w:t>
      </w:r>
      <w:r>
        <w:rPr>
          <w:spacing w:val="-8"/>
          <w:sz w:val="24"/>
        </w:rPr>
        <w:t xml:space="preserve"> </w:t>
      </w:r>
      <w:r>
        <w:rPr>
          <w:spacing w:val="-2"/>
          <w:sz w:val="24"/>
        </w:rPr>
        <w:t>extract</w:t>
      </w:r>
      <w:r>
        <w:rPr>
          <w:spacing w:val="-8"/>
          <w:sz w:val="24"/>
        </w:rPr>
        <w:t xml:space="preserve"> </w:t>
      </w:r>
      <w:r>
        <w:rPr>
          <w:spacing w:val="-2"/>
          <w:sz w:val="24"/>
        </w:rPr>
        <w:t>is</w:t>
      </w:r>
      <w:r>
        <w:rPr>
          <w:spacing w:val="-8"/>
          <w:sz w:val="24"/>
        </w:rPr>
        <w:t xml:space="preserve"> </w:t>
      </w:r>
      <w:r>
        <w:rPr>
          <w:spacing w:val="-2"/>
          <w:sz w:val="24"/>
        </w:rPr>
        <w:t>not</w:t>
      </w:r>
      <w:r>
        <w:rPr>
          <w:spacing w:val="-8"/>
          <w:sz w:val="24"/>
        </w:rPr>
        <w:t xml:space="preserve"> </w:t>
      </w:r>
      <w:r>
        <w:rPr>
          <w:spacing w:val="-2"/>
          <w:sz w:val="24"/>
        </w:rPr>
        <w:t xml:space="preserve">wallet-filtered </w:t>
      </w:r>
      <w:r>
        <w:rPr>
          <w:sz w:val="24"/>
        </w:rPr>
        <w:t>a priori because eligibility is defined from this stream:</w:t>
      </w:r>
      <w:r>
        <w:rPr>
          <w:spacing w:val="40"/>
          <w:sz w:val="24"/>
        </w:rPr>
        <w:t xml:space="preserve"> </w:t>
      </w:r>
      <w:r>
        <w:rPr>
          <w:sz w:val="24"/>
        </w:rPr>
        <w:t>every decrease in the window is a candidate</w:t>
      </w:r>
      <w:r>
        <w:rPr>
          <w:spacing w:val="-5"/>
          <w:sz w:val="24"/>
        </w:rPr>
        <w:t xml:space="preserve"> </w:t>
      </w:r>
      <w:r>
        <w:rPr>
          <w:sz w:val="24"/>
        </w:rPr>
        <w:t>label. After</w:t>
      </w:r>
      <w:r>
        <w:rPr>
          <w:spacing w:val="-4"/>
          <w:sz w:val="24"/>
        </w:rPr>
        <w:t xml:space="preserve"> </w:t>
      </w:r>
      <w:r>
        <w:rPr>
          <w:sz w:val="24"/>
        </w:rPr>
        <w:t>decoding,</w:t>
      </w:r>
      <w:r>
        <w:rPr>
          <w:spacing w:val="-4"/>
          <w:sz w:val="24"/>
        </w:rPr>
        <w:t xml:space="preserve"> </w:t>
      </w:r>
      <w:r>
        <w:rPr>
          <w:sz w:val="24"/>
        </w:rPr>
        <w:t>wallets</w:t>
      </w:r>
      <w:r>
        <w:rPr>
          <w:spacing w:val="-5"/>
          <w:sz w:val="24"/>
        </w:rPr>
        <w:t xml:space="preserve"> </w:t>
      </w:r>
      <w:r>
        <w:rPr>
          <w:sz w:val="24"/>
        </w:rPr>
        <w:t>with</w:t>
      </w:r>
      <w:r>
        <w:rPr>
          <w:spacing w:val="-4"/>
          <w:sz w:val="24"/>
        </w:rPr>
        <w:t xml:space="preserve"> </w:t>
      </w:r>
      <w:r>
        <w:rPr>
          <w:sz w:val="24"/>
        </w:rPr>
        <w:t>fewer</w:t>
      </w:r>
      <w:r>
        <w:rPr>
          <w:spacing w:val="-4"/>
          <w:sz w:val="24"/>
        </w:rPr>
        <w:t xml:space="preserve"> </w:t>
      </w:r>
      <w:r>
        <w:rPr>
          <w:sz w:val="24"/>
        </w:rPr>
        <w:t>than</w:t>
      </w:r>
      <w:r>
        <w:rPr>
          <w:spacing w:val="-5"/>
          <w:sz w:val="24"/>
        </w:rPr>
        <w:t xml:space="preserve"> </w:t>
      </w:r>
      <w:r>
        <w:rPr>
          <w:sz w:val="24"/>
        </w:rPr>
        <w:t>three</w:t>
      </w:r>
      <w:r>
        <w:rPr>
          <w:spacing w:val="-4"/>
          <w:sz w:val="24"/>
        </w:rPr>
        <w:t xml:space="preserve"> </w:t>
      </w:r>
      <w:r>
        <w:rPr>
          <w:sz w:val="24"/>
        </w:rPr>
        <w:t>closes</w:t>
      </w:r>
      <w:r>
        <w:rPr>
          <w:spacing w:val="-4"/>
          <w:sz w:val="24"/>
        </w:rPr>
        <w:t xml:space="preserve"> </w:t>
      </w:r>
      <w:r>
        <w:rPr>
          <w:sz w:val="24"/>
        </w:rPr>
        <w:t>form</w:t>
      </w:r>
      <w:r>
        <w:rPr>
          <w:spacing w:val="-5"/>
          <w:sz w:val="24"/>
        </w:rPr>
        <w:t xml:space="preserve"> </w:t>
      </w:r>
      <w:r>
        <w:rPr>
          <w:sz w:val="24"/>
        </w:rPr>
        <w:t>the</w:t>
      </w:r>
      <w:r>
        <w:rPr>
          <w:spacing w:val="-4"/>
          <w:sz w:val="24"/>
        </w:rPr>
        <w:t xml:space="preserve"> </w:t>
      </w:r>
      <w:r>
        <w:rPr>
          <w:sz w:val="24"/>
        </w:rPr>
        <w:t>GMX-eligible set.</w:t>
      </w:r>
      <w:r>
        <w:rPr>
          <w:spacing w:val="40"/>
          <w:sz w:val="24"/>
        </w:rPr>
        <w:t xml:space="preserve"> </w:t>
      </w:r>
      <w:r>
        <w:rPr>
          <w:sz w:val="24"/>
        </w:rPr>
        <w:t>This stream supplies trading-success, inverse-risk, and liquidation-family proxies.</w:t>
      </w:r>
      <w:r>
        <w:rPr>
          <w:spacing w:val="40"/>
          <w:sz w:val="24"/>
        </w:rPr>
        <w:t xml:space="preserve"> </w:t>
      </w:r>
      <w:r>
        <w:rPr>
          <w:sz w:val="24"/>
        </w:rPr>
        <w:t>The matched</w:t>
      </w:r>
      <w:r>
        <w:rPr>
          <w:spacing w:val="-3"/>
          <w:sz w:val="24"/>
        </w:rPr>
        <w:t xml:space="preserve"> </w:t>
      </w:r>
      <w:r>
        <w:rPr>
          <w:sz w:val="24"/>
        </w:rPr>
        <w:t>wallet</w:t>
      </w:r>
      <w:r>
        <w:rPr>
          <w:spacing w:val="-3"/>
          <w:sz w:val="24"/>
        </w:rPr>
        <w:t xml:space="preserve"> </w:t>
      </w:r>
      <w:r>
        <w:rPr>
          <w:sz w:val="24"/>
        </w:rPr>
        <w:t>cohort</w:t>
      </w:r>
      <w:r>
        <w:rPr>
          <w:spacing w:val="-3"/>
          <w:sz w:val="24"/>
        </w:rPr>
        <w:t xml:space="preserve"> </w:t>
      </w:r>
      <w:r>
        <w:rPr>
          <w:sz w:val="24"/>
        </w:rPr>
        <w:t>used</w:t>
      </w:r>
      <w:r>
        <w:rPr>
          <w:spacing w:val="-3"/>
          <w:sz w:val="24"/>
        </w:rPr>
        <w:t xml:space="preserve"> </w:t>
      </w:r>
      <w:r>
        <w:rPr>
          <w:sz w:val="24"/>
        </w:rPr>
        <w:t>for</w:t>
      </w:r>
      <w:r>
        <w:rPr>
          <w:spacing w:val="-3"/>
          <w:sz w:val="24"/>
        </w:rPr>
        <w:t xml:space="preserve"> </w:t>
      </w:r>
      <w:r>
        <w:rPr>
          <w:sz w:val="24"/>
        </w:rPr>
        <w:t>primary</w:t>
      </w:r>
      <w:r>
        <w:rPr>
          <w:spacing w:val="-3"/>
          <w:sz w:val="24"/>
        </w:rPr>
        <w:t xml:space="preserve"> </w:t>
      </w:r>
      <w:r>
        <w:rPr>
          <w:sz w:val="24"/>
        </w:rPr>
        <w:t>alignment</w:t>
      </w:r>
      <w:r>
        <w:rPr>
          <w:spacing w:val="-3"/>
          <w:sz w:val="24"/>
        </w:rPr>
        <w:t xml:space="preserve"> </w:t>
      </w:r>
      <w:r>
        <w:rPr>
          <w:sz w:val="24"/>
        </w:rPr>
        <w:t>(</w:t>
      </w:r>
      <w:r>
        <w:rPr>
          <w:i/>
          <w:sz w:val="24"/>
        </w:rPr>
        <w:t xml:space="preserve">n </w:t>
      </w:r>
      <w:r>
        <w:rPr>
          <w:w w:val="105"/>
          <w:sz w:val="24"/>
        </w:rPr>
        <w:t xml:space="preserve">= </w:t>
      </w:r>
      <w:r>
        <w:rPr>
          <w:sz w:val="24"/>
        </w:rPr>
        <w:t>5</w:t>
      </w:r>
      <w:r>
        <w:rPr>
          <w:i/>
          <w:sz w:val="24"/>
        </w:rPr>
        <w:t>,</w:t>
      </w:r>
      <w:r>
        <w:rPr>
          <w:sz w:val="24"/>
        </w:rPr>
        <w:t>521)</w:t>
      </w:r>
      <w:r>
        <w:rPr>
          <w:spacing w:val="-3"/>
          <w:sz w:val="24"/>
        </w:rPr>
        <w:t xml:space="preserve"> </w:t>
      </w:r>
      <w:r>
        <w:rPr>
          <w:sz w:val="24"/>
        </w:rPr>
        <w:t>is</w:t>
      </w:r>
      <w:r>
        <w:rPr>
          <w:spacing w:val="-3"/>
          <w:sz w:val="24"/>
        </w:rPr>
        <w:t xml:space="preserve"> </w:t>
      </w:r>
      <w:r>
        <w:rPr>
          <w:sz w:val="24"/>
        </w:rPr>
        <w:t>the</w:t>
      </w:r>
      <w:r>
        <w:rPr>
          <w:spacing w:val="-3"/>
          <w:sz w:val="24"/>
        </w:rPr>
        <w:t xml:space="preserve"> </w:t>
      </w:r>
      <w:r>
        <w:rPr>
          <w:sz w:val="24"/>
        </w:rPr>
        <w:t>GMX-eligible</w:t>
      </w:r>
      <w:r>
        <w:rPr>
          <w:spacing w:val="-3"/>
          <w:sz w:val="24"/>
        </w:rPr>
        <w:t xml:space="preserve"> </w:t>
      </w:r>
      <w:r>
        <w:rPr>
          <w:sz w:val="24"/>
        </w:rPr>
        <w:t>set</w:t>
      </w:r>
      <w:r>
        <w:rPr>
          <w:spacing w:val="-3"/>
          <w:sz w:val="24"/>
        </w:rPr>
        <w:t xml:space="preserve"> </w:t>
      </w:r>
      <w:r>
        <w:rPr>
          <w:sz w:val="24"/>
        </w:rPr>
        <w:t>inter-sected with non-zero reputation connectivity after Phase 2.</w:t>
      </w:r>
    </w:p>
    <w:p w14:paraId="00DC1E9F" w14:textId="77777777" w:rsidR="00350CFB" w:rsidRDefault="00283FFF">
      <w:pPr>
        <w:pStyle w:val="ListParagraph"/>
        <w:numPr>
          <w:ilvl w:val="0"/>
          <w:numId w:val="17"/>
        </w:numPr>
        <w:tabs>
          <w:tab w:val="left" w:pos="799"/>
          <w:tab w:val="left" w:pos="806"/>
        </w:tabs>
        <w:spacing w:before="62" w:line="391" w:lineRule="auto"/>
        <w:ind w:left="799" w:right="557" w:hanging="207"/>
        <w:jc w:val="both"/>
        <w:rPr>
          <w:sz w:val="24"/>
        </w:rPr>
      </w:pPr>
      <w:r>
        <w:rPr>
          <w:b/>
          <w:sz w:val="24"/>
        </w:rPr>
        <w:t>Phase 2 (reputation streams):</w:t>
      </w:r>
      <w:r>
        <w:rPr>
          <w:b/>
          <w:spacing w:val="29"/>
          <w:sz w:val="24"/>
        </w:rPr>
        <w:t xml:space="preserve"> </w:t>
      </w:r>
      <w:r>
        <w:rPr>
          <w:sz w:val="24"/>
        </w:rPr>
        <w:t xml:space="preserve">For the GMX-eligible set, extract wallet-filtered ERC-20 </w:t>
      </w:r>
      <w:r>
        <w:rPr>
          <w:rFonts w:ascii="Courier New" w:hAnsi="Courier New"/>
          <w:sz w:val="24"/>
        </w:rPr>
        <w:t xml:space="preserve">A </w:t>
      </w:r>
      <w:r>
        <w:rPr>
          <w:rFonts w:ascii="Courier New" w:hAnsi="Courier New"/>
          <w:spacing w:val="-2"/>
          <w:sz w:val="24"/>
        </w:rPr>
        <w:t>pproval</w:t>
      </w:r>
      <w:r>
        <w:rPr>
          <w:rFonts w:ascii="Courier New" w:hAnsi="Courier New"/>
          <w:spacing w:val="-34"/>
          <w:sz w:val="24"/>
        </w:rPr>
        <w:t xml:space="preserve"> </w:t>
      </w:r>
      <w:r>
        <w:rPr>
          <w:spacing w:val="-2"/>
          <w:sz w:val="24"/>
        </w:rPr>
        <w:t>and</w:t>
      </w:r>
      <w:r>
        <w:rPr>
          <w:spacing w:val="-13"/>
          <w:sz w:val="24"/>
        </w:rPr>
        <w:t xml:space="preserve"> </w:t>
      </w:r>
      <w:r>
        <w:rPr>
          <w:rFonts w:ascii="Courier New" w:hAnsi="Courier New"/>
          <w:spacing w:val="-2"/>
          <w:sz w:val="24"/>
        </w:rPr>
        <w:t>Transfer</w:t>
      </w:r>
      <w:r>
        <w:rPr>
          <w:rFonts w:ascii="Courier New" w:hAnsi="Courier New"/>
          <w:spacing w:val="-35"/>
          <w:sz w:val="24"/>
        </w:rPr>
        <w:t xml:space="preserve"> </w:t>
      </w:r>
      <w:r>
        <w:rPr>
          <w:spacing w:val="-2"/>
          <w:sz w:val="24"/>
        </w:rPr>
        <w:t>events</w:t>
      </w:r>
      <w:r>
        <w:rPr>
          <w:spacing w:val="-13"/>
          <w:sz w:val="24"/>
        </w:rPr>
        <w:t xml:space="preserve"> </w:t>
      </w:r>
      <w:r>
        <w:rPr>
          <w:spacing w:val="-2"/>
          <w:sz w:val="24"/>
        </w:rPr>
        <w:t>in</w:t>
      </w:r>
      <w:r>
        <w:rPr>
          <w:spacing w:val="-13"/>
          <w:sz w:val="24"/>
        </w:rPr>
        <w:t xml:space="preserve"> </w:t>
      </w:r>
      <w:r>
        <w:rPr>
          <w:spacing w:val="-2"/>
          <w:sz w:val="24"/>
        </w:rPr>
        <w:t>monthly</w:t>
      </w:r>
      <w:r>
        <w:rPr>
          <w:spacing w:val="-13"/>
          <w:sz w:val="24"/>
        </w:rPr>
        <w:t xml:space="preserve"> </w:t>
      </w:r>
      <w:r>
        <w:rPr>
          <w:spacing w:val="-2"/>
          <w:sz w:val="24"/>
        </w:rPr>
        <w:t>batches.</w:t>
      </w:r>
      <w:r>
        <w:rPr>
          <w:spacing w:val="-8"/>
          <w:sz w:val="24"/>
        </w:rPr>
        <w:t xml:space="preserve"> </w:t>
      </w:r>
      <w:r>
        <w:rPr>
          <w:spacing w:val="-2"/>
          <w:sz w:val="24"/>
        </w:rPr>
        <w:t xml:space="preserve">The matched wallet cohort is then the </w:t>
      </w:r>
      <w:r>
        <w:rPr>
          <w:sz w:val="24"/>
        </w:rPr>
        <w:t>subset</w:t>
      </w:r>
      <w:r>
        <w:rPr>
          <w:spacing w:val="-3"/>
          <w:sz w:val="24"/>
        </w:rPr>
        <w:t xml:space="preserve"> </w:t>
      </w:r>
      <w:r>
        <w:rPr>
          <w:sz w:val="24"/>
        </w:rPr>
        <w:t>with</w:t>
      </w:r>
      <w:r>
        <w:rPr>
          <w:spacing w:val="-3"/>
          <w:sz w:val="24"/>
        </w:rPr>
        <w:t xml:space="preserve"> </w:t>
      </w:r>
      <w:r>
        <w:rPr>
          <w:sz w:val="24"/>
        </w:rPr>
        <w:t>non-zero</w:t>
      </w:r>
      <w:r>
        <w:rPr>
          <w:spacing w:val="-3"/>
          <w:sz w:val="24"/>
        </w:rPr>
        <w:t xml:space="preserve"> </w:t>
      </w:r>
      <w:r>
        <w:rPr>
          <w:sz w:val="24"/>
        </w:rPr>
        <w:t>approval</w:t>
      </w:r>
      <w:r>
        <w:rPr>
          <w:spacing w:val="-3"/>
          <w:sz w:val="24"/>
        </w:rPr>
        <w:t xml:space="preserve"> </w:t>
      </w:r>
      <w:r>
        <w:rPr>
          <w:sz w:val="24"/>
        </w:rPr>
        <w:t>or</w:t>
      </w:r>
      <w:r>
        <w:rPr>
          <w:spacing w:val="-3"/>
          <w:sz w:val="24"/>
        </w:rPr>
        <w:t xml:space="preserve"> </w:t>
      </w:r>
      <w:r>
        <w:rPr>
          <w:sz w:val="24"/>
        </w:rPr>
        <w:t>transfer</w:t>
      </w:r>
      <w:r>
        <w:rPr>
          <w:spacing w:val="-3"/>
          <w:sz w:val="24"/>
        </w:rPr>
        <w:t xml:space="preserve"> </w:t>
      </w:r>
      <w:r>
        <w:rPr>
          <w:sz w:val="24"/>
        </w:rPr>
        <w:t>connectivity.</w:t>
      </w:r>
      <w:r>
        <w:rPr>
          <w:spacing w:val="21"/>
          <w:sz w:val="24"/>
        </w:rPr>
        <w:t xml:space="preserve"> </w:t>
      </w:r>
      <w:r>
        <w:rPr>
          <w:sz w:val="24"/>
        </w:rPr>
        <w:t>Each</w:t>
      </w:r>
      <w:r>
        <w:rPr>
          <w:spacing w:val="-3"/>
          <w:sz w:val="24"/>
        </w:rPr>
        <w:t xml:space="preserve"> </w:t>
      </w:r>
      <w:r>
        <w:rPr>
          <w:sz w:val="24"/>
        </w:rPr>
        <w:t>month</w:t>
      </w:r>
      <w:r>
        <w:rPr>
          <w:spacing w:val="-3"/>
          <w:sz w:val="24"/>
        </w:rPr>
        <w:t xml:space="preserve"> </w:t>
      </w:r>
      <w:r>
        <w:rPr>
          <w:sz w:val="24"/>
        </w:rPr>
        <w:t>is</w:t>
      </w:r>
      <w:r>
        <w:rPr>
          <w:spacing w:val="-3"/>
          <w:sz w:val="24"/>
        </w:rPr>
        <w:t xml:space="preserve"> </w:t>
      </w:r>
      <w:r>
        <w:rPr>
          <w:sz w:val="24"/>
        </w:rPr>
        <w:t>an</w:t>
      </w:r>
      <w:r>
        <w:rPr>
          <w:spacing w:val="-3"/>
          <w:sz w:val="24"/>
        </w:rPr>
        <w:t xml:space="preserve"> </w:t>
      </w:r>
      <w:r>
        <w:rPr>
          <w:sz w:val="24"/>
        </w:rPr>
        <w:t>independent</w:t>
      </w:r>
      <w:r>
        <w:rPr>
          <w:spacing w:val="-3"/>
          <w:sz w:val="24"/>
        </w:rPr>
        <w:t xml:space="preserve"> </w:t>
      </w:r>
      <w:r>
        <w:rPr>
          <w:sz w:val="24"/>
        </w:rPr>
        <w:t>query with its own dry-run estimate and checkpoint, so a failure in one month does not invalidate prior months.</w:t>
      </w:r>
      <w:r>
        <w:rPr>
          <w:spacing w:val="40"/>
          <w:sz w:val="24"/>
        </w:rPr>
        <w:t xml:space="preserve"> </w:t>
      </w:r>
      <w:r>
        <w:rPr>
          <w:sz w:val="24"/>
        </w:rPr>
        <w:t>Preprocess approvals to latest allowances per owner–spender–token: given multiple</w:t>
      </w:r>
      <w:r>
        <w:rPr>
          <w:spacing w:val="-5"/>
          <w:sz w:val="24"/>
        </w:rPr>
        <w:t xml:space="preserve"> </w:t>
      </w:r>
      <w:r>
        <w:rPr>
          <w:sz w:val="24"/>
        </w:rPr>
        <w:t>approvals</w:t>
      </w:r>
      <w:r>
        <w:rPr>
          <w:spacing w:val="-5"/>
          <w:sz w:val="24"/>
        </w:rPr>
        <w:t xml:space="preserve"> </w:t>
      </w:r>
      <w:r>
        <w:rPr>
          <w:sz w:val="24"/>
        </w:rPr>
        <w:t>for</w:t>
      </w:r>
      <w:r>
        <w:rPr>
          <w:spacing w:val="-5"/>
          <w:sz w:val="24"/>
        </w:rPr>
        <w:t xml:space="preserve"> </w:t>
      </w:r>
      <w:r>
        <w:rPr>
          <w:sz w:val="24"/>
        </w:rPr>
        <w:t>the</w:t>
      </w:r>
      <w:r>
        <w:rPr>
          <w:spacing w:val="-5"/>
          <w:sz w:val="24"/>
        </w:rPr>
        <w:t xml:space="preserve"> </w:t>
      </w:r>
      <w:r>
        <w:rPr>
          <w:sz w:val="24"/>
        </w:rPr>
        <w:t>same</w:t>
      </w:r>
      <w:r>
        <w:rPr>
          <w:spacing w:val="-5"/>
          <w:sz w:val="24"/>
        </w:rPr>
        <w:t xml:space="preserve"> </w:t>
      </w:r>
      <w:r>
        <w:rPr>
          <w:sz w:val="24"/>
        </w:rPr>
        <w:t>triple,</w:t>
      </w:r>
      <w:r>
        <w:rPr>
          <w:spacing w:val="-5"/>
          <w:sz w:val="24"/>
        </w:rPr>
        <w:t xml:space="preserve"> </w:t>
      </w:r>
      <w:r>
        <w:rPr>
          <w:sz w:val="24"/>
        </w:rPr>
        <w:t>only</w:t>
      </w:r>
      <w:r>
        <w:rPr>
          <w:spacing w:val="-5"/>
          <w:sz w:val="24"/>
        </w:rPr>
        <w:t xml:space="preserve"> </w:t>
      </w:r>
      <w:r>
        <w:rPr>
          <w:sz w:val="24"/>
        </w:rPr>
        <w:t>the</w:t>
      </w:r>
      <w:r>
        <w:rPr>
          <w:spacing w:val="-5"/>
          <w:sz w:val="24"/>
        </w:rPr>
        <w:t xml:space="preserve"> </w:t>
      </w:r>
      <w:r>
        <w:rPr>
          <w:sz w:val="24"/>
        </w:rPr>
        <w:t>last</w:t>
      </w:r>
      <w:r>
        <w:rPr>
          <w:spacing w:val="-5"/>
          <w:sz w:val="24"/>
        </w:rPr>
        <w:t xml:space="preserve"> </w:t>
      </w:r>
      <w:r>
        <w:rPr>
          <w:sz w:val="24"/>
        </w:rPr>
        <w:t>timestamp</w:t>
      </w:r>
      <w:r>
        <w:rPr>
          <w:spacing w:val="-5"/>
          <w:sz w:val="24"/>
        </w:rPr>
        <w:t xml:space="preserve"> </w:t>
      </w:r>
      <w:r>
        <w:rPr>
          <w:sz w:val="24"/>
        </w:rPr>
        <w:t>in</w:t>
      </w:r>
      <w:r>
        <w:rPr>
          <w:spacing w:val="-5"/>
          <w:sz w:val="24"/>
        </w:rPr>
        <w:t xml:space="preserve"> </w:t>
      </w:r>
      <w:r>
        <w:rPr>
          <w:sz w:val="24"/>
        </w:rPr>
        <w:t>the</w:t>
      </w:r>
      <w:r>
        <w:rPr>
          <w:spacing w:val="-5"/>
          <w:sz w:val="24"/>
        </w:rPr>
        <w:t xml:space="preserve"> </w:t>
      </w:r>
      <w:r>
        <w:rPr>
          <w:sz w:val="24"/>
        </w:rPr>
        <w:t>window</w:t>
      </w:r>
      <w:r>
        <w:rPr>
          <w:spacing w:val="-5"/>
          <w:sz w:val="24"/>
        </w:rPr>
        <w:t xml:space="preserve"> </w:t>
      </w:r>
      <w:r>
        <w:rPr>
          <w:sz w:val="24"/>
        </w:rPr>
        <w:t>survives,</w:t>
      </w:r>
      <w:r>
        <w:rPr>
          <w:spacing w:val="-5"/>
          <w:sz w:val="24"/>
        </w:rPr>
        <w:t xml:space="preserve"> </w:t>
      </w:r>
      <w:r>
        <w:rPr>
          <w:sz w:val="24"/>
        </w:rPr>
        <w:t>and</w:t>
      </w:r>
      <w:r>
        <w:rPr>
          <w:spacing w:val="-5"/>
          <w:sz w:val="24"/>
        </w:rPr>
        <w:t xml:space="preserve"> </w:t>
      </w:r>
      <w:r>
        <w:rPr>
          <w:sz w:val="24"/>
        </w:rPr>
        <w:t>a final</w:t>
      </w:r>
      <w:r>
        <w:rPr>
          <w:spacing w:val="-8"/>
          <w:sz w:val="24"/>
        </w:rPr>
        <w:t xml:space="preserve"> </w:t>
      </w:r>
      <w:r>
        <w:rPr>
          <w:sz w:val="24"/>
        </w:rPr>
        <w:t>zero</w:t>
      </w:r>
      <w:r>
        <w:rPr>
          <w:spacing w:val="-8"/>
          <w:sz w:val="24"/>
        </w:rPr>
        <w:t xml:space="preserve"> </w:t>
      </w:r>
      <w:r>
        <w:rPr>
          <w:sz w:val="24"/>
        </w:rPr>
        <w:t>allowance</w:t>
      </w:r>
      <w:r>
        <w:rPr>
          <w:spacing w:val="-8"/>
          <w:sz w:val="24"/>
        </w:rPr>
        <w:t xml:space="preserve"> </w:t>
      </w:r>
      <w:r>
        <w:rPr>
          <w:sz w:val="24"/>
        </w:rPr>
        <w:t>removes</w:t>
      </w:r>
      <w:r>
        <w:rPr>
          <w:spacing w:val="-8"/>
          <w:sz w:val="24"/>
        </w:rPr>
        <w:t xml:space="preserve"> </w:t>
      </w:r>
      <w:r>
        <w:rPr>
          <w:sz w:val="24"/>
        </w:rPr>
        <w:t>the</w:t>
      </w:r>
      <w:r>
        <w:rPr>
          <w:spacing w:val="-8"/>
          <w:sz w:val="24"/>
        </w:rPr>
        <w:t xml:space="preserve"> </w:t>
      </w:r>
      <w:r>
        <w:rPr>
          <w:sz w:val="24"/>
        </w:rPr>
        <w:t>edge.</w:t>
      </w:r>
      <w:r>
        <w:rPr>
          <w:spacing w:val="13"/>
          <w:sz w:val="24"/>
        </w:rPr>
        <w:t xml:space="preserve"> </w:t>
      </w:r>
      <w:r>
        <w:rPr>
          <w:sz w:val="24"/>
        </w:rPr>
        <w:t>Preprocess</w:t>
      </w:r>
      <w:r>
        <w:rPr>
          <w:spacing w:val="-8"/>
          <w:sz w:val="24"/>
        </w:rPr>
        <w:t xml:space="preserve"> </w:t>
      </w:r>
      <w:r>
        <w:rPr>
          <w:sz w:val="24"/>
        </w:rPr>
        <w:t>transfers</w:t>
      </w:r>
      <w:r>
        <w:rPr>
          <w:spacing w:val="-8"/>
          <w:sz w:val="24"/>
        </w:rPr>
        <w:t xml:space="preserve"> </w:t>
      </w:r>
      <w:r>
        <w:rPr>
          <w:sz w:val="24"/>
        </w:rPr>
        <w:t>to</w:t>
      </w:r>
      <w:r>
        <w:rPr>
          <w:spacing w:val="-8"/>
          <w:sz w:val="24"/>
        </w:rPr>
        <w:t xml:space="preserve"> </w:t>
      </w:r>
      <w:r>
        <w:rPr>
          <w:sz w:val="24"/>
        </w:rPr>
        <w:t>decimal-adjusted</w:t>
      </w:r>
      <w:r>
        <w:rPr>
          <w:spacing w:val="-8"/>
          <w:sz w:val="24"/>
        </w:rPr>
        <w:t xml:space="preserve"> </w:t>
      </w:r>
      <w:r>
        <w:rPr>
          <w:sz w:val="24"/>
        </w:rPr>
        <w:t>event</w:t>
      </w:r>
      <w:r>
        <w:rPr>
          <w:spacing w:val="-8"/>
          <w:sz w:val="24"/>
        </w:rPr>
        <w:t xml:space="preserve"> </w:t>
      </w:r>
      <w:r>
        <w:rPr>
          <w:sz w:val="24"/>
        </w:rPr>
        <w:t>tables with</w:t>
      </w:r>
      <w:r>
        <w:rPr>
          <w:spacing w:val="-6"/>
          <w:sz w:val="24"/>
        </w:rPr>
        <w:t xml:space="preserve"> </w:t>
      </w:r>
      <w:r>
        <w:rPr>
          <w:sz w:val="24"/>
        </w:rPr>
        <w:t>timestamps,</w:t>
      </w:r>
      <w:r>
        <w:rPr>
          <w:spacing w:val="-6"/>
          <w:sz w:val="24"/>
        </w:rPr>
        <w:t xml:space="preserve"> </w:t>
      </w:r>
      <w:r>
        <w:rPr>
          <w:sz w:val="24"/>
        </w:rPr>
        <w:t>preserving</w:t>
      </w:r>
      <w:r>
        <w:rPr>
          <w:spacing w:val="-6"/>
          <w:sz w:val="24"/>
        </w:rPr>
        <w:t xml:space="preserve"> </w:t>
      </w:r>
      <w:r>
        <w:rPr>
          <w:sz w:val="24"/>
        </w:rPr>
        <w:t>sender,</w:t>
      </w:r>
      <w:r>
        <w:rPr>
          <w:spacing w:val="-6"/>
          <w:sz w:val="24"/>
        </w:rPr>
        <w:t xml:space="preserve"> </w:t>
      </w:r>
      <w:r>
        <w:rPr>
          <w:sz w:val="24"/>
        </w:rPr>
        <w:t>recipient,</w:t>
      </w:r>
      <w:r>
        <w:rPr>
          <w:spacing w:val="-6"/>
          <w:sz w:val="24"/>
        </w:rPr>
        <w:t xml:space="preserve"> </w:t>
      </w:r>
      <w:r>
        <w:rPr>
          <w:sz w:val="24"/>
        </w:rPr>
        <w:t>value,</w:t>
      </w:r>
      <w:r>
        <w:rPr>
          <w:spacing w:val="-6"/>
          <w:sz w:val="24"/>
        </w:rPr>
        <w:t xml:space="preserve"> </w:t>
      </w:r>
      <w:r>
        <w:rPr>
          <w:sz w:val="24"/>
        </w:rPr>
        <w:t>token,</w:t>
      </w:r>
      <w:r>
        <w:rPr>
          <w:spacing w:val="-6"/>
          <w:sz w:val="24"/>
        </w:rPr>
        <w:t xml:space="preserve"> </w:t>
      </w:r>
      <w:r>
        <w:rPr>
          <w:sz w:val="24"/>
        </w:rPr>
        <w:t>and</w:t>
      </w:r>
      <w:r>
        <w:rPr>
          <w:spacing w:val="-6"/>
          <w:sz w:val="24"/>
        </w:rPr>
        <w:t xml:space="preserve"> </w:t>
      </w:r>
      <w:r>
        <w:rPr>
          <w:sz w:val="24"/>
        </w:rPr>
        <w:t>block</w:t>
      </w:r>
      <w:r>
        <w:rPr>
          <w:spacing w:val="-6"/>
          <w:sz w:val="24"/>
        </w:rPr>
        <w:t xml:space="preserve"> </w:t>
      </w:r>
      <w:r>
        <w:rPr>
          <w:sz w:val="24"/>
        </w:rPr>
        <w:t>time. These</w:t>
      </w:r>
      <w:r>
        <w:rPr>
          <w:spacing w:val="-6"/>
          <w:sz w:val="24"/>
        </w:rPr>
        <w:t xml:space="preserve"> </w:t>
      </w:r>
      <w:r>
        <w:rPr>
          <w:sz w:val="24"/>
        </w:rPr>
        <w:t>tables</w:t>
      </w:r>
      <w:r>
        <w:rPr>
          <w:spacing w:val="-6"/>
          <w:sz w:val="24"/>
        </w:rPr>
        <w:t xml:space="preserve"> </w:t>
      </w:r>
      <w:r>
        <w:rPr>
          <w:sz w:val="24"/>
        </w:rPr>
        <w:t>are the sole inputs to EndorseRank and AWP graph construction for the primary comparison.</w:t>
      </w:r>
    </w:p>
    <w:p w14:paraId="00DC1EA0" w14:textId="77777777" w:rsidR="00350CFB" w:rsidRDefault="00283FFF">
      <w:pPr>
        <w:pStyle w:val="ListParagraph"/>
        <w:numPr>
          <w:ilvl w:val="0"/>
          <w:numId w:val="17"/>
        </w:numPr>
        <w:tabs>
          <w:tab w:val="left" w:pos="806"/>
          <w:tab w:val="left" w:pos="808"/>
        </w:tabs>
        <w:spacing w:before="56" w:line="396" w:lineRule="auto"/>
        <w:ind w:right="523"/>
        <w:jc w:val="both"/>
        <w:rPr>
          <w:sz w:val="24"/>
        </w:rPr>
      </w:pPr>
      <w:r>
        <w:rPr>
          <w:b/>
          <w:sz w:val="24"/>
        </w:rPr>
        <w:t>Phase 3 (local evaluation):</w:t>
      </w:r>
      <w:r>
        <w:rPr>
          <w:b/>
          <w:spacing w:val="40"/>
          <w:sz w:val="24"/>
        </w:rPr>
        <w:t xml:space="preserve"> </w:t>
      </w:r>
      <w:r>
        <w:rPr>
          <w:sz w:val="24"/>
        </w:rPr>
        <w:t>From cached parquet, compute reputation ranks, five primary proxy families, Spearman and Kendall alignment, computational benchmarks, and scal-ing/robustness extensions.</w:t>
      </w:r>
      <w:r>
        <w:rPr>
          <w:spacing w:val="40"/>
          <w:sz w:val="24"/>
        </w:rPr>
        <w:t xml:space="preserve"> </w:t>
      </w:r>
      <w:r>
        <w:rPr>
          <w:sz w:val="24"/>
        </w:rPr>
        <w:t>Supplemental active wallets for the expanded pool are drawn from reputation-subgraph addresses (and optional supplemental parquet) without requiring</w:t>
      </w:r>
      <w:r>
        <w:rPr>
          <w:spacing w:val="80"/>
          <w:sz w:val="24"/>
        </w:rPr>
        <w:t xml:space="preserve"> </w:t>
      </w:r>
      <w:r>
        <w:rPr>
          <w:sz w:val="24"/>
        </w:rPr>
        <w:t>a</w:t>
      </w:r>
      <w:r>
        <w:rPr>
          <w:spacing w:val="33"/>
          <w:sz w:val="24"/>
        </w:rPr>
        <w:t xml:space="preserve"> </w:t>
      </w:r>
      <w:r>
        <w:rPr>
          <w:sz w:val="24"/>
        </w:rPr>
        <w:t>full-chain</w:t>
      </w:r>
      <w:r>
        <w:rPr>
          <w:spacing w:val="34"/>
          <w:sz w:val="24"/>
        </w:rPr>
        <w:t xml:space="preserve"> </w:t>
      </w:r>
      <w:r>
        <w:rPr>
          <w:sz w:val="24"/>
        </w:rPr>
        <w:t>re-scan</w:t>
      </w:r>
      <w:r>
        <w:rPr>
          <w:spacing w:val="34"/>
          <w:sz w:val="24"/>
        </w:rPr>
        <w:t xml:space="preserve"> </w:t>
      </w:r>
      <w:r>
        <w:rPr>
          <w:sz w:val="24"/>
        </w:rPr>
        <w:t>for</w:t>
      </w:r>
      <w:r>
        <w:rPr>
          <w:spacing w:val="34"/>
          <w:sz w:val="24"/>
        </w:rPr>
        <w:t xml:space="preserve"> </w:t>
      </w:r>
      <w:r>
        <w:rPr>
          <w:sz w:val="24"/>
        </w:rPr>
        <w:t>every</w:t>
      </w:r>
      <w:r>
        <w:rPr>
          <w:spacing w:val="33"/>
          <w:sz w:val="24"/>
        </w:rPr>
        <w:t xml:space="preserve"> </w:t>
      </w:r>
      <w:r>
        <w:rPr>
          <w:sz w:val="24"/>
        </w:rPr>
        <w:t>robustness</w:t>
      </w:r>
      <w:r>
        <w:rPr>
          <w:spacing w:val="34"/>
          <w:sz w:val="24"/>
        </w:rPr>
        <w:t xml:space="preserve"> </w:t>
      </w:r>
      <w:r>
        <w:rPr>
          <w:sz w:val="24"/>
        </w:rPr>
        <w:t>experiment.</w:t>
      </w:r>
      <w:r>
        <w:rPr>
          <w:spacing w:val="80"/>
          <w:w w:val="150"/>
          <w:sz w:val="24"/>
        </w:rPr>
        <w:t xml:space="preserve"> </w:t>
      </w:r>
      <w:r>
        <w:rPr>
          <w:sz w:val="24"/>
        </w:rPr>
        <w:t>No</w:t>
      </w:r>
      <w:r>
        <w:rPr>
          <w:spacing w:val="33"/>
          <w:sz w:val="24"/>
        </w:rPr>
        <w:t xml:space="preserve"> </w:t>
      </w:r>
      <w:r>
        <w:rPr>
          <w:sz w:val="24"/>
        </w:rPr>
        <w:t>additional</w:t>
      </w:r>
      <w:r>
        <w:rPr>
          <w:spacing w:val="34"/>
          <w:sz w:val="24"/>
        </w:rPr>
        <w:t xml:space="preserve"> </w:t>
      </w:r>
      <w:r>
        <w:rPr>
          <w:sz w:val="24"/>
        </w:rPr>
        <w:t>BigQuery</w:t>
      </w:r>
      <w:r>
        <w:rPr>
          <w:spacing w:val="34"/>
          <w:sz w:val="24"/>
        </w:rPr>
        <w:t xml:space="preserve"> </w:t>
      </w:r>
      <w:r>
        <w:rPr>
          <w:sz w:val="24"/>
        </w:rPr>
        <w:t>scans</w:t>
      </w:r>
      <w:r>
        <w:rPr>
          <w:spacing w:val="34"/>
          <w:sz w:val="24"/>
        </w:rPr>
        <w:t xml:space="preserve"> </w:t>
      </w:r>
      <w:r>
        <w:rPr>
          <w:sz w:val="24"/>
        </w:rPr>
        <w:t>are</w:t>
      </w:r>
    </w:p>
    <w:p w14:paraId="00DC1EA1" w14:textId="77777777" w:rsidR="00350CFB" w:rsidRDefault="00350CFB">
      <w:pPr>
        <w:pStyle w:val="ListParagraph"/>
        <w:spacing w:line="396" w:lineRule="auto"/>
        <w:jc w:val="both"/>
        <w:rPr>
          <w:sz w:val="24"/>
        </w:rPr>
        <w:sectPr w:rsidR="00350CFB">
          <w:pgSz w:w="11910" w:h="16840"/>
          <w:pgMar w:top="1920" w:right="708" w:bottom="2300" w:left="992" w:header="0" w:footer="2115" w:gutter="0"/>
          <w:cols w:space="720"/>
        </w:sectPr>
      </w:pPr>
    </w:p>
    <w:p w14:paraId="00DC1EA2" w14:textId="77777777" w:rsidR="00350CFB" w:rsidRDefault="00283FFF">
      <w:pPr>
        <w:pStyle w:val="BodyText"/>
        <w:spacing w:before="72" w:line="396" w:lineRule="auto"/>
        <w:ind w:left="808" w:right="564"/>
        <w:jc w:val="both"/>
      </w:pPr>
      <w:r>
        <w:lastRenderedPageBreak/>
        <w:t>required once the Phase 1 and Phase 2 extracts and any supplemental active-wallet parquet are available.</w:t>
      </w:r>
    </w:p>
    <w:p w14:paraId="00DC1EA3" w14:textId="77777777" w:rsidR="00350CFB" w:rsidRDefault="00283FFF">
      <w:pPr>
        <w:pStyle w:val="ListParagraph"/>
        <w:numPr>
          <w:ilvl w:val="0"/>
          <w:numId w:val="17"/>
        </w:numPr>
        <w:tabs>
          <w:tab w:val="left" w:pos="806"/>
          <w:tab w:val="left" w:pos="808"/>
        </w:tabs>
        <w:spacing w:before="39" w:line="396" w:lineRule="auto"/>
        <w:ind w:right="522"/>
        <w:jc w:val="both"/>
        <w:rPr>
          <w:sz w:val="24"/>
        </w:rPr>
      </w:pPr>
      <w:r>
        <w:rPr>
          <w:b/>
          <w:sz w:val="24"/>
        </w:rPr>
        <w:t>Cost guardrails:</w:t>
      </w:r>
      <w:r>
        <w:rPr>
          <w:b/>
          <w:spacing w:val="40"/>
          <w:sz w:val="24"/>
        </w:rPr>
        <w:t xml:space="preserve"> </w:t>
      </w:r>
      <w:r>
        <w:rPr>
          <w:sz w:val="24"/>
        </w:rPr>
        <w:t>Every remote query begins with a mandatory dry-run estimate of bytes processed before extraction.</w:t>
      </w:r>
      <w:r>
        <w:rPr>
          <w:spacing w:val="40"/>
          <w:sz w:val="24"/>
        </w:rPr>
        <w:t xml:space="preserve"> </w:t>
      </w:r>
      <w:r>
        <w:rPr>
          <w:sz w:val="24"/>
        </w:rPr>
        <w:t>Each query is aborted if the estimate exceeds a 150</w:t>
      </w:r>
      <w:r>
        <w:rPr>
          <w:spacing w:val="-15"/>
          <w:sz w:val="24"/>
        </w:rPr>
        <w:t xml:space="preserve"> </w:t>
      </w:r>
      <w:r>
        <w:rPr>
          <w:sz w:val="24"/>
        </w:rPr>
        <w:t>GiB per-query cap.</w:t>
      </w:r>
      <w:hyperlink w:anchor="_bookmark57" w:history="1">
        <w:r>
          <w:rPr>
            <w:sz w:val="24"/>
            <w:vertAlign w:val="superscript"/>
          </w:rPr>
          <w:t>1</w:t>
        </w:r>
      </w:hyperlink>
      <w:r>
        <w:rPr>
          <w:spacing w:val="40"/>
          <w:sz w:val="24"/>
        </w:rPr>
        <w:t xml:space="preserve"> </w:t>
      </w:r>
      <w:r>
        <w:rPr>
          <w:sz w:val="24"/>
        </w:rPr>
        <w:t>Operators must pass an explicit confirmation flag before paid scans proceed. Extraction</w:t>
      </w:r>
      <w:r>
        <w:rPr>
          <w:spacing w:val="-15"/>
          <w:sz w:val="24"/>
        </w:rPr>
        <w:t xml:space="preserve"> </w:t>
      </w:r>
      <w:r>
        <w:rPr>
          <w:sz w:val="24"/>
        </w:rPr>
        <w:t>metadata—wallet</w:t>
      </w:r>
      <w:r>
        <w:rPr>
          <w:spacing w:val="-15"/>
          <w:sz w:val="24"/>
        </w:rPr>
        <w:t xml:space="preserve"> </w:t>
      </w:r>
      <w:r>
        <w:rPr>
          <w:sz w:val="24"/>
        </w:rPr>
        <w:t>counts,</w:t>
      </w:r>
      <w:r>
        <w:rPr>
          <w:spacing w:val="-15"/>
          <w:sz w:val="24"/>
        </w:rPr>
        <w:t xml:space="preserve"> </w:t>
      </w:r>
      <w:r>
        <w:rPr>
          <w:sz w:val="24"/>
        </w:rPr>
        <w:t>row</w:t>
      </w:r>
      <w:r>
        <w:rPr>
          <w:spacing w:val="-15"/>
          <w:sz w:val="24"/>
        </w:rPr>
        <w:t xml:space="preserve"> </w:t>
      </w:r>
      <w:r>
        <w:rPr>
          <w:sz w:val="24"/>
        </w:rPr>
        <w:t>counts,</w:t>
      </w:r>
      <w:r>
        <w:rPr>
          <w:spacing w:val="-15"/>
          <w:sz w:val="24"/>
        </w:rPr>
        <w:t xml:space="preserve"> </w:t>
      </w:r>
      <w:r>
        <w:rPr>
          <w:sz w:val="24"/>
        </w:rPr>
        <w:t>bytes</w:t>
      </w:r>
      <w:r>
        <w:rPr>
          <w:spacing w:val="-15"/>
          <w:sz w:val="24"/>
        </w:rPr>
        <w:t xml:space="preserve"> </w:t>
      </w:r>
      <w:r>
        <w:rPr>
          <w:sz w:val="24"/>
        </w:rPr>
        <w:t>processed,</w:t>
      </w:r>
      <w:r>
        <w:rPr>
          <w:spacing w:val="-15"/>
          <w:sz w:val="24"/>
        </w:rPr>
        <w:t xml:space="preserve"> </w:t>
      </w:r>
      <w:r>
        <w:rPr>
          <w:sz w:val="24"/>
        </w:rPr>
        <w:t>and</w:t>
      </w:r>
      <w:r>
        <w:rPr>
          <w:spacing w:val="-15"/>
          <w:sz w:val="24"/>
        </w:rPr>
        <w:t xml:space="preserve"> </w:t>
      </w:r>
      <w:r>
        <w:rPr>
          <w:sz w:val="24"/>
        </w:rPr>
        <w:t>timestamps—is</w:t>
      </w:r>
      <w:r>
        <w:rPr>
          <w:spacing w:val="-15"/>
          <w:sz w:val="24"/>
        </w:rPr>
        <w:t xml:space="preserve"> </w:t>
      </w:r>
      <w:r>
        <w:rPr>
          <w:sz w:val="24"/>
        </w:rPr>
        <w:t xml:space="preserve">logged in the study’s acquisition record (Appendix </w:t>
      </w:r>
      <w:hyperlink w:anchor="_bookmark198" w:history="1">
        <w:r>
          <w:rPr>
            <w:sz w:val="24"/>
          </w:rPr>
          <w:t>8.1</w:t>
        </w:r>
      </w:hyperlink>
      <w:r>
        <w:rPr>
          <w:sz w:val="24"/>
        </w:rPr>
        <w:t>).</w:t>
      </w:r>
      <w:r>
        <w:rPr>
          <w:spacing w:val="39"/>
          <w:sz w:val="24"/>
        </w:rPr>
        <w:t xml:space="preserve"> </w:t>
      </w:r>
      <w:r>
        <w:rPr>
          <w:sz w:val="24"/>
        </w:rPr>
        <w:t>These controls implement responsible use of public cloud resources and make the acquisition cost of the study auditable.</w:t>
      </w:r>
    </w:p>
    <w:p w14:paraId="00DC1EA4" w14:textId="77777777" w:rsidR="00350CFB" w:rsidRDefault="00350CFB">
      <w:pPr>
        <w:pStyle w:val="BodyText"/>
        <w:spacing w:before="165"/>
      </w:pPr>
    </w:p>
    <w:p w14:paraId="00DC1EA5" w14:textId="77777777" w:rsidR="00350CFB" w:rsidRDefault="00283FFF">
      <w:pPr>
        <w:pStyle w:val="Heading2"/>
        <w:numPr>
          <w:ilvl w:val="1"/>
          <w:numId w:val="26"/>
        </w:numPr>
        <w:tabs>
          <w:tab w:val="left" w:pos="783"/>
        </w:tabs>
        <w:ind w:left="783" w:hanging="501"/>
      </w:pPr>
      <w:bookmarkStart w:id="168" w:name="Pipeline_architecture"/>
      <w:bookmarkStart w:id="169" w:name="_bookmark55"/>
      <w:bookmarkEnd w:id="168"/>
      <w:bookmarkEnd w:id="169"/>
      <w:r>
        <w:t>Pipeline</w:t>
      </w:r>
      <w:r>
        <w:rPr>
          <w:spacing w:val="20"/>
        </w:rPr>
        <w:t xml:space="preserve"> </w:t>
      </w:r>
      <w:r>
        <w:rPr>
          <w:spacing w:val="-2"/>
        </w:rPr>
        <w:t>architecture</w:t>
      </w:r>
    </w:p>
    <w:p w14:paraId="00DC1EA6" w14:textId="77777777" w:rsidR="00350CFB" w:rsidRDefault="00350CFB">
      <w:pPr>
        <w:pStyle w:val="BodyText"/>
        <w:spacing w:before="24"/>
        <w:rPr>
          <w:b/>
          <w:sz w:val="28"/>
        </w:rPr>
      </w:pPr>
    </w:p>
    <w:p w14:paraId="00DC1EA7" w14:textId="77777777" w:rsidR="00350CFB" w:rsidRDefault="00283FFF">
      <w:pPr>
        <w:pStyle w:val="BodyText"/>
        <w:spacing w:line="396" w:lineRule="auto"/>
        <w:ind w:left="273" w:right="563" w:firstLine="8"/>
        <w:jc w:val="both"/>
      </w:pPr>
      <w:r>
        <w:t>Figure</w:t>
      </w:r>
      <w:r>
        <w:rPr>
          <w:spacing w:val="-4"/>
        </w:rPr>
        <w:t xml:space="preserve"> </w:t>
      </w:r>
      <w:hyperlink w:anchor="_bookmark56" w:history="1">
        <w:r>
          <w:t>3.1</w:t>
        </w:r>
      </w:hyperlink>
      <w:r>
        <w:rPr>
          <w:spacing w:val="-3"/>
        </w:rPr>
        <w:t xml:space="preserve"> </w:t>
      </w:r>
      <w:r>
        <w:t>summarizes</w:t>
      </w:r>
      <w:r>
        <w:rPr>
          <w:spacing w:val="-4"/>
        </w:rPr>
        <w:t xml:space="preserve"> </w:t>
      </w:r>
      <w:r>
        <w:t>the</w:t>
      </w:r>
      <w:r>
        <w:rPr>
          <w:spacing w:val="-4"/>
        </w:rPr>
        <w:t xml:space="preserve"> </w:t>
      </w:r>
      <w:r>
        <w:t>end-to-end</w:t>
      </w:r>
      <w:r>
        <w:rPr>
          <w:spacing w:val="-3"/>
        </w:rPr>
        <w:t xml:space="preserve"> </w:t>
      </w:r>
      <w:r>
        <w:t>flow</w:t>
      </w:r>
      <w:r>
        <w:rPr>
          <w:spacing w:val="-4"/>
        </w:rPr>
        <w:t xml:space="preserve"> </w:t>
      </w:r>
      <w:r>
        <w:t>from</w:t>
      </w:r>
      <w:r>
        <w:rPr>
          <w:spacing w:val="-4"/>
        </w:rPr>
        <w:t xml:space="preserve"> </w:t>
      </w:r>
      <w:r>
        <w:t>public</w:t>
      </w:r>
      <w:r>
        <w:rPr>
          <w:spacing w:val="-3"/>
        </w:rPr>
        <w:t xml:space="preserve"> </w:t>
      </w:r>
      <w:r>
        <w:t>logs</w:t>
      </w:r>
      <w:r>
        <w:rPr>
          <w:spacing w:val="-4"/>
        </w:rPr>
        <w:t xml:space="preserve"> </w:t>
      </w:r>
      <w:r>
        <w:t>to</w:t>
      </w:r>
      <w:r>
        <w:rPr>
          <w:spacing w:val="-4"/>
        </w:rPr>
        <w:t xml:space="preserve"> </w:t>
      </w:r>
      <w:r>
        <w:t>dissertation</w:t>
      </w:r>
      <w:r>
        <w:rPr>
          <w:spacing w:val="-3"/>
        </w:rPr>
        <w:t xml:space="preserve"> </w:t>
      </w:r>
      <w:r>
        <w:t>tables.</w:t>
      </w:r>
      <w:r>
        <w:rPr>
          <w:spacing w:val="20"/>
        </w:rPr>
        <w:t xml:space="preserve"> </w:t>
      </w:r>
      <w:r>
        <w:t>Remote</w:t>
      </w:r>
      <w:r>
        <w:rPr>
          <w:spacing w:val="-3"/>
        </w:rPr>
        <w:t xml:space="preserve"> </w:t>
      </w:r>
      <w:r>
        <w:t>stages write immutable parquet; local stages are idempotent given those inputs and a single versioned configuration file.</w:t>
      </w:r>
    </w:p>
    <w:p w14:paraId="00DC1EA8" w14:textId="77777777" w:rsidR="00350CFB" w:rsidRDefault="00283FFF">
      <w:pPr>
        <w:spacing w:before="140"/>
        <w:ind w:left="2168"/>
        <w:rPr>
          <w:sz w:val="19"/>
        </w:rPr>
      </w:pPr>
      <w:bookmarkStart w:id="170" w:name="_bookmark56"/>
      <w:bookmarkEnd w:id="170"/>
      <w:r>
        <w:rPr>
          <w:w w:val="105"/>
          <w:sz w:val="19"/>
        </w:rPr>
        <w:t>Remote</w:t>
      </w:r>
      <w:r>
        <w:rPr>
          <w:spacing w:val="-8"/>
          <w:w w:val="105"/>
          <w:sz w:val="19"/>
        </w:rPr>
        <w:t xml:space="preserve"> </w:t>
      </w:r>
      <w:r>
        <w:rPr>
          <w:w w:val="105"/>
          <w:sz w:val="19"/>
        </w:rPr>
        <w:t>/</w:t>
      </w:r>
      <w:r>
        <w:rPr>
          <w:spacing w:val="-8"/>
          <w:w w:val="105"/>
          <w:sz w:val="19"/>
        </w:rPr>
        <w:t xml:space="preserve"> </w:t>
      </w:r>
      <w:r>
        <w:rPr>
          <w:spacing w:val="-2"/>
          <w:w w:val="105"/>
          <w:sz w:val="19"/>
        </w:rPr>
        <w:t>acquisition</w:t>
      </w:r>
    </w:p>
    <w:p w14:paraId="00DC1EA9" w14:textId="77777777" w:rsidR="00350CFB" w:rsidRDefault="00283FFF">
      <w:pPr>
        <w:pStyle w:val="BodyText"/>
        <w:spacing w:before="2"/>
        <w:rPr>
          <w:sz w:val="5"/>
        </w:rPr>
      </w:pPr>
      <w:r>
        <w:rPr>
          <w:noProof/>
          <w:sz w:val="5"/>
        </w:rPr>
        <mc:AlternateContent>
          <mc:Choice Requires="wpg">
            <w:drawing>
              <wp:anchor distT="0" distB="0" distL="0" distR="0" simplePos="0" relativeHeight="487606272" behindDoc="1" locked="0" layoutInCell="1" allowOverlap="1" wp14:anchorId="00DC2720" wp14:editId="00DC2721">
                <wp:simplePos x="0" y="0"/>
                <wp:positionH relativeFrom="page">
                  <wp:posOffset>809231</wp:posOffset>
                </wp:positionH>
                <wp:positionV relativeFrom="paragraph">
                  <wp:posOffset>53665</wp:posOffset>
                </wp:positionV>
                <wp:extent cx="5942330" cy="1524635"/>
                <wp:effectExtent l="0" t="0" r="0" b="0"/>
                <wp:wrapTopAndBottom/>
                <wp:docPr id="109" name="Group 1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2330" cy="1524635"/>
                          <a:chOff x="0" y="0"/>
                          <a:chExt cx="5942330" cy="1524635"/>
                        </a:xfrm>
                      </wpg:grpSpPr>
                      <wps:wsp>
                        <wps:cNvPr id="110" name="Graphic 110"/>
                        <wps:cNvSpPr/>
                        <wps:spPr>
                          <a:xfrm>
                            <a:off x="105376" y="105376"/>
                            <a:ext cx="5731510" cy="1313815"/>
                          </a:xfrm>
                          <a:custGeom>
                            <a:avLst/>
                            <a:gdLst/>
                            <a:ahLst/>
                            <a:cxnLst/>
                            <a:rect l="l" t="t" r="r" b="b"/>
                            <a:pathLst>
                              <a:path w="5731510" h="1313815">
                                <a:moveTo>
                                  <a:pt x="902940" y="0"/>
                                </a:moveTo>
                                <a:lnTo>
                                  <a:pt x="25089" y="0"/>
                                </a:lnTo>
                                <a:lnTo>
                                  <a:pt x="15323" y="1971"/>
                                </a:lnTo>
                                <a:lnTo>
                                  <a:pt x="7348" y="7348"/>
                                </a:lnTo>
                                <a:lnTo>
                                  <a:pt x="1971" y="15323"/>
                                </a:lnTo>
                                <a:lnTo>
                                  <a:pt x="0" y="25089"/>
                                </a:lnTo>
                                <a:lnTo>
                                  <a:pt x="0" y="345811"/>
                                </a:lnTo>
                                <a:lnTo>
                                  <a:pt x="1971" y="355577"/>
                                </a:lnTo>
                                <a:lnTo>
                                  <a:pt x="7348" y="363552"/>
                                </a:lnTo>
                                <a:lnTo>
                                  <a:pt x="15323" y="368929"/>
                                </a:lnTo>
                                <a:lnTo>
                                  <a:pt x="25089" y="370901"/>
                                </a:lnTo>
                                <a:lnTo>
                                  <a:pt x="902940" y="370901"/>
                                </a:lnTo>
                                <a:lnTo>
                                  <a:pt x="912706" y="368929"/>
                                </a:lnTo>
                                <a:lnTo>
                                  <a:pt x="920681" y="363552"/>
                                </a:lnTo>
                                <a:lnTo>
                                  <a:pt x="926058" y="355577"/>
                                </a:lnTo>
                                <a:lnTo>
                                  <a:pt x="928029" y="345811"/>
                                </a:lnTo>
                                <a:lnTo>
                                  <a:pt x="928029" y="25089"/>
                                </a:lnTo>
                                <a:lnTo>
                                  <a:pt x="926058" y="15323"/>
                                </a:lnTo>
                                <a:lnTo>
                                  <a:pt x="920681" y="7348"/>
                                </a:lnTo>
                                <a:lnTo>
                                  <a:pt x="912706" y="1971"/>
                                </a:lnTo>
                                <a:lnTo>
                                  <a:pt x="902940" y="0"/>
                                </a:lnTo>
                                <a:close/>
                              </a:path>
                              <a:path w="5731510" h="1313815">
                                <a:moveTo>
                                  <a:pt x="2050144" y="2213"/>
                                </a:moveTo>
                                <a:lnTo>
                                  <a:pt x="1315070" y="2213"/>
                                </a:lnTo>
                                <a:lnTo>
                                  <a:pt x="1305304" y="4184"/>
                                </a:lnTo>
                                <a:lnTo>
                                  <a:pt x="1297329" y="9561"/>
                                </a:lnTo>
                                <a:lnTo>
                                  <a:pt x="1291952" y="17536"/>
                                </a:lnTo>
                                <a:lnTo>
                                  <a:pt x="1289981" y="27302"/>
                                </a:lnTo>
                                <a:lnTo>
                                  <a:pt x="1289981" y="343598"/>
                                </a:lnTo>
                                <a:lnTo>
                                  <a:pt x="1291952" y="353364"/>
                                </a:lnTo>
                                <a:lnTo>
                                  <a:pt x="1297329" y="361339"/>
                                </a:lnTo>
                                <a:lnTo>
                                  <a:pt x="1305304" y="366716"/>
                                </a:lnTo>
                                <a:lnTo>
                                  <a:pt x="1315070" y="368687"/>
                                </a:lnTo>
                                <a:lnTo>
                                  <a:pt x="2050144" y="368687"/>
                                </a:lnTo>
                                <a:lnTo>
                                  <a:pt x="2059910" y="366716"/>
                                </a:lnTo>
                                <a:lnTo>
                                  <a:pt x="2067885" y="361339"/>
                                </a:lnTo>
                                <a:lnTo>
                                  <a:pt x="2073262" y="353364"/>
                                </a:lnTo>
                                <a:lnTo>
                                  <a:pt x="2075234" y="343598"/>
                                </a:lnTo>
                                <a:lnTo>
                                  <a:pt x="2075234" y="27302"/>
                                </a:lnTo>
                                <a:lnTo>
                                  <a:pt x="2073262" y="17536"/>
                                </a:lnTo>
                                <a:lnTo>
                                  <a:pt x="2067885" y="9561"/>
                                </a:lnTo>
                                <a:lnTo>
                                  <a:pt x="2059910" y="4184"/>
                                </a:lnTo>
                                <a:lnTo>
                                  <a:pt x="2050144" y="2213"/>
                                </a:lnTo>
                                <a:close/>
                              </a:path>
                              <a:path w="5731510" h="1313815">
                                <a:moveTo>
                                  <a:pt x="3197348" y="13884"/>
                                </a:moveTo>
                                <a:lnTo>
                                  <a:pt x="2462275" y="13884"/>
                                </a:lnTo>
                                <a:lnTo>
                                  <a:pt x="2452509" y="15855"/>
                                </a:lnTo>
                                <a:lnTo>
                                  <a:pt x="2444534" y="21232"/>
                                </a:lnTo>
                                <a:lnTo>
                                  <a:pt x="2439157" y="29207"/>
                                </a:lnTo>
                                <a:lnTo>
                                  <a:pt x="2437185" y="38973"/>
                                </a:lnTo>
                                <a:lnTo>
                                  <a:pt x="2437185" y="331927"/>
                                </a:lnTo>
                                <a:lnTo>
                                  <a:pt x="2439157" y="341693"/>
                                </a:lnTo>
                                <a:lnTo>
                                  <a:pt x="2444534" y="349668"/>
                                </a:lnTo>
                                <a:lnTo>
                                  <a:pt x="2452509" y="355045"/>
                                </a:lnTo>
                                <a:lnTo>
                                  <a:pt x="2462275" y="357017"/>
                                </a:lnTo>
                                <a:lnTo>
                                  <a:pt x="3197348" y="357017"/>
                                </a:lnTo>
                                <a:lnTo>
                                  <a:pt x="3207114" y="355045"/>
                                </a:lnTo>
                                <a:lnTo>
                                  <a:pt x="3215089" y="349668"/>
                                </a:lnTo>
                                <a:lnTo>
                                  <a:pt x="3220466" y="341693"/>
                                </a:lnTo>
                                <a:lnTo>
                                  <a:pt x="3222438" y="331927"/>
                                </a:lnTo>
                                <a:lnTo>
                                  <a:pt x="3222438" y="38973"/>
                                </a:lnTo>
                                <a:lnTo>
                                  <a:pt x="3220466" y="29207"/>
                                </a:lnTo>
                                <a:lnTo>
                                  <a:pt x="3215089" y="21232"/>
                                </a:lnTo>
                                <a:lnTo>
                                  <a:pt x="3207114" y="15855"/>
                                </a:lnTo>
                                <a:lnTo>
                                  <a:pt x="3197348" y="13884"/>
                                </a:lnTo>
                                <a:close/>
                              </a:path>
                              <a:path w="5731510" h="1313815">
                                <a:moveTo>
                                  <a:pt x="831551" y="947015"/>
                                </a:moveTo>
                                <a:lnTo>
                                  <a:pt x="96477" y="947015"/>
                                </a:lnTo>
                                <a:lnTo>
                                  <a:pt x="86711" y="948987"/>
                                </a:lnTo>
                                <a:lnTo>
                                  <a:pt x="78736" y="954363"/>
                                </a:lnTo>
                                <a:lnTo>
                                  <a:pt x="73360" y="962338"/>
                                </a:lnTo>
                                <a:lnTo>
                                  <a:pt x="71388" y="972105"/>
                                </a:lnTo>
                                <a:lnTo>
                                  <a:pt x="71388" y="1288400"/>
                                </a:lnTo>
                                <a:lnTo>
                                  <a:pt x="73360" y="1298166"/>
                                </a:lnTo>
                                <a:lnTo>
                                  <a:pt x="78736" y="1306141"/>
                                </a:lnTo>
                                <a:lnTo>
                                  <a:pt x="86711" y="1311518"/>
                                </a:lnTo>
                                <a:lnTo>
                                  <a:pt x="96477" y="1313490"/>
                                </a:lnTo>
                                <a:lnTo>
                                  <a:pt x="831551" y="1313490"/>
                                </a:lnTo>
                                <a:lnTo>
                                  <a:pt x="841317" y="1311518"/>
                                </a:lnTo>
                                <a:lnTo>
                                  <a:pt x="849292" y="1306141"/>
                                </a:lnTo>
                                <a:lnTo>
                                  <a:pt x="854669" y="1298166"/>
                                </a:lnTo>
                                <a:lnTo>
                                  <a:pt x="856641" y="1288400"/>
                                </a:lnTo>
                                <a:lnTo>
                                  <a:pt x="856641" y="972105"/>
                                </a:lnTo>
                                <a:lnTo>
                                  <a:pt x="854669" y="962338"/>
                                </a:lnTo>
                                <a:lnTo>
                                  <a:pt x="849292" y="954363"/>
                                </a:lnTo>
                                <a:lnTo>
                                  <a:pt x="841317" y="948987"/>
                                </a:lnTo>
                                <a:lnTo>
                                  <a:pt x="831551" y="947015"/>
                                </a:lnTo>
                                <a:close/>
                              </a:path>
                              <a:path w="5731510" h="1313815">
                                <a:moveTo>
                                  <a:pt x="4415941" y="958585"/>
                                </a:moveTo>
                                <a:lnTo>
                                  <a:pt x="3538091" y="958585"/>
                                </a:lnTo>
                                <a:lnTo>
                                  <a:pt x="3528324" y="960557"/>
                                </a:lnTo>
                                <a:lnTo>
                                  <a:pt x="3520349" y="965933"/>
                                </a:lnTo>
                                <a:lnTo>
                                  <a:pt x="3514973" y="973909"/>
                                </a:lnTo>
                                <a:lnTo>
                                  <a:pt x="3513001" y="983675"/>
                                </a:lnTo>
                                <a:lnTo>
                                  <a:pt x="3513001" y="1276830"/>
                                </a:lnTo>
                                <a:lnTo>
                                  <a:pt x="3514973" y="1286596"/>
                                </a:lnTo>
                                <a:lnTo>
                                  <a:pt x="3520349" y="1294571"/>
                                </a:lnTo>
                                <a:lnTo>
                                  <a:pt x="3528324" y="1299948"/>
                                </a:lnTo>
                                <a:lnTo>
                                  <a:pt x="3538091" y="1301920"/>
                                </a:lnTo>
                                <a:lnTo>
                                  <a:pt x="4415941" y="1301920"/>
                                </a:lnTo>
                                <a:lnTo>
                                  <a:pt x="4425707" y="1299948"/>
                                </a:lnTo>
                                <a:lnTo>
                                  <a:pt x="4433682" y="1294571"/>
                                </a:lnTo>
                                <a:lnTo>
                                  <a:pt x="4439059" y="1286596"/>
                                </a:lnTo>
                                <a:lnTo>
                                  <a:pt x="4441031" y="1276830"/>
                                </a:lnTo>
                                <a:lnTo>
                                  <a:pt x="4441031" y="983675"/>
                                </a:lnTo>
                                <a:lnTo>
                                  <a:pt x="4439059" y="973909"/>
                                </a:lnTo>
                                <a:lnTo>
                                  <a:pt x="4433682" y="965933"/>
                                </a:lnTo>
                                <a:lnTo>
                                  <a:pt x="4425707" y="960557"/>
                                </a:lnTo>
                                <a:lnTo>
                                  <a:pt x="4415941" y="958585"/>
                                </a:lnTo>
                                <a:close/>
                              </a:path>
                              <a:path w="5731510" h="1313815">
                                <a:moveTo>
                                  <a:pt x="5705923" y="947149"/>
                                </a:moveTo>
                                <a:lnTo>
                                  <a:pt x="4828072" y="947149"/>
                                </a:lnTo>
                                <a:lnTo>
                                  <a:pt x="4818306" y="949121"/>
                                </a:lnTo>
                                <a:lnTo>
                                  <a:pt x="4810331" y="954498"/>
                                </a:lnTo>
                                <a:lnTo>
                                  <a:pt x="4804954" y="962473"/>
                                </a:lnTo>
                                <a:lnTo>
                                  <a:pt x="4802982" y="972239"/>
                                </a:lnTo>
                                <a:lnTo>
                                  <a:pt x="4802982" y="1288266"/>
                                </a:lnTo>
                                <a:lnTo>
                                  <a:pt x="4804954" y="1298032"/>
                                </a:lnTo>
                                <a:lnTo>
                                  <a:pt x="4810331" y="1306007"/>
                                </a:lnTo>
                                <a:lnTo>
                                  <a:pt x="4818306" y="1311384"/>
                                </a:lnTo>
                                <a:lnTo>
                                  <a:pt x="4828072" y="1313356"/>
                                </a:lnTo>
                                <a:lnTo>
                                  <a:pt x="5705923" y="1313356"/>
                                </a:lnTo>
                                <a:lnTo>
                                  <a:pt x="5715689" y="1311384"/>
                                </a:lnTo>
                                <a:lnTo>
                                  <a:pt x="5723664" y="1306007"/>
                                </a:lnTo>
                                <a:lnTo>
                                  <a:pt x="5729041" y="1298032"/>
                                </a:lnTo>
                                <a:lnTo>
                                  <a:pt x="5731012" y="1288266"/>
                                </a:lnTo>
                                <a:lnTo>
                                  <a:pt x="5731012" y="972239"/>
                                </a:lnTo>
                                <a:lnTo>
                                  <a:pt x="5729041" y="962473"/>
                                </a:lnTo>
                                <a:lnTo>
                                  <a:pt x="5723664" y="954498"/>
                                </a:lnTo>
                                <a:lnTo>
                                  <a:pt x="5715689" y="949121"/>
                                </a:lnTo>
                                <a:lnTo>
                                  <a:pt x="5705923" y="947149"/>
                                </a:lnTo>
                                <a:close/>
                              </a:path>
                            </a:pathLst>
                          </a:custGeom>
                          <a:ln w="5017">
                            <a:solidFill>
                              <a:srgbClr val="000000"/>
                            </a:solidFill>
                            <a:prstDash val="solid"/>
                          </a:ln>
                        </wps:spPr>
                        <wps:bodyPr wrap="square" lIns="0" tIns="0" rIns="0" bIns="0" rtlCol="0">
                          <a:prstTxWarp prst="textNoShape">
                            <a:avLst/>
                          </a:prstTxWarp>
                          <a:noAutofit/>
                        </wps:bodyPr>
                      </wps:wsp>
                      <wps:wsp>
                        <wps:cNvPr id="111" name="Graphic 111"/>
                        <wps:cNvSpPr/>
                        <wps:spPr>
                          <a:xfrm>
                            <a:off x="1035914" y="290826"/>
                            <a:ext cx="300990" cy="1270"/>
                          </a:xfrm>
                          <a:custGeom>
                            <a:avLst/>
                            <a:gdLst/>
                            <a:ahLst/>
                            <a:cxnLst/>
                            <a:rect l="l" t="t" r="r" b="b"/>
                            <a:pathLst>
                              <a:path w="300990">
                                <a:moveTo>
                                  <a:pt x="0" y="0"/>
                                </a:moveTo>
                                <a:lnTo>
                                  <a:pt x="300831" y="0"/>
                                </a:lnTo>
                              </a:path>
                            </a:pathLst>
                          </a:custGeom>
                          <a:ln w="10035">
                            <a:solidFill>
                              <a:srgbClr val="000000"/>
                            </a:solidFill>
                            <a:prstDash val="solid"/>
                          </a:ln>
                        </wps:spPr>
                        <wps:bodyPr wrap="square" lIns="0" tIns="0" rIns="0" bIns="0" rtlCol="0">
                          <a:prstTxWarp prst="textNoShape">
                            <a:avLst/>
                          </a:prstTxWarp>
                          <a:noAutofit/>
                        </wps:bodyPr>
                      </wps:wsp>
                      <wps:wsp>
                        <wps:cNvPr id="112" name="Graphic 112"/>
                        <wps:cNvSpPr/>
                        <wps:spPr>
                          <a:xfrm>
                            <a:off x="1319819" y="268635"/>
                            <a:ext cx="59055" cy="44450"/>
                          </a:xfrm>
                          <a:custGeom>
                            <a:avLst/>
                            <a:gdLst/>
                            <a:ahLst/>
                            <a:cxnLst/>
                            <a:rect l="l" t="t" r="r" b="b"/>
                            <a:pathLst>
                              <a:path w="59055" h="44450">
                                <a:moveTo>
                                  <a:pt x="0" y="0"/>
                                </a:moveTo>
                                <a:lnTo>
                                  <a:pt x="19435" y="22191"/>
                                </a:lnTo>
                                <a:lnTo>
                                  <a:pt x="0" y="44382"/>
                                </a:lnTo>
                                <a:lnTo>
                                  <a:pt x="58737" y="22191"/>
                                </a:lnTo>
                                <a:lnTo>
                                  <a:pt x="0" y="0"/>
                                </a:lnTo>
                                <a:close/>
                              </a:path>
                            </a:pathLst>
                          </a:custGeom>
                          <a:solidFill>
                            <a:srgbClr val="000000"/>
                          </a:solidFill>
                        </wps:spPr>
                        <wps:bodyPr wrap="square" lIns="0" tIns="0" rIns="0" bIns="0" rtlCol="0">
                          <a:prstTxWarp prst="textNoShape">
                            <a:avLst/>
                          </a:prstTxWarp>
                          <a:noAutofit/>
                        </wps:bodyPr>
                      </wps:wsp>
                      <wps:wsp>
                        <wps:cNvPr id="113" name="Graphic 113"/>
                        <wps:cNvSpPr/>
                        <wps:spPr>
                          <a:xfrm>
                            <a:off x="1319819" y="268635"/>
                            <a:ext cx="59055" cy="44450"/>
                          </a:xfrm>
                          <a:custGeom>
                            <a:avLst/>
                            <a:gdLst/>
                            <a:ahLst/>
                            <a:cxnLst/>
                            <a:rect l="l" t="t" r="r" b="b"/>
                            <a:pathLst>
                              <a:path w="59055" h="44450">
                                <a:moveTo>
                                  <a:pt x="58737" y="22191"/>
                                </a:moveTo>
                                <a:lnTo>
                                  <a:pt x="0" y="0"/>
                                </a:lnTo>
                                <a:lnTo>
                                  <a:pt x="19435" y="22191"/>
                                </a:lnTo>
                                <a:lnTo>
                                  <a:pt x="0" y="44382"/>
                                </a:lnTo>
                                <a:lnTo>
                                  <a:pt x="58737" y="22191"/>
                                </a:lnTo>
                                <a:close/>
                              </a:path>
                            </a:pathLst>
                          </a:custGeom>
                          <a:ln w="10035">
                            <a:solidFill>
                              <a:srgbClr val="000000"/>
                            </a:solidFill>
                            <a:prstDash val="solid"/>
                          </a:ln>
                        </wps:spPr>
                        <wps:bodyPr wrap="square" lIns="0" tIns="0" rIns="0" bIns="0" rtlCol="0">
                          <a:prstTxWarp prst="textNoShape">
                            <a:avLst/>
                          </a:prstTxWarp>
                          <a:noAutofit/>
                        </wps:bodyPr>
                      </wps:wsp>
                      <wps:wsp>
                        <wps:cNvPr id="114" name="Graphic 114"/>
                        <wps:cNvSpPr/>
                        <wps:spPr>
                          <a:xfrm>
                            <a:off x="2183118" y="290826"/>
                            <a:ext cx="300990" cy="1270"/>
                          </a:xfrm>
                          <a:custGeom>
                            <a:avLst/>
                            <a:gdLst/>
                            <a:ahLst/>
                            <a:cxnLst/>
                            <a:rect l="l" t="t" r="r" b="b"/>
                            <a:pathLst>
                              <a:path w="300990">
                                <a:moveTo>
                                  <a:pt x="0" y="0"/>
                                </a:moveTo>
                                <a:lnTo>
                                  <a:pt x="300831" y="0"/>
                                </a:lnTo>
                              </a:path>
                            </a:pathLst>
                          </a:custGeom>
                          <a:ln w="10035">
                            <a:solidFill>
                              <a:srgbClr val="000000"/>
                            </a:solidFill>
                            <a:prstDash val="solid"/>
                          </a:ln>
                        </wps:spPr>
                        <wps:bodyPr wrap="square" lIns="0" tIns="0" rIns="0" bIns="0" rtlCol="0">
                          <a:prstTxWarp prst="textNoShape">
                            <a:avLst/>
                          </a:prstTxWarp>
                          <a:noAutofit/>
                        </wps:bodyPr>
                      </wps:wsp>
                      <wps:wsp>
                        <wps:cNvPr id="115" name="Graphic 115"/>
                        <wps:cNvSpPr/>
                        <wps:spPr>
                          <a:xfrm>
                            <a:off x="2467024" y="268635"/>
                            <a:ext cx="59055" cy="44450"/>
                          </a:xfrm>
                          <a:custGeom>
                            <a:avLst/>
                            <a:gdLst/>
                            <a:ahLst/>
                            <a:cxnLst/>
                            <a:rect l="l" t="t" r="r" b="b"/>
                            <a:pathLst>
                              <a:path w="59055" h="44450">
                                <a:moveTo>
                                  <a:pt x="0" y="0"/>
                                </a:moveTo>
                                <a:lnTo>
                                  <a:pt x="19435" y="22191"/>
                                </a:lnTo>
                                <a:lnTo>
                                  <a:pt x="0" y="44382"/>
                                </a:lnTo>
                                <a:lnTo>
                                  <a:pt x="58737" y="22191"/>
                                </a:lnTo>
                                <a:lnTo>
                                  <a:pt x="0" y="0"/>
                                </a:lnTo>
                                <a:close/>
                              </a:path>
                            </a:pathLst>
                          </a:custGeom>
                          <a:solidFill>
                            <a:srgbClr val="000000"/>
                          </a:solidFill>
                        </wps:spPr>
                        <wps:bodyPr wrap="square" lIns="0" tIns="0" rIns="0" bIns="0" rtlCol="0">
                          <a:prstTxWarp prst="textNoShape">
                            <a:avLst/>
                          </a:prstTxWarp>
                          <a:noAutofit/>
                        </wps:bodyPr>
                      </wps:wsp>
                      <wps:wsp>
                        <wps:cNvPr id="116" name="Graphic 116"/>
                        <wps:cNvSpPr/>
                        <wps:spPr>
                          <a:xfrm>
                            <a:off x="2467024" y="268635"/>
                            <a:ext cx="59055" cy="44450"/>
                          </a:xfrm>
                          <a:custGeom>
                            <a:avLst/>
                            <a:gdLst/>
                            <a:ahLst/>
                            <a:cxnLst/>
                            <a:rect l="l" t="t" r="r" b="b"/>
                            <a:pathLst>
                              <a:path w="59055" h="44450">
                                <a:moveTo>
                                  <a:pt x="58737" y="22191"/>
                                </a:moveTo>
                                <a:lnTo>
                                  <a:pt x="0" y="0"/>
                                </a:lnTo>
                                <a:lnTo>
                                  <a:pt x="19435" y="22191"/>
                                </a:lnTo>
                                <a:lnTo>
                                  <a:pt x="0" y="44382"/>
                                </a:lnTo>
                                <a:lnTo>
                                  <a:pt x="58737" y="22191"/>
                                </a:lnTo>
                                <a:close/>
                              </a:path>
                            </a:pathLst>
                          </a:custGeom>
                          <a:ln w="10035">
                            <a:solidFill>
                              <a:srgbClr val="000000"/>
                            </a:solidFill>
                            <a:prstDash val="solid"/>
                          </a:ln>
                        </wps:spPr>
                        <wps:bodyPr wrap="square" lIns="0" tIns="0" rIns="0" bIns="0" rtlCol="0">
                          <a:prstTxWarp prst="textNoShape">
                            <a:avLst/>
                          </a:prstTxWarp>
                          <a:noAutofit/>
                        </wps:bodyPr>
                      </wps:wsp>
                      <wps:wsp>
                        <wps:cNvPr id="117" name="Graphic 117"/>
                        <wps:cNvSpPr/>
                        <wps:spPr>
                          <a:xfrm>
                            <a:off x="569390" y="464902"/>
                            <a:ext cx="2366010" cy="528955"/>
                          </a:xfrm>
                          <a:custGeom>
                            <a:avLst/>
                            <a:gdLst/>
                            <a:ahLst/>
                            <a:cxnLst/>
                            <a:rect l="l" t="t" r="r" b="b"/>
                            <a:pathLst>
                              <a:path w="2366010" h="528955">
                                <a:moveTo>
                                  <a:pt x="2365797" y="0"/>
                                </a:moveTo>
                                <a:lnTo>
                                  <a:pt x="2365797" y="160618"/>
                                </a:lnTo>
                                <a:lnTo>
                                  <a:pt x="0" y="160618"/>
                                </a:lnTo>
                                <a:lnTo>
                                  <a:pt x="0" y="528878"/>
                                </a:lnTo>
                              </a:path>
                            </a:pathLst>
                          </a:custGeom>
                          <a:ln w="10035">
                            <a:solidFill>
                              <a:srgbClr val="000000"/>
                            </a:solidFill>
                            <a:prstDash val="solid"/>
                          </a:ln>
                        </wps:spPr>
                        <wps:bodyPr wrap="square" lIns="0" tIns="0" rIns="0" bIns="0" rtlCol="0">
                          <a:prstTxWarp prst="textNoShape">
                            <a:avLst/>
                          </a:prstTxWarp>
                          <a:noAutofit/>
                        </wps:bodyPr>
                      </wps:wsp>
                      <wps:wsp>
                        <wps:cNvPr id="118" name="Graphic 118"/>
                        <wps:cNvSpPr/>
                        <wps:spPr>
                          <a:xfrm>
                            <a:off x="547199" y="976854"/>
                            <a:ext cx="44450" cy="59055"/>
                          </a:xfrm>
                          <a:custGeom>
                            <a:avLst/>
                            <a:gdLst/>
                            <a:ahLst/>
                            <a:cxnLst/>
                            <a:rect l="l" t="t" r="r" b="b"/>
                            <a:pathLst>
                              <a:path w="44450" h="59055">
                                <a:moveTo>
                                  <a:pt x="44382" y="0"/>
                                </a:moveTo>
                                <a:lnTo>
                                  <a:pt x="22191" y="19435"/>
                                </a:lnTo>
                                <a:lnTo>
                                  <a:pt x="0" y="0"/>
                                </a:lnTo>
                                <a:lnTo>
                                  <a:pt x="22191" y="58737"/>
                                </a:lnTo>
                                <a:lnTo>
                                  <a:pt x="44382" y="0"/>
                                </a:lnTo>
                                <a:close/>
                              </a:path>
                            </a:pathLst>
                          </a:custGeom>
                          <a:solidFill>
                            <a:srgbClr val="000000"/>
                          </a:solidFill>
                        </wps:spPr>
                        <wps:bodyPr wrap="square" lIns="0" tIns="0" rIns="0" bIns="0" rtlCol="0">
                          <a:prstTxWarp prst="textNoShape">
                            <a:avLst/>
                          </a:prstTxWarp>
                          <a:noAutofit/>
                        </wps:bodyPr>
                      </wps:wsp>
                      <wps:wsp>
                        <wps:cNvPr id="119" name="Graphic 119"/>
                        <wps:cNvSpPr/>
                        <wps:spPr>
                          <a:xfrm>
                            <a:off x="547199" y="976854"/>
                            <a:ext cx="44450" cy="59055"/>
                          </a:xfrm>
                          <a:custGeom>
                            <a:avLst/>
                            <a:gdLst/>
                            <a:ahLst/>
                            <a:cxnLst/>
                            <a:rect l="l" t="t" r="r" b="b"/>
                            <a:pathLst>
                              <a:path w="44450" h="59055">
                                <a:moveTo>
                                  <a:pt x="22191" y="58737"/>
                                </a:moveTo>
                                <a:lnTo>
                                  <a:pt x="44382" y="0"/>
                                </a:lnTo>
                                <a:lnTo>
                                  <a:pt x="22191" y="19435"/>
                                </a:lnTo>
                                <a:lnTo>
                                  <a:pt x="0" y="0"/>
                                </a:lnTo>
                                <a:lnTo>
                                  <a:pt x="22191" y="58737"/>
                                </a:lnTo>
                                <a:close/>
                              </a:path>
                            </a:pathLst>
                          </a:custGeom>
                          <a:ln w="10035">
                            <a:solidFill>
                              <a:srgbClr val="000000"/>
                            </a:solidFill>
                            <a:prstDash val="solid"/>
                          </a:ln>
                        </wps:spPr>
                        <wps:bodyPr wrap="square" lIns="0" tIns="0" rIns="0" bIns="0" rtlCol="0">
                          <a:prstTxWarp prst="textNoShape">
                            <a:avLst/>
                          </a:prstTxWarp>
                          <a:noAutofit/>
                        </wps:bodyPr>
                      </wps:wsp>
                      <wps:wsp>
                        <wps:cNvPr id="120" name="Graphic 120"/>
                        <wps:cNvSpPr/>
                        <wps:spPr>
                          <a:xfrm>
                            <a:off x="964526" y="1235629"/>
                            <a:ext cx="300990" cy="1270"/>
                          </a:xfrm>
                          <a:custGeom>
                            <a:avLst/>
                            <a:gdLst/>
                            <a:ahLst/>
                            <a:cxnLst/>
                            <a:rect l="l" t="t" r="r" b="b"/>
                            <a:pathLst>
                              <a:path w="300990">
                                <a:moveTo>
                                  <a:pt x="0" y="0"/>
                                </a:moveTo>
                                <a:lnTo>
                                  <a:pt x="300831" y="0"/>
                                </a:lnTo>
                              </a:path>
                            </a:pathLst>
                          </a:custGeom>
                          <a:ln w="10035">
                            <a:solidFill>
                              <a:srgbClr val="000000"/>
                            </a:solidFill>
                            <a:prstDash val="solid"/>
                          </a:ln>
                        </wps:spPr>
                        <wps:bodyPr wrap="square" lIns="0" tIns="0" rIns="0" bIns="0" rtlCol="0">
                          <a:prstTxWarp prst="textNoShape">
                            <a:avLst/>
                          </a:prstTxWarp>
                          <a:noAutofit/>
                        </wps:bodyPr>
                      </wps:wsp>
                      <wps:wsp>
                        <wps:cNvPr id="121" name="Graphic 121"/>
                        <wps:cNvSpPr/>
                        <wps:spPr>
                          <a:xfrm>
                            <a:off x="1248431" y="1213437"/>
                            <a:ext cx="59055" cy="44450"/>
                          </a:xfrm>
                          <a:custGeom>
                            <a:avLst/>
                            <a:gdLst/>
                            <a:ahLst/>
                            <a:cxnLst/>
                            <a:rect l="l" t="t" r="r" b="b"/>
                            <a:pathLst>
                              <a:path w="59055" h="44450">
                                <a:moveTo>
                                  <a:pt x="0" y="0"/>
                                </a:moveTo>
                                <a:lnTo>
                                  <a:pt x="19435" y="22191"/>
                                </a:lnTo>
                                <a:lnTo>
                                  <a:pt x="0" y="44382"/>
                                </a:lnTo>
                                <a:lnTo>
                                  <a:pt x="58737" y="22191"/>
                                </a:lnTo>
                                <a:lnTo>
                                  <a:pt x="0" y="0"/>
                                </a:lnTo>
                                <a:close/>
                              </a:path>
                            </a:pathLst>
                          </a:custGeom>
                          <a:solidFill>
                            <a:srgbClr val="000000"/>
                          </a:solidFill>
                        </wps:spPr>
                        <wps:bodyPr wrap="square" lIns="0" tIns="0" rIns="0" bIns="0" rtlCol="0">
                          <a:prstTxWarp prst="textNoShape">
                            <a:avLst/>
                          </a:prstTxWarp>
                          <a:noAutofit/>
                        </wps:bodyPr>
                      </wps:wsp>
                      <wps:wsp>
                        <wps:cNvPr id="122" name="Graphic 122"/>
                        <wps:cNvSpPr/>
                        <wps:spPr>
                          <a:xfrm>
                            <a:off x="1248431" y="1213437"/>
                            <a:ext cx="59055" cy="44450"/>
                          </a:xfrm>
                          <a:custGeom>
                            <a:avLst/>
                            <a:gdLst/>
                            <a:ahLst/>
                            <a:cxnLst/>
                            <a:rect l="l" t="t" r="r" b="b"/>
                            <a:pathLst>
                              <a:path w="59055" h="44450">
                                <a:moveTo>
                                  <a:pt x="58737" y="22191"/>
                                </a:moveTo>
                                <a:lnTo>
                                  <a:pt x="0" y="0"/>
                                </a:lnTo>
                                <a:lnTo>
                                  <a:pt x="19435" y="22191"/>
                                </a:lnTo>
                                <a:lnTo>
                                  <a:pt x="0" y="44382"/>
                                </a:lnTo>
                                <a:lnTo>
                                  <a:pt x="58737" y="22191"/>
                                </a:lnTo>
                                <a:close/>
                              </a:path>
                            </a:pathLst>
                          </a:custGeom>
                          <a:ln w="10035">
                            <a:solidFill>
                              <a:srgbClr val="000000"/>
                            </a:solidFill>
                            <a:prstDash val="solid"/>
                          </a:ln>
                        </wps:spPr>
                        <wps:bodyPr wrap="square" lIns="0" tIns="0" rIns="0" bIns="0" rtlCol="0">
                          <a:prstTxWarp prst="textNoShape">
                            <a:avLst/>
                          </a:prstTxWarp>
                          <a:noAutofit/>
                        </wps:bodyPr>
                      </wps:wsp>
                      <wps:wsp>
                        <wps:cNvPr id="123" name="Graphic 123"/>
                        <wps:cNvSpPr/>
                        <wps:spPr>
                          <a:xfrm>
                            <a:off x="2111730" y="1235629"/>
                            <a:ext cx="300990" cy="1270"/>
                          </a:xfrm>
                          <a:custGeom>
                            <a:avLst/>
                            <a:gdLst/>
                            <a:ahLst/>
                            <a:cxnLst/>
                            <a:rect l="l" t="t" r="r" b="b"/>
                            <a:pathLst>
                              <a:path w="300990">
                                <a:moveTo>
                                  <a:pt x="0" y="0"/>
                                </a:moveTo>
                                <a:lnTo>
                                  <a:pt x="300831" y="0"/>
                                </a:lnTo>
                              </a:path>
                            </a:pathLst>
                          </a:custGeom>
                          <a:ln w="10035">
                            <a:solidFill>
                              <a:srgbClr val="000000"/>
                            </a:solidFill>
                            <a:prstDash val="solid"/>
                          </a:ln>
                        </wps:spPr>
                        <wps:bodyPr wrap="square" lIns="0" tIns="0" rIns="0" bIns="0" rtlCol="0">
                          <a:prstTxWarp prst="textNoShape">
                            <a:avLst/>
                          </a:prstTxWarp>
                          <a:noAutofit/>
                        </wps:bodyPr>
                      </wps:wsp>
                      <wps:wsp>
                        <wps:cNvPr id="124" name="Graphic 124"/>
                        <wps:cNvSpPr/>
                        <wps:spPr>
                          <a:xfrm>
                            <a:off x="2395635" y="1213437"/>
                            <a:ext cx="59055" cy="44450"/>
                          </a:xfrm>
                          <a:custGeom>
                            <a:avLst/>
                            <a:gdLst/>
                            <a:ahLst/>
                            <a:cxnLst/>
                            <a:rect l="l" t="t" r="r" b="b"/>
                            <a:pathLst>
                              <a:path w="59055" h="44450">
                                <a:moveTo>
                                  <a:pt x="0" y="0"/>
                                </a:moveTo>
                                <a:lnTo>
                                  <a:pt x="19435" y="22191"/>
                                </a:lnTo>
                                <a:lnTo>
                                  <a:pt x="0" y="44382"/>
                                </a:lnTo>
                                <a:lnTo>
                                  <a:pt x="58737" y="22191"/>
                                </a:lnTo>
                                <a:lnTo>
                                  <a:pt x="0" y="0"/>
                                </a:lnTo>
                                <a:close/>
                              </a:path>
                            </a:pathLst>
                          </a:custGeom>
                          <a:solidFill>
                            <a:srgbClr val="000000"/>
                          </a:solidFill>
                        </wps:spPr>
                        <wps:bodyPr wrap="square" lIns="0" tIns="0" rIns="0" bIns="0" rtlCol="0">
                          <a:prstTxWarp prst="textNoShape">
                            <a:avLst/>
                          </a:prstTxWarp>
                          <a:noAutofit/>
                        </wps:bodyPr>
                      </wps:wsp>
                      <wps:wsp>
                        <wps:cNvPr id="125" name="Graphic 125"/>
                        <wps:cNvSpPr/>
                        <wps:spPr>
                          <a:xfrm>
                            <a:off x="2395635" y="1213437"/>
                            <a:ext cx="59055" cy="44450"/>
                          </a:xfrm>
                          <a:custGeom>
                            <a:avLst/>
                            <a:gdLst/>
                            <a:ahLst/>
                            <a:cxnLst/>
                            <a:rect l="l" t="t" r="r" b="b"/>
                            <a:pathLst>
                              <a:path w="59055" h="44450">
                                <a:moveTo>
                                  <a:pt x="58737" y="22191"/>
                                </a:moveTo>
                                <a:lnTo>
                                  <a:pt x="0" y="0"/>
                                </a:lnTo>
                                <a:lnTo>
                                  <a:pt x="19435" y="22191"/>
                                </a:lnTo>
                                <a:lnTo>
                                  <a:pt x="0" y="44382"/>
                                </a:lnTo>
                                <a:lnTo>
                                  <a:pt x="58737" y="22191"/>
                                </a:lnTo>
                                <a:close/>
                              </a:path>
                            </a:pathLst>
                          </a:custGeom>
                          <a:ln w="10035">
                            <a:solidFill>
                              <a:srgbClr val="000000"/>
                            </a:solidFill>
                            <a:prstDash val="solid"/>
                          </a:ln>
                        </wps:spPr>
                        <wps:bodyPr wrap="square" lIns="0" tIns="0" rIns="0" bIns="0" rtlCol="0">
                          <a:prstTxWarp prst="textNoShape">
                            <a:avLst/>
                          </a:prstTxWarp>
                          <a:noAutofit/>
                        </wps:bodyPr>
                      </wps:wsp>
                      <wps:wsp>
                        <wps:cNvPr id="126" name="Graphic 126"/>
                        <wps:cNvSpPr/>
                        <wps:spPr>
                          <a:xfrm>
                            <a:off x="3258934" y="1235629"/>
                            <a:ext cx="300990" cy="1270"/>
                          </a:xfrm>
                          <a:custGeom>
                            <a:avLst/>
                            <a:gdLst/>
                            <a:ahLst/>
                            <a:cxnLst/>
                            <a:rect l="l" t="t" r="r" b="b"/>
                            <a:pathLst>
                              <a:path w="300990">
                                <a:moveTo>
                                  <a:pt x="0" y="0"/>
                                </a:moveTo>
                                <a:lnTo>
                                  <a:pt x="300831" y="0"/>
                                </a:lnTo>
                              </a:path>
                            </a:pathLst>
                          </a:custGeom>
                          <a:ln w="10035">
                            <a:solidFill>
                              <a:srgbClr val="000000"/>
                            </a:solidFill>
                            <a:prstDash val="solid"/>
                          </a:ln>
                        </wps:spPr>
                        <wps:bodyPr wrap="square" lIns="0" tIns="0" rIns="0" bIns="0" rtlCol="0">
                          <a:prstTxWarp prst="textNoShape">
                            <a:avLst/>
                          </a:prstTxWarp>
                          <a:noAutofit/>
                        </wps:bodyPr>
                      </wps:wsp>
                      <wps:wsp>
                        <wps:cNvPr id="127" name="Graphic 127"/>
                        <wps:cNvSpPr/>
                        <wps:spPr>
                          <a:xfrm>
                            <a:off x="3542839" y="1213437"/>
                            <a:ext cx="59055" cy="44450"/>
                          </a:xfrm>
                          <a:custGeom>
                            <a:avLst/>
                            <a:gdLst/>
                            <a:ahLst/>
                            <a:cxnLst/>
                            <a:rect l="l" t="t" r="r" b="b"/>
                            <a:pathLst>
                              <a:path w="59055" h="44450">
                                <a:moveTo>
                                  <a:pt x="0" y="0"/>
                                </a:moveTo>
                                <a:lnTo>
                                  <a:pt x="19435" y="22191"/>
                                </a:lnTo>
                                <a:lnTo>
                                  <a:pt x="0" y="44382"/>
                                </a:lnTo>
                                <a:lnTo>
                                  <a:pt x="58737" y="22191"/>
                                </a:lnTo>
                                <a:lnTo>
                                  <a:pt x="0" y="0"/>
                                </a:lnTo>
                                <a:close/>
                              </a:path>
                            </a:pathLst>
                          </a:custGeom>
                          <a:solidFill>
                            <a:srgbClr val="000000"/>
                          </a:solidFill>
                        </wps:spPr>
                        <wps:bodyPr wrap="square" lIns="0" tIns="0" rIns="0" bIns="0" rtlCol="0">
                          <a:prstTxWarp prst="textNoShape">
                            <a:avLst/>
                          </a:prstTxWarp>
                          <a:noAutofit/>
                        </wps:bodyPr>
                      </wps:wsp>
                      <wps:wsp>
                        <wps:cNvPr id="128" name="Graphic 128"/>
                        <wps:cNvSpPr/>
                        <wps:spPr>
                          <a:xfrm>
                            <a:off x="3542839" y="1213437"/>
                            <a:ext cx="59055" cy="44450"/>
                          </a:xfrm>
                          <a:custGeom>
                            <a:avLst/>
                            <a:gdLst/>
                            <a:ahLst/>
                            <a:cxnLst/>
                            <a:rect l="l" t="t" r="r" b="b"/>
                            <a:pathLst>
                              <a:path w="59055" h="44450">
                                <a:moveTo>
                                  <a:pt x="58737" y="22191"/>
                                </a:moveTo>
                                <a:lnTo>
                                  <a:pt x="0" y="0"/>
                                </a:lnTo>
                                <a:lnTo>
                                  <a:pt x="19435" y="22191"/>
                                </a:lnTo>
                                <a:lnTo>
                                  <a:pt x="0" y="44382"/>
                                </a:lnTo>
                                <a:lnTo>
                                  <a:pt x="58737" y="22191"/>
                                </a:lnTo>
                                <a:close/>
                              </a:path>
                            </a:pathLst>
                          </a:custGeom>
                          <a:ln w="10035">
                            <a:solidFill>
                              <a:srgbClr val="000000"/>
                            </a:solidFill>
                            <a:prstDash val="solid"/>
                          </a:ln>
                        </wps:spPr>
                        <wps:bodyPr wrap="square" lIns="0" tIns="0" rIns="0" bIns="0" rtlCol="0">
                          <a:prstTxWarp prst="textNoShape">
                            <a:avLst/>
                          </a:prstTxWarp>
                          <a:noAutofit/>
                        </wps:bodyPr>
                      </wps:wsp>
                      <wps:wsp>
                        <wps:cNvPr id="129" name="Graphic 129"/>
                        <wps:cNvSpPr/>
                        <wps:spPr>
                          <a:xfrm>
                            <a:off x="4548916" y="1235629"/>
                            <a:ext cx="300990" cy="1270"/>
                          </a:xfrm>
                          <a:custGeom>
                            <a:avLst/>
                            <a:gdLst/>
                            <a:ahLst/>
                            <a:cxnLst/>
                            <a:rect l="l" t="t" r="r" b="b"/>
                            <a:pathLst>
                              <a:path w="300990">
                                <a:moveTo>
                                  <a:pt x="0" y="0"/>
                                </a:moveTo>
                                <a:lnTo>
                                  <a:pt x="300831" y="0"/>
                                </a:lnTo>
                              </a:path>
                            </a:pathLst>
                          </a:custGeom>
                          <a:ln w="10035">
                            <a:solidFill>
                              <a:srgbClr val="000000"/>
                            </a:solidFill>
                            <a:prstDash val="solid"/>
                          </a:ln>
                        </wps:spPr>
                        <wps:bodyPr wrap="square" lIns="0" tIns="0" rIns="0" bIns="0" rtlCol="0">
                          <a:prstTxWarp prst="textNoShape">
                            <a:avLst/>
                          </a:prstTxWarp>
                          <a:noAutofit/>
                        </wps:bodyPr>
                      </wps:wsp>
                      <wps:wsp>
                        <wps:cNvPr id="130" name="Graphic 130"/>
                        <wps:cNvSpPr/>
                        <wps:spPr>
                          <a:xfrm>
                            <a:off x="4832821" y="1213437"/>
                            <a:ext cx="59055" cy="44450"/>
                          </a:xfrm>
                          <a:custGeom>
                            <a:avLst/>
                            <a:gdLst/>
                            <a:ahLst/>
                            <a:cxnLst/>
                            <a:rect l="l" t="t" r="r" b="b"/>
                            <a:pathLst>
                              <a:path w="59055" h="44450">
                                <a:moveTo>
                                  <a:pt x="0" y="0"/>
                                </a:moveTo>
                                <a:lnTo>
                                  <a:pt x="19435" y="22191"/>
                                </a:lnTo>
                                <a:lnTo>
                                  <a:pt x="0" y="44382"/>
                                </a:lnTo>
                                <a:lnTo>
                                  <a:pt x="58737" y="22191"/>
                                </a:lnTo>
                                <a:lnTo>
                                  <a:pt x="0" y="0"/>
                                </a:lnTo>
                                <a:close/>
                              </a:path>
                            </a:pathLst>
                          </a:custGeom>
                          <a:solidFill>
                            <a:srgbClr val="000000"/>
                          </a:solidFill>
                        </wps:spPr>
                        <wps:bodyPr wrap="square" lIns="0" tIns="0" rIns="0" bIns="0" rtlCol="0">
                          <a:prstTxWarp prst="textNoShape">
                            <a:avLst/>
                          </a:prstTxWarp>
                          <a:noAutofit/>
                        </wps:bodyPr>
                      </wps:wsp>
                      <wps:wsp>
                        <wps:cNvPr id="131" name="Graphic 131"/>
                        <wps:cNvSpPr/>
                        <wps:spPr>
                          <a:xfrm>
                            <a:off x="4832821" y="1213437"/>
                            <a:ext cx="59055" cy="44450"/>
                          </a:xfrm>
                          <a:custGeom>
                            <a:avLst/>
                            <a:gdLst/>
                            <a:ahLst/>
                            <a:cxnLst/>
                            <a:rect l="l" t="t" r="r" b="b"/>
                            <a:pathLst>
                              <a:path w="59055" h="44450">
                                <a:moveTo>
                                  <a:pt x="58737" y="22191"/>
                                </a:moveTo>
                                <a:lnTo>
                                  <a:pt x="0" y="0"/>
                                </a:lnTo>
                                <a:lnTo>
                                  <a:pt x="19435" y="22191"/>
                                </a:lnTo>
                                <a:lnTo>
                                  <a:pt x="0" y="44382"/>
                                </a:lnTo>
                                <a:lnTo>
                                  <a:pt x="58737" y="22191"/>
                                </a:lnTo>
                                <a:close/>
                              </a:path>
                            </a:pathLst>
                          </a:custGeom>
                          <a:ln w="10035">
                            <a:solidFill>
                              <a:srgbClr val="000000"/>
                            </a:solidFill>
                            <a:prstDash val="solid"/>
                          </a:ln>
                        </wps:spPr>
                        <wps:bodyPr wrap="square" lIns="0" tIns="0" rIns="0" bIns="0" rtlCol="0">
                          <a:prstTxWarp prst="textNoShape">
                            <a:avLst/>
                          </a:prstTxWarp>
                          <a:noAutofit/>
                        </wps:bodyPr>
                      </wps:wsp>
                      <wps:wsp>
                        <wps:cNvPr id="132" name="Graphic 132"/>
                        <wps:cNvSpPr/>
                        <wps:spPr>
                          <a:xfrm>
                            <a:off x="2508" y="2508"/>
                            <a:ext cx="5937250" cy="1519555"/>
                          </a:xfrm>
                          <a:custGeom>
                            <a:avLst/>
                            <a:gdLst/>
                            <a:ahLst/>
                            <a:cxnLst/>
                            <a:rect l="l" t="t" r="r" b="b"/>
                            <a:pathLst>
                              <a:path w="5937250" h="1519555">
                                <a:moveTo>
                                  <a:pt x="3377993" y="0"/>
                                </a:moveTo>
                                <a:lnTo>
                                  <a:pt x="50179" y="0"/>
                                </a:lnTo>
                                <a:lnTo>
                                  <a:pt x="30646" y="3943"/>
                                </a:lnTo>
                                <a:lnTo>
                                  <a:pt x="14696" y="14696"/>
                                </a:lnTo>
                                <a:lnTo>
                                  <a:pt x="3943" y="30646"/>
                                </a:lnTo>
                                <a:lnTo>
                                  <a:pt x="0" y="50179"/>
                                </a:lnTo>
                                <a:lnTo>
                                  <a:pt x="0" y="526456"/>
                                </a:lnTo>
                                <a:lnTo>
                                  <a:pt x="3943" y="545988"/>
                                </a:lnTo>
                                <a:lnTo>
                                  <a:pt x="14696" y="561938"/>
                                </a:lnTo>
                                <a:lnTo>
                                  <a:pt x="30646" y="572692"/>
                                </a:lnTo>
                                <a:lnTo>
                                  <a:pt x="50179" y="576635"/>
                                </a:lnTo>
                                <a:lnTo>
                                  <a:pt x="3377993" y="576635"/>
                                </a:lnTo>
                                <a:lnTo>
                                  <a:pt x="3397525" y="572692"/>
                                </a:lnTo>
                                <a:lnTo>
                                  <a:pt x="3413475" y="561938"/>
                                </a:lnTo>
                                <a:lnTo>
                                  <a:pt x="3424229" y="545988"/>
                                </a:lnTo>
                                <a:lnTo>
                                  <a:pt x="3428172" y="526456"/>
                                </a:lnTo>
                                <a:lnTo>
                                  <a:pt x="3428172" y="50179"/>
                                </a:lnTo>
                                <a:lnTo>
                                  <a:pt x="3424229" y="30646"/>
                                </a:lnTo>
                                <a:lnTo>
                                  <a:pt x="3413475" y="14696"/>
                                </a:lnTo>
                                <a:lnTo>
                                  <a:pt x="3397525" y="3943"/>
                                </a:lnTo>
                                <a:lnTo>
                                  <a:pt x="3377993" y="0"/>
                                </a:lnTo>
                                <a:close/>
                              </a:path>
                              <a:path w="5937250" h="1519555">
                                <a:moveTo>
                                  <a:pt x="5886567" y="947015"/>
                                </a:moveTo>
                                <a:lnTo>
                                  <a:pt x="121567" y="947015"/>
                                </a:lnTo>
                                <a:lnTo>
                                  <a:pt x="102035" y="950958"/>
                                </a:lnTo>
                                <a:lnTo>
                                  <a:pt x="86085" y="961712"/>
                                </a:lnTo>
                                <a:lnTo>
                                  <a:pt x="75331" y="977662"/>
                                </a:lnTo>
                                <a:lnTo>
                                  <a:pt x="71388" y="997194"/>
                                </a:lnTo>
                                <a:lnTo>
                                  <a:pt x="71388" y="1469045"/>
                                </a:lnTo>
                                <a:lnTo>
                                  <a:pt x="75331" y="1488577"/>
                                </a:lnTo>
                                <a:lnTo>
                                  <a:pt x="86085" y="1504527"/>
                                </a:lnTo>
                                <a:lnTo>
                                  <a:pt x="102035" y="1515281"/>
                                </a:lnTo>
                                <a:lnTo>
                                  <a:pt x="121567" y="1519224"/>
                                </a:lnTo>
                                <a:lnTo>
                                  <a:pt x="5886567" y="1519224"/>
                                </a:lnTo>
                                <a:lnTo>
                                  <a:pt x="5906099" y="1515281"/>
                                </a:lnTo>
                                <a:lnTo>
                                  <a:pt x="5922050" y="1504527"/>
                                </a:lnTo>
                                <a:lnTo>
                                  <a:pt x="5932803" y="1488577"/>
                                </a:lnTo>
                                <a:lnTo>
                                  <a:pt x="5936747" y="1469045"/>
                                </a:lnTo>
                                <a:lnTo>
                                  <a:pt x="5936747" y="997194"/>
                                </a:lnTo>
                                <a:lnTo>
                                  <a:pt x="5932803" y="977662"/>
                                </a:lnTo>
                                <a:lnTo>
                                  <a:pt x="5922050" y="961712"/>
                                </a:lnTo>
                                <a:lnTo>
                                  <a:pt x="5906099" y="950958"/>
                                </a:lnTo>
                                <a:lnTo>
                                  <a:pt x="5886567" y="947015"/>
                                </a:lnTo>
                                <a:close/>
                              </a:path>
                            </a:pathLst>
                          </a:custGeom>
                          <a:ln w="5017">
                            <a:solidFill>
                              <a:srgbClr val="000000"/>
                            </a:solidFill>
                            <a:prstDash val="dash"/>
                          </a:ln>
                        </wps:spPr>
                        <wps:bodyPr wrap="square" lIns="0" tIns="0" rIns="0" bIns="0" rtlCol="0">
                          <a:prstTxWarp prst="textNoShape">
                            <a:avLst/>
                          </a:prstTxWarp>
                          <a:noAutofit/>
                        </wps:bodyPr>
                      </wps:wsp>
                      <wps:wsp>
                        <wps:cNvPr id="133" name="Textbox 133"/>
                        <wps:cNvSpPr txBox="1"/>
                        <wps:spPr>
                          <a:xfrm>
                            <a:off x="266057" y="115988"/>
                            <a:ext cx="619760" cy="323215"/>
                          </a:xfrm>
                          <a:prstGeom prst="rect">
                            <a:avLst/>
                          </a:prstGeom>
                        </wps:spPr>
                        <wps:txbx>
                          <w:txbxContent>
                            <w:p w14:paraId="00DC2825" w14:textId="77777777" w:rsidR="00350CFB" w:rsidRDefault="00283FFF">
                              <w:pPr>
                                <w:spacing w:line="266" w:lineRule="auto"/>
                                <w:ind w:right="18" w:firstLine="51"/>
                                <w:rPr>
                                  <w:sz w:val="21"/>
                                </w:rPr>
                              </w:pPr>
                              <w:r>
                                <w:rPr>
                                  <w:spacing w:val="-2"/>
                                  <w:w w:val="105"/>
                                  <w:sz w:val="21"/>
                                </w:rPr>
                                <w:t xml:space="preserve">BigQuery </w:t>
                              </w:r>
                              <w:r>
                                <w:rPr>
                                  <w:w w:val="105"/>
                                  <w:sz w:val="21"/>
                                </w:rPr>
                                <w:t>public</w:t>
                              </w:r>
                              <w:r>
                                <w:rPr>
                                  <w:spacing w:val="-13"/>
                                  <w:w w:val="105"/>
                                  <w:sz w:val="21"/>
                                </w:rPr>
                                <w:t xml:space="preserve"> </w:t>
                              </w:r>
                              <w:r>
                                <w:rPr>
                                  <w:spacing w:val="-5"/>
                                  <w:w w:val="105"/>
                                  <w:sz w:val="21"/>
                                </w:rPr>
                                <w:t>logs</w:t>
                              </w:r>
                            </w:p>
                          </w:txbxContent>
                        </wps:txbx>
                        <wps:bodyPr wrap="square" lIns="0" tIns="0" rIns="0" bIns="0" rtlCol="0">
                          <a:noAutofit/>
                        </wps:bodyPr>
                      </wps:wsp>
                      <wps:wsp>
                        <wps:cNvPr id="134" name="Textbox 134"/>
                        <wps:cNvSpPr txBox="1"/>
                        <wps:spPr>
                          <a:xfrm>
                            <a:off x="271849" y="1058575"/>
                            <a:ext cx="607695" cy="323215"/>
                          </a:xfrm>
                          <a:prstGeom prst="rect">
                            <a:avLst/>
                          </a:prstGeom>
                        </wps:spPr>
                        <wps:txbx>
                          <w:txbxContent>
                            <w:p w14:paraId="00DC2826" w14:textId="77777777" w:rsidR="00350CFB" w:rsidRDefault="00283FFF">
                              <w:pPr>
                                <w:spacing w:line="266" w:lineRule="auto"/>
                                <w:ind w:left="222" w:right="18" w:hanging="223"/>
                                <w:rPr>
                                  <w:sz w:val="21"/>
                                </w:rPr>
                              </w:pPr>
                              <w:r>
                                <w:rPr>
                                  <w:spacing w:val="-2"/>
                                  <w:sz w:val="21"/>
                                </w:rPr>
                                <w:t xml:space="preserve">Preprocess </w:t>
                              </w:r>
                              <w:r>
                                <w:rPr>
                                  <w:spacing w:val="-2"/>
                                  <w:w w:val="105"/>
                                  <w:sz w:val="21"/>
                                </w:rPr>
                                <w:t>edges</w:t>
                              </w:r>
                            </w:p>
                          </w:txbxContent>
                        </wps:txbx>
                        <wps:bodyPr wrap="square" lIns="0" tIns="0" rIns="0" bIns="0" rtlCol="0">
                          <a:noAutofit/>
                        </wps:bodyPr>
                      </wps:wsp>
                      <wps:wsp>
                        <wps:cNvPr id="135" name="Textbox 135"/>
                        <wps:cNvSpPr txBox="1"/>
                        <wps:spPr>
                          <a:xfrm>
                            <a:off x="3679961" y="1074567"/>
                            <a:ext cx="817244" cy="323215"/>
                          </a:xfrm>
                          <a:prstGeom prst="rect">
                            <a:avLst/>
                          </a:prstGeom>
                        </wps:spPr>
                        <wps:txbx>
                          <w:txbxContent>
                            <w:p w14:paraId="00DC2827" w14:textId="77777777" w:rsidR="00350CFB" w:rsidRDefault="00283FFF">
                              <w:pPr>
                                <w:spacing w:line="266" w:lineRule="auto"/>
                                <w:ind w:right="18" w:firstLine="171"/>
                                <w:rPr>
                                  <w:sz w:val="21"/>
                                </w:rPr>
                              </w:pPr>
                              <w:r>
                                <w:rPr>
                                  <w:spacing w:val="-2"/>
                                  <w:w w:val="105"/>
                                  <w:sz w:val="21"/>
                                </w:rPr>
                                <w:t>Alignment &amp;</w:t>
                              </w:r>
                              <w:r>
                                <w:rPr>
                                  <w:spacing w:val="-12"/>
                                  <w:w w:val="105"/>
                                  <w:sz w:val="21"/>
                                </w:rPr>
                                <w:t xml:space="preserve"> </w:t>
                              </w:r>
                              <w:r>
                                <w:rPr>
                                  <w:spacing w:val="-2"/>
                                  <w:w w:val="105"/>
                                  <w:sz w:val="21"/>
                                </w:rPr>
                                <w:t>benchmarks</w:t>
                              </w:r>
                            </w:p>
                          </w:txbxContent>
                        </wps:txbx>
                        <wps:bodyPr wrap="square" lIns="0" tIns="0" rIns="0" bIns="0" rtlCol="0">
                          <a:noAutofit/>
                        </wps:bodyPr>
                      </wps:wsp>
                      <wps:wsp>
                        <wps:cNvPr id="136" name="Textbox 136"/>
                        <wps:cNvSpPr txBox="1"/>
                        <wps:spPr>
                          <a:xfrm>
                            <a:off x="5182688" y="1058714"/>
                            <a:ext cx="392430" cy="323215"/>
                          </a:xfrm>
                          <a:prstGeom prst="rect">
                            <a:avLst/>
                          </a:prstGeom>
                        </wps:spPr>
                        <wps:txbx>
                          <w:txbxContent>
                            <w:p w14:paraId="00DC2828" w14:textId="77777777" w:rsidR="00350CFB" w:rsidRDefault="00283FFF">
                              <w:pPr>
                                <w:spacing w:line="266" w:lineRule="auto"/>
                                <w:ind w:left="22" w:right="18" w:hanging="23"/>
                                <w:rPr>
                                  <w:sz w:val="21"/>
                                </w:rPr>
                              </w:pPr>
                              <w:r>
                                <w:rPr>
                                  <w:spacing w:val="-4"/>
                                  <w:sz w:val="21"/>
                                </w:rPr>
                                <w:t xml:space="preserve">LaTeX </w:t>
                              </w:r>
                              <w:r>
                                <w:rPr>
                                  <w:spacing w:val="-2"/>
                                  <w:w w:val="105"/>
                                  <w:sz w:val="21"/>
                                </w:rPr>
                                <w:t>export</w:t>
                              </w:r>
                            </w:p>
                          </w:txbxContent>
                        </wps:txbx>
                        <wps:bodyPr wrap="square" lIns="0" tIns="0" rIns="0" bIns="0" rtlCol="0">
                          <a:noAutofit/>
                        </wps:bodyPr>
                      </wps:wsp>
                      <wps:wsp>
                        <wps:cNvPr id="137" name="Textbox 137"/>
                        <wps:cNvSpPr txBox="1"/>
                        <wps:spPr>
                          <a:xfrm>
                            <a:off x="2546056" y="118353"/>
                            <a:ext cx="778510" cy="345440"/>
                          </a:xfrm>
                          <a:prstGeom prst="rect">
                            <a:avLst/>
                          </a:prstGeom>
                        </wps:spPr>
                        <wps:txbx>
                          <w:txbxContent>
                            <w:p w14:paraId="00DC2829" w14:textId="77777777" w:rsidR="00350CFB" w:rsidRDefault="00283FFF">
                              <w:pPr>
                                <w:spacing w:before="7" w:line="266" w:lineRule="auto"/>
                                <w:ind w:left="336" w:hanging="54"/>
                                <w:rPr>
                                  <w:sz w:val="21"/>
                                </w:rPr>
                              </w:pPr>
                              <w:r>
                                <w:rPr>
                                  <w:spacing w:val="-2"/>
                                  <w:sz w:val="21"/>
                                </w:rPr>
                                <w:t xml:space="preserve">Decode </w:t>
                              </w:r>
                              <w:r>
                                <w:rPr>
                                  <w:spacing w:val="-2"/>
                                  <w:w w:val="105"/>
                                  <w:sz w:val="21"/>
                                </w:rPr>
                                <w:t>events</w:t>
                              </w:r>
                            </w:p>
                          </w:txbxContent>
                        </wps:txbx>
                        <wps:bodyPr wrap="square" lIns="0" tIns="0" rIns="0" bIns="0" rtlCol="0">
                          <a:noAutofit/>
                        </wps:bodyPr>
                      </wps:wsp>
                      <wps:wsp>
                        <wps:cNvPr id="138" name="Textbox 138"/>
                        <wps:cNvSpPr txBox="1"/>
                        <wps:spPr>
                          <a:xfrm>
                            <a:off x="1398851" y="127224"/>
                            <a:ext cx="778510" cy="327660"/>
                          </a:xfrm>
                          <a:prstGeom prst="rect">
                            <a:avLst/>
                          </a:prstGeom>
                        </wps:spPr>
                        <wps:txbx>
                          <w:txbxContent>
                            <w:p w14:paraId="00DC282A" w14:textId="77777777" w:rsidR="00350CFB" w:rsidRDefault="00283FFF">
                              <w:pPr>
                                <w:spacing w:line="217" w:lineRule="exact"/>
                                <w:jc w:val="center"/>
                                <w:rPr>
                                  <w:sz w:val="21"/>
                                </w:rPr>
                              </w:pPr>
                              <w:r>
                                <w:rPr>
                                  <w:spacing w:val="-2"/>
                                  <w:w w:val="105"/>
                                  <w:sz w:val="21"/>
                                </w:rPr>
                                <w:t>Extract</w:t>
                              </w:r>
                            </w:p>
                            <w:p w14:paraId="00DC282B" w14:textId="77777777" w:rsidR="00350CFB" w:rsidRDefault="00283FFF">
                              <w:pPr>
                                <w:spacing w:before="27"/>
                                <w:jc w:val="center"/>
                                <w:rPr>
                                  <w:sz w:val="21"/>
                                </w:rPr>
                              </w:pPr>
                              <w:r>
                                <w:rPr>
                                  <w:spacing w:val="-2"/>
                                  <w:w w:val="105"/>
                                  <w:sz w:val="21"/>
                                </w:rPr>
                                <w:t>(monthly)</w:t>
                              </w:r>
                            </w:p>
                          </w:txbxContent>
                        </wps:txbx>
                        <wps:bodyPr wrap="square" lIns="0" tIns="0" rIns="0" bIns="0" rtlCol="0">
                          <a:noAutofit/>
                        </wps:bodyPr>
                      </wps:wsp>
                      <wps:wsp>
                        <wps:cNvPr id="139" name="Textbox 139"/>
                        <wps:cNvSpPr txBox="1"/>
                        <wps:spPr>
                          <a:xfrm>
                            <a:off x="2471172" y="1066085"/>
                            <a:ext cx="785495" cy="339090"/>
                          </a:xfrm>
                          <a:prstGeom prst="rect">
                            <a:avLst/>
                          </a:prstGeom>
                          <a:ln w="6989">
                            <a:solidFill>
                              <a:srgbClr val="000000"/>
                            </a:solidFill>
                            <a:prstDash val="solid"/>
                          </a:ln>
                        </wps:spPr>
                        <wps:txbx>
                          <w:txbxContent>
                            <w:p w14:paraId="00DC282C" w14:textId="77777777" w:rsidR="00350CFB" w:rsidRDefault="00283FFF">
                              <w:pPr>
                                <w:spacing w:line="266" w:lineRule="auto"/>
                                <w:ind w:left="294" w:right="292" w:firstLine="59"/>
                                <w:rPr>
                                  <w:sz w:val="21"/>
                                </w:rPr>
                              </w:pPr>
                              <w:r>
                                <w:rPr>
                                  <w:spacing w:val="-4"/>
                                  <w:w w:val="105"/>
                                  <w:sz w:val="21"/>
                                </w:rPr>
                                <w:t xml:space="preserve">Proxy </w:t>
                              </w:r>
                              <w:r>
                                <w:rPr>
                                  <w:spacing w:val="-2"/>
                                  <w:sz w:val="21"/>
                                </w:rPr>
                                <w:t>metrics</w:t>
                              </w:r>
                            </w:p>
                          </w:txbxContent>
                        </wps:txbx>
                        <wps:bodyPr wrap="square" lIns="0" tIns="0" rIns="0" bIns="0" rtlCol="0">
                          <a:noAutofit/>
                        </wps:bodyPr>
                      </wps:wsp>
                      <wps:wsp>
                        <wps:cNvPr id="140" name="Textbox 140"/>
                        <wps:cNvSpPr txBox="1"/>
                        <wps:spPr>
                          <a:xfrm>
                            <a:off x="1323968" y="1064062"/>
                            <a:ext cx="785495" cy="343535"/>
                          </a:xfrm>
                          <a:prstGeom prst="rect">
                            <a:avLst/>
                          </a:prstGeom>
                          <a:ln w="6989">
                            <a:solidFill>
                              <a:srgbClr val="000000"/>
                            </a:solidFill>
                            <a:prstDash val="solid"/>
                          </a:ln>
                        </wps:spPr>
                        <wps:txbx>
                          <w:txbxContent>
                            <w:p w14:paraId="00DC282D" w14:textId="77777777" w:rsidR="00350CFB" w:rsidRDefault="00283FFF">
                              <w:pPr>
                                <w:spacing w:line="266" w:lineRule="auto"/>
                                <w:ind w:left="342" w:right="172" w:hanging="169"/>
                                <w:rPr>
                                  <w:sz w:val="21"/>
                                </w:rPr>
                              </w:pPr>
                              <w:r>
                                <w:rPr>
                                  <w:spacing w:val="-2"/>
                                  <w:sz w:val="21"/>
                                </w:rPr>
                                <w:t xml:space="preserve">PageRank </w:t>
                              </w:r>
                              <w:r>
                                <w:rPr>
                                  <w:spacing w:val="-2"/>
                                  <w:w w:val="105"/>
                                  <w:sz w:val="21"/>
                                </w:rPr>
                                <w:t>scores</w:t>
                              </w:r>
                            </w:p>
                          </w:txbxContent>
                        </wps:txbx>
                        <wps:bodyPr wrap="square" lIns="0" tIns="0" rIns="0" bIns="0" rtlCol="0">
                          <a:noAutofit/>
                        </wps:bodyPr>
                      </wps:wsp>
                    </wpg:wgp>
                  </a:graphicData>
                </a:graphic>
              </wp:anchor>
            </w:drawing>
          </mc:Choice>
          <mc:Fallback>
            <w:pict>
              <v:group w14:anchorId="00DC2720" id="Group 109" o:spid="_x0000_s1107" style="position:absolute;margin-left:63.7pt;margin-top:4.25pt;width:467.9pt;height:120.05pt;z-index:-15710208;mso-wrap-distance-left:0;mso-wrap-distance-right:0;mso-position-horizontal-relative:page;mso-position-vertical-relative:text" coordsize="59423,1524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">
                <v:shape id="Graphic 110" o:spid="_x0000_s1108" style="position:absolute;left:1053;top:1053;width:57315;height:13138;visibility:visible;mso-wrap-style:square;v-text-anchor:top" coordsize="5731510,13138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" path="m902940,l25089,,15323,1971,7348,7348,1971,15323,,25089,,345811r1971,9766l7348,363552r7975,5377l25089,370901r877851,l912706,368929r7975,-5377l926058,355577r1971,-9766l928029,25089r-1971,-9766l920681,7348,912706,1971,902940,xem2050144,2213r-735074,l1305304,4184r-7975,5377l1291952,17536r-1971,9766l1289981,343598r1971,9766l1297329,361339r7975,5377l1315070,368687r735074,l2059910,366716r7975,-5377l2073262,353364r1972,-9766l2075234,27302r-1972,-9766l2067885,9561r-7975,-5377l2050144,2213xem3197348,13884r-735073,l2452509,15855r-7975,5377l2439157,29207r-1972,9766l2437185,331927r1972,9766l2444534,349668r7975,5377l2462275,357017r735073,l3207114,355045r7975,-5377l3220466,341693r1972,-9766l3222438,38973r-1972,-9766l3215089,21232r-7975,-5377l3197348,13884xem831551,947015r-735074,l86711,948987r-7975,5376l73360,962338r-1972,9767l71388,1288400r1972,9766l78736,1306141r7975,5377l96477,1313490r735074,l841317,1311518r7975,-5377l854669,1298166r1972,-9766l856641,972105r-1972,-9767l849292,954363r-7975,-5376l831551,947015xem4415941,958585r-877850,l3528324,960557r-7975,5376l3514973,973909r-1972,9766l3513001,1276830r1972,9766l3520349,1294571r7975,5377l3538091,1301920r877850,l4425707,1299948r7975,-5377l4439059,1286596r1972,-9766l4441031,983675r-1972,-9766l4433682,965933r-7975,-5376l4415941,958585xem5705923,947149r-877851,l4818306,949121r-7975,5377l4804954,962473r-1972,9766l4802982,1288266r1972,9766l4810331,1306007r7975,5377l4828072,1313356r877851,l5715689,1311384r7975,-5377l5729041,1298032r1971,-9766l5731012,972239r-1971,-9766l5723664,954498r-7975,-5377l5705923,947149xe" filled="f" strokeweight=".13936mm">
                  <v:path arrowok="t"/>
                </v:shape>
                <v:shape id="Graphic 111" o:spid="_x0000_s1109" style="position:absolute;left:10359;top:2908;width:3010;height:12;visibility:visible;mso-wrap-style:square;v-text-anchor:top" coordsize="30099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" path="m,l300831,e" filled="f" strokeweight=".27875mm">
                  <v:path arrowok="t"/>
                </v:shape>
                <v:shape id="Graphic 112" o:spid="_x0000_s1110" style="position:absolute;left:13198;top:2686;width:590;height:444;visibility:visible;mso-wrap-style:square;v-text-anchor:top" coordsize="59055,444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" path="m,l19435,22191,,44382,58737,22191,,xe" fillcolor="black" stroked="f">
                  <v:path arrowok="t"/>
                </v:shape>
                <v:shape id="Graphic 113" o:spid="_x0000_s1111" style="position:absolute;left:13198;top:2686;width:590;height:444;visibility:visible;mso-wrap-style:square;v-text-anchor:top" coordsize="59055,444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" path="m58737,22191l,,19435,22191,,44382,58737,22191xe" filled="f" strokeweight=".27875mm">
                  <v:path arrowok="t"/>
                </v:shape>
                <v:shape id="Graphic 114" o:spid="_x0000_s1112" style="position:absolute;left:21831;top:2908;width:3010;height:12;visibility:visible;mso-wrap-style:square;v-text-anchor:top" coordsize="30099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" path="m,l300831,e" filled="f" strokeweight=".27875mm">
                  <v:path arrowok="t"/>
                </v:shape>
                <v:shape id="Graphic 115" o:spid="_x0000_s1113" style="position:absolute;left:24670;top:2686;width:590;height:444;visibility:visible;mso-wrap-style:square;v-text-anchor:top" coordsize="59055,444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" path="m,l19435,22191,,44382,58737,22191,,xe" fillcolor="black" stroked="f">
                  <v:path arrowok="t"/>
                </v:shape>
                <v:shape id="Graphic 116" o:spid="_x0000_s1114" style="position:absolute;left:24670;top:2686;width:590;height:444;visibility:visible;mso-wrap-style:square;v-text-anchor:top" coordsize="59055,444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" path="m58737,22191l,,19435,22191,,44382,58737,22191xe" filled="f" strokeweight=".27875mm">
                  <v:path arrowok="t"/>
                </v:shape>
                <v:shape id="Graphic 117" o:spid="_x0000_s1115" style="position:absolute;left:5693;top:4649;width:23661;height:5289;visibility:visible;mso-wrap-style:square;v-text-anchor:top" coordsize="2366010,5289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" path="m2365797,r,160618l,160618,,528878e" filled="f" strokeweight=".27875mm">
                  <v:path arrowok="t"/>
                </v:shape>
                <v:shape id="Graphic 118" o:spid="_x0000_s1116" style="position:absolute;left:5471;top:9768;width:445;height:591;visibility:visible;mso-wrap-style:square;v-text-anchor:top" coordsize="44450,590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" path="m44382,l22191,19435,,,22191,58737,44382,xe" fillcolor="black" stroked="f">
                  <v:path arrowok="t"/>
                </v:shape>
                <v:shape id="Graphic 119" o:spid="_x0000_s1117" style="position:absolute;left:5471;top:9768;width:445;height:591;visibility:visible;mso-wrap-style:square;v-text-anchor:top" coordsize="44450,590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" path="m22191,58737l44382,,22191,19435,,,22191,58737xe" filled="f" strokeweight=".27875mm">
                  <v:path arrowok="t"/>
                </v:shape>
                <v:shape id="Graphic 120" o:spid="_x0000_s1118" style="position:absolute;left:9645;top:12356;width:3010;height:12;visibility:visible;mso-wrap-style:square;v-text-anchor:top" coordsize="30099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" path="m,l300831,e" filled="f" strokeweight=".27875mm">
                  <v:path arrowok="t"/>
                </v:shape>
                <v:shape id="Graphic 121" o:spid="_x0000_s1119" style="position:absolute;left:12484;top:12134;width:590;height:444;visibility:visible;mso-wrap-style:square;v-text-anchor:top" coordsize="59055,444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" path="m,l19435,22191,,44382,58737,22191,,xe" fillcolor="black" stroked="f">
                  <v:path arrowok="t"/>
                </v:shape>
                <v:shape id="Graphic 122" o:spid="_x0000_s1120" style="position:absolute;left:12484;top:12134;width:590;height:444;visibility:visible;mso-wrap-style:square;v-text-anchor:top" coordsize="59055,444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" path="m58737,22191l,,19435,22191,,44382,58737,22191xe" filled="f" strokeweight=".27875mm">
                  <v:path arrowok="t"/>
                </v:shape>
                <v:shape id="Graphic 123" o:spid="_x0000_s1121" style="position:absolute;left:21117;top:12356;width:3010;height:12;visibility:visible;mso-wrap-style:square;v-text-anchor:top" coordsize="30099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" path="m,l300831,e" filled="f" strokeweight=".27875mm">
                  <v:path arrowok="t"/>
                </v:shape>
                <v:shape id="Graphic 124" o:spid="_x0000_s1122" style="position:absolute;left:23956;top:12134;width:590;height:444;visibility:visible;mso-wrap-style:square;v-text-anchor:top" coordsize="59055,444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" path="m,l19435,22191,,44382,58737,22191,,xe" fillcolor="black" stroked="f">
                  <v:path arrowok="t"/>
                </v:shape>
                <v:shape id="Graphic 125" o:spid="_x0000_s1123" style="position:absolute;left:23956;top:12134;width:590;height:444;visibility:visible;mso-wrap-style:square;v-text-anchor:top" coordsize="59055,444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" path="m58737,22191l,,19435,22191,,44382,58737,22191xe" filled="f" strokeweight=".27875mm">
                  <v:path arrowok="t"/>
                </v:shape>
                <v:shape id="Graphic 126" o:spid="_x0000_s1124" style="position:absolute;left:32589;top:12356;width:3010;height:12;visibility:visible;mso-wrap-style:square;v-text-anchor:top" coordsize="30099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" path="m,l300831,e" filled="f" strokeweight=".27875mm">
                  <v:path arrowok="t"/>
                </v:shape>
                <v:shape id="Graphic 127" o:spid="_x0000_s1125" style="position:absolute;left:35428;top:12134;width:590;height:444;visibility:visible;mso-wrap-style:square;v-text-anchor:top" coordsize="59055,444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" path="m,l19435,22191,,44382,58737,22191,,xe" fillcolor="black" stroked="f">
                  <v:path arrowok="t"/>
                </v:shape>
                <v:shape id="Graphic 128" o:spid="_x0000_s1126" style="position:absolute;left:35428;top:12134;width:590;height:444;visibility:visible;mso-wrap-style:square;v-text-anchor:top" coordsize="59055,444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" path="m58737,22191l,,19435,22191,,44382,58737,22191xe" filled="f" strokeweight=".27875mm">
                  <v:path arrowok="t"/>
                </v:shape>
                <v:shape id="Graphic 129" o:spid="_x0000_s1127" style="position:absolute;left:45489;top:12356;width:3010;height:12;visibility:visible;mso-wrap-style:square;v-text-anchor:top" coordsize="30099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" path="m,l300831,e" filled="f" strokeweight=".27875mm">
                  <v:path arrowok="t"/>
                </v:shape>
                <v:shape id="Graphic 130" o:spid="_x0000_s1128" style="position:absolute;left:48328;top:12134;width:590;height:444;visibility:visible;mso-wrap-style:square;v-text-anchor:top" coordsize="59055,444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" path="m,l19435,22191,,44382,58737,22191,,xe" fillcolor="black" stroked="f">
                  <v:path arrowok="t"/>
                </v:shape>
                <v:shape id="Graphic 131" o:spid="_x0000_s1129" style="position:absolute;left:48328;top:12134;width:590;height:444;visibility:visible;mso-wrap-style:square;v-text-anchor:top" coordsize="59055,444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" path="m58737,22191l,,19435,22191,,44382,58737,22191xe" filled="f" strokeweight=".27875mm">
                  <v:path arrowok="t"/>
                </v:shape>
                <v:shape id="Graphic 132" o:spid="_x0000_s1130" style="position:absolute;left:25;top:25;width:59372;height:15195;visibility:visible;mso-wrap-style:square;v-text-anchor:top" coordsize="5937250,15195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" path="m3377993,l50179,,30646,3943,14696,14696,3943,30646,,50179,,526456r3943,19532l14696,561938r15950,10754l50179,576635r3327814,l3397525,572692r15950,-10754l3424229,545988r3943,-19532l3428172,50179r-3943,-19533l3413475,14696,3397525,3943,3377993,xem5886567,947015r-5765000,l102035,950958,86085,961712,75331,977662r-3943,19532l71388,1469045r3943,19532l86085,1504527r15950,10754l121567,1519224r5765000,l5906099,1515281r15951,-10754l5932803,1488577r3944,-19532l5936747,997194r-3944,-19532l5922050,961712r-15951,-10754l5886567,947015xe" filled="f" strokeweight=".13936mm">
                  <v:stroke dashstyle="dash"/>
                  <v:path arrowok="t"/>
                </v:shape>
                <v:shape id="Textbox 133" o:spid="_x0000_s1131" type="#_x0000_t202" style="position:absolute;left:2660;top:1159;width:6198;height:323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" filled="f" stroked="f">
                  <v:textbox inset="0,0,0,0">
                    <w:txbxContent>
                      <w:p w14:paraId="00DC2825" w14:textId="77777777" w:rsidR="00350CFB" w:rsidRDefault="00283FFF">
                        <w:pPr>
                          <w:spacing w:line="266" w:lineRule="auto"/>
                          <w:ind w:right="18" w:firstLine="51"/>
                          <w:rPr>
                            <w:sz w:val="21"/>
                          </w:rPr>
                        </w:pPr>
                        <w:r>
                          <w:rPr>
                            <w:spacing w:val="-2"/>
                            <w:w w:val="105"/>
                            <w:sz w:val="21"/>
                          </w:rPr>
                          <w:t xml:space="preserve">BigQuery </w:t>
                        </w:r>
                        <w:r>
                          <w:rPr>
                            <w:w w:val="105"/>
                            <w:sz w:val="21"/>
                          </w:rPr>
                          <w:t>public</w:t>
                        </w:r>
                        <w:r>
                          <w:rPr>
                            <w:spacing w:val="-13"/>
                            <w:w w:val="105"/>
                            <w:sz w:val="21"/>
                          </w:rPr>
                          <w:t xml:space="preserve"> </w:t>
                        </w:r>
                        <w:r>
                          <w:rPr>
                            <w:spacing w:val="-5"/>
                            <w:w w:val="105"/>
                            <w:sz w:val="21"/>
                          </w:rPr>
                          <w:t>logs</w:t>
                        </w:r>
                      </w:p>
                    </w:txbxContent>
                  </v:textbox>
                </v:shape>
                <v:shape id="Textbox 134" o:spid="_x0000_s1132" type="#_x0000_t202" style="position:absolute;left:2718;top:10585;width:6077;height:323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" filled="f" stroked="f">
                  <v:textbox inset="0,0,0,0">
                    <w:txbxContent>
                      <w:p w14:paraId="00DC2826" w14:textId="77777777" w:rsidR="00350CFB" w:rsidRDefault="00283FFF">
                        <w:pPr>
                          <w:spacing w:line="266" w:lineRule="auto"/>
                          <w:ind w:left="222" w:right="18" w:hanging="223"/>
                          <w:rPr>
                            <w:sz w:val="21"/>
                          </w:rPr>
                        </w:pPr>
                        <w:r>
                          <w:rPr>
                            <w:spacing w:val="-2"/>
                            <w:sz w:val="21"/>
                          </w:rPr>
                          <w:t xml:space="preserve">Preprocess </w:t>
                        </w:r>
                        <w:r>
                          <w:rPr>
                            <w:spacing w:val="-2"/>
                            <w:w w:val="105"/>
                            <w:sz w:val="21"/>
                          </w:rPr>
                          <w:t>edges</w:t>
                        </w:r>
                      </w:p>
                    </w:txbxContent>
                  </v:textbox>
                </v:shape>
                <v:shape id="Textbox 135" o:spid="_x0000_s1133" type="#_x0000_t202" style="position:absolute;left:36799;top:10745;width:8173;height:323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" filled="f" stroked="f">
                  <v:textbox inset="0,0,0,0">
                    <w:txbxContent>
                      <w:p w14:paraId="00DC2827" w14:textId="77777777" w:rsidR="00350CFB" w:rsidRDefault="00283FFF">
                        <w:pPr>
                          <w:spacing w:line="266" w:lineRule="auto"/>
                          <w:ind w:right="18" w:firstLine="171"/>
                          <w:rPr>
                            <w:sz w:val="21"/>
                          </w:rPr>
                        </w:pPr>
                        <w:r>
                          <w:rPr>
                            <w:spacing w:val="-2"/>
                            <w:w w:val="105"/>
                            <w:sz w:val="21"/>
                          </w:rPr>
                          <w:t>Alignment &amp;</w:t>
                        </w:r>
                        <w:r>
                          <w:rPr>
                            <w:spacing w:val="-12"/>
                            <w:w w:val="105"/>
                            <w:sz w:val="21"/>
                          </w:rPr>
                          <w:t xml:space="preserve"> </w:t>
                        </w:r>
                        <w:r>
                          <w:rPr>
                            <w:spacing w:val="-2"/>
                            <w:w w:val="105"/>
                            <w:sz w:val="21"/>
                          </w:rPr>
                          <w:t>benchmarks</w:t>
                        </w:r>
                      </w:p>
                    </w:txbxContent>
                  </v:textbox>
                </v:shape>
                <v:shape id="Textbox 136" o:spid="_x0000_s1134" type="#_x0000_t202" style="position:absolute;left:51826;top:10587;width:3925;height:323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" filled="f" stroked="f">
                  <v:textbox inset="0,0,0,0">
                    <w:txbxContent>
                      <w:p w14:paraId="00DC2828" w14:textId="77777777" w:rsidR="00350CFB" w:rsidRDefault="00283FFF">
                        <w:pPr>
                          <w:spacing w:line="266" w:lineRule="auto"/>
                          <w:ind w:left="22" w:right="18" w:hanging="23"/>
                          <w:rPr>
                            <w:sz w:val="21"/>
                          </w:rPr>
                        </w:pPr>
                        <w:r>
                          <w:rPr>
                            <w:spacing w:val="-4"/>
                            <w:sz w:val="21"/>
                          </w:rPr>
                          <w:t xml:space="preserve">LaTeX </w:t>
                        </w:r>
                        <w:r>
                          <w:rPr>
                            <w:spacing w:val="-2"/>
                            <w:w w:val="105"/>
                            <w:sz w:val="21"/>
                          </w:rPr>
                          <w:t>export</w:t>
                        </w:r>
                      </w:p>
                    </w:txbxContent>
                  </v:textbox>
                </v:shape>
                <v:shape id="Textbox 137" o:spid="_x0000_s1135" type="#_x0000_t202" style="position:absolute;left:25460;top:1183;width:7785;height:345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" filled="f" stroked="f">
                  <v:textbox inset="0,0,0,0">
                    <w:txbxContent>
                      <w:p w14:paraId="00DC2829" w14:textId="77777777" w:rsidR="00350CFB" w:rsidRDefault="00283FFF">
                        <w:pPr>
                          <w:spacing w:before="7" w:line="266" w:lineRule="auto"/>
                          <w:ind w:left="336" w:hanging="54"/>
                          <w:rPr>
                            <w:sz w:val="21"/>
                          </w:rPr>
                        </w:pPr>
                        <w:r>
                          <w:rPr>
                            <w:spacing w:val="-2"/>
                            <w:sz w:val="21"/>
                          </w:rPr>
                          <w:t xml:space="preserve">Decode </w:t>
                        </w:r>
                        <w:r>
                          <w:rPr>
                            <w:spacing w:val="-2"/>
                            <w:w w:val="105"/>
                            <w:sz w:val="21"/>
                          </w:rPr>
                          <w:t>events</w:t>
                        </w:r>
                      </w:p>
                    </w:txbxContent>
                  </v:textbox>
                </v:shape>
                <v:shape id="Textbox 138" o:spid="_x0000_s1136" type="#_x0000_t202" style="position:absolute;left:13988;top:1272;width:7785;height:327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" filled="f" stroked="f">
                  <v:textbox inset="0,0,0,0">
                    <w:txbxContent>
                      <w:p w14:paraId="00DC282A" w14:textId="77777777" w:rsidR="00350CFB" w:rsidRDefault="00283FFF">
                        <w:pPr>
                          <w:spacing w:line="217" w:lineRule="exact"/>
                          <w:jc w:val="center"/>
                          <w:rPr>
                            <w:sz w:val="21"/>
                          </w:rPr>
                        </w:pPr>
                        <w:r>
                          <w:rPr>
                            <w:spacing w:val="-2"/>
                            <w:w w:val="105"/>
                            <w:sz w:val="21"/>
                          </w:rPr>
                          <w:t>Extract</w:t>
                        </w:r>
                      </w:p>
                      <w:p w14:paraId="00DC282B" w14:textId="77777777" w:rsidR="00350CFB" w:rsidRDefault="00283FFF">
                        <w:pPr>
                          <w:spacing w:before="27"/>
                          <w:jc w:val="center"/>
                          <w:rPr>
                            <w:sz w:val="21"/>
                          </w:rPr>
                        </w:pPr>
                        <w:r>
                          <w:rPr>
                            <w:spacing w:val="-2"/>
                            <w:w w:val="105"/>
                            <w:sz w:val="21"/>
                          </w:rPr>
                          <w:t>(monthly)</w:t>
                        </w:r>
                      </w:p>
                    </w:txbxContent>
                  </v:textbox>
                </v:shape>
                <v:shape id="Textbox 139" o:spid="_x0000_s1137" type="#_x0000_t202" style="position:absolute;left:24711;top:10660;width:7855;height:339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" filled="f" strokeweight=".19414mm">
                  <v:textbox inset="0,0,0,0">
                    <w:txbxContent>
                      <w:p w14:paraId="00DC282C" w14:textId="77777777" w:rsidR="00350CFB" w:rsidRDefault="00283FFF">
                        <w:pPr>
                          <w:spacing w:line="266" w:lineRule="auto"/>
                          <w:ind w:left="294" w:right="292" w:firstLine="59"/>
                          <w:rPr>
                            <w:sz w:val="21"/>
                          </w:rPr>
                        </w:pPr>
                        <w:r>
                          <w:rPr>
                            <w:spacing w:val="-4"/>
                            <w:w w:val="105"/>
                            <w:sz w:val="21"/>
                          </w:rPr>
                          <w:t xml:space="preserve">Proxy </w:t>
                        </w:r>
                        <w:r>
                          <w:rPr>
                            <w:spacing w:val="-2"/>
                            <w:sz w:val="21"/>
                          </w:rPr>
                          <w:t>metrics</w:t>
                        </w:r>
                      </w:p>
                    </w:txbxContent>
                  </v:textbox>
                </v:shape>
                <v:shape id="Textbox 140" o:spid="_x0000_s1138" type="#_x0000_t202" style="position:absolute;left:13239;top:10640;width:7855;height:343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" filled="f" strokeweight=".19414mm">
                  <v:textbox inset="0,0,0,0">
                    <w:txbxContent>
                      <w:p w14:paraId="00DC282D" w14:textId="77777777" w:rsidR="00350CFB" w:rsidRDefault="00283FFF">
                        <w:pPr>
                          <w:spacing w:line="266" w:lineRule="auto"/>
                          <w:ind w:left="342" w:right="172" w:hanging="169"/>
                          <w:rPr>
                            <w:sz w:val="21"/>
                          </w:rPr>
                        </w:pPr>
                        <w:r>
                          <w:rPr>
                            <w:spacing w:val="-2"/>
                            <w:sz w:val="21"/>
                          </w:rPr>
                          <w:t xml:space="preserve">PageRank </w:t>
                        </w:r>
                        <w:r>
                          <w:rPr>
                            <w:spacing w:val="-2"/>
                            <w:w w:val="105"/>
                            <w:sz w:val="21"/>
                          </w:rPr>
                          <w:t>scores</w:t>
                        </w:r>
                      </w:p>
                    </w:txbxContent>
                  </v:textbox>
                </v:shape>
                <w10:wrap type="topAndBottom" anchorx="page"/>
              </v:group>
            </w:pict>
          </mc:Fallback>
        </mc:AlternateContent>
      </w:r>
    </w:p>
    <w:p w14:paraId="00DC1EAA" w14:textId="77777777" w:rsidR="00350CFB" w:rsidRDefault="00283FFF">
      <w:pPr>
        <w:spacing w:before="42"/>
        <w:ind w:left="-1" w:right="168"/>
        <w:jc w:val="center"/>
        <w:rPr>
          <w:sz w:val="19"/>
        </w:rPr>
      </w:pPr>
      <w:r>
        <w:rPr>
          <w:w w:val="105"/>
          <w:sz w:val="19"/>
        </w:rPr>
        <w:t>Local</w:t>
      </w:r>
      <w:r>
        <w:rPr>
          <w:spacing w:val="-7"/>
          <w:w w:val="105"/>
          <w:sz w:val="19"/>
        </w:rPr>
        <w:t xml:space="preserve"> </w:t>
      </w:r>
      <w:r>
        <w:rPr>
          <w:w w:val="105"/>
          <w:sz w:val="19"/>
        </w:rPr>
        <w:t>/</w:t>
      </w:r>
      <w:r>
        <w:rPr>
          <w:spacing w:val="-6"/>
          <w:w w:val="105"/>
          <w:sz w:val="19"/>
        </w:rPr>
        <w:t xml:space="preserve"> </w:t>
      </w:r>
      <w:r>
        <w:rPr>
          <w:spacing w:val="-2"/>
          <w:w w:val="105"/>
          <w:sz w:val="19"/>
        </w:rPr>
        <w:t>reproducible</w:t>
      </w:r>
    </w:p>
    <w:p w14:paraId="00DC1EAB" w14:textId="77777777" w:rsidR="00350CFB" w:rsidRDefault="00350CFB">
      <w:pPr>
        <w:pStyle w:val="BodyText"/>
        <w:spacing w:before="39"/>
        <w:rPr>
          <w:sz w:val="19"/>
        </w:rPr>
      </w:pPr>
    </w:p>
    <w:p w14:paraId="00DC1EAC" w14:textId="77777777" w:rsidR="00350CFB" w:rsidRDefault="00283FFF">
      <w:pPr>
        <w:pStyle w:val="BodyText"/>
        <w:spacing w:before="1" w:line="252" w:lineRule="auto"/>
        <w:ind w:left="282" w:right="563"/>
        <w:jc w:val="both"/>
      </w:pPr>
      <w:r>
        <w:t>Figure</w:t>
      </w:r>
      <w:r>
        <w:rPr>
          <w:spacing w:val="-9"/>
        </w:rPr>
        <w:t xml:space="preserve"> </w:t>
      </w:r>
      <w:r>
        <w:t>3.1: Evaluation</w:t>
      </w:r>
      <w:r>
        <w:rPr>
          <w:spacing w:val="-9"/>
        </w:rPr>
        <w:t xml:space="preserve"> </w:t>
      </w:r>
      <w:r>
        <w:t>pipeline: public</w:t>
      </w:r>
      <w:r>
        <w:rPr>
          <w:spacing w:val="-9"/>
        </w:rPr>
        <w:t xml:space="preserve"> </w:t>
      </w:r>
      <w:r>
        <w:t>Arbitrum</w:t>
      </w:r>
      <w:r>
        <w:rPr>
          <w:spacing w:val="-9"/>
        </w:rPr>
        <w:t xml:space="preserve"> </w:t>
      </w:r>
      <w:r>
        <w:t>logs</w:t>
      </w:r>
      <w:r>
        <w:rPr>
          <w:spacing w:val="-9"/>
        </w:rPr>
        <w:t xml:space="preserve"> </w:t>
      </w:r>
      <w:r>
        <w:t>are</w:t>
      </w:r>
      <w:r>
        <w:rPr>
          <w:spacing w:val="-9"/>
        </w:rPr>
        <w:t xml:space="preserve"> </w:t>
      </w:r>
      <w:r>
        <w:t>extracted</w:t>
      </w:r>
      <w:r>
        <w:rPr>
          <w:spacing w:val="-9"/>
        </w:rPr>
        <w:t xml:space="preserve"> </w:t>
      </w:r>
      <w:r>
        <w:t>and</w:t>
      </w:r>
      <w:r>
        <w:rPr>
          <w:spacing w:val="-9"/>
        </w:rPr>
        <w:t xml:space="preserve"> </w:t>
      </w:r>
      <w:r>
        <w:t>decoded,</w:t>
      </w:r>
      <w:r>
        <w:rPr>
          <w:spacing w:val="-8"/>
        </w:rPr>
        <w:t xml:space="preserve"> </w:t>
      </w:r>
      <w:r>
        <w:t>reputation</w:t>
      </w:r>
      <w:r>
        <w:rPr>
          <w:spacing w:val="-9"/>
        </w:rPr>
        <w:t xml:space="preserve"> </w:t>
      </w:r>
      <w:r>
        <w:t>edges and GMX outcomes are preprocessed, EndorseRank and AWP ranks are computed, proxies and alignment statistics are evaluated, and LaTeX result fragments are exported.</w:t>
      </w:r>
    </w:p>
    <w:p w14:paraId="00DC1EAD" w14:textId="77777777" w:rsidR="00350CFB" w:rsidRDefault="00350CFB">
      <w:pPr>
        <w:pStyle w:val="BodyText"/>
        <w:spacing w:before="202"/>
      </w:pPr>
    </w:p>
    <w:p w14:paraId="00DC1EAE" w14:textId="77777777" w:rsidR="00350CFB" w:rsidRDefault="00283FFF">
      <w:pPr>
        <w:pStyle w:val="BodyText"/>
        <w:spacing w:before="1" w:line="396" w:lineRule="auto"/>
        <w:ind w:left="282" w:right="543"/>
        <w:jc w:val="both"/>
      </w:pPr>
      <w:r>
        <w:t>Operationally, Phase 1 scripts write GMX raw logs and decoded events; Phase 2 scripts write monthly</w:t>
      </w:r>
      <w:r>
        <w:rPr>
          <w:spacing w:val="44"/>
        </w:rPr>
        <w:t xml:space="preserve"> </w:t>
      </w:r>
      <w:r>
        <w:t>approval/transfer</w:t>
      </w:r>
      <w:r>
        <w:rPr>
          <w:spacing w:val="45"/>
        </w:rPr>
        <w:t xml:space="preserve"> </w:t>
      </w:r>
      <w:r>
        <w:t>shards</w:t>
      </w:r>
      <w:r>
        <w:rPr>
          <w:spacing w:val="46"/>
        </w:rPr>
        <w:t xml:space="preserve"> </w:t>
      </w:r>
      <w:r>
        <w:t>and</w:t>
      </w:r>
      <w:r>
        <w:rPr>
          <w:spacing w:val="45"/>
        </w:rPr>
        <w:t xml:space="preserve"> </w:t>
      </w:r>
      <w:r>
        <w:t>consolidated</w:t>
      </w:r>
      <w:r>
        <w:rPr>
          <w:spacing w:val="46"/>
        </w:rPr>
        <w:t xml:space="preserve"> </w:t>
      </w:r>
      <w:r>
        <w:t>latest-allowance</w:t>
      </w:r>
      <w:r>
        <w:rPr>
          <w:spacing w:val="45"/>
        </w:rPr>
        <w:t xml:space="preserve"> </w:t>
      </w:r>
      <w:r>
        <w:t>and</w:t>
      </w:r>
      <w:r>
        <w:rPr>
          <w:spacing w:val="46"/>
        </w:rPr>
        <w:t xml:space="preserve"> </w:t>
      </w:r>
      <w:r>
        <w:t>transfer-event</w:t>
      </w:r>
      <w:r>
        <w:rPr>
          <w:spacing w:val="45"/>
        </w:rPr>
        <w:t xml:space="preserve"> </w:t>
      </w:r>
      <w:r>
        <w:rPr>
          <w:spacing w:val="-2"/>
        </w:rPr>
        <w:t>tables;</w:t>
      </w:r>
    </w:p>
    <w:p w14:paraId="00DC1EAF" w14:textId="77777777" w:rsidR="00350CFB" w:rsidRDefault="00283FFF">
      <w:pPr>
        <w:pStyle w:val="BodyText"/>
        <w:spacing w:before="9"/>
        <w:rPr>
          <w:sz w:val="15"/>
        </w:rPr>
      </w:pPr>
      <w:r>
        <w:rPr>
          <w:noProof/>
          <w:sz w:val="15"/>
        </w:rPr>
        <mc:AlternateContent>
          <mc:Choice Requires="wps">
            <w:drawing>
              <wp:anchor distT="0" distB="0" distL="0" distR="0" simplePos="0" relativeHeight="487606784" behindDoc="1" locked="0" layoutInCell="1" allowOverlap="1" wp14:anchorId="00DC2722" wp14:editId="00DC2723">
                <wp:simplePos x="0" y="0"/>
                <wp:positionH relativeFrom="page">
                  <wp:posOffset>809244</wp:posOffset>
                </wp:positionH>
                <wp:positionV relativeFrom="paragraph">
                  <wp:posOffset>131050</wp:posOffset>
                </wp:positionV>
                <wp:extent cx="2376805" cy="1270"/>
                <wp:effectExtent l="0" t="0" r="0" b="0"/>
                <wp:wrapTopAndBottom/>
                <wp:docPr id="141" name="Graphic 1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76805" cy="1270"/>
                        </a:xfrm>
                        <a:custGeom>
                          <a:avLst/>
                          <a:gdLst/>
                          <a:ahLst/>
                          <a:cxnLst/>
                          <a:rect l="l" t="t" r="r" b="b"/>
                          <a:pathLst>
                            <a:path w="2376805">
                              <a:moveTo>
                                <a:pt x="0" y="0"/>
                              </a:moveTo>
                              <a:lnTo>
                                <a:pt x="2376563"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8DA4037" id="Graphic 141" o:spid="_x0000_s1026" style="position:absolute;margin-left:63.7pt;margin-top:10.3pt;width:187.15pt;height:.1pt;z-index:-15709696;visibility:visible;mso-wrap-style:square;mso-wrap-distance-left:0;mso-wrap-distance-top:0;mso-wrap-distance-right:0;mso-wrap-distance-bottom:0;mso-position-horizontal:absolute;mso-position-horizontal-relative:page;mso-position-vertical:absolute;mso-position-vertical-relative:text;v-text-anchor:top" coordsize="237680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" path="m,l2376563,e" filled="f" strokeweight=".14056mm">
                <v:path arrowok="t"/>
                <w10:wrap type="topAndBottom" anchorx="page"/>
              </v:shape>
            </w:pict>
          </mc:Fallback>
        </mc:AlternateContent>
      </w:r>
    </w:p>
    <w:p w14:paraId="00DC1EB0" w14:textId="77777777" w:rsidR="00350CFB" w:rsidRDefault="00283FFF">
      <w:pPr>
        <w:spacing w:before="32"/>
        <w:ind w:left="282"/>
        <w:rPr>
          <w:sz w:val="20"/>
        </w:rPr>
      </w:pPr>
      <w:r>
        <w:rPr>
          <w:sz w:val="20"/>
          <w:vertAlign w:val="superscript"/>
        </w:rPr>
        <w:t>1</w:t>
      </w:r>
      <w:bookmarkStart w:id="171" w:name="_bookmark57"/>
      <w:bookmarkEnd w:id="171"/>
      <w:r>
        <w:rPr>
          <w:sz w:val="20"/>
        </w:rPr>
        <w:t>The</w:t>
      </w:r>
      <w:r>
        <w:rPr>
          <w:spacing w:val="-8"/>
          <w:sz w:val="20"/>
        </w:rPr>
        <w:t xml:space="preserve"> </w:t>
      </w:r>
      <w:r>
        <w:rPr>
          <w:sz w:val="20"/>
        </w:rPr>
        <w:t>per-query</w:t>
      </w:r>
      <w:r>
        <w:rPr>
          <w:spacing w:val="-8"/>
          <w:sz w:val="20"/>
        </w:rPr>
        <w:t xml:space="preserve"> </w:t>
      </w:r>
      <w:r>
        <w:rPr>
          <w:sz w:val="20"/>
        </w:rPr>
        <w:t>byte</w:t>
      </w:r>
      <w:r>
        <w:rPr>
          <w:spacing w:val="-7"/>
          <w:sz w:val="20"/>
        </w:rPr>
        <w:t xml:space="preserve"> </w:t>
      </w:r>
      <w:r>
        <w:rPr>
          <w:sz w:val="20"/>
        </w:rPr>
        <w:t>cap</w:t>
      </w:r>
      <w:r>
        <w:rPr>
          <w:spacing w:val="-7"/>
          <w:sz w:val="20"/>
        </w:rPr>
        <w:t xml:space="preserve"> </w:t>
      </w:r>
      <w:r>
        <w:rPr>
          <w:sz w:val="20"/>
        </w:rPr>
        <w:t>is</w:t>
      </w:r>
      <w:r>
        <w:rPr>
          <w:spacing w:val="-7"/>
          <w:sz w:val="20"/>
        </w:rPr>
        <w:t xml:space="preserve"> </w:t>
      </w:r>
      <w:r>
        <w:rPr>
          <w:sz w:val="20"/>
        </w:rPr>
        <w:t>an</w:t>
      </w:r>
      <w:r>
        <w:rPr>
          <w:spacing w:val="-7"/>
          <w:sz w:val="20"/>
        </w:rPr>
        <w:t xml:space="preserve"> </w:t>
      </w:r>
      <w:r>
        <w:rPr>
          <w:sz w:val="20"/>
        </w:rPr>
        <w:t>operational</w:t>
      </w:r>
      <w:r>
        <w:rPr>
          <w:spacing w:val="-7"/>
          <w:sz w:val="20"/>
        </w:rPr>
        <w:t xml:space="preserve"> </w:t>
      </w:r>
      <w:r>
        <w:rPr>
          <w:sz w:val="20"/>
        </w:rPr>
        <w:t>policy</w:t>
      </w:r>
      <w:r>
        <w:rPr>
          <w:spacing w:val="-8"/>
          <w:sz w:val="20"/>
        </w:rPr>
        <w:t xml:space="preserve"> </w:t>
      </w:r>
      <w:r>
        <w:rPr>
          <w:sz w:val="20"/>
        </w:rPr>
        <w:t>of</w:t>
      </w:r>
      <w:r>
        <w:rPr>
          <w:spacing w:val="-7"/>
          <w:sz w:val="20"/>
        </w:rPr>
        <w:t xml:space="preserve"> </w:t>
      </w:r>
      <w:r>
        <w:rPr>
          <w:sz w:val="20"/>
        </w:rPr>
        <w:t>this</w:t>
      </w:r>
      <w:r>
        <w:rPr>
          <w:spacing w:val="-8"/>
          <w:sz w:val="20"/>
        </w:rPr>
        <w:t xml:space="preserve"> </w:t>
      </w:r>
      <w:r>
        <w:rPr>
          <w:sz w:val="20"/>
        </w:rPr>
        <w:t>study’s</w:t>
      </w:r>
      <w:r>
        <w:rPr>
          <w:spacing w:val="-8"/>
          <w:sz w:val="20"/>
        </w:rPr>
        <w:t xml:space="preserve"> </w:t>
      </w:r>
      <w:r>
        <w:rPr>
          <w:sz w:val="20"/>
        </w:rPr>
        <w:t>acquisition</w:t>
      </w:r>
      <w:r>
        <w:rPr>
          <w:spacing w:val="-7"/>
          <w:sz w:val="20"/>
        </w:rPr>
        <w:t xml:space="preserve"> </w:t>
      </w:r>
      <w:r>
        <w:rPr>
          <w:sz w:val="20"/>
        </w:rPr>
        <w:t>pipeline,</w:t>
      </w:r>
      <w:r>
        <w:rPr>
          <w:spacing w:val="-7"/>
          <w:sz w:val="20"/>
        </w:rPr>
        <w:t xml:space="preserve"> </w:t>
      </w:r>
      <w:r>
        <w:rPr>
          <w:sz w:val="20"/>
        </w:rPr>
        <w:t>not</w:t>
      </w:r>
      <w:r>
        <w:rPr>
          <w:spacing w:val="-7"/>
          <w:sz w:val="20"/>
        </w:rPr>
        <w:t xml:space="preserve"> </w:t>
      </w:r>
      <w:r>
        <w:rPr>
          <w:sz w:val="20"/>
        </w:rPr>
        <w:t>a</w:t>
      </w:r>
      <w:r>
        <w:rPr>
          <w:spacing w:val="-7"/>
          <w:sz w:val="20"/>
        </w:rPr>
        <w:t xml:space="preserve"> </w:t>
      </w:r>
      <w:r>
        <w:rPr>
          <w:sz w:val="20"/>
        </w:rPr>
        <w:t>property</w:t>
      </w:r>
      <w:r>
        <w:rPr>
          <w:spacing w:val="-7"/>
          <w:sz w:val="20"/>
        </w:rPr>
        <w:t xml:space="preserve"> </w:t>
      </w:r>
      <w:r>
        <w:rPr>
          <w:sz w:val="20"/>
        </w:rPr>
        <w:t>of</w:t>
      </w:r>
      <w:r>
        <w:rPr>
          <w:spacing w:val="-8"/>
          <w:sz w:val="20"/>
        </w:rPr>
        <w:t xml:space="preserve"> </w:t>
      </w:r>
      <w:r>
        <w:rPr>
          <w:sz w:val="20"/>
        </w:rPr>
        <w:t>BigQuery</w:t>
      </w:r>
      <w:r>
        <w:rPr>
          <w:spacing w:val="-7"/>
          <w:sz w:val="20"/>
        </w:rPr>
        <w:t xml:space="preserve"> </w:t>
      </w:r>
      <w:r>
        <w:rPr>
          <w:spacing w:val="-2"/>
          <w:sz w:val="20"/>
        </w:rPr>
        <w:t>itself.</w:t>
      </w:r>
    </w:p>
    <w:p w14:paraId="00DC1EB1" w14:textId="77777777" w:rsidR="00350CFB" w:rsidRDefault="00350CFB">
      <w:pPr>
        <w:rPr>
          <w:sz w:val="20"/>
        </w:rPr>
        <w:sectPr w:rsidR="00350CFB">
          <w:pgSz w:w="11910" w:h="16840"/>
          <w:pgMar w:top="1840" w:right="708" w:bottom="2300" w:left="992" w:header="0" w:footer="2115" w:gutter="0"/>
          <w:cols w:space="720"/>
        </w:sectPr>
      </w:pPr>
    </w:p>
    <w:p w14:paraId="00DC1EB2" w14:textId="77777777" w:rsidR="00350CFB" w:rsidRDefault="00283FFF">
      <w:pPr>
        <w:pStyle w:val="BodyText"/>
        <w:spacing w:before="72" w:line="396" w:lineRule="auto"/>
        <w:ind w:left="282" w:right="563"/>
        <w:jc w:val="both"/>
      </w:pPr>
      <w:r>
        <w:lastRenderedPageBreak/>
        <w:t xml:space="preserve">Phase 3 scripts read those tables, build graphs, run PageRank, compute proxies, and export the result tables reported in Chapter </w:t>
      </w:r>
      <w:hyperlink w:anchor="_bookmark84" w:history="1">
        <w:r>
          <w:t>4</w:t>
        </w:r>
      </w:hyperlink>
      <w:r>
        <w:t>.</w:t>
      </w:r>
      <w:r>
        <w:rPr>
          <w:spacing w:val="40"/>
        </w:rPr>
        <w:t xml:space="preserve"> </w:t>
      </w:r>
      <w:r>
        <w:t xml:space="preserve">The same pipeline supports offline verification on synthetic </w:t>
      </w:r>
      <w:bookmarkStart w:id="172" w:name="Event_decoding"/>
      <w:bookmarkStart w:id="173" w:name="_bookmark58"/>
      <w:bookmarkEnd w:id="172"/>
      <w:bookmarkEnd w:id="173"/>
      <w:r>
        <w:t>fixtures without cloud credentials.</w:t>
      </w:r>
    </w:p>
    <w:p w14:paraId="00DC1EB3" w14:textId="77777777" w:rsidR="00350CFB" w:rsidRDefault="00350CFB">
      <w:pPr>
        <w:pStyle w:val="BodyText"/>
        <w:spacing w:before="149"/>
      </w:pPr>
    </w:p>
    <w:p w14:paraId="00DC1EB4" w14:textId="77777777" w:rsidR="00350CFB" w:rsidRDefault="00283FFF">
      <w:pPr>
        <w:pStyle w:val="Heading2"/>
        <w:numPr>
          <w:ilvl w:val="1"/>
          <w:numId w:val="26"/>
        </w:numPr>
        <w:tabs>
          <w:tab w:val="left" w:pos="783"/>
        </w:tabs>
        <w:ind w:left="783" w:hanging="501"/>
      </w:pPr>
      <w:r>
        <w:t>Event</w:t>
      </w:r>
      <w:r>
        <w:rPr>
          <w:spacing w:val="15"/>
        </w:rPr>
        <w:t xml:space="preserve"> </w:t>
      </w:r>
      <w:r>
        <w:rPr>
          <w:spacing w:val="-2"/>
        </w:rPr>
        <w:t>decoding</w:t>
      </w:r>
    </w:p>
    <w:p w14:paraId="00DC1EB5" w14:textId="77777777" w:rsidR="00350CFB" w:rsidRDefault="00350CFB">
      <w:pPr>
        <w:pStyle w:val="BodyText"/>
        <w:spacing w:before="24"/>
        <w:rPr>
          <w:b/>
          <w:sz w:val="28"/>
        </w:rPr>
      </w:pPr>
    </w:p>
    <w:p w14:paraId="00DC1EB6" w14:textId="77777777" w:rsidR="00350CFB" w:rsidRDefault="00283FFF">
      <w:pPr>
        <w:pStyle w:val="BodyText"/>
        <w:spacing w:line="396" w:lineRule="auto"/>
        <w:ind w:left="282" w:right="564"/>
        <w:jc w:val="both"/>
      </w:pPr>
      <w:r>
        <w:t>Blockchain logs store events as topics and a data payload rather than as named fields.</w:t>
      </w:r>
      <w:r>
        <w:rPr>
          <w:spacing w:val="40"/>
        </w:rPr>
        <w:t xml:space="preserve"> </w:t>
      </w:r>
      <w:r>
        <w:t>Decoding maps</w:t>
      </w:r>
      <w:r>
        <w:rPr>
          <w:spacing w:val="-8"/>
        </w:rPr>
        <w:t xml:space="preserve"> </w:t>
      </w:r>
      <w:r>
        <w:t>each</w:t>
      </w:r>
      <w:r>
        <w:rPr>
          <w:spacing w:val="-7"/>
        </w:rPr>
        <w:t xml:space="preserve"> </w:t>
      </w:r>
      <w:r>
        <w:t>log</w:t>
      </w:r>
      <w:r>
        <w:rPr>
          <w:spacing w:val="-7"/>
        </w:rPr>
        <w:t xml:space="preserve"> </w:t>
      </w:r>
      <w:r>
        <w:t>row</w:t>
      </w:r>
      <w:r>
        <w:rPr>
          <w:spacing w:val="-7"/>
        </w:rPr>
        <w:t xml:space="preserve"> </w:t>
      </w:r>
      <w:r>
        <w:t>to</w:t>
      </w:r>
      <w:r>
        <w:rPr>
          <w:spacing w:val="-8"/>
        </w:rPr>
        <w:t xml:space="preserve"> </w:t>
      </w:r>
      <w:r>
        <w:t>a</w:t>
      </w:r>
      <w:r>
        <w:rPr>
          <w:spacing w:val="-7"/>
        </w:rPr>
        <w:t xml:space="preserve"> </w:t>
      </w:r>
      <w:r>
        <w:t>typed</w:t>
      </w:r>
      <w:r>
        <w:rPr>
          <w:spacing w:val="-7"/>
        </w:rPr>
        <w:t xml:space="preserve"> </w:t>
      </w:r>
      <w:r>
        <w:t>record</w:t>
      </w:r>
      <w:r>
        <w:rPr>
          <w:spacing w:val="-7"/>
        </w:rPr>
        <w:t xml:space="preserve"> </w:t>
      </w:r>
      <w:r>
        <w:t>used</w:t>
      </w:r>
      <w:r>
        <w:rPr>
          <w:spacing w:val="-7"/>
        </w:rPr>
        <w:t xml:space="preserve"> </w:t>
      </w:r>
      <w:r>
        <w:t>by</w:t>
      </w:r>
      <w:r>
        <w:rPr>
          <w:spacing w:val="-8"/>
        </w:rPr>
        <w:t xml:space="preserve"> </w:t>
      </w:r>
      <w:r>
        <w:t>graph</w:t>
      </w:r>
      <w:r>
        <w:rPr>
          <w:spacing w:val="-7"/>
        </w:rPr>
        <w:t xml:space="preserve"> </w:t>
      </w:r>
      <w:r>
        <w:t>construction</w:t>
      </w:r>
      <w:r>
        <w:rPr>
          <w:spacing w:val="-7"/>
        </w:rPr>
        <w:t xml:space="preserve"> </w:t>
      </w:r>
      <w:r>
        <w:t>and</w:t>
      </w:r>
      <w:r>
        <w:rPr>
          <w:spacing w:val="-7"/>
        </w:rPr>
        <w:t xml:space="preserve"> </w:t>
      </w:r>
      <w:r>
        <w:t>proxy</w:t>
      </w:r>
      <w:r>
        <w:rPr>
          <w:spacing w:val="-8"/>
        </w:rPr>
        <w:t xml:space="preserve"> </w:t>
      </w:r>
      <w:r>
        <w:t>computation.</w:t>
      </w:r>
      <w:r>
        <w:rPr>
          <w:spacing w:val="12"/>
        </w:rPr>
        <w:t xml:space="preserve"> </w:t>
      </w:r>
      <w:r>
        <w:t>Incorrect decoding</w:t>
      </w:r>
      <w:r>
        <w:rPr>
          <w:spacing w:val="-12"/>
        </w:rPr>
        <w:t xml:space="preserve"> </w:t>
      </w:r>
      <w:r>
        <w:t>would</w:t>
      </w:r>
      <w:r>
        <w:rPr>
          <w:spacing w:val="-12"/>
        </w:rPr>
        <w:t xml:space="preserve"> </w:t>
      </w:r>
      <w:r>
        <w:t>silently</w:t>
      </w:r>
      <w:r>
        <w:rPr>
          <w:spacing w:val="-12"/>
        </w:rPr>
        <w:t xml:space="preserve"> </w:t>
      </w:r>
      <w:r>
        <w:t>corrupt</w:t>
      </w:r>
      <w:r>
        <w:rPr>
          <w:spacing w:val="-12"/>
        </w:rPr>
        <w:t xml:space="preserve"> </w:t>
      </w:r>
      <w:r>
        <w:t>both</w:t>
      </w:r>
      <w:r>
        <w:rPr>
          <w:spacing w:val="-12"/>
        </w:rPr>
        <w:t xml:space="preserve"> </w:t>
      </w:r>
      <w:r>
        <w:t>reputation</w:t>
      </w:r>
      <w:r>
        <w:rPr>
          <w:spacing w:val="-12"/>
        </w:rPr>
        <w:t xml:space="preserve"> </w:t>
      </w:r>
      <w:r>
        <w:t>graphs</w:t>
      </w:r>
      <w:r>
        <w:rPr>
          <w:spacing w:val="-12"/>
        </w:rPr>
        <w:t xml:space="preserve"> </w:t>
      </w:r>
      <w:r>
        <w:t>and</w:t>
      </w:r>
      <w:r>
        <w:rPr>
          <w:spacing w:val="-12"/>
        </w:rPr>
        <w:t xml:space="preserve"> </w:t>
      </w:r>
      <w:r>
        <w:t>validation</w:t>
      </w:r>
      <w:r>
        <w:rPr>
          <w:spacing w:val="-12"/>
        </w:rPr>
        <w:t xml:space="preserve"> </w:t>
      </w:r>
      <w:r>
        <w:t>labels;</w:t>
      </w:r>
      <w:r>
        <w:rPr>
          <w:spacing w:val="-11"/>
        </w:rPr>
        <w:t xml:space="preserve"> </w:t>
      </w:r>
      <w:r>
        <w:t>this</w:t>
      </w:r>
      <w:r>
        <w:rPr>
          <w:spacing w:val="-12"/>
        </w:rPr>
        <w:t xml:space="preserve"> </w:t>
      </w:r>
      <w:r>
        <w:t>section</w:t>
      </w:r>
      <w:r>
        <w:rPr>
          <w:spacing w:val="-12"/>
        </w:rPr>
        <w:t xml:space="preserve"> </w:t>
      </w:r>
      <w:r>
        <w:t>therefore records the exact topic hashes and field mappings used in the pipeline.</w:t>
      </w:r>
    </w:p>
    <w:p w14:paraId="00DC1EB7" w14:textId="77777777" w:rsidR="00350CFB" w:rsidRDefault="00283FFF">
      <w:pPr>
        <w:pStyle w:val="ListParagraph"/>
        <w:numPr>
          <w:ilvl w:val="0"/>
          <w:numId w:val="16"/>
        </w:numPr>
        <w:tabs>
          <w:tab w:val="left" w:pos="806"/>
          <w:tab w:val="left" w:pos="808"/>
        </w:tabs>
        <w:spacing w:before="101" w:line="396" w:lineRule="auto"/>
        <w:ind w:right="522"/>
        <w:jc w:val="both"/>
        <w:rPr>
          <w:sz w:val="24"/>
        </w:rPr>
      </w:pPr>
      <w:r>
        <w:rPr>
          <w:b/>
          <w:sz w:val="24"/>
        </w:rPr>
        <w:t>Log anatomy:</w:t>
      </w:r>
      <w:r>
        <w:rPr>
          <w:b/>
          <w:spacing w:val="40"/>
          <w:sz w:val="24"/>
        </w:rPr>
        <w:t xml:space="preserve"> </w:t>
      </w:r>
      <w:r>
        <w:rPr>
          <w:sz w:val="24"/>
        </w:rPr>
        <w:t>An Ethereum-compatible log contains an emitting contract address, an or-dered list of topics, and an ABI-encoded data blob.</w:t>
      </w:r>
      <w:r>
        <w:rPr>
          <w:spacing w:val="40"/>
          <w:sz w:val="24"/>
        </w:rPr>
        <w:t xml:space="preserve"> </w:t>
      </w:r>
      <w:r>
        <w:rPr>
          <w:sz w:val="24"/>
        </w:rPr>
        <w:t>Topic 0 is the keccak-256 hash of the event</w:t>
      </w:r>
      <w:r>
        <w:rPr>
          <w:spacing w:val="-13"/>
          <w:sz w:val="24"/>
        </w:rPr>
        <w:t xml:space="preserve"> </w:t>
      </w:r>
      <w:r>
        <w:rPr>
          <w:sz w:val="24"/>
        </w:rPr>
        <w:t>signature</w:t>
      </w:r>
      <w:r>
        <w:rPr>
          <w:spacing w:val="-13"/>
          <w:sz w:val="24"/>
        </w:rPr>
        <w:t xml:space="preserve"> </w:t>
      </w:r>
      <w:r>
        <w:rPr>
          <w:sz w:val="24"/>
        </w:rPr>
        <w:t>string,</w:t>
      </w:r>
      <w:r>
        <w:rPr>
          <w:spacing w:val="-12"/>
          <w:sz w:val="24"/>
        </w:rPr>
        <w:t xml:space="preserve"> </w:t>
      </w:r>
      <w:r>
        <w:rPr>
          <w:sz w:val="24"/>
        </w:rPr>
        <w:t>which</w:t>
      </w:r>
      <w:r>
        <w:rPr>
          <w:spacing w:val="-13"/>
          <w:sz w:val="24"/>
        </w:rPr>
        <w:t xml:space="preserve"> </w:t>
      </w:r>
      <w:r>
        <w:rPr>
          <w:sz w:val="24"/>
        </w:rPr>
        <w:t>uniquely</w:t>
      </w:r>
      <w:r>
        <w:rPr>
          <w:spacing w:val="-13"/>
          <w:sz w:val="24"/>
        </w:rPr>
        <w:t xml:space="preserve"> </w:t>
      </w:r>
      <w:r>
        <w:rPr>
          <w:sz w:val="24"/>
        </w:rPr>
        <w:t>identifies</w:t>
      </w:r>
      <w:r>
        <w:rPr>
          <w:spacing w:val="-13"/>
          <w:sz w:val="24"/>
        </w:rPr>
        <w:t xml:space="preserve"> </w:t>
      </w:r>
      <w:r>
        <w:rPr>
          <w:sz w:val="24"/>
        </w:rPr>
        <w:t>the</w:t>
      </w:r>
      <w:r>
        <w:rPr>
          <w:spacing w:val="-13"/>
          <w:sz w:val="24"/>
        </w:rPr>
        <w:t xml:space="preserve"> </w:t>
      </w:r>
      <w:r>
        <w:rPr>
          <w:sz w:val="24"/>
        </w:rPr>
        <w:t>event</w:t>
      </w:r>
      <w:r>
        <w:rPr>
          <w:spacing w:val="-13"/>
          <w:sz w:val="24"/>
        </w:rPr>
        <w:t xml:space="preserve"> </w:t>
      </w:r>
      <w:r>
        <w:rPr>
          <w:sz w:val="24"/>
        </w:rPr>
        <w:t>type</w:t>
      </w:r>
      <w:r>
        <w:rPr>
          <w:spacing w:val="-13"/>
          <w:sz w:val="24"/>
        </w:rPr>
        <w:t xml:space="preserve"> </w:t>
      </w:r>
      <w:r>
        <w:rPr>
          <w:sz w:val="24"/>
        </w:rPr>
        <w:t>among</w:t>
      </w:r>
      <w:r>
        <w:rPr>
          <w:spacing w:val="-13"/>
          <w:sz w:val="24"/>
        </w:rPr>
        <w:t xml:space="preserve"> </w:t>
      </w:r>
      <w:r>
        <w:rPr>
          <w:sz w:val="24"/>
        </w:rPr>
        <w:t>well-known</w:t>
      </w:r>
      <w:r>
        <w:rPr>
          <w:spacing w:val="-13"/>
          <w:sz w:val="24"/>
        </w:rPr>
        <w:t xml:space="preserve"> </w:t>
      </w:r>
      <w:r>
        <w:rPr>
          <w:sz w:val="24"/>
        </w:rPr>
        <w:t>standards. Indexed parameters occupy subsequent topics as 32-byte words (addresses are left-padded); non-indexed</w:t>
      </w:r>
      <w:r>
        <w:rPr>
          <w:spacing w:val="-15"/>
          <w:sz w:val="24"/>
        </w:rPr>
        <w:t xml:space="preserve"> </w:t>
      </w:r>
      <w:r>
        <w:rPr>
          <w:sz w:val="24"/>
        </w:rPr>
        <w:t>parameters</w:t>
      </w:r>
      <w:r>
        <w:rPr>
          <w:spacing w:val="-15"/>
          <w:sz w:val="24"/>
        </w:rPr>
        <w:t xml:space="preserve"> </w:t>
      </w:r>
      <w:r>
        <w:rPr>
          <w:sz w:val="24"/>
        </w:rPr>
        <w:t>occupy</w:t>
      </w:r>
      <w:r>
        <w:rPr>
          <w:spacing w:val="-15"/>
          <w:sz w:val="24"/>
        </w:rPr>
        <w:t xml:space="preserve"> </w:t>
      </w:r>
      <w:r>
        <w:rPr>
          <w:sz w:val="24"/>
        </w:rPr>
        <w:t>the</w:t>
      </w:r>
      <w:r>
        <w:rPr>
          <w:spacing w:val="-15"/>
          <w:sz w:val="24"/>
        </w:rPr>
        <w:t xml:space="preserve"> </w:t>
      </w:r>
      <w:r>
        <w:rPr>
          <w:sz w:val="24"/>
        </w:rPr>
        <w:t>data</w:t>
      </w:r>
      <w:r>
        <w:rPr>
          <w:spacing w:val="-15"/>
          <w:sz w:val="24"/>
        </w:rPr>
        <w:t xml:space="preserve"> </w:t>
      </w:r>
      <w:r>
        <w:rPr>
          <w:sz w:val="24"/>
        </w:rPr>
        <w:t>field</w:t>
      </w:r>
      <w:r>
        <w:rPr>
          <w:spacing w:val="-15"/>
          <w:sz w:val="24"/>
        </w:rPr>
        <w:t xml:space="preserve"> </w:t>
      </w:r>
      <w:r>
        <w:rPr>
          <w:sz w:val="24"/>
        </w:rPr>
        <w:t>in</w:t>
      </w:r>
      <w:r>
        <w:rPr>
          <w:spacing w:val="-15"/>
          <w:sz w:val="24"/>
        </w:rPr>
        <w:t xml:space="preserve"> </w:t>
      </w:r>
      <w:r>
        <w:rPr>
          <w:sz w:val="24"/>
        </w:rPr>
        <w:t>ABI</w:t>
      </w:r>
      <w:r>
        <w:rPr>
          <w:spacing w:val="-15"/>
          <w:sz w:val="24"/>
        </w:rPr>
        <w:t xml:space="preserve"> </w:t>
      </w:r>
      <w:r>
        <w:rPr>
          <w:sz w:val="24"/>
        </w:rPr>
        <w:t>order</w:t>
      </w:r>
      <w:r>
        <w:rPr>
          <w:spacing w:val="-15"/>
          <w:sz w:val="24"/>
        </w:rPr>
        <w:t xml:space="preserve"> </w:t>
      </w:r>
      <w:hyperlink w:anchor="_bookmark151" w:history="1">
        <w:r>
          <w:rPr>
            <w:sz w:val="24"/>
            <w:vertAlign w:val="superscript"/>
          </w:rPr>
          <w:t>[18]</w:t>
        </w:r>
      </w:hyperlink>
      <w:r>
        <w:rPr>
          <w:sz w:val="24"/>
        </w:rPr>
        <w:t>.</w:t>
      </w:r>
      <w:r>
        <w:rPr>
          <w:spacing w:val="-4"/>
          <w:sz w:val="24"/>
        </w:rPr>
        <w:t xml:space="preserve"> </w:t>
      </w:r>
      <w:r>
        <w:rPr>
          <w:sz w:val="24"/>
        </w:rPr>
        <w:t>BigQuery</w:t>
      </w:r>
      <w:r>
        <w:rPr>
          <w:spacing w:val="-15"/>
          <w:sz w:val="24"/>
        </w:rPr>
        <w:t xml:space="preserve"> </w:t>
      </w:r>
      <w:r>
        <w:rPr>
          <w:sz w:val="24"/>
        </w:rPr>
        <w:t>exposes</w:t>
      </w:r>
      <w:r>
        <w:rPr>
          <w:spacing w:val="-15"/>
          <w:sz w:val="24"/>
        </w:rPr>
        <w:t xml:space="preserve"> </w:t>
      </w:r>
      <w:r>
        <w:rPr>
          <w:sz w:val="24"/>
        </w:rPr>
        <w:t>these</w:t>
      </w:r>
      <w:r>
        <w:rPr>
          <w:spacing w:val="-15"/>
          <w:sz w:val="24"/>
        </w:rPr>
        <w:t xml:space="preserve"> </w:t>
      </w:r>
      <w:r>
        <w:rPr>
          <w:sz w:val="24"/>
        </w:rPr>
        <w:t>fields as columns; the pipeline applies topic filters in SQL and performs ABI decoding in Python for fields that require numeric interpretation.</w:t>
      </w:r>
    </w:p>
    <w:p w14:paraId="00DC1EB8" w14:textId="77777777" w:rsidR="00350CFB" w:rsidRDefault="00283FFF">
      <w:pPr>
        <w:pStyle w:val="ListParagraph"/>
        <w:numPr>
          <w:ilvl w:val="0"/>
          <w:numId w:val="16"/>
        </w:numPr>
        <w:tabs>
          <w:tab w:val="left" w:pos="807"/>
        </w:tabs>
        <w:spacing w:before="45"/>
        <w:ind w:left="807" w:hanging="214"/>
        <w:jc w:val="both"/>
        <w:rPr>
          <w:sz w:val="24"/>
        </w:rPr>
      </w:pPr>
      <w:r>
        <w:rPr>
          <w:b/>
          <w:spacing w:val="-8"/>
          <w:sz w:val="24"/>
        </w:rPr>
        <w:t>ERC-20</w:t>
      </w:r>
      <w:r>
        <w:rPr>
          <w:b/>
          <w:spacing w:val="-5"/>
          <w:sz w:val="24"/>
        </w:rPr>
        <w:t xml:space="preserve"> </w:t>
      </w:r>
      <w:r>
        <w:rPr>
          <w:rFonts w:ascii="Courier New" w:hAnsi="Courier New"/>
          <w:b/>
          <w:spacing w:val="-8"/>
          <w:sz w:val="24"/>
        </w:rPr>
        <w:t>Approval</w:t>
      </w:r>
      <w:r>
        <w:rPr>
          <w:b/>
          <w:spacing w:val="-8"/>
          <w:sz w:val="24"/>
        </w:rPr>
        <w:t>:</w:t>
      </w:r>
      <w:r>
        <w:rPr>
          <w:b/>
          <w:spacing w:val="13"/>
          <w:sz w:val="24"/>
        </w:rPr>
        <w:t xml:space="preserve"> </w:t>
      </w:r>
      <w:r>
        <w:rPr>
          <w:spacing w:val="-8"/>
          <w:sz w:val="24"/>
        </w:rPr>
        <w:t>Topic</w:t>
      </w:r>
      <w:r>
        <w:rPr>
          <w:spacing w:val="-5"/>
          <w:sz w:val="24"/>
        </w:rPr>
        <w:t xml:space="preserve"> </w:t>
      </w:r>
      <w:r>
        <w:rPr>
          <w:spacing w:val="-8"/>
          <w:sz w:val="24"/>
        </w:rPr>
        <w:t>0</w:t>
      </w:r>
      <w:r>
        <w:rPr>
          <w:spacing w:val="-5"/>
          <w:sz w:val="24"/>
        </w:rPr>
        <w:t xml:space="preserve"> </w:t>
      </w:r>
      <w:r>
        <w:rPr>
          <w:spacing w:val="-8"/>
          <w:sz w:val="24"/>
        </w:rPr>
        <w:t>is</w:t>
      </w:r>
    </w:p>
    <w:p w14:paraId="00DC1EB9" w14:textId="77777777" w:rsidR="00350CFB" w:rsidRDefault="00350CFB">
      <w:pPr>
        <w:pStyle w:val="BodyText"/>
        <w:spacing w:before="15"/>
      </w:pPr>
    </w:p>
    <w:p w14:paraId="00DC1EBA" w14:textId="77777777" w:rsidR="00350CFB" w:rsidRDefault="00283FFF">
      <w:pPr>
        <w:pStyle w:val="BodyText"/>
        <w:ind w:left="1145"/>
      </w:pPr>
      <w:r>
        <w:rPr>
          <w:rFonts w:ascii="Courier New"/>
          <w:spacing w:val="-2"/>
          <w:w w:val="85"/>
        </w:rPr>
        <w:t>0x8c5be1e5ebec7d5bd14f71427d1e84f3dd0314c0f7b2291e5b200ac8c7c3b925</w:t>
      </w:r>
      <w:r>
        <w:rPr>
          <w:spacing w:val="-2"/>
          <w:w w:val="85"/>
        </w:rPr>
        <w:t>,</w:t>
      </w:r>
    </w:p>
    <w:p w14:paraId="00DC1EBB" w14:textId="77777777" w:rsidR="00350CFB" w:rsidRDefault="00350CFB">
      <w:pPr>
        <w:pStyle w:val="BodyText"/>
        <w:spacing w:before="15"/>
      </w:pPr>
    </w:p>
    <w:p w14:paraId="00DC1EBC" w14:textId="77777777" w:rsidR="00350CFB" w:rsidRDefault="00283FFF">
      <w:pPr>
        <w:pStyle w:val="BodyText"/>
        <w:spacing w:line="376" w:lineRule="auto"/>
        <w:ind w:left="799" w:right="533" w:firstLine="8"/>
        <w:jc w:val="both"/>
      </w:pPr>
      <w:r>
        <w:rPr>
          <w:spacing w:val="-6"/>
        </w:rPr>
        <w:t>the</w:t>
      </w:r>
      <w:r>
        <w:rPr>
          <w:spacing w:val="-9"/>
        </w:rPr>
        <w:t xml:space="preserve"> </w:t>
      </w:r>
      <w:r>
        <w:rPr>
          <w:spacing w:val="-6"/>
        </w:rPr>
        <w:t>hash</w:t>
      </w:r>
      <w:r>
        <w:rPr>
          <w:spacing w:val="-9"/>
        </w:rPr>
        <w:t xml:space="preserve"> </w:t>
      </w:r>
      <w:r>
        <w:rPr>
          <w:spacing w:val="-6"/>
        </w:rPr>
        <w:t>of</w:t>
      </w:r>
      <w:r>
        <w:rPr>
          <w:spacing w:val="-9"/>
        </w:rPr>
        <w:t xml:space="preserve"> </w:t>
      </w:r>
      <w:r>
        <w:rPr>
          <w:rFonts w:ascii="Courier New" w:hAnsi="Courier New"/>
          <w:spacing w:val="-6"/>
        </w:rPr>
        <w:t>Approval(address,address,uint256)</w:t>
      </w:r>
      <w:r>
        <w:rPr>
          <w:spacing w:val="-6"/>
        </w:rPr>
        <w:t>.</w:t>
      </w:r>
      <w:r>
        <w:rPr>
          <w:spacing w:val="22"/>
        </w:rPr>
        <w:t xml:space="preserve"> </w:t>
      </w:r>
      <w:r>
        <w:rPr>
          <w:spacing w:val="-6"/>
        </w:rPr>
        <w:t>Topics</w:t>
      </w:r>
      <w:r>
        <w:rPr>
          <w:spacing w:val="-9"/>
        </w:rPr>
        <w:t xml:space="preserve"> </w:t>
      </w:r>
      <w:r>
        <w:rPr>
          <w:spacing w:val="-6"/>
        </w:rPr>
        <w:t>1</w:t>
      </w:r>
      <w:r>
        <w:rPr>
          <w:spacing w:val="-9"/>
        </w:rPr>
        <w:t xml:space="preserve"> </w:t>
      </w:r>
      <w:r>
        <w:rPr>
          <w:spacing w:val="-6"/>
        </w:rPr>
        <w:t>and</w:t>
      </w:r>
      <w:r>
        <w:rPr>
          <w:spacing w:val="-9"/>
        </w:rPr>
        <w:t xml:space="preserve"> </w:t>
      </w:r>
      <w:r>
        <w:rPr>
          <w:spacing w:val="-6"/>
        </w:rPr>
        <w:t>2</w:t>
      </w:r>
      <w:r>
        <w:rPr>
          <w:spacing w:val="-9"/>
        </w:rPr>
        <w:t xml:space="preserve"> </w:t>
      </w:r>
      <w:r>
        <w:rPr>
          <w:spacing w:val="-6"/>
        </w:rPr>
        <w:t>hold</w:t>
      </w:r>
      <w:r>
        <w:rPr>
          <w:spacing w:val="-9"/>
        </w:rPr>
        <w:t xml:space="preserve"> </w:t>
      </w:r>
      <w:r>
        <w:rPr>
          <w:spacing w:val="-6"/>
        </w:rPr>
        <w:t>the</w:t>
      </w:r>
      <w:r>
        <w:rPr>
          <w:spacing w:val="-9"/>
        </w:rPr>
        <w:t xml:space="preserve"> </w:t>
      </w:r>
      <w:r>
        <w:rPr>
          <w:spacing w:val="-6"/>
        </w:rPr>
        <w:t>owner</w:t>
      </w:r>
      <w:r>
        <w:rPr>
          <w:spacing w:val="-9"/>
        </w:rPr>
        <w:t xml:space="preserve"> </w:t>
      </w:r>
      <w:r>
        <w:rPr>
          <w:spacing w:val="-6"/>
        </w:rPr>
        <w:t xml:space="preserve">and </w:t>
      </w:r>
      <w:r>
        <w:t xml:space="preserve">spender addresses (left-padded); the allowance amount is ABI-decoded from the data field </w:t>
      </w:r>
      <w:r>
        <w:rPr>
          <w:spacing w:val="-4"/>
        </w:rPr>
        <w:t>and</w:t>
      </w:r>
      <w:r>
        <w:rPr>
          <w:spacing w:val="-11"/>
        </w:rPr>
        <w:t xml:space="preserve"> </w:t>
      </w:r>
      <w:r>
        <w:rPr>
          <w:spacing w:val="-4"/>
        </w:rPr>
        <w:t>scaled</w:t>
      </w:r>
      <w:r>
        <w:rPr>
          <w:spacing w:val="-11"/>
        </w:rPr>
        <w:t xml:space="preserve"> </w:t>
      </w:r>
      <w:r>
        <w:rPr>
          <w:spacing w:val="-4"/>
        </w:rPr>
        <w:t>by</w:t>
      </w:r>
      <w:r>
        <w:rPr>
          <w:spacing w:val="-11"/>
        </w:rPr>
        <w:t xml:space="preserve"> </w:t>
      </w:r>
      <w:r>
        <w:rPr>
          <w:spacing w:val="-4"/>
        </w:rPr>
        <w:t>the</w:t>
      </w:r>
      <w:r>
        <w:rPr>
          <w:spacing w:val="-11"/>
        </w:rPr>
        <w:t xml:space="preserve"> </w:t>
      </w:r>
      <w:r>
        <w:rPr>
          <w:spacing w:val="-4"/>
        </w:rPr>
        <w:t>token’s</w:t>
      </w:r>
      <w:r>
        <w:rPr>
          <w:spacing w:val="-11"/>
        </w:rPr>
        <w:t xml:space="preserve"> </w:t>
      </w:r>
      <w:r>
        <w:rPr>
          <w:spacing w:val="-4"/>
        </w:rPr>
        <w:t>decimals.</w:t>
      </w:r>
      <w:r>
        <w:rPr>
          <w:spacing w:val="-11"/>
        </w:rPr>
        <w:t xml:space="preserve"> </w:t>
      </w:r>
      <w:r>
        <w:rPr>
          <w:spacing w:val="-4"/>
        </w:rPr>
        <w:t>Unlimited</w:t>
      </w:r>
      <w:r>
        <w:rPr>
          <w:spacing w:val="-11"/>
        </w:rPr>
        <w:t xml:space="preserve"> </w:t>
      </w:r>
      <w:r>
        <w:rPr>
          <w:spacing w:val="-4"/>
        </w:rPr>
        <w:t>approvals</w:t>
      </w:r>
      <w:r>
        <w:rPr>
          <w:spacing w:val="-11"/>
        </w:rPr>
        <w:t xml:space="preserve"> </w:t>
      </w:r>
      <w:r>
        <w:rPr>
          <w:spacing w:val="-4"/>
        </w:rPr>
        <w:t>(</w:t>
      </w:r>
      <w:r>
        <w:rPr>
          <w:rFonts w:ascii="Courier New" w:hAnsi="Courier New"/>
          <w:spacing w:val="-4"/>
        </w:rPr>
        <w:t>type(uint256).max</w:t>
      </w:r>
      <w:r>
        <w:rPr>
          <w:spacing w:val="-4"/>
        </w:rPr>
        <w:t>)</w:t>
      </w:r>
      <w:r>
        <w:rPr>
          <w:spacing w:val="-11"/>
        </w:rPr>
        <w:t xml:space="preserve"> </w:t>
      </w:r>
      <w:r>
        <w:rPr>
          <w:spacing w:val="-4"/>
        </w:rPr>
        <w:t>are</w:t>
      </w:r>
      <w:r>
        <w:rPr>
          <w:spacing w:val="-11"/>
        </w:rPr>
        <w:t xml:space="preserve"> </w:t>
      </w:r>
      <w:r>
        <w:rPr>
          <w:spacing w:val="-4"/>
        </w:rPr>
        <w:t xml:space="preserve">retained </w:t>
      </w:r>
      <w:r>
        <w:t>as large finite weights after decimal adjustment; they contribute strong endorsement edges, which</w:t>
      </w:r>
      <w:r>
        <w:rPr>
          <w:spacing w:val="-1"/>
        </w:rPr>
        <w:t xml:space="preserve"> </w:t>
      </w:r>
      <w:r>
        <w:t>is</w:t>
      </w:r>
      <w:r>
        <w:rPr>
          <w:spacing w:val="-1"/>
        </w:rPr>
        <w:t xml:space="preserve"> </w:t>
      </w:r>
      <w:r>
        <w:t>intentional: an</w:t>
      </w:r>
      <w:r>
        <w:rPr>
          <w:spacing w:val="-1"/>
        </w:rPr>
        <w:t xml:space="preserve"> </w:t>
      </w:r>
      <w:r>
        <w:t>unlimited</w:t>
      </w:r>
      <w:r>
        <w:rPr>
          <w:spacing w:val="-1"/>
        </w:rPr>
        <w:t xml:space="preserve"> </w:t>
      </w:r>
      <w:r>
        <w:t>approval</w:t>
      </w:r>
      <w:r>
        <w:rPr>
          <w:spacing w:val="-1"/>
        </w:rPr>
        <w:t xml:space="preserve"> </w:t>
      </w:r>
      <w:r>
        <w:t>is</w:t>
      </w:r>
      <w:r>
        <w:rPr>
          <w:spacing w:val="-1"/>
        </w:rPr>
        <w:t xml:space="preserve"> </w:t>
      </w:r>
      <w:r>
        <w:t>a</w:t>
      </w:r>
      <w:r>
        <w:rPr>
          <w:spacing w:val="-1"/>
        </w:rPr>
        <w:t xml:space="preserve"> </w:t>
      </w:r>
      <w:r>
        <w:t>strong</w:t>
      </w:r>
      <w:r>
        <w:rPr>
          <w:spacing w:val="-1"/>
        </w:rPr>
        <w:t xml:space="preserve"> </w:t>
      </w:r>
      <w:r>
        <w:t>on-chain</w:t>
      </w:r>
      <w:r>
        <w:rPr>
          <w:spacing w:val="-1"/>
        </w:rPr>
        <w:t xml:space="preserve"> </w:t>
      </w:r>
      <w:r>
        <w:t>authorization.</w:t>
      </w:r>
      <w:r>
        <w:rPr>
          <w:spacing w:val="28"/>
        </w:rPr>
        <w:t xml:space="preserve"> </w:t>
      </w:r>
      <w:r>
        <w:t>EIP-2612</w:t>
      </w:r>
      <w:r>
        <w:rPr>
          <w:spacing w:val="-1"/>
        </w:rPr>
        <w:t xml:space="preserve"> </w:t>
      </w:r>
      <w:r>
        <w:rPr>
          <w:rFonts w:ascii="Courier New" w:hAnsi="Courier New"/>
        </w:rPr>
        <w:t>pe rmit</w:t>
      </w:r>
      <w:r>
        <w:rPr>
          <w:rFonts w:ascii="Courier New" w:hAnsi="Courier New"/>
          <w:spacing w:val="-36"/>
        </w:rPr>
        <w:t xml:space="preserve"> </w:t>
      </w:r>
      <w:r>
        <w:t>does</w:t>
      </w:r>
      <w:r>
        <w:rPr>
          <w:spacing w:val="-15"/>
        </w:rPr>
        <w:t xml:space="preserve"> </w:t>
      </w:r>
      <w:r>
        <w:t>not</w:t>
      </w:r>
      <w:r>
        <w:rPr>
          <w:spacing w:val="-15"/>
        </w:rPr>
        <w:t xml:space="preserve"> </w:t>
      </w:r>
      <w:r>
        <w:t>introduce</w:t>
      </w:r>
      <w:r>
        <w:rPr>
          <w:spacing w:val="-15"/>
        </w:rPr>
        <w:t xml:space="preserve"> </w:t>
      </w:r>
      <w:r>
        <w:t>a</w:t>
      </w:r>
      <w:r>
        <w:rPr>
          <w:spacing w:val="-15"/>
        </w:rPr>
        <w:t xml:space="preserve"> </w:t>
      </w:r>
      <w:r>
        <w:t>separate</w:t>
      </w:r>
      <w:r>
        <w:rPr>
          <w:spacing w:val="-15"/>
        </w:rPr>
        <w:t xml:space="preserve"> </w:t>
      </w:r>
      <w:r>
        <w:t>reputation</w:t>
      </w:r>
      <w:r>
        <w:rPr>
          <w:spacing w:val="-15"/>
        </w:rPr>
        <w:t xml:space="preserve"> </w:t>
      </w:r>
      <w:r>
        <w:t>event:</w:t>
      </w:r>
      <w:r>
        <w:rPr>
          <w:spacing w:val="-15"/>
        </w:rPr>
        <w:t xml:space="preserve"> </w:t>
      </w:r>
      <w:r>
        <w:t>successful</w:t>
      </w:r>
      <w:r>
        <w:rPr>
          <w:spacing w:val="-15"/>
        </w:rPr>
        <w:t xml:space="preserve"> </w:t>
      </w:r>
      <w:r>
        <w:t>permits</w:t>
      </w:r>
      <w:r>
        <w:rPr>
          <w:spacing w:val="-15"/>
        </w:rPr>
        <w:t xml:space="preserve"> </w:t>
      </w:r>
      <w:r>
        <w:t>emit</w:t>
      </w:r>
      <w:r>
        <w:rPr>
          <w:spacing w:val="-10"/>
        </w:rPr>
        <w:t xml:space="preserve"> </w:t>
      </w:r>
      <w:r>
        <w:t>the</w:t>
      </w:r>
      <w:r>
        <w:rPr>
          <w:spacing w:val="-11"/>
        </w:rPr>
        <w:t xml:space="preserve"> </w:t>
      </w:r>
      <w:r>
        <w:t>same</w:t>
      </w:r>
      <w:r>
        <w:rPr>
          <w:spacing w:val="-12"/>
        </w:rPr>
        <w:t xml:space="preserve"> </w:t>
      </w:r>
      <w:r>
        <w:rPr>
          <w:rFonts w:ascii="Courier New" w:hAnsi="Courier New"/>
        </w:rPr>
        <w:t>Appr oval</w:t>
      </w:r>
      <w:r>
        <w:rPr>
          <w:rFonts w:ascii="Courier New" w:hAnsi="Courier New"/>
          <w:spacing w:val="-36"/>
        </w:rPr>
        <w:t xml:space="preserve"> </w:t>
      </w:r>
      <w:r>
        <w:t>log,</w:t>
      </w:r>
      <w:r>
        <w:rPr>
          <w:spacing w:val="-15"/>
        </w:rPr>
        <w:t xml:space="preserve"> </w:t>
      </w:r>
      <w:r>
        <w:t>so</w:t>
      </w:r>
      <w:r>
        <w:rPr>
          <w:spacing w:val="-15"/>
        </w:rPr>
        <w:t xml:space="preserve"> </w:t>
      </w:r>
      <w:r>
        <w:t>EndorseRank</w:t>
      </w:r>
      <w:r>
        <w:rPr>
          <w:spacing w:val="-15"/>
        </w:rPr>
        <w:t xml:space="preserve"> </w:t>
      </w:r>
      <w:r>
        <w:t>observes</w:t>
      </w:r>
      <w:r>
        <w:rPr>
          <w:spacing w:val="-4"/>
        </w:rPr>
        <w:t xml:space="preserve"> </w:t>
      </w:r>
      <w:r>
        <w:t>the</w:t>
      </w:r>
      <w:r>
        <w:rPr>
          <w:spacing w:val="-1"/>
        </w:rPr>
        <w:t xml:space="preserve"> </w:t>
      </w:r>
      <w:r>
        <w:t>resulting</w:t>
      </w:r>
      <w:r>
        <w:rPr>
          <w:spacing w:val="-2"/>
        </w:rPr>
        <w:t xml:space="preserve"> </w:t>
      </w:r>
      <w:r>
        <w:t>allowance</w:t>
      </w:r>
      <w:r>
        <w:rPr>
          <w:spacing w:val="-1"/>
        </w:rPr>
        <w:t xml:space="preserve"> </w:t>
      </w:r>
      <w:r>
        <w:t>snapshot</w:t>
      </w:r>
      <w:r>
        <w:rPr>
          <w:spacing w:val="-1"/>
        </w:rPr>
        <w:t xml:space="preserve"> </w:t>
      </w:r>
      <w:r>
        <w:t>regardless</w:t>
      </w:r>
      <w:r>
        <w:rPr>
          <w:spacing w:val="-1"/>
        </w:rPr>
        <w:t xml:space="preserve"> </w:t>
      </w:r>
      <w:r>
        <w:t>of</w:t>
      </w:r>
      <w:r>
        <w:rPr>
          <w:spacing w:val="-2"/>
        </w:rPr>
        <w:t xml:space="preserve"> </w:t>
      </w:r>
      <w:r>
        <w:t>whether authorization</w:t>
      </w:r>
      <w:r>
        <w:rPr>
          <w:spacing w:val="-3"/>
        </w:rPr>
        <w:t xml:space="preserve"> </w:t>
      </w:r>
      <w:r>
        <w:t>was</w:t>
      </w:r>
      <w:r>
        <w:rPr>
          <w:spacing w:val="-2"/>
        </w:rPr>
        <w:t xml:space="preserve"> </w:t>
      </w:r>
      <w:r>
        <w:t>set</w:t>
      </w:r>
      <w:r>
        <w:rPr>
          <w:spacing w:val="-2"/>
        </w:rPr>
        <w:t xml:space="preserve"> </w:t>
      </w:r>
      <w:r>
        <w:t>by</w:t>
      </w:r>
      <w:r>
        <w:rPr>
          <w:spacing w:val="-2"/>
        </w:rPr>
        <w:t xml:space="preserve"> </w:t>
      </w:r>
      <w:r>
        <w:t>an</w:t>
      </w:r>
      <w:r>
        <w:rPr>
          <w:spacing w:val="-2"/>
        </w:rPr>
        <w:t xml:space="preserve"> </w:t>
      </w:r>
      <w:r>
        <w:t>on-chain</w:t>
      </w:r>
      <w:r>
        <w:rPr>
          <w:spacing w:val="-1"/>
        </w:rPr>
        <w:t xml:space="preserve"> </w:t>
      </w:r>
      <w:r>
        <w:rPr>
          <w:rFonts w:ascii="Courier New" w:hAnsi="Courier New"/>
        </w:rPr>
        <w:t>approve</w:t>
      </w:r>
      <w:r>
        <w:rPr>
          <w:rFonts w:ascii="Courier New" w:hAnsi="Courier New"/>
          <w:spacing w:val="-85"/>
        </w:rPr>
        <w:t xml:space="preserve"> </w:t>
      </w:r>
      <w:r>
        <w:t>call</w:t>
      </w:r>
      <w:r>
        <w:rPr>
          <w:spacing w:val="-2"/>
        </w:rPr>
        <w:t xml:space="preserve"> </w:t>
      </w:r>
      <w:r>
        <w:t>or</w:t>
      </w:r>
      <w:r>
        <w:rPr>
          <w:spacing w:val="-2"/>
        </w:rPr>
        <w:t xml:space="preserve"> </w:t>
      </w:r>
      <w:r>
        <w:t>an</w:t>
      </w:r>
      <w:r>
        <w:rPr>
          <w:spacing w:val="-2"/>
        </w:rPr>
        <w:t xml:space="preserve"> </w:t>
      </w:r>
      <w:r>
        <w:t>off-chain</w:t>
      </w:r>
      <w:r>
        <w:rPr>
          <w:spacing w:val="-2"/>
        </w:rPr>
        <w:t xml:space="preserve"> </w:t>
      </w:r>
      <w:r>
        <w:t>signature</w:t>
      </w:r>
      <w:r>
        <w:rPr>
          <w:spacing w:val="-2"/>
        </w:rPr>
        <w:t xml:space="preserve"> </w:t>
      </w:r>
      <w:hyperlink w:anchor="_bookmark152" w:history="1">
        <w:r>
          <w:rPr>
            <w:vertAlign w:val="superscript"/>
          </w:rPr>
          <w:t>[19]</w:t>
        </w:r>
      </w:hyperlink>
      <w:r>
        <w:t>.</w:t>
      </w:r>
    </w:p>
    <w:p w14:paraId="00DC1EBD" w14:textId="77777777" w:rsidR="00350CFB" w:rsidRDefault="00350CFB">
      <w:pPr>
        <w:pStyle w:val="BodyText"/>
        <w:spacing w:line="376" w:lineRule="auto"/>
        <w:jc w:val="both"/>
        <w:sectPr w:rsidR="00350CFB">
          <w:pgSz w:w="11910" w:h="16840"/>
          <w:pgMar w:top="1840" w:right="708" w:bottom="2300" w:left="992" w:header="0" w:footer="2115" w:gutter="0"/>
          <w:cols w:space="720"/>
        </w:sectPr>
      </w:pPr>
    </w:p>
    <w:p w14:paraId="00DC1EBE" w14:textId="77777777" w:rsidR="00350CFB" w:rsidRDefault="00283FFF">
      <w:pPr>
        <w:pStyle w:val="ListParagraph"/>
        <w:numPr>
          <w:ilvl w:val="0"/>
          <w:numId w:val="16"/>
        </w:numPr>
        <w:tabs>
          <w:tab w:val="left" w:pos="807"/>
        </w:tabs>
        <w:spacing w:before="112"/>
        <w:ind w:left="807" w:hanging="214"/>
        <w:rPr>
          <w:sz w:val="24"/>
        </w:rPr>
      </w:pPr>
      <w:r>
        <w:rPr>
          <w:b/>
          <w:spacing w:val="-8"/>
          <w:sz w:val="24"/>
        </w:rPr>
        <w:lastRenderedPageBreak/>
        <w:t>ERC-20</w:t>
      </w:r>
      <w:r>
        <w:rPr>
          <w:b/>
          <w:spacing w:val="-5"/>
          <w:sz w:val="24"/>
        </w:rPr>
        <w:t xml:space="preserve"> </w:t>
      </w:r>
      <w:r>
        <w:rPr>
          <w:rFonts w:ascii="Courier New" w:hAnsi="Courier New"/>
          <w:b/>
          <w:spacing w:val="-8"/>
          <w:sz w:val="24"/>
        </w:rPr>
        <w:t>Transfer</w:t>
      </w:r>
      <w:r>
        <w:rPr>
          <w:b/>
          <w:spacing w:val="-8"/>
          <w:sz w:val="24"/>
        </w:rPr>
        <w:t>:</w:t>
      </w:r>
      <w:r>
        <w:rPr>
          <w:b/>
          <w:spacing w:val="13"/>
          <w:sz w:val="24"/>
        </w:rPr>
        <w:t xml:space="preserve"> </w:t>
      </w:r>
      <w:r>
        <w:rPr>
          <w:spacing w:val="-8"/>
          <w:sz w:val="24"/>
        </w:rPr>
        <w:t>Topic</w:t>
      </w:r>
      <w:r>
        <w:rPr>
          <w:spacing w:val="-5"/>
          <w:sz w:val="24"/>
        </w:rPr>
        <w:t xml:space="preserve"> </w:t>
      </w:r>
      <w:r>
        <w:rPr>
          <w:spacing w:val="-8"/>
          <w:sz w:val="24"/>
        </w:rPr>
        <w:t>0</w:t>
      </w:r>
      <w:r>
        <w:rPr>
          <w:spacing w:val="-5"/>
          <w:sz w:val="24"/>
        </w:rPr>
        <w:t xml:space="preserve"> </w:t>
      </w:r>
      <w:r>
        <w:rPr>
          <w:spacing w:val="-8"/>
          <w:sz w:val="24"/>
        </w:rPr>
        <w:t>is</w:t>
      </w:r>
    </w:p>
    <w:p w14:paraId="00DC1EBF" w14:textId="77777777" w:rsidR="00350CFB" w:rsidRDefault="00350CFB">
      <w:pPr>
        <w:pStyle w:val="BodyText"/>
        <w:spacing w:before="43"/>
      </w:pPr>
    </w:p>
    <w:p w14:paraId="00DC1EC0" w14:textId="77777777" w:rsidR="00350CFB" w:rsidRDefault="00283FFF">
      <w:pPr>
        <w:pStyle w:val="BodyText"/>
        <w:ind w:left="1146"/>
      </w:pPr>
      <w:r>
        <w:rPr>
          <w:rFonts w:ascii="Courier New"/>
          <w:spacing w:val="-2"/>
          <w:w w:val="85"/>
        </w:rPr>
        <w:t>0xddf252ad1be2c89b69c2b068fc378daa952ba7f163c4a11628f55a4df523b3ef</w:t>
      </w:r>
      <w:r>
        <w:rPr>
          <w:spacing w:val="-2"/>
          <w:w w:val="85"/>
        </w:rPr>
        <w:t>,</w:t>
      </w:r>
    </w:p>
    <w:p w14:paraId="00DC1EC1" w14:textId="77777777" w:rsidR="00350CFB" w:rsidRDefault="00350CFB">
      <w:pPr>
        <w:pStyle w:val="BodyText"/>
        <w:spacing w:before="42"/>
      </w:pPr>
    </w:p>
    <w:p w14:paraId="00DC1EC2" w14:textId="77777777" w:rsidR="00350CFB" w:rsidRDefault="00283FFF">
      <w:pPr>
        <w:pStyle w:val="BodyText"/>
        <w:spacing w:line="391" w:lineRule="auto"/>
        <w:ind w:left="802" w:right="523" w:firstLine="5"/>
        <w:jc w:val="both"/>
      </w:pPr>
      <w:r>
        <w:rPr>
          <w:spacing w:val="-4"/>
        </w:rPr>
        <w:t>the</w:t>
      </w:r>
      <w:r>
        <w:rPr>
          <w:spacing w:val="-11"/>
        </w:rPr>
        <w:t xml:space="preserve"> </w:t>
      </w:r>
      <w:r>
        <w:rPr>
          <w:spacing w:val="-4"/>
        </w:rPr>
        <w:t>hash</w:t>
      </w:r>
      <w:r>
        <w:rPr>
          <w:spacing w:val="-11"/>
        </w:rPr>
        <w:t xml:space="preserve"> </w:t>
      </w:r>
      <w:r>
        <w:rPr>
          <w:spacing w:val="-4"/>
        </w:rPr>
        <w:t>of</w:t>
      </w:r>
      <w:r>
        <w:rPr>
          <w:spacing w:val="-11"/>
        </w:rPr>
        <w:t xml:space="preserve"> </w:t>
      </w:r>
      <w:r>
        <w:rPr>
          <w:rFonts w:ascii="Courier New" w:hAnsi="Courier New"/>
          <w:spacing w:val="-4"/>
        </w:rPr>
        <w:t>Transfer(address,address,uint256)</w:t>
      </w:r>
      <w:r>
        <w:rPr>
          <w:spacing w:val="-4"/>
        </w:rPr>
        <w:t>.</w:t>
      </w:r>
      <w:r>
        <w:rPr>
          <w:spacing w:val="7"/>
        </w:rPr>
        <w:t xml:space="preserve"> </w:t>
      </w:r>
      <w:r>
        <w:rPr>
          <w:spacing w:val="-4"/>
        </w:rPr>
        <w:t>Sender</w:t>
      </w:r>
      <w:r>
        <w:rPr>
          <w:spacing w:val="-11"/>
        </w:rPr>
        <w:t xml:space="preserve"> </w:t>
      </w:r>
      <w:r>
        <w:rPr>
          <w:spacing w:val="-4"/>
        </w:rPr>
        <w:t>and</w:t>
      </w:r>
      <w:r>
        <w:rPr>
          <w:spacing w:val="-11"/>
        </w:rPr>
        <w:t xml:space="preserve"> </w:t>
      </w:r>
      <w:r>
        <w:rPr>
          <w:spacing w:val="-4"/>
        </w:rPr>
        <w:t>recipient</w:t>
      </w:r>
      <w:r>
        <w:rPr>
          <w:spacing w:val="-11"/>
        </w:rPr>
        <w:t xml:space="preserve"> </w:t>
      </w:r>
      <w:r>
        <w:rPr>
          <w:spacing w:val="-4"/>
        </w:rPr>
        <w:t>are</w:t>
      </w:r>
      <w:r>
        <w:rPr>
          <w:spacing w:val="-11"/>
        </w:rPr>
        <w:t xml:space="preserve"> </w:t>
      </w:r>
      <w:r>
        <w:rPr>
          <w:spacing w:val="-4"/>
        </w:rPr>
        <w:t xml:space="preserve">indexed; </w:t>
      </w:r>
      <w:r>
        <w:t>value is decimal-adjusted.</w:t>
      </w:r>
      <w:r>
        <w:rPr>
          <w:spacing w:val="40"/>
        </w:rPr>
        <w:t xml:space="preserve"> </w:t>
      </w:r>
      <w:r>
        <w:t>Mint and burn patterns that use the zero address are retained if they touch cohort wallets, but they are rare relative to wallet-to-wallet transfers in the fil-tered extract.</w:t>
      </w:r>
      <w:r>
        <w:rPr>
          <w:spacing w:val="40"/>
        </w:rPr>
        <w:t xml:space="preserve"> </w:t>
      </w:r>
      <w:r>
        <w:t xml:space="preserve">Self-transfers are retained in the event table but excluded from Sybil-stability inbound-counterparty calculations (Section </w:t>
      </w:r>
      <w:hyperlink w:anchor="_bookmark66" w:history="1">
        <w:r>
          <w:t>3.9</w:t>
        </w:r>
      </w:hyperlink>
      <w:r>
        <w:t>), because a wallet transferring to itself does not evidence an external counterparty relationship.</w:t>
      </w:r>
    </w:p>
    <w:p w14:paraId="00DC1EC3" w14:textId="77777777" w:rsidR="00350CFB" w:rsidRDefault="00283FFF">
      <w:pPr>
        <w:pStyle w:val="ListParagraph"/>
        <w:numPr>
          <w:ilvl w:val="0"/>
          <w:numId w:val="16"/>
        </w:numPr>
        <w:tabs>
          <w:tab w:val="left" w:pos="802"/>
          <w:tab w:val="left" w:pos="806"/>
        </w:tabs>
        <w:spacing w:before="56" w:line="386" w:lineRule="auto"/>
        <w:ind w:left="802" w:right="524" w:hanging="210"/>
        <w:jc w:val="both"/>
        <w:rPr>
          <w:sz w:val="24"/>
        </w:rPr>
      </w:pPr>
      <w:r>
        <w:rPr>
          <w:b/>
          <w:w w:val="90"/>
          <w:sz w:val="24"/>
        </w:rPr>
        <w:t xml:space="preserve">GMX </w:t>
      </w:r>
      <w:r>
        <w:rPr>
          <w:rFonts w:ascii="Courier New" w:hAnsi="Courier New"/>
          <w:b/>
          <w:w w:val="90"/>
          <w:sz w:val="24"/>
        </w:rPr>
        <w:t>PositionDecrease</w:t>
      </w:r>
      <w:r>
        <w:rPr>
          <w:b/>
          <w:w w:val="90"/>
          <w:sz w:val="24"/>
        </w:rPr>
        <w:t>:</w:t>
      </w:r>
      <w:r>
        <w:rPr>
          <w:b/>
          <w:spacing w:val="40"/>
          <w:sz w:val="24"/>
        </w:rPr>
        <w:t xml:space="preserve"> </w:t>
      </w:r>
      <w:r>
        <w:rPr>
          <w:w w:val="90"/>
          <w:sz w:val="24"/>
        </w:rPr>
        <w:t xml:space="preserve">GMX V2 emits structured events through </w:t>
      </w:r>
      <w:r>
        <w:rPr>
          <w:rFonts w:ascii="Courier New" w:hAnsi="Courier New"/>
          <w:w w:val="90"/>
          <w:sz w:val="24"/>
        </w:rPr>
        <w:t>EventEmitter</w:t>
      </w:r>
      <w:r>
        <w:rPr>
          <w:rFonts w:ascii="Courier New" w:hAnsi="Courier New"/>
          <w:spacing w:val="-22"/>
          <w:w w:val="90"/>
          <w:sz w:val="24"/>
        </w:rPr>
        <w:t xml:space="preserve"> </w:t>
      </w:r>
      <w:r>
        <w:rPr>
          <w:w w:val="90"/>
          <w:sz w:val="24"/>
        </w:rPr>
        <w:t xml:space="preserve">rather </w:t>
      </w:r>
      <w:r>
        <w:rPr>
          <w:sz w:val="24"/>
        </w:rPr>
        <w:t xml:space="preserve">than a minimal ERC-20-style signature </w:t>
      </w:r>
      <w:hyperlink w:anchor="_bookmark156" w:history="1">
        <w:r>
          <w:rPr>
            <w:sz w:val="24"/>
            <w:vertAlign w:val="superscript"/>
          </w:rPr>
          <w:t>[23]</w:t>
        </w:r>
      </w:hyperlink>
      <w:r>
        <w:rPr>
          <w:sz w:val="24"/>
        </w:rPr>
        <w:t>.</w:t>
      </w:r>
      <w:r>
        <w:rPr>
          <w:spacing w:val="34"/>
          <w:sz w:val="24"/>
        </w:rPr>
        <w:t xml:space="preserve"> </w:t>
      </w:r>
      <w:r>
        <w:rPr>
          <w:sz w:val="24"/>
        </w:rPr>
        <w:t xml:space="preserve">Extraction filters on the emitter address and the </w:t>
      </w:r>
      <w:r>
        <w:rPr>
          <w:spacing w:val="-2"/>
          <w:sz w:val="24"/>
        </w:rPr>
        <w:t>verified</w:t>
      </w:r>
      <w:r>
        <w:rPr>
          <w:spacing w:val="-15"/>
          <w:sz w:val="24"/>
        </w:rPr>
        <w:t xml:space="preserve"> </w:t>
      </w:r>
      <w:r>
        <w:rPr>
          <w:rFonts w:ascii="Courier New" w:hAnsi="Courier New"/>
          <w:spacing w:val="-2"/>
          <w:sz w:val="24"/>
        </w:rPr>
        <w:t>EventLog1</w:t>
      </w:r>
      <w:r>
        <w:rPr>
          <w:rFonts w:ascii="Courier New" w:hAnsi="Courier New"/>
          <w:spacing w:val="-34"/>
          <w:sz w:val="24"/>
        </w:rPr>
        <w:t xml:space="preserve"> </w:t>
      </w:r>
      <w:r>
        <w:rPr>
          <w:spacing w:val="-2"/>
          <w:sz w:val="24"/>
        </w:rPr>
        <w:t>topic</w:t>
      </w:r>
      <w:r>
        <w:rPr>
          <w:spacing w:val="-13"/>
          <w:sz w:val="24"/>
        </w:rPr>
        <w:t xml:space="preserve"> </w:t>
      </w:r>
      <w:r>
        <w:rPr>
          <w:spacing w:val="-2"/>
          <w:sz w:val="24"/>
        </w:rPr>
        <w:t>0,</w:t>
      </w:r>
      <w:r>
        <w:rPr>
          <w:spacing w:val="-13"/>
          <w:sz w:val="24"/>
        </w:rPr>
        <w:t xml:space="preserve"> </w:t>
      </w:r>
      <w:r>
        <w:rPr>
          <w:spacing w:val="-2"/>
          <w:sz w:val="24"/>
        </w:rPr>
        <w:t>then</w:t>
      </w:r>
      <w:r>
        <w:rPr>
          <w:spacing w:val="-13"/>
          <w:sz w:val="24"/>
        </w:rPr>
        <w:t xml:space="preserve"> </w:t>
      </w:r>
      <w:r>
        <w:rPr>
          <w:spacing w:val="-2"/>
          <w:sz w:val="24"/>
        </w:rPr>
        <w:t>decodes</w:t>
      </w:r>
      <w:r>
        <w:rPr>
          <w:spacing w:val="-13"/>
          <w:sz w:val="24"/>
        </w:rPr>
        <w:t xml:space="preserve"> </w:t>
      </w:r>
      <w:r>
        <w:rPr>
          <w:spacing w:val="-2"/>
          <w:sz w:val="24"/>
        </w:rPr>
        <w:t>key–value</w:t>
      </w:r>
      <w:r>
        <w:rPr>
          <w:spacing w:val="-13"/>
          <w:sz w:val="24"/>
        </w:rPr>
        <w:t xml:space="preserve"> </w:t>
      </w:r>
      <w:r>
        <w:rPr>
          <w:spacing w:val="-2"/>
          <w:sz w:val="24"/>
        </w:rPr>
        <w:t>fields</w:t>
      </w:r>
      <w:r>
        <w:rPr>
          <w:spacing w:val="-13"/>
          <w:sz w:val="24"/>
        </w:rPr>
        <w:t xml:space="preserve"> </w:t>
      </w:r>
      <w:r>
        <w:rPr>
          <w:spacing w:val="-2"/>
          <w:sz w:val="24"/>
        </w:rPr>
        <w:t>from</w:t>
      </w:r>
      <w:r>
        <w:rPr>
          <w:spacing w:val="-13"/>
          <w:sz w:val="24"/>
        </w:rPr>
        <w:t xml:space="preserve"> </w:t>
      </w:r>
      <w:r>
        <w:rPr>
          <w:spacing w:val="-2"/>
          <w:sz w:val="24"/>
        </w:rPr>
        <w:t>the</w:t>
      </w:r>
      <w:r>
        <w:rPr>
          <w:spacing w:val="-13"/>
          <w:sz w:val="24"/>
        </w:rPr>
        <w:t xml:space="preserve"> </w:t>
      </w:r>
      <w:r>
        <w:rPr>
          <w:spacing w:val="-2"/>
          <w:sz w:val="24"/>
        </w:rPr>
        <w:t>event</w:t>
      </w:r>
      <w:r>
        <w:rPr>
          <w:spacing w:val="-13"/>
          <w:sz w:val="24"/>
        </w:rPr>
        <w:t xml:space="preserve"> </w:t>
      </w:r>
      <w:r>
        <w:rPr>
          <w:spacing w:val="-2"/>
          <w:sz w:val="24"/>
        </w:rPr>
        <w:t>payload</w:t>
      </w:r>
      <w:r>
        <w:rPr>
          <w:spacing w:val="-13"/>
          <w:sz w:val="24"/>
        </w:rPr>
        <w:t xml:space="preserve"> </w:t>
      </w:r>
      <w:r>
        <w:rPr>
          <w:spacing w:val="-2"/>
          <w:sz w:val="24"/>
        </w:rPr>
        <w:t>to</w:t>
      </w:r>
      <w:r>
        <w:rPr>
          <w:spacing w:val="-13"/>
          <w:sz w:val="24"/>
        </w:rPr>
        <w:t xml:space="preserve"> </w:t>
      </w:r>
      <w:r>
        <w:rPr>
          <w:spacing w:val="-2"/>
          <w:sz w:val="24"/>
        </w:rPr>
        <w:t xml:space="preserve">recover </w:t>
      </w:r>
      <w:r>
        <w:rPr>
          <w:rFonts w:ascii="Courier New" w:hAnsi="Courier New"/>
          <w:spacing w:val="-6"/>
          <w:sz w:val="24"/>
        </w:rPr>
        <w:t>account</w:t>
      </w:r>
      <w:r>
        <w:rPr>
          <w:spacing w:val="-6"/>
          <w:sz w:val="24"/>
        </w:rPr>
        <w:t>,</w:t>
      </w:r>
      <w:r>
        <w:rPr>
          <w:spacing w:val="-9"/>
          <w:sz w:val="24"/>
        </w:rPr>
        <w:t xml:space="preserve"> </w:t>
      </w:r>
      <w:r>
        <w:rPr>
          <w:rFonts w:ascii="Courier New" w:hAnsi="Courier New"/>
          <w:spacing w:val="-6"/>
          <w:sz w:val="24"/>
        </w:rPr>
        <w:t>basePnlUsd</w:t>
      </w:r>
      <w:r>
        <w:rPr>
          <w:spacing w:val="-6"/>
          <w:sz w:val="24"/>
        </w:rPr>
        <w:t>,</w:t>
      </w:r>
      <w:r>
        <w:rPr>
          <w:spacing w:val="-8"/>
          <w:sz w:val="24"/>
        </w:rPr>
        <w:t xml:space="preserve"> </w:t>
      </w:r>
      <w:r>
        <w:rPr>
          <w:rFonts w:ascii="Courier New" w:hAnsi="Courier New"/>
          <w:spacing w:val="-6"/>
          <w:sz w:val="24"/>
        </w:rPr>
        <w:t>sizeDeltaUsd</w:t>
      </w:r>
      <w:r>
        <w:rPr>
          <w:spacing w:val="-6"/>
          <w:sz w:val="24"/>
        </w:rPr>
        <w:t>,</w:t>
      </w:r>
      <w:r>
        <w:rPr>
          <w:spacing w:val="-9"/>
          <w:sz w:val="24"/>
        </w:rPr>
        <w:t xml:space="preserve"> </w:t>
      </w:r>
      <w:r>
        <w:rPr>
          <w:spacing w:val="-6"/>
          <w:sz w:val="24"/>
        </w:rPr>
        <w:t>and</w:t>
      </w:r>
      <w:r>
        <w:rPr>
          <w:spacing w:val="-9"/>
          <w:sz w:val="24"/>
        </w:rPr>
        <w:t xml:space="preserve"> </w:t>
      </w:r>
      <w:r>
        <w:rPr>
          <w:spacing w:val="-6"/>
          <w:sz w:val="24"/>
        </w:rPr>
        <w:t>liquidation</w:t>
      </w:r>
      <w:r>
        <w:rPr>
          <w:spacing w:val="-9"/>
          <w:sz w:val="24"/>
        </w:rPr>
        <w:t xml:space="preserve"> </w:t>
      </w:r>
      <w:r>
        <w:rPr>
          <w:spacing w:val="-6"/>
          <w:sz w:val="24"/>
        </w:rPr>
        <w:t>indicators.</w:t>
      </w:r>
      <w:r>
        <w:rPr>
          <w:spacing w:val="16"/>
          <w:sz w:val="24"/>
        </w:rPr>
        <w:t xml:space="preserve"> </w:t>
      </w:r>
      <w:r>
        <w:rPr>
          <w:spacing w:val="-6"/>
          <w:sz w:val="24"/>
        </w:rPr>
        <w:t>Only</w:t>
      </w:r>
      <w:r>
        <w:rPr>
          <w:spacing w:val="-9"/>
          <w:sz w:val="24"/>
        </w:rPr>
        <w:t xml:space="preserve"> </w:t>
      </w:r>
      <w:r>
        <w:rPr>
          <w:spacing w:val="-6"/>
          <w:sz w:val="24"/>
        </w:rPr>
        <w:t>decreases</w:t>
      </w:r>
      <w:r>
        <w:rPr>
          <w:spacing w:val="-9"/>
          <w:sz w:val="24"/>
        </w:rPr>
        <w:t xml:space="preserve"> </w:t>
      </w:r>
      <w:r>
        <w:rPr>
          <w:spacing w:val="-6"/>
          <w:sz w:val="24"/>
        </w:rPr>
        <w:t xml:space="preserve">(closes, </w:t>
      </w:r>
      <w:r>
        <w:rPr>
          <w:sz w:val="24"/>
        </w:rPr>
        <w:t>partial closes, and liquidations) enter the validation frame; increases open or enlarge posi-tions and do not realize PnL for the success proxies used here.</w:t>
      </w:r>
      <w:r>
        <w:rPr>
          <w:spacing w:val="27"/>
          <w:sz w:val="24"/>
        </w:rPr>
        <w:t xml:space="preserve"> </w:t>
      </w:r>
      <w:r>
        <w:rPr>
          <w:sz w:val="24"/>
        </w:rPr>
        <w:t>Liquidation flags distinguish forced closes from voluntary ones, which matters for both inverse-risk proxies and GF-PR sink weights.</w:t>
      </w:r>
    </w:p>
    <w:p w14:paraId="00DC1EC4" w14:textId="77777777" w:rsidR="00350CFB" w:rsidRDefault="00283FFF">
      <w:pPr>
        <w:pStyle w:val="ListParagraph"/>
        <w:numPr>
          <w:ilvl w:val="0"/>
          <w:numId w:val="16"/>
        </w:numPr>
        <w:tabs>
          <w:tab w:val="left" w:pos="797"/>
          <w:tab w:val="left" w:pos="808"/>
        </w:tabs>
        <w:spacing w:before="74" w:line="396" w:lineRule="auto"/>
        <w:ind w:right="524"/>
        <w:jc w:val="both"/>
        <w:rPr>
          <w:sz w:val="24"/>
        </w:rPr>
      </w:pPr>
      <w:r>
        <w:rPr>
          <w:b/>
          <w:sz w:val="24"/>
        </w:rPr>
        <w:t>Address</w:t>
      </w:r>
      <w:r>
        <w:rPr>
          <w:b/>
          <w:spacing w:val="-10"/>
          <w:sz w:val="24"/>
        </w:rPr>
        <w:t xml:space="preserve"> </w:t>
      </w:r>
      <w:r>
        <w:rPr>
          <w:b/>
          <w:sz w:val="24"/>
        </w:rPr>
        <w:t>normalization</w:t>
      </w:r>
      <w:r>
        <w:rPr>
          <w:b/>
          <w:spacing w:val="-10"/>
          <w:sz w:val="24"/>
        </w:rPr>
        <w:t xml:space="preserve"> </w:t>
      </w:r>
      <w:r>
        <w:rPr>
          <w:b/>
          <w:sz w:val="24"/>
        </w:rPr>
        <w:t>and</w:t>
      </w:r>
      <w:r>
        <w:rPr>
          <w:b/>
          <w:spacing w:val="-10"/>
          <w:sz w:val="24"/>
        </w:rPr>
        <w:t xml:space="preserve"> </w:t>
      </w:r>
      <w:r>
        <w:rPr>
          <w:b/>
          <w:sz w:val="24"/>
        </w:rPr>
        <w:t>units:</w:t>
      </w:r>
      <w:r>
        <w:rPr>
          <w:b/>
          <w:spacing w:val="10"/>
          <w:sz w:val="24"/>
        </w:rPr>
        <w:t xml:space="preserve"> </w:t>
      </w:r>
      <w:r>
        <w:rPr>
          <w:sz w:val="24"/>
        </w:rPr>
        <w:t>All</w:t>
      </w:r>
      <w:r>
        <w:rPr>
          <w:spacing w:val="-10"/>
          <w:sz w:val="24"/>
        </w:rPr>
        <w:t xml:space="preserve"> </w:t>
      </w:r>
      <w:r>
        <w:rPr>
          <w:sz w:val="24"/>
        </w:rPr>
        <w:t>addresses</w:t>
      </w:r>
      <w:r>
        <w:rPr>
          <w:spacing w:val="-10"/>
          <w:sz w:val="24"/>
        </w:rPr>
        <w:t xml:space="preserve"> </w:t>
      </w:r>
      <w:r>
        <w:rPr>
          <w:sz w:val="24"/>
        </w:rPr>
        <w:t>are</w:t>
      </w:r>
      <w:r>
        <w:rPr>
          <w:spacing w:val="-10"/>
          <w:sz w:val="24"/>
        </w:rPr>
        <w:t xml:space="preserve"> </w:t>
      </w:r>
      <w:r>
        <w:rPr>
          <w:sz w:val="24"/>
        </w:rPr>
        <w:t>lower-cased</w:t>
      </w:r>
      <w:r>
        <w:rPr>
          <w:spacing w:val="-10"/>
          <w:sz w:val="24"/>
        </w:rPr>
        <w:t xml:space="preserve"> </w:t>
      </w:r>
      <w:r>
        <w:rPr>
          <w:sz w:val="24"/>
        </w:rPr>
        <w:t>before</w:t>
      </w:r>
      <w:r>
        <w:rPr>
          <w:spacing w:val="-10"/>
          <w:sz w:val="24"/>
        </w:rPr>
        <w:t xml:space="preserve"> </w:t>
      </w:r>
      <w:r>
        <w:rPr>
          <w:sz w:val="24"/>
        </w:rPr>
        <w:t>joins</w:t>
      </w:r>
      <w:r>
        <w:rPr>
          <w:spacing w:val="-10"/>
          <w:sz w:val="24"/>
        </w:rPr>
        <w:t xml:space="preserve"> </w:t>
      </w:r>
      <w:r>
        <w:rPr>
          <w:sz w:val="24"/>
        </w:rPr>
        <w:t>so</w:t>
      </w:r>
      <w:r>
        <w:rPr>
          <w:spacing w:val="-10"/>
          <w:sz w:val="24"/>
        </w:rPr>
        <w:t xml:space="preserve"> </w:t>
      </w:r>
      <w:r>
        <w:rPr>
          <w:sz w:val="24"/>
        </w:rPr>
        <w:t>that</w:t>
      </w:r>
      <w:r>
        <w:rPr>
          <w:spacing w:val="-10"/>
          <w:sz w:val="24"/>
        </w:rPr>
        <w:t xml:space="preserve"> </w:t>
      </w:r>
      <w:r>
        <w:rPr>
          <w:sz w:val="24"/>
        </w:rPr>
        <w:t>check-summed and non-checksummed hex forms collide correctly.</w:t>
      </w:r>
      <w:r>
        <w:rPr>
          <w:spacing w:val="40"/>
          <w:sz w:val="24"/>
        </w:rPr>
        <w:t xml:space="preserve"> </w:t>
      </w:r>
      <w:r>
        <w:rPr>
          <w:sz w:val="24"/>
        </w:rPr>
        <w:t xml:space="preserve">Token amounts are stored as </w:t>
      </w:r>
      <w:r>
        <w:rPr>
          <w:spacing w:val="-2"/>
          <w:sz w:val="24"/>
        </w:rPr>
        <w:t xml:space="preserve">floating-point decimal-adjusted values for weighting; ranking uses relative magnitudes within </w:t>
      </w:r>
      <w:r>
        <w:rPr>
          <w:sz w:val="24"/>
        </w:rPr>
        <w:t>a cohort rather than absolute USD conversion for allowance and transfer edges.</w:t>
      </w:r>
      <w:r>
        <w:rPr>
          <w:spacing w:val="40"/>
          <w:sz w:val="24"/>
        </w:rPr>
        <w:t xml:space="preserve"> </w:t>
      </w:r>
      <w:r>
        <w:rPr>
          <w:sz w:val="24"/>
        </w:rPr>
        <w:t>GMX PnL fields are already denominated in USD units in the protocol’s event schema and are used directly for trading-success and risk proxies.</w:t>
      </w:r>
    </w:p>
    <w:p w14:paraId="00DC1EC5" w14:textId="77777777" w:rsidR="00350CFB" w:rsidRDefault="00350CFB">
      <w:pPr>
        <w:pStyle w:val="BodyText"/>
        <w:spacing w:before="157"/>
      </w:pPr>
    </w:p>
    <w:p w14:paraId="00DC1EC6" w14:textId="77777777" w:rsidR="00350CFB" w:rsidRDefault="00283FFF">
      <w:pPr>
        <w:pStyle w:val="Heading2"/>
        <w:numPr>
          <w:ilvl w:val="1"/>
          <w:numId w:val="26"/>
        </w:numPr>
        <w:tabs>
          <w:tab w:val="left" w:pos="783"/>
        </w:tabs>
        <w:ind w:left="783" w:hanging="501"/>
      </w:pPr>
      <w:bookmarkStart w:id="174" w:name="Graph_construction"/>
      <w:bookmarkStart w:id="175" w:name="_bookmark59"/>
      <w:bookmarkEnd w:id="174"/>
      <w:bookmarkEnd w:id="175"/>
      <w:r>
        <w:t>Graph</w:t>
      </w:r>
      <w:r>
        <w:rPr>
          <w:spacing w:val="12"/>
        </w:rPr>
        <w:t xml:space="preserve"> </w:t>
      </w:r>
      <w:r>
        <w:rPr>
          <w:spacing w:val="-2"/>
        </w:rPr>
        <w:t>construction</w:t>
      </w:r>
    </w:p>
    <w:p w14:paraId="00DC1EC7" w14:textId="77777777" w:rsidR="00350CFB" w:rsidRDefault="00350CFB">
      <w:pPr>
        <w:pStyle w:val="BodyText"/>
        <w:spacing w:before="24"/>
        <w:rPr>
          <w:b/>
          <w:sz w:val="28"/>
        </w:rPr>
      </w:pPr>
    </w:p>
    <w:p w14:paraId="00DC1EC8" w14:textId="77777777" w:rsidR="00350CFB" w:rsidRDefault="00283FFF">
      <w:pPr>
        <w:pStyle w:val="BodyText"/>
        <w:spacing w:line="396" w:lineRule="auto"/>
        <w:ind w:left="282" w:right="521"/>
      </w:pPr>
      <w:r>
        <w:t>EndorseRank</w:t>
      </w:r>
      <w:r>
        <w:rPr>
          <w:spacing w:val="-1"/>
        </w:rPr>
        <w:t xml:space="preserve"> </w:t>
      </w:r>
      <w:r>
        <w:t>and AWP</w:t>
      </w:r>
      <w:r>
        <w:rPr>
          <w:spacing w:val="-1"/>
        </w:rPr>
        <w:t xml:space="preserve"> </w:t>
      </w:r>
      <w:r>
        <w:t>share</w:t>
      </w:r>
      <w:r>
        <w:rPr>
          <w:spacing w:val="-1"/>
        </w:rPr>
        <w:t xml:space="preserve"> </w:t>
      </w:r>
      <w:r>
        <w:t>the PageRank solver in</w:t>
      </w:r>
      <w:r>
        <w:rPr>
          <w:spacing w:val="-1"/>
        </w:rPr>
        <w:t xml:space="preserve"> </w:t>
      </w:r>
      <w:r>
        <w:t>Equation (</w:t>
      </w:r>
      <w:hyperlink w:anchor="_bookmark50" w:history="1">
        <w:r>
          <w:t>3.1</w:t>
        </w:r>
      </w:hyperlink>
      <w:r>
        <w:t>)</w:t>
      </w:r>
      <w:r>
        <w:rPr>
          <w:spacing w:val="-1"/>
        </w:rPr>
        <w:t xml:space="preserve"> </w:t>
      </w:r>
      <w:r>
        <w:t>but differ</w:t>
      </w:r>
      <w:r>
        <w:rPr>
          <w:spacing w:val="-1"/>
        </w:rPr>
        <w:t xml:space="preserve"> </w:t>
      </w:r>
      <w:r>
        <w:t>in</w:t>
      </w:r>
      <w:r>
        <w:rPr>
          <w:spacing w:val="-1"/>
        </w:rPr>
        <w:t xml:space="preserve"> </w:t>
      </w:r>
      <w:r>
        <w:t>edge semantics. Both</w:t>
      </w:r>
      <w:r>
        <w:rPr>
          <w:spacing w:val="-6"/>
        </w:rPr>
        <w:t xml:space="preserve"> </w:t>
      </w:r>
      <w:r>
        <w:t>methods</w:t>
      </w:r>
      <w:r>
        <w:rPr>
          <w:spacing w:val="-6"/>
        </w:rPr>
        <w:t xml:space="preserve"> </w:t>
      </w:r>
      <w:r>
        <w:t>induce</w:t>
      </w:r>
      <w:r>
        <w:rPr>
          <w:spacing w:val="-6"/>
        </w:rPr>
        <w:t xml:space="preserve"> </w:t>
      </w:r>
      <w:r>
        <w:t>a</w:t>
      </w:r>
      <w:r>
        <w:rPr>
          <w:spacing w:val="-6"/>
        </w:rPr>
        <w:t xml:space="preserve"> </w:t>
      </w:r>
      <w:r>
        <w:t>directed,</w:t>
      </w:r>
      <w:r>
        <w:rPr>
          <w:spacing w:val="-6"/>
        </w:rPr>
        <w:t xml:space="preserve"> </w:t>
      </w:r>
      <w:r>
        <w:t>weighted</w:t>
      </w:r>
      <w:r>
        <w:rPr>
          <w:spacing w:val="-6"/>
        </w:rPr>
        <w:t xml:space="preserve"> </w:t>
      </w:r>
      <w:r>
        <w:t>graph</w:t>
      </w:r>
      <w:r>
        <w:rPr>
          <w:spacing w:val="-6"/>
        </w:rPr>
        <w:t xml:space="preserve"> </w:t>
      </w:r>
      <w:r>
        <w:t>on</w:t>
      </w:r>
      <w:r>
        <w:rPr>
          <w:spacing w:val="-6"/>
        </w:rPr>
        <w:t xml:space="preserve"> </w:t>
      </w:r>
      <w:r>
        <w:t>wallet</w:t>
      </w:r>
      <w:r>
        <w:rPr>
          <w:spacing w:val="-6"/>
        </w:rPr>
        <w:t xml:space="preserve"> </w:t>
      </w:r>
      <w:r>
        <w:t>nodes,</w:t>
      </w:r>
      <w:r>
        <w:rPr>
          <w:spacing w:val="-5"/>
        </w:rPr>
        <w:t xml:space="preserve"> </w:t>
      </w:r>
      <w:r>
        <w:t>restrict</w:t>
      </w:r>
      <w:r>
        <w:rPr>
          <w:spacing w:val="-6"/>
        </w:rPr>
        <w:t xml:space="preserve"> </w:t>
      </w:r>
      <w:r>
        <w:t>attention</w:t>
      </w:r>
      <w:r>
        <w:rPr>
          <w:spacing w:val="-6"/>
        </w:rPr>
        <w:t xml:space="preserve"> </w:t>
      </w:r>
      <w:r>
        <w:t>to</w:t>
      </w:r>
      <w:r>
        <w:rPr>
          <w:spacing w:val="-6"/>
        </w:rPr>
        <w:t xml:space="preserve"> </w:t>
      </w:r>
      <w:r>
        <w:t>the</w:t>
      </w:r>
      <w:r>
        <w:rPr>
          <w:spacing w:val="-6"/>
        </w:rPr>
        <w:t xml:space="preserve"> </w:t>
      </w:r>
      <w:r>
        <w:t>subgraph</w:t>
      </w:r>
    </w:p>
    <w:p w14:paraId="00DC1EC9" w14:textId="77777777" w:rsidR="00350CFB" w:rsidRDefault="00350CFB">
      <w:pPr>
        <w:pStyle w:val="BodyText"/>
        <w:spacing w:line="396" w:lineRule="auto"/>
        <w:sectPr w:rsidR="00350CFB">
          <w:pgSz w:w="11910" w:h="16840"/>
          <w:pgMar w:top="1800" w:right="708" w:bottom="2300" w:left="992" w:header="0" w:footer="2115" w:gutter="0"/>
          <w:cols w:space="720"/>
        </w:sectPr>
      </w:pPr>
    </w:p>
    <w:p w14:paraId="00DC1ECA" w14:textId="77777777" w:rsidR="00350CFB" w:rsidRDefault="00283FFF">
      <w:pPr>
        <w:pStyle w:val="BodyText"/>
        <w:spacing w:before="72" w:line="396" w:lineRule="auto"/>
        <w:ind w:left="282" w:right="522"/>
        <w:jc w:val="both"/>
      </w:pPr>
      <w:r>
        <w:lastRenderedPageBreak/>
        <w:t>touching the seed wallet set (edges with at least one endpoint in the cohort, including one-hop neighbors),</w:t>
      </w:r>
      <w:r>
        <w:rPr>
          <w:spacing w:val="-13"/>
        </w:rPr>
        <w:t xml:space="preserve"> </w:t>
      </w:r>
      <w:r>
        <w:t>and</w:t>
      </w:r>
      <w:r>
        <w:rPr>
          <w:spacing w:val="-15"/>
        </w:rPr>
        <w:t xml:space="preserve"> </w:t>
      </w:r>
      <w:r>
        <w:t>emit</w:t>
      </w:r>
      <w:r>
        <w:rPr>
          <w:spacing w:val="-15"/>
        </w:rPr>
        <w:t xml:space="preserve"> </w:t>
      </w:r>
      <w:r>
        <w:t>a</w:t>
      </w:r>
      <w:r>
        <w:rPr>
          <w:spacing w:val="-15"/>
        </w:rPr>
        <w:t xml:space="preserve"> </w:t>
      </w:r>
      <w:r>
        <w:t>score</w:t>
      </w:r>
      <w:r>
        <w:rPr>
          <w:spacing w:val="-15"/>
        </w:rPr>
        <w:t xml:space="preserve"> </w:t>
      </w:r>
      <w:r>
        <w:t>for</w:t>
      </w:r>
      <w:r>
        <w:rPr>
          <w:spacing w:val="-15"/>
        </w:rPr>
        <w:t xml:space="preserve"> </w:t>
      </w:r>
      <w:r>
        <w:t>every</w:t>
      </w:r>
      <w:r>
        <w:rPr>
          <w:spacing w:val="-15"/>
        </w:rPr>
        <w:t xml:space="preserve"> </w:t>
      </w:r>
      <w:r>
        <w:t>cohort</w:t>
      </w:r>
      <w:r>
        <w:rPr>
          <w:spacing w:val="-15"/>
        </w:rPr>
        <w:t xml:space="preserve"> </w:t>
      </w:r>
      <w:r>
        <w:t>wallet</w:t>
      </w:r>
      <w:r>
        <w:rPr>
          <w:spacing w:val="-15"/>
        </w:rPr>
        <w:t xml:space="preserve"> </w:t>
      </w:r>
      <w:r>
        <w:t>(missing</w:t>
      </w:r>
      <w:r>
        <w:rPr>
          <w:spacing w:val="-15"/>
        </w:rPr>
        <w:t xml:space="preserve"> </w:t>
      </w:r>
      <w:r>
        <w:t>nodes</w:t>
      </w:r>
      <w:r>
        <w:rPr>
          <w:spacing w:val="-15"/>
        </w:rPr>
        <w:t xml:space="preserve"> </w:t>
      </w:r>
      <w:r>
        <w:t>receive</w:t>
      </w:r>
      <w:r>
        <w:rPr>
          <w:spacing w:val="-15"/>
        </w:rPr>
        <w:t xml:space="preserve"> </w:t>
      </w:r>
      <w:r>
        <w:t>score</w:t>
      </w:r>
      <w:r>
        <w:rPr>
          <w:spacing w:val="-15"/>
        </w:rPr>
        <w:t xml:space="preserve"> </w:t>
      </w:r>
      <w:r>
        <w:t>0</w:t>
      </w:r>
      <w:r>
        <w:rPr>
          <w:spacing w:val="-15"/>
        </w:rPr>
        <w:t xml:space="preserve"> </w:t>
      </w:r>
      <w:r>
        <w:t>before</w:t>
      </w:r>
      <w:r>
        <w:rPr>
          <w:spacing w:val="-15"/>
        </w:rPr>
        <w:t xml:space="preserve"> </w:t>
      </w:r>
      <w:r>
        <w:t xml:space="preserve">ranking). </w:t>
      </w:r>
      <w:r>
        <w:rPr>
          <w:spacing w:val="-2"/>
        </w:rPr>
        <w:t>Subgraph</w:t>
      </w:r>
      <w:r>
        <w:rPr>
          <w:spacing w:val="-6"/>
        </w:rPr>
        <w:t xml:space="preserve"> </w:t>
      </w:r>
      <w:r>
        <w:rPr>
          <w:spacing w:val="-2"/>
        </w:rPr>
        <w:t>restriction</w:t>
      </w:r>
      <w:r>
        <w:rPr>
          <w:spacing w:val="-5"/>
        </w:rPr>
        <w:t xml:space="preserve"> </w:t>
      </w:r>
      <w:r>
        <w:rPr>
          <w:spacing w:val="-2"/>
        </w:rPr>
        <w:t>is</w:t>
      </w:r>
      <w:r>
        <w:rPr>
          <w:spacing w:val="-6"/>
        </w:rPr>
        <w:t xml:space="preserve"> </w:t>
      </w:r>
      <w:r>
        <w:rPr>
          <w:spacing w:val="-2"/>
        </w:rPr>
        <w:t>important</w:t>
      </w:r>
      <w:r>
        <w:rPr>
          <w:spacing w:val="-5"/>
        </w:rPr>
        <w:t xml:space="preserve"> </w:t>
      </w:r>
      <w:r>
        <w:rPr>
          <w:spacing w:val="-2"/>
        </w:rPr>
        <w:t>for</w:t>
      </w:r>
      <w:r>
        <w:rPr>
          <w:spacing w:val="-5"/>
        </w:rPr>
        <w:t xml:space="preserve"> </w:t>
      </w:r>
      <w:r>
        <w:rPr>
          <w:spacing w:val="-2"/>
        </w:rPr>
        <w:t>scalability</w:t>
      </w:r>
      <w:r>
        <w:rPr>
          <w:spacing w:val="-5"/>
        </w:rPr>
        <w:t xml:space="preserve"> </w:t>
      </w:r>
      <w:r>
        <w:rPr>
          <w:spacing w:val="-2"/>
        </w:rPr>
        <w:t>and</w:t>
      </w:r>
      <w:r>
        <w:rPr>
          <w:spacing w:val="-5"/>
        </w:rPr>
        <w:t xml:space="preserve"> </w:t>
      </w:r>
      <w:r>
        <w:rPr>
          <w:spacing w:val="-2"/>
        </w:rPr>
        <w:t>for</w:t>
      </w:r>
      <w:r>
        <w:rPr>
          <w:spacing w:val="-5"/>
        </w:rPr>
        <w:t xml:space="preserve"> </w:t>
      </w:r>
      <w:r>
        <w:rPr>
          <w:spacing w:val="-2"/>
        </w:rPr>
        <w:t>interpretability:</w:t>
      </w:r>
      <w:r>
        <w:rPr>
          <w:spacing w:val="23"/>
        </w:rPr>
        <w:t xml:space="preserve"> </w:t>
      </w:r>
      <w:r>
        <w:rPr>
          <w:spacing w:val="-2"/>
        </w:rPr>
        <w:t>the</w:t>
      </w:r>
      <w:r>
        <w:rPr>
          <w:spacing w:val="-5"/>
        </w:rPr>
        <w:t xml:space="preserve"> </w:t>
      </w:r>
      <w:r>
        <w:rPr>
          <w:spacing w:val="-2"/>
        </w:rPr>
        <w:t>score</w:t>
      </w:r>
      <w:r>
        <w:rPr>
          <w:spacing w:val="-5"/>
        </w:rPr>
        <w:t xml:space="preserve"> </w:t>
      </w:r>
      <w:r>
        <w:rPr>
          <w:spacing w:val="-2"/>
        </w:rPr>
        <w:t>of</w:t>
      </w:r>
      <w:r>
        <w:rPr>
          <w:spacing w:val="-5"/>
        </w:rPr>
        <w:t xml:space="preserve"> </w:t>
      </w:r>
      <w:r>
        <w:rPr>
          <w:spacing w:val="-2"/>
        </w:rPr>
        <w:t>a</w:t>
      </w:r>
      <w:r>
        <w:rPr>
          <w:spacing w:val="-5"/>
        </w:rPr>
        <w:t xml:space="preserve"> </w:t>
      </w:r>
      <w:r>
        <w:rPr>
          <w:spacing w:val="-2"/>
        </w:rPr>
        <w:t>cohort</w:t>
      </w:r>
      <w:r>
        <w:rPr>
          <w:spacing w:val="-5"/>
        </w:rPr>
        <w:t xml:space="preserve"> </w:t>
      </w:r>
      <w:r>
        <w:rPr>
          <w:spacing w:val="-2"/>
        </w:rPr>
        <w:t>wallet</w:t>
      </w:r>
    </w:p>
    <w:p w14:paraId="00DC1ECB" w14:textId="77777777" w:rsidR="00350CFB" w:rsidRDefault="00283FFF">
      <w:pPr>
        <w:pStyle w:val="BodyText"/>
        <w:spacing w:before="4" w:line="326" w:lineRule="auto"/>
        <w:ind w:left="282" w:right="563"/>
        <w:jc w:val="both"/>
      </w:pPr>
      <w:r>
        <w:rPr>
          <w:spacing w:val="-2"/>
        </w:rPr>
        <w:t>may</w:t>
      </w:r>
      <w:r>
        <w:rPr>
          <w:spacing w:val="-10"/>
        </w:rPr>
        <w:t xml:space="preserve"> </w:t>
      </w:r>
      <w:r>
        <w:rPr>
          <w:spacing w:val="-2"/>
        </w:rPr>
        <w:t>receive</w:t>
      </w:r>
      <w:r>
        <w:rPr>
          <w:spacing w:val="-10"/>
        </w:rPr>
        <w:t xml:space="preserve"> </w:t>
      </w:r>
      <w:r>
        <w:rPr>
          <w:spacing w:val="-2"/>
        </w:rPr>
        <w:t>mass</w:t>
      </w:r>
      <w:r>
        <w:rPr>
          <w:spacing w:val="-10"/>
        </w:rPr>
        <w:t xml:space="preserve"> </w:t>
      </w:r>
      <w:r>
        <w:rPr>
          <w:spacing w:val="-2"/>
        </w:rPr>
        <w:t>from</w:t>
      </w:r>
      <w:r>
        <w:rPr>
          <w:spacing w:val="-10"/>
        </w:rPr>
        <w:t xml:space="preserve"> </w:t>
      </w:r>
      <w:r>
        <w:rPr>
          <w:spacing w:val="-2"/>
        </w:rPr>
        <w:t>non-cohort</w:t>
      </w:r>
      <w:r>
        <w:rPr>
          <w:spacing w:val="-10"/>
        </w:rPr>
        <w:t xml:space="preserve"> </w:t>
      </w:r>
      <w:r>
        <w:rPr>
          <w:spacing w:val="-2"/>
        </w:rPr>
        <w:t>neighbors</w:t>
      </w:r>
      <w:r>
        <w:rPr>
          <w:spacing w:val="-10"/>
        </w:rPr>
        <w:t xml:space="preserve"> </w:t>
      </w:r>
      <w:r>
        <w:rPr>
          <w:spacing w:val="-2"/>
        </w:rPr>
        <w:t>that</w:t>
      </w:r>
      <w:r>
        <w:rPr>
          <w:spacing w:val="-10"/>
        </w:rPr>
        <w:t xml:space="preserve"> </w:t>
      </w:r>
      <w:r>
        <w:rPr>
          <w:spacing w:val="-2"/>
        </w:rPr>
        <w:t>endorse</w:t>
      </w:r>
      <w:r>
        <w:rPr>
          <w:spacing w:val="-10"/>
        </w:rPr>
        <w:t xml:space="preserve"> </w:t>
      </w:r>
      <w:r>
        <w:rPr>
          <w:spacing w:val="-2"/>
        </w:rPr>
        <w:t>or</w:t>
      </w:r>
      <w:r>
        <w:rPr>
          <w:spacing w:val="-10"/>
        </w:rPr>
        <w:t xml:space="preserve"> </w:t>
      </w:r>
      <w:r>
        <w:rPr>
          <w:spacing w:val="-2"/>
        </w:rPr>
        <w:t>transfer</w:t>
      </w:r>
      <w:r>
        <w:rPr>
          <w:spacing w:val="-10"/>
        </w:rPr>
        <w:t xml:space="preserve"> </w:t>
      </w:r>
      <w:r>
        <w:rPr>
          <w:spacing w:val="-2"/>
        </w:rPr>
        <w:t>to</w:t>
      </w:r>
      <w:r>
        <w:rPr>
          <w:spacing w:val="-10"/>
        </w:rPr>
        <w:t xml:space="preserve"> </w:t>
      </w:r>
      <w:r>
        <w:rPr>
          <w:spacing w:val="-2"/>
        </w:rPr>
        <w:t>it,</w:t>
      </w:r>
      <w:r>
        <w:rPr>
          <w:spacing w:val="-7"/>
        </w:rPr>
        <w:t xml:space="preserve"> </w:t>
      </w:r>
      <w:r>
        <w:rPr>
          <w:spacing w:val="-2"/>
        </w:rPr>
        <w:t>but</w:t>
      </w:r>
      <w:r>
        <w:rPr>
          <w:spacing w:val="-10"/>
        </w:rPr>
        <w:t xml:space="preserve"> </w:t>
      </w:r>
      <w:r>
        <w:rPr>
          <w:spacing w:val="-2"/>
        </w:rPr>
        <w:t>the</w:t>
      </w:r>
      <w:r>
        <w:rPr>
          <w:spacing w:val="-10"/>
        </w:rPr>
        <w:t xml:space="preserve"> </w:t>
      </w:r>
      <w:r>
        <w:rPr>
          <w:spacing w:val="-2"/>
        </w:rPr>
        <w:t>evaluation</w:t>
      </w:r>
      <w:r>
        <w:rPr>
          <w:spacing w:val="-10"/>
        </w:rPr>
        <w:t xml:space="preserve"> </w:t>
      </w:r>
      <w:r>
        <w:rPr>
          <w:spacing w:val="-2"/>
        </w:rPr>
        <w:t xml:space="preserve">reports </w:t>
      </w:r>
      <w:r>
        <w:t xml:space="preserve">scores only on </w:t>
      </w:r>
      <w:r>
        <w:rPr>
          <w:rFonts w:ascii="Arial Unicode MS"/>
          <w:spacing w:val="9"/>
        </w:rPr>
        <w:t>W</w:t>
      </w:r>
      <w:r>
        <w:rPr>
          <w:spacing w:val="9"/>
        </w:rPr>
        <w:t>.</w:t>
      </w:r>
    </w:p>
    <w:p w14:paraId="00DC1ECC" w14:textId="77777777" w:rsidR="00350CFB" w:rsidRDefault="00283FFF">
      <w:pPr>
        <w:pStyle w:val="BodyText"/>
        <w:spacing w:line="259" w:lineRule="exact"/>
        <w:ind w:left="274"/>
        <w:jc w:val="both"/>
      </w:pPr>
      <w:r>
        <w:t>The</w:t>
      </w:r>
      <w:r>
        <w:rPr>
          <w:spacing w:val="18"/>
        </w:rPr>
        <w:t xml:space="preserve"> </w:t>
      </w:r>
      <w:r>
        <w:t>conceptual</w:t>
      </w:r>
      <w:r>
        <w:rPr>
          <w:spacing w:val="18"/>
        </w:rPr>
        <w:t xml:space="preserve"> </w:t>
      </w:r>
      <w:r>
        <w:t>distinction</w:t>
      </w:r>
      <w:r>
        <w:rPr>
          <w:spacing w:val="18"/>
        </w:rPr>
        <w:t xml:space="preserve"> </w:t>
      </w:r>
      <w:r>
        <w:t>is</w:t>
      </w:r>
      <w:r>
        <w:rPr>
          <w:spacing w:val="19"/>
        </w:rPr>
        <w:t xml:space="preserve"> </w:t>
      </w:r>
      <w:r>
        <w:t>endorsement</w:t>
      </w:r>
      <w:r>
        <w:rPr>
          <w:spacing w:val="18"/>
        </w:rPr>
        <w:t xml:space="preserve"> </w:t>
      </w:r>
      <w:r>
        <w:t>versus</w:t>
      </w:r>
      <w:r>
        <w:rPr>
          <w:spacing w:val="18"/>
        </w:rPr>
        <w:t xml:space="preserve"> </w:t>
      </w:r>
      <w:r>
        <w:t>flow.</w:t>
      </w:r>
      <w:r>
        <w:rPr>
          <w:spacing w:val="55"/>
          <w:w w:val="150"/>
        </w:rPr>
        <w:t xml:space="preserve"> </w:t>
      </w:r>
      <w:r>
        <w:t>An</w:t>
      </w:r>
      <w:r>
        <w:rPr>
          <w:spacing w:val="18"/>
        </w:rPr>
        <w:t xml:space="preserve"> </w:t>
      </w:r>
      <w:r>
        <w:t>allowance</w:t>
      </w:r>
      <w:r>
        <w:rPr>
          <w:spacing w:val="19"/>
        </w:rPr>
        <w:t xml:space="preserve"> </w:t>
      </w:r>
      <w:r>
        <w:t>is</w:t>
      </w:r>
      <w:r>
        <w:rPr>
          <w:spacing w:val="18"/>
        </w:rPr>
        <w:t xml:space="preserve"> </w:t>
      </w:r>
      <w:r>
        <w:t>an</w:t>
      </w:r>
      <w:r>
        <w:rPr>
          <w:spacing w:val="18"/>
        </w:rPr>
        <w:t xml:space="preserve"> </w:t>
      </w:r>
      <w:r>
        <w:t>explicit,</w:t>
      </w:r>
      <w:r>
        <w:rPr>
          <w:spacing w:val="25"/>
        </w:rPr>
        <w:t xml:space="preserve"> </w:t>
      </w:r>
      <w:r>
        <w:rPr>
          <w:spacing w:val="-2"/>
        </w:rPr>
        <w:t>revocable</w:t>
      </w:r>
    </w:p>
    <w:p w14:paraId="00DC1ECD" w14:textId="77777777" w:rsidR="00350CFB" w:rsidRDefault="00283FFF">
      <w:pPr>
        <w:pStyle w:val="BodyText"/>
        <w:spacing w:before="180" w:line="396" w:lineRule="auto"/>
        <w:ind w:left="282" w:right="523"/>
        <w:jc w:val="both"/>
      </w:pPr>
      <w:r>
        <w:t>authorization</w:t>
      </w:r>
      <w:r>
        <w:rPr>
          <w:spacing w:val="-14"/>
        </w:rPr>
        <w:t xml:space="preserve"> </w:t>
      </w:r>
      <w:r>
        <w:t>to</w:t>
      </w:r>
      <w:r>
        <w:rPr>
          <w:spacing w:val="-14"/>
        </w:rPr>
        <w:t xml:space="preserve"> </w:t>
      </w:r>
      <w:r>
        <w:t>spend;</w:t>
      </w:r>
      <w:r>
        <w:rPr>
          <w:spacing w:val="-11"/>
        </w:rPr>
        <w:t xml:space="preserve"> </w:t>
      </w:r>
      <w:r>
        <w:t>a</w:t>
      </w:r>
      <w:r>
        <w:rPr>
          <w:spacing w:val="-14"/>
        </w:rPr>
        <w:t xml:space="preserve"> </w:t>
      </w:r>
      <w:r>
        <w:t>transfer</w:t>
      </w:r>
      <w:r>
        <w:rPr>
          <w:spacing w:val="-14"/>
        </w:rPr>
        <w:t xml:space="preserve"> </w:t>
      </w:r>
      <w:r>
        <w:t>is</w:t>
      </w:r>
      <w:r>
        <w:rPr>
          <w:spacing w:val="-14"/>
        </w:rPr>
        <w:t xml:space="preserve"> </w:t>
      </w:r>
      <w:r>
        <w:t>a</w:t>
      </w:r>
      <w:r>
        <w:rPr>
          <w:spacing w:val="-14"/>
        </w:rPr>
        <w:t xml:space="preserve"> </w:t>
      </w:r>
      <w:r>
        <w:t>completed</w:t>
      </w:r>
      <w:r>
        <w:rPr>
          <w:spacing w:val="-14"/>
        </w:rPr>
        <w:t xml:space="preserve"> </w:t>
      </w:r>
      <w:r>
        <w:t>movement</w:t>
      </w:r>
      <w:r>
        <w:rPr>
          <w:spacing w:val="-14"/>
        </w:rPr>
        <w:t xml:space="preserve"> </w:t>
      </w:r>
      <w:r>
        <w:t>of</w:t>
      </w:r>
      <w:r>
        <w:rPr>
          <w:spacing w:val="-14"/>
        </w:rPr>
        <w:t xml:space="preserve"> </w:t>
      </w:r>
      <w:r>
        <w:t>value</w:t>
      </w:r>
      <w:r>
        <w:rPr>
          <w:spacing w:val="-14"/>
        </w:rPr>
        <w:t xml:space="preserve"> </w:t>
      </w:r>
      <w:r>
        <w:t>that</w:t>
      </w:r>
      <w:r>
        <w:rPr>
          <w:spacing w:val="-14"/>
        </w:rPr>
        <w:t xml:space="preserve"> </w:t>
      </w:r>
      <w:r>
        <w:t>may</w:t>
      </w:r>
      <w:r>
        <w:rPr>
          <w:spacing w:val="-14"/>
        </w:rPr>
        <w:t xml:space="preserve"> </w:t>
      </w:r>
      <w:r>
        <w:t>reflect</w:t>
      </w:r>
      <w:r>
        <w:rPr>
          <w:spacing w:val="-14"/>
        </w:rPr>
        <w:t xml:space="preserve"> </w:t>
      </w:r>
      <w:r>
        <w:t>payment,</w:t>
      </w:r>
      <w:r>
        <w:rPr>
          <w:spacing w:val="-12"/>
        </w:rPr>
        <w:t xml:space="preserve"> </w:t>
      </w:r>
      <w:r>
        <w:t xml:space="preserve">rout-ing, market-making, or wash activity without a trust commitment </w:t>
      </w:r>
      <w:hyperlink w:anchor="_bookmark149" w:history="1">
        <w:r>
          <w:rPr>
            <w:vertAlign w:val="superscript"/>
          </w:rPr>
          <w:t>[16]</w:t>
        </w:r>
      </w:hyperlink>
      <w:r>
        <w:rPr>
          <w:vertAlign w:val="superscript"/>
        </w:rPr>
        <w:t>,</w:t>
      </w:r>
      <w:hyperlink w:anchor="_bookmark151" w:history="1">
        <w:r>
          <w:rPr>
            <w:vertAlign w:val="superscript"/>
          </w:rPr>
          <w:t>[18]</w:t>
        </w:r>
      </w:hyperlink>
      <w:r>
        <w:t>.</w:t>
      </w:r>
      <w:r>
        <w:rPr>
          <w:spacing w:val="40"/>
        </w:rPr>
        <w:t xml:space="preserve"> </w:t>
      </w:r>
      <w:r>
        <w:t>EndorseRank therefore treats the latest allowance snapshot as a citation-like endorsement graph in the sense of Page et al.</w:t>
      </w:r>
      <w:hyperlink w:anchor="_bookmark182" w:history="1">
        <w:r>
          <w:rPr>
            <w:vertAlign w:val="superscript"/>
          </w:rPr>
          <w:t>[49]</w:t>
        </w:r>
      </w:hyperlink>
      <w:r>
        <w:t>.</w:t>
      </w:r>
      <w:r>
        <w:rPr>
          <w:spacing w:val="40"/>
        </w:rPr>
        <w:t xml:space="preserve"> </w:t>
      </w:r>
      <w:r>
        <w:t xml:space="preserve">AWP treats historical transfers as time-decayed citations, down-weighting older flows so </w:t>
      </w:r>
      <w:bookmarkStart w:id="176" w:name="EndorseRank_allowance_graph"/>
      <w:bookmarkEnd w:id="176"/>
      <w:r>
        <w:t>that recent economic activity dominates.</w:t>
      </w:r>
    </w:p>
    <w:p w14:paraId="00DC1ECE" w14:textId="77777777" w:rsidR="00350CFB" w:rsidRDefault="00350CFB">
      <w:pPr>
        <w:pStyle w:val="BodyText"/>
        <w:spacing w:before="11"/>
      </w:pPr>
    </w:p>
    <w:p w14:paraId="00DC1ECF" w14:textId="77777777" w:rsidR="00350CFB" w:rsidRDefault="00283FFF">
      <w:pPr>
        <w:pStyle w:val="Heading3"/>
        <w:numPr>
          <w:ilvl w:val="2"/>
          <w:numId w:val="26"/>
        </w:numPr>
        <w:tabs>
          <w:tab w:val="left" w:pos="879"/>
        </w:tabs>
        <w:ind w:left="879" w:hanging="597"/>
        <w:jc w:val="both"/>
      </w:pPr>
      <w:r>
        <w:rPr>
          <w:spacing w:val="-2"/>
        </w:rPr>
        <w:t>EndorseRank</w:t>
      </w:r>
      <w:r>
        <w:rPr>
          <w:spacing w:val="1"/>
        </w:rPr>
        <w:t xml:space="preserve"> </w:t>
      </w:r>
      <w:r>
        <w:rPr>
          <w:spacing w:val="-2"/>
        </w:rPr>
        <w:t>allowance</w:t>
      </w:r>
      <w:r>
        <w:rPr>
          <w:spacing w:val="2"/>
        </w:rPr>
        <w:t xml:space="preserve"> </w:t>
      </w:r>
      <w:r>
        <w:rPr>
          <w:spacing w:val="-2"/>
        </w:rPr>
        <w:t>graph</w:t>
      </w:r>
    </w:p>
    <w:p w14:paraId="00DC1ED0" w14:textId="77777777" w:rsidR="00350CFB" w:rsidRDefault="00283FFF">
      <w:pPr>
        <w:pStyle w:val="BodyText"/>
        <w:spacing w:before="182" w:line="456" w:lineRule="exact"/>
        <w:ind w:left="282" w:right="559"/>
        <w:jc w:val="both"/>
      </w:pPr>
      <w:r>
        <w:t>Let</w:t>
      </w:r>
      <w:r>
        <w:rPr>
          <w:spacing w:val="-10"/>
        </w:rPr>
        <w:t xml:space="preserve"> </w:t>
      </w:r>
      <w:r>
        <w:rPr>
          <w:rFonts w:ascii="Arial Unicode MS" w:hAnsi="Arial Unicode MS"/>
        </w:rPr>
        <w:t>A</w:t>
      </w:r>
      <w:r>
        <w:rPr>
          <w:rFonts w:ascii="Arial Unicode MS" w:hAnsi="Arial Unicode MS"/>
          <w:spacing w:val="-17"/>
        </w:rPr>
        <w:t xml:space="preserve"> </w:t>
      </w:r>
      <w:r>
        <w:t>be</w:t>
      </w:r>
      <w:r>
        <w:rPr>
          <w:spacing w:val="-11"/>
        </w:rPr>
        <w:t xml:space="preserve"> </w:t>
      </w:r>
      <w:r>
        <w:t>the</w:t>
      </w:r>
      <w:r>
        <w:rPr>
          <w:spacing w:val="-10"/>
        </w:rPr>
        <w:t xml:space="preserve"> </w:t>
      </w:r>
      <w:r>
        <w:t>set</w:t>
      </w:r>
      <w:r>
        <w:rPr>
          <w:spacing w:val="-10"/>
        </w:rPr>
        <w:t xml:space="preserve"> </w:t>
      </w:r>
      <w:r>
        <w:t>of</w:t>
      </w:r>
      <w:r>
        <w:rPr>
          <w:spacing w:val="-10"/>
        </w:rPr>
        <w:t xml:space="preserve"> </w:t>
      </w:r>
      <w:r>
        <w:t>latest</w:t>
      </w:r>
      <w:r>
        <w:rPr>
          <w:spacing w:val="-10"/>
        </w:rPr>
        <w:t xml:space="preserve"> </w:t>
      </w:r>
      <w:r>
        <w:t>allowance</w:t>
      </w:r>
      <w:r>
        <w:rPr>
          <w:spacing w:val="-10"/>
        </w:rPr>
        <w:t xml:space="preserve"> </w:t>
      </w:r>
      <w:r>
        <w:t>records</w:t>
      </w:r>
      <w:r>
        <w:rPr>
          <w:spacing w:val="-10"/>
        </w:rPr>
        <w:t xml:space="preserve"> </w:t>
      </w:r>
      <w:r>
        <w:t>after</w:t>
      </w:r>
      <w:r>
        <w:rPr>
          <w:spacing w:val="-10"/>
        </w:rPr>
        <w:t xml:space="preserve"> </w:t>
      </w:r>
      <w:r>
        <w:t>preprocessing:</w:t>
      </w:r>
      <w:r>
        <w:rPr>
          <w:spacing w:val="12"/>
        </w:rPr>
        <w:t xml:space="preserve"> </w:t>
      </w:r>
      <w:r>
        <w:t>for</w:t>
      </w:r>
      <w:r>
        <w:rPr>
          <w:spacing w:val="-10"/>
        </w:rPr>
        <w:t xml:space="preserve"> </w:t>
      </w:r>
      <w:r>
        <w:t>each</w:t>
      </w:r>
      <w:r>
        <w:rPr>
          <w:spacing w:val="-10"/>
        </w:rPr>
        <w:t xml:space="preserve"> </w:t>
      </w:r>
      <w:r>
        <w:t>token</w:t>
      </w:r>
      <w:r>
        <w:rPr>
          <w:spacing w:val="-10"/>
        </w:rPr>
        <w:t xml:space="preserve"> </w:t>
      </w:r>
      <w:r>
        <w:t>and</w:t>
      </w:r>
      <w:r>
        <w:rPr>
          <w:spacing w:val="-11"/>
        </w:rPr>
        <w:t xml:space="preserve"> </w:t>
      </w:r>
      <w:r>
        <w:t xml:space="preserve">owner–spender </w:t>
      </w:r>
      <w:r>
        <w:rPr>
          <w:spacing w:val="-6"/>
        </w:rPr>
        <w:t>pair,</w:t>
      </w:r>
      <w:r>
        <w:rPr>
          <w:spacing w:val="-9"/>
        </w:rPr>
        <w:t xml:space="preserve"> </w:t>
      </w:r>
      <w:r>
        <w:rPr>
          <w:spacing w:val="-6"/>
        </w:rPr>
        <w:t>only</w:t>
      </w:r>
      <w:r>
        <w:rPr>
          <w:spacing w:val="-9"/>
        </w:rPr>
        <w:t xml:space="preserve"> </w:t>
      </w:r>
      <w:r>
        <w:rPr>
          <w:spacing w:val="-6"/>
        </w:rPr>
        <w:t>the</w:t>
      </w:r>
      <w:r>
        <w:rPr>
          <w:spacing w:val="-9"/>
        </w:rPr>
        <w:t xml:space="preserve"> </w:t>
      </w:r>
      <w:r>
        <w:rPr>
          <w:spacing w:val="-6"/>
        </w:rPr>
        <w:t>chronologically</w:t>
      </w:r>
      <w:r>
        <w:rPr>
          <w:spacing w:val="-3"/>
        </w:rPr>
        <w:t xml:space="preserve"> </w:t>
      </w:r>
      <w:r>
        <w:rPr>
          <w:spacing w:val="-6"/>
        </w:rPr>
        <w:t>last</w:t>
      </w:r>
      <w:r>
        <w:t xml:space="preserve"> </w:t>
      </w:r>
      <w:r>
        <w:rPr>
          <w:rFonts w:ascii="Courier New" w:hAnsi="Courier New"/>
          <w:spacing w:val="-6"/>
        </w:rPr>
        <w:t>Approval</w:t>
      </w:r>
      <w:r>
        <w:rPr>
          <w:rFonts w:ascii="Courier New" w:hAnsi="Courier New"/>
          <w:spacing w:val="-30"/>
        </w:rPr>
        <w:t xml:space="preserve"> </w:t>
      </w:r>
      <w:r>
        <w:rPr>
          <w:spacing w:val="-6"/>
        </w:rPr>
        <w:t>in</w:t>
      </w:r>
      <w:r>
        <w:t xml:space="preserve"> </w:t>
      </w:r>
      <w:r>
        <w:rPr>
          <w:spacing w:val="-6"/>
        </w:rPr>
        <w:t>the</w:t>
      </w:r>
      <w:r>
        <w:t xml:space="preserve"> </w:t>
      </w:r>
      <w:r>
        <w:rPr>
          <w:spacing w:val="-6"/>
        </w:rPr>
        <w:t>observation</w:t>
      </w:r>
      <w:r>
        <w:t xml:space="preserve"> </w:t>
      </w:r>
      <w:r>
        <w:rPr>
          <w:spacing w:val="-6"/>
        </w:rPr>
        <w:t>window</w:t>
      </w:r>
      <w:r>
        <w:t xml:space="preserve"> </w:t>
      </w:r>
      <w:r>
        <w:rPr>
          <w:spacing w:val="-6"/>
        </w:rPr>
        <w:t>is</w:t>
      </w:r>
      <w:r>
        <w:t xml:space="preserve"> </w:t>
      </w:r>
      <w:r>
        <w:rPr>
          <w:spacing w:val="-6"/>
        </w:rPr>
        <w:t>retained</w:t>
      </w:r>
      <w:r>
        <w:t xml:space="preserve"> </w:t>
      </w:r>
      <w:r>
        <w:rPr>
          <w:spacing w:val="-6"/>
        </w:rPr>
        <w:t>(zero</w:t>
      </w:r>
      <w:r>
        <w:t xml:space="preserve"> </w:t>
      </w:r>
      <w:r>
        <w:rPr>
          <w:spacing w:val="-6"/>
        </w:rPr>
        <w:t xml:space="preserve">allowances </w:t>
      </w:r>
      <w:r>
        <w:t>remove the edge). Across tokens, weights are summed:</w:t>
      </w:r>
    </w:p>
    <w:p w14:paraId="00DC1ED1" w14:textId="77777777" w:rsidR="00350CFB" w:rsidRDefault="00350CFB">
      <w:pPr>
        <w:pStyle w:val="BodyText"/>
        <w:spacing w:before="243"/>
      </w:pPr>
    </w:p>
    <w:p w14:paraId="00DC1ED2" w14:textId="77777777" w:rsidR="00350CFB" w:rsidRDefault="00283FFF">
      <w:pPr>
        <w:tabs>
          <w:tab w:val="left" w:pos="5007"/>
          <w:tab w:val="left" w:pos="9196"/>
        </w:tabs>
        <w:spacing w:before="1"/>
        <w:ind w:left="3452"/>
        <w:rPr>
          <w:sz w:val="24"/>
        </w:rPr>
      </w:pPr>
      <w:r>
        <w:rPr>
          <w:noProof/>
          <w:sz w:val="24"/>
        </w:rPr>
        <mc:AlternateContent>
          <mc:Choice Requires="wps">
            <w:drawing>
              <wp:anchor distT="0" distB="0" distL="0" distR="0" simplePos="0" relativeHeight="484020224" behindDoc="1" locked="0" layoutInCell="1" allowOverlap="1" wp14:anchorId="00DC2724" wp14:editId="00DC2725">
                <wp:simplePos x="0" y="0"/>
                <wp:positionH relativeFrom="page">
                  <wp:posOffset>3562578</wp:posOffset>
                </wp:positionH>
                <wp:positionV relativeFrom="paragraph">
                  <wp:posOffset>-115281</wp:posOffset>
                </wp:positionV>
                <wp:extent cx="219710" cy="563245"/>
                <wp:effectExtent l="0" t="0" r="0" b="0"/>
                <wp:wrapNone/>
                <wp:docPr id="142" name="Textbox 1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710" cy="563245"/>
                        </a:xfrm>
                        <a:prstGeom prst="rect">
                          <a:avLst/>
                        </a:prstGeom>
                      </wps:spPr>
                      <wps:txbx>
                        <w:txbxContent>
                          <w:p w14:paraId="00DC282E" w14:textId="77777777" w:rsidR="00350CFB" w:rsidRDefault="00283FFF">
                            <w:pPr>
                              <w:pStyle w:val="BodyText"/>
                              <w:spacing w:line="231" w:lineRule="exact"/>
                            </w:pPr>
                            <w:r>
                              <w:rPr>
                                <w:spacing w:val="-10"/>
                                <w:w w:val="235"/>
                              </w:rPr>
                              <w:t>L</w:t>
                            </w:r>
                          </w:p>
                        </w:txbxContent>
                      </wps:txbx>
                      <wps:bodyPr wrap="square" lIns="0" tIns="0" rIns="0" bIns="0" rtlCol="0">
                        <a:noAutofit/>
                      </wps:bodyPr>
                    </wps:wsp>
                  </a:graphicData>
                </a:graphic>
              </wp:anchor>
            </w:drawing>
          </mc:Choice>
          <mc:Fallback>
            <w:pict>
              <v:shape w14:anchorId="00DC2724" id="Textbox 142" o:spid="_x0000_s1139" type="#_x0000_t202" style="position:absolute;left:0;text-align:left;margin-left:280.5pt;margin-top:-9.1pt;width:17.3pt;height:44.35pt;z-index:-192962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" filled="f" stroked="f">
                <v:textbox inset="0,0,0,0">
                  <w:txbxContent>
                    <w:p w14:paraId="00DC282E" w14:textId="77777777" w:rsidR="00350CFB" w:rsidRDefault="00283FFF">
                      <w:pPr>
                        <w:pStyle w:val="BodyText"/>
                        <w:spacing w:line="231" w:lineRule="exact"/>
                      </w:pPr>
                      <w:r>
                        <w:rPr>
                          <w:spacing w:val="-10"/>
                          <w:w w:val="235"/>
                        </w:rPr>
                        <w:t>L</w:t>
                      </w:r>
                    </w:p>
                  </w:txbxContent>
                </v:textbox>
                <w10:wrap anchorx="page"/>
              </v:shape>
            </w:pict>
          </mc:Fallback>
        </mc:AlternateContent>
      </w:r>
      <w:r>
        <w:rPr>
          <w:i/>
          <w:sz w:val="24"/>
        </w:rPr>
        <w:t>w</w:t>
      </w:r>
      <w:r>
        <w:rPr>
          <w:rFonts w:ascii="Menlo" w:hAnsi="Menlo"/>
          <w:i/>
          <w:sz w:val="24"/>
          <w:vertAlign w:val="subscript"/>
        </w:rPr>
        <w:t>A</w:t>
      </w:r>
      <w:r>
        <w:rPr>
          <w:sz w:val="24"/>
        </w:rPr>
        <w:t>(</w:t>
      </w:r>
      <w:r>
        <w:rPr>
          <w:i/>
          <w:sz w:val="24"/>
        </w:rPr>
        <w:t>u,</w:t>
      </w:r>
      <w:r>
        <w:rPr>
          <w:i/>
          <w:spacing w:val="13"/>
          <w:sz w:val="24"/>
        </w:rPr>
        <w:t xml:space="preserve"> </w:t>
      </w:r>
      <w:r>
        <w:rPr>
          <w:i/>
          <w:sz w:val="24"/>
        </w:rPr>
        <w:t>v</w:t>
      </w:r>
      <w:r>
        <w:rPr>
          <w:sz w:val="24"/>
        </w:rPr>
        <w:t>)</w:t>
      </w:r>
      <w:r>
        <w:rPr>
          <w:spacing w:val="64"/>
          <w:sz w:val="24"/>
        </w:rPr>
        <w:t xml:space="preserve"> </w:t>
      </w:r>
      <w:r>
        <w:rPr>
          <w:spacing w:val="-10"/>
          <w:sz w:val="24"/>
        </w:rPr>
        <w:t>=</w:t>
      </w:r>
      <w:r>
        <w:rPr>
          <w:sz w:val="24"/>
        </w:rPr>
        <w:tab/>
      </w:r>
      <w:r>
        <w:rPr>
          <w:i/>
          <w:sz w:val="24"/>
        </w:rPr>
        <w:t>a</w:t>
      </w:r>
      <w:r>
        <w:rPr>
          <w:rFonts w:ascii="Menlo" w:hAnsi="Menlo"/>
          <w:i/>
          <w:sz w:val="24"/>
          <w:vertAlign w:val="superscript"/>
        </w:rPr>
        <w:t>⋆</w:t>
      </w:r>
      <w:r>
        <w:rPr>
          <w:sz w:val="24"/>
        </w:rPr>
        <w:t>(</w:t>
      </w:r>
      <w:r>
        <w:rPr>
          <w:i/>
          <w:sz w:val="24"/>
        </w:rPr>
        <w:t>u,</w:t>
      </w:r>
      <w:r>
        <w:rPr>
          <w:i/>
          <w:spacing w:val="-2"/>
          <w:sz w:val="24"/>
        </w:rPr>
        <w:t xml:space="preserve"> </w:t>
      </w:r>
      <w:r>
        <w:rPr>
          <w:i/>
          <w:sz w:val="24"/>
        </w:rPr>
        <w:t xml:space="preserve">v, </w:t>
      </w:r>
      <w:r>
        <w:rPr>
          <w:spacing w:val="-2"/>
          <w:sz w:val="24"/>
        </w:rPr>
        <w:t>token)</w:t>
      </w:r>
      <w:r>
        <w:rPr>
          <w:i/>
          <w:spacing w:val="-2"/>
          <w:sz w:val="24"/>
        </w:rPr>
        <w:t>,</w:t>
      </w:r>
      <w:r>
        <w:rPr>
          <w:i/>
          <w:sz w:val="24"/>
        </w:rPr>
        <w:tab/>
      </w:r>
      <w:r>
        <w:rPr>
          <w:spacing w:val="-2"/>
          <w:sz w:val="24"/>
        </w:rPr>
        <w:t>(3.3)</w:t>
      </w:r>
    </w:p>
    <w:p w14:paraId="00DC1ED3" w14:textId="77777777" w:rsidR="00350CFB" w:rsidRDefault="00283FFF">
      <w:pPr>
        <w:spacing w:before="76"/>
        <w:ind w:left="-1" w:right="621"/>
        <w:jc w:val="center"/>
        <w:rPr>
          <w:sz w:val="16"/>
        </w:rPr>
      </w:pPr>
      <w:r>
        <w:rPr>
          <w:spacing w:val="-2"/>
          <w:sz w:val="16"/>
        </w:rPr>
        <w:t>token</w:t>
      </w:r>
    </w:p>
    <w:p w14:paraId="00DC1ED4" w14:textId="77777777" w:rsidR="00350CFB" w:rsidRDefault="00283FFF">
      <w:pPr>
        <w:pStyle w:val="BodyText"/>
        <w:spacing w:before="190" w:line="456" w:lineRule="exact"/>
        <w:ind w:left="282" w:right="560" w:hanging="9"/>
        <w:jc w:val="both"/>
      </w:pPr>
      <w:r>
        <w:t xml:space="preserve">where </w:t>
      </w:r>
      <w:r>
        <w:rPr>
          <w:i/>
        </w:rPr>
        <w:t>a</w:t>
      </w:r>
      <w:r>
        <w:rPr>
          <w:rFonts w:ascii="Menlo" w:hAnsi="Menlo"/>
          <w:i/>
          <w:vertAlign w:val="superscript"/>
        </w:rPr>
        <w:t>⋆</w:t>
      </w:r>
      <w:r>
        <w:rPr>
          <w:rFonts w:ascii="Menlo" w:hAnsi="Menlo"/>
          <w:i/>
          <w:spacing w:val="-37"/>
        </w:rPr>
        <w:t xml:space="preserve"> </w:t>
      </w:r>
      <w:r>
        <w:t>is the latest decimal-adjusted allowance.</w:t>
      </w:r>
      <w:r>
        <w:rPr>
          <w:spacing w:val="40"/>
        </w:rPr>
        <w:t xml:space="preserve"> </w:t>
      </w:r>
      <w:r>
        <w:t xml:space="preserve">The directed edge </w:t>
      </w:r>
      <w:r>
        <w:rPr>
          <w:i/>
        </w:rPr>
        <w:t>u</w:t>
      </w:r>
      <w:r>
        <w:rPr>
          <w:i/>
          <w:w w:val="110"/>
        </w:rPr>
        <w:t xml:space="preserve"> </w:t>
      </w:r>
      <w:r>
        <w:rPr>
          <w:rFonts w:ascii="Arial Unicode MS" w:hAnsi="Arial Unicode MS"/>
          <w:w w:val="110"/>
        </w:rPr>
        <w:t xml:space="preserve">→ </w:t>
      </w:r>
      <w:r>
        <w:rPr>
          <w:i/>
        </w:rPr>
        <w:t xml:space="preserve">v </w:t>
      </w:r>
      <w:r>
        <w:t xml:space="preserve">encodes owner </w:t>
      </w:r>
      <w:r>
        <w:rPr>
          <w:i/>
        </w:rPr>
        <w:t xml:space="preserve">u </w:t>
      </w:r>
      <w:r>
        <w:t xml:space="preserve">endorsing spender </w:t>
      </w:r>
      <w:r>
        <w:rPr>
          <w:i/>
        </w:rPr>
        <w:t>v</w:t>
      </w:r>
      <w:r>
        <w:t>.</w:t>
      </w:r>
      <w:r>
        <w:rPr>
          <w:spacing w:val="40"/>
        </w:rPr>
        <w:t xml:space="preserve"> </w:t>
      </w:r>
      <w:r>
        <w:t xml:space="preserve">PageRank damping is </w:t>
      </w:r>
      <w:r>
        <w:rPr>
          <w:i/>
        </w:rPr>
        <w:t xml:space="preserve">d </w:t>
      </w:r>
      <w:r>
        <w:rPr>
          <w:w w:val="110"/>
        </w:rPr>
        <w:t xml:space="preserve">= </w:t>
      </w:r>
      <w:r>
        <w:t>0</w:t>
      </w:r>
      <w:r>
        <w:rPr>
          <w:i/>
        </w:rPr>
        <w:t>.</w:t>
      </w:r>
      <w:r>
        <w:t>85.</w:t>
      </w:r>
      <w:r>
        <w:rPr>
          <w:spacing w:val="40"/>
        </w:rPr>
        <w:t xml:space="preserve"> </w:t>
      </w:r>
      <w:r>
        <w:t xml:space="preserve">No temporal decay is applied: allowance override semantics replace time-based weighting, because a newer approval supersedes an older one for the same pair </w:t>
      </w:r>
      <w:hyperlink w:anchor="_bookmark151" w:history="1">
        <w:r>
          <w:rPr>
            <w:vertAlign w:val="superscript"/>
          </w:rPr>
          <w:t>[18]</w:t>
        </w:r>
      </w:hyperlink>
      <w:r>
        <w:t>.</w:t>
      </w:r>
    </w:p>
    <w:p w14:paraId="00DC1ED5" w14:textId="77777777" w:rsidR="00350CFB" w:rsidRDefault="00283FFF">
      <w:pPr>
        <w:pStyle w:val="BodyText"/>
        <w:spacing w:before="157"/>
        <w:ind w:left="273"/>
        <w:jc w:val="both"/>
      </w:pPr>
      <w:bookmarkStart w:id="177" w:name="AWP_transfer_graph"/>
      <w:bookmarkEnd w:id="177"/>
      <w:r>
        <w:t>Algorithm</w:t>
      </w:r>
      <w:r>
        <w:rPr>
          <w:spacing w:val="-11"/>
        </w:rPr>
        <w:t xml:space="preserve"> </w:t>
      </w:r>
      <w:hyperlink w:anchor="_bookmark60" w:history="1">
        <w:r>
          <w:t>1</w:t>
        </w:r>
      </w:hyperlink>
      <w:r>
        <w:rPr>
          <w:spacing w:val="-10"/>
        </w:rPr>
        <w:t xml:space="preserve"> </w:t>
      </w:r>
      <w:r>
        <w:t>formalizes</w:t>
      </w:r>
      <w:r>
        <w:rPr>
          <w:spacing w:val="-10"/>
        </w:rPr>
        <w:t xml:space="preserve"> </w:t>
      </w:r>
      <w:r>
        <w:t>construction</w:t>
      </w:r>
      <w:r>
        <w:rPr>
          <w:spacing w:val="-10"/>
        </w:rPr>
        <w:t xml:space="preserve"> </w:t>
      </w:r>
      <w:r>
        <w:t>and</w:t>
      </w:r>
      <w:r>
        <w:rPr>
          <w:spacing w:val="-10"/>
        </w:rPr>
        <w:t xml:space="preserve"> </w:t>
      </w:r>
      <w:r>
        <w:rPr>
          <w:spacing w:val="-2"/>
        </w:rPr>
        <w:t>scoring.</w:t>
      </w:r>
    </w:p>
    <w:p w14:paraId="00DC1ED6" w14:textId="77777777" w:rsidR="00350CFB" w:rsidRDefault="00350CFB">
      <w:pPr>
        <w:pStyle w:val="BodyText"/>
        <w:jc w:val="both"/>
        <w:sectPr w:rsidR="00350CFB">
          <w:pgSz w:w="11910" w:h="16840"/>
          <w:pgMar w:top="1840" w:right="708" w:bottom="2300" w:left="992" w:header="0" w:footer="2115" w:gutter="0"/>
          <w:cols w:space="720"/>
        </w:sectPr>
      </w:pPr>
    </w:p>
    <w:p w14:paraId="00DC1ED7" w14:textId="77777777" w:rsidR="00350CFB" w:rsidRDefault="00350CFB">
      <w:pPr>
        <w:pStyle w:val="BodyText"/>
        <w:spacing w:before="4" w:after="1"/>
        <w:rPr>
          <w:sz w:val="7"/>
        </w:rPr>
      </w:pPr>
    </w:p>
    <w:p w14:paraId="00DC1ED8" w14:textId="77777777" w:rsidR="00350CFB" w:rsidRDefault="00283FFF">
      <w:pPr>
        <w:spacing w:line="20" w:lineRule="exact"/>
        <w:ind w:left="282"/>
        <w:rPr>
          <w:sz w:val="2"/>
        </w:rPr>
      </w:pPr>
      <w:r>
        <w:rPr>
          <w:noProof/>
          <w:sz w:val="2"/>
        </w:rPr>
        <mc:AlternateContent>
          <mc:Choice Requires="wpg">
            <w:drawing>
              <wp:inline distT="0" distB="0" distL="0" distR="0" wp14:anchorId="00DC2726" wp14:editId="00DC2727">
                <wp:extent cx="5941695" cy="10160"/>
                <wp:effectExtent l="9525" t="0" r="1904" b="8890"/>
                <wp:docPr id="143" name="Group 1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1695" cy="10160"/>
                          <a:chOff x="0" y="0"/>
                          <a:chExt cx="5941695" cy="10160"/>
                        </a:xfrm>
                      </wpg:grpSpPr>
                      <wps:wsp>
                        <wps:cNvPr id="144" name="Graphic 144"/>
                        <wps:cNvSpPr/>
                        <wps:spPr>
                          <a:xfrm>
                            <a:off x="0" y="5060"/>
                            <a:ext cx="5941695" cy="1270"/>
                          </a:xfrm>
                          <a:custGeom>
                            <a:avLst/>
                            <a:gdLst/>
                            <a:ahLst/>
                            <a:cxnLst/>
                            <a:rect l="l" t="t" r="r" b="b"/>
                            <a:pathLst>
                              <a:path w="5941695">
                                <a:moveTo>
                                  <a:pt x="0" y="0"/>
                                </a:moveTo>
                                <a:lnTo>
                                  <a:pt x="5941517" y="0"/>
                                </a:lnTo>
                              </a:path>
                            </a:pathLst>
                          </a:custGeom>
                          <a:ln w="1012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30E453A" id="Group 143" o:spid="_x0000_s1026" style="width:467.85pt;height:.8pt;mso-position-horizontal-relative:char;mso-position-vertical-relative:line" coordsize="59416,10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">
                <v:shape id="Graphic 144" o:spid="_x0000_s1027" style="position:absolute;top:50;width:59416;height:13;visibility:visible;mso-wrap-style:square;v-text-anchor:top" coordsize="594169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" path="m,l5941517,e" filled="f" strokeweight=".28114mm">
                  <v:path arrowok="t"/>
                </v:shape>
                <w10:anchorlock/>
              </v:group>
            </w:pict>
          </mc:Fallback>
        </mc:AlternateContent>
      </w:r>
    </w:p>
    <w:p w14:paraId="00DC1ED9" w14:textId="77777777" w:rsidR="00350CFB" w:rsidRDefault="00283FFF">
      <w:pPr>
        <w:spacing w:line="243" w:lineRule="exact"/>
        <w:ind w:left="273"/>
        <w:rPr>
          <w:sz w:val="24"/>
        </w:rPr>
      </w:pPr>
      <w:bookmarkStart w:id="178" w:name="_bookmark60"/>
      <w:bookmarkEnd w:id="178"/>
      <w:r>
        <w:rPr>
          <w:b/>
          <w:sz w:val="24"/>
        </w:rPr>
        <w:t>Algorithm</w:t>
      </w:r>
      <w:r>
        <w:rPr>
          <w:b/>
          <w:spacing w:val="-9"/>
          <w:sz w:val="24"/>
        </w:rPr>
        <w:t xml:space="preserve"> </w:t>
      </w:r>
      <w:r>
        <w:rPr>
          <w:b/>
          <w:sz w:val="24"/>
        </w:rPr>
        <w:t>1</w:t>
      </w:r>
      <w:r>
        <w:rPr>
          <w:b/>
          <w:spacing w:val="-9"/>
          <w:sz w:val="24"/>
        </w:rPr>
        <w:t xml:space="preserve"> </w:t>
      </w:r>
      <w:r>
        <w:rPr>
          <w:sz w:val="24"/>
        </w:rPr>
        <w:t>EndorseRank</w:t>
      </w:r>
      <w:r>
        <w:rPr>
          <w:spacing w:val="-8"/>
          <w:sz w:val="24"/>
        </w:rPr>
        <w:t xml:space="preserve"> </w:t>
      </w:r>
      <w:r>
        <w:rPr>
          <w:sz w:val="24"/>
        </w:rPr>
        <w:t>graph</w:t>
      </w:r>
      <w:r>
        <w:rPr>
          <w:spacing w:val="-9"/>
          <w:sz w:val="24"/>
        </w:rPr>
        <w:t xml:space="preserve"> </w:t>
      </w:r>
      <w:r>
        <w:rPr>
          <w:sz w:val="24"/>
        </w:rPr>
        <w:t>construction</w:t>
      </w:r>
      <w:r>
        <w:rPr>
          <w:spacing w:val="-8"/>
          <w:sz w:val="24"/>
        </w:rPr>
        <w:t xml:space="preserve"> </w:t>
      </w:r>
      <w:r>
        <w:rPr>
          <w:sz w:val="24"/>
        </w:rPr>
        <w:t>and</w:t>
      </w:r>
      <w:r>
        <w:rPr>
          <w:spacing w:val="-9"/>
          <w:sz w:val="24"/>
        </w:rPr>
        <w:t xml:space="preserve"> </w:t>
      </w:r>
      <w:r>
        <w:rPr>
          <w:spacing w:val="-2"/>
          <w:sz w:val="24"/>
        </w:rPr>
        <w:t>scoring</w:t>
      </w:r>
    </w:p>
    <w:p w14:paraId="00DC1EDA" w14:textId="77777777" w:rsidR="00350CFB" w:rsidRDefault="00283FFF">
      <w:pPr>
        <w:pStyle w:val="BodyText"/>
        <w:spacing w:line="352" w:lineRule="exact"/>
        <w:ind w:left="282"/>
      </w:pPr>
      <w:r>
        <w:rPr>
          <w:noProof/>
        </w:rPr>
        <mc:AlternateContent>
          <mc:Choice Requires="wps">
            <w:drawing>
              <wp:anchor distT="0" distB="0" distL="0" distR="0" simplePos="0" relativeHeight="484021760" behindDoc="1" locked="0" layoutInCell="1" allowOverlap="1" wp14:anchorId="00DC2728" wp14:editId="00DC2729">
                <wp:simplePos x="0" y="0"/>
                <wp:positionH relativeFrom="page">
                  <wp:posOffset>809244</wp:posOffset>
                </wp:positionH>
                <wp:positionV relativeFrom="paragraph">
                  <wp:posOffset>28627</wp:posOffset>
                </wp:positionV>
                <wp:extent cx="5941695" cy="1270"/>
                <wp:effectExtent l="0" t="0" r="0" b="0"/>
                <wp:wrapNone/>
                <wp:docPr id="145" name="Graphic 1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1695" cy="1270"/>
                        </a:xfrm>
                        <a:custGeom>
                          <a:avLst/>
                          <a:gdLst/>
                          <a:ahLst/>
                          <a:cxnLst/>
                          <a:rect l="l" t="t" r="r" b="b"/>
                          <a:pathLst>
                            <a:path w="5941695">
                              <a:moveTo>
                                <a:pt x="0" y="0"/>
                              </a:moveTo>
                              <a:lnTo>
                                <a:pt x="5941517"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B461923" id="Graphic 145" o:spid="_x0000_s1026" style="position:absolute;margin-left:63.7pt;margin-top:2.25pt;width:467.85pt;height:.1pt;z-index:-19294720;visibility:visible;mso-wrap-style:square;mso-wrap-distance-left:0;mso-wrap-distance-top:0;mso-wrap-distance-right:0;mso-wrap-distance-bottom:0;mso-position-horizontal:absolute;mso-position-horizontal-relative:page;mso-position-vertical:absolute;mso-position-vertical-relative:text;v-text-anchor:top" coordsize="594169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" path="m,l5941517,e" filled="f" strokeweight=".14056mm">
                <v:path arrowok="t"/>
                <w10:wrap anchorx="page"/>
              </v:shape>
            </w:pict>
          </mc:Fallback>
        </mc:AlternateContent>
      </w:r>
      <w:r>
        <w:rPr>
          <w:b/>
        </w:rPr>
        <w:t>Require:</w:t>
      </w:r>
      <w:r>
        <w:rPr>
          <w:b/>
          <w:spacing w:val="54"/>
        </w:rPr>
        <w:t xml:space="preserve"> </w:t>
      </w:r>
      <w:r>
        <w:t>Latest</w:t>
      </w:r>
      <w:r>
        <w:rPr>
          <w:spacing w:val="-4"/>
        </w:rPr>
        <w:t xml:space="preserve"> </w:t>
      </w:r>
      <w:r>
        <w:t>allowances</w:t>
      </w:r>
      <w:r>
        <w:rPr>
          <w:spacing w:val="-3"/>
        </w:rPr>
        <w:t xml:space="preserve"> </w:t>
      </w:r>
      <w:r>
        <w:rPr>
          <w:rFonts w:ascii="Arial Unicode MS" w:hAnsi="Arial Unicode MS"/>
        </w:rPr>
        <w:t>A</w:t>
      </w:r>
      <w:r>
        <w:t>,</w:t>
      </w:r>
      <w:r>
        <w:rPr>
          <w:spacing w:val="-4"/>
        </w:rPr>
        <w:t xml:space="preserve"> </w:t>
      </w:r>
      <w:r>
        <w:t>seed</w:t>
      </w:r>
      <w:r>
        <w:rPr>
          <w:spacing w:val="-3"/>
        </w:rPr>
        <w:t xml:space="preserve"> </w:t>
      </w:r>
      <w:r>
        <w:t>wallets</w:t>
      </w:r>
      <w:r>
        <w:rPr>
          <w:spacing w:val="-2"/>
        </w:rPr>
        <w:t xml:space="preserve"> </w:t>
      </w:r>
      <w:r>
        <w:rPr>
          <w:rFonts w:ascii="Arial Unicode MS" w:hAnsi="Arial Unicode MS"/>
          <w:spacing w:val="9"/>
        </w:rPr>
        <w:t>W</w:t>
      </w:r>
      <w:r>
        <w:rPr>
          <w:spacing w:val="9"/>
        </w:rPr>
        <w:t>,</w:t>
      </w:r>
      <w:r>
        <w:rPr>
          <w:spacing w:val="-4"/>
        </w:rPr>
        <w:t xml:space="preserve"> </w:t>
      </w:r>
      <w:r>
        <w:t>damping</w:t>
      </w:r>
      <w:r>
        <w:rPr>
          <w:spacing w:val="-2"/>
        </w:rPr>
        <w:t xml:space="preserve"> </w:t>
      </w:r>
      <w:r>
        <w:rPr>
          <w:i/>
        </w:rPr>
        <w:t>d</w:t>
      </w:r>
      <w:r>
        <w:t>,</w:t>
      </w:r>
      <w:r>
        <w:rPr>
          <w:spacing w:val="-4"/>
        </w:rPr>
        <w:t xml:space="preserve"> </w:t>
      </w:r>
      <w:r>
        <w:t>tolerance</w:t>
      </w:r>
      <w:r>
        <w:rPr>
          <w:spacing w:val="-3"/>
        </w:rPr>
        <w:t xml:space="preserve"> </w:t>
      </w:r>
      <w:r>
        <w:rPr>
          <w:i/>
        </w:rPr>
        <w:t>τ</w:t>
      </w:r>
      <w:r>
        <w:rPr>
          <w:vertAlign w:val="subscript"/>
        </w:rPr>
        <w:t>tol</w:t>
      </w:r>
      <w:r>
        <w:t>,</w:t>
      </w:r>
      <w:r>
        <w:rPr>
          <w:spacing w:val="-3"/>
        </w:rPr>
        <w:t xml:space="preserve"> </w:t>
      </w:r>
      <w:r>
        <w:t>max</w:t>
      </w:r>
      <w:r>
        <w:rPr>
          <w:spacing w:val="-4"/>
        </w:rPr>
        <w:t xml:space="preserve"> </w:t>
      </w:r>
      <w:r>
        <w:t>iterations</w:t>
      </w:r>
      <w:r>
        <w:rPr>
          <w:spacing w:val="-2"/>
        </w:rPr>
        <w:t xml:space="preserve"> </w:t>
      </w:r>
      <w:r>
        <w:rPr>
          <w:i/>
          <w:spacing w:val="-4"/>
        </w:rPr>
        <w:t>I</w:t>
      </w:r>
      <w:r>
        <w:rPr>
          <w:spacing w:val="-4"/>
          <w:vertAlign w:val="subscript"/>
        </w:rPr>
        <w:t>max</w:t>
      </w:r>
    </w:p>
    <w:p w14:paraId="00DC1EDB" w14:textId="77777777" w:rsidR="00350CFB" w:rsidRDefault="00283FFF">
      <w:pPr>
        <w:spacing w:line="289" w:lineRule="exact"/>
        <w:ind w:left="282"/>
        <w:rPr>
          <w:rFonts w:ascii="Arial Unicode MS"/>
          <w:sz w:val="24"/>
        </w:rPr>
      </w:pPr>
      <w:r>
        <w:rPr>
          <w:b/>
          <w:sz w:val="24"/>
        </w:rPr>
        <w:t>Ensure:</w:t>
      </w:r>
      <w:r>
        <w:rPr>
          <w:b/>
          <w:spacing w:val="47"/>
          <w:sz w:val="24"/>
        </w:rPr>
        <w:t xml:space="preserve"> </w:t>
      </w:r>
      <w:r>
        <w:rPr>
          <w:sz w:val="24"/>
        </w:rPr>
        <w:t>Scores</w:t>
      </w:r>
      <w:r>
        <w:rPr>
          <w:spacing w:val="-7"/>
          <w:sz w:val="24"/>
        </w:rPr>
        <w:t xml:space="preserve"> </w:t>
      </w:r>
      <w:r>
        <w:rPr>
          <w:b/>
          <w:sz w:val="24"/>
        </w:rPr>
        <w:t>s</w:t>
      </w:r>
      <w:r>
        <w:rPr>
          <w:sz w:val="24"/>
          <w:vertAlign w:val="subscript"/>
        </w:rPr>
        <w:t>ER</w:t>
      </w:r>
      <w:r>
        <w:rPr>
          <w:spacing w:val="2"/>
          <w:sz w:val="24"/>
        </w:rPr>
        <w:t xml:space="preserve"> </w:t>
      </w:r>
      <w:r>
        <w:rPr>
          <w:sz w:val="24"/>
        </w:rPr>
        <w:t>on</w:t>
      </w:r>
      <w:r>
        <w:rPr>
          <w:spacing w:val="-6"/>
          <w:sz w:val="24"/>
        </w:rPr>
        <w:t xml:space="preserve"> </w:t>
      </w:r>
      <w:r>
        <w:rPr>
          <w:rFonts w:ascii="Arial Unicode MS"/>
          <w:spacing w:val="-10"/>
          <w:sz w:val="24"/>
        </w:rPr>
        <w:t>W</w:t>
      </w:r>
    </w:p>
    <w:p w14:paraId="00DC1EDC" w14:textId="77777777" w:rsidR="00350CFB" w:rsidRDefault="00283FFF">
      <w:pPr>
        <w:spacing w:line="289" w:lineRule="exact"/>
        <w:ind w:left="414"/>
        <w:rPr>
          <w:rFonts w:ascii="Arial Unicode MS" w:hAnsi="Arial Unicode MS"/>
          <w:sz w:val="24"/>
        </w:rPr>
      </w:pPr>
      <w:r>
        <w:rPr>
          <w:w w:val="105"/>
          <w:sz w:val="20"/>
        </w:rPr>
        <w:t>1:</w:t>
      </w:r>
      <w:r>
        <w:rPr>
          <w:spacing w:val="62"/>
          <w:w w:val="150"/>
          <w:sz w:val="20"/>
        </w:rPr>
        <w:t xml:space="preserve"> </w:t>
      </w:r>
      <w:r>
        <w:rPr>
          <w:i/>
          <w:w w:val="105"/>
          <w:sz w:val="24"/>
        </w:rPr>
        <w:t>E</w:t>
      </w:r>
      <w:r>
        <w:rPr>
          <w:i/>
          <w:spacing w:val="21"/>
          <w:w w:val="120"/>
          <w:sz w:val="24"/>
        </w:rPr>
        <w:t xml:space="preserve"> </w:t>
      </w:r>
      <w:r>
        <w:rPr>
          <w:rFonts w:ascii="Arial Unicode MS" w:hAnsi="Arial Unicode MS"/>
          <w:w w:val="120"/>
          <w:sz w:val="24"/>
        </w:rPr>
        <w:t>←</w:t>
      </w:r>
      <w:r>
        <w:rPr>
          <w:rFonts w:ascii="Arial Unicode MS" w:hAnsi="Arial Unicode MS"/>
          <w:spacing w:val="-4"/>
          <w:w w:val="120"/>
          <w:sz w:val="24"/>
        </w:rPr>
        <w:t xml:space="preserve"> </w:t>
      </w:r>
      <w:r>
        <w:rPr>
          <w:rFonts w:ascii="Arial Unicode MS" w:hAnsi="Arial Unicode MS"/>
          <w:spacing w:val="-10"/>
          <w:w w:val="95"/>
          <w:sz w:val="24"/>
        </w:rPr>
        <w:t>∅</w:t>
      </w:r>
    </w:p>
    <w:p w14:paraId="00DC1EDD" w14:textId="77777777" w:rsidR="00350CFB" w:rsidRDefault="00283FFF">
      <w:pPr>
        <w:spacing w:line="289" w:lineRule="exact"/>
        <w:ind w:left="414"/>
        <w:rPr>
          <w:b/>
          <w:sz w:val="24"/>
        </w:rPr>
      </w:pPr>
      <w:r>
        <w:rPr>
          <w:b/>
          <w:noProof/>
          <w:sz w:val="24"/>
        </w:rPr>
        <mc:AlternateContent>
          <mc:Choice Requires="wps">
            <w:drawing>
              <wp:anchor distT="0" distB="0" distL="0" distR="0" simplePos="0" relativeHeight="484022784" behindDoc="1" locked="0" layoutInCell="1" allowOverlap="1" wp14:anchorId="00DC272A" wp14:editId="00DC272B">
                <wp:simplePos x="0" y="0"/>
                <wp:positionH relativeFrom="page">
                  <wp:posOffset>1641627</wp:posOffset>
                </wp:positionH>
                <wp:positionV relativeFrom="paragraph">
                  <wp:posOffset>107944</wp:posOffset>
                </wp:positionV>
                <wp:extent cx="160655" cy="563245"/>
                <wp:effectExtent l="0" t="0" r="0" b="0"/>
                <wp:wrapNone/>
                <wp:docPr id="146" name="Textbox 1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655" cy="563245"/>
                        </a:xfrm>
                        <a:prstGeom prst="rect">
                          <a:avLst/>
                        </a:prstGeom>
                      </wps:spPr>
                      <wps:txbx>
                        <w:txbxContent>
                          <w:p w14:paraId="00DC282F" w14:textId="77777777" w:rsidR="00350CFB" w:rsidRDefault="00283FFF">
                            <w:pPr>
                              <w:pStyle w:val="BodyText"/>
                              <w:spacing w:line="231" w:lineRule="exact"/>
                            </w:pPr>
                            <w:r>
                              <w:rPr>
                                <w:spacing w:val="-10"/>
                                <w:w w:val="170"/>
                              </w:rPr>
                              <w:t>L</w:t>
                            </w:r>
                          </w:p>
                        </w:txbxContent>
                      </wps:txbx>
                      <wps:bodyPr wrap="square" lIns="0" tIns="0" rIns="0" bIns="0" rtlCol="0">
                        <a:noAutofit/>
                      </wps:bodyPr>
                    </wps:wsp>
                  </a:graphicData>
                </a:graphic>
              </wp:anchor>
            </w:drawing>
          </mc:Choice>
          <mc:Fallback>
            <w:pict>
              <v:shape w14:anchorId="00DC272A" id="Textbox 146" o:spid="_x0000_s1140" type="#_x0000_t202" style="position:absolute;left:0;text-align:left;margin-left:129.25pt;margin-top:8.5pt;width:12.65pt;height:44.35pt;z-index:-192936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" filled="f" stroked="f">
                <v:textbox inset="0,0,0,0">
                  <w:txbxContent>
                    <w:p w14:paraId="00DC282F" w14:textId="77777777" w:rsidR="00350CFB" w:rsidRDefault="00283FFF">
                      <w:pPr>
                        <w:pStyle w:val="BodyText"/>
                        <w:spacing w:line="231" w:lineRule="exact"/>
                      </w:pPr>
                      <w:r>
                        <w:rPr>
                          <w:spacing w:val="-10"/>
                          <w:w w:val="170"/>
                        </w:rPr>
                        <w:t>L</w:t>
                      </w:r>
                    </w:p>
                  </w:txbxContent>
                </v:textbox>
                <w10:wrap anchorx="page"/>
              </v:shape>
            </w:pict>
          </mc:Fallback>
        </mc:AlternateContent>
      </w:r>
      <w:r>
        <w:rPr>
          <w:sz w:val="20"/>
        </w:rPr>
        <w:t>2:</w:t>
      </w:r>
      <w:r>
        <w:rPr>
          <w:spacing w:val="75"/>
          <w:sz w:val="20"/>
        </w:rPr>
        <w:t xml:space="preserve"> </w:t>
      </w:r>
      <w:r>
        <w:rPr>
          <w:b/>
          <w:sz w:val="24"/>
        </w:rPr>
        <w:t>for</w:t>
      </w:r>
      <w:r>
        <w:rPr>
          <w:b/>
          <w:spacing w:val="3"/>
          <w:sz w:val="24"/>
        </w:rPr>
        <w:t xml:space="preserve"> </w:t>
      </w:r>
      <w:r>
        <w:rPr>
          <w:sz w:val="24"/>
        </w:rPr>
        <w:t>each</w:t>
      </w:r>
      <w:r>
        <w:rPr>
          <w:spacing w:val="2"/>
          <w:sz w:val="24"/>
        </w:rPr>
        <w:t xml:space="preserve"> </w:t>
      </w:r>
      <w:r>
        <w:rPr>
          <w:sz w:val="24"/>
        </w:rPr>
        <w:t>(</w:t>
      </w:r>
      <w:r>
        <w:rPr>
          <w:i/>
          <w:sz w:val="24"/>
        </w:rPr>
        <w:t>u,</w:t>
      </w:r>
      <w:r>
        <w:rPr>
          <w:i/>
          <w:spacing w:val="-18"/>
          <w:sz w:val="24"/>
        </w:rPr>
        <w:t xml:space="preserve"> </w:t>
      </w:r>
      <w:r>
        <w:rPr>
          <w:i/>
          <w:sz w:val="24"/>
        </w:rPr>
        <w:t>v</w:t>
      </w:r>
      <w:r>
        <w:rPr>
          <w:sz w:val="24"/>
        </w:rPr>
        <w:t>)</w:t>
      </w:r>
      <w:r>
        <w:rPr>
          <w:spacing w:val="2"/>
          <w:sz w:val="24"/>
        </w:rPr>
        <w:t xml:space="preserve"> </w:t>
      </w:r>
      <w:r>
        <w:rPr>
          <w:sz w:val="24"/>
        </w:rPr>
        <w:t>in</w:t>
      </w:r>
      <w:r>
        <w:rPr>
          <w:spacing w:val="2"/>
          <w:sz w:val="24"/>
        </w:rPr>
        <w:t xml:space="preserve"> </w:t>
      </w:r>
      <w:r>
        <w:rPr>
          <w:sz w:val="24"/>
        </w:rPr>
        <w:t>unique</w:t>
      </w:r>
      <w:r>
        <w:rPr>
          <w:spacing w:val="3"/>
          <w:sz w:val="24"/>
        </w:rPr>
        <w:t xml:space="preserve"> </w:t>
      </w:r>
      <w:r>
        <w:rPr>
          <w:sz w:val="24"/>
        </w:rPr>
        <w:t>owner–spender</w:t>
      </w:r>
      <w:r>
        <w:rPr>
          <w:spacing w:val="2"/>
          <w:sz w:val="24"/>
        </w:rPr>
        <w:t xml:space="preserve"> </w:t>
      </w:r>
      <w:r>
        <w:rPr>
          <w:sz w:val="24"/>
        </w:rPr>
        <w:t>pairs</w:t>
      </w:r>
      <w:r>
        <w:rPr>
          <w:spacing w:val="3"/>
          <w:sz w:val="24"/>
        </w:rPr>
        <w:t xml:space="preserve"> </w:t>
      </w:r>
      <w:r>
        <w:rPr>
          <w:sz w:val="24"/>
        </w:rPr>
        <w:t>in</w:t>
      </w:r>
      <w:r>
        <w:rPr>
          <w:spacing w:val="3"/>
          <w:sz w:val="24"/>
        </w:rPr>
        <w:t xml:space="preserve"> </w:t>
      </w:r>
      <w:r>
        <w:rPr>
          <w:rFonts w:ascii="Arial Unicode MS" w:hAnsi="Arial Unicode MS"/>
          <w:sz w:val="24"/>
        </w:rPr>
        <w:t>A</w:t>
      </w:r>
      <w:r>
        <w:rPr>
          <w:rFonts w:ascii="Arial Unicode MS" w:hAnsi="Arial Unicode MS"/>
          <w:spacing w:val="-3"/>
          <w:sz w:val="24"/>
        </w:rPr>
        <w:t xml:space="preserve"> </w:t>
      </w:r>
      <w:r>
        <w:rPr>
          <w:b/>
          <w:spacing w:val="-5"/>
          <w:sz w:val="24"/>
        </w:rPr>
        <w:t>do</w:t>
      </w:r>
    </w:p>
    <w:p w14:paraId="00DC1EDE" w14:textId="77777777" w:rsidR="00350CFB" w:rsidRDefault="00283FFF">
      <w:pPr>
        <w:tabs>
          <w:tab w:val="left" w:pos="1047"/>
          <w:tab w:val="left" w:pos="1845"/>
        </w:tabs>
        <w:spacing w:line="329" w:lineRule="exact"/>
        <w:ind w:left="414"/>
        <w:rPr>
          <w:sz w:val="24"/>
        </w:rPr>
      </w:pPr>
      <w:r>
        <w:rPr>
          <w:spacing w:val="-5"/>
          <w:w w:val="105"/>
          <w:sz w:val="20"/>
        </w:rPr>
        <w:t>3:</w:t>
      </w:r>
      <w:r>
        <w:rPr>
          <w:sz w:val="20"/>
        </w:rPr>
        <w:tab/>
      </w:r>
      <w:r>
        <w:rPr>
          <w:i/>
          <w:w w:val="105"/>
          <w:sz w:val="24"/>
        </w:rPr>
        <w:t>w</w:t>
      </w:r>
      <w:r>
        <w:rPr>
          <w:i/>
          <w:spacing w:val="5"/>
          <w:w w:val="110"/>
          <w:sz w:val="24"/>
        </w:rPr>
        <w:t xml:space="preserve"> </w:t>
      </w:r>
      <w:r>
        <w:rPr>
          <w:rFonts w:ascii="Arial Unicode MS" w:hAnsi="Arial Unicode MS"/>
          <w:spacing w:val="-10"/>
          <w:w w:val="110"/>
          <w:sz w:val="24"/>
        </w:rPr>
        <w:t>←</w:t>
      </w:r>
      <w:r>
        <w:rPr>
          <w:rFonts w:ascii="Arial Unicode MS" w:hAnsi="Arial Unicode MS"/>
          <w:sz w:val="24"/>
        </w:rPr>
        <w:tab/>
      </w:r>
      <w:r>
        <w:rPr>
          <w:position w:val="-6"/>
          <w:sz w:val="16"/>
        </w:rPr>
        <w:t>token</w:t>
      </w:r>
      <w:r>
        <w:rPr>
          <w:spacing w:val="22"/>
          <w:position w:val="-6"/>
          <w:sz w:val="16"/>
        </w:rPr>
        <w:t xml:space="preserve"> </w:t>
      </w:r>
      <w:r>
        <w:rPr>
          <w:i/>
          <w:sz w:val="24"/>
        </w:rPr>
        <w:t>a</w:t>
      </w:r>
      <w:r>
        <w:rPr>
          <w:rFonts w:ascii="Menlo" w:hAnsi="Menlo"/>
          <w:i/>
          <w:sz w:val="24"/>
          <w:vertAlign w:val="superscript"/>
        </w:rPr>
        <w:t>⋆</w:t>
      </w:r>
      <w:r>
        <w:rPr>
          <w:sz w:val="24"/>
        </w:rPr>
        <w:t>(</w:t>
      </w:r>
      <w:r>
        <w:rPr>
          <w:i/>
          <w:sz w:val="24"/>
        </w:rPr>
        <w:t>u,</w:t>
      </w:r>
      <w:r>
        <w:rPr>
          <w:i/>
          <w:spacing w:val="-11"/>
          <w:sz w:val="24"/>
        </w:rPr>
        <w:t xml:space="preserve"> </w:t>
      </w:r>
      <w:r>
        <w:rPr>
          <w:i/>
          <w:sz w:val="24"/>
        </w:rPr>
        <w:t>v,</w:t>
      </w:r>
      <w:r>
        <w:rPr>
          <w:i/>
          <w:spacing w:val="-9"/>
          <w:sz w:val="24"/>
        </w:rPr>
        <w:t xml:space="preserve"> </w:t>
      </w:r>
      <w:r>
        <w:rPr>
          <w:spacing w:val="-2"/>
          <w:sz w:val="24"/>
        </w:rPr>
        <w:t>token)</w:t>
      </w:r>
    </w:p>
    <w:p w14:paraId="00DC1EDF" w14:textId="77777777" w:rsidR="00350CFB" w:rsidRDefault="00283FFF">
      <w:pPr>
        <w:tabs>
          <w:tab w:val="left" w:pos="1047"/>
        </w:tabs>
        <w:spacing w:line="218" w:lineRule="exact"/>
        <w:ind w:left="414"/>
        <w:rPr>
          <w:b/>
          <w:sz w:val="24"/>
        </w:rPr>
      </w:pPr>
      <w:r>
        <w:rPr>
          <w:spacing w:val="-5"/>
          <w:sz w:val="20"/>
        </w:rPr>
        <w:t>4:</w:t>
      </w:r>
      <w:r>
        <w:rPr>
          <w:sz w:val="20"/>
        </w:rPr>
        <w:tab/>
      </w:r>
      <w:r>
        <w:rPr>
          <w:b/>
          <w:sz w:val="24"/>
        </w:rPr>
        <w:t>if</w:t>
      </w:r>
      <w:r>
        <w:rPr>
          <w:b/>
          <w:spacing w:val="22"/>
          <w:sz w:val="24"/>
        </w:rPr>
        <w:t xml:space="preserve"> </w:t>
      </w:r>
      <w:r>
        <w:rPr>
          <w:i/>
          <w:sz w:val="24"/>
        </w:rPr>
        <w:t>w</w:t>
      </w:r>
      <w:r>
        <w:rPr>
          <w:i/>
          <w:spacing w:val="18"/>
          <w:sz w:val="24"/>
        </w:rPr>
        <w:t xml:space="preserve"> </w:t>
      </w:r>
      <w:r>
        <w:rPr>
          <w:i/>
          <w:sz w:val="24"/>
        </w:rPr>
        <w:t>&gt;</w:t>
      </w:r>
      <w:r>
        <w:rPr>
          <w:i/>
          <w:spacing w:val="11"/>
          <w:sz w:val="24"/>
        </w:rPr>
        <w:t xml:space="preserve"> </w:t>
      </w:r>
      <w:r>
        <w:rPr>
          <w:sz w:val="24"/>
        </w:rPr>
        <w:t>0</w:t>
      </w:r>
      <w:r>
        <w:rPr>
          <w:spacing w:val="3"/>
          <w:sz w:val="24"/>
        </w:rPr>
        <w:t xml:space="preserve"> </w:t>
      </w:r>
      <w:r>
        <w:rPr>
          <w:b/>
          <w:spacing w:val="-4"/>
          <w:sz w:val="24"/>
        </w:rPr>
        <w:t>then</w:t>
      </w:r>
    </w:p>
    <w:p w14:paraId="00DC1EE0" w14:textId="77777777" w:rsidR="00350CFB" w:rsidRDefault="00283FFF">
      <w:pPr>
        <w:tabs>
          <w:tab w:val="left" w:pos="1406"/>
        </w:tabs>
        <w:spacing w:line="360" w:lineRule="exact"/>
        <w:ind w:left="414"/>
        <w:rPr>
          <w:i/>
          <w:sz w:val="24"/>
        </w:rPr>
      </w:pPr>
      <w:r>
        <w:rPr>
          <w:spacing w:val="-5"/>
          <w:w w:val="110"/>
          <w:sz w:val="20"/>
        </w:rPr>
        <w:t>5:</w:t>
      </w:r>
      <w:r>
        <w:rPr>
          <w:sz w:val="20"/>
        </w:rPr>
        <w:tab/>
      </w:r>
      <w:r>
        <w:rPr>
          <w:w w:val="105"/>
          <w:sz w:val="24"/>
        </w:rPr>
        <w:t>add edge</w:t>
      </w:r>
      <w:r>
        <w:rPr>
          <w:spacing w:val="1"/>
          <w:w w:val="105"/>
          <w:sz w:val="24"/>
        </w:rPr>
        <w:t xml:space="preserve"> </w:t>
      </w:r>
      <w:r>
        <w:rPr>
          <w:w w:val="105"/>
          <w:sz w:val="24"/>
        </w:rPr>
        <w:t>(</w:t>
      </w:r>
      <w:r>
        <w:rPr>
          <w:i/>
          <w:w w:val="105"/>
          <w:sz w:val="24"/>
        </w:rPr>
        <w:t>u</w:t>
      </w:r>
      <w:r>
        <w:rPr>
          <w:i/>
          <w:spacing w:val="9"/>
          <w:w w:val="105"/>
          <w:sz w:val="24"/>
        </w:rPr>
        <w:t xml:space="preserve"> </w:t>
      </w:r>
      <w:r>
        <w:rPr>
          <w:rFonts w:ascii="Arial Unicode MS" w:hAnsi="Arial Unicode MS"/>
          <w:w w:val="105"/>
          <w:sz w:val="24"/>
        </w:rPr>
        <w:t>→</w:t>
      </w:r>
      <w:r>
        <w:rPr>
          <w:rFonts w:ascii="Arial Unicode MS" w:hAnsi="Arial Unicode MS"/>
          <w:spacing w:val="1"/>
          <w:w w:val="105"/>
          <w:sz w:val="24"/>
        </w:rPr>
        <w:t xml:space="preserve"> </w:t>
      </w:r>
      <w:r>
        <w:rPr>
          <w:i/>
          <w:w w:val="105"/>
          <w:sz w:val="24"/>
        </w:rPr>
        <w:t>v,</w:t>
      </w:r>
      <w:r>
        <w:rPr>
          <w:i/>
          <w:spacing w:val="-21"/>
          <w:w w:val="105"/>
          <w:sz w:val="24"/>
        </w:rPr>
        <w:t xml:space="preserve"> </w:t>
      </w:r>
      <w:r>
        <w:rPr>
          <w:i/>
          <w:w w:val="105"/>
          <w:sz w:val="24"/>
        </w:rPr>
        <w:t>w</w:t>
      </w:r>
      <w:r>
        <w:rPr>
          <w:w w:val="105"/>
          <w:sz w:val="24"/>
        </w:rPr>
        <w:t>)</w:t>
      </w:r>
      <w:r>
        <w:rPr>
          <w:spacing w:val="1"/>
          <w:w w:val="105"/>
          <w:sz w:val="24"/>
        </w:rPr>
        <w:t xml:space="preserve"> </w:t>
      </w:r>
      <w:r>
        <w:rPr>
          <w:w w:val="105"/>
          <w:sz w:val="24"/>
        </w:rPr>
        <w:t>to</w:t>
      </w:r>
      <w:r>
        <w:rPr>
          <w:spacing w:val="1"/>
          <w:w w:val="105"/>
          <w:sz w:val="24"/>
        </w:rPr>
        <w:t xml:space="preserve"> </w:t>
      </w:r>
      <w:r>
        <w:rPr>
          <w:i/>
          <w:spacing w:val="-10"/>
          <w:w w:val="105"/>
          <w:sz w:val="24"/>
        </w:rPr>
        <w:t>E</w:t>
      </w:r>
    </w:p>
    <w:p w14:paraId="00DC1EE1" w14:textId="77777777" w:rsidR="00350CFB" w:rsidRDefault="00283FFF">
      <w:pPr>
        <w:tabs>
          <w:tab w:val="left" w:pos="1047"/>
        </w:tabs>
        <w:spacing w:line="252" w:lineRule="exact"/>
        <w:ind w:left="414"/>
        <w:rPr>
          <w:b/>
          <w:sz w:val="24"/>
        </w:rPr>
      </w:pPr>
      <w:r>
        <w:rPr>
          <w:spacing w:val="-5"/>
          <w:sz w:val="20"/>
        </w:rPr>
        <w:t>6:</w:t>
      </w:r>
      <w:r>
        <w:rPr>
          <w:sz w:val="20"/>
        </w:rPr>
        <w:tab/>
      </w:r>
      <w:r>
        <w:rPr>
          <w:b/>
          <w:sz w:val="24"/>
        </w:rPr>
        <w:t>end</w:t>
      </w:r>
      <w:r>
        <w:rPr>
          <w:b/>
          <w:spacing w:val="-7"/>
          <w:sz w:val="24"/>
        </w:rPr>
        <w:t xml:space="preserve"> </w:t>
      </w:r>
      <w:r>
        <w:rPr>
          <w:b/>
          <w:spacing w:val="-5"/>
          <w:sz w:val="24"/>
        </w:rPr>
        <w:t>if</w:t>
      </w:r>
    </w:p>
    <w:p w14:paraId="00DC1EE2" w14:textId="77777777" w:rsidR="00350CFB" w:rsidRDefault="00283FFF">
      <w:pPr>
        <w:spacing w:before="13" w:line="242" w:lineRule="exact"/>
        <w:ind w:left="414"/>
        <w:rPr>
          <w:b/>
          <w:sz w:val="24"/>
        </w:rPr>
      </w:pPr>
      <w:r>
        <w:rPr>
          <w:sz w:val="20"/>
        </w:rPr>
        <w:t>7:</w:t>
      </w:r>
      <w:r>
        <w:rPr>
          <w:spacing w:val="64"/>
          <w:sz w:val="20"/>
        </w:rPr>
        <w:t xml:space="preserve"> </w:t>
      </w:r>
      <w:r>
        <w:rPr>
          <w:b/>
          <w:sz w:val="24"/>
        </w:rPr>
        <w:t>end</w:t>
      </w:r>
      <w:r>
        <w:rPr>
          <w:b/>
          <w:spacing w:val="-4"/>
          <w:sz w:val="24"/>
        </w:rPr>
        <w:t xml:space="preserve"> </w:t>
      </w:r>
      <w:r>
        <w:rPr>
          <w:b/>
          <w:spacing w:val="-5"/>
          <w:sz w:val="24"/>
        </w:rPr>
        <w:t>for</w:t>
      </w:r>
    </w:p>
    <w:p w14:paraId="00DC1EE3" w14:textId="77777777" w:rsidR="00350CFB" w:rsidRDefault="00283FFF">
      <w:pPr>
        <w:pStyle w:val="BodyText"/>
        <w:spacing w:line="320" w:lineRule="exact"/>
        <w:ind w:left="414"/>
        <w:rPr>
          <w:rFonts w:ascii="Arial Unicode MS" w:hAnsi="Arial Unicode MS"/>
        </w:rPr>
      </w:pPr>
      <w:r>
        <w:rPr>
          <w:w w:val="105"/>
          <w:sz w:val="20"/>
        </w:rPr>
        <w:t>8:</w:t>
      </w:r>
      <w:r>
        <w:rPr>
          <w:spacing w:val="43"/>
          <w:w w:val="105"/>
          <w:sz w:val="20"/>
        </w:rPr>
        <w:t xml:space="preserve"> </w:t>
      </w:r>
      <w:r>
        <w:rPr>
          <w:i/>
          <w:w w:val="105"/>
        </w:rPr>
        <w:t>E</w:t>
      </w:r>
      <w:r>
        <w:rPr>
          <w:i/>
          <w:spacing w:val="2"/>
          <w:w w:val="110"/>
        </w:rPr>
        <w:t xml:space="preserve"> </w:t>
      </w:r>
      <w:r>
        <w:rPr>
          <w:rFonts w:ascii="Arial Unicode MS" w:hAnsi="Arial Unicode MS"/>
          <w:w w:val="110"/>
        </w:rPr>
        <w:t>←</w:t>
      </w:r>
      <w:r>
        <w:rPr>
          <w:rFonts w:ascii="Arial Unicode MS" w:hAnsi="Arial Unicode MS"/>
          <w:spacing w:val="-18"/>
          <w:w w:val="110"/>
        </w:rPr>
        <w:t xml:space="preserve"> </w:t>
      </w:r>
      <w:r>
        <w:rPr>
          <w:w w:val="105"/>
        </w:rPr>
        <w:t>edges</w:t>
      </w:r>
      <w:r>
        <w:rPr>
          <w:spacing w:val="-13"/>
          <w:w w:val="105"/>
        </w:rPr>
        <w:t xml:space="preserve"> </w:t>
      </w:r>
      <w:r>
        <w:rPr>
          <w:w w:val="105"/>
        </w:rPr>
        <w:t>in</w:t>
      </w:r>
      <w:r>
        <w:rPr>
          <w:spacing w:val="-13"/>
          <w:w w:val="105"/>
        </w:rPr>
        <w:t xml:space="preserve"> </w:t>
      </w:r>
      <w:r>
        <w:rPr>
          <w:i/>
          <w:w w:val="105"/>
        </w:rPr>
        <w:t>E</w:t>
      </w:r>
      <w:r>
        <w:rPr>
          <w:i/>
          <w:spacing w:val="-1"/>
          <w:w w:val="105"/>
        </w:rPr>
        <w:t xml:space="preserve"> </w:t>
      </w:r>
      <w:r>
        <w:rPr>
          <w:w w:val="105"/>
        </w:rPr>
        <w:t>incident</w:t>
      </w:r>
      <w:r>
        <w:rPr>
          <w:spacing w:val="-13"/>
          <w:w w:val="105"/>
        </w:rPr>
        <w:t xml:space="preserve"> </w:t>
      </w:r>
      <w:r>
        <w:rPr>
          <w:w w:val="105"/>
        </w:rPr>
        <w:t>to</w:t>
      </w:r>
      <w:r>
        <w:rPr>
          <w:spacing w:val="-13"/>
          <w:w w:val="105"/>
        </w:rPr>
        <w:t xml:space="preserve"> </w:t>
      </w:r>
      <w:r>
        <w:rPr>
          <w:w w:val="105"/>
        </w:rPr>
        <w:t>at</w:t>
      </w:r>
      <w:r>
        <w:rPr>
          <w:spacing w:val="-13"/>
          <w:w w:val="105"/>
        </w:rPr>
        <w:t xml:space="preserve"> </w:t>
      </w:r>
      <w:r>
        <w:rPr>
          <w:w w:val="105"/>
        </w:rPr>
        <w:t>least</w:t>
      </w:r>
      <w:r>
        <w:rPr>
          <w:spacing w:val="-13"/>
          <w:w w:val="105"/>
        </w:rPr>
        <w:t xml:space="preserve"> </w:t>
      </w:r>
      <w:r>
        <w:rPr>
          <w:w w:val="105"/>
        </w:rPr>
        <w:t>one</w:t>
      </w:r>
      <w:r>
        <w:rPr>
          <w:spacing w:val="-13"/>
          <w:w w:val="105"/>
        </w:rPr>
        <w:t xml:space="preserve"> </w:t>
      </w:r>
      <w:r>
        <w:rPr>
          <w:w w:val="105"/>
        </w:rPr>
        <w:t>wallet</w:t>
      </w:r>
      <w:r>
        <w:rPr>
          <w:spacing w:val="-13"/>
          <w:w w:val="105"/>
        </w:rPr>
        <w:t xml:space="preserve"> </w:t>
      </w:r>
      <w:r>
        <w:rPr>
          <w:w w:val="105"/>
        </w:rPr>
        <w:t>in</w:t>
      </w:r>
      <w:r>
        <w:rPr>
          <w:spacing w:val="-14"/>
          <w:w w:val="105"/>
        </w:rPr>
        <w:t xml:space="preserve"> </w:t>
      </w:r>
      <w:r>
        <w:rPr>
          <w:rFonts w:ascii="Arial Unicode MS" w:hAnsi="Arial Unicode MS"/>
          <w:spacing w:val="-10"/>
          <w:w w:val="105"/>
        </w:rPr>
        <w:t>W</w:t>
      </w:r>
    </w:p>
    <w:p w14:paraId="00DC1EE4" w14:textId="77777777" w:rsidR="00350CFB" w:rsidRDefault="00283FFF">
      <w:pPr>
        <w:spacing w:line="289" w:lineRule="exact"/>
        <w:ind w:left="414"/>
        <w:rPr>
          <w:sz w:val="24"/>
        </w:rPr>
      </w:pPr>
      <w:r>
        <w:rPr>
          <w:sz w:val="20"/>
        </w:rPr>
        <w:t>9:</w:t>
      </w:r>
      <w:r>
        <w:rPr>
          <w:spacing w:val="30"/>
          <w:sz w:val="20"/>
        </w:rPr>
        <w:t xml:space="preserve">  </w:t>
      </w:r>
      <w:r>
        <w:rPr>
          <w:b/>
          <w:sz w:val="24"/>
        </w:rPr>
        <w:t>s</w:t>
      </w:r>
      <w:r>
        <w:rPr>
          <w:b/>
          <w:spacing w:val="31"/>
          <w:sz w:val="24"/>
        </w:rPr>
        <w:t xml:space="preserve"> </w:t>
      </w:r>
      <w:r>
        <w:rPr>
          <w:rFonts w:ascii="Arial Unicode MS" w:hAnsi="Arial Unicode MS"/>
          <w:sz w:val="24"/>
        </w:rPr>
        <w:t>←</w:t>
      </w:r>
      <w:r>
        <w:rPr>
          <w:rFonts w:ascii="Arial Unicode MS" w:hAnsi="Arial Unicode MS"/>
          <w:spacing w:val="22"/>
          <w:sz w:val="24"/>
        </w:rPr>
        <w:t xml:space="preserve"> </w:t>
      </w:r>
      <w:r>
        <w:rPr>
          <w:sz w:val="24"/>
        </w:rPr>
        <w:t>WeightedPageRank(</w:t>
      </w:r>
      <w:r>
        <w:rPr>
          <w:i/>
          <w:sz w:val="24"/>
        </w:rPr>
        <w:t>E,</w:t>
      </w:r>
      <w:r>
        <w:rPr>
          <w:i/>
          <w:spacing w:val="-7"/>
          <w:sz w:val="24"/>
        </w:rPr>
        <w:t xml:space="preserve"> </w:t>
      </w:r>
      <w:r>
        <w:rPr>
          <w:i/>
          <w:sz w:val="24"/>
        </w:rPr>
        <w:t>d,</w:t>
      </w:r>
      <w:r>
        <w:rPr>
          <w:i/>
          <w:spacing w:val="-7"/>
          <w:sz w:val="24"/>
        </w:rPr>
        <w:t xml:space="preserve"> </w:t>
      </w:r>
      <w:r>
        <w:rPr>
          <w:i/>
          <w:sz w:val="24"/>
        </w:rPr>
        <w:t>τ</w:t>
      </w:r>
      <w:r>
        <w:rPr>
          <w:sz w:val="24"/>
          <w:vertAlign w:val="subscript"/>
        </w:rPr>
        <w:t>tol</w:t>
      </w:r>
      <w:r>
        <w:rPr>
          <w:i/>
          <w:sz w:val="24"/>
        </w:rPr>
        <w:t>,</w:t>
      </w:r>
      <w:r>
        <w:rPr>
          <w:i/>
          <w:spacing w:val="-7"/>
          <w:sz w:val="24"/>
        </w:rPr>
        <w:t xml:space="preserve"> </w:t>
      </w:r>
      <w:r>
        <w:rPr>
          <w:i/>
          <w:spacing w:val="-4"/>
          <w:sz w:val="24"/>
        </w:rPr>
        <w:t>I</w:t>
      </w:r>
      <w:r>
        <w:rPr>
          <w:spacing w:val="-4"/>
          <w:sz w:val="24"/>
          <w:vertAlign w:val="subscript"/>
        </w:rPr>
        <w:t>max</w:t>
      </w:r>
      <w:r>
        <w:rPr>
          <w:spacing w:val="-4"/>
          <w:sz w:val="24"/>
        </w:rPr>
        <w:t>)</w:t>
      </w:r>
    </w:p>
    <w:p w14:paraId="00DC1EE5" w14:textId="77777777" w:rsidR="00350CFB" w:rsidRDefault="00283FFF">
      <w:pPr>
        <w:spacing w:line="353" w:lineRule="exact"/>
        <w:ind w:left="314"/>
        <w:rPr>
          <w:sz w:val="24"/>
        </w:rPr>
      </w:pPr>
      <w:r>
        <w:rPr>
          <w:noProof/>
          <w:sz w:val="24"/>
        </w:rPr>
        <mc:AlternateContent>
          <mc:Choice Requires="wps">
            <w:drawing>
              <wp:anchor distT="0" distB="0" distL="0" distR="0" simplePos="0" relativeHeight="487608320" behindDoc="1" locked="0" layoutInCell="1" allowOverlap="1" wp14:anchorId="00DC272C" wp14:editId="00DC272D">
                <wp:simplePos x="0" y="0"/>
                <wp:positionH relativeFrom="page">
                  <wp:posOffset>809244</wp:posOffset>
                </wp:positionH>
                <wp:positionV relativeFrom="paragraph">
                  <wp:posOffset>248351</wp:posOffset>
                </wp:positionV>
                <wp:extent cx="5941695" cy="1270"/>
                <wp:effectExtent l="0" t="0" r="0" b="0"/>
                <wp:wrapTopAndBottom/>
                <wp:docPr id="147" name="Graphic 1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1695" cy="1270"/>
                        </a:xfrm>
                        <a:custGeom>
                          <a:avLst/>
                          <a:gdLst/>
                          <a:ahLst/>
                          <a:cxnLst/>
                          <a:rect l="l" t="t" r="r" b="b"/>
                          <a:pathLst>
                            <a:path w="5941695">
                              <a:moveTo>
                                <a:pt x="0" y="0"/>
                              </a:moveTo>
                              <a:lnTo>
                                <a:pt x="5941517"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5396566" id="Graphic 147" o:spid="_x0000_s1026" style="position:absolute;margin-left:63.7pt;margin-top:19.55pt;width:467.85pt;height:.1pt;z-index:-15708160;visibility:visible;mso-wrap-style:square;mso-wrap-distance-left:0;mso-wrap-distance-top:0;mso-wrap-distance-right:0;mso-wrap-distance-bottom:0;mso-position-horizontal:absolute;mso-position-horizontal-relative:page;mso-position-vertical:absolute;mso-position-vertical-relative:text;v-text-anchor:top" coordsize="594169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" path="m,l5941517,e" filled="f" strokeweight=".14056mm">
                <v:path arrowok="t"/>
                <w10:wrap type="topAndBottom" anchorx="page"/>
              </v:shape>
            </w:pict>
          </mc:Fallback>
        </mc:AlternateContent>
      </w:r>
      <w:r>
        <w:rPr>
          <w:w w:val="105"/>
          <w:sz w:val="20"/>
        </w:rPr>
        <w:t>10:</w:t>
      </w:r>
      <w:r>
        <w:rPr>
          <w:spacing w:val="44"/>
          <w:w w:val="105"/>
          <w:sz w:val="20"/>
        </w:rPr>
        <w:t xml:space="preserve"> </w:t>
      </w:r>
      <w:r>
        <w:rPr>
          <w:b/>
          <w:w w:val="105"/>
          <w:sz w:val="24"/>
        </w:rPr>
        <w:t>return</w:t>
      </w:r>
      <w:r>
        <w:rPr>
          <w:b/>
          <w:spacing w:val="-15"/>
          <w:w w:val="105"/>
          <w:sz w:val="24"/>
        </w:rPr>
        <w:t xml:space="preserve"> </w:t>
      </w:r>
      <w:r>
        <w:rPr>
          <w:b/>
          <w:w w:val="105"/>
          <w:sz w:val="24"/>
        </w:rPr>
        <w:t>s</w:t>
      </w:r>
      <w:r>
        <w:rPr>
          <w:w w:val="105"/>
          <w:sz w:val="24"/>
          <w:vertAlign w:val="subscript"/>
        </w:rPr>
        <w:t>ER</w:t>
      </w:r>
      <w:r>
        <w:rPr>
          <w:w w:val="105"/>
          <w:sz w:val="24"/>
        </w:rPr>
        <w:t>[</w:t>
      </w:r>
      <w:r>
        <w:rPr>
          <w:i/>
          <w:w w:val="105"/>
          <w:sz w:val="24"/>
        </w:rPr>
        <w:t>w</w:t>
      </w:r>
      <w:r>
        <w:rPr>
          <w:w w:val="105"/>
          <w:sz w:val="24"/>
        </w:rPr>
        <w:t>]</w:t>
      </w:r>
      <w:r>
        <w:rPr>
          <w:spacing w:val="-8"/>
          <w:w w:val="105"/>
          <w:sz w:val="24"/>
        </w:rPr>
        <w:t xml:space="preserve"> </w:t>
      </w:r>
      <w:r>
        <w:rPr>
          <w:rFonts w:ascii="Arial Unicode MS" w:hAnsi="Arial Unicode MS"/>
          <w:w w:val="110"/>
          <w:sz w:val="24"/>
        </w:rPr>
        <w:t>←</w:t>
      </w:r>
      <w:r>
        <w:rPr>
          <w:rFonts w:ascii="Arial Unicode MS" w:hAnsi="Arial Unicode MS"/>
          <w:spacing w:val="-19"/>
          <w:w w:val="110"/>
          <w:sz w:val="24"/>
        </w:rPr>
        <w:t xml:space="preserve"> </w:t>
      </w:r>
      <w:r>
        <w:rPr>
          <w:b/>
          <w:w w:val="105"/>
          <w:sz w:val="24"/>
        </w:rPr>
        <w:t>s</w:t>
      </w:r>
      <w:r>
        <w:rPr>
          <w:w w:val="105"/>
          <w:sz w:val="24"/>
        </w:rPr>
        <w:t>[</w:t>
      </w:r>
      <w:r>
        <w:rPr>
          <w:i/>
          <w:w w:val="105"/>
          <w:sz w:val="24"/>
        </w:rPr>
        <w:t>w</w:t>
      </w:r>
      <w:r>
        <w:rPr>
          <w:w w:val="105"/>
          <w:sz w:val="24"/>
        </w:rPr>
        <w:t>]</w:t>
      </w:r>
      <w:r>
        <w:rPr>
          <w:spacing w:val="-13"/>
          <w:w w:val="105"/>
          <w:sz w:val="24"/>
        </w:rPr>
        <w:t xml:space="preserve"> </w:t>
      </w:r>
      <w:r>
        <w:rPr>
          <w:w w:val="105"/>
          <w:sz w:val="24"/>
        </w:rPr>
        <w:t>for</w:t>
      </w:r>
      <w:r>
        <w:rPr>
          <w:spacing w:val="-15"/>
          <w:w w:val="105"/>
          <w:sz w:val="24"/>
        </w:rPr>
        <w:t xml:space="preserve"> </w:t>
      </w:r>
      <w:r>
        <w:rPr>
          <w:i/>
          <w:w w:val="105"/>
          <w:sz w:val="24"/>
        </w:rPr>
        <w:t>w</w:t>
      </w:r>
      <w:r>
        <w:rPr>
          <w:i/>
          <w:spacing w:val="-3"/>
          <w:w w:val="105"/>
          <w:sz w:val="24"/>
        </w:rPr>
        <w:t xml:space="preserve"> </w:t>
      </w:r>
      <w:r>
        <w:rPr>
          <w:rFonts w:ascii="Arial Unicode MS" w:hAnsi="Arial Unicode MS"/>
          <w:w w:val="105"/>
          <w:sz w:val="24"/>
        </w:rPr>
        <w:t>∈</w:t>
      </w:r>
      <w:r>
        <w:rPr>
          <w:rFonts w:ascii="Arial Unicode MS" w:hAnsi="Arial Unicode MS"/>
          <w:spacing w:val="-16"/>
          <w:w w:val="105"/>
          <w:sz w:val="24"/>
        </w:rPr>
        <w:t xml:space="preserve"> </w:t>
      </w:r>
      <w:r>
        <w:rPr>
          <w:rFonts w:ascii="Arial Unicode MS" w:hAnsi="Arial Unicode MS"/>
          <w:w w:val="105"/>
          <w:sz w:val="24"/>
        </w:rPr>
        <w:t>W</w:t>
      </w:r>
      <w:r>
        <w:rPr>
          <w:rFonts w:ascii="Arial Unicode MS" w:hAnsi="Arial Unicode MS"/>
          <w:spacing w:val="-4"/>
          <w:w w:val="105"/>
          <w:sz w:val="24"/>
        </w:rPr>
        <w:t xml:space="preserve"> </w:t>
      </w:r>
      <w:r>
        <w:rPr>
          <w:w w:val="105"/>
          <w:sz w:val="24"/>
        </w:rPr>
        <w:t>(else</w:t>
      </w:r>
      <w:r>
        <w:rPr>
          <w:spacing w:val="-15"/>
          <w:w w:val="105"/>
          <w:sz w:val="24"/>
        </w:rPr>
        <w:t xml:space="preserve"> </w:t>
      </w:r>
      <w:r>
        <w:rPr>
          <w:spacing w:val="-5"/>
          <w:w w:val="105"/>
          <w:sz w:val="24"/>
        </w:rPr>
        <w:t>0)</w:t>
      </w:r>
    </w:p>
    <w:p w14:paraId="00DC1EE6" w14:textId="77777777" w:rsidR="00350CFB" w:rsidRDefault="00350CFB">
      <w:pPr>
        <w:pStyle w:val="BodyText"/>
        <w:spacing w:before="218"/>
      </w:pPr>
    </w:p>
    <w:p w14:paraId="00DC1EE7" w14:textId="77777777" w:rsidR="00350CFB" w:rsidRDefault="00283FFF">
      <w:pPr>
        <w:pStyle w:val="Heading3"/>
        <w:numPr>
          <w:ilvl w:val="2"/>
          <w:numId w:val="26"/>
        </w:numPr>
        <w:tabs>
          <w:tab w:val="left" w:pos="879"/>
        </w:tabs>
        <w:ind w:left="879" w:hanging="597"/>
      </w:pPr>
      <w:r>
        <w:rPr>
          <w:spacing w:val="-2"/>
        </w:rPr>
        <w:t>AWP</w:t>
      </w:r>
      <w:r>
        <w:rPr>
          <w:spacing w:val="-11"/>
        </w:rPr>
        <w:t xml:space="preserve"> </w:t>
      </w:r>
      <w:r>
        <w:rPr>
          <w:spacing w:val="-2"/>
        </w:rPr>
        <w:t>transfer</w:t>
      </w:r>
      <w:r>
        <w:rPr>
          <w:spacing w:val="-10"/>
        </w:rPr>
        <w:t xml:space="preserve"> </w:t>
      </w:r>
      <w:r>
        <w:rPr>
          <w:spacing w:val="-2"/>
        </w:rPr>
        <w:t>graph</w:t>
      </w:r>
    </w:p>
    <w:p w14:paraId="00DC1EE8" w14:textId="77777777" w:rsidR="00350CFB" w:rsidRDefault="00350CFB">
      <w:pPr>
        <w:pStyle w:val="BodyText"/>
        <w:spacing w:before="46"/>
        <w:rPr>
          <w:b/>
        </w:rPr>
      </w:pPr>
    </w:p>
    <w:p w14:paraId="00DC1EE9" w14:textId="77777777" w:rsidR="00350CFB" w:rsidRDefault="00283FFF">
      <w:pPr>
        <w:pStyle w:val="BodyText"/>
        <w:ind w:left="273"/>
      </w:pPr>
      <w:r>
        <w:t>AWP</w:t>
      </w:r>
      <w:r>
        <w:rPr>
          <w:spacing w:val="19"/>
        </w:rPr>
        <w:t xml:space="preserve"> </w:t>
      </w:r>
      <w:r>
        <w:t>follows</w:t>
      </w:r>
      <w:r>
        <w:rPr>
          <w:spacing w:val="20"/>
        </w:rPr>
        <w:t xml:space="preserve"> </w:t>
      </w:r>
      <w:r>
        <w:t>Do</w:t>
      </w:r>
      <w:r>
        <w:rPr>
          <w:spacing w:val="20"/>
        </w:rPr>
        <w:t xml:space="preserve"> </w:t>
      </w:r>
      <w:r>
        <w:t>et</w:t>
      </w:r>
      <w:r>
        <w:rPr>
          <w:spacing w:val="19"/>
        </w:rPr>
        <w:t xml:space="preserve"> </w:t>
      </w:r>
      <w:r>
        <w:t>al.</w:t>
      </w:r>
      <w:hyperlink w:anchor="_bookmark149" w:history="1">
        <w:r>
          <w:rPr>
            <w:vertAlign w:val="superscript"/>
          </w:rPr>
          <w:t>[16]</w:t>
        </w:r>
      </w:hyperlink>
      <w:r>
        <w:t>:</w:t>
      </w:r>
      <w:r>
        <w:rPr>
          <w:spacing w:val="62"/>
        </w:rPr>
        <w:t xml:space="preserve"> </w:t>
      </w:r>
      <w:r>
        <w:t>each</w:t>
      </w:r>
      <w:r>
        <w:rPr>
          <w:spacing w:val="19"/>
        </w:rPr>
        <w:t xml:space="preserve"> </w:t>
      </w:r>
      <w:r>
        <w:t>transfer</w:t>
      </w:r>
      <w:r>
        <w:rPr>
          <w:spacing w:val="20"/>
        </w:rPr>
        <w:t xml:space="preserve"> </w:t>
      </w:r>
      <w:r>
        <w:t>of</w:t>
      </w:r>
      <w:r>
        <w:rPr>
          <w:spacing w:val="20"/>
        </w:rPr>
        <w:t xml:space="preserve"> </w:t>
      </w:r>
      <w:r>
        <w:t>value</w:t>
      </w:r>
      <w:r>
        <w:rPr>
          <w:spacing w:val="19"/>
        </w:rPr>
        <w:t xml:space="preserve"> </w:t>
      </w:r>
      <w:r>
        <w:rPr>
          <w:i/>
        </w:rPr>
        <w:t>v</w:t>
      </w:r>
      <w:r>
        <w:rPr>
          <w:i/>
          <w:spacing w:val="29"/>
        </w:rPr>
        <w:t xml:space="preserve"> </w:t>
      </w:r>
      <w:r>
        <w:t>at</w:t>
      </w:r>
      <w:r>
        <w:rPr>
          <w:spacing w:val="20"/>
        </w:rPr>
        <w:t xml:space="preserve"> </w:t>
      </w:r>
      <w:r>
        <w:t>age</w:t>
      </w:r>
      <w:r>
        <w:rPr>
          <w:spacing w:val="20"/>
        </w:rPr>
        <w:t xml:space="preserve"> </w:t>
      </w:r>
      <w:r>
        <w:t>∆</w:t>
      </w:r>
      <w:r>
        <w:rPr>
          <w:i/>
        </w:rPr>
        <w:t>t</w:t>
      </w:r>
      <w:r>
        <w:rPr>
          <w:i/>
          <w:spacing w:val="19"/>
        </w:rPr>
        <w:t xml:space="preserve"> </w:t>
      </w:r>
      <w:r>
        <w:t>days</w:t>
      </w:r>
      <w:r>
        <w:rPr>
          <w:spacing w:val="20"/>
        </w:rPr>
        <w:t xml:space="preserve"> </w:t>
      </w:r>
      <w:r>
        <w:t>before</w:t>
      </w:r>
      <w:r>
        <w:rPr>
          <w:spacing w:val="20"/>
        </w:rPr>
        <w:t xml:space="preserve"> </w:t>
      </w:r>
      <w:r>
        <w:t>observation</w:t>
      </w:r>
      <w:r>
        <w:rPr>
          <w:spacing w:val="19"/>
        </w:rPr>
        <w:t xml:space="preserve"> </w:t>
      </w:r>
      <w:r>
        <w:t>end</w:t>
      </w:r>
      <w:r>
        <w:rPr>
          <w:spacing w:val="20"/>
        </w:rPr>
        <w:t xml:space="preserve"> </w:t>
      </w:r>
      <w:r>
        <w:rPr>
          <w:i/>
          <w:spacing w:val="-4"/>
        </w:rPr>
        <w:t>T</w:t>
      </w:r>
      <w:r>
        <w:rPr>
          <w:spacing w:val="-4"/>
          <w:vertAlign w:val="subscript"/>
        </w:rPr>
        <w:t>obs</w:t>
      </w:r>
    </w:p>
    <w:p w14:paraId="00DC1EEA" w14:textId="77777777" w:rsidR="00350CFB" w:rsidRDefault="00283FFF">
      <w:pPr>
        <w:pStyle w:val="BodyText"/>
        <w:spacing w:before="181"/>
        <w:ind w:left="282"/>
      </w:pPr>
      <w:r>
        <w:t>contributes</w:t>
      </w:r>
      <w:r>
        <w:rPr>
          <w:spacing w:val="-11"/>
        </w:rPr>
        <w:t xml:space="preserve"> </w:t>
      </w:r>
      <w:r>
        <w:t>a</w:t>
      </w:r>
      <w:r>
        <w:rPr>
          <w:spacing w:val="-11"/>
        </w:rPr>
        <w:t xml:space="preserve"> </w:t>
      </w:r>
      <w:r>
        <w:t>decayed</w:t>
      </w:r>
      <w:r>
        <w:rPr>
          <w:spacing w:val="-11"/>
        </w:rPr>
        <w:t xml:space="preserve"> </w:t>
      </w:r>
      <w:r>
        <w:rPr>
          <w:spacing w:val="-2"/>
        </w:rPr>
        <w:t>weight</w:t>
      </w:r>
    </w:p>
    <w:p w14:paraId="00DC1EEB" w14:textId="77777777" w:rsidR="00350CFB" w:rsidRDefault="00350CFB">
      <w:pPr>
        <w:pStyle w:val="BodyText"/>
        <w:spacing w:before="111"/>
        <w:rPr>
          <w:sz w:val="20"/>
        </w:rPr>
      </w:pPr>
    </w:p>
    <w:p w14:paraId="00DC1EEC" w14:textId="77777777" w:rsidR="00350CFB" w:rsidRDefault="00350CFB">
      <w:pPr>
        <w:pStyle w:val="BodyText"/>
        <w:rPr>
          <w:sz w:val="20"/>
        </w:rPr>
        <w:sectPr w:rsidR="00350CFB">
          <w:pgSz w:w="11910" w:h="16840"/>
          <w:pgMar w:top="1820" w:right="708" w:bottom="2300" w:left="992" w:header="0" w:footer="2115" w:gutter="0"/>
          <w:cols w:space="720"/>
        </w:sectPr>
      </w:pPr>
    </w:p>
    <w:p w14:paraId="00DC1EED" w14:textId="77777777" w:rsidR="00350CFB" w:rsidRDefault="00283FFF">
      <w:pPr>
        <w:pStyle w:val="BodyText"/>
        <w:spacing w:before="55" w:line="209" w:lineRule="exact"/>
        <w:ind w:left="148"/>
        <w:jc w:val="center"/>
      </w:pPr>
      <w:bookmarkStart w:id="179" w:name="_bookmark61"/>
      <w:bookmarkEnd w:id="179"/>
      <w:r>
        <w:rPr>
          <w:spacing w:val="-10"/>
        </w:rPr>
        <w:t>1</w:t>
      </w:r>
    </w:p>
    <w:p w14:paraId="00DC1EEE" w14:textId="77777777" w:rsidR="00350CFB" w:rsidRPr="00C8008C" w:rsidRDefault="00283FFF">
      <w:pPr>
        <w:tabs>
          <w:tab w:val="left" w:pos="5444"/>
          <w:tab w:val="left" w:pos="6649"/>
        </w:tabs>
        <w:spacing w:line="139" w:lineRule="auto"/>
        <w:ind w:left="1863"/>
        <w:rPr>
          <w:sz w:val="24"/>
          <w:lang w:val="fr-CM"/>
          <w:rPrChange w:id="180" w:author="Moulla, Donatien Koulla" w:date="2026-08-27T13:21:00Z">
            <w:rPr>
              <w:sz w:val="24"/>
            </w:rPr>
          </w:rPrChange>
        </w:rPr>
      </w:pPr>
      <w:r>
        <w:rPr>
          <w:noProof/>
          <w:sz w:val="24"/>
        </w:rPr>
        <mc:AlternateContent>
          <mc:Choice Requires="wps">
            <w:drawing>
              <wp:anchor distT="0" distB="0" distL="0" distR="0" simplePos="0" relativeHeight="484022272" behindDoc="1" locked="0" layoutInCell="1" allowOverlap="1" wp14:anchorId="00DC272E" wp14:editId="00DC272F">
                <wp:simplePos x="0" y="0"/>
                <wp:positionH relativeFrom="page">
                  <wp:posOffset>2411298</wp:posOffset>
                </wp:positionH>
                <wp:positionV relativeFrom="paragraph">
                  <wp:posOffset>74824</wp:posOffset>
                </wp:positionV>
                <wp:extent cx="1290955" cy="1270"/>
                <wp:effectExtent l="0" t="0" r="0" b="0"/>
                <wp:wrapNone/>
                <wp:docPr id="148" name="Graphic 1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90955" cy="1270"/>
                        </a:xfrm>
                        <a:custGeom>
                          <a:avLst/>
                          <a:gdLst/>
                          <a:ahLst/>
                          <a:cxnLst/>
                          <a:rect l="l" t="t" r="r" b="b"/>
                          <a:pathLst>
                            <a:path w="1290955">
                              <a:moveTo>
                                <a:pt x="0" y="0"/>
                              </a:moveTo>
                              <a:lnTo>
                                <a:pt x="1290815" y="0"/>
                              </a:lnTo>
                            </a:path>
                          </a:pathLst>
                        </a:custGeom>
                        <a:ln w="607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B3E70CA" id="Graphic 148" o:spid="_x0000_s1026" style="position:absolute;margin-left:189.85pt;margin-top:5.9pt;width:101.65pt;height:.1pt;z-index:-19294208;visibility:visible;mso-wrap-style:square;mso-wrap-distance-left:0;mso-wrap-distance-top:0;mso-wrap-distance-right:0;mso-wrap-distance-bottom:0;mso-position-horizontal:absolute;mso-position-horizontal-relative:page;mso-position-vertical:absolute;mso-position-vertical-relative:text;v-text-anchor:top" coordsize="129095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" path="m,l1290815,e" filled="f" strokeweight=".16869mm">
                <v:path arrowok="t"/>
                <w10:wrap anchorx="page"/>
              </v:shape>
            </w:pict>
          </mc:Fallback>
        </mc:AlternateContent>
      </w:r>
      <w:r>
        <w:rPr>
          <w:noProof/>
          <w:sz w:val="24"/>
        </w:rPr>
        <mc:AlternateContent>
          <mc:Choice Requires="wps">
            <w:drawing>
              <wp:anchor distT="0" distB="0" distL="0" distR="0" simplePos="0" relativeHeight="484023296" behindDoc="1" locked="0" layoutInCell="1" allowOverlap="1" wp14:anchorId="00DC2730" wp14:editId="00DC2731">
                <wp:simplePos x="0" y="0"/>
                <wp:positionH relativeFrom="page">
                  <wp:posOffset>3514610</wp:posOffset>
                </wp:positionH>
                <wp:positionV relativeFrom="paragraph">
                  <wp:posOffset>171984</wp:posOffset>
                </wp:positionV>
                <wp:extent cx="53975" cy="101600"/>
                <wp:effectExtent l="0" t="0" r="0" b="0"/>
                <wp:wrapNone/>
                <wp:docPr id="149" name="Textbox 1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75" cy="101600"/>
                        </a:xfrm>
                        <a:prstGeom prst="rect">
                          <a:avLst/>
                        </a:prstGeom>
                      </wps:spPr>
                      <wps:txbx>
                        <w:txbxContent>
                          <w:p w14:paraId="00DC2830" w14:textId="77777777" w:rsidR="00350CFB" w:rsidRDefault="00283FFF">
                            <w:pPr>
                              <w:spacing w:line="154" w:lineRule="exact"/>
                              <w:rPr>
                                <w:sz w:val="16"/>
                              </w:rPr>
                            </w:pPr>
                            <w:r>
                              <w:rPr>
                                <w:spacing w:val="-10"/>
                                <w:w w:val="105"/>
                                <w:sz w:val="16"/>
                              </w:rPr>
                              <w:t>0</w:t>
                            </w:r>
                          </w:p>
                        </w:txbxContent>
                      </wps:txbx>
                      <wps:bodyPr wrap="square" lIns="0" tIns="0" rIns="0" bIns="0" rtlCol="0">
                        <a:noAutofit/>
                      </wps:bodyPr>
                    </wps:wsp>
                  </a:graphicData>
                </a:graphic>
              </wp:anchor>
            </w:drawing>
          </mc:Choice>
          <mc:Fallback>
            <w:pict>
              <v:shape w14:anchorId="00DC2730" id="Textbox 149" o:spid="_x0000_s1141" type="#_x0000_t202" style="position:absolute;left:0;text-align:left;margin-left:276.75pt;margin-top:13.55pt;width:4.25pt;height:8pt;z-index:-192931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" filled="f" stroked="f">
                <v:textbox inset="0,0,0,0">
                  <w:txbxContent>
                    <w:p w14:paraId="00DC2830" w14:textId="77777777" w:rsidR="00350CFB" w:rsidRDefault="00283FFF">
                      <w:pPr>
                        <w:spacing w:line="154" w:lineRule="exact"/>
                        <w:rPr>
                          <w:sz w:val="16"/>
                        </w:rPr>
                      </w:pPr>
                      <w:r>
                        <w:rPr>
                          <w:spacing w:val="-10"/>
                          <w:w w:val="105"/>
                          <w:sz w:val="16"/>
                        </w:rPr>
                        <w:t>0</w:t>
                      </w:r>
                    </w:p>
                  </w:txbxContent>
                </v:textbox>
                <w10:wrap anchorx="page"/>
              </v:shape>
            </w:pict>
          </mc:Fallback>
        </mc:AlternateContent>
      </w:r>
      <w:r>
        <w:rPr>
          <w:i/>
          <w:w w:val="115"/>
          <w:sz w:val="24"/>
        </w:rPr>
        <w:t>σ</w:t>
      </w:r>
      <w:r>
        <w:rPr>
          <w:w w:val="115"/>
          <w:sz w:val="24"/>
          <w:lang w:val="fr-CM"/>
          <w:rPrChange w:id="181" w:author="Moulla, Donatien Koulla" w:date="2026-08-27T13:21:00Z">
            <w:rPr>
              <w:w w:val="115"/>
              <w:sz w:val="24"/>
            </w:rPr>
          </w:rPrChange>
        </w:rPr>
        <w:t>(∆</w:t>
      </w:r>
      <w:r>
        <w:rPr>
          <w:i/>
          <w:w w:val="115"/>
          <w:sz w:val="24"/>
          <w:lang w:val="fr-CM"/>
          <w:rPrChange w:id="182" w:author="Moulla, Donatien Koulla" w:date="2026-08-27T13:21:00Z">
            <w:rPr>
              <w:i/>
              <w:w w:val="115"/>
              <w:sz w:val="24"/>
            </w:rPr>
          </w:rPrChange>
        </w:rPr>
        <w:t>t</w:t>
      </w:r>
      <w:r>
        <w:rPr>
          <w:w w:val="115"/>
          <w:sz w:val="24"/>
          <w:lang w:val="fr-CM"/>
          <w:rPrChange w:id="183" w:author="Moulla, Donatien Koulla" w:date="2026-08-27T13:21:00Z">
            <w:rPr>
              <w:w w:val="115"/>
              <w:sz w:val="24"/>
            </w:rPr>
          </w:rPrChange>
        </w:rPr>
        <w:t>)</w:t>
      </w:r>
      <w:r>
        <w:rPr>
          <w:spacing w:val="10"/>
          <w:w w:val="115"/>
          <w:sz w:val="24"/>
          <w:lang w:val="fr-CM"/>
          <w:rPrChange w:id="184" w:author="Moulla, Donatien Koulla" w:date="2026-08-27T13:21:00Z">
            <w:rPr>
              <w:spacing w:val="10"/>
              <w:w w:val="115"/>
              <w:sz w:val="24"/>
            </w:rPr>
          </w:rPrChange>
        </w:rPr>
        <w:t xml:space="preserve"> </w:t>
      </w:r>
      <w:r>
        <w:rPr>
          <w:w w:val="115"/>
          <w:sz w:val="24"/>
          <w:lang w:val="fr-CM"/>
          <w:rPrChange w:id="185" w:author="Moulla, Donatien Koulla" w:date="2026-08-27T13:21:00Z">
            <w:rPr>
              <w:w w:val="115"/>
              <w:sz w:val="24"/>
            </w:rPr>
          </w:rPrChange>
        </w:rPr>
        <w:t>=</w:t>
      </w:r>
      <w:r>
        <w:rPr>
          <w:spacing w:val="40"/>
          <w:w w:val="115"/>
          <w:sz w:val="24"/>
          <w:lang w:val="fr-CM"/>
          <w:rPrChange w:id="186" w:author="Moulla, Donatien Koulla" w:date="2026-08-27T13:21:00Z">
            <w:rPr>
              <w:spacing w:val="40"/>
              <w:w w:val="115"/>
              <w:sz w:val="24"/>
            </w:rPr>
          </w:rPrChange>
        </w:rPr>
        <w:t xml:space="preserve"> </w:t>
      </w:r>
      <w:r>
        <w:rPr>
          <w:w w:val="115"/>
          <w:position w:val="-17"/>
          <w:sz w:val="24"/>
          <w:lang w:val="fr-CM"/>
          <w:rPrChange w:id="187" w:author="Moulla, Donatien Koulla" w:date="2026-08-27T13:21:00Z">
            <w:rPr>
              <w:w w:val="115"/>
              <w:position w:val="-17"/>
              <w:sz w:val="24"/>
            </w:rPr>
          </w:rPrChange>
        </w:rPr>
        <w:t>1</w:t>
      </w:r>
      <w:r>
        <w:rPr>
          <w:spacing w:val="-4"/>
          <w:w w:val="115"/>
          <w:position w:val="-17"/>
          <w:sz w:val="24"/>
          <w:lang w:val="fr-CM"/>
          <w:rPrChange w:id="188" w:author="Moulla, Donatien Koulla" w:date="2026-08-27T13:21:00Z">
            <w:rPr>
              <w:spacing w:val="-4"/>
              <w:w w:val="115"/>
              <w:position w:val="-17"/>
              <w:sz w:val="24"/>
            </w:rPr>
          </w:rPrChange>
        </w:rPr>
        <w:t xml:space="preserve"> </w:t>
      </w:r>
      <w:r>
        <w:rPr>
          <w:w w:val="115"/>
          <w:position w:val="-17"/>
          <w:sz w:val="24"/>
          <w:lang w:val="fr-CM"/>
          <w:rPrChange w:id="189" w:author="Moulla, Donatien Koulla" w:date="2026-08-27T13:21:00Z">
            <w:rPr>
              <w:w w:val="115"/>
              <w:position w:val="-17"/>
              <w:sz w:val="24"/>
            </w:rPr>
          </w:rPrChange>
        </w:rPr>
        <w:t>+</w:t>
      </w:r>
      <w:r>
        <w:rPr>
          <w:spacing w:val="-5"/>
          <w:w w:val="115"/>
          <w:position w:val="-17"/>
          <w:sz w:val="24"/>
          <w:lang w:val="fr-CM"/>
          <w:rPrChange w:id="190" w:author="Moulla, Donatien Koulla" w:date="2026-08-27T13:21:00Z">
            <w:rPr>
              <w:spacing w:val="-5"/>
              <w:w w:val="115"/>
              <w:position w:val="-17"/>
              <w:sz w:val="24"/>
            </w:rPr>
          </w:rPrChange>
        </w:rPr>
        <w:t xml:space="preserve"> </w:t>
      </w:r>
      <w:r>
        <w:rPr>
          <w:w w:val="115"/>
          <w:position w:val="-17"/>
          <w:sz w:val="24"/>
          <w:lang w:val="fr-CM"/>
          <w:rPrChange w:id="191" w:author="Moulla, Donatien Koulla" w:date="2026-08-27T13:21:00Z">
            <w:rPr>
              <w:w w:val="115"/>
              <w:position w:val="-17"/>
              <w:sz w:val="24"/>
            </w:rPr>
          </w:rPrChange>
        </w:rPr>
        <w:t>exp</w:t>
      </w:r>
      <w:r>
        <w:rPr>
          <w:w w:val="115"/>
          <w:position w:val="2"/>
          <w:sz w:val="24"/>
          <w:lang w:val="fr-CM"/>
          <w:rPrChange w:id="192" w:author="Moulla, Donatien Koulla" w:date="2026-08-27T13:21:00Z">
            <w:rPr>
              <w:w w:val="115"/>
              <w:position w:val="2"/>
              <w:sz w:val="24"/>
            </w:rPr>
          </w:rPrChange>
        </w:rPr>
        <w:t>(</w:t>
      </w:r>
      <w:r>
        <w:rPr>
          <w:i/>
          <w:w w:val="115"/>
          <w:position w:val="-17"/>
          <w:sz w:val="24"/>
          <w:lang w:val="fr-CM"/>
          <w:rPrChange w:id="193" w:author="Moulla, Donatien Koulla" w:date="2026-08-27T13:21:00Z">
            <w:rPr>
              <w:i/>
              <w:w w:val="115"/>
              <w:position w:val="-17"/>
              <w:sz w:val="24"/>
            </w:rPr>
          </w:rPrChange>
        </w:rPr>
        <w:t>k</w:t>
      </w:r>
      <w:r>
        <w:rPr>
          <w:w w:val="115"/>
          <w:position w:val="-17"/>
          <w:sz w:val="24"/>
          <w:lang w:val="fr-CM"/>
          <w:rPrChange w:id="194" w:author="Moulla, Donatien Koulla" w:date="2026-08-27T13:21:00Z">
            <w:rPr>
              <w:w w:val="115"/>
              <w:position w:val="-17"/>
              <w:sz w:val="24"/>
            </w:rPr>
          </w:rPrChange>
        </w:rPr>
        <w:t>(∆</w:t>
      </w:r>
      <w:r>
        <w:rPr>
          <w:i/>
          <w:w w:val="115"/>
          <w:position w:val="-17"/>
          <w:sz w:val="24"/>
          <w:lang w:val="fr-CM"/>
          <w:rPrChange w:id="195" w:author="Moulla, Donatien Koulla" w:date="2026-08-27T13:21:00Z">
            <w:rPr>
              <w:i/>
              <w:w w:val="115"/>
              <w:position w:val="-17"/>
              <w:sz w:val="24"/>
            </w:rPr>
          </w:rPrChange>
        </w:rPr>
        <w:t>t</w:t>
      </w:r>
      <w:r>
        <w:rPr>
          <w:i/>
          <w:spacing w:val="-5"/>
          <w:w w:val="115"/>
          <w:position w:val="-17"/>
          <w:sz w:val="24"/>
          <w:lang w:val="fr-CM"/>
          <w:rPrChange w:id="196" w:author="Moulla, Donatien Koulla" w:date="2026-08-27T13:21:00Z">
            <w:rPr>
              <w:i/>
              <w:spacing w:val="-5"/>
              <w:w w:val="115"/>
              <w:position w:val="-17"/>
              <w:sz w:val="24"/>
            </w:rPr>
          </w:rPrChange>
        </w:rPr>
        <w:t xml:space="preserve"> </w:t>
      </w:r>
      <w:r>
        <w:rPr>
          <w:rFonts w:ascii="Arial Unicode MS" w:hAnsi="Arial Unicode MS"/>
          <w:w w:val="115"/>
          <w:position w:val="-17"/>
          <w:sz w:val="24"/>
          <w:lang w:val="fr-CM"/>
          <w:rPrChange w:id="197" w:author="Moulla, Donatien Koulla" w:date="2026-08-27T13:21:00Z">
            <w:rPr>
              <w:rFonts w:ascii="Arial Unicode MS" w:hAnsi="Arial Unicode MS"/>
              <w:w w:val="115"/>
              <w:position w:val="-17"/>
              <w:sz w:val="24"/>
            </w:rPr>
          </w:rPrChange>
        </w:rPr>
        <w:t>−</w:t>
      </w:r>
      <w:r>
        <w:rPr>
          <w:rFonts w:ascii="Arial Unicode MS" w:hAnsi="Arial Unicode MS"/>
          <w:spacing w:val="-13"/>
          <w:w w:val="115"/>
          <w:position w:val="-17"/>
          <w:sz w:val="24"/>
          <w:lang w:val="fr-CM"/>
          <w:rPrChange w:id="198" w:author="Moulla, Donatien Koulla" w:date="2026-08-27T13:21:00Z">
            <w:rPr>
              <w:rFonts w:ascii="Arial Unicode MS" w:hAnsi="Arial Unicode MS"/>
              <w:spacing w:val="-13"/>
              <w:w w:val="115"/>
              <w:position w:val="-17"/>
              <w:sz w:val="24"/>
            </w:rPr>
          </w:rPrChange>
        </w:rPr>
        <w:t xml:space="preserve"> </w:t>
      </w:r>
      <w:r>
        <w:rPr>
          <w:i/>
          <w:w w:val="115"/>
          <w:position w:val="-17"/>
          <w:sz w:val="24"/>
          <w:lang w:val="fr-CM"/>
          <w:rPrChange w:id="199" w:author="Moulla, Donatien Koulla" w:date="2026-08-27T13:21:00Z">
            <w:rPr>
              <w:i/>
              <w:w w:val="115"/>
              <w:position w:val="-17"/>
              <w:sz w:val="24"/>
            </w:rPr>
          </w:rPrChange>
        </w:rPr>
        <w:t>t</w:t>
      </w:r>
      <w:r>
        <w:rPr>
          <w:i/>
          <w:spacing w:val="45"/>
          <w:w w:val="115"/>
          <w:position w:val="-17"/>
          <w:sz w:val="24"/>
          <w:lang w:val="fr-CM"/>
          <w:rPrChange w:id="200" w:author="Moulla, Donatien Koulla" w:date="2026-08-27T13:21:00Z">
            <w:rPr>
              <w:i/>
              <w:spacing w:val="45"/>
              <w:w w:val="115"/>
              <w:position w:val="-17"/>
              <w:sz w:val="24"/>
            </w:rPr>
          </w:rPrChange>
        </w:rPr>
        <w:t xml:space="preserve"> </w:t>
      </w:r>
      <w:r>
        <w:rPr>
          <w:spacing w:val="-5"/>
          <w:w w:val="115"/>
          <w:position w:val="-17"/>
          <w:sz w:val="24"/>
          <w:lang w:val="fr-CM"/>
          <w:rPrChange w:id="201" w:author="Moulla, Donatien Koulla" w:date="2026-08-27T13:21:00Z">
            <w:rPr>
              <w:spacing w:val="-5"/>
              <w:w w:val="115"/>
              <w:position w:val="-17"/>
              <w:sz w:val="24"/>
            </w:rPr>
          </w:rPrChange>
        </w:rPr>
        <w:t>)</w:t>
      </w:r>
      <w:r>
        <w:rPr>
          <w:spacing w:val="-5"/>
          <w:w w:val="115"/>
          <w:position w:val="2"/>
          <w:sz w:val="24"/>
          <w:lang w:val="fr-CM"/>
          <w:rPrChange w:id="202" w:author="Moulla, Donatien Koulla" w:date="2026-08-27T13:21:00Z">
            <w:rPr>
              <w:spacing w:val="-5"/>
              <w:w w:val="115"/>
              <w:position w:val="2"/>
              <w:sz w:val="24"/>
            </w:rPr>
          </w:rPrChange>
        </w:rPr>
        <w:t>)</w:t>
      </w:r>
      <w:r>
        <w:rPr>
          <w:i/>
          <w:spacing w:val="-5"/>
          <w:w w:val="115"/>
          <w:sz w:val="24"/>
          <w:lang w:val="fr-CM"/>
          <w:rPrChange w:id="203" w:author="Moulla, Donatien Koulla" w:date="2026-08-27T13:21:00Z">
            <w:rPr>
              <w:i/>
              <w:spacing w:val="-5"/>
              <w:w w:val="115"/>
              <w:sz w:val="24"/>
            </w:rPr>
          </w:rPrChange>
        </w:rPr>
        <w:t>,</w:t>
      </w:r>
      <w:r>
        <w:rPr>
          <w:i/>
          <w:sz w:val="24"/>
          <w:lang w:val="fr-CM"/>
          <w:rPrChange w:id="204" w:author="Moulla, Donatien Koulla" w:date="2026-08-27T13:21:00Z">
            <w:rPr>
              <w:i/>
              <w:sz w:val="24"/>
            </w:rPr>
          </w:rPrChange>
        </w:rPr>
        <w:tab/>
      </w:r>
      <w:r>
        <w:rPr>
          <w:i/>
          <w:w w:val="115"/>
          <w:sz w:val="24"/>
          <w:lang w:val="fr-CM"/>
          <w:rPrChange w:id="205" w:author="Moulla, Donatien Koulla" w:date="2026-08-27T13:21:00Z">
            <w:rPr>
              <w:i/>
              <w:w w:val="115"/>
              <w:sz w:val="24"/>
            </w:rPr>
          </w:rPrChange>
        </w:rPr>
        <w:t>k</w:t>
      </w:r>
      <w:r>
        <w:rPr>
          <w:i/>
          <w:spacing w:val="18"/>
          <w:w w:val="115"/>
          <w:sz w:val="24"/>
          <w:lang w:val="fr-CM"/>
          <w:rPrChange w:id="206" w:author="Moulla, Donatien Koulla" w:date="2026-08-27T13:21:00Z">
            <w:rPr>
              <w:i/>
              <w:spacing w:val="18"/>
              <w:w w:val="115"/>
              <w:sz w:val="24"/>
            </w:rPr>
          </w:rPrChange>
        </w:rPr>
        <w:t xml:space="preserve"> </w:t>
      </w:r>
      <w:r>
        <w:rPr>
          <w:w w:val="115"/>
          <w:sz w:val="24"/>
          <w:lang w:val="fr-CM"/>
          <w:rPrChange w:id="207" w:author="Moulla, Donatien Koulla" w:date="2026-08-27T13:21:00Z">
            <w:rPr>
              <w:w w:val="115"/>
              <w:sz w:val="24"/>
            </w:rPr>
          </w:rPrChange>
        </w:rPr>
        <w:t>=</w:t>
      </w:r>
      <w:r>
        <w:rPr>
          <w:spacing w:val="8"/>
          <w:w w:val="115"/>
          <w:sz w:val="24"/>
          <w:lang w:val="fr-CM"/>
          <w:rPrChange w:id="208" w:author="Moulla, Donatien Koulla" w:date="2026-08-27T13:21:00Z">
            <w:rPr>
              <w:spacing w:val="8"/>
              <w:w w:val="115"/>
              <w:sz w:val="24"/>
            </w:rPr>
          </w:rPrChange>
        </w:rPr>
        <w:t xml:space="preserve"> </w:t>
      </w:r>
      <w:r>
        <w:rPr>
          <w:spacing w:val="-2"/>
          <w:w w:val="115"/>
          <w:sz w:val="24"/>
          <w:lang w:val="fr-CM"/>
          <w:rPrChange w:id="209" w:author="Moulla, Donatien Koulla" w:date="2026-08-27T13:21:00Z">
            <w:rPr>
              <w:spacing w:val="-2"/>
              <w:w w:val="115"/>
              <w:sz w:val="24"/>
            </w:rPr>
          </w:rPrChange>
        </w:rPr>
        <w:t>0</w:t>
      </w:r>
      <w:r>
        <w:rPr>
          <w:i/>
          <w:spacing w:val="-2"/>
          <w:w w:val="115"/>
          <w:sz w:val="24"/>
          <w:lang w:val="fr-CM"/>
          <w:rPrChange w:id="210" w:author="Moulla, Donatien Koulla" w:date="2026-08-27T13:21:00Z">
            <w:rPr>
              <w:i/>
              <w:spacing w:val="-2"/>
              <w:w w:val="115"/>
              <w:sz w:val="24"/>
            </w:rPr>
          </w:rPrChange>
        </w:rPr>
        <w:t>.</w:t>
      </w:r>
      <w:r>
        <w:rPr>
          <w:spacing w:val="-2"/>
          <w:w w:val="115"/>
          <w:sz w:val="24"/>
          <w:lang w:val="fr-CM"/>
          <w:rPrChange w:id="211" w:author="Moulla, Donatien Koulla" w:date="2026-08-27T13:21:00Z">
            <w:rPr>
              <w:spacing w:val="-2"/>
              <w:w w:val="115"/>
              <w:sz w:val="24"/>
            </w:rPr>
          </w:rPrChange>
        </w:rPr>
        <w:t>01</w:t>
      </w:r>
      <w:r>
        <w:rPr>
          <w:i/>
          <w:spacing w:val="-2"/>
          <w:w w:val="115"/>
          <w:sz w:val="24"/>
          <w:lang w:val="fr-CM"/>
          <w:rPrChange w:id="212" w:author="Moulla, Donatien Koulla" w:date="2026-08-27T13:21:00Z">
            <w:rPr>
              <w:i/>
              <w:spacing w:val="-2"/>
              <w:w w:val="115"/>
              <w:sz w:val="24"/>
            </w:rPr>
          </w:rPrChange>
        </w:rPr>
        <w:t>,</w:t>
      </w:r>
      <w:r>
        <w:rPr>
          <w:i/>
          <w:sz w:val="24"/>
          <w:lang w:val="fr-CM"/>
          <w:rPrChange w:id="213" w:author="Moulla, Donatien Koulla" w:date="2026-08-27T13:21:00Z">
            <w:rPr>
              <w:i/>
              <w:sz w:val="24"/>
            </w:rPr>
          </w:rPrChange>
        </w:rPr>
        <w:tab/>
      </w:r>
      <w:r>
        <w:rPr>
          <w:i/>
          <w:w w:val="115"/>
          <w:sz w:val="24"/>
          <w:lang w:val="fr-CM"/>
          <w:rPrChange w:id="214" w:author="Moulla, Donatien Koulla" w:date="2026-08-27T13:21:00Z">
            <w:rPr>
              <w:i/>
              <w:w w:val="115"/>
              <w:sz w:val="24"/>
            </w:rPr>
          </w:rPrChange>
        </w:rPr>
        <w:t>t</w:t>
      </w:r>
      <w:r>
        <w:rPr>
          <w:w w:val="115"/>
          <w:sz w:val="24"/>
          <w:vertAlign w:val="subscript"/>
          <w:lang w:val="fr-CM"/>
          <w:rPrChange w:id="215" w:author="Moulla, Donatien Koulla" w:date="2026-08-27T13:21:00Z">
            <w:rPr>
              <w:w w:val="115"/>
              <w:sz w:val="24"/>
              <w:vertAlign w:val="subscript"/>
            </w:rPr>
          </w:rPrChange>
        </w:rPr>
        <w:t>0</w:t>
      </w:r>
      <w:r>
        <w:rPr>
          <w:spacing w:val="20"/>
          <w:w w:val="115"/>
          <w:sz w:val="24"/>
          <w:lang w:val="fr-CM"/>
          <w:rPrChange w:id="216" w:author="Moulla, Donatien Koulla" w:date="2026-08-27T13:21:00Z">
            <w:rPr>
              <w:spacing w:val="20"/>
              <w:w w:val="115"/>
              <w:sz w:val="24"/>
            </w:rPr>
          </w:rPrChange>
        </w:rPr>
        <w:t xml:space="preserve"> </w:t>
      </w:r>
      <w:r>
        <w:rPr>
          <w:w w:val="115"/>
          <w:sz w:val="24"/>
          <w:lang w:val="fr-CM"/>
          <w:rPrChange w:id="217" w:author="Moulla, Donatien Koulla" w:date="2026-08-27T13:21:00Z">
            <w:rPr>
              <w:w w:val="115"/>
              <w:sz w:val="24"/>
            </w:rPr>
          </w:rPrChange>
        </w:rPr>
        <w:t>=</w:t>
      </w:r>
      <w:r>
        <w:rPr>
          <w:spacing w:val="9"/>
          <w:w w:val="115"/>
          <w:sz w:val="24"/>
          <w:lang w:val="fr-CM"/>
          <w:rPrChange w:id="218" w:author="Moulla, Donatien Koulla" w:date="2026-08-27T13:21:00Z">
            <w:rPr>
              <w:spacing w:val="9"/>
              <w:w w:val="115"/>
              <w:sz w:val="24"/>
            </w:rPr>
          </w:rPrChange>
        </w:rPr>
        <w:t xml:space="preserve"> </w:t>
      </w:r>
      <w:r>
        <w:rPr>
          <w:spacing w:val="-7"/>
          <w:sz w:val="24"/>
          <w:lang w:val="fr-CM"/>
          <w:rPrChange w:id="219" w:author="Moulla, Donatien Koulla" w:date="2026-08-27T13:21:00Z">
            <w:rPr>
              <w:spacing w:val="-7"/>
              <w:sz w:val="24"/>
            </w:rPr>
          </w:rPrChange>
        </w:rPr>
        <w:t>180</w:t>
      </w:r>
    </w:p>
    <w:p w14:paraId="00DC1EEF" w14:textId="77777777" w:rsidR="00350CFB" w:rsidRDefault="00283FFF">
      <w:pPr>
        <w:pStyle w:val="BodyText"/>
        <w:tabs>
          <w:tab w:val="left" w:pos="1662"/>
        </w:tabs>
        <w:spacing w:before="217"/>
        <w:ind w:left="20"/>
      </w:pPr>
      <w:r>
        <w:br w:type="column"/>
      </w:r>
      <w:r>
        <w:rPr>
          <w:spacing w:val="-2"/>
        </w:rPr>
        <w:t>days</w:t>
      </w:r>
      <w:r>
        <w:rPr>
          <w:i/>
          <w:spacing w:val="-2"/>
        </w:rPr>
        <w:t>.</w:t>
      </w:r>
      <w:r>
        <w:rPr>
          <w:i/>
        </w:rPr>
        <w:tab/>
      </w:r>
      <w:r>
        <w:rPr>
          <w:spacing w:val="-2"/>
        </w:rPr>
        <w:t>(3.4)</w:t>
      </w:r>
    </w:p>
    <w:p w14:paraId="00DC1EF0" w14:textId="77777777" w:rsidR="00350CFB" w:rsidRDefault="00350CFB">
      <w:pPr>
        <w:pStyle w:val="BodyText"/>
        <w:sectPr w:rsidR="00350CFB">
          <w:type w:val="continuous"/>
          <w:pgSz w:w="11910" w:h="16840"/>
          <w:pgMar w:top="1920" w:right="708" w:bottom="280" w:left="992" w:header="0" w:footer="2115" w:gutter="0"/>
          <w:cols w:num="2" w:space="720" w:equalWidth="0">
            <w:col w:w="7495" w:space="40"/>
            <w:col w:w="2675"/>
          </w:cols>
        </w:sectPr>
      </w:pPr>
    </w:p>
    <w:p w14:paraId="00DC1EF1" w14:textId="77777777" w:rsidR="00350CFB" w:rsidRDefault="00350CFB">
      <w:pPr>
        <w:pStyle w:val="BodyText"/>
        <w:spacing w:before="106"/>
        <w:rPr>
          <w:sz w:val="20"/>
        </w:rPr>
      </w:pPr>
    </w:p>
    <w:p w14:paraId="00DC1EF2" w14:textId="77777777" w:rsidR="00350CFB" w:rsidRDefault="00350CFB">
      <w:pPr>
        <w:pStyle w:val="BodyText"/>
        <w:rPr>
          <w:sz w:val="20"/>
        </w:rPr>
        <w:sectPr w:rsidR="00350CFB">
          <w:type w:val="continuous"/>
          <w:pgSz w:w="11910" w:h="16840"/>
          <w:pgMar w:top="1920" w:right="708" w:bottom="280" w:left="992" w:header="0" w:footer="2115" w:gutter="0"/>
          <w:cols w:space="720"/>
        </w:sectPr>
      </w:pPr>
    </w:p>
    <w:p w14:paraId="00DC1EF3" w14:textId="77777777" w:rsidR="00350CFB" w:rsidRDefault="00283FFF">
      <w:pPr>
        <w:pStyle w:val="BodyText"/>
        <w:spacing w:before="89"/>
        <w:ind w:left="282"/>
      </w:pPr>
      <w:r>
        <w:t>Edge</w:t>
      </w:r>
      <w:r>
        <w:rPr>
          <w:spacing w:val="-9"/>
        </w:rPr>
        <w:t xml:space="preserve"> </w:t>
      </w:r>
      <w:r>
        <w:t>weights</w:t>
      </w:r>
      <w:r>
        <w:rPr>
          <w:spacing w:val="-9"/>
        </w:rPr>
        <w:t xml:space="preserve"> </w:t>
      </w:r>
      <w:r>
        <w:t>aggregate</w:t>
      </w:r>
      <w:r>
        <w:rPr>
          <w:spacing w:val="-9"/>
        </w:rPr>
        <w:t xml:space="preserve"> </w:t>
      </w:r>
      <w:r>
        <w:t>over</w:t>
      </w:r>
      <w:r>
        <w:rPr>
          <w:spacing w:val="-9"/>
        </w:rPr>
        <w:t xml:space="preserve"> </w:t>
      </w:r>
      <w:r>
        <w:rPr>
          <w:spacing w:val="-2"/>
        </w:rPr>
        <w:t>transfers:</w:t>
      </w:r>
    </w:p>
    <w:p w14:paraId="00DC1EF4" w14:textId="77777777" w:rsidR="00350CFB" w:rsidRDefault="00350CFB">
      <w:pPr>
        <w:pStyle w:val="BodyText"/>
      </w:pPr>
    </w:p>
    <w:p w14:paraId="00DC1EF5" w14:textId="77777777" w:rsidR="00350CFB" w:rsidRDefault="00350CFB">
      <w:pPr>
        <w:pStyle w:val="BodyText"/>
        <w:spacing w:before="6"/>
      </w:pPr>
    </w:p>
    <w:p w14:paraId="00DC1EF6" w14:textId="77777777" w:rsidR="00350CFB" w:rsidRDefault="00283FFF">
      <w:pPr>
        <w:spacing w:before="1"/>
        <w:ind w:right="568"/>
        <w:jc w:val="right"/>
        <w:rPr>
          <w:sz w:val="24"/>
        </w:rPr>
      </w:pPr>
      <w:r>
        <w:rPr>
          <w:noProof/>
          <w:sz w:val="24"/>
        </w:rPr>
        <mc:AlternateContent>
          <mc:Choice Requires="wps">
            <w:drawing>
              <wp:anchor distT="0" distB="0" distL="0" distR="0" simplePos="0" relativeHeight="484023808" behindDoc="1" locked="0" layoutInCell="1" allowOverlap="1" wp14:anchorId="00DC2732" wp14:editId="00DC2733">
                <wp:simplePos x="0" y="0"/>
                <wp:positionH relativeFrom="page">
                  <wp:posOffset>3707803</wp:posOffset>
                </wp:positionH>
                <wp:positionV relativeFrom="paragraph">
                  <wp:posOffset>-115235</wp:posOffset>
                </wp:positionV>
                <wp:extent cx="219710" cy="563245"/>
                <wp:effectExtent l="0" t="0" r="0" b="0"/>
                <wp:wrapNone/>
                <wp:docPr id="150" name="Textbox 1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710" cy="563245"/>
                        </a:xfrm>
                        <a:prstGeom prst="rect">
                          <a:avLst/>
                        </a:prstGeom>
                      </wps:spPr>
                      <wps:txbx>
                        <w:txbxContent>
                          <w:p w14:paraId="00DC2831" w14:textId="77777777" w:rsidR="00350CFB" w:rsidRDefault="00283FFF">
                            <w:pPr>
                              <w:pStyle w:val="BodyText"/>
                              <w:spacing w:line="231" w:lineRule="exact"/>
                            </w:pPr>
                            <w:r>
                              <w:rPr>
                                <w:spacing w:val="-10"/>
                                <w:w w:val="235"/>
                              </w:rPr>
                              <w:t>L</w:t>
                            </w:r>
                          </w:p>
                        </w:txbxContent>
                      </wps:txbx>
                      <wps:bodyPr wrap="square" lIns="0" tIns="0" rIns="0" bIns="0" rtlCol="0">
                        <a:noAutofit/>
                      </wps:bodyPr>
                    </wps:wsp>
                  </a:graphicData>
                </a:graphic>
              </wp:anchor>
            </w:drawing>
          </mc:Choice>
          <mc:Fallback>
            <w:pict>
              <v:shape w14:anchorId="00DC2732" id="Textbox 150" o:spid="_x0000_s1142" type="#_x0000_t202" style="position:absolute;left:0;text-align:left;margin-left:291.95pt;margin-top:-9.05pt;width:17.3pt;height:44.35pt;z-index:-192926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" filled="f" stroked="f">
                <v:textbox inset="0,0,0,0">
                  <w:txbxContent>
                    <w:p w14:paraId="00DC2831" w14:textId="77777777" w:rsidR="00350CFB" w:rsidRDefault="00283FFF">
                      <w:pPr>
                        <w:pStyle w:val="BodyText"/>
                        <w:spacing w:line="231" w:lineRule="exact"/>
                      </w:pPr>
                      <w:r>
                        <w:rPr>
                          <w:spacing w:val="-10"/>
                          <w:w w:val="235"/>
                        </w:rPr>
                        <w:t>L</w:t>
                      </w:r>
                    </w:p>
                  </w:txbxContent>
                </v:textbox>
                <w10:wrap anchorx="page"/>
              </v:shape>
            </w:pict>
          </mc:Fallback>
        </mc:AlternateContent>
      </w:r>
      <w:r>
        <w:rPr>
          <w:i/>
          <w:sz w:val="24"/>
        </w:rPr>
        <w:t>w</w:t>
      </w:r>
      <w:r>
        <w:rPr>
          <w:rFonts w:ascii="Menlo"/>
          <w:i/>
          <w:sz w:val="24"/>
          <w:vertAlign w:val="subscript"/>
        </w:rPr>
        <w:t>T</w:t>
      </w:r>
      <w:r>
        <w:rPr>
          <w:rFonts w:ascii="Menlo"/>
          <w:i/>
          <w:spacing w:val="-99"/>
          <w:sz w:val="24"/>
        </w:rPr>
        <w:t xml:space="preserve"> </w:t>
      </w:r>
      <w:r>
        <w:rPr>
          <w:sz w:val="24"/>
        </w:rPr>
        <w:t>(</w:t>
      </w:r>
      <w:r>
        <w:rPr>
          <w:i/>
          <w:sz w:val="24"/>
        </w:rPr>
        <w:t>u,</w:t>
      </w:r>
      <w:r>
        <w:rPr>
          <w:i/>
          <w:spacing w:val="-5"/>
          <w:sz w:val="24"/>
        </w:rPr>
        <w:t xml:space="preserve"> </w:t>
      </w:r>
      <w:r>
        <w:rPr>
          <w:i/>
          <w:sz w:val="24"/>
        </w:rPr>
        <w:t>v</w:t>
      </w:r>
      <w:r>
        <w:rPr>
          <w:sz w:val="24"/>
        </w:rPr>
        <w:t>)</w:t>
      </w:r>
      <w:r>
        <w:rPr>
          <w:spacing w:val="31"/>
          <w:sz w:val="24"/>
        </w:rPr>
        <w:t xml:space="preserve"> </w:t>
      </w:r>
      <w:r>
        <w:rPr>
          <w:spacing w:val="-10"/>
          <w:sz w:val="24"/>
        </w:rPr>
        <w:t>=</w:t>
      </w:r>
    </w:p>
    <w:p w14:paraId="00DC1EF7" w14:textId="77777777" w:rsidR="00350CFB" w:rsidRDefault="00283FFF">
      <w:pPr>
        <w:spacing w:before="69"/>
        <w:jc w:val="right"/>
        <w:rPr>
          <w:rFonts w:ascii="Menlo" w:hAnsi="Menlo"/>
          <w:i/>
          <w:sz w:val="16"/>
        </w:rPr>
      </w:pPr>
      <w:r>
        <w:rPr>
          <w:rFonts w:ascii="Menlo" w:hAnsi="Menlo"/>
          <w:i/>
          <w:w w:val="85"/>
          <w:sz w:val="16"/>
        </w:rPr>
        <w:t>e</w:t>
      </w:r>
      <w:r>
        <w:rPr>
          <w:w w:val="85"/>
          <w:sz w:val="16"/>
        </w:rPr>
        <w:t>:</w:t>
      </w:r>
      <w:r>
        <w:rPr>
          <w:spacing w:val="-1"/>
          <w:w w:val="85"/>
          <w:sz w:val="16"/>
        </w:rPr>
        <w:t xml:space="preserve"> </w:t>
      </w:r>
      <w:r>
        <w:rPr>
          <w:rFonts w:ascii="Menlo" w:hAnsi="Menlo"/>
          <w:i/>
          <w:spacing w:val="-5"/>
          <w:w w:val="105"/>
          <w:sz w:val="16"/>
        </w:rPr>
        <w:t>u</w:t>
      </w:r>
      <w:r>
        <w:rPr>
          <w:rFonts w:ascii="Apple Symbols" w:hAnsi="Apple Symbols"/>
          <w:spacing w:val="-5"/>
          <w:w w:val="105"/>
          <w:sz w:val="16"/>
        </w:rPr>
        <w:t>→</w:t>
      </w:r>
      <w:r>
        <w:rPr>
          <w:rFonts w:ascii="Menlo" w:hAnsi="Menlo"/>
          <w:i/>
          <w:spacing w:val="-5"/>
          <w:w w:val="105"/>
          <w:sz w:val="16"/>
        </w:rPr>
        <w:t>v</w:t>
      </w:r>
    </w:p>
    <w:p w14:paraId="00DC1EF8" w14:textId="77777777" w:rsidR="00350CFB" w:rsidRDefault="00283FFF">
      <w:pPr>
        <w:pStyle w:val="BodyText"/>
        <w:rPr>
          <w:rFonts w:ascii="Menlo"/>
          <w:i/>
        </w:rPr>
      </w:pPr>
      <w:r>
        <w:br w:type="column"/>
      </w:r>
    </w:p>
    <w:p w14:paraId="00DC1EF9" w14:textId="77777777" w:rsidR="00350CFB" w:rsidRDefault="00350CFB">
      <w:pPr>
        <w:pStyle w:val="BodyText"/>
        <w:rPr>
          <w:rFonts w:ascii="Menlo"/>
          <w:i/>
        </w:rPr>
      </w:pPr>
    </w:p>
    <w:p w14:paraId="00DC1EFA" w14:textId="77777777" w:rsidR="00350CFB" w:rsidRDefault="00350CFB">
      <w:pPr>
        <w:pStyle w:val="BodyText"/>
        <w:spacing w:before="85"/>
        <w:rPr>
          <w:rFonts w:ascii="Menlo"/>
          <w:i/>
        </w:rPr>
      </w:pPr>
    </w:p>
    <w:p w14:paraId="00DC1EFB" w14:textId="77777777" w:rsidR="00350CFB" w:rsidRDefault="00283FFF">
      <w:pPr>
        <w:tabs>
          <w:tab w:val="left" w:pos="3888"/>
        </w:tabs>
        <w:ind w:left="5"/>
        <w:rPr>
          <w:sz w:val="24"/>
        </w:rPr>
      </w:pPr>
      <w:r>
        <w:rPr>
          <w:i/>
          <w:w w:val="90"/>
          <w:sz w:val="24"/>
        </w:rPr>
        <w:t>v</w:t>
      </w:r>
      <w:r>
        <w:rPr>
          <w:rFonts w:ascii="Menlo" w:hAnsi="Menlo"/>
          <w:i/>
          <w:w w:val="90"/>
          <w:sz w:val="24"/>
          <w:vertAlign w:val="subscript"/>
        </w:rPr>
        <w:t>e</w:t>
      </w:r>
      <w:r>
        <w:rPr>
          <w:rFonts w:ascii="Menlo" w:hAnsi="Menlo"/>
          <w:i/>
          <w:spacing w:val="-78"/>
          <w:w w:val="90"/>
          <w:sz w:val="24"/>
        </w:rPr>
        <w:t xml:space="preserve"> </w:t>
      </w:r>
      <w:r>
        <w:rPr>
          <w:i/>
          <w:spacing w:val="-2"/>
          <w:w w:val="105"/>
          <w:sz w:val="24"/>
        </w:rPr>
        <w:t>σ</w:t>
      </w:r>
      <w:r>
        <w:rPr>
          <w:spacing w:val="-2"/>
          <w:w w:val="105"/>
          <w:sz w:val="24"/>
        </w:rPr>
        <w:t>(∆</w:t>
      </w:r>
      <w:r>
        <w:rPr>
          <w:i/>
          <w:spacing w:val="-2"/>
          <w:w w:val="105"/>
          <w:sz w:val="24"/>
        </w:rPr>
        <w:t>t</w:t>
      </w:r>
      <w:r>
        <w:rPr>
          <w:rFonts w:ascii="Menlo" w:hAnsi="Menlo"/>
          <w:i/>
          <w:spacing w:val="-2"/>
          <w:w w:val="105"/>
          <w:sz w:val="24"/>
          <w:vertAlign w:val="subscript"/>
        </w:rPr>
        <w:t>e</w:t>
      </w:r>
      <w:r>
        <w:rPr>
          <w:spacing w:val="-2"/>
          <w:w w:val="105"/>
          <w:sz w:val="24"/>
        </w:rPr>
        <w:t>)</w:t>
      </w:r>
      <w:r>
        <w:rPr>
          <w:i/>
          <w:spacing w:val="-2"/>
          <w:w w:val="105"/>
          <w:sz w:val="24"/>
        </w:rPr>
        <w:t>.</w:t>
      </w:r>
      <w:r>
        <w:rPr>
          <w:i/>
          <w:sz w:val="24"/>
        </w:rPr>
        <w:tab/>
      </w:r>
      <w:r>
        <w:rPr>
          <w:spacing w:val="-4"/>
          <w:w w:val="105"/>
          <w:sz w:val="24"/>
        </w:rPr>
        <w:t>(3.5)</w:t>
      </w:r>
    </w:p>
    <w:p w14:paraId="00DC1EFC" w14:textId="77777777" w:rsidR="00350CFB" w:rsidRDefault="00350CFB">
      <w:pPr>
        <w:rPr>
          <w:sz w:val="24"/>
        </w:rPr>
        <w:sectPr w:rsidR="00350CFB">
          <w:type w:val="continuous"/>
          <w:pgSz w:w="11910" w:h="16840"/>
          <w:pgMar w:top="1920" w:right="708" w:bottom="280" w:left="992" w:header="0" w:footer="2115" w:gutter="0"/>
          <w:cols w:num="2" w:space="720" w:equalWidth="0">
            <w:col w:w="5269" w:space="40"/>
            <w:col w:w="4901"/>
          </w:cols>
        </w:sectPr>
      </w:pPr>
    </w:p>
    <w:p w14:paraId="00DC1EFD" w14:textId="77777777" w:rsidR="00350CFB" w:rsidRDefault="00350CFB">
      <w:pPr>
        <w:pStyle w:val="BodyText"/>
        <w:spacing w:before="60"/>
      </w:pPr>
    </w:p>
    <w:p w14:paraId="00DC1EFE" w14:textId="77777777" w:rsidR="00350CFB" w:rsidRDefault="00283FFF">
      <w:pPr>
        <w:pStyle w:val="BodyText"/>
        <w:spacing w:before="1" w:line="403" w:lineRule="auto"/>
        <w:ind w:left="273" w:right="521" w:firstLine="8"/>
      </w:pPr>
      <w:r>
        <w:rPr>
          <w:w w:val="105"/>
        </w:rPr>
        <w:t>Damping</w:t>
      </w:r>
      <w:r>
        <w:rPr>
          <w:spacing w:val="-12"/>
          <w:w w:val="105"/>
        </w:rPr>
        <w:t xml:space="preserve"> </w:t>
      </w:r>
      <w:r>
        <w:rPr>
          <w:w w:val="105"/>
        </w:rPr>
        <w:t>is</w:t>
      </w:r>
      <w:r>
        <w:rPr>
          <w:spacing w:val="-12"/>
          <w:w w:val="105"/>
        </w:rPr>
        <w:t xml:space="preserve"> </w:t>
      </w:r>
      <w:r>
        <w:rPr>
          <w:w w:val="105"/>
        </w:rPr>
        <w:t>again</w:t>
      </w:r>
      <w:r>
        <w:rPr>
          <w:spacing w:val="-12"/>
          <w:w w:val="105"/>
        </w:rPr>
        <w:t xml:space="preserve"> </w:t>
      </w:r>
      <w:r>
        <w:rPr>
          <w:i/>
          <w:w w:val="105"/>
        </w:rPr>
        <w:t xml:space="preserve">d </w:t>
      </w:r>
      <w:r>
        <w:rPr>
          <w:w w:val="105"/>
        </w:rPr>
        <w:t>= 0</w:t>
      </w:r>
      <w:r>
        <w:rPr>
          <w:i/>
          <w:w w:val="105"/>
        </w:rPr>
        <w:t>.</w:t>
      </w:r>
      <w:r>
        <w:rPr>
          <w:w w:val="105"/>
        </w:rPr>
        <w:t>85.</w:t>
      </w:r>
      <w:r>
        <w:rPr>
          <w:spacing w:val="15"/>
          <w:w w:val="105"/>
        </w:rPr>
        <w:t xml:space="preserve"> </w:t>
      </w:r>
      <w:r>
        <w:rPr>
          <w:w w:val="105"/>
        </w:rPr>
        <w:t>Figure</w:t>
      </w:r>
      <w:r>
        <w:rPr>
          <w:spacing w:val="-12"/>
          <w:w w:val="105"/>
        </w:rPr>
        <w:t xml:space="preserve"> </w:t>
      </w:r>
      <w:hyperlink w:anchor="_bookmark62" w:history="1">
        <w:r>
          <w:rPr>
            <w:w w:val="105"/>
          </w:rPr>
          <w:t>3.2</w:t>
        </w:r>
      </w:hyperlink>
      <w:r>
        <w:rPr>
          <w:spacing w:val="-12"/>
          <w:w w:val="105"/>
        </w:rPr>
        <w:t xml:space="preserve"> </w:t>
      </w:r>
      <w:r>
        <w:rPr>
          <w:w w:val="105"/>
        </w:rPr>
        <w:t>plots</w:t>
      </w:r>
      <w:r>
        <w:rPr>
          <w:spacing w:val="-12"/>
          <w:w w:val="105"/>
        </w:rPr>
        <w:t xml:space="preserve"> </w:t>
      </w:r>
      <w:r>
        <w:rPr>
          <w:i/>
          <w:w w:val="105"/>
        </w:rPr>
        <w:t>σ</w:t>
      </w:r>
      <w:r>
        <w:rPr>
          <w:w w:val="105"/>
        </w:rPr>
        <w:t>(∆</w:t>
      </w:r>
      <w:r>
        <w:rPr>
          <w:i/>
          <w:w w:val="105"/>
        </w:rPr>
        <w:t>t</w:t>
      </w:r>
      <w:r>
        <w:rPr>
          <w:w w:val="105"/>
        </w:rPr>
        <w:t>)</w:t>
      </w:r>
      <w:r>
        <w:rPr>
          <w:spacing w:val="-12"/>
          <w:w w:val="105"/>
        </w:rPr>
        <w:t xml:space="preserve"> </w:t>
      </w:r>
      <w:r>
        <w:rPr>
          <w:w w:val="105"/>
        </w:rPr>
        <w:t>over</w:t>
      </w:r>
      <w:r>
        <w:rPr>
          <w:spacing w:val="-12"/>
          <w:w w:val="105"/>
        </w:rPr>
        <w:t xml:space="preserve"> </w:t>
      </w:r>
      <w:r>
        <w:rPr>
          <w:w w:val="105"/>
        </w:rPr>
        <w:t>the</w:t>
      </w:r>
      <w:r>
        <w:rPr>
          <w:spacing w:val="-12"/>
          <w:w w:val="105"/>
        </w:rPr>
        <w:t xml:space="preserve"> </w:t>
      </w:r>
      <w:r>
        <w:rPr>
          <w:w w:val="105"/>
        </w:rPr>
        <w:t>relevant</w:t>
      </w:r>
      <w:r>
        <w:rPr>
          <w:spacing w:val="-12"/>
          <w:w w:val="105"/>
        </w:rPr>
        <w:t xml:space="preserve"> </w:t>
      </w:r>
      <w:r>
        <w:rPr>
          <w:w w:val="105"/>
        </w:rPr>
        <w:t>age</w:t>
      </w:r>
      <w:r>
        <w:rPr>
          <w:spacing w:val="-12"/>
          <w:w w:val="105"/>
        </w:rPr>
        <w:t xml:space="preserve"> </w:t>
      </w:r>
      <w:r>
        <w:rPr>
          <w:w w:val="105"/>
        </w:rPr>
        <w:t>range:</w:t>
      </w:r>
      <w:r>
        <w:rPr>
          <w:spacing w:val="9"/>
          <w:w w:val="105"/>
        </w:rPr>
        <w:t xml:space="preserve"> </w:t>
      </w:r>
      <w:r>
        <w:rPr>
          <w:w w:val="105"/>
        </w:rPr>
        <w:t>recent</w:t>
      </w:r>
      <w:r>
        <w:rPr>
          <w:spacing w:val="-12"/>
          <w:w w:val="105"/>
        </w:rPr>
        <w:t xml:space="preserve"> </w:t>
      </w:r>
      <w:r>
        <w:rPr>
          <w:w w:val="105"/>
        </w:rPr>
        <w:t xml:space="preserve">transfers </w:t>
      </w:r>
      <w:r>
        <w:t xml:space="preserve">retain nearly full weight, while transfers older than the midpoint </w:t>
      </w:r>
      <w:r>
        <w:rPr>
          <w:i/>
        </w:rPr>
        <w:t>t</w:t>
      </w:r>
      <w:r>
        <w:rPr>
          <w:vertAlign w:val="subscript"/>
        </w:rPr>
        <w:t>0</w:t>
      </w:r>
      <w:r>
        <w:t xml:space="preserve"> are smoothly down-weighted. </w:t>
      </w:r>
      <w:r>
        <w:rPr>
          <w:w w:val="105"/>
        </w:rPr>
        <w:t>Algorithm</w:t>
      </w:r>
      <w:r>
        <w:rPr>
          <w:spacing w:val="-16"/>
          <w:w w:val="105"/>
        </w:rPr>
        <w:t xml:space="preserve"> </w:t>
      </w:r>
      <w:hyperlink w:anchor="_bookmark63" w:history="1">
        <w:r>
          <w:rPr>
            <w:w w:val="105"/>
          </w:rPr>
          <w:t>2</w:t>
        </w:r>
      </w:hyperlink>
      <w:r>
        <w:rPr>
          <w:spacing w:val="-16"/>
          <w:w w:val="105"/>
        </w:rPr>
        <w:t xml:space="preserve"> </w:t>
      </w:r>
      <w:r>
        <w:rPr>
          <w:w w:val="105"/>
        </w:rPr>
        <w:t>formalizes</w:t>
      </w:r>
      <w:r>
        <w:rPr>
          <w:spacing w:val="-16"/>
          <w:w w:val="105"/>
        </w:rPr>
        <w:t xml:space="preserve"> </w:t>
      </w:r>
      <w:r>
        <w:rPr>
          <w:w w:val="105"/>
        </w:rPr>
        <w:t>construction</w:t>
      </w:r>
      <w:r>
        <w:rPr>
          <w:spacing w:val="-15"/>
          <w:w w:val="105"/>
        </w:rPr>
        <w:t xml:space="preserve"> </w:t>
      </w:r>
      <w:r>
        <w:rPr>
          <w:w w:val="105"/>
        </w:rPr>
        <w:t>and</w:t>
      </w:r>
      <w:r>
        <w:rPr>
          <w:spacing w:val="-16"/>
          <w:w w:val="105"/>
        </w:rPr>
        <w:t xml:space="preserve"> </w:t>
      </w:r>
      <w:r>
        <w:rPr>
          <w:w w:val="105"/>
        </w:rPr>
        <w:t>scoring.</w:t>
      </w:r>
    </w:p>
    <w:p w14:paraId="00DC1EFF" w14:textId="77777777" w:rsidR="00350CFB" w:rsidRDefault="00283FFF">
      <w:pPr>
        <w:pStyle w:val="BodyText"/>
        <w:spacing w:before="5" w:line="396" w:lineRule="auto"/>
        <w:ind w:left="282" w:right="544"/>
        <w:jc w:val="both"/>
      </w:pPr>
      <w:r>
        <w:t>Because</w:t>
      </w:r>
      <w:r>
        <w:rPr>
          <w:spacing w:val="-5"/>
        </w:rPr>
        <w:t xml:space="preserve"> </w:t>
      </w:r>
      <w:r>
        <w:rPr>
          <w:i/>
        </w:rPr>
        <w:t>G</w:t>
      </w:r>
      <w:r>
        <w:rPr>
          <w:vertAlign w:val="subscript"/>
        </w:rPr>
        <w:t>approve</w:t>
      </w:r>
      <w:r>
        <w:t xml:space="preserve"> records</w:t>
      </w:r>
      <w:r>
        <w:rPr>
          <w:spacing w:val="-5"/>
        </w:rPr>
        <w:t xml:space="preserve"> </w:t>
      </w:r>
      <w:r>
        <w:t>durable</w:t>
      </w:r>
      <w:r>
        <w:rPr>
          <w:spacing w:val="-4"/>
        </w:rPr>
        <w:t xml:space="preserve"> </w:t>
      </w:r>
      <w:r>
        <w:t>authorizations</w:t>
      </w:r>
      <w:r>
        <w:rPr>
          <w:spacing w:val="-4"/>
        </w:rPr>
        <w:t xml:space="preserve"> </w:t>
      </w:r>
      <w:r>
        <w:t>and</w:t>
      </w:r>
      <w:r>
        <w:rPr>
          <w:spacing w:val="-4"/>
        </w:rPr>
        <w:t xml:space="preserve"> </w:t>
      </w:r>
      <w:r>
        <w:rPr>
          <w:i/>
        </w:rPr>
        <w:t>G</w:t>
      </w:r>
      <w:r>
        <w:rPr>
          <w:vertAlign w:val="subscript"/>
        </w:rPr>
        <w:t>transfer</w:t>
      </w:r>
      <w:r>
        <w:t xml:space="preserve"> records</w:t>
      </w:r>
      <w:r>
        <w:rPr>
          <w:spacing w:val="-5"/>
        </w:rPr>
        <w:t xml:space="preserve"> </w:t>
      </w:r>
      <w:r>
        <w:t>historical</w:t>
      </w:r>
      <w:r>
        <w:rPr>
          <w:spacing w:val="-4"/>
        </w:rPr>
        <w:t xml:space="preserve"> </w:t>
      </w:r>
      <w:r>
        <w:t>value</w:t>
      </w:r>
      <w:r>
        <w:rPr>
          <w:spacing w:val="-4"/>
        </w:rPr>
        <w:t xml:space="preserve"> </w:t>
      </w:r>
      <w:r>
        <w:t>flows,</w:t>
      </w:r>
      <w:r>
        <w:rPr>
          <w:spacing w:val="-4"/>
        </w:rPr>
        <w:t xml:space="preserve"> </w:t>
      </w:r>
      <w:r>
        <w:t>the</w:t>
      </w:r>
      <w:r>
        <w:rPr>
          <w:spacing w:val="-4"/>
        </w:rPr>
        <w:t xml:space="preserve"> </w:t>
      </w:r>
      <w:r>
        <w:t>two graphs</w:t>
      </w:r>
      <w:r>
        <w:rPr>
          <w:spacing w:val="-6"/>
        </w:rPr>
        <w:t xml:space="preserve"> </w:t>
      </w:r>
      <w:r>
        <w:t>differ</w:t>
      </w:r>
      <w:r>
        <w:rPr>
          <w:spacing w:val="-6"/>
        </w:rPr>
        <w:t xml:space="preserve"> </w:t>
      </w:r>
      <w:r>
        <w:t>in</w:t>
      </w:r>
      <w:r>
        <w:rPr>
          <w:spacing w:val="-6"/>
        </w:rPr>
        <w:t xml:space="preserve"> </w:t>
      </w:r>
      <w:r>
        <w:t>density</w:t>
      </w:r>
      <w:r>
        <w:rPr>
          <w:spacing w:val="-6"/>
        </w:rPr>
        <w:t xml:space="preserve"> </w:t>
      </w:r>
      <w:r>
        <w:t>and</w:t>
      </w:r>
      <w:r>
        <w:rPr>
          <w:spacing w:val="-6"/>
        </w:rPr>
        <w:t xml:space="preserve"> </w:t>
      </w:r>
      <w:r>
        <w:t>temporal</w:t>
      </w:r>
      <w:r>
        <w:rPr>
          <w:spacing w:val="-6"/>
        </w:rPr>
        <w:t xml:space="preserve"> </w:t>
      </w:r>
      <w:r>
        <w:t>sensitivity.</w:t>
      </w:r>
      <w:r>
        <w:rPr>
          <w:spacing w:val="16"/>
        </w:rPr>
        <w:t xml:space="preserve"> </w:t>
      </w:r>
      <w:r>
        <w:t>Approvals</w:t>
      </w:r>
      <w:r>
        <w:rPr>
          <w:spacing w:val="-6"/>
        </w:rPr>
        <w:t xml:space="preserve"> </w:t>
      </w:r>
      <w:r>
        <w:t>are</w:t>
      </w:r>
      <w:r>
        <w:rPr>
          <w:spacing w:val="-6"/>
        </w:rPr>
        <w:t xml:space="preserve"> </w:t>
      </w:r>
      <w:r>
        <w:t>relatively</w:t>
      </w:r>
      <w:r>
        <w:rPr>
          <w:spacing w:val="-6"/>
        </w:rPr>
        <w:t xml:space="preserve"> </w:t>
      </w:r>
      <w:r>
        <w:t>rare,</w:t>
      </w:r>
      <w:r>
        <w:rPr>
          <w:spacing w:val="-5"/>
        </w:rPr>
        <w:t xml:space="preserve"> </w:t>
      </w:r>
      <w:r>
        <w:t>high-intent</w:t>
      </w:r>
      <w:r>
        <w:rPr>
          <w:spacing w:val="-6"/>
        </w:rPr>
        <w:t xml:space="preserve"> </w:t>
      </w:r>
      <w:r>
        <w:t>events; transfers are frequent and often mechanical.</w:t>
      </w:r>
      <w:r>
        <w:rPr>
          <w:spacing w:val="40"/>
        </w:rPr>
        <w:t xml:space="preserve"> </w:t>
      </w:r>
      <w:r>
        <w:t xml:space="preserve">On the matched cohort, the approval subgraph is substantially sparser than the transfer subgraph (Chapter </w:t>
      </w:r>
      <w:hyperlink w:anchor="_bookmark84" w:history="1">
        <w:r>
          <w:t>4</w:t>
        </w:r>
      </w:hyperlink>
      <w:r>
        <w:t>),</w:t>
      </w:r>
      <w:r>
        <w:rPr>
          <w:spacing w:val="17"/>
        </w:rPr>
        <w:t xml:space="preserve"> </w:t>
      </w:r>
      <w:r>
        <w:t>which is the structural basis for the</w:t>
      </w:r>
    </w:p>
    <w:p w14:paraId="00DC1F00" w14:textId="77777777" w:rsidR="00350CFB" w:rsidRDefault="00350CFB">
      <w:pPr>
        <w:pStyle w:val="BodyText"/>
        <w:spacing w:line="396" w:lineRule="auto"/>
        <w:jc w:val="both"/>
        <w:sectPr w:rsidR="00350CFB">
          <w:type w:val="continuous"/>
          <w:pgSz w:w="11910" w:h="16840"/>
          <w:pgMar w:top="1920" w:right="708" w:bottom="280" w:left="992" w:header="0" w:footer="2115" w:gutter="0"/>
          <w:cols w:space="720"/>
        </w:sectPr>
      </w:pPr>
    </w:p>
    <w:p w14:paraId="00DC1F01" w14:textId="77777777" w:rsidR="00350CFB" w:rsidRDefault="00350CFB">
      <w:pPr>
        <w:pStyle w:val="BodyText"/>
        <w:rPr>
          <w:sz w:val="20"/>
        </w:rPr>
      </w:pPr>
    </w:p>
    <w:p w14:paraId="00DC1F02" w14:textId="77777777" w:rsidR="00350CFB" w:rsidRDefault="00350CFB">
      <w:pPr>
        <w:pStyle w:val="BodyText"/>
        <w:rPr>
          <w:sz w:val="20"/>
        </w:rPr>
      </w:pPr>
    </w:p>
    <w:p w14:paraId="00DC1F03" w14:textId="77777777" w:rsidR="00350CFB" w:rsidRDefault="00350CFB">
      <w:pPr>
        <w:pStyle w:val="BodyText"/>
        <w:spacing w:before="92"/>
        <w:rPr>
          <w:sz w:val="20"/>
        </w:rPr>
      </w:pPr>
    </w:p>
    <w:p w14:paraId="00DC1F04" w14:textId="77777777" w:rsidR="00350CFB" w:rsidRDefault="00283FFF">
      <w:pPr>
        <w:ind w:left="1700"/>
        <w:rPr>
          <w:rFonts w:ascii="Arial"/>
          <w:sz w:val="23"/>
        </w:rPr>
      </w:pPr>
      <w:r>
        <w:rPr>
          <w:rFonts w:ascii="Arial"/>
          <w:noProof/>
          <w:sz w:val="23"/>
        </w:rPr>
        <mc:AlternateContent>
          <mc:Choice Requires="wpg">
            <w:drawing>
              <wp:anchor distT="0" distB="0" distL="0" distR="0" simplePos="0" relativeHeight="15753216" behindDoc="0" locked="0" layoutInCell="1" allowOverlap="1" wp14:anchorId="00DC2734" wp14:editId="00DC2735">
                <wp:simplePos x="0" y="0"/>
                <wp:positionH relativeFrom="page">
                  <wp:posOffset>1965441</wp:posOffset>
                </wp:positionH>
                <wp:positionV relativeFrom="paragraph">
                  <wp:posOffset>-34563</wp:posOffset>
                </wp:positionV>
                <wp:extent cx="4102100" cy="2539365"/>
                <wp:effectExtent l="0" t="0" r="0" b="0"/>
                <wp:wrapNone/>
                <wp:docPr id="151" name="Group 1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02100" cy="2539365"/>
                          <a:chOff x="0" y="0"/>
                          <a:chExt cx="4102100" cy="2539365"/>
                        </a:xfrm>
                      </wpg:grpSpPr>
                      <wps:wsp>
                        <wps:cNvPr id="152" name="Graphic 152"/>
                        <wps:cNvSpPr/>
                        <wps:spPr>
                          <a:xfrm>
                            <a:off x="230282" y="5278"/>
                            <a:ext cx="1270" cy="2487930"/>
                          </a:xfrm>
                          <a:custGeom>
                            <a:avLst/>
                            <a:gdLst/>
                            <a:ahLst/>
                            <a:cxnLst/>
                            <a:rect l="l" t="t" r="r" b="b"/>
                            <a:pathLst>
                              <a:path h="2487930">
                                <a:moveTo>
                                  <a:pt x="0" y="2487524"/>
                                </a:moveTo>
                                <a:lnTo>
                                  <a:pt x="0" y="0"/>
                                </a:lnTo>
                              </a:path>
                            </a:pathLst>
                          </a:custGeom>
                          <a:ln w="10557">
                            <a:solidFill>
                              <a:srgbClr val="AFAFAF"/>
                            </a:solidFill>
                            <a:prstDash val="solid"/>
                          </a:ln>
                        </wps:spPr>
                        <wps:bodyPr wrap="square" lIns="0" tIns="0" rIns="0" bIns="0" rtlCol="0">
                          <a:prstTxWarp prst="textNoShape">
                            <a:avLst/>
                          </a:prstTxWarp>
                          <a:noAutofit/>
                        </wps:bodyPr>
                      </wps:wsp>
                      <wps:wsp>
                        <wps:cNvPr id="153" name="Graphic 153"/>
                        <wps:cNvSpPr/>
                        <wps:spPr>
                          <a:xfrm>
                            <a:off x="230282" y="2492803"/>
                            <a:ext cx="1270" cy="46355"/>
                          </a:xfrm>
                          <a:custGeom>
                            <a:avLst/>
                            <a:gdLst/>
                            <a:ahLst/>
                            <a:cxnLst/>
                            <a:rect l="l" t="t" r="r" b="b"/>
                            <a:pathLst>
                              <a:path h="46355">
                                <a:moveTo>
                                  <a:pt x="0" y="0"/>
                                </a:moveTo>
                                <a:lnTo>
                                  <a:pt x="0" y="46188"/>
                                </a:lnTo>
                              </a:path>
                            </a:pathLst>
                          </a:custGeom>
                          <a:solidFill>
                            <a:srgbClr val="000000"/>
                          </a:solidFill>
                        </wps:spPr>
                        <wps:bodyPr wrap="square" lIns="0" tIns="0" rIns="0" bIns="0" rtlCol="0">
                          <a:prstTxWarp prst="textNoShape">
                            <a:avLst/>
                          </a:prstTxWarp>
                          <a:noAutofit/>
                        </wps:bodyPr>
                      </wps:wsp>
                      <wps:wsp>
                        <wps:cNvPr id="154" name="Graphic 154"/>
                        <wps:cNvSpPr/>
                        <wps:spPr>
                          <a:xfrm>
                            <a:off x="230282" y="2492803"/>
                            <a:ext cx="1270" cy="46355"/>
                          </a:xfrm>
                          <a:custGeom>
                            <a:avLst/>
                            <a:gdLst/>
                            <a:ahLst/>
                            <a:cxnLst/>
                            <a:rect l="l" t="t" r="r" b="b"/>
                            <a:pathLst>
                              <a:path h="46355">
                                <a:moveTo>
                                  <a:pt x="0" y="0"/>
                                </a:moveTo>
                                <a:lnTo>
                                  <a:pt x="0" y="46188"/>
                                </a:lnTo>
                              </a:path>
                            </a:pathLst>
                          </a:custGeom>
                          <a:ln w="10557">
                            <a:solidFill>
                              <a:srgbClr val="000000"/>
                            </a:solidFill>
                            <a:prstDash val="solid"/>
                          </a:ln>
                        </wps:spPr>
                        <wps:bodyPr wrap="square" lIns="0" tIns="0" rIns="0" bIns="0" rtlCol="0">
                          <a:prstTxWarp prst="textNoShape">
                            <a:avLst/>
                          </a:prstTxWarp>
                          <a:noAutofit/>
                        </wps:bodyPr>
                      </wps:wsp>
                      <wps:wsp>
                        <wps:cNvPr id="155" name="Graphic 155"/>
                        <wps:cNvSpPr/>
                        <wps:spPr>
                          <a:xfrm>
                            <a:off x="690517" y="5278"/>
                            <a:ext cx="1270" cy="2487930"/>
                          </a:xfrm>
                          <a:custGeom>
                            <a:avLst/>
                            <a:gdLst/>
                            <a:ahLst/>
                            <a:cxnLst/>
                            <a:rect l="l" t="t" r="r" b="b"/>
                            <a:pathLst>
                              <a:path h="2487930">
                                <a:moveTo>
                                  <a:pt x="0" y="2487524"/>
                                </a:moveTo>
                                <a:lnTo>
                                  <a:pt x="0" y="0"/>
                                </a:lnTo>
                              </a:path>
                            </a:pathLst>
                          </a:custGeom>
                          <a:ln w="10557">
                            <a:solidFill>
                              <a:srgbClr val="AFAFAF"/>
                            </a:solidFill>
                            <a:prstDash val="solid"/>
                          </a:ln>
                        </wps:spPr>
                        <wps:bodyPr wrap="square" lIns="0" tIns="0" rIns="0" bIns="0" rtlCol="0">
                          <a:prstTxWarp prst="textNoShape">
                            <a:avLst/>
                          </a:prstTxWarp>
                          <a:noAutofit/>
                        </wps:bodyPr>
                      </wps:wsp>
                      <wps:wsp>
                        <wps:cNvPr id="156" name="Graphic 156"/>
                        <wps:cNvSpPr/>
                        <wps:spPr>
                          <a:xfrm>
                            <a:off x="690517" y="2492803"/>
                            <a:ext cx="1270" cy="46355"/>
                          </a:xfrm>
                          <a:custGeom>
                            <a:avLst/>
                            <a:gdLst/>
                            <a:ahLst/>
                            <a:cxnLst/>
                            <a:rect l="l" t="t" r="r" b="b"/>
                            <a:pathLst>
                              <a:path h="46355">
                                <a:moveTo>
                                  <a:pt x="0" y="0"/>
                                </a:moveTo>
                                <a:lnTo>
                                  <a:pt x="0" y="46188"/>
                                </a:lnTo>
                              </a:path>
                            </a:pathLst>
                          </a:custGeom>
                          <a:solidFill>
                            <a:srgbClr val="000000"/>
                          </a:solidFill>
                        </wps:spPr>
                        <wps:bodyPr wrap="square" lIns="0" tIns="0" rIns="0" bIns="0" rtlCol="0">
                          <a:prstTxWarp prst="textNoShape">
                            <a:avLst/>
                          </a:prstTxWarp>
                          <a:noAutofit/>
                        </wps:bodyPr>
                      </wps:wsp>
                      <wps:wsp>
                        <wps:cNvPr id="157" name="Graphic 157"/>
                        <wps:cNvSpPr/>
                        <wps:spPr>
                          <a:xfrm>
                            <a:off x="690517" y="2492803"/>
                            <a:ext cx="1270" cy="46355"/>
                          </a:xfrm>
                          <a:custGeom>
                            <a:avLst/>
                            <a:gdLst/>
                            <a:ahLst/>
                            <a:cxnLst/>
                            <a:rect l="l" t="t" r="r" b="b"/>
                            <a:pathLst>
                              <a:path h="46355">
                                <a:moveTo>
                                  <a:pt x="0" y="0"/>
                                </a:moveTo>
                                <a:lnTo>
                                  <a:pt x="0" y="46188"/>
                                </a:lnTo>
                              </a:path>
                            </a:pathLst>
                          </a:custGeom>
                          <a:ln w="10557">
                            <a:solidFill>
                              <a:srgbClr val="000000"/>
                            </a:solidFill>
                            <a:prstDash val="solid"/>
                          </a:ln>
                        </wps:spPr>
                        <wps:bodyPr wrap="square" lIns="0" tIns="0" rIns="0" bIns="0" rtlCol="0">
                          <a:prstTxWarp prst="textNoShape">
                            <a:avLst/>
                          </a:prstTxWarp>
                          <a:noAutofit/>
                        </wps:bodyPr>
                      </wps:wsp>
                      <wps:wsp>
                        <wps:cNvPr id="158" name="Graphic 158"/>
                        <wps:cNvSpPr/>
                        <wps:spPr>
                          <a:xfrm>
                            <a:off x="1150751" y="5278"/>
                            <a:ext cx="1270" cy="2487930"/>
                          </a:xfrm>
                          <a:custGeom>
                            <a:avLst/>
                            <a:gdLst/>
                            <a:ahLst/>
                            <a:cxnLst/>
                            <a:rect l="l" t="t" r="r" b="b"/>
                            <a:pathLst>
                              <a:path h="2487930">
                                <a:moveTo>
                                  <a:pt x="0" y="2487524"/>
                                </a:moveTo>
                                <a:lnTo>
                                  <a:pt x="0" y="0"/>
                                </a:lnTo>
                              </a:path>
                            </a:pathLst>
                          </a:custGeom>
                          <a:ln w="10557">
                            <a:solidFill>
                              <a:srgbClr val="AFAFAF"/>
                            </a:solidFill>
                            <a:prstDash val="solid"/>
                          </a:ln>
                        </wps:spPr>
                        <wps:bodyPr wrap="square" lIns="0" tIns="0" rIns="0" bIns="0" rtlCol="0">
                          <a:prstTxWarp prst="textNoShape">
                            <a:avLst/>
                          </a:prstTxWarp>
                          <a:noAutofit/>
                        </wps:bodyPr>
                      </wps:wsp>
                      <wps:wsp>
                        <wps:cNvPr id="159" name="Graphic 159"/>
                        <wps:cNvSpPr/>
                        <wps:spPr>
                          <a:xfrm>
                            <a:off x="1150751" y="2492803"/>
                            <a:ext cx="1270" cy="46355"/>
                          </a:xfrm>
                          <a:custGeom>
                            <a:avLst/>
                            <a:gdLst/>
                            <a:ahLst/>
                            <a:cxnLst/>
                            <a:rect l="l" t="t" r="r" b="b"/>
                            <a:pathLst>
                              <a:path h="46355">
                                <a:moveTo>
                                  <a:pt x="0" y="0"/>
                                </a:moveTo>
                                <a:lnTo>
                                  <a:pt x="0" y="46188"/>
                                </a:lnTo>
                              </a:path>
                            </a:pathLst>
                          </a:custGeom>
                          <a:solidFill>
                            <a:srgbClr val="000000"/>
                          </a:solidFill>
                        </wps:spPr>
                        <wps:bodyPr wrap="square" lIns="0" tIns="0" rIns="0" bIns="0" rtlCol="0">
                          <a:prstTxWarp prst="textNoShape">
                            <a:avLst/>
                          </a:prstTxWarp>
                          <a:noAutofit/>
                        </wps:bodyPr>
                      </wps:wsp>
                      <wps:wsp>
                        <wps:cNvPr id="160" name="Graphic 160"/>
                        <wps:cNvSpPr/>
                        <wps:spPr>
                          <a:xfrm>
                            <a:off x="1150751" y="2492803"/>
                            <a:ext cx="1270" cy="46355"/>
                          </a:xfrm>
                          <a:custGeom>
                            <a:avLst/>
                            <a:gdLst/>
                            <a:ahLst/>
                            <a:cxnLst/>
                            <a:rect l="l" t="t" r="r" b="b"/>
                            <a:pathLst>
                              <a:path h="46355">
                                <a:moveTo>
                                  <a:pt x="0" y="0"/>
                                </a:moveTo>
                                <a:lnTo>
                                  <a:pt x="0" y="46188"/>
                                </a:lnTo>
                              </a:path>
                            </a:pathLst>
                          </a:custGeom>
                          <a:ln w="10557">
                            <a:solidFill>
                              <a:srgbClr val="000000"/>
                            </a:solidFill>
                            <a:prstDash val="solid"/>
                          </a:ln>
                        </wps:spPr>
                        <wps:bodyPr wrap="square" lIns="0" tIns="0" rIns="0" bIns="0" rtlCol="0">
                          <a:prstTxWarp prst="textNoShape">
                            <a:avLst/>
                          </a:prstTxWarp>
                          <a:noAutofit/>
                        </wps:bodyPr>
                      </wps:wsp>
                      <wps:wsp>
                        <wps:cNvPr id="161" name="Graphic 161"/>
                        <wps:cNvSpPr/>
                        <wps:spPr>
                          <a:xfrm>
                            <a:off x="1610986" y="5278"/>
                            <a:ext cx="1270" cy="2487930"/>
                          </a:xfrm>
                          <a:custGeom>
                            <a:avLst/>
                            <a:gdLst/>
                            <a:ahLst/>
                            <a:cxnLst/>
                            <a:rect l="l" t="t" r="r" b="b"/>
                            <a:pathLst>
                              <a:path h="2487930">
                                <a:moveTo>
                                  <a:pt x="0" y="2487524"/>
                                </a:moveTo>
                                <a:lnTo>
                                  <a:pt x="0" y="0"/>
                                </a:lnTo>
                              </a:path>
                            </a:pathLst>
                          </a:custGeom>
                          <a:ln w="10557">
                            <a:solidFill>
                              <a:srgbClr val="AFAFAF"/>
                            </a:solidFill>
                            <a:prstDash val="solid"/>
                          </a:ln>
                        </wps:spPr>
                        <wps:bodyPr wrap="square" lIns="0" tIns="0" rIns="0" bIns="0" rtlCol="0">
                          <a:prstTxWarp prst="textNoShape">
                            <a:avLst/>
                          </a:prstTxWarp>
                          <a:noAutofit/>
                        </wps:bodyPr>
                      </wps:wsp>
                      <wps:wsp>
                        <wps:cNvPr id="162" name="Graphic 162"/>
                        <wps:cNvSpPr/>
                        <wps:spPr>
                          <a:xfrm>
                            <a:off x="1610986" y="2492803"/>
                            <a:ext cx="1270" cy="46355"/>
                          </a:xfrm>
                          <a:custGeom>
                            <a:avLst/>
                            <a:gdLst/>
                            <a:ahLst/>
                            <a:cxnLst/>
                            <a:rect l="l" t="t" r="r" b="b"/>
                            <a:pathLst>
                              <a:path h="46355">
                                <a:moveTo>
                                  <a:pt x="0" y="0"/>
                                </a:moveTo>
                                <a:lnTo>
                                  <a:pt x="0" y="46188"/>
                                </a:lnTo>
                              </a:path>
                            </a:pathLst>
                          </a:custGeom>
                          <a:solidFill>
                            <a:srgbClr val="000000"/>
                          </a:solidFill>
                        </wps:spPr>
                        <wps:bodyPr wrap="square" lIns="0" tIns="0" rIns="0" bIns="0" rtlCol="0">
                          <a:prstTxWarp prst="textNoShape">
                            <a:avLst/>
                          </a:prstTxWarp>
                          <a:noAutofit/>
                        </wps:bodyPr>
                      </wps:wsp>
                      <wps:wsp>
                        <wps:cNvPr id="163" name="Graphic 163"/>
                        <wps:cNvSpPr/>
                        <wps:spPr>
                          <a:xfrm>
                            <a:off x="1610986" y="2492803"/>
                            <a:ext cx="1270" cy="46355"/>
                          </a:xfrm>
                          <a:custGeom>
                            <a:avLst/>
                            <a:gdLst/>
                            <a:ahLst/>
                            <a:cxnLst/>
                            <a:rect l="l" t="t" r="r" b="b"/>
                            <a:pathLst>
                              <a:path h="46355">
                                <a:moveTo>
                                  <a:pt x="0" y="0"/>
                                </a:moveTo>
                                <a:lnTo>
                                  <a:pt x="0" y="46188"/>
                                </a:lnTo>
                              </a:path>
                            </a:pathLst>
                          </a:custGeom>
                          <a:ln w="10557">
                            <a:solidFill>
                              <a:srgbClr val="000000"/>
                            </a:solidFill>
                            <a:prstDash val="solid"/>
                          </a:ln>
                        </wps:spPr>
                        <wps:bodyPr wrap="square" lIns="0" tIns="0" rIns="0" bIns="0" rtlCol="0">
                          <a:prstTxWarp prst="textNoShape">
                            <a:avLst/>
                          </a:prstTxWarp>
                          <a:noAutofit/>
                        </wps:bodyPr>
                      </wps:wsp>
                      <wps:wsp>
                        <wps:cNvPr id="164" name="Graphic 164"/>
                        <wps:cNvSpPr/>
                        <wps:spPr>
                          <a:xfrm>
                            <a:off x="2071221" y="5278"/>
                            <a:ext cx="1270" cy="2487930"/>
                          </a:xfrm>
                          <a:custGeom>
                            <a:avLst/>
                            <a:gdLst/>
                            <a:ahLst/>
                            <a:cxnLst/>
                            <a:rect l="l" t="t" r="r" b="b"/>
                            <a:pathLst>
                              <a:path h="2487930">
                                <a:moveTo>
                                  <a:pt x="0" y="2487524"/>
                                </a:moveTo>
                                <a:lnTo>
                                  <a:pt x="0" y="0"/>
                                </a:lnTo>
                              </a:path>
                            </a:pathLst>
                          </a:custGeom>
                          <a:ln w="10557">
                            <a:solidFill>
                              <a:srgbClr val="AFAFAF"/>
                            </a:solidFill>
                            <a:prstDash val="solid"/>
                          </a:ln>
                        </wps:spPr>
                        <wps:bodyPr wrap="square" lIns="0" tIns="0" rIns="0" bIns="0" rtlCol="0">
                          <a:prstTxWarp prst="textNoShape">
                            <a:avLst/>
                          </a:prstTxWarp>
                          <a:noAutofit/>
                        </wps:bodyPr>
                      </wps:wsp>
                      <wps:wsp>
                        <wps:cNvPr id="165" name="Graphic 165"/>
                        <wps:cNvSpPr/>
                        <wps:spPr>
                          <a:xfrm>
                            <a:off x="2071221" y="2492803"/>
                            <a:ext cx="1270" cy="46355"/>
                          </a:xfrm>
                          <a:custGeom>
                            <a:avLst/>
                            <a:gdLst/>
                            <a:ahLst/>
                            <a:cxnLst/>
                            <a:rect l="l" t="t" r="r" b="b"/>
                            <a:pathLst>
                              <a:path h="46355">
                                <a:moveTo>
                                  <a:pt x="0" y="0"/>
                                </a:moveTo>
                                <a:lnTo>
                                  <a:pt x="0" y="46188"/>
                                </a:lnTo>
                              </a:path>
                            </a:pathLst>
                          </a:custGeom>
                          <a:solidFill>
                            <a:srgbClr val="000000"/>
                          </a:solidFill>
                        </wps:spPr>
                        <wps:bodyPr wrap="square" lIns="0" tIns="0" rIns="0" bIns="0" rtlCol="0">
                          <a:prstTxWarp prst="textNoShape">
                            <a:avLst/>
                          </a:prstTxWarp>
                          <a:noAutofit/>
                        </wps:bodyPr>
                      </wps:wsp>
                      <wps:wsp>
                        <wps:cNvPr id="166" name="Graphic 166"/>
                        <wps:cNvSpPr/>
                        <wps:spPr>
                          <a:xfrm>
                            <a:off x="2071221" y="2492803"/>
                            <a:ext cx="1270" cy="46355"/>
                          </a:xfrm>
                          <a:custGeom>
                            <a:avLst/>
                            <a:gdLst/>
                            <a:ahLst/>
                            <a:cxnLst/>
                            <a:rect l="l" t="t" r="r" b="b"/>
                            <a:pathLst>
                              <a:path h="46355">
                                <a:moveTo>
                                  <a:pt x="0" y="0"/>
                                </a:moveTo>
                                <a:lnTo>
                                  <a:pt x="0" y="46188"/>
                                </a:lnTo>
                              </a:path>
                            </a:pathLst>
                          </a:custGeom>
                          <a:ln w="10557">
                            <a:solidFill>
                              <a:srgbClr val="000000"/>
                            </a:solidFill>
                            <a:prstDash val="solid"/>
                          </a:ln>
                        </wps:spPr>
                        <wps:bodyPr wrap="square" lIns="0" tIns="0" rIns="0" bIns="0" rtlCol="0">
                          <a:prstTxWarp prst="textNoShape">
                            <a:avLst/>
                          </a:prstTxWarp>
                          <a:noAutofit/>
                        </wps:bodyPr>
                      </wps:wsp>
                      <wps:wsp>
                        <wps:cNvPr id="167" name="Graphic 167"/>
                        <wps:cNvSpPr/>
                        <wps:spPr>
                          <a:xfrm>
                            <a:off x="2531456" y="5278"/>
                            <a:ext cx="1270" cy="2487930"/>
                          </a:xfrm>
                          <a:custGeom>
                            <a:avLst/>
                            <a:gdLst/>
                            <a:ahLst/>
                            <a:cxnLst/>
                            <a:rect l="l" t="t" r="r" b="b"/>
                            <a:pathLst>
                              <a:path h="2487930">
                                <a:moveTo>
                                  <a:pt x="0" y="2487524"/>
                                </a:moveTo>
                                <a:lnTo>
                                  <a:pt x="0" y="0"/>
                                </a:lnTo>
                              </a:path>
                            </a:pathLst>
                          </a:custGeom>
                          <a:ln w="10557">
                            <a:solidFill>
                              <a:srgbClr val="AFAFAF"/>
                            </a:solidFill>
                            <a:prstDash val="solid"/>
                          </a:ln>
                        </wps:spPr>
                        <wps:bodyPr wrap="square" lIns="0" tIns="0" rIns="0" bIns="0" rtlCol="0">
                          <a:prstTxWarp prst="textNoShape">
                            <a:avLst/>
                          </a:prstTxWarp>
                          <a:noAutofit/>
                        </wps:bodyPr>
                      </wps:wsp>
                      <wps:wsp>
                        <wps:cNvPr id="168" name="Graphic 168"/>
                        <wps:cNvSpPr/>
                        <wps:spPr>
                          <a:xfrm>
                            <a:off x="2531456" y="2492803"/>
                            <a:ext cx="1270" cy="46355"/>
                          </a:xfrm>
                          <a:custGeom>
                            <a:avLst/>
                            <a:gdLst/>
                            <a:ahLst/>
                            <a:cxnLst/>
                            <a:rect l="l" t="t" r="r" b="b"/>
                            <a:pathLst>
                              <a:path h="46355">
                                <a:moveTo>
                                  <a:pt x="0" y="0"/>
                                </a:moveTo>
                                <a:lnTo>
                                  <a:pt x="0" y="46188"/>
                                </a:lnTo>
                              </a:path>
                            </a:pathLst>
                          </a:custGeom>
                          <a:solidFill>
                            <a:srgbClr val="000000"/>
                          </a:solidFill>
                        </wps:spPr>
                        <wps:bodyPr wrap="square" lIns="0" tIns="0" rIns="0" bIns="0" rtlCol="0">
                          <a:prstTxWarp prst="textNoShape">
                            <a:avLst/>
                          </a:prstTxWarp>
                          <a:noAutofit/>
                        </wps:bodyPr>
                      </wps:wsp>
                      <wps:wsp>
                        <wps:cNvPr id="169" name="Graphic 169"/>
                        <wps:cNvSpPr/>
                        <wps:spPr>
                          <a:xfrm>
                            <a:off x="2531456" y="2492803"/>
                            <a:ext cx="1270" cy="46355"/>
                          </a:xfrm>
                          <a:custGeom>
                            <a:avLst/>
                            <a:gdLst/>
                            <a:ahLst/>
                            <a:cxnLst/>
                            <a:rect l="l" t="t" r="r" b="b"/>
                            <a:pathLst>
                              <a:path h="46355">
                                <a:moveTo>
                                  <a:pt x="0" y="0"/>
                                </a:moveTo>
                                <a:lnTo>
                                  <a:pt x="0" y="46188"/>
                                </a:lnTo>
                              </a:path>
                            </a:pathLst>
                          </a:custGeom>
                          <a:ln w="10557">
                            <a:solidFill>
                              <a:srgbClr val="000000"/>
                            </a:solidFill>
                            <a:prstDash val="solid"/>
                          </a:ln>
                        </wps:spPr>
                        <wps:bodyPr wrap="square" lIns="0" tIns="0" rIns="0" bIns="0" rtlCol="0">
                          <a:prstTxWarp prst="textNoShape">
                            <a:avLst/>
                          </a:prstTxWarp>
                          <a:noAutofit/>
                        </wps:bodyPr>
                      </wps:wsp>
                      <wps:wsp>
                        <wps:cNvPr id="170" name="Graphic 170"/>
                        <wps:cNvSpPr/>
                        <wps:spPr>
                          <a:xfrm>
                            <a:off x="2991691" y="5278"/>
                            <a:ext cx="1270" cy="2487930"/>
                          </a:xfrm>
                          <a:custGeom>
                            <a:avLst/>
                            <a:gdLst/>
                            <a:ahLst/>
                            <a:cxnLst/>
                            <a:rect l="l" t="t" r="r" b="b"/>
                            <a:pathLst>
                              <a:path h="2487930">
                                <a:moveTo>
                                  <a:pt x="0" y="2487524"/>
                                </a:moveTo>
                                <a:lnTo>
                                  <a:pt x="0" y="0"/>
                                </a:lnTo>
                              </a:path>
                            </a:pathLst>
                          </a:custGeom>
                          <a:ln w="10557">
                            <a:solidFill>
                              <a:srgbClr val="AFAFAF"/>
                            </a:solidFill>
                            <a:prstDash val="solid"/>
                          </a:ln>
                        </wps:spPr>
                        <wps:bodyPr wrap="square" lIns="0" tIns="0" rIns="0" bIns="0" rtlCol="0">
                          <a:prstTxWarp prst="textNoShape">
                            <a:avLst/>
                          </a:prstTxWarp>
                          <a:noAutofit/>
                        </wps:bodyPr>
                      </wps:wsp>
                      <wps:wsp>
                        <wps:cNvPr id="171" name="Graphic 171"/>
                        <wps:cNvSpPr/>
                        <wps:spPr>
                          <a:xfrm>
                            <a:off x="2991691" y="2492803"/>
                            <a:ext cx="1270" cy="46355"/>
                          </a:xfrm>
                          <a:custGeom>
                            <a:avLst/>
                            <a:gdLst/>
                            <a:ahLst/>
                            <a:cxnLst/>
                            <a:rect l="l" t="t" r="r" b="b"/>
                            <a:pathLst>
                              <a:path h="46355">
                                <a:moveTo>
                                  <a:pt x="0" y="0"/>
                                </a:moveTo>
                                <a:lnTo>
                                  <a:pt x="0" y="46188"/>
                                </a:lnTo>
                              </a:path>
                            </a:pathLst>
                          </a:custGeom>
                          <a:solidFill>
                            <a:srgbClr val="000000"/>
                          </a:solidFill>
                        </wps:spPr>
                        <wps:bodyPr wrap="square" lIns="0" tIns="0" rIns="0" bIns="0" rtlCol="0">
                          <a:prstTxWarp prst="textNoShape">
                            <a:avLst/>
                          </a:prstTxWarp>
                          <a:noAutofit/>
                        </wps:bodyPr>
                      </wps:wsp>
                      <wps:wsp>
                        <wps:cNvPr id="172" name="Graphic 172"/>
                        <wps:cNvSpPr/>
                        <wps:spPr>
                          <a:xfrm>
                            <a:off x="2991691" y="2492803"/>
                            <a:ext cx="1270" cy="46355"/>
                          </a:xfrm>
                          <a:custGeom>
                            <a:avLst/>
                            <a:gdLst/>
                            <a:ahLst/>
                            <a:cxnLst/>
                            <a:rect l="l" t="t" r="r" b="b"/>
                            <a:pathLst>
                              <a:path h="46355">
                                <a:moveTo>
                                  <a:pt x="0" y="0"/>
                                </a:moveTo>
                                <a:lnTo>
                                  <a:pt x="0" y="46188"/>
                                </a:lnTo>
                              </a:path>
                            </a:pathLst>
                          </a:custGeom>
                          <a:ln w="10557">
                            <a:solidFill>
                              <a:srgbClr val="000000"/>
                            </a:solidFill>
                            <a:prstDash val="solid"/>
                          </a:ln>
                        </wps:spPr>
                        <wps:bodyPr wrap="square" lIns="0" tIns="0" rIns="0" bIns="0" rtlCol="0">
                          <a:prstTxWarp prst="textNoShape">
                            <a:avLst/>
                          </a:prstTxWarp>
                          <a:noAutofit/>
                        </wps:bodyPr>
                      </wps:wsp>
                      <wps:wsp>
                        <wps:cNvPr id="173" name="Graphic 173"/>
                        <wps:cNvSpPr/>
                        <wps:spPr>
                          <a:xfrm>
                            <a:off x="3451925" y="5278"/>
                            <a:ext cx="1270" cy="2487930"/>
                          </a:xfrm>
                          <a:custGeom>
                            <a:avLst/>
                            <a:gdLst/>
                            <a:ahLst/>
                            <a:cxnLst/>
                            <a:rect l="l" t="t" r="r" b="b"/>
                            <a:pathLst>
                              <a:path h="2487930">
                                <a:moveTo>
                                  <a:pt x="0" y="2487524"/>
                                </a:moveTo>
                                <a:lnTo>
                                  <a:pt x="0" y="0"/>
                                </a:lnTo>
                              </a:path>
                            </a:pathLst>
                          </a:custGeom>
                          <a:ln w="10557">
                            <a:solidFill>
                              <a:srgbClr val="AFAFAF"/>
                            </a:solidFill>
                            <a:prstDash val="solid"/>
                          </a:ln>
                        </wps:spPr>
                        <wps:bodyPr wrap="square" lIns="0" tIns="0" rIns="0" bIns="0" rtlCol="0">
                          <a:prstTxWarp prst="textNoShape">
                            <a:avLst/>
                          </a:prstTxWarp>
                          <a:noAutofit/>
                        </wps:bodyPr>
                      </wps:wsp>
                      <wps:wsp>
                        <wps:cNvPr id="174" name="Graphic 174"/>
                        <wps:cNvSpPr/>
                        <wps:spPr>
                          <a:xfrm>
                            <a:off x="3451925" y="2492803"/>
                            <a:ext cx="1270" cy="46355"/>
                          </a:xfrm>
                          <a:custGeom>
                            <a:avLst/>
                            <a:gdLst/>
                            <a:ahLst/>
                            <a:cxnLst/>
                            <a:rect l="l" t="t" r="r" b="b"/>
                            <a:pathLst>
                              <a:path h="46355">
                                <a:moveTo>
                                  <a:pt x="0" y="0"/>
                                </a:moveTo>
                                <a:lnTo>
                                  <a:pt x="0" y="46188"/>
                                </a:lnTo>
                              </a:path>
                            </a:pathLst>
                          </a:custGeom>
                          <a:solidFill>
                            <a:srgbClr val="000000"/>
                          </a:solidFill>
                        </wps:spPr>
                        <wps:bodyPr wrap="square" lIns="0" tIns="0" rIns="0" bIns="0" rtlCol="0">
                          <a:prstTxWarp prst="textNoShape">
                            <a:avLst/>
                          </a:prstTxWarp>
                          <a:noAutofit/>
                        </wps:bodyPr>
                      </wps:wsp>
                      <wps:wsp>
                        <wps:cNvPr id="175" name="Graphic 175"/>
                        <wps:cNvSpPr/>
                        <wps:spPr>
                          <a:xfrm>
                            <a:off x="3451925" y="2492803"/>
                            <a:ext cx="1270" cy="46355"/>
                          </a:xfrm>
                          <a:custGeom>
                            <a:avLst/>
                            <a:gdLst/>
                            <a:ahLst/>
                            <a:cxnLst/>
                            <a:rect l="l" t="t" r="r" b="b"/>
                            <a:pathLst>
                              <a:path h="46355">
                                <a:moveTo>
                                  <a:pt x="0" y="0"/>
                                </a:moveTo>
                                <a:lnTo>
                                  <a:pt x="0" y="46188"/>
                                </a:lnTo>
                              </a:path>
                            </a:pathLst>
                          </a:custGeom>
                          <a:ln w="10557">
                            <a:solidFill>
                              <a:srgbClr val="000000"/>
                            </a:solidFill>
                            <a:prstDash val="solid"/>
                          </a:ln>
                        </wps:spPr>
                        <wps:bodyPr wrap="square" lIns="0" tIns="0" rIns="0" bIns="0" rtlCol="0">
                          <a:prstTxWarp prst="textNoShape">
                            <a:avLst/>
                          </a:prstTxWarp>
                          <a:noAutofit/>
                        </wps:bodyPr>
                      </wps:wsp>
                      <wps:wsp>
                        <wps:cNvPr id="176" name="Graphic 176"/>
                        <wps:cNvSpPr/>
                        <wps:spPr>
                          <a:xfrm>
                            <a:off x="3912160" y="5278"/>
                            <a:ext cx="1270" cy="2487930"/>
                          </a:xfrm>
                          <a:custGeom>
                            <a:avLst/>
                            <a:gdLst/>
                            <a:ahLst/>
                            <a:cxnLst/>
                            <a:rect l="l" t="t" r="r" b="b"/>
                            <a:pathLst>
                              <a:path h="2487930">
                                <a:moveTo>
                                  <a:pt x="0" y="2487524"/>
                                </a:moveTo>
                                <a:lnTo>
                                  <a:pt x="0" y="0"/>
                                </a:lnTo>
                              </a:path>
                            </a:pathLst>
                          </a:custGeom>
                          <a:ln w="10557">
                            <a:solidFill>
                              <a:srgbClr val="AFAFAF"/>
                            </a:solidFill>
                            <a:prstDash val="solid"/>
                          </a:ln>
                        </wps:spPr>
                        <wps:bodyPr wrap="square" lIns="0" tIns="0" rIns="0" bIns="0" rtlCol="0">
                          <a:prstTxWarp prst="textNoShape">
                            <a:avLst/>
                          </a:prstTxWarp>
                          <a:noAutofit/>
                        </wps:bodyPr>
                      </wps:wsp>
                      <wps:wsp>
                        <wps:cNvPr id="177" name="Graphic 177"/>
                        <wps:cNvSpPr/>
                        <wps:spPr>
                          <a:xfrm>
                            <a:off x="3912160" y="2492803"/>
                            <a:ext cx="1270" cy="46355"/>
                          </a:xfrm>
                          <a:custGeom>
                            <a:avLst/>
                            <a:gdLst/>
                            <a:ahLst/>
                            <a:cxnLst/>
                            <a:rect l="l" t="t" r="r" b="b"/>
                            <a:pathLst>
                              <a:path h="46355">
                                <a:moveTo>
                                  <a:pt x="0" y="0"/>
                                </a:moveTo>
                                <a:lnTo>
                                  <a:pt x="0" y="46188"/>
                                </a:lnTo>
                              </a:path>
                            </a:pathLst>
                          </a:custGeom>
                          <a:solidFill>
                            <a:srgbClr val="000000"/>
                          </a:solidFill>
                        </wps:spPr>
                        <wps:bodyPr wrap="square" lIns="0" tIns="0" rIns="0" bIns="0" rtlCol="0">
                          <a:prstTxWarp prst="textNoShape">
                            <a:avLst/>
                          </a:prstTxWarp>
                          <a:noAutofit/>
                        </wps:bodyPr>
                      </wps:wsp>
                      <wps:wsp>
                        <wps:cNvPr id="178" name="Graphic 178"/>
                        <wps:cNvSpPr/>
                        <wps:spPr>
                          <a:xfrm>
                            <a:off x="3912160" y="2492803"/>
                            <a:ext cx="1270" cy="46355"/>
                          </a:xfrm>
                          <a:custGeom>
                            <a:avLst/>
                            <a:gdLst/>
                            <a:ahLst/>
                            <a:cxnLst/>
                            <a:rect l="l" t="t" r="r" b="b"/>
                            <a:pathLst>
                              <a:path h="46355">
                                <a:moveTo>
                                  <a:pt x="0" y="0"/>
                                </a:moveTo>
                                <a:lnTo>
                                  <a:pt x="0" y="46188"/>
                                </a:lnTo>
                              </a:path>
                            </a:pathLst>
                          </a:custGeom>
                          <a:ln w="10557">
                            <a:solidFill>
                              <a:srgbClr val="000000"/>
                            </a:solidFill>
                            <a:prstDash val="solid"/>
                          </a:ln>
                        </wps:spPr>
                        <wps:bodyPr wrap="square" lIns="0" tIns="0" rIns="0" bIns="0" rtlCol="0">
                          <a:prstTxWarp prst="textNoShape">
                            <a:avLst/>
                          </a:prstTxWarp>
                          <a:noAutofit/>
                        </wps:bodyPr>
                      </wps:wsp>
                      <wps:wsp>
                        <wps:cNvPr id="179" name="Graphic 179"/>
                        <wps:cNvSpPr/>
                        <wps:spPr>
                          <a:xfrm>
                            <a:off x="46188" y="2446307"/>
                            <a:ext cx="4050665" cy="1270"/>
                          </a:xfrm>
                          <a:custGeom>
                            <a:avLst/>
                            <a:gdLst/>
                            <a:ahLst/>
                            <a:cxnLst/>
                            <a:rect l="l" t="t" r="r" b="b"/>
                            <a:pathLst>
                              <a:path w="4050665">
                                <a:moveTo>
                                  <a:pt x="0" y="0"/>
                                </a:moveTo>
                                <a:lnTo>
                                  <a:pt x="4050066" y="0"/>
                                </a:lnTo>
                              </a:path>
                            </a:pathLst>
                          </a:custGeom>
                          <a:ln w="10557">
                            <a:solidFill>
                              <a:srgbClr val="AFAFAF"/>
                            </a:solidFill>
                            <a:prstDash val="solid"/>
                          </a:ln>
                        </wps:spPr>
                        <wps:bodyPr wrap="square" lIns="0" tIns="0" rIns="0" bIns="0" rtlCol="0">
                          <a:prstTxWarp prst="textNoShape">
                            <a:avLst/>
                          </a:prstTxWarp>
                          <a:noAutofit/>
                        </wps:bodyPr>
                      </wps:wsp>
                      <wps:wsp>
                        <wps:cNvPr id="180" name="Graphic 180"/>
                        <wps:cNvSpPr/>
                        <wps:spPr>
                          <a:xfrm>
                            <a:off x="0" y="2446307"/>
                            <a:ext cx="46355" cy="1270"/>
                          </a:xfrm>
                          <a:custGeom>
                            <a:avLst/>
                            <a:gdLst/>
                            <a:ahLst/>
                            <a:cxnLst/>
                            <a:rect l="l" t="t" r="r" b="b"/>
                            <a:pathLst>
                              <a:path w="46355">
                                <a:moveTo>
                                  <a:pt x="46188" y="0"/>
                                </a:moveTo>
                                <a:lnTo>
                                  <a:pt x="0" y="0"/>
                                </a:lnTo>
                              </a:path>
                            </a:pathLst>
                          </a:custGeom>
                          <a:solidFill>
                            <a:srgbClr val="000000"/>
                          </a:solidFill>
                        </wps:spPr>
                        <wps:bodyPr wrap="square" lIns="0" tIns="0" rIns="0" bIns="0" rtlCol="0">
                          <a:prstTxWarp prst="textNoShape">
                            <a:avLst/>
                          </a:prstTxWarp>
                          <a:noAutofit/>
                        </wps:bodyPr>
                      </wps:wsp>
                      <wps:wsp>
                        <wps:cNvPr id="181" name="Graphic 181"/>
                        <wps:cNvSpPr/>
                        <wps:spPr>
                          <a:xfrm>
                            <a:off x="0" y="2446307"/>
                            <a:ext cx="46355" cy="1270"/>
                          </a:xfrm>
                          <a:custGeom>
                            <a:avLst/>
                            <a:gdLst/>
                            <a:ahLst/>
                            <a:cxnLst/>
                            <a:rect l="l" t="t" r="r" b="b"/>
                            <a:pathLst>
                              <a:path w="46355">
                                <a:moveTo>
                                  <a:pt x="46188" y="0"/>
                                </a:moveTo>
                                <a:lnTo>
                                  <a:pt x="0" y="0"/>
                                </a:lnTo>
                              </a:path>
                            </a:pathLst>
                          </a:custGeom>
                          <a:ln w="10557">
                            <a:solidFill>
                              <a:srgbClr val="000000"/>
                            </a:solidFill>
                            <a:prstDash val="solid"/>
                          </a:ln>
                        </wps:spPr>
                        <wps:bodyPr wrap="square" lIns="0" tIns="0" rIns="0" bIns="0" rtlCol="0">
                          <a:prstTxWarp prst="textNoShape">
                            <a:avLst/>
                          </a:prstTxWarp>
                          <a:noAutofit/>
                        </wps:bodyPr>
                      </wps:wsp>
                      <wps:wsp>
                        <wps:cNvPr id="182" name="Graphic 182"/>
                        <wps:cNvSpPr/>
                        <wps:spPr>
                          <a:xfrm>
                            <a:off x="46188" y="1981349"/>
                            <a:ext cx="4050665" cy="1270"/>
                          </a:xfrm>
                          <a:custGeom>
                            <a:avLst/>
                            <a:gdLst/>
                            <a:ahLst/>
                            <a:cxnLst/>
                            <a:rect l="l" t="t" r="r" b="b"/>
                            <a:pathLst>
                              <a:path w="4050665">
                                <a:moveTo>
                                  <a:pt x="0" y="0"/>
                                </a:moveTo>
                                <a:lnTo>
                                  <a:pt x="4050066" y="0"/>
                                </a:lnTo>
                              </a:path>
                            </a:pathLst>
                          </a:custGeom>
                          <a:ln w="10557">
                            <a:solidFill>
                              <a:srgbClr val="AFAFAF"/>
                            </a:solidFill>
                            <a:prstDash val="solid"/>
                          </a:ln>
                        </wps:spPr>
                        <wps:bodyPr wrap="square" lIns="0" tIns="0" rIns="0" bIns="0" rtlCol="0">
                          <a:prstTxWarp prst="textNoShape">
                            <a:avLst/>
                          </a:prstTxWarp>
                          <a:noAutofit/>
                        </wps:bodyPr>
                      </wps:wsp>
                      <wps:wsp>
                        <wps:cNvPr id="183" name="Graphic 183"/>
                        <wps:cNvSpPr/>
                        <wps:spPr>
                          <a:xfrm>
                            <a:off x="0" y="1981349"/>
                            <a:ext cx="46355" cy="1270"/>
                          </a:xfrm>
                          <a:custGeom>
                            <a:avLst/>
                            <a:gdLst/>
                            <a:ahLst/>
                            <a:cxnLst/>
                            <a:rect l="l" t="t" r="r" b="b"/>
                            <a:pathLst>
                              <a:path w="46355">
                                <a:moveTo>
                                  <a:pt x="46188" y="0"/>
                                </a:moveTo>
                                <a:lnTo>
                                  <a:pt x="0" y="0"/>
                                </a:lnTo>
                              </a:path>
                            </a:pathLst>
                          </a:custGeom>
                          <a:solidFill>
                            <a:srgbClr val="000000"/>
                          </a:solidFill>
                        </wps:spPr>
                        <wps:bodyPr wrap="square" lIns="0" tIns="0" rIns="0" bIns="0" rtlCol="0">
                          <a:prstTxWarp prst="textNoShape">
                            <a:avLst/>
                          </a:prstTxWarp>
                          <a:noAutofit/>
                        </wps:bodyPr>
                      </wps:wsp>
                      <wps:wsp>
                        <wps:cNvPr id="184" name="Graphic 184"/>
                        <wps:cNvSpPr/>
                        <wps:spPr>
                          <a:xfrm>
                            <a:off x="0" y="1981349"/>
                            <a:ext cx="46355" cy="1270"/>
                          </a:xfrm>
                          <a:custGeom>
                            <a:avLst/>
                            <a:gdLst/>
                            <a:ahLst/>
                            <a:cxnLst/>
                            <a:rect l="l" t="t" r="r" b="b"/>
                            <a:pathLst>
                              <a:path w="46355">
                                <a:moveTo>
                                  <a:pt x="46188" y="0"/>
                                </a:moveTo>
                                <a:lnTo>
                                  <a:pt x="0" y="0"/>
                                </a:lnTo>
                              </a:path>
                            </a:pathLst>
                          </a:custGeom>
                          <a:ln w="10557">
                            <a:solidFill>
                              <a:srgbClr val="000000"/>
                            </a:solidFill>
                            <a:prstDash val="solid"/>
                          </a:ln>
                        </wps:spPr>
                        <wps:bodyPr wrap="square" lIns="0" tIns="0" rIns="0" bIns="0" rtlCol="0">
                          <a:prstTxWarp prst="textNoShape">
                            <a:avLst/>
                          </a:prstTxWarp>
                          <a:noAutofit/>
                        </wps:bodyPr>
                      </wps:wsp>
                      <wps:wsp>
                        <wps:cNvPr id="185" name="Graphic 185"/>
                        <wps:cNvSpPr/>
                        <wps:spPr>
                          <a:xfrm>
                            <a:off x="46188" y="1516391"/>
                            <a:ext cx="4050665" cy="1270"/>
                          </a:xfrm>
                          <a:custGeom>
                            <a:avLst/>
                            <a:gdLst/>
                            <a:ahLst/>
                            <a:cxnLst/>
                            <a:rect l="l" t="t" r="r" b="b"/>
                            <a:pathLst>
                              <a:path w="4050665">
                                <a:moveTo>
                                  <a:pt x="0" y="0"/>
                                </a:moveTo>
                                <a:lnTo>
                                  <a:pt x="4050066" y="0"/>
                                </a:lnTo>
                              </a:path>
                            </a:pathLst>
                          </a:custGeom>
                          <a:ln w="10557">
                            <a:solidFill>
                              <a:srgbClr val="AFAFAF"/>
                            </a:solidFill>
                            <a:prstDash val="solid"/>
                          </a:ln>
                        </wps:spPr>
                        <wps:bodyPr wrap="square" lIns="0" tIns="0" rIns="0" bIns="0" rtlCol="0">
                          <a:prstTxWarp prst="textNoShape">
                            <a:avLst/>
                          </a:prstTxWarp>
                          <a:noAutofit/>
                        </wps:bodyPr>
                      </wps:wsp>
                      <wps:wsp>
                        <wps:cNvPr id="186" name="Graphic 186"/>
                        <wps:cNvSpPr/>
                        <wps:spPr>
                          <a:xfrm>
                            <a:off x="0" y="1516391"/>
                            <a:ext cx="46355" cy="1270"/>
                          </a:xfrm>
                          <a:custGeom>
                            <a:avLst/>
                            <a:gdLst/>
                            <a:ahLst/>
                            <a:cxnLst/>
                            <a:rect l="l" t="t" r="r" b="b"/>
                            <a:pathLst>
                              <a:path w="46355">
                                <a:moveTo>
                                  <a:pt x="46188" y="0"/>
                                </a:moveTo>
                                <a:lnTo>
                                  <a:pt x="0" y="0"/>
                                </a:lnTo>
                              </a:path>
                            </a:pathLst>
                          </a:custGeom>
                          <a:solidFill>
                            <a:srgbClr val="000000"/>
                          </a:solidFill>
                        </wps:spPr>
                        <wps:bodyPr wrap="square" lIns="0" tIns="0" rIns="0" bIns="0" rtlCol="0">
                          <a:prstTxWarp prst="textNoShape">
                            <a:avLst/>
                          </a:prstTxWarp>
                          <a:noAutofit/>
                        </wps:bodyPr>
                      </wps:wsp>
                      <wps:wsp>
                        <wps:cNvPr id="187" name="Graphic 187"/>
                        <wps:cNvSpPr/>
                        <wps:spPr>
                          <a:xfrm>
                            <a:off x="0" y="1516391"/>
                            <a:ext cx="46355" cy="1270"/>
                          </a:xfrm>
                          <a:custGeom>
                            <a:avLst/>
                            <a:gdLst/>
                            <a:ahLst/>
                            <a:cxnLst/>
                            <a:rect l="l" t="t" r="r" b="b"/>
                            <a:pathLst>
                              <a:path w="46355">
                                <a:moveTo>
                                  <a:pt x="46188" y="0"/>
                                </a:moveTo>
                                <a:lnTo>
                                  <a:pt x="0" y="0"/>
                                </a:lnTo>
                              </a:path>
                            </a:pathLst>
                          </a:custGeom>
                          <a:ln w="10557">
                            <a:solidFill>
                              <a:srgbClr val="000000"/>
                            </a:solidFill>
                            <a:prstDash val="solid"/>
                          </a:ln>
                        </wps:spPr>
                        <wps:bodyPr wrap="square" lIns="0" tIns="0" rIns="0" bIns="0" rtlCol="0">
                          <a:prstTxWarp prst="textNoShape">
                            <a:avLst/>
                          </a:prstTxWarp>
                          <a:noAutofit/>
                        </wps:bodyPr>
                      </wps:wsp>
                      <wps:wsp>
                        <wps:cNvPr id="188" name="Graphic 188"/>
                        <wps:cNvSpPr/>
                        <wps:spPr>
                          <a:xfrm>
                            <a:off x="46188" y="1051433"/>
                            <a:ext cx="4050665" cy="1270"/>
                          </a:xfrm>
                          <a:custGeom>
                            <a:avLst/>
                            <a:gdLst/>
                            <a:ahLst/>
                            <a:cxnLst/>
                            <a:rect l="l" t="t" r="r" b="b"/>
                            <a:pathLst>
                              <a:path w="4050665">
                                <a:moveTo>
                                  <a:pt x="0" y="0"/>
                                </a:moveTo>
                                <a:lnTo>
                                  <a:pt x="4050066" y="0"/>
                                </a:lnTo>
                              </a:path>
                            </a:pathLst>
                          </a:custGeom>
                          <a:ln w="10557">
                            <a:solidFill>
                              <a:srgbClr val="AFAFAF"/>
                            </a:solidFill>
                            <a:prstDash val="solid"/>
                          </a:ln>
                        </wps:spPr>
                        <wps:bodyPr wrap="square" lIns="0" tIns="0" rIns="0" bIns="0" rtlCol="0">
                          <a:prstTxWarp prst="textNoShape">
                            <a:avLst/>
                          </a:prstTxWarp>
                          <a:noAutofit/>
                        </wps:bodyPr>
                      </wps:wsp>
                      <wps:wsp>
                        <wps:cNvPr id="189" name="Graphic 189"/>
                        <wps:cNvSpPr/>
                        <wps:spPr>
                          <a:xfrm>
                            <a:off x="0" y="1051433"/>
                            <a:ext cx="46355" cy="1270"/>
                          </a:xfrm>
                          <a:custGeom>
                            <a:avLst/>
                            <a:gdLst/>
                            <a:ahLst/>
                            <a:cxnLst/>
                            <a:rect l="l" t="t" r="r" b="b"/>
                            <a:pathLst>
                              <a:path w="46355">
                                <a:moveTo>
                                  <a:pt x="46188" y="0"/>
                                </a:moveTo>
                                <a:lnTo>
                                  <a:pt x="0" y="0"/>
                                </a:lnTo>
                              </a:path>
                            </a:pathLst>
                          </a:custGeom>
                          <a:solidFill>
                            <a:srgbClr val="000000"/>
                          </a:solidFill>
                        </wps:spPr>
                        <wps:bodyPr wrap="square" lIns="0" tIns="0" rIns="0" bIns="0" rtlCol="0">
                          <a:prstTxWarp prst="textNoShape">
                            <a:avLst/>
                          </a:prstTxWarp>
                          <a:noAutofit/>
                        </wps:bodyPr>
                      </wps:wsp>
                      <wps:wsp>
                        <wps:cNvPr id="190" name="Graphic 190"/>
                        <wps:cNvSpPr/>
                        <wps:spPr>
                          <a:xfrm>
                            <a:off x="0" y="1051433"/>
                            <a:ext cx="46355" cy="1270"/>
                          </a:xfrm>
                          <a:custGeom>
                            <a:avLst/>
                            <a:gdLst/>
                            <a:ahLst/>
                            <a:cxnLst/>
                            <a:rect l="l" t="t" r="r" b="b"/>
                            <a:pathLst>
                              <a:path w="46355">
                                <a:moveTo>
                                  <a:pt x="46188" y="0"/>
                                </a:moveTo>
                                <a:lnTo>
                                  <a:pt x="0" y="0"/>
                                </a:lnTo>
                              </a:path>
                            </a:pathLst>
                          </a:custGeom>
                          <a:ln w="10557">
                            <a:solidFill>
                              <a:srgbClr val="000000"/>
                            </a:solidFill>
                            <a:prstDash val="solid"/>
                          </a:ln>
                        </wps:spPr>
                        <wps:bodyPr wrap="square" lIns="0" tIns="0" rIns="0" bIns="0" rtlCol="0">
                          <a:prstTxWarp prst="textNoShape">
                            <a:avLst/>
                          </a:prstTxWarp>
                          <a:noAutofit/>
                        </wps:bodyPr>
                      </wps:wsp>
                      <wps:wsp>
                        <wps:cNvPr id="191" name="Graphic 191"/>
                        <wps:cNvSpPr/>
                        <wps:spPr>
                          <a:xfrm>
                            <a:off x="46188" y="586475"/>
                            <a:ext cx="4050665" cy="1270"/>
                          </a:xfrm>
                          <a:custGeom>
                            <a:avLst/>
                            <a:gdLst/>
                            <a:ahLst/>
                            <a:cxnLst/>
                            <a:rect l="l" t="t" r="r" b="b"/>
                            <a:pathLst>
                              <a:path w="4050665">
                                <a:moveTo>
                                  <a:pt x="0" y="0"/>
                                </a:moveTo>
                                <a:lnTo>
                                  <a:pt x="4050066" y="0"/>
                                </a:lnTo>
                              </a:path>
                            </a:pathLst>
                          </a:custGeom>
                          <a:ln w="10557">
                            <a:solidFill>
                              <a:srgbClr val="AFAFAF"/>
                            </a:solidFill>
                            <a:prstDash val="solid"/>
                          </a:ln>
                        </wps:spPr>
                        <wps:bodyPr wrap="square" lIns="0" tIns="0" rIns="0" bIns="0" rtlCol="0">
                          <a:prstTxWarp prst="textNoShape">
                            <a:avLst/>
                          </a:prstTxWarp>
                          <a:noAutofit/>
                        </wps:bodyPr>
                      </wps:wsp>
                      <wps:wsp>
                        <wps:cNvPr id="192" name="Graphic 192"/>
                        <wps:cNvSpPr/>
                        <wps:spPr>
                          <a:xfrm>
                            <a:off x="0" y="586475"/>
                            <a:ext cx="46355" cy="1270"/>
                          </a:xfrm>
                          <a:custGeom>
                            <a:avLst/>
                            <a:gdLst/>
                            <a:ahLst/>
                            <a:cxnLst/>
                            <a:rect l="l" t="t" r="r" b="b"/>
                            <a:pathLst>
                              <a:path w="46355">
                                <a:moveTo>
                                  <a:pt x="46188" y="0"/>
                                </a:moveTo>
                                <a:lnTo>
                                  <a:pt x="0" y="0"/>
                                </a:lnTo>
                              </a:path>
                            </a:pathLst>
                          </a:custGeom>
                          <a:solidFill>
                            <a:srgbClr val="000000"/>
                          </a:solidFill>
                        </wps:spPr>
                        <wps:bodyPr wrap="square" lIns="0" tIns="0" rIns="0" bIns="0" rtlCol="0">
                          <a:prstTxWarp prst="textNoShape">
                            <a:avLst/>
                          </a:prstTxWarp>
                          <a:noAutofit/>
                        </wps:bodyPr>
                      </wps:wsp>
                      <wps:wsp>
                        <wps:cNvPr id="193" name="Graphic 193"/>
                        <wps:cNvSpPr/>
                        <wps:spPr>
                          <a:xfrm>
                            <a:off x="0" y="586475"/>
                            <a:ext cx="46355" cy="1270"/>
                          </a:xfrm>
                          <a:custGeom>
                            <a:avLst/>
                            <a:gdLst/>
                            <a:ahLst/>
                            <a:cxnLst/>
                            <a:rect l="l" t="t" r="r" b="b"/>
                            <a:pathLst>
                              <a:path w="46355">
                                <a:moveTo>
                                  <a:pt x="46188" y="0"/>
                                </a:moveTo>
                                <a:lnTo>
                                  <a:pt x="0" y="0"/>
                                </a:lnTo>
                              </a:path>
                            </a:pathLst>
                          </a:custGeom>
                          <a:ln w="10557">
                            <a:solidFill>
                              <a:srgbClr val="000000"/>
                            </a:solidFill>
                            <a:prstDash val="solid"/>
                          </a:ln>
                        </wps:spPr>
                        <wps:bodyPr wrap="square" lIns="0" tIns="0" rIns="0" bIns="0" rtlCol="0">
                          <a:prstTxWarp prst="textNoShape">
                            <a:avLst/>
                          </a:prstTxWarp>
                          <a:noAutofit/>
                        </wps:bodyPr>
                      </wps:wsp>
                      <wps:wsp>
                        <wps:cNvPr id="194" name="Graphic 194"/>
                        <wps:cNvSpPr/>
                        <wps:spPr>
                          <a:xfrm>
                            <a:off x="46188" y="121518"/>
                            <a:ext cx="4050665" cy="1270"/>
                          </a:xfrm>
                          <a:custGeom>
                            <a:avLst/>
                            <a:gdLst/>
                            <a:ahLst/>
                            <a:cxnLst/>
                            <a:rect l="l" t="t" r="r" b="b"/>
                            <a:pathLst>
                              <a:path w="4050665">
                                <a:moveTo>
                                  <a:pt x="0" y="0"/>
                                </a:moveTo>
                                <a:lnTo>
                                  <a:pt x="4050066" y="0"/>
                                </a:lnTo>
                              </a:path>
                            </a:pathLst>
                          </a:custGeom>
                          <a:ln w="10557">
                            <a:solidFill>
                              <a:srgbClr val="AFAFAF"/>
                            </a:solidFill>
                            <a:prstDash val="solid"/>
                          </a:ln>
                        </wps:spPr>
                        <wps:bodyPr wrap="square" lIns="0" tIns="0" rIns="0" bIns="0" rtlCol="0">
                          <a:prstTxWarp prst="textNoShape">
                            <a:avLst/>
                          </a:prstTxWarp>
                          <a:noAutofit/>
                        </wps:bodyPr>
                      </wps:wsp>
                      <wps:wsp>
                        <wps:cNvPr id="195" name="Graphic 195"/>
                        <wps:cNvSpPr/>
                        <wps:spPr>
                          <a:xfrm>
                            <a:off x="0" y="121518"/>
                            <a:ext cx="46355" cy="1270"/>
                          </a:xfrm>
                          <a:custGeom>
                            <a:avLst/>
                            <a:gdLst/>
                            <a:ahLst/>
                            <a:cxnLst/>
                            <a:rect l="l" t="t" r="r" b="b"/>
                            <a:pathLst>
                              <a:path w="46355">
                                <a:moveTo>
                                  <a:pt x="46188" y="0"/>
                                </a:moveTo>
                                <a:lnTo>
                                  <a:pt x="0" y="0"/>
                                </a:lnTo>
                              </a:path>
                            </a:pathLst>
                          </a:custGeom>
                          <a:solidFill>
                            <a:srgbClr val="000000"/>
                          </a:solidFill>
                        </wps:spPr>
                        <wps:bodyPr wrap="square" lIns="0" tIns="0" rIns="0" bIns="0" rtlCol="0">
                          <a:prstTxWarp prst="textNoShape">
                            <a:avLst/>
                          </a:prstTxWarp>
                          <a:noAutofit/>
                        </wps:bodyPr>
                      </wps:wsp>
                      <wps:wsp>
                        <wps:cNvPr id="196" name="Graphic 196"/>
                        <wps:cNvSpPr/>
                        <wps:spPr>
                          <a:xfrm>
                            <a:off x="0" y="121518"/>
                            <a:ext cx="46355" cy="1270"/>
                          </a:xfrm>
                          <a:custGeom>
                            <a:avLst/>
                            <a:gdLst/>
                            <a:ahLst/>
                            <a:cxnLst/>
                            <a:rect l="l" t="t" r="r" b="b"/>
                            <a:pathLst>
                              <a:path w="46355">
                                <a:moveTo>
                                  <a:pt x="46188" y="0"/>
                                </a:moveTo>
                                <a:lnTo>
                                  <a:pt x="0" y="0"/>
                                </a:lnTo>
                              </a:path>
                            </a:pathLst>
                          </a:custGeom>
                          <a:ln w="10557">
                            <a:solidFill>
                              <a:srgbClr val="000000"/>
                            </a:solidFill>
                            <a:prstDash val="solid"/>
                          </a:ln>
                        </wps:spPr>
                        <wps:bodyPr wrap="square" lIns="0" tIns="0" rIns="0" bIns="0" rtlCol="0">
                          <a:prstTxWarp prst="textNoShape">
                            <a:avLst/>
                          </a:prstTxWarp>
                          <a:noAutofit/>
                        </wps:bodyPr>
                      </wps:wsp>
                      <wps:wsp>
                        <wps:cNvPr id="197" name="Graphic 197"/>
                        <wps:cNvSpPr/>
                        <wps:spPr>
                          <a:xfrm>
                            <a:off x="230282" y="451291"/>
                            <a:ext cx="3682365" cy="1763395"/>
                          </a:xfrm>
                          <a:custGeom>
                            <a:avLst/>
                            <a:gdLst/>
                            <a:ahLst/>
                            <a:cxnLst/>
                            <a:rect l="l" t="t" r="r" b="b"/>
                            <a:pathLst>
                              <a:path w="3682365" h="1763395">
                                <a:moveTo>
                                  <a:pt x="0" y="0"/>
                                </a:moveTo>
                                <a:lnTo>
                                  <a:pt x="110733" y="35532"/>
                                </a:lnTo>
                                <a:lnTo>
                                  <a:pt x="221466" y="74118"/>
                                </a:lnTo>
                                <a:lnTo>
                                  <a:pt x="332199" y="115853"/>
                                </a:lnTo>
                                <a:lnTo>
                                  <a:pt x="442932" y="160799"/>
                                </a:lnTo>
                                <a:lnTo>
                                  <a:pt x="553665" y="208979"/>
                                </a:lnTo>
                                <a:lnTo>
                                  <a:pt x="664399" y="260368"/>
                                </a:lnTo>
                                <a:lnTo>
                                  <a:pt x="775132" y="314889"/>
                                </a:lnTo>
                                <a:lnTo>
                                  <a:pt x="895093" y="377332"/>
                                </a:lnTo>
                                <a:lnTo>
                                  <a:pt x="1015054" y="443041"/>
                                </a:lnTo>
                                <a:lnTo>
                                  <a:pt x="1144242" y="517069"/>
                                </a:lnTo>
                                <a:lnTo>
                                  <a:pt x="1291887" y="605153"/>
                                </a:lnTo>
                                <a:lnTo>
                                  <a:pt x="1467214" y="713307"/>
                                </a:lnTo>
                                <a:lnTo>
                                  <a:pt x="2094702" y="1103992"/>
                                </a:lnTo>
                                <a:lnTo>
                                  <a:pt x="2242346" y="1190334"/>
                                </a:lnTo>
                                <a:lnTo>
                                  <a:pt x="2371535" y="1262503"/>
                                </a:lnTo>
                                <a:lnTo>
                                  <a:pt x="2491496" y="1326262"/>
                                </a:lnTo>
                                <a:lnTo>
                                  <a:pt x="2611457" y="1386591"/>
                                </a:lnTo>
                                <a:lnTo>
                                  <a:pt x="2722190" y="1439062"/>
                                </a:lnTo>
                                <a:lnTo>
                                  <a:pt x="2832923" y="1488343"/>
                                </a:lnTo>
                                <a:lnTo>
                                  <a:pt x="2943657" y="1534394"/>
                                </a:lnTo>
                                <a:lnTo>
                                  <a:pt x="3054390" y="1577221"/>
                                </a:lnTo>
                                <a:lnTo>
                                  <a:pt x="3165123" y="1616874"/>
                                </a:lnTo>
                                <a:lnTo>
                                  <a:pt x="3275856" y="1653437"/>
                                </a:lnTo>
                                <a:lnTo>
                                  <a:pt x="3386589" y="1687024"/>
                                </a:lnTo>
                                <a:lnTo>
                                  <a:pt x="3506550" y="1720209"/>
                                </a:lnTo>
                                <a:lnTo>
                                  <a:pt x="3626511" y="1750253"/>
                                </a:lnTo>
                                <a:lnTo>
                                  <a:pt x="3681878" y="1763116"/>
                                </a:lnTo>
                              </a:path>
                            </a:pathLst>
                          </a:custGeom>
                          <a:ln w="26393">
                            <a:solidFill>
                              <a:srgbClr val="2B5E8A"/>
                            </a:solidFill>
                            <a:prstDash val="solid"/>
                          </a:ln>
                        </wps:spPr>
                        <wps:bodyPr wrap="square" lIns="0" tIns="0" rIns="0" bIns="0" rtlCol="0">
                          <a:prstTxWarp prst="textNoShape">
                            <a:avLst/>
                          </a:prstTxWarp>
                          <a:noAutofit/>
                        </wps:bodyPr>
                      </wps:wsp>
                      <wps:wsp>
                        <wps:cNvPr id="198" name="Graphic 198"/>
                        <wps:cNvSpPr/>
                        <wps:spPr>
                          <a:xfrm>
                            <a:off x="1887127" y="5278"/>
                            <a:ext cx="1270" cy="2487930"/>
                          </a:xfrm>
                          <a:custGeom>
                            <a:avLst/>
                            <a:gdLst/>
                            <a:ahLst/>
                            <a:cxnLst/>
                            <a:rect l="l" t="t" r="r" b="b"/>
                            <a:pathLst>
                              <a:path h="2487930">
                                <a:moveTo>
                                  <a:pt x="0" y="2487524"/>
                                </a:moveTo>
                                <a:lnTo>
                                  <a:pt x="0" y="0"/>
                                </a:lnTo>
                              </a:path>
                            </a:pathLst>
                          </a:custGeom>
                          <a:ln w="10557">
                            <a:solidFill>
                              <a:srgbClr val="7F7F7F"/>
                            </a:solidFill>
                            <a:prstDash val="sysDash"/>
                          </a:ln>
                        </wps:spPr>
                        <wps:bodyPr wrap="square" lIns="0" tIns="0" rIns="0" bIns="0" rtlCol="0">
                          <a:prstTxWarp prst="textNoShape">
                            <a:avLst/>
                          </a:prstTxWarp>
                          <a:noAutofit/>
                        </wps:bodyPr>
                      </wps:wsp>
                      <wps:wsp>
                        <wps:cNvPr id="199" name="Graphic 199"/>
                        <wps:cNvSpPr/>
                        <wps:spPr>
                          <a:xfrm>
                            <a:off x="46188" y="5278"/>
                            <a:ext cx="4050665" cy="2487930"/>
                          </a:xfrm>
                          <a:custGeom>
                            <a:avLst/>
                            <a:gdLst/>
                            <a:ahLst/>
                            <a:cxnLst/>
                            <a:rect l="l" t="t" r="r" b="b"/>
                            <a:pathLst>
                              <a:path w="4050665" h="2487930">
                                <a:moveTo>
                                  <a:pt x="0" y="2487524"/>
                                </a:moveTo>
                                <a:lnTo>
                                  <a:pt x="0" y="0"/>
                                </a:lnTo>
                              </a:path>
                              <a:path w="4050665" h="2487930">
                                <a:moveTo>
                                  <a:pt x="4050066" y="2487524"/>
                                </a:moveTo>
                                <a:lnTo>
                                  <a:pt x="4050066" y="0"/>
                                </a:lnTo>
                              </a:path>
                              <a:path w="4050665" h="2487930">
                                <a:moveTo>
                                  <a:pt x="0" y="2487524"/>
                                </a:moveTo>
                                <a:lnTo>
                                  <a:pt x="4050066" y="2487524"/>
                                </a:lnTo>
                              </a:path>
                              <a:path w="4050665" h="2487930">
                                <a:moveTo>
                                  <a:pt x="0" y="0"/>
                                </a:moveTo>
                                <a:lnTo>
                                  <a:pt x="4050066" y="0"/>
                                </a:lnTo>
                              </a:path>
                            </a:pathLst>
                          </a:custGeom>
                          <a:ln w="10557">
                            <a:solidFill>
                              <a:srgbClr val="000000"/>
                            </a:solidFill>
                            <a:prstDash val="solid"/>
                          </a:ln>
                        </wps:spPr>
                        <wps:bodyPr wrap="square" lIns="0" tIns="0" rIns="0" bIns="0" rtlCol="0">
                          <a:prstTxWarp prst="textNoShape">
                            <a:avLst/>
                          </a:prstTxWarp>
                          <a:noAutofit/>
                        </wps:bodyPr>
                      </wps:wsp>
                      <wps:wsp>
                        <wps:cNvPr id="200" name="Textbox 200"/>
                        <wps:cNvSpPr txBox="1"/>
                        <wps:spPr>
                          <a:xfrm>
                            <a:off x="1933151" y="1075345"/>
                            <a:ext cx="800735" cy="119380"/>
                          </a:xfrm>
                          <a:prstGeom prst="rect">
                            <a:avLst/>
                          </a:prstGeom>
                        </wps:spPr>
                        <wps:txbx>
                          <w:txbxContent>
                            <w:p w14:paraId="00DC2832" w14:textId="77777777" w:rsidR="00350CFB" w:rsidRDefault="00283FFF">
                              <w:pPr>
                                <w:spacing w:line="187" w:lineRule="exact"/>
                                <w:rPr>
                                  <w:rFonts w:ascii="Arial"/>
                                  <w:sz w:val="21"/>
                                </w:rPr>
                              </w:pPr>
                              <w:r>
                                <w:rPr>
                                  <w:rFonts w:ascii="Arial"/>
                                  <w:i/>
                                  <w:w w:val="115"/>
                                  <w:sz w:val="19"/>
                                </w:rPr>
                                <w:t>t</w:t>
                              </w:r>
                              <w:r>
                                <w:rPr>
                                  <w:rFonts w:ascii="Arial"/>
                                  <w:w w:val="115"/>
                                  <w:sz w:val="19"/>
                                  <w:vertAlign w:val="subscript"/>
                                </w:rPr>
                                <w:t>0</w:t>
                              </w:r>
                              <w:r>
                                <w:rPr>
                                  <w:rFonts w:ascii="Arial"/>
                                  <w:spacing w:val="-16"/>
                                  <w:w w:val="115"/>
                                  <w:sz w:val="19"/>
                                </w:rPr>
                                <w:t xml:space="preserve"> </w:t>
                              </w:r>
                              <w:r>
                                <w:rPr>
                                  <w:rFonts w:ascii="Arial"/>
                                  <w:w w:val="115"/>
                                  <w:sz w:val="20"/>
                                </w:rPr>
                                <w:t>=</w:t>
                              </w:r>
                              <w:r>
                                <w:rPr>
                                  <w:rFonts w:ascii="Arial"/>
                                  <w:spacing w:val="-25"/>
                                  <w:w w:val="115"/>
                                  <w:sz w:val="20"/>
                                </w:rPr>
                                <w:t xml:space="preserve"> </w:t>
                              </w:r>
                              <w:r>
                                <w:rPr>
                                  <w:rFonts w:ascii="Arial"/>
                                  <w:w w:val="115"/>
                                  <w:sz w:val="20"/>
                                </w:rPr>
                                <w:t xml:space="preserve">180 </w:t>
                              </w:r>
                              <w:r>
                                <w:rPr>
                                  <w:rFonts w:ascii="Arial"/>
                                  <w:spacing w:val="-4"/>
                                  <w:sz w:val="21"/>
                                </w:rPr>
                                <w:t>days</w:t>
                              </w:r>
                            </w:p>
                          </w:txbxContent>
                        </wps:txbx>
                        <wps:bodyPr wrap="square" lIns="0" tIns="0" rIns="0" bIns="0" rtlCol="0">
                          <a:noAutofit/>
                        </wps:bodyPr>
                      </wps:wsp>
                    </wpg:wgp>
                  </a:graphicData>
                </a:graphic>
              </wp:anchor>
            </w:drawing>
          </mc:Choice>
          <mc:Fallback>
            <w:pict>
              <v:group w14:anchorId="00DC2734" id="Group 151" o:spid="_x0000_s1143" style="position:absolute;left:0;text-align:left;margin-left:154.75pt;margin-top:-2.7pt;width:323pt;height:199.95pt;z-index:15753216;mso-wrap-distance-left:0;mso-wrap-distance-right:0;mso-position-horizontal-relative:page;mso-position-vertical-relative:text" coordsize="41021,2539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">
                <v:shape id="Graphic 152" o:spid="_x0000_s1144" style="position:absolute;left:2302;top:52;width:13;height:24880;visibility:visible;mso-wrap-style:square;v-text-anchor:top" coordsize="1270,24879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" path="m,2487524l,e" filled="f" strokecolor="#afafaf" strokeweight=".29325mm">
                  <v:path arrowok="t"/>
                </v:shape>
                <v:shape id="Graphic 153" o:spid="_x0000_s1145" style="position:absolute;left:2302;top:24928;width:13;height:463;visibility:visible;mso-wrap-style:square;v-text-anchor:top" coordsize="1270,463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" path="m,l,46188e" fillcolor="black" stroked="f">
                  <v:path arrowok="t"/>
                </v:shape>
                <v:shape id="Graphic 154" o:spid="_x0000_s1146" style="position:absolute;left:2302;top:24928;width:13;height:463;visibility:visible;mso-wrap-style:square;v-text-anchor:top" coordsize="1270,463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" path="m,l,46188e" filled="f" strokeweight=".29325mm">
                  <v:path arrowok="t"/>
                </v:shape>
                <v:shape id="Graphic 155" o:spid="_x0000_s1147" style="position:absolute;left:6905;top:52;width:12;height:24880;visibility:visible;mso-wrap-style:square;v-text-anchor:top" coordsize="1270,24879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" path="m,2487524l,e" filled="f" strokecolor="#afafaf" strokeweight=".29325mm">
                  <v:path arrowok="t"/>
                </v:shape>
                <v:shape id="Graphic 156" o:spid="_x0000_s1148" style="position:absolute;left:6905;top:24928;width:12;height:463;visibility:visible;mso-wrap-style:square;v-text-anchor:top" coordsize="1270,463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" path="m,l,46188e" fillcolor="black" stroked="f">
                  <v:path arrowok="t"/>
                </v:shape>
                <v:shape id="Graphic 157" o:spid="_x0000_s1149" style="position:absolute;left:6905;top:24928;width:12;height:463;visibility:visible;mso-wrap-style:square;v-text-anchor:top" coordsize="1270,463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" path="m,l,46188e" filled="f" strokeweight=".29325mm">
                  <v:path arrowok="t"/>
                </v:shape>
                <v:shape id="Graphic 158" o:spid="_x0000_s1150" style="position:absolute;left:11507;top:52;width:13;height:24880;visibility:visible;mso-wrap-style:square;v-text-anchor:top" coordsize="1270,24879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" path="m,2487524l,e" filled="f" strokecolor="#afafaf" strokeweight=".29325mm">
                  <v:path arrowok="t"/>
                </v:shape>
                <v:shape id="Graphic 159" o:spid="_x0000_s1151" style="position:absolute;left:11507;top:24928;width:13;height:463;visibility:visible;mso-wrap-style:square;v-text-anchor:top" coordsize="1270,463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" path="m,l,46188e" fillcolor="black" stroked="f">
                  <v:path arrowok="t"/>
                </v:shape>
                <v:shape id="Graphic 160" o:spid="_x0000_s1152" style="position:absolute;left:11507;top:24928;width:13;height:463;visibility:visible;mso-wrap-style:square;v-text-anchor:top" coordsize="1270,463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" path="m,l,46188e" filled="f" strokeweight=".29325mm">
                  <v:path arrowok="t"/>
                </v:shape>
                <v:shape id="Graphic 161" o:spid="_x0000_s1153" style="position:absolute;left:16109;top:52;width:13;height:24880;visibility:visible;mso-wrap-style:square;v-text-anchor:top" coordsize="1270,24879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" path="m,2487524l,e" filled="f" strokecolor="#afafaf" strokeweight=".29325mm">
                  <v:path arrowok="t"/>
                </v:shape>
                <v:shape id="Graphic 162" o:spid="_x0000_s1154" style="position:absolute;left:16109;top:24928;width:13;height:463;visibility:visible;mso-wrap-style:square;v-text-anchor:top" coordsize="1270,463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" path="m,l,46188e" fillcolor="black" stroked="f">
                  <v:path arrowok="t"/>
                </v:shape>
                <v:shape id="Graphic 163" o:spid="_x0000_s1155" style="position:absolute;left:16109;top:24928;width:13;height:463;visibility:visible;mso-wrap-style:square;v-text-anchor:top" coordsize="1270,463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" path="m,l,46188e" filled="f" strokeweight=".29325mm">
                  <v:path arrowok="t"/>
                </v:shape>
                <v:shape id="Graphic 164" o:spid="_x0000_s1156" style="position:absolute;left:20712;top:52;width:12;height:24880;visibility:visible;mso-wrap-style:square;v-text-anchor:top" coordsize="1270,24879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" path="m,2487524l,e" filled="f" strokecolor="#afafaf" strokeweight=".29325mm">
                  <v:path arrowok="t"/>
                </v:shape>
                <v:shape id="Graphic 165" o:spid="_x0000_s1157" style="position:absolute;left:20712;top:24928;width:12;height:463;visibility:visible;mso-wrap-style:square;v-text-anchor:top" coordsize="1270,463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" path="m,l,46188e" fillcolor="black" stroked="f">
                  <v:path arrowok="t"/>
                </v:shape>
                <v:shape id="Graphic 166" o:spid="_x0000_s1158" style="position:absolute;left:20712;top:24928;width:12;height:463;visibility:visible;mso-wrap-style:square;v-text-anchor:top" coordsize="1270,463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" path="m,l,46188e" filled="f" strokeweight=".29325mm">
                  <v:path arrowok="t"/>
                </v:shape>
                <v:shape id="Graphic 167" o:spid="_x0000_s1159" style="position:absolute;left:25314;top:52;width:13;height:24880;visibility:visible;mso-wrap-style:square;v-text-anchor:top" coordsize="1270,24879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" path="m,2487524l,e" filled="f" strokecolor="#afafaf" strokeweight=".29325mm">
                  <v:path arrowok="t"/>
                </v:shape>
                <v:shape id="Graphic 168" o:spid="_x0000_s1160" style="position:absolute;left:25314;top:24928;width:13;height:463;visibility:visible;mso-wrap-style:square;v-text-anchor:top" coordsize="1270,463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" path="m,l,46188e" fillcolor="black" stroked="f">
                  <v:path arrowok="t"/>
                </v:shape>
                <v:shape id="Graphic 169" o:spid="_x0000_s1161" style="position:absolute;left:25314;top:24928;width:13;height:463;visibility:visible;mso-wrap-style:square;v-text-anchor:top" coordsize="1270,463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" path="m,l,46188e" filled="f" strokeweight=".29325mm">
                  <v:path arrowok="t"/>
                </v:shape>
                <v:shape id="Graphic 170" o:spid="_x0000_s1162" style="position:absolute;left:29916;top:52;width:13;height:24880;visibility:visible;mso-wrap-style:square;v-text-anchor:top" coordsize="1270,24879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" path="m,2487524l,e" filled="f" strokecolor="#afafaf" strokeweight=".29325mm">
                  <v:path arrowok="t"/>
                </v:shape>
                <v:shape id="Graphic 171" o:spid="_x0000_s1163" style="position:absolute;left:29916;top:24928;width:13;height:463;visibility:visible;mso-wrap-style:square;v-text-anchor:top" coordsize="1270,463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" path="m,l,46188e" fillcolor="black" stroked="f">
                  <v:path arrowok="t"/>
                </v:shape>
                <v:shape id="Graphic 172" o:spid="_x0000_s1164" style="position:absolute;left:29916;top:24928;width:13;height:463;visibility:visible;mso-wrap-style:square;v-text-anchor:top" coordsize="1270,463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" path="m,l,46188e" filled="f" strokeweight=".29325mm">
                  <v:path arrowok="t"/>
                </v:shape>
                <v:shape id="Graphic 173" o:spid="_x0000_s1165" style="position:absolute;left:34519;top:52;width:12;height:24880;visibility:visible;mso-wrap-style:square;v-text-anchor:top" coordsize="1270,24879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" path="m,2487524l,e" filled="f" strokecolor="#afafaf" strokeweight=".29325mm">
                  <v:path arrowok="t"/>
                </v:shape>
                <v:shape id="Graphic 174" o:spid="_x0000_s1166" style="position:absolute;left:34519;top:24928;width:12;height:463;visibility:visible;mso-wrap-style:square;v-text-anchor:top" coordsize="1270,463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" path="m,l,46188e" fillcolor="black" stroked="f">
                  <v:path arrowok="t"/>
                </v:shape>
                <v:shape id="Graphic 175" o:spid="_x0000_s1167" style="position:absolute;left:34519;top:24928;width:12;height:463;visibility:visible;mso-wrap-style:square;v-text-anchor:top" coordsize="1270,463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" path="m,l,46188e" filled="f" strokeweight=".29325mm">
                  <v:path arrowok="t"/>
                </v:shape>
                <v:shape id="Graphic 176" o:spid="_x0000_s1168" style="position:absolute;left:39121;top:52;width:13;height:24880;visibility:visible;mso-wrap-style:square;v-text-anchor:top" coordsize="1270,24879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" path="m,2487524l,e" filled="f" strokecolor="#afafaf" strokeweight=".29325mm">
                  <v:path arrowok="t"/>
                </v:shape>
                <v:shape id="Graphic 177" o:spid="_x0000_s1169" style="position:absolute;left:39121;top:24928;width:13;height:463;visibility:visible;mso-wrap-style:square;v-text-anchor:top" coordsize="1270,463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" path="m,l,46188e" fillcolor="black" stroked="f">
                  <v:path arrowok="t"/>
                </v:shape>
                <v:shape id="Graphic 178" o:spid="_x0000_s1170" style="position:absolute;left:39121;top:24928;width:13;height:463;visibility:visible;mso-wrap-style:square;v-text-anchor:top" coordsize="1270,463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" path="m,l,46188e" filled="f" strokeweight=".29325mm">
                  <v:path arrowok="t"/>
                </v:shape>
                <v:shape id="Graphic 179" o:spid="_x0000_s1171" style="position:absolute;left:461;top:24463;width:40507;height:12;visibility:visible;mso-wrap-style:square;v-text-anchor:top" coordsize="405066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" path="m,l4050066,e" filled="f" strokecolor="#afafaf" strokeweight=".29325mm">
                  <v:path arrowok="t"/>
                </v:shape>
                <v:shape id="Graphic 180" o:spid="_x0000_s1172" style="position:absolute;top:24463;width:463;height:12;visibility:visible;mso-wrap-style:square;v-text-anchor:top" coordsize="4635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" path="m46188,l,e" fillcolor="black" stroked="f">
                  <v:path arrowok="t"/>
                </v:shape>
                <v:shape id="Graphic 181" o:spid="_x0000_s1173" style="position:absolute;top:24463;width:463;height:12;visibility:visible;mso-wrap-style:square;v-text-anchor:top" coordsize="4635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" path="m46188,l,e" filled="f" strokeweight=".29325mm">
                  <v:path arrowok="t"/>
                </v:shape>
                <v:shape id="Graphic 182" o:spid="_x0000_s1174" style="position:absolute;left:461;top:19813;width:40507;height:13;visibility:visible;mso-wrap-style:square;v-text-anchor:top" coordsize="405066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" path="m,l4050066,e" filled="f" strokecolor="#afafaf" strokeweight=".29325mm">
                  <v:path arrowok="t"/>
                </v:shape>
                <v:shape id="Graphic 183" o:spid="_x0000_s1175" style="position:absolute;top:19813;width:463;height:13;visibility:visible;mso-wrap-style:square;v-text-anchor:top" coordsize="4635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" path="m46188,l,e" fillcolor="black" stroked="f">
                  <v:path arrowok="t"/>
                </v:shape>
                <v:shape id="Graphic 184" o:spid="_x0000_s1176" style="position:absolute;top:19813;width:463;height:13;visibility:visible;mso-wrap-style:square;v-text-anchor:top" coordsize="4635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" path="m46188,l,e" filled="f" strokeweight=".29325mm">
                  <v:path arrowok="t"/>
                </v:shape>
                <v:shape id="Graphic 185" o:spid="_x0000_s1177" style="position:absolute;left:461;top:15163;width:40507;height:13;visibility:visible;mso-wrap-style:square;v-text-anchor:top" coordsize="405066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" path="m,l4050066,e" filled="f" strokecolor="#afafaf" strokeweight=".29325mm">
                  <v:path arrowok="t"/>
                </v:shape>
                <v:shape id="Graphic 186" o:spid="_x0000_s1178" style="position:absolute;top:15163;width:463;height:13;visibility:visible;mso-wrap-style:square;v-text-anchor:top" coordsize="4635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" path="m46188,l,e" fillcolor="black" stroked="f">
                  <v:path arrowok="t"/>
                </v:shape>
                <v:shape id="Graphic 187" o:spid="_x0000_s1179" style="position:absolute;top:15163;width:463;height:13;visibility:visible;mso-wrap-style:square;v-text-anchor:top" coordsize="4635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" path="m46188,l,e" filled="f" strokeweight=".29325mm">
                  <v:path arrowok="t"/>
                </v:shape>
                <v:shape id="Graphic 188" o:spid="_x0000_s1180" style="position:absolute;left:461;top:10514;width:40507;height:13;visibility:visible;mso-wrap-style:square;v-text-anchor:top" coordsize="405066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" path="m,l4050066,e" filled="f" strokecolor="#afafaf" strokeweight=".29325mm">
                  <v:path arrowok="t"/>
                </v:shape>
                <v:shape id="Graphic 189" o:spid="_x0000_s1181" style="position:absolute;top:10514;width:463;height:13;visibility:visible;mso-wrap-style:square;v-text-anchor:top" coordsize="4635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" path="m46188,l,e" fillcolor="black" stroked="f">
                  <v:path arrowok="t"/>
                </v:shape>
                <v:shape id="Graphic 190" o:spid="_x0000_s1182" style="position:absolute;top:10514;width:463;height:13;visibility:visible;mso-wrap-style:square;v-text-anchor:top" coordsize="4635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" path="m46188,l,e" filled="f" strokeweight=".29325mm">
                  <v:path arrowok="t"/>
                </v:shape>
                <v:shape id="Graphic 191" o:spid="_x0000_s1183" style="position:absolute;left:461;top:5864;width:40507;height:13;visibility:visible;mso-wrap-style:square;v-text-anchor:top" coordsize="405066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" path="m,l4050066,e" filled="f" strokecolor="#afafaf" strokeweight=".29325mm">
                  <v:path arrowok="t"/>
                </v:shape>
                <v:shape id="Graphic 192" o:spid="_x0000_s1184" style="position:absolute;top:5864;width:463;height:13;visibility:visible;mso-wrap-style:square;v-text-anchor:top" coordsize="4635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" path="m46188,l,e" fillcolor="black" stroked="f">
                  <v:path arrowok="t"/>
                </v:shape>
                <v:shape id="Graphic 193" o:spid="_x0000_s1185" style="position:absolute;top:5864;width:463;height:13;visibility:visible;mso-wrap-style:square;v-text-anchor:top" coordsize="4635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" path="m46188,l,e" filled="f" strokeweight=".29325mm">
                  <v:path arrowok="t"/>
                </v:shape>
                <v:shape id="Graphic 194" o:spid="_x0000_s1186" style="position:absolute;left:461;top:1215;width:40507;height:12;visibility:visible;mso-wrap-style:square;v-text-anchor:top" coordsize="405066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" path="m,l4050066,e" filled="f" strokecolor="#afafaf" strokeweight=".29325mm">
                  <v:path arrowok="t"/>
                </v:shape>
                <v:shape id="Graphic 195" o:spid="_x0000_s1187" style="position:absolute;top:1215;width:463;height:12;visibility:visible;mso-wrap-style:square;v-text-anchor:top" coordsize="4635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" path="m46188,l,e" fillcolor="black" stroked="f">
                  <v:path arrowok="t"/>
                </v:shape>
                <v:shape id="Graphic 196" o:spid="_x0000_s1188" style="position:absolute;top:1215;width:463;height:12;visibility:visible;mso-wrap-style:square;v-text-anchor:top" coordsize="4635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" path="m46188,l,e" filled="f" strokeweight=".29325mm">
                  <v:path arrowok="t"/>
                </v:shape>
                <v:shape id="Graphic 197" o:spid="_x0000_s1189" style="position:absolute;left:2302;top:4512;width:36824;height:17634;visibility:visible;mso-wrap-style:square;v-text-anchor:top" coordsize="3682365,17633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" path="m,l110733,35532,221466,74118r110733,41735l442932,160799r110733,48180l664399,260368r110733,54521l895093,377332r119961,65709l1144242,517069r147645,88084l1467214,713307r627488,390685l2242346,1190334r129189,72169l2491496,1326262r119961,60329l2722190,1439062r110733,49281l2943657,1534394r110733,42827l3165123,1616874r110733,36563l3386589,1687024r119961,33185l3626511,1750253r55367,12863e" filled="f" strokecolor="#2b5e8a" strokeweight=".73314mm">
                  <v:path arrowok="t"/>
                </v:shape>
                <v:shape id="Graphic 198" o:spid="_x0000_s1190" style="position:absolute;left:18871;top:52;width:12;height:24880;visibility:visible;mso-wrap-style:square;v-text-anchor:top" coordsize="1270,24879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" path="m,2487524l,e" filled="f" strokecolor="#7f7f7f" strokeweight=".29325mm">
                  <v:stroke dashstyle="3 1"/>
                  <v:path arrowok="t"/>
                </v:shape>
                <v:shape id="Graphic 199" o:spid="_x0000_s1191" style="position:absolute;left:461;top:52;width:40507;height:24880;visibility:visible;mso-wrap-style:square;v-text-anchor:top" coordsize="4050665,24879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" path="m,2487524l,em4050066,2487524l4050066,em,2487524r4050066,em,l4050066,e" filled="f" strokeweight=".29325mm">
                  <v:path arrowok="t"/>
                </v:shape>
                <v:shape id="Textbox 200" o:spid="_x0000_s1192" type="#_x0000_t202" style="position:absolute;left:19331;top:10753;width:8007;height:119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" filled="f" stroked="f">
                  <v:textbox inset="0,0,0,0">
                    <w:txbxContent>
                      <w:p w14:paraId="00DC2832" w14:textId="77777777" w:rsidR="00350CFB" w:rsidRDefault="00283FFF">
                        <w:pPr>
                          <w:spacing w:line="187" w:lineRule="exact"/>
                          <w:rPr>
                            <w:rFonts w:ascii="Arial"/>
                            <w:sz w:val="21"/>
                          </w:rPr>
                        </w:pPr>
                        <w:r>
                          <w:rPr>
                            <w:rFonts w:ascii="Arial"/>
                            <w:i/>
                            <w:w w:val="115"/>
                            <w:sz w:val="19"/>
                          </w:rPr>
                          <w:t>t</w:t>
                        </w:r>
                        <w:r>
                          <w:rPr>
                            <w:rFonts w:ascii="Arial"/>
                            <w:w w:val="115"/>
                            <w:sz w:val="19"/>
                            <w:vertAlign w:val="subscript"/>
                          </w:rPr>
                          <w:t>0</w:t>
                        </w:r>
                        <w:r>
                          <w:rPr>
                            <w:rFonts w:ascii="Arial"/>
                            <w:spacing w:val="-16"/>
                            <w:w w:val="115"/>
                            <w:sz w:val="19"/>
                          </w:rPr>
                          <w:t xml:space="preserve"> </w:t>
                        </w:r>
                        <w:r>
                          <w:rPr>
                            <w:rFonts w:ascii="Arial"/>
                            <w:w w:val="115"/>
                            <w:sz w:val="20"/>
                          </w:rPr>
                          <w:t>=</w:t>
                        </w:r>
                        <w:r>
                          <w:rPr>
                            <w:rFonts w:ascii="Arial"/>
                            <w:spacing w:val="-25"/>
                            <w:w w:val="115"/>
                            <w:sz w:val="20"/>
                          </w:rPr>
                          <w:t xml:space="preserve"> </w:t>
                        </w:r>
                        <w:r>
                          <w:rPr>
                            <w:rFonts w:ascii="Arial"/>
                            <w:w w:val="115"/>
                            <w:sz w:val="20"/>
                          </w:rPr>
                          <w:t xml:space="preserve">180 </w:t>
                        </w:r>
                        <w:r>
                          <w:rPr>
                            <w:rFonts w:ascii="Arial"/>
                            <w:spacing w:val="-4"/>
                            <w:sz w:val="21"/>
                          </w:rPr>
                          <w:t>days</w:t>
                        </w:r>
                      </w:p>
                    </w:txbxContent>
                  </v:textbox>
                </v:shape>
                <w10:wrap anchorx="page"/>
              </v:group>
            </w:pict>
          </mc:Fallback>
        </mc:AlternateContent>
      </w:r>
      <w:bookmarkStart w:id="220" w:name="_bookmark62"/>
      <w:bookmarkEnd w:id="220"/>
      <w:r>
        <w:rPr>
          <w:rFonts w:ascii="Arial"/>
          <w:spacing w:val="-5"/>
          <w:w w:val="105"/>
          <w:sz w:val="23"/>
        </w:rPr>
        <w:t>1.0</w:t>
      </w:r>
    </w:p>
    <w:p w14:paraId="00DC1F05" w14:textId="77777777" w:rsidR="00350CFB" w:rsidRDefault="00350CFB">
      <w:pPr>
        <w:pStyle w:val="BodyText"/>
        <w:rPr>
          <w:rFonts w:ascii="Arial"/>
          <w:sz w:val="20"/>
        </w:rPr>
      </w:pPr>
    </w:p>
    <w:p w14:paraId="00DC1F06" w14:textId="77777777" w:rsidR="00350CFB" w:rsidRDefault="00350CFB">
      <w:pPr>
        <w:pStyle w:val="BodyText"/>
        <w:spacing w:before="7"/>
        <w:rPr>
          <w:rFonts w:ascii="Arial"/>
          <w:sz w:val="20"/>
        </w:rPr>
      </w:pPr>
    </w:p>
    <w:p w14:paraId="00DC1F07" w14:textId="77777777" w:rsidR="00350CFB" w:rsidRDefault="00283FFF">
      <w:pPr>
        <w:spacing w:before="1"/>
        <w:ind w:left="1700"/>
        <w:rPr>
          <w:rFonts w:ascii="Arial"/>
          <w:sz w:val="23"/>
        </w:rPr>
      </w:pPr>
      <w:r>
        <w:rPr>
          <w:rFonts w:ascii="Arial"/>
          <w:noProof/>
          <w:sz w:val="23"/>
        </w:rPr>
        <mc:AlternateContent>
          <mc:Choice Requires="wps">
            <w:drawing>
              <wp:anchor distT="0" distB="0" distL="0" distR="0" simplePos="0" relativeHeight="15754240" behindDoc="0" locked="0" layoutInCell="1" allowOverlap="1" wp14:anchorId="00DC2736" wp14:editId="00DC2737">
                <wp:simplePos x="0" y="0"/>
                <wp:positionH relativeFrom="page">
                  <wp:posOffset>1485694</wp:posOffset>
                </wp:positionH>
                <wp:positionV relativeFrom="paragraph">
                  <wp:posOffset>36091</wp:posOffset>
                </wp:positionV>
                <wp:extent cx="168275" cy="1433195"/>
                <wp:effectExtent l="0" t="0" r="0" b="0"/>
                <wp:wrapNone/>
                <wp:docPr id="201" name="Textbox 2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275" cy="1433195"/>
                        </a:xfrm>
                        <a:prstGeom prst="rect">
                          <a:avLst/>
                        </a:prstGeom>
                      </wps:spPr>
                      <wps:txbx>
                        <w:txbxContent>
                          <w:p w14:paraId="00DC2833" w14:textId="77777777" w:rsidR="00350CFB" w:rsidRDefault="00283FFF">
                            <w:pPr>
                              <w:spacing w:line="249" w:lineRule="exact"/>
                              <w:ind w:left="20"/>
                              <w:rPr>
                                <w:rFonts w:ascii="Arial" w:hAnsi="Arial"/>
                                <w:sz w:val="25"/>
                              </w:rPr>
                            </w:pPr>
                            <w:r>
                              <w:rPr>
                                <w:rFonts w:ascii="Arial" w:hAnsi="Arial"/>
                                <w:sz w:val="26"/>
                              </w:rPr>
                              <w:t>Decay</w:t>
                            </w:r>
                            <w:r>
                              <w:rPr>
                                <w:rFonts w:ascii="Arial" w:hAnsi="Arial"/>
                                <w:spacing w:val="1"/>
                                <w:sz w:val="26"/>
                              </w:rPr>
                              <w:t xml:space="preserve"> </w:t>
                            </w:r>
                            <w:r>
                              <w:rPr>
                                <w:rFonts w:ascii="Arial" w:hAnsi="Arial"/>
                                <w:sz w:val="26"/>
                              </w:rPr>
                              <w:t>weight</w:t>
                            </w:r>
                            <w:r>
                              <w:rPr>
                                <w:rFonts w:ascii="Arial" w:hAnsi="Arial"/>
                                <w:spacing w:val="1"/>
                                <w:sz w:val="26"/>
                              </w:rPr>
                              <w:t xml:space="preserve"> </w:t>
                            </w:r>
                            <w:r>
                              <w:rPr>
                                <w:rFonts w:ascii="Arial" w:hAnsi="Arial"/>
                                <w:i/>
                                <w:spacing w:val="-4"/>
                                <w:sz w:val="18"/>
                              </w:rPr>
                              <w:t>σ</w:t>
                            </w:r>
                            <w:r>
                              <w:rPr>
                                <w:rFonts w:ascii="Arial" w:hAnsi="Arial"/>
                                <w:spacing w:val="-4"/>
                                <w:sz w:val="25"/>
                              </w:rPr>
                              <w:t>(</w:t>
                            </w:r>
                            <w:r>
                              <w:rPr>
                                <w:rFonts w:ascii="Arial" w:hAnsi="Arial"/>
                                <w:spacing w:val="-4"/>
                              </w:rPr>
                              <w:t>Δ</w:t>
                            </w:r>
                            <w:r>
                              <w:rPr>
                                <w:rFonts w:ascii="Arial" w:hAnsi="Arial"/>
                                <w:i/>
                                <w:spacing w:val="-4"/>
                                <w:sz w:val="24"/>
                              </w:rPr>
                              <w:t>t</w:t>
                            </w:r>
                            <w:r>
                              <w:rPr>
                                <w:rFonts w:ascii="Arial" w:hAnsi="Arial"/>
                                <w:spacing w:val="-4"/>
                                <w:sz w:val="25"/>
                              </w:rPr>
                              <w:t>)</w:t>
                            </w:r>
                          </w:p>
                        </w:txbxContent>
                      </wps:txbx>
                      <wps:bodyPr vert="vert270" wrap="square" lIns="0" tIns="0" rIns="0" bIns="0" rtlCol="0">
                        <a:noAutofit/>
                      </wps:bodyPr>
                    </wps:wsp>
                  </a:graphicData>
                </a:graphic>
              </wp:anchor>
            </w:drawing>
          </mc:Choice>
          <mc:Fallback>
            <w:pict>
              <v:shape w14:anchorId="00DC2736" id="Textbox 201" o:spid="_x0000_s1193" type="#_x0000_t202" style="position:absolute;left:0;text-align:left;margin-left:117pt;margin-top:2.85pt;width:13.25pt;height:112.85pt;z-index:157542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" filled="f" stroked="f">
                <v:textbox style="layout-flow:vertical;mso-layout-flow-alt:bottom-to-top" inset="0,0,0,0">
                  <w:txbxContent>
                    <w:p w14:paraId="00DC2833" w14:textId="77777777" w:rsidR="00350CFB" w:rsidRDefault="00283FFF">
                      <w:pPr>
                        <w:spacing w:line="249" w:lineRule="exact"/>
                        <w:ind w:left="20"/>
                        <w:rPr>
                          <w:rFonts w:ascii="Arial" w:hAnsi="Arial"/>
                          <w:sz w:val="25"/>
                        </w:rPr>
                      </w:pPr>
                      <w:r>
                        <w:rPr>
                          <w:rFonts w:ascii="Arial" w:hAnsi="Arial"/>
                          <w:sz w:val="26"/>
                        </w:rPr>
                        <w:t>Decay</w:t>
                      </w:r>
                      <w:r>
                        <w:rPr>
                          <w:rFonts w:ascii="Arial" w:hAnsi="Arial"/>
                          <w:spacing w:val="1"/>
                          <w:sz w:val="26"/>
                        </w:rPr>
                        <w:t xml:space="preserve"> </w:t>
                      </w:r>
                      <w:r>
                        <w:rPr>
                          <w:rFonts w:ascii="Arial" w:hAnsi="Arial"/>
                          <w:sz w:val="26"/>
                        </w:rPr>
                        <w:t>weight</w:t>
                      </w:r>
                      <w:r>
                        <w:rPr>
                          <w:rFonts w:ascii="Arial" w:hAnsi="Arial"/>
                          <w:spacing w:val="1"/>
                          <w:sz w:val="26"/>
                        </w:rPr>
                        <w:t xml:space="preserve"> </w:t>
                      </w:r>
                      <w:r>
                        <w:rPr>
                          <w:rFonts w:ascii="Arial" w:hAnsi="Arial"/>
                          <w:i/>
                          <w:spacing w:val="-4"/>
                          <w:sz w:val="18"/>
                        </w:rPr>
                        <w:t>σ</w:t>
                      </w:r>
                      <w:r>
                        <w:rPr>
                          <w:rFonts w:ascii="Arial" w:hAnsi="Arial"/>
                          <w:spacing w:val="-4"/>
                          <w:sz w:val="25"/>
                        </w:rPr>
                        <w:t>(</w:t>
                      </w:r>
                      <w:r>
                        <w:rPr>
                          <w:rFonts w:ascii="Arial" w:hAnsi="Arial"/>
                          <w:spacing w:val="-4"/>
                        </w:rPr>
                        <w:t>Δ</w:t>
                      </w:r>
                      <w:r>
                        <w:rPr>
                          <w:rFonts w:ascii="Arial" w:hAnsi="Arial"/>
                          <w:i/>
                          <w:spacing w:val="-4"/>
                          <w:sz w:val="24"/>
                        </w:rPr>
                        <w:t>t</w:t>
                      </w:r>
                      <w:r>
                        <w:rPr>
                          <w:rFonts w:ascii="Arial" w:hAnsi="Arial"/>
                          <w:spacing w:val="-4"/>
                          <w:sz w:val="25"/>
                        </w:rPr>
                        <w:t>)</w:t>
                      </w:r>
                    </w:p>
                  </w:txbxContent>
                </v:textbox>
                <w10:wrap anchorx="page"/>
              </v:shape>
            </w:pict>
          </mc:Fallback>
        </mc:AlternateContent>
      </w:r>
      <w:r>
        <w:rPr>
          <w:rFonts w:ascii="Arial"/>
          <w:spacing w:val="-5"/>
          <w:w w:val="105"/>
          <w:sz w:val="23"/>
        </w:rPr>
        <w:t>0.8</w:t>
      </w:r>
    </w:p>
    <w:p w14:paraId="00DC1F08" w14:textId="77777777" w:rsidR="00350CFB" w:rsidRDefault="00350CFB">
      <w:pPr>
        <w:pStyle w:val="BodyText"/>
        <w:rPr>
          <w:rFonts w:ascii="Arial"/>
          <w:sz w:val="20"/>
        </w:rPr>
      </w:pPr>
    </w:p>
    <w:p w14:paraId="00DC1F09" w14:textId="77777777" w:rsidR="00350CFB" w:rsidRDefault="00350CFB">
      <w:pPr>
        <w:pStyle w:val="BodyText"/>
        <w:spacing w:before="7"/>
        <w:rPr>
          <w:rFonts w:ascii="Arial"/>
          <w:sz w:val="20"/>
        </w:rPr>
      </w:pPr>
    </w:p>
    <w:p w14:paraId="00DC1F0A" w14:textId="77777777" w:rsidR="00350CFB" w:rsidRDefault="00283FFF">
      <w:pPr>
        <w:ind w:left="1700"/>
        <w:rPr>
          <w:rFonts w:ascii="Arial"/>
          <w:sz w:val="23"/>
        </w:rPr>
      </w:pPr>
      <w:r>
        <w:rPr>
          <w:rFonts w:ascii="Arial"/>
          <w:spacing w:val="-5"/>
          <w:w w:val="105"/>
          <w:sz w:val="23"/>
        </w:rPr>
        <w:t>0.6</w:t>
      </w:r>
    </w:p>
    <w:p w14:paraId="00DC1F0B" w14:textId="77777777" w:rsidR="00350CFB" w:rsidRDefault="00350CFB">
      <w:pPr>
        <w:pStyle w:val="BodyText"/>
        <w:rPr>
          <w:rFonts w:ascii="Arial"/>
          <w:sz w:val="20"/>
        </w:rPr>
      </w:pPr>
    </w:p>
    <w:p w14:paraId="00DC1F0C" w14:textId="77777777" w:rsidR="00350CFB" w:rsidRDefault="00350CFB">
      <w:pPr>
        <w:pStyle w:val="BodyText"/>
        <w:spacing w:before="8"/>
        <w:rPr>
          <w:rFonts w:ascii="Arial"/>
          <w:sz w:val="20"/>
        </w:rPr>
      </w:pPr>
    </w:p>
    <w:p w14:paraId="00DC1F0D" w14:textId="77777777" w:rsidR="00350CFB" w:rsidRDefault="00283FFF">
      <w:pPr>
        <w:ind w:left="1700"/>
        <w:rPr>
          <w:rFonts w:ascii="Arial"/>
          <w:sz w:val="23"/>
        </w:rPr>
      </w:pPr>
      <w:r>
        <w:rPr>
          <w:rFonts w:ascii="Arial"/>
          <w:spacing w:val="-5"/>
          <w:w w:val="105"/>
          <w:sz w:val="23"/>
        </w:rPr>
        <w:t>0.4</w:t>
      </w:r>
    </w:p>
    <w:p w14:paraId="00DC1F0E" w14:textId="77777777" w:rsidR="00350CFB" w:rsidRDefault="00350CFB">
      <w:pPr>
        <w:pStyle w:val="BodyText"/>
        <w:rPr>
          <w:rFonts w:ascii="Arial"/>
          <w:sz w:val="20"/>
        </w:rPr>
      </w:pPr>
    </w:p>
    <w:p w14:paraId="00DC1F0F" w14:textId="77777777" w:rsidR="00350CFB" w:rsidRDefault="00350CFB">
      <w:pPr>
        <w:pStyle w:val="BodyText"/>
        <w:spacing w:before="8"/>
        <w:rPr>
          <w:rFonts w:ascii="Arial"/>
          <w:sz w:val="20"/>
        </w:rPr>
      </w:pPr>
    </w:p>
    <w:p w14:paraId="00DC1F10" w14:textId="77777777" w:rsidR="00350CFB" w:rsidRDefault="00283FFF">
      <w:pPr>
        <w:ind w:left="1700"/>
        <w:rPr>
          <w:rFonts w:ascii="Arial"/>
          <w:sz w:val="23"/>
        </w:rPr>
      </w:pPr>
      <w:r>
        <w:rPr>
          <w:rFonts w:ascii="Arial"/>
          <w:spacing w:val="-5"/>
          <w:w w:val="105"/>
          <w:sz w:val="23"/>
        </w:rPr>
        <w:t>0.2</w:t>
      </w:r>
    </w:p>
    <w:p w14:paraId="00DC1F11" w14:textId="77777777" w:rsidR="00350CFB" w:rsidRDefault="00350CFB">
      <w:pPr>
        <w:pStyle w:val="BodyText"/>
        <w:rPr>
          <w:rFonts w:ascii="Arial"/>
          <w:sz w:val="20"/>
        </w:rPr>
      </w:pPr>
    </w:p>
    <w:p w14:paraId="00DC1F12" w14:textId="77777777" w:rsidR="00350CFB" w:rsidRDefault="00350CFB">
      <w:pPr>
        <w:pStyle w:val="BodyText"/>
        <w:spacing w:before="8"/>
        <w:rPr>
          <w:rFonts w:ascii="Arial"/>
          <w:sz w:val="20"/>
        </w:rPr>
      </w:pPr>
    </w:p>
    <w:p w14:paraId="00DC1F13" w14:textId="77777777" w:rsidR="00350CFB" w:rsidRDefault="00283FFF">
      <w:pPr>
        <w:ind w:left="1700"/>
        <w:rPr>
          <w:rFonts w:ascii="Arial"/>
          <w:sz w:val="23"/>
        </w:rPr>
      </w:pPr>
      <w:r>
        <w:rPr>
          <w:rFonts w:ascii="Arial"/>
          <w:spacing w:val="-5"/>
          <w:w w:val="105"/>
          <w:sz w:val="23"/>
        </w:rPr>
        <w:t>0.0</w:t>
      </w:r>
    </w:p>
    <w:p w14:paraId="00DC1F14" w14:textId="77777777" w:rsidR="00350CFB" w:rsidRDefault="00283FFF">
      <w:pPr>
        <w:tabs>
          <w:tab w:val="left" w:pos="3058"/>
          <w:tab w:val="left" w:pos="3717"/>
          <w:tab w:val="left" w:pos="4441"/>
          <w:tab w:val="left" w:pos="5166"/>
          <w:tab w:val="left" w:pos="5891"/>
          <w:tab w:val="left" w:pos="6616"/>
          <w:tab w:val="left" w:pos="7340"/>
          <w:tab w:val="left" w:pos="8065"/>
        </w:tabs>
        <w:spacing w:before="33"/>
        <w:ind w:left="2399"/>
        <w:rPr>
          <w:rFonts w:ascii="Arial"/>
          <w:sz w:val="23"/>
        </w:rPr>
      </w:pPr>
      <w:r>
        <w:rPr>
          <w:rFonts w:ascii="Arial"/>
          <w:spacing w:val="-10"/>
          <w:w w:val="105"/>
          <w:sz w:val="23"/>
        </w:rPr>
        <w:t>0</w:t>
      </w:r>
      <w:r>
        <w:rPr>
          <w:rFonts w:ascii="Arial"/>
          <w:sz w:val="23"/>
        </w:rPr>
        <w:tab/>
      </w:r>
      <w:r>
        <w:rPr>
          <w:rFonts w:ascii="Arial"/>
          <w:spacing w:val="-5"/>
          <w:w w:val="105"/>
          <w:sz w:val="23"/>
        </w:rPr>
        <w:t>50</w:t>
      </w:r>
      <w:r>
        <w:rPr>
          <w:rFonts w:ascii="Arial"/>
          <w:sz w:val="23"/>
        </w:rPr>
        <w:tab/>
      </w:r>
      <w:r>
        <w:rPr>
          <w:rFonts w:ascii="Arial"/>
          <w:spacing w:val="-5"/>
          <w:w w:val="105"/>
          <w:sz w:val="23"/>
        </w:rPr>
        <w:t>100</w:t>
      </w:r>
      <w:r>
        <w:rPr>
          <w:rFonts w:ascii="Arial"/>
          <w:sz w:val="23"/>
        </w:rPr>
        <w:tab/>
      </w:r>
      <w:r>
        <w:rPr>
          <w:rFonts w:ascii="Arial"/>
          <w:spacing w:val="-5"/>
          <w:w w:val="105"/>
          <w:sz w:val="23"/>
        </w:rPr>
        <w:t>150</w:t>
      </w:r>
      <w:r>
        <w:rPr>
          <w:rFonts w:ascii="Arial"/>
          <w:sz w:val="23"/>
        </w:rPr>
        <w:tab/>
      </w:r>
      <w:r>
        <w:rPr>
          <w:rFonts w:ascii="Arial"/>
          <w:spacing w:val="-5"/>
          <w:w w:val="105"/>
          <w:sz w:val="23"/>
        </w:rPr>
        <w:t>200</w:t>
      </w:r>
      <w:r>
        <w:rPr>
          <w:rFonts w:ascii="Arial"/>
          <w:sz w:val="23"/>
        </w:rPr>
        <w:tab/>
      </w:r>
      <w:r>
        <w:rPr>
          <w:rFonts w:ascii="Arial"/>
          <w:spacing w:val="-5"/>
          <w:w w:val="105"/>
          <w:sz w:val="23"/>
        </w:rPr>
        <w:t>250</w:t>
      </w:r>
      <w:r>
        <w:rPr>
          <w:rFonts w:ascii="Arial"/>
          <w:sz w:val="23"/>
        </w:rPr>
        <w:tab/>
      </w:r>
      <w:r>
        <w:rPr>
          <w:rFonts w:ascii="Arial"/>
          <w:spacing w:val="-5"/>
          <w:w w:val="105"/>
          <w:sz w:val="23"/>
        </w:rPr>
        <w:t>300</w:t>
      </w:r>
      <w:r>
        <w:rPr>
          <w:rFonts w:ascii="Arial"/>
          <w:sz w:val="23"/>
        </w:rPr>
        <w:tab/>
      </w:r>
      <w:r>
        <w:rPr>
          <w:rFonts w:ascii="Arial"/>
          <w:spacing w:val="-5"/>
          <w:w w:val="105"/>
          <w:sz w:val="23"/>
        </w:rPr>
        <w:t>350</w:t>
      </w:r>
      <w:r>
        <w:rPr>
          <w:rFonts w:ascii="Arial"/>
          <w:sz w:val="23"/>
        </w:rPr>
        <w:tab/>
      </w:r>
      <w:r>
        <w:rPr>
          <w:rFonts w:ascii="Arial"/>
          <w:spacing w:val="-5"/>
          <w:w w:val="105"/>
          <w:sz w:val="23"/>
        </w:rPr>
        <w:t>400</w:t>
      </w:r>
    </w:p>
    <w:p w14:paraId="00DC1F15" w14:textId="77777777" w:rsidR="00350CFB" w:rsidRDefault="00283FFF">
      <w:pPr>
        <w:spacing w:before="14"/>
        <w:ind w:left="4585"/>
        <w:rPr>
          <w:rFonts w:ascii="Arial" w:hAnsi="Arial"/>
          <w:sz w:val="26"/>
        </w:rPr>
      </w:pPr>
      <w:r>
        <w:rPr>
          <w:rFonts w:ascii="Arial" w:hAnsi="Arial"/>
          <w:w w:val="105"/>
          <w:sz w:val="26"/>
        </w:rPr>
        <w:t>Age</w:t>
      </w:r>
      <w:r>
        <w:rPr>
          <w:rFonts w:ascii="Arial" w:hAnsi="Arial"/>
          <w:spacing w:val="-14"/>
          <w:w w:val="105"/>
          <w:sz w:val="26"/>
        </w:rPr>
        <w:t xml:space="preserve"> </w:t>
      </w:r>
      <w:r>
        <w:rPr>
          <w:rFonts w:ascii="Arial" w:hAnsi="Arial"/>
          <w:w w:val="105"/>
        </w:rPr>
        <w:t>Δ</w:t>
      </w:r>
      <w:r>
        <w:rPr>
          <w:rFonts w:ascii="Arial" w:hAnsi="Arial"/>
          <w:i/>
          <w:w w:val="105"/>
          <w:sz w:val="24"/>
        </w:rPr>
        <w:t>t</w:t>
      </w:r>
      <w:r>
        <w:rPr>
          <w:rFonts w:ascii="Arial" w:hAnsi="Arial"/>
          <w:i/>
          <w:spacing w:val="-7"/>
          <w:w w:val="105"/>
          <w:sz w:val="24"/>
        </w:rPr>
        <w:t xml:space="preserve"> </w:t>
      </w:r>
      <w:r>
        <w:rPr>
          <w:rFonts w:ascii="Arial" w:hAnsi="Arial"/>
          <w:spacing w:val="-2"/>
          <w:w w:val="105"/>
          <w:sz w:val="26"/>
        </w:rPr>
        <w:t>(days)</w:t>
      </w:r>
    </w:p>
    <w:p w14:paraId="00DC1F16" w14:textId="77777777" w:rsidR="00350CFB" w:rsidRDefault="00350CFB">
      <w:pPr>
        <w:pStyle w:val="BodyText"/>
        <w:spacing w:before="72"/>
        <w:rPr>
          <w:rFonts w:ascii="Arial"/>
        </w:rPr>
      </w:pPr>
    </w:p>
    <w:p w14:paraId="00DC1F17" w14:textId="77777777" w:rsidR="00350CFB" w:rsidRDefault="00283FFF">
      <w:pPr>
        <w:pStyle w:val="BodyText"/>
        <w:spacing w:line="252" w:lineRule="auto"/>
        <w:ind w:left="282" w:right="563"/>
        <w:jc w:val="both"/>
      </w:pPr>
      <w:r>
        <w:rPr>
          <w:w w:val="105"/>
        </w:rPr>
        <w:t>Figure</w:t>
      </w:r>
      <w:r>
        <w:rPr>
          <w:spacing w:val="-12"/>
          <w:w w:val="105"/>
        </w:rPr>
        <w:t xml:space="preserve"> </w:t>
      </w:r>
      <w:r>
        <w:rPr>
          <w:w w:val="105"/>
        </w:rPr>
        <w:t>3.2: Logistic</w:t>
      </w:r>
      <w:r>
        <w:rPr>
          <w:spacing w:val="-12"/>
          <w:w w:val="105"/>
        </w:rPr>
        <w:t xml:space="preserve"> </w:t>
      </w:r>
      <w:r>
        <w:rPr>
          <w:w w:val="105"/>
        </w:rPr>
        <w:t>time-decay</w:t>
      </w:r>
      <w:r>
        <w:rPr>
          <w:spacing w:val="-12"/>
          <w:w w:val="105"/>
        </w:rPr>
        <w:t xml:space="preserve"> </w:t>
      </w:r>
      <w:r>
        <w:rPr>
          <w:i/>
          <w:w w:val="105"/>
        </w:rPr>
        <w:t>σ</w:t>
      </w:r>
      <w:r>
        <w:rPr>
          <w:w w:val="105"/>
        </w:rPr>
        <w:t>(∆</w:t>
      </w:r>
      <w:r>
        <w:rPr>
          <w:i/>
          <w:w w:val="105"/>
        </w:rPr>
        <w:t>t</w:t>
      </w:r>
      <w:r>
        <w:rPr>
          <w:w w:val="105"/>
        </w:rPr>
        <w:t>)</w:t>
      </w:r>
      <w:r>
        <w:rPr>
          <w:spacing w:val="-12"/>
          <w:w w:val="105"/>
        </w:rPr>
        <w:t xml:space="preserve"> </w:t>
      </w:r>
      <w:r>
        <w:rPr>
          <w:w w:val="105"/>
        </w:rPr>
        <w:t>used</w:t>
      </w:r>
      <w:r>
        <w:rPr>
          <w:spacing w:val="-12"/>
          <w:w w:val="105"/>
        </w:rPr>
        <w:t xml:space="preserve"> </w:t>
      </w:r>
      <w:r>
        <w:rPr>
          <w:w w:val="105"/>
        </w:rPr>
        <w:t>by</w:t>
      </w:r>
      <w:r>
        <w:rPr>
          <w:spacing w:val="-12"/>
          <w:w w:val="105"/>
        </w:rPr>
        <w:t xml:space="preserve"> </w:t>
      </w:r>
      <w:r>
        <w:rPr>
          <w:w w:val="105"/>
        </w:rPr>
        <w:t>AWP</w:t>
      </w:r>
      <w:r>
        <w:rPr>
          <w:spacing w:val="-12"/>
          <w:w w:val="105"/>
        </w:rPr>
        <w:t xml:space="preserve"> </w:t>
      </w:r>
      <w:r>
        <w:rPr>
          <w:w w:val="105"/>
        </w:rPr>
        <w:t>(</w:t>
      </w:r>
      <w:r>
        <w:rPr>
          <w:i/>
          <w:w w:val="105"/>
        </w:rPr>
        <w:t xml:space="preserve">k </w:t>
      </w:r>
      <w:r>
        <w:rPr>
          <w:w w:val="105"/>
        </w:rPr>
        <w:t>= 0</w:t>
      </w:r>
      <w:r>
        <w:rPr>
          <w:i/>
          <w:w w:val="105"/>
        </w:rPr>
        <w:t>.</w:t>
      </w:r>
      <w:r>
        <w:rPr>
          <w:w w:val="105"/>
        </w:rPr>
        <w:t>01,</w:t>
      </w:r>
      <w:r>
        <w:rPr>
          <w:spacing w:val="-10"/>
          <w:w w:val="105"/>
        </w:rPr>
        <w:t xml:space="preserve"> </w:t>
      </w:r>
      <w:r>
        <w:rPr>
          <w:i/>
          <w:w w:val="105"/>
        </w:rPr>
        <w:t>t</w:t>
      </w:r>
      <w:r>
        <w:rPr>
          <w:w w:val="105"/>
          <w:vertAlign w:val="subscript"/>
        </w:rPr>
        <w:t>0</w:t>
      </w:r>
      <w:r>
        <w:rPr>
          <w:w w:val="105"/>
        </w:rPr>
        <w:t xml:space="preserve"> = 180</w:t>
      </w:r>
      <w:r>
        <w:rPr>
          <w:spacing w:val="-11"/>
          <w:w w:val="105"/>
        </w:rPr>
        <w:t xml:space="preserve"> </w:t>
      </w:r>
      <w:r>
        <w:rPr>
          <w:w w:val="105"/>
        </w:rPr>
        <w:t>days). Horizontal</w:t>
      </w:r>
      <w:r>
        <w:rPr>
          <w:spacing w:val="-12"/>
          <w:w w:val="105"/>
        </w:rPr>
        <w:t xml:space="preserve"> </w:t>
      </w:r>
      <w:r>
        <w:rPr>
          <w:w w:val="105"/>
        </w:rPr>
        <w:t xml:space="preserve">axis </w:t>
      </w:r>
      <w:r>
        <w:t xml:space="preserve">is event age in days before 2026-05-31 UTC; vertical axis is the multiplicative weight applied to </w:t>
      </w:r>
      <w:r>
        <w:rPr>
          <w:w w:val="105"/>
        </w:rPr>
        <w:t>transfer value.</w:t>
      </w:r>
    </w:p>
    <w:p w14:paraId="00DC1F18" w14:textId="77777777" w:rsidR="00350CFB" w:rsidRDefault="00350CFB">
      <w:pPr>
        <w:pStyle w:val="BodyText"/>
        <w:rPr>
          <w:sz w:val="20"/>
        </w:rPr>
      </w:pPr>
    </w:p>
    <w:p w14:paraId="00DC1F19" w14:textId="77777777" w:rsidR="00350CFB" w:rsidRDefault="00350CFB">
      <w:pPr>
        <w:pStyle w:val="BodyText"/>
        <w:rPr>
          <w:sz w:val="20"/>
        </w:rPr>
      </w:pPr>
    </w:p>
    <w:p w14:paraId="00DC1F1A" w14:textId="77777777" w:rsidR="00350CFB" w:rsidRDefault="00350CFB">
      <w:pPr>
        <w:pStyle w:val="BodyText"/>
        <w:rPr>
          <w:sz w:val="20"/>
        </w:rPr>
      </w:pPr>
    </w:p>
    <w:p w14:paraId="00DC1F1B" w14:textId="77777777" w:rsidR="00350CFB" w:rsidRDefault="00350CFB">
      <w:pPr>
        <w:pStyle w:val="BodyText"/>
        <w:rPr>
          <w:sz w:val="20"/>
        </w:rPr>
      </w:pPr>
    </w:p>
    <w:p w14:paraId="00DC1F1C" w14:textId="77777777" w:rsidR="00350CFB" w:rsidRDefault="00350CFB">
      <w:pPr>
        <w:pStyle w:val="BodyText"/>
        <w:rPr>
          <w:sz w:val="20"/>
        </w:rPr>
      </w:pPr>
    </w:p>
    <w:p w14:paraId="00DC1F1D" w14:textId="77777777" w:rsidR="00350CFB" w:rsidRDefault="00283FFF">
      <w:pPr>
        <w:pStyle w:val="BodyText"/>
        <w:spacing w:before="40"/>
        <w:rPr>
          <w:sz w:val="20"/>
        </w:rPr>
      </w:pPr>
      <w:r>
        <w:rPr>
          <w:noProof/>
          <w:sz w:val="20"/>
        </w:rPr>
        <mc:AlternateContent>
          <mc:Choice Requires="wps">
            <w:drawing>
              <wp:anchor distT="0" distB="0" distL="0" distR="0" simplePos="0" relativeHeight="487611392" behindDoc="1" locked="0" layoutInCell="1" allowOverlap="1" wp14:anchorId="00DC2738" wp14:editId="00DC2739">
                <wp:simplePos x="0" y="0"/>
                <wp:positionH relativeFrom="page">
                  <wp:posOffset>809244</wp:posOffset>
                </wp:positionH>
                <wp:positionV relativeFrom="paragraph">
                  <wp:posOffset>186811</wp:posOffset>
                </wp:positionV>
                <wp:extent cx="5941695" cy="1270"/>
                <wp:effectExtent l="0" t="0" r="0" b="0"/>
                <wp:wrapTopAndBottom/>
                <wp:docPr id="202" name="Graphic 2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1695" cy="1270"/>
                        </a:xfrm>
                        <a:custGeom>
                          <a:avLst/>
                          <a:gdLst/>
                          <a:ahLst/>
                          <a:cxnLst/>
                          <a:rect l="l" t="t" r="r" b="b"/>
                          <a:pathLst>
                            <a:path w="5941695">
                              <a:moveTo>
                                <a:pt x="0" y="0"/>
                              </a:moveTo>
                              <a:lnTo>
                                <a:pt x="5941517"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5CF1D39" id="Graphic 202" o:spid="_x0000_s1026" style="position:absolute;margin-left:63.7pt;margin-top:14.7pt;width:467.85pt;height:.1pt;z-index:-15705088;visibility:visible;mso-wrap-style:square;mso-wrap-distance-left:0;mso-wrap-distance-top:0;mso-wrap-distance-right:0;mso-wrap-distance-bottom:0;mso-position-horizontal:absolute;mso-position-horizontal-relative:page;mso-position-vertical:absolute;mso-position-vertical-relative:text;v-text-anchor:top" coordsize="594169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" path="m,l5941517,e" filled="f" strokeweight=".28114mm">
                <v:path arrowok="t"/>
                <w10:wrap type="topAndBottom" anchorx="page"/>
              </v:shape>
            </w:pict>
          </mc:Fallback>
        </mc:AlternateContent>
      </w:r>
    </w:p>
    <w:p w14:paraId="00DC1F1E" w14:textId="77777777" w:rsidR="00350CFB" w:rsidRDefault="00283FFF">
      <w:pPr>
        <w:spacing w:line="255" w:lineRule="exact"/>
        <w:ind w:left="273"/>
        <w:rPr>
          <w:sz w:val="24"/>
        </w:rPr>
      </w:pPr>
      <w:bookmarkStart w:id="221" w:name="_bookmark63"/>
      <w:bookmarkEnd w:id="221"/>
      <w:r>
        <w:rPr>
          <w:b/>
          <w:sz w:val="24"/>
        </w:rPr>
        <w:t>Algorithm</w:t>
      </w:r>
      <w:r>
        <w:rPr>
          <w:b/>
          <w:spacing w:val="-11"/>
          <w:sz w:val="24"/>
        </w:rPr>
        <w:t xml:space="preserve"> </w:t>
      </w:r>
      <w:r>
        <w:rPr>
          <w:b/>
          <w:sz w:val="24"/>
        </w:rPr>
        <w:t>2</w:t>
      </w:r>
      <w:r>
        <w:rPr>
          <w:b/>
          <w:spacing w:val="-11"/>
          <w:sz w:val="24"/>
        </w:rPr>
        <w:t xml:space="preserve"> </w:t>
      </w:r>
      <w:r>
        <w:rPr>
          <w:sz w:val="24"/>
        </w:rPr>
        <w:t>AWP</w:t>
      </w:r>
      <w:r>
        <w:rPr>
          <w:spacing w:val="-11"/>
          <w:sz w:val="24"/>
        </w:rPr>
        <w:t xml:space="preserve"> </w:t>
      </w:r>
      <w:r>
        <w:rPr>
          <w:sz w:val="24"/>
        </w:rPr>
        <w:t>graph</w:t>
      </w:r>
      <w:r>
        <w:rPr>
          <w:spacing w:val="-11"/>
          <w:sz w:val="24"/>
        </w:rPr>
        <w:t xml:space="preserve"> </w:t>
      </w:r>
      <w:r>
        <w:rPr>
          <w:sz w:val="24"/>
        </w:rPr>
        <w:t>construction</w:t>
      </w:r>
      <w:r>
        <w:rPr>
          <w:spacing w:val="-11"/>
          <w:sz w:val="24"/>
        </w:rPr>
        <w:t xml:space="preserve"> </w:t>
      </w:r>
      <w:r>
        <w:rPr>
          <w:sz w:val="24"/>
        </w:rPr>
        <w:t>and</w:t>
      </w:r>
      <w:r>
        <w:rPr>
          <w:spacing w:val="-10"/>
          <w:sz w:val="24"/>
        </w:rPr>
        <w:t xml:space="preserve"> </w:t>
      </w:r>
      <w:r>
        <w:rPr>
          <w:spacing w:val="-2"/>
          <w:sz w:val="24"/>
        </w:rPr>
        <w:t>scoring</w:t>
      </w:r>
    </w:p>
    <w:p w14:paraId="00DC1F1F" w14:textId="77777777" w:rsidR="00350CFB" w:rsidRDefault="00283FFF">
      <w:pPr>
        <w:spacing w:line="352" w:lineRule="exact"/>
        <w:ind w:left="282"/>
        <w:rPr>
          <w:sz w:val="24"/>
        </w:rPr>
      </w:pPr>
      <w:r>
        <w:rPr>
          <w:noProof/>
          <w:sz w:val="24"/>
        </w:rPr>
        <mc:AlternateContent>
          <mc:Choice Requires="wps">
            <w:drawing>
              <wp:anchor distT="0" distB="0" distL="0" distR="0" simplePos="0" relativeHeight="484025856" behindDoc="1" locked="0" layoutInCell="1" allowOverlap="1" wp14:anchorId="00DC273A" wp14:editId="00DC273B">
                <wp:simplePos x="0" y="0"/>
                <wp:positionH relativeFrom="page">
                  <wp:posOffset>809244</wp:posOffset>
                </wp:positionH>
                <wp:positionV relativeFrom="paragraph">
                  <wp:posOffset>28621</wp:posOffset>
                </wp:positionV>
                <wp:extent cx="5941695" cy="1270"/>
                <wp:effectExtent l="0" t="0" r="0" b="0"/>
                <wp:wrapNone/>
                <wp:docPr id="203" name="Graphic 2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1695" cy="1270"/>
                        </a:xfrm>
                        <a:custGeom>
                          <a:avLst/>
                          <a:gdLst/>
                          <a:ahLst/>
                          <a:cxnLst/>
                          <a:rect l="l" t="t" r="r" b="b"/>
                          <a:pathLst>
                            <a:path w="5941695">
                              <a:moveTo>
                                <a:pt x="0" y="0"/>
                              </a:moveTo>
                              <a:lnTo>
                                <a:pt x="5941517"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D5D71A9" id="Graphic 203" o:spid="_x0000_s1026" style="position:absolute;margin-left:63.7pt;margin-top:2.25pt;width:467.85pt;height:.1pt;z-index:-19290624;visibility:visible;mso-wrap-style:square;mso-wrap-distance-left:0;mso-wrap-distance-top:0;mso-wrap-distance-right:0;mso-wrap-distance-bottom:0;mso-position-horizontal:absolute;mso-position-horizontal-relative:page;mso-position-vertical:absolute;mso-position-vertical-relative:text;v-text-anchor:top" coordsize="594169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" path="m,l5941517,e" filled="f" strokeweight=".14056mm">
                <v:path arrowok="t"/>
                <w10:wrap anchorx="page"/>
              </v:shape>
            </w:pict>
          </mc:Fallback>
        </mc:AlternateContent>
      </w:r>
      <w:r>
        <w:rPr>
          <w:b/>
          <w:sz w:val="24"/>
        </w:rPr>
        <w:t>Require:</w:t>
      </w:r>
      <w:r>
        <w:rPr>
          <w:b/>
          <w:spacing w:val="51"/>
          <w:sz w:val="24"/>
        </w:rPr>
        <w:t xml:space="preserve"> </w:t>
      </w:r>
      <w:r>
        <w:rPr>
          <w:sz w:val="24"/>
        </w:rPr>
        <w:t>Transfers</w:t>
      </w:r>
      <w:r>
        <w:rPr>
          <w:spacing w:val="-1"/>
          <w:sz w:val="24"/>
        </w:rPr>
        <w:t xml:space="preserve"> </w:t>
      </w:r>
      <w:r>
        <w:rPr>
          <w:rFonts w:ascii="Arial Unicode MS" w:hAnsi="Arial Unicode MS"/>
          <w:sz w:val="24"/>
        </w:rPr>
        <w:t>T</w:t>
      </w:r>
      <w:r>
        <w:rPr>
          <w:rFonts w:ascii="Arial Unicode MS" w:hAnsi="Arial Unicode MS"/>
          <w:spacing w:val="-6"/>
          <w:sz w:val="24"/>
        </w:rPr>
        <w:t xml:space="preserve"> </w:t>
      </w:r>
      <w:r>
        <w:rPr>
          <w:sz w:val="24"/>
        </w:rPr>
        <w:t>,</w:t>
      </w:r>
      <w:r>
        <w:rPr>
          <w:spacing w:val="-1"/>
          <w:sz w:val="24"/>
        </w:rPr>
        <w:t xml:space="preserve"> </w:t>
      </w:r>
      <w:r>
        <w:rPr>
          <w:sz w:val="24"/>
        </w:rPr>
        <w:t xml:space="preserve">seed wallets </w:t>
      </w:r>
      <w:r>
        <w:rPr>
          <w:rFonts w:ascii="Arial Unicode MS" w:hAnsi="Arial Unicode MS"/>
          <w:spacing w:val="9"/>
          <w:sz w:val="24"/>
        </w:rPr>
        <w:t>W</w:t>
      </w:r>
      <w:r>
        <w:rPr>
          <w:spacing w:val="9"/>
          <w:sz w:val="24"/>
        </w:rPr>
        <w:t>,</w:t>
      </w:r>
      <w:r>
        <w:rPr>
          <w:spacing w:val="-1"/>
          <w:sz w:val="24"/>
        </w:rPr>
        <w:t xml:space="preserve"> </w:t>
      </w:r>
      <w:r>
        <w:rPr>
          <w:sz w:val="24"/>
        </w:rPr>
        <w:t>observation</w:t>
      </w:r>
      <w:r>
        <w:rPr>
          <w:spacing w:val="-1"/>
          <w:sz w:val="24"/>
        </w:rPr>
        <w:t xml:space="preserve"> </w:t>
      </w:r>
      <w:r>
        <w:rPr>
          <w:sz w:val="24"/>
        </w:rPr>
        <w:t>end</w:t>
      </w:r>
      <w:r>
        <w:rPr>
          <w:spacing w:val="-1"/>
          <w:sz w:val="24"/>
        </w:rPr>
        <w:t xml:space="preserve"> </w:t>
      </w:r>
      <w:r>
        <w:rPr>
          <w:i/>
          <w:sz w:val="24"/>
        </w:rPr>
        <w:t>T</w:t>
      </w:r>
      <w:r>
        <w:rPr>
          <w:sz w:val="24"/>
          <w:vertAlign w:val="subscript"/>
        </w:rPr>
        <w:t>obs</w:t>
      </w:r>
      <w:r>
        <w:rPr>
          <w:sz w:val="24"/>
        </w:rPr>
        <w:t xml:space="preserve">, parameters </w:t>
      </w:r>
      <w:r>
        <w:rPr>
          <w:i/>
          <w:sz w:val="24"/>
        </w:rPr>
        <w:t>k,</w:t>
      </w:r>
      <w:r>
        <w:rPr>
          <w:i/>
          <w:spacing w:val="-21"/>
          <w:sz w:val="24"/>
        </w:rPr>
        <w:t xml:space="preserve"> </w:t>
      </w:r>
      <w:r>
        <w:rPr>
          <w:i/>
          <w:sz w:val="24"/>
        </w:rPr>
        <w:t>t</w:t>
      </w:r>
      <w:r>
        <w:rPr>
          <w:sz w:val="24"/>
          <w:vertAlign w:val="subscript"/>
        </w:rPr>
        <w:t>0</w:t>
      </w:r>
      <w:r>
        <w:rPr>
          <w:i/>
          <w:sz w:val="24"/>
        </w:rPr>
        <w:t>,</w:t>
      </w:r>
      <w:r>
        <w:rPr>
          <w:i/>
          <w:spacing w:val="-21"/>
          <w:sz w:val="24"/>
        </w:rPr>
        <w:t xml:space="preserve"> </w:t>
      </w:r>
      <w:r>
        <w:rPr>
          <w:i/>
          <w:sz w:val="24"/>
        </w:rPr>
        <w:t>d,</w:t>
      </w:r>
      <w:r>
        <w:rPr>
          <w:i/>
          <w:spacing w:val="-21"/>
          <w:sz w:val="24"/>
        </w:rPr>
        <w:t xml:space="preserve"> </w:t>
      </w:r>
      <w:r>
        <w:rPr>
          <w:i/>
          <w:sz w:val="24"/>
        </w:rPr>
        <w:t>τ</w:t>
      </w:r>
      <w:r>
        <w:rPr>
          <w:sz w:val="24"/>
          <w:vertAlign w:val="subscript"/>
        </w:rPr>
        <w:t>tol</w:t>
      </w:r>
      <w:r>
        <w:rPr>
          <w:i/>
          <w:sz w:val="24"/>
        </w:rPr>
        <w:t>,</w:t>
      </w:r>
      <w:r>
        <w:rPr>
          <w:i/>
          <w:spacing w:val="-21"/>
          <w:sz w:val="24"/>
        </w:rPr>
        <w:t xml:space="preserve"> </w:t>
      </w:r>
      <w:r>
        <w:rPr>
          <w:i/>
          <w:spacing w:val="-4"/>
          <w:sz w:val="24"/>
        </w:rPr>
        <w:t>I</w:t>
      </w:r>
      <w:r>
        <w:rPr>
          <w:spacing w:val="-4"/>
          <w:sz w:val="24"/>
          <w:vertAlign w:val="subscript"/>
        </w:rPr>
        <w:t>max</w:t>
      </w:r>
    </w:p>
    <w:p w14:paraId="00DC1F20" w14:textId="77777777" w:rsidR="00350CFB" w:rsidRDefault="00283FFF">
      <w:pPr>
        <w:spacing w:line="289" w:lineRule="exact"/>
        <w:ind w:left="282"/>
        <w:rPr>
          <w:rFonts w:ascii="Arial Unicode MS"/>
          <w:sz w:val="24"/>
        </w:rPr>
      </w:pPr>
      <w:r>
        <w:rPr>
          <w:b/>
          <w:sz w:val="24"/>
        </w:rPr>
        <w:t>Ensure:</w:t>
      </w:r>
      <w:r>
        <w:rPr>
          <w:b/>
          <w:spacing w:val="46"/>
          <w:sz w:val="24"/>
        </w:rPr>
        <w:t xml:space="preserve"> </w:t>
      </w:r>
      <w:r>
        <w:rPr>
          <w:sz w:val="24"/>
        </w:rPr>
        <w:t>Scores</w:t>
      </w:r>
      <w:r>
        <w:rPr>
          <w:spacing w:val="-8"/>
          <w:sz w:val="24"/>
        </w:rPr>
        <w:t xml:space="preserve"> </w:t>
      </w:r>
      <w:r>
        <w:rPr>
          <w:b/>
          <w:sz w:val="24"/>
        </w:rPr>
        <w:t>s</w:t>
      </w:r>
      <w:r>
        <w:rPr>
          <w:sz w:val="24"/>
          <w:vertAlign w:val="subscript"/>
        </w:rPr>
        <w:t>AWP</w:t>
      </w:r>
      <w:r>
        <w:rPr>
          <w:spacing w:val="2"/>
          <w:sz w:val="24"/>
        </w:rPr>
        <w:t xml:space="preserve"> </w:t>
      </w:r>
      <w:r>
        <w:rPr>
          <w:sz w:val="24"/>
        </w:rPr>
        <w:t>on</w:t>
      </w:r>
      <w:r>
        <w:rPr>
          <w:spacing w:val="-8"/>
          <w:sz w:val="24"/>
        </w:rPr>
        <w:t xml:space="preserve"> </w:t>
      </w:r>
      <w:r>
        <w:rPr>
          <w:rFonts w:ascii="Arial Unicode MS"/>
          <w:spacing w:val="-10"/>
          <w:sz w:val="24"/>
        </w:rPr>
        <w:t>W</w:t>
      </w:r>
    </w:p>
    <w:p w14:paraId="00DC1F21" w14:textId="77777777" w:rsidR="00350CFB" w:rsidRDefault="00283FFF">
      <w:pPr>
        <w:spacing w:line="289" w:lineRule="exact"/>
        <w:ind w:left="414"/>
        <w:rPr>
          <w:rFonts w:ascii="Arial Unicode MS" w:hAnsi="Arial Unicode MS"/>
          <w:sz w:val="24"/>
        </w:rPr>
      </w:pPr>
      <w:r>
        <w:rPr>
          <w:w w:val="105"/>
          <w:sz w:val="20"/>
        </w:rPr>
        <w:t>1:</w:t>
      </w:r>
      <w:r>
        <w:rPr>
          <w:spacing w:val="62"/>
          <w:w w:val="150"/>
          <w:sz w:val="20"/>
        </w:rPr>
        <w:t xml:space="preserve"> </w:t>
      </w:r>
      <w:r>
        <w:rPr>
          <w:i/>
          <w:w w:val="105"/>
          <w:sz w:val="24"/>
        </w:rPr>
        <w:t>E</w:t>
      </w:r>
      <w:r>
        <w:rPr>
          <w:i/>
          <w:spacing w:val="21"/>
          <w:w w:val="120"/>
          <w:sz w:val="24"/>
        </w:rPr>
        <w:t xml:space="preserve"> </w:t>
      </w:r>
      <w:r>
        <w:rPr>
          <w:rFonts w:ascii="Arial Unicode MS" w:hAnsi="Arial Unicode MS"/>
          <w:w w:val="120"/>
          <w:sz w:val="24"/>
        </w:rPr>
        <w:t>←</w:t>
      </w:r>
      <w:r>
        <w:rPr>
          <w:rFonts w:ascii="Arial Unicode MS" w:hAnsi="Arial Unicode MS"/>
          <w:spacing w:val="-4"/>
          <w:w w:val="120"/>
          <w:sz w:val="24"/>
        </w:rPr>
        <w:t xml:space="preserve"> </w:t>
      </w:r>
      <w:r>
        <w:rPr>
          <w:rFonts w:ascii="Arial Unicode MS" w:hAnsi="Arial Unicode MS"/>
          <w:spacing w:val="-10"/>
          <w:w w:val="95"/>
          <w:sz w:val="24"/>
        </w:rPr>
        <w:t>∅</w:t>
      </w:r>
    </w:p>
    <w:p w14:paraId="00DC1F22" w14:textId="77777777" w:rsidR="00350CFB" w:rsidRDefault="00283FFF">
      <w:pPr>
        <w:spacing w:line="289" w:lineRule="exact"/>
        <w:ind w:left="414"/>
        <w:rPr>
          <w:b/>
          <w:sz w:val="24"/>
        </w:rPr>
      </w:pPr>
      <w:r>
        <w:rPr>
          <w:w w:val="105"/>
          <w:sz w:val="20"/>
        </w:rPr>
        <w:t>2:</w:t>
      </w:r>
      <w:r>
        <w:rPr>
          <w:spacing w:val="38"/>
          <w:w w:val="105"/>
          <w:sz w:val="20"/>
        </w:rPr>
        <w:t xml:space="preserve"> </w:t>
      </w:r>
      <w:r>
        <w:rPr>
          <w:b/>
          <w:w w:val="105"/>
          <w:sz w:val="24"/>
        </w:rPr>
        <w:t>for</w:t>
      </w:r>
      <w:r>
        <w:rPr>
          <w:b/>
          <w:spacing w:val="-11"/>
          <w:w w:val="105"/>
          <w:sz w:val="24"/>
        </w:rPr>
        <w:t xml:space="preserve"> </w:t>
      </w:r>
      <w:r>
        <w:rPr>
          <w:w w:val="105"/>
          <w:sz w:val="24"/>
        </w:rPr>
        <w:t>each</w:t>
      </w:r>
      <w:r>
        <w:rPr>
          <w:spacing w:val="-11"/>
          <w:w w:val="105"/>
          <w:sz w:val="24"/>
        </w:rPr>
        <w:t xml:space="preserve"> </w:t>
      </w:r>
      <w:r>
        <w:rPr>
          <w:w w:val="105"/>
          <w:sz w:val="24"/>
        </w:rPr>
        <w:t>transfer</w:t>
      </w:r>
      <w:r>
        <w:rPr>
          <w:spacing w:val="-11"/>
          <w:w w:val="105"/>
          <w:sz w:val="24"/>
        </w:rPr>
        <w:t xml:space="preserve"> </w:t>
      </w:r>
      <w:r>
        <w:rPr>
          <w:i/>
          <w:w w:val="105"/>
          <w:sz w:val="24"/>
        </w:rPr>
        <w:t>e</w:t>
      </w:r>
      <w:r>
        <w:rPr>
          <w:i/>
          <w:spacing w:val="-4"/>
          <w:w w:val="105"/>
          <w:sz w:val="24"/>
        </w:rPr>
        <w:t xml:space="preserve"> </w:t>
      </w:r>
      <w:r>
        <w:rPr>
          <w:w w:val="105"/>
          <w:sz w:val="24"/>
        </w:rPr>
        <w:t>=</w:t>
      </w:r>
      <w:r>
        <w:rPr>
          <w:spacing w:val="-5"/>
          <w:w w:val="105"/>
          <w:sz w:val="24"/>
        </w:rPr>
        <w:t xml:space="preserve"> </w:t>
      </w:r>
      <w:r>
        <w:rPr>
          <w:w w:val="105"/>
          <w:sz w:val="24"/>
        </w:rPr>
        <w:t>(</w:t>
      </w:r>
      <w:r>
        <w:rPr>
          <w:i/>
          <w:w w:val="105"/>
          <w:sz w:val="24"/>
        </w:rPr>
        <w:t>u,</w:t>
      </w:r>
      <w:r>
        <w:rPr>
          <w:i/>
          <w:spacing w:val="-24"/>
          <w:w w:val="105"/>
          <w:sz w:val="24"/>
        </w:rPr>
        <w:t xml:space="preserve"> </w:t>
      </w:r>
      <w:r>
        <w:rPr>
          <w:i/>
          <w:w w:val="105"/>
          <w:sz w:val="24"/>
        </w:rPr>
        <w:t>v,</w:t>
      </w:r>
      <w:r>
        <w:rPr>
          <w:i/>
          <w:spacing w:val="-24"/>
          <w:w w:val="105"/>
          <w:sz w:val="24"/>
        </w:rPr>
        <w:t xml:space="preserve"> </w:t>
      </w:r>
      <w:r>
        <w:rPr>
          <w:i/>
          <w:w w:val="105"/>
          <w:sz w:val="24"/>
        </w:rPr>
        <w:t>v</w:t>
      </w:r>
      <w:r>
        <w:rPr>
          <w:rFonts w:ascii="Menlo"/>
          <w:i/>
          <w:w w:val="105"/>
          <w:sz w:val="24"/>
          <w:vertAlign w:val="subscript"/>
        </w:rPr>
        <w:t>e</w:t>
      </w:r>
      <w:r>
        <w:rPr>
          <w:i/>
          <w:w w:val="105"/>
          <w:sz w:val="24"/>
        </w:rPr>
        <w:t>,</w:t>
      </w:r>
      <w:r>
        <w:rPr>
          <w:i/>
          <w:spacing w:val="-24"/>
          <w:w w:val="105"/>
          <w:sz w:val="24"/>
        </w:rPr>
        <w:t xml:space="preserve"> </w:t>
      </w:r>
      <w:r>
        <w:rPr>
          <w:i/>
          <w:w w:val="105"/>
          <w:sz w:val="24"/>
        </w:rPr>
        <w:t>t</w:t>
      </w:r>
      <w:r>
        <w:rPr>
          <w:rFonts w:ascii="Menlo"/>
          <w:i/>
          <w:w w:val="105"/>
          <w:sz w:val="24"/>
          <w:vertAlign w:val="subscript"/>
        </w:rPr>
        <w:t>e</w:t>
      </w:r>
      <w:r>
        <w:rPr>
          <w:w w:val="105"/>
          <w:sz w:val="24"/>
        </w:rPr>
        <w:t>)</w:t>
      </w:r>
      <w:r>
        <w:rPr>
          <w:spacing w:val="-11"/>
          <w:w w:val="105"/>
          <w:sz w:val="24"/>
        </w:rPr>
        <w:t xml:space="preserve"> </w:t>
      </w:r>
      <w:r>
        <w:rPr>
          <w:w w:val="105"/>
          <w:sz w:val="24"/>
        </w:rPr>
        <w:t>in</w:t>
      </w:r>
      <w:r>
        <w:rPr>
          <w:spacing w:val="-11"/>
          <w:w w:val="105"/>
          <w:sz w:val="24"/>
        </w:rPr>
        <w:t xml:space="preserve"> </w:t>
      </w:r>
      <w:r>
        <w:rPr>
          <w:rFonts w:ascii="Arial Unicode MS"/>
          <w:w w:val="105"/>
          <w:sz w:val="24"/>
        </w:rPr>
        <w:t>T</w:t>
      </w:r>
      <w:r>
        <w:rPr>
          <w:rFonts w:ascii="Arial Unicode MS"/>
          <w:spacing w:val="36"/>
          <w:w w:val="105"/>
          <w:sz w:val="24"/>
        </w:rPr>
        <w:t xml:space="preserve"> </w:t>
      </w:r>
      <w:r>
        <w:rPr>
          <w:b/>
          <w:spacing w:val="-5"/>
          <w:w w:val="105"/>
          <w:sz w:val="24"/>
        </w:rPr>
        <w:t>do</w:t>
      </w:r>
    </w:p>
    <w:p w14:paraId="00DC1F23" w14:textId="77777777" w:rsidR="00350CFB" w:rsidRDefault="00283FFF">
      <w:pPr>
        <w:tabs>
          <w:tab w:val="left" w:pos="1047"/>
        </w:tabs>
        <w:spacing w:line="289" w:lineRule="exact"/>
        <w:ind w:left="414"/>
        <w:rPr>
          <w:sz w:val="24"/>
        </w:rPr>
      </w:pPr>
      <w:r>
        <w:rPr>
          <w:spacing w:val="-5"/>
          <w:w w:val="110"/>
          <w:sz w:val="20"/>
        </w:rPr>
        <w:t>3:</w:t>
      </w:r>
      <w:r>
        <w:rPr>
          <w:sz w:val="20"/>
        </w:rPr>
        <w:tab/>
      </w:r>
      <w:r>
        <w:rPr>
          <w:w w:val="115"/>
          <w:sz w:val="24"/>
        </w:rPr>
        <w:t>∆</w:t>
      </w:r>
      <w:r>
        <w:rPr>
          <w:i/>
          <w:w w:val="115"/>
          <w:sz w:val="24"/>
        </w:rPr>
        <w:t>t</w:t>
      </w:r>
      <w:r>
        <w:rPr>
          <w:i/>
          <w:spacing w:val="2"/>
          <w:w w:val="115"/>
          <w:sz w:val="24"/>
        </w:rPr>
        <w:t xml:space="preserve"> </w:t>
      </w:r>
      <w:r>
        <w:rPr>
          <w:rFonts w:ascii="Arial Unicode MS" w:hAnsi="Arial Unicode MS"/>
          <w:w w:val="115"/>
          <w:sz w:val="24"/>
        </w:rPr>
        <w:t>←</w:t>
      </w:r>
      <w:r>
        <w:rPr>
          <w:rFonts w:ascii="Arial Unicode MS" w:hAnsi="Arial Unicode MS"/>
          <w:spacing w:val="-6"/>
          <w:w w:val="115"/>
          <w:sz w:val="24"/>
        </w:rPr>
        <w:t xml:space="preserve"> </w:t>
      </w:r>
      <w:r>
        <w:rPr>
          <w:w w:val="110"/>
          <w:sz w:val="24"/>
        </w:rPr>
        <w:t>(</w:t>
      </w:r>
      <w:r>
        <w:rPr>
          <w:i/>
          <w:w w:val="110"/>
          <w:sz w:val="24"/>
        </w:rPr>
        <w:t>T</w:t>
      </w:r>
      <w:r>
        <w:rPr>
          <w:w w:val="110"/>
          <w:sz w:val="24"/>
          <w:vertAlign w:val="subscript"/>
        </w:rPr>
        <w:t>obs</w:t>
      </w:r>
      <w:r>
        <w:rPr>
          <w:w w:val="115"/>
          <w:sz w:val="24"/>
        </w:rPr>
        <w:t xml:space="preserve"> </w:t>
      </w:r>
      <w:r>
        <w:rPr>
          <w:rFonts w:ascii="Arial Unicode MS" w:hAnsi="Arial Unicode MS"/>
          <w:w w:val="115"/>
          <w:sz w:val="24"/>
        </w:rPr>
        <w:t>−</w:t>
      </w:r>
      <w:r>
        <w:rPr>
          <w:rFonts w:ascii="Arial Unicode MS" w:hAnsi="Arial Unicode MS"/>
          <w:spacing w:val="-20"/>
          <w:w w:val="115"/>
          <w:sz w:val="24"/>
        </w:rPr>
        <w:t xml:space="preserve"> </w:t>
      </w:r>
      <w:r>
        <w:rPr>
          <w:i/>
          <w:w w:val="110"/>
          <w:sz w:val="24"/>
        </w:rPr>
        <w:t>t</w:t>
      </w:r>
      <w:r>
        <w:rPr>
          <w:rFonts w:ascii="Menlo" w:hAnsi="Menlo"/>
          <w:i/>
          <w:w w:val="110"/>
          <w:sz w:val="24"/>
          <w:vertAlign w:val="subscript"/>
        </w:rPr>
        <w:t>e</w:t>
      </w:r>
      <w:r>
        <w:rPr>
          <w:w w:val="110"/>
          <w:sz w:val="24"/>
        </w:rPr>
        <w:t>)</w:t>
      </w:r>
      <w:r>
        <w:rPr>
          <w:spacing w:val="-2"/>
          <w:w w:val="110"/>
          <w:sz w:val="24"/>
        </w:rPr>
        <w:t xml:space="preserve"> </w:t>
      </w:r>
      <w:r>
        <w:rPr>
          <w:w w:val="110"/>
          <w:sz w:val="24"/>
        </w:rPr>
        <w:t>in</w:t>
      </w:r>
      <w:r>
        <w:rPr>
          <w:spacing w:val="-2"/>
          <w:w w:val="110"/>
          <w:sz w:val="24"/>
        </w:rPr>
        <w:t xml:space="preserve"> </w:t>
      </w:r>
      <w:r>
        <w:rPr>
          <w:spacing w:val="-4"/>
          <w:w w:val="110"/>
          <w:sz w:val="24"/>
        </w:rPr>
        <w:t>days</w:t>
      </w:r>
    </w:p>
    <w:p w14:paraId="00DC1F24" w14:textId="77777777" w:rsidR="00350CFB" w:rsidRDefault="00283FFF">
      <w:pPr>
        <w:tabs>
          <w:tab w:val="left" w:pos="1047"/>
        </w:tabs>
        <w:spacing w:line="289" w:lineRule="exact"/>
        <w:ind w:left="414"/>
        <w:rPr>
          <w:sz w:val="24"/>
        </w:rPr>
      </w:pPr>
      <w:r>
        <w:rPr>
          <w:spacing w:val="-5"/>
          <w:w w:val="105"/>
          <w:sz w:val="20"/>
        </w:rPr>
        <w:t>4:</w:t>
      </w:r>
      <w:r>
        <w:rPr>
          <w:sz w:val="20"/>
        </w:rPr>
        <w:tab/>
      </w:r>
      <w:r>
        <w:rPr>
          <w:i/>
          <w:w w:val="105"/>
          <w:sz w:val="24"/>
        </w:rPr>
        <w:t>w</w:t>
      </w:r>
      <w:r>
        <w:rPr>
          <w:rFonts w:ascii="Menlo" w:hAnsi="Menlo"/>
          <w:i/>
          <w:w w:val="105"/>
          <w:sz w:val="24"/>
          <w:vertAlign w:val="subscript"/>
        </w:rPr>
        <w:t>e</w:t>
      </w:r>
      <w:r>
        <w:rPr>
          <w:rFonts w:ascii="Menlo" w:hAnsi="Menlo"/>
          <w:i/>
          <w:spacing w:val="-76"/>
          <w:w w:val="105"/>
          <w:sz w:val="24"/>
        </w:rPr>
        <w:t xml:space="preserve"> </w:t>
      </w:r>
      <w:r>
        <w:rPr>
          <w:rFonts w:ascii="Arial Unicode MS" w:hAnsi="Arial Unicode MS"/>
          <w:w w:val="110"/>
          <w:sz w:val="24"/>
        </w:rPr>
        <w:t>←</w:t>
      </w:r>
      <w:r>
        <w:rPr>
          <w:rFonts w:ascii="Arial Unicode MS" w:hAnsi="Arial Unicode MS"/>
          <w:spacing w:val="-17"/>
          <w:w w:val="110"/>
          <w:sz w:val="24"/>
        </w:rPr>
        <w:t xml:space="preserve"> </w:t>
      </w:r>
      <w:r>
        <w:rPr>
          <w:i/>
          <w:w w:val="105"/>
          <w:sz w:val="24"/>
        </w:rPr>
        <w:t>v</w:t>
      </w:r>
      <w:r>
        <w:rPr>
          <w:rFonts w:ascii="Menlo" w:hAnsi="Menlo"/>
          <w:i/>
          <w:w w:val="105"/>
          <w:sz w:val="24"/>
          <w:vertAlign w:val="subscript"/>
        </w:rPr>
        <w:t>e</w:t>
      </w:r>
      <w:r>
        <w:rPr>
          <w:rFonts w:ascii="Menlo" w:hAnsi="Menlo"/>
          <w:i/>
          <w:spacing w:val="-89"/>
          <w:w w:val="105"/>
          <w:sz w:val="24"/>
        </w:rPr>
        <w:t xml:space="preserve"> </w:t>
      </w:r>
      <w:r>
        <w:rPr>
          <w:rFonts w:ascii="Arial Unicode MS" w:hAnsi="Arial Unicode MS"/>
          <w:w w:val="105"/>
          <w:sz w:val="24"/>
        </w:rPr>
        <w:t>·</w:t>
      </w:r>
      <w:r>
        <w:rPr>
          <w:rFonts w:ascii="Arial Unicode MS" w:hAnsi="Arial Unicode MS"/>
          <w:spacing w:val="-18"/>
          <w:w w:val="105"/>
          <w:sz w:val="24"/>
        </w:rPr>
        <w:t xml:space="preserve"> </w:t>
      </w:r>
      <w:r>
        <w:rPr>
          <w:i/>
          <w:w w:val="105"/>
          <w:sz w:val="24"/>
        </w:rPr>
        <w:t>σ</w:t>
      </w:r>
      <w:r>
        <w:rPr>
          <w:w w:val="105"/>
          <w:sz w:val="24"/>
        </w:rPr>
        <w:t>(∆</w:t>
      </w:r>
      <w:r>
        <w:rPr>
          <w:i/>
          <w:w w:val="105"/>
          <w:sz w:val="24"/>
        </w:rPr>
        <w:t>t</w:t>
      </w:r>
      <w:r>
        <w:rPr>
          <w:w w:val="105"/>
          <w:sz w:val="24"/>
        </w:rPr>
        <w:t>)</w:t>
      </w:r>
      <w:r>
        <w:rPr>
          <w:spacing w:val="-6"/>
          <w:w w:val="105"/>
          <w:sz w:val="24"/>
        </w:rPr>
        <w:t xml:space="preserve"> </w:t>
      </w:r>
      <w:r>
        <w:rPr>
          <w:w w:val="105"/>
          <w:sz w:val="24"/>
        </w:rPr>
        <w:t>with</w:t>
      </w:r>
      <w:r>
        <w:rPr>
          <w:spacing w:val="-6"/>
          <w:w w:val="105"/>
          <w:sz w:val="24"/>
        </w:rPr>
        <w:t xml:space="preserve"> </w:t>
      </w:r>
      <w:r>
        <w:rPr>
          <w:i/>
          <w:w w:val="105"/>
          <w:sz w:val="24"/>
        </w:rPr>
        <w:t>σ</w:t>
      </w:r>
      <w:r>
        <w:rPr>
          <w:i/>
          <w:spacing w:val="2"/>
          <w:w w:val="105"/>
          <w:sz w:val="24"/>
        </w:rPr>
        <w:t xml:space="preserve"> </w:t>
      </w:r>
      <w:r>
        <w:rPr>
          <w:w w:val="105"/>
          <w:sz w:val="24"/>
        </w:rPr>
        <w:t>as</w:t>
      </w:r>
      <w:r>
        <w:rPr>
          <w:spacing w:val="-6"/>
          <w:w w:val="105"/>
          <w:sz w:val="24"/>
        </w:rPr>
        <w:t xml:space="preserve"> </w:t>
      </w:r>
      <w:r>
        <w:rPr>
          <w:w w:val="105"/>
          <w:sz w:val="24"/>
        </w:rPr>
        <w:t>in</w:t>
      </w:r>
      <w:r>
        <w:rPr>
          <w:spacing w:val="-6"/>
          <w:w w:val="105"/>
          <w:sz w:val="24"/>
        </w:rPr>
        <w:t xml:space="preserve"> </w:t>
      </w:r>
      <w:r>
        <w:rPr>
          <w:w w:val="105"/>
          <w:sz w:val="24"/>
        </w:rPr>
        <w:t>Equation</w:t>
      </w:r>
      <w:r>
        <w:rPr>
          <w:spacing w:val="-6"/>
          <w:w w:val="105"/>
          <w:sz w:val="24"/>
        </w:rPr>
        <w:t xml:space="preserve"> </w:t>
      </w:r>
      <w:r>
        <w:rPr>
          <w:spacing w:val="-4"/>
          <w:w w:val="105"/>
          <w:sz w:val="24"/>
        </w:rPr>
        <w:t>(</w:t>
      </w:r>
      <w:hyperlink w:anchor="_bookmark61" w:history="1">
        <w:r>
          <w:rPr>
            <w:spacing w:val="-4"/>
            <w:w w:val="105"/>
            <w:sz w:val="24"/>
          </w:rPr>
          <w:t>3.4</w:t>
        </w:r>
      </w:hyperlink>
      <w:r>
        <w:rPr>
          <w:spacing w:val="-4"/>
          <w:w w:val="105"/>
          <w:sz w:val="24"/>
        </w:rPr>
        <w:t>)</w:t>
      </w:r>
    </w:p>
    <w:p w14:paraId="00DC1F25" w14:textId="77777777" w:rsidR="00350CFB" w:rsidRDefault="00283FFF">
      <w:pPr>
        <w:tabs>
          <w:tab w:val="left" w:pos="1047"/>
        </w:tabs>
        <w:spacing w:line="329" w:lineRule="exact"/>
        <w:ind w:left="414"/>
        <w:rPr>
          <w:sz w:val="24"/>
        </w:rPr>
      </w:pPr>
      <w:r>
        <w:rPr>
          <w:spacing w:val="-5"/>
          <w:sz w:val="20"/>
        </w:rPr>
        <w:t>5:</w:t>
      </w:r>
      <w:r>
        <w:rPr>
          <w:sz w:val="20"/>
        </w:rPr>
        <w:tab/>
      </w:r>
      <w:r>
        <w:rPr>
          <w:sz w:val="24"/>
        </w:rPr>
        <w:t>accumulate</w:t>
      </w:r>
      <w:r>
        <w:rPr>
          <w:spacing w:val="7"/>
          <w:sz w:val="24"/>
        </w:rPr>
        <w:t xml:space="preserve"> </w:t>
      </w:r>
      <w:r>
        <w:rPr>
          <w:i/>
          <w:sz w:val="24"/>
        </w:rPr>
        <w:t>w</w:t>
      </w:r>
      <w:r>
        <w:rPr>
          <w:rFonts w:ascii="Menlo" w:hAnsi="Menlo"/>
          <w:i/>
          <w:sz w:val="24"/>
          <w:vertAlign w:val="subscript"/>
        </w:rPr>
        <w:t>e</w:t>
      </w:r>
      <w:r>
        <w:rPr>
          <w:rFonts w:ascii="Menlo" w:hAnsi="Menlo"/>
          <w:i/>
          <w:spacing w:val="-65"/>
          <w:sz w:val="24"/>
        </w:rPr>
        <w:t xml:space="preserve"> </w:t>
      </w:r>
      <w:r>
        <w:rPr>
          <w:sz w:val="24"/>
        </w:rPr>
        <w:t>on</w:t>
      </w:r>
      <w:r>
        <w:rPr>
          <w:spacing w:val="7"/>
          <w:sz w:val="24"/>
        </w:rPr>
        <w:t xml:space="preserve"> </w:t>
      </w:r>
      <w:r>
        <w:rPr>
          <w:sz w:val="24"/>
        </w:rPr>
        <w:t>edge</w:t>
      </w:r>
      <w:r>
        <w:rPr>
          <w:spacing w:val="7"/>
          <w:sz w:val="24"/>
        </w:rPr>
        <w:t xml:space="preserve"> </w:t>
      </w:r>
      <w:r>
        <w:rPr>
          <w:sz w:val="24"/>
        </w:rPr>
        <w:t>(</w:t>
      </w:r>
      <w:r>
        <w:rPr>
          <w:i/>
          <w:sz w:val="24"/>
        </w:rPr>
        <w:t>u</w:t>
      </w:r>
      <w:r>
        <w:rPr>
          <w:i/>
          <w:spacing w:val="15"/>
          <w:sz w:val="24"/>
        </w:rPr>
        <w:t xml:space="preserve"> </w:t>
      </w:r>
      <w:r>
        <w:rPr>
          <w:rFonts w:ascii="Arial Unicode MS" w:hAnsi="Arial Unicode MS"/>
          <w:sz w:val="24"/>
        </w:rPr>
        <w:t>→</w:t>
      </w:r>
      <w:r>
        <w:rPr>
          <w:rFonts w:ascii="Arial Unicode MS" w:hAnsi="Arial Unicode MS"/>
          <w:spacing w:val="9"/>
          <w:sz w:val="24"/>
        </w:rPr>
        <w:t xml:space="preserve"> </w:t>
      </w:r>
      <w:r>
        <w:rPr>
          <w:i/>
          <w:spacing w:val="-5"/>
          <w:sz w:val="24"/>
        </w:rPr>
        <w:t>v</w:t>
      </w:r>
      <w:r>
        <w:rPr>
          <w:spacing w:val="-5"/>
          <w:sz w:val="24"/>
        </w:rPr>
        <w:t>)</w:t>
      </w:r>
    </w:p>
    <w:p w14:paraId="00DC1F26" w14:textId="77777777" w:rsidR="00350CFB" w:rsidRDefault="00283FFF">
      <w:pPr>
        <w:spacing w:line="218" w:lineRule="exact"/>
        <w:ind w:left="414"/>
        <w:rPr>
          <w:b/>
          <w:sz w:val="24"/>
        </w:rPr>
      </w:pPr>
      <w:r>
        <w:rPr>
          <w:sz w:val="20"/>
        </w:rPr>
        <w:t>6:</w:t>
      </w:r>
      <w:r>
        <w:rPr>
          <w:spacing w:val="64"/>
          <w:sz w:val="20"/>
        </w:rPr>
        <w:t xml:space="preserve"> </w:t>
      </w:r>
      <w:r>
        <w:rPr>
          <w:b/>
          <w:sz w:val="24"/>
        </w:rPr>
        <w:t>end</w:t>
      </w:r>
      <w:r>
        <w:rPr>
          <w:b/>
          <w:spacing w:val="-4"/>
          <w:sz w:val="24"/>
        </w:rPr>
        <w:t xml:space="preserve"> </w:t>
      </w:r>
      <w:r>
        <w:rPr>
          <w:b/>
          <w:spacing w:val="-5"/>
          <w:sz w:val="24"/>
        </w:rPr>
        <w:t>for</w:t>
      </w:r>
    </w:p>
    <w:p w14:paraId="00DC1F27" w14:textId="77777777" w:rsidR="00350CFB" w:rsidRDefault="00283FFF">
      <w:pPr>
        <w:pStyle w:val="BodyText"/>
        <w:spacing w:line="320" w:lineRule="exact"/>
        <w:ind w:left="414"/>
        <w:rPr>
          <w:rFonts w:ascii="Arial Unicode MS" w:hAnsi="Arial Unicode MS"/>
        </w:rPr>
      </w:pPr>
      <w:r>
        <w:rPr>
          <w:sz w:val="20"/>
        </w:rPr>
        <w:t>7:</w:t>
      </w:r>
      <w:r>
        <w:rPr>
          <w:spacing w:val="57"/>
          <w:sz w:val="20"/>
        </w:rPr>
        <w:t xml:space="preserve"> </w:t>
      </w:r>
      <w:r>
        <w:t>remove</w:t>
      </w:r>
      <w:r>
        <w:rPr>
          <w:spacing w:val="-7"/>
        </w:rPr>
        <w:t xml:space="preserve"> </w:t>
      </w:r>
      <w:r>
        <w:t>non-positive</w:t>
      </w:r>
      <w:r>
        <w:rPr>
          <w:spacing w:val="-6"/>
        </w:rPr>
        <w:t xml:space="preserve"> </w:t>
      </w:r>
      <w:r>
        <w:t>edges;</w:t>
      </w:r>
      <w:r>
        <w:rPr>
          <w:spacing w:val="-7"/>
        </w:rPr>
        <w:t xml:space="preserve"> </w:t>
      </w:r>
      <w:r>
        <w:t>retain</w:t>
      </w:r>
      <w:r>
        <w:rPr>
          <w:spacing w:val="-7"/>
        </w:rPr>
        <w:t xml:space="preserve"> </w:t>
      </w:r>
      <w:r>
        <w:t>edges</w:t>
      </w:r>
      <w:r>
        <w:rPr>
          <w:spacing w:val="-7"/>
        </w:rPr>
        <w:t xml:space="preserve"> </w:t>
      </w:r>
      <w:r>
        <w:t>incident</w:t>
      </w:r>
      <w:r>
        <w:rPr>
          <w:spacing w:val="-6"/>
        </w:rPr>
        <w:t xml:space="preserve"> </w:t>
      </w:r>
      <w:r>
        <w:t>to</w:t>
      </w:r>
      <w:r>
        <w:rPr>
          <w:spacing w:val="-8"/>
        </w:rPr>
        <w:t xml:space="preserve"> </w:t>
      </w:r>
      <w:r>
        <w:rPr>
          <w:rFonts w:ascii="Arial Unicode MS" w:hAnsi="Arial Unicode MS"/>
          <w:spacing w:val="-10"/>
        </w:rPr>
        <w:t>W</w:t>
      </w:r>
    </w:p>
    <w:p w14:paraId="00DC1F28" w14:textId="77777777" w:rsidR="00350CFB" w:rsidRDefault="00283FFF">
      <w:pPr>
        <w:spacing w:line="289" w:lineRule="exact"/>
        <w:ind w:left="414"/>
        <w:rPr>
          <w:sz w:val="24"/>
        </w:rPr>
      </w:pPr>
      <w:r>
        <w:rPr>
          <w:sz w:val="20"/>
        </w:rPr>
        <w:t>8:</w:t>
      </w:r>
      <w:r>
        <w:rPr>
          <w:spacing w:val="30"/>
          <w:sz w:val="20"/>
        </w:rPr>
        <w:t xml:space="preserve">  </w:t>
      </w:r>
      <w:r>
        <w:rPr>
          <w:b/>
          <w:sz w:val="24"/>
        </w:rPr>
        <w:t>s</w:t>
      </w:r>
      <w:r>
        <w:rPr>
          <w:b/>
          <w:spacing w:val="31"/>
          <w:sz w:val="24"/>
        </w:rPr>
        <w:t xml:space="preserve"> </w:t>
      </w:r>
      <w:r>
        <w:rPr>
          <w:rFonts w:ascii="Arial Unicode MS" w:hAnsi="Arial Unicode MS"/>
          <w:sz w:val="24"/>
        </w:rPr>
        <w:t>←</w:t>
      </w:r>
      <w:r>
        <w:rPr>
          <w:rFonts w:ascii="Arial Unicode MS" w:hAnsi="Arial Unicode MS"/>
          <w:spacing w:val="22"/>
          <w:sz w:val="24"/>
        </w:rPr>
        <w:t xml:space="preserve"> </w:t>
      </w:r>
      <w:r>
        <w:rPr>
          <w:sz w:val="24"/>
        </w:rPr>
        <w:t>WeightedPageRank(</w:t>
      </w:r>
      <w:r>
        <w:rPr>
          <w:i/>
          <w:sz w:val="24"/>
        </w:rPr>
        <w:t>E,</w:t>
      </w:r>
      <w:r>
        <w:rPr>
          <w:i/>
          <w:spacing w:val="-7"/>
          <w:sz w:val="24"/>
        </w:rPr>
        <w:t xml:space="preserve"> </w:t>
      </w:r>
      <w:r>
        <w:rPr>
          <w:i/>
          <w:sz w:val="24"/>
        </w:rPr>
        <w:t>d,</w:t>
      </w:r>
      <w:r>
        <w:rPr>
          <w:i/>
          <w:spacing w:val="-7"/>
          <w:sz w:val="24"/>
        </w:rPr>
        <w:t xml:space="preserve"> </w:t>
      </w:r>
      <w:r>
        <w:rPr>
          <w:i/>
          <w:sz w:val="24"/>
        </w:rPr>
        <w:t>τ</w:t>
      </w:r>
      <w:r>
        <w:rPr>
          <w:sz w:val="24"/>
          <w:vertAlign w:val="subscript"/>
        </w:rPr>
        <w:t>tol</w:t>
      </w:r>
      <w:r>
        <w:rPr>
          <w:i/>
          <w:sz w:val="24"/>
        </w:rPr>
        <w:t>,</w:t>
      </w:r>
      <w:r>
        <w:rPr>
          <w:i/>
          <w:spacing w:val="-7"/>
          <w:sz w:val="24"/>
        </w:rPr>
        <w:t xml:space="preserve"> </w:t>
      </w:r>
      <w:r>
        <w:rPr>
          <w:i/>
          <w:spacing w:val="-4"/>
          <w:sz w:val="24"/>
        </w:rPr>
        <w:t>I</w:t>
      </w:r>
      <w:r>
        <w:rPr>
          <w:spacing w:val="-4"/>
          <w:sz w:val="24"/>
          <w:vertAlign w:val="subscript"/>
        </w:rPr>
        <w:t>max</w:t>
      </w:r>
      <w:r>
        <w:rPr>
          <w:spacing w:val="-4"/>
          <w:sz w:val="24"/>
        </w:rPr>
        <w:t>)</w:t>
      </w:r>
    </w:p>
    <w:p w14:paraId="00DC1F29" w14:textId="77777777" w:rsidR="00350CFB" w:rsidRDefault="00283FFF">
      <w:pPr>
        <w:spacing w:line="353" w:lineRule="exact"/>
        <w:ind w:left="414"/>
        <w:rPr>
          <w:sz w:val="24"/>
        </w:rPr>
      </w:pPr>
      <w:r>
        <w:rPr>
          <w:noProof/>
          <w:sz w:val="24"/>
        </w:rPr>
        <mc:AlternateContent>
          <mc:Choice Requires="wps">
            <w:drawing>
              <wp:anchor distT="0" distB="0" distL="0" distR="0" simplePos="0" relativeHeight="487611904" behindDoc="1" locked="0" layoutInCell="1" allowOverlap="1" wp14:anchorId="00DC273C" wp14:editId="00DC273D">
                <wp:simplePos x="0" y="0"/>
                <wp:positionH relativeFrom="page">
                  <wp:posOffset>809244</wp:posOffset>
                </wp:positionH>
                <wp:positionV relativeFrom="paragraph">
                  <wp:posOffset>241404</wp:posOffset>
                </wp:positionV>
                <wp:extent cx="5941695" cy="1270"/>
                <wp:effectExtent l="0" t="0" r="0" b="0"/>
                <wp:wrapTopAndBottom/>
                <wp:docPr id="204" name="Graphic 2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1695" cy="1270"/>
                        </a:xfrm>
                        <a:custGeom>
                          <a:avLst/>
                          <a:gdLst/>
                          <a:ahLst/>
                          <a:cxnLst/>
                          <a:rect l="l" t="t" r="r" b="b"/>
                          <a:pathLst>
                            <a:path w="5941695">
                              <a:moveTo>
                                <a:pt x="0" y="0"/>
                              </a:moveTo>
                              <a:lnTo>
                                <a:pt x="5941517"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F170592" id="Graphic 204" o:spid="_x0000_s1026" style="position:absolute;margin-left:63.7pt;margin-top:19pt;width:467.85pt;height:.1pt;z-index:-15704576;visibility:visible;mso-wrap-style:square;mso-wrap-distance-left:0;mso-wrap-distance-top:0;mso-wrap-distance-right:0;mso-wrap-distance-bottom:0;mso-position-horizontal:absolute;mso-position-horizontal-relative:page;mso-position-vertical:absolute;mso-position-vertical-relative:text;v-text-anchor:top" coordsize="594169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" path="m,l5941517,e" filled="f" strokeweight=".14056mm">
                <v:path arrowok="t"/>
                <w10:wrap type="topAndBottom" anchorx="page"/>
              </v:shape>
            </w:pict>
          </mc:Fallback>
        </mc:AlternateContent>
      </w:r>
      <w:r>
        <w:rPr>
          <w:sz w:val="20"/>
        </w:rPr>
        <w:t>9:</w:t>
      </w:r>
      <w:r>
        <w:rPr>
          <w:spacing w:val="74"/>
          <w:sz w:val="20"/>
        </w:rPr>
        <w:t xml:space="preserve"> </w:t>
      </w:r>
      <w:r>
        <w:rPr>
          <w:b/>
          <w:sz w:val="24"/>
        </w:rPr>
        <w:t>return</w:t>
      </w:r>
      <w:r>
        <w:rPr>
          <w:b/>
          <w:spacing w:val="2"/>
          <w:sz w:val="24"/>
        </w:rPr>
        <w:t xml:space="preserve"> </w:t>
      </w:r>
      <w:r>
        <w:rPr>
          <w:b/>
          <w:sz w:val="24"/>
        </w:rPr>
        <w:t>s</w:t>
      </w:r>
      <w:r>
        <w:rPr>
          <w:sz w:val="24"/>
          <w:vertAlign w:val="subscript"/>
        </w:rPr>
        <w:t>AWP</w:t>
      </w:r>
      <w:r>
        <w:rPr>
          <w:sz w:val="24"/>
        </w:rPr>
        <w:t>[</w:t>
      </w:r>
      <w:r>
        <w:rPr>
          <w:i/>
          <w:sz w:val="24"/>
        </w:rPr>
        <w:t>w</w:t>
      </w:r>
      <w:r>
        <w:rPr>
          <w:sz w:val="24"/>
        </w:rPr>
        <w:t>]</w:t>
      </w:r>
      <w:r>
        <w:rPr>
          <w:spacing w:val="3"/>
          <w:w w:val="110"/>
          <w:sz w:val="24"/>
        </w:rPr>
        <w:t xml:space="preserve"> </w:t>
      </w:r>
      <w:r>
        <w:rPr>
          <w:rFonts w:ascii="Arial Unicode MS" w:hAnsi="Arial Unicode MS"/>
          <w:w w:val="110"/>
          <w:sz w:val="24"/>
        </w:rPr>
        <w:t>←</w:t>
      </w:r>
      <w:r>
        <w:rPr>
          <w:rFonts w:ascii="Arial Unicode MS" w:hAnsi="Arial Unicode MS"/>
          <w:spacing w:val="-4"/>
          <w:w w:val="110"/>
          <w:sz w:val="24"/>
        </w:rPr>
        <w:t xml:space="preserve"> </w:t>
      </w:r>
      <w:r>
        <w:rPr>
          <w:b/>
          <w:sz w:val="24"/>
        </w:rPr>
        <w:t>s</w:t>
      </w:r>
      <w:r>
        <w:rPr>
          <w:sz w:val="24"/>
        </w:rPr>
        <w:t>[</w:t>
      </w:r>
      <w:r>
        <w:rPr>
          <w:i/>
          <w:sz w:val="24"/>
        </w:rPr>
        <w:t>w</w:t>
      </w:r>
      <w:r>
        <w:rPr>
          <w:sz w:val="24"/>
        </w:rPr>
        <w:t>]</w:t>
      </w:r>
      <w:r>
        <w:rPr>
          <w:spacing w:val="2"/>
          <w:sz w:val="24"/>
        </w:rPr>
        <w:t xml:space="preserve"> </w:t>
      </w:r>
      <w:r>
        <w:rPr>
          <w:sz w:val="24"/>
        </w:rPr>
        <w:t>for</w:t>
      </w:r>
      <w:r>
        <w:rPr>
          <w:spacing w:val="2"/>
          <w:sz w:val="24"/>
        </w:rPr>
        <w:t xml:space="preserve"> </w:t>
      </w:r>
      <w:r>
        <w:rPr>
          <w:i/>
          <w:sz w:val="24"/>
        </w:rPr>
        <w:t>w</w:t>
      </w:r>
      <w:r>
        <w:rPr>
          <w:i/>
          <w:spacing w:val="17"/>
          <w:sz w:val="24"/>
        </w:rPr>
        <w:t xml:space="preserve"> </w:t>
      </w:r>
      <w:r>
        <w:rPr>
          <w:rFonts w:ascii="Arial Unicode MS" w:hAnsi="Arial Unicode MS"/>
          <w:sz w:val="24"/>
        </w:rPr>
        <w:t>∈</w:t>
      </w:r>
      <w:r>
        <w:rPr>
          <w:rFonts w:ascii="Arial Unicode MS" w:hAnsi="Arial Unicode MS"/>
          <w:spacing w:val="2"/>
          <w:sz w:val="24"/>
        </w:rPr>
        <w:t xml:space="preserve"> </w:t>
      </w:r>
      <w:r>
        <w:rPr>
          <w:rFonts w:ascii="Arial Unicode MS" w:hAnsi="Arial Unicode MS"/>
          <w:sz w:val="24"/>
        </w:rPr>
        <w:t>W</w:t>
      </w:r>
      <w:r>
        <w:rPr>
          <w:rFonts w:ascii="Arial Unicode MS" w:hAnsi="Arial Unicode MS"/>
          <w:spacing w:val="17"/>
          <w:sz w:val="24"/>
        </w:rPr>
        <w:t xml:space="preserve"> </w:t>
      </w:r>
      <w:r>
        <w:rPr>
          <w:sz w:val="24"/>
        </w:rPr>
        <w:t>(else</w:t>
      </w:r>
      <w:r>
        <w:rPr>
          <w:spacing w:val="1"/>
          <w:sz w:val="24"/>
        </w:rPr>
        <w:t xml:space="preserve"> </w:t>
      </w:r>
      <w:r>
        <w:rPr>
          <w:spacing w:val="-5"/>
          <w:sz w:val="24"/>
        </w:rPr>
        <w:t>0)</w:t>
      </w:r>
    </w:p>
    <w:p w14:paraId="00DC1F2A" w14:textId="77777777" w:rsidR="00350CFB" w:rsidRDefault="00350CFB">
      <w:pPr>
        <w:spacing w:line="353" w:lineRule="exact"/>
        <w:rPr>
          <w:sz w:val="24"/>
        </w:rPr>
        <w:sectPr w:rsidR="00350CFB">
          <w:pgSz w:w="11910" w:h="16840"/>
          <w:pgMar w:top="1920" w:right="708" w:bottom="2300" w:left="992" w:header="0" w:footer="2115" w:gutter="0"/>
          <w:cols w:space="720"/>
        </w:sectPr>
      </w:pPr>
    </w:p>
    <w:p w14:paraId="00DC1F2B" w14:textId="77777777" w:rsidR="00350CFB" w:rsidRDefault="00283FFF">
      <w:pPr>
        <w:pStyle w:val="BodyText"/>
        <w:spacing w:line="307" w:lineRule="auto"/>
        <w:ind w:left="282" w:right="560"/>
        <w:jc w:val="both"/>
      </w:pPr>
      <w:r>
        <w:lastRenderedPageBreak/>
        <w:t>computational-efficiency hypothesis (H3):</w:t>
      </w:r>
      <w:r>
        <w:rPr>
          <w:spacing w:val="40"/>
        </w:rPr>
        <w:t xml:space="preserve"> </w:t>
      </w:r>
      <w:r>
        <w:t xml:space="preserve">per-iteration PageRank cost scales with </w:t>
      </w:r>
      <w:r>
        <w:rPr>
          <w:rFonts w:ascii="Arial Unicode MS"/>
        </w:rPr>
        <w:t>|</w:t>
      </w:r>
      <w:r>
        <w:rPr>
          <w:i/>
        </w:rPr>
        <w:t>E</w:t>
      </w:r>
      <w:r>
        <w:rPr>
          <w:rFonts w:ascii="Arial Unicode MS"/>
        </w:rPr>
        <w:t>|</w:t>
      </w:r>
      <w:r>
        <w:t>, so fewer edges imply faster solves and lower memory for the adjacency structures in Equation (</w:t>
      </w:r>
      <w:hyperlink w:anchor="_bookmark52" w:history="1">
        <w:r>
          <w:t>3.2</w:t>
        </w:r>
      </w:hyperlink>
      <w:r>
        <w:t>).</w:t>
      </w:r>
    </w:p>
    <w:p w14:paraId="00DC1F2C" w14:textId="77777777" w:rsidR="00350CFB" w:rsidRDefault="00283FFF">
      <w:pPr>
        <w:pStyle w:val="ListParagraph"/>
        <w:numPr>
          <w:ilvl w:val="0"/>
          <w:numId w:val="15"/>
        </w:numPr>
        <w:tabs>
          <w:tab w:val="left" w:pos="806"/>
          <w:tab w:val="left" w:pos="808"/>
        </w:tabs>
        <w:spacing w:before="75" w:line="456" w:lineRule="exact"/>
        <w:ind w:right="523"/>
        <w:jc w:val="both"/>
        <w:rPr>
          <w:sz w:val="24"/>
        </w:rPr>
      </w:pPr>
      <w:r>
        <w:rPr>
          <w:b/>
          <w:sz w:val="24"/>
        </w:rPr>
        <w:t>Implementation</w:t>
      </w:r>
      <w:r>
        <w:rPr>
          <w:b/>
          <w:spacing w:val="-1"/>
          <w:sz w:val="24"/>
        </w:rPr>
        <w:t xml:space="preserve"> </w:t>
      </w:r>
      <w:r>
        <w:rPr>
          <w:b/>
          <w:sz w:val="24"/>
        </w:rPr>
        <w:t>notes</w:t>
      </w:r>
      <w:r>
        <w:rPr>
          <w:b/>
          <w:spacing w:val="-1"/>
          <w:sz w:val="24"/>
        </w:rPr>
        <w:t xml:space="preserve"> </w:t>
      </w:r>
      <w:r>
        <w:rPr>
          <w:b/>
          <w:sz w:val="24"/>
        </w:rPr>
        <w:t>shared</w:t>
      </w:r>
      <w:r>
        <w:rPr>
          <w:b/>
          <w:spacing w:val="-1"/>
          <w:sz w:val="24"/>
        </w:rPr>
        <w:t xml:space="preserve"> </w:t>
      </w:r>
      <w:r>
        <w:rPr>
          <w:b/>
          <w:sz w:val="24"/>
        </w:rPr>
        <w:t>by</w:t>
      </w:r>
      <w:r>
        <w:rPr>
          <w:b/>
          <w:spacing w:val="-1"/>
          <w:sz w:val="24"/>
        </w:rPr>
        <w:t xml:space="preserve"> </w:t>
      </w:r>
      <w:r>
        <w:rPr>
          <w:b/>
          <w:sz w:val="24"/>
        </w:rPr>
        <w:t>both</w:t>
      </w:r>
      <w:r>
        <w:rPr>
          <w:b/>
          <w:spacing w:val="-1"/>
          <w:sz w:val="24"/>
        </w:rPr>
        <w:t xml:space="preserve"> </w:t>
      </w:r>
      <w:r>
        <w:rPr>
          <w:b/>
          <w:sz w:val="24"/>
        </w:rPr>
        <w:t>methods:</w:t>
      </w:r>
      <w:r>
        <w:rPr>
          <w:b/>
          <w:spacing w:val="26"/>
          <w:sz w:val="24"/>
        </w:rPr>
        <w:t xml:space="preserve"> </w:t>
      </w:r>
      <w:r>
        <w:rPr>
          <w:sz w:val="24"/>
        </w:rPr>
        <w:t>Edge</w:t>
      </w:r>
      <w:r>
        <w:rPr>
          <w:spacing w:val="-1"/>
          <w:sz w:val="24"/>
        </w:rPr>
        <w:t xml:space="preserve"> </w:t>
      </w:r>
      <w:r>
        <w:rPr>
          <w:sz w:val="24"/>
        </w:rPr>
        <w:t>lists</w:t>
      </w:r>
      <w:r>
        <w:rPr>
          <w:spacing w:val="-1"/>
          <w:sz w:val="24"/>
        </w:rPr>
        <w:t xml:space="preserve"> </w:t>
      </w:r>
      <w:r>
        <w:rPr>
          <w:sz w:val="24"/>
        </w:rPr>
        <w:t>are stored</w:t>
      </w:r>
      <w:r>
        <w:rPr>
          <w:spacing w:val="-1"/>
          <w:sz w:val="24"/>
        </w:rPr>
        <w:t xml:space="preserve"> </w:t>
      </w:r>
      <w:r>
        <w:rPr>
          <w:sz w:val="24"/>
        </w:rPr>
        <w:t>as</w:t>
      </w:r>
      <w:r>
        <w:rPr>
          <w:spacing w:val="-1"/>
          <w:sz w:val="24"/>
        </w:rPr>
        <w:t xml:space="preserve"> </w:t>
      </w:r>
      <w:r>
        <w:rPr>
          <w:sz w:val="24"/>
        </w:rPr>
        <w:t xml:space="preserve">triples </w:t>
      </w:r>
      <w:r>
        <w:rPr>
          <w:rFonts w:ascii="Courier New" w:hAnsi="Courier New"/>
          <w:sz w:val="24"/>
        </w:rPr>
        <w:t xml:space="preserve">(from_n </w:t>
      </w:r>
      <w:r>
        <w:rPr>
          <w:rFonts w:ascii="Courier New" w:hAnsi="Courier New"/>
          <w:spacing w:val="-2"/>
          <w:sz w:val="24"/>
        </w:rPr>
        <w:t>ode,to_node,weight)</w:t>
      </w:r>
      <w:r>
        <w:rPr>
          <w:rFonts w:ascii="Courier New" w:hAnsi="Courier New"/>
          <w:spacing w:val="-34"/>
          <w:sz w:val="24"/>
        </w:rPr>
        <w:t xml:space="preserve"> </w:t>
      </w:r>
      <w:r>
        <w:rPr>
          <w:spacing w:val="-2"/>
          <w:sz w:val="24"/>
        </w:rPr>
        <w:t>in</w:t>
      </w:r>
      <w:r>
        <w:rPr>
          <w:spacing w:val="-13"/>
          <w:sz w:val="24"/>
        </w:rPr>
        <w:t xml:space="preserve"> </w:t>
      </w:r>
      <w:r>
        <w:rPr>
          <w:spacing w:val="-2"/>
          <w:sz w:val="24"/>
        </w:rPr>
        <w:t>memory.</w:t>
      </w:r>
      <w:r>
        <w:rPr>
          <w:spacing w:val="-13"/>
          <w:sz w:val="24"/>
        </w:rPr>
        <w:t xml:space="preserve"> </w:t>
      </w:r>
      <w:r>
        <w:rPr>
          <w:spacing w:val="-2"/>
          <w:sz w:val="24"/>
        </w:rPr>
        <w:t>Duplicate</w:t>
      </w:r>
      <w:r>
        <w:rPr>
          <w:spacing w:val="-13"/>
          <w:sz w:val="24"/>
        </w:rPr>
        <w:t xml:space="preserve"> </w:t>
      </w:r>
      <w:r>
        <w:rPr>
          <w:spacing w:val="-2"/>
          <w:sz w:val="24"/>
        </w:rPr>
        <w:t>edges</w:t>
      </w:r>
      <w:r>
        <w:rPr>
          <w:spacing w:val="-13"/>
          <w:sz w:val="24"/>
        </w:rPr>
        <w:t xml:space="preserve"> </w:t>
      </w:r>
      <w:r>
        <w:rPr>
          <w:spacing w:val="-2"/>
          <w:sz w:val="24"/>
        </w:rPr>
        <w:t>are</w:t>
      </w:r>
      <w:r>
        <w:rPr>
          <w:spacing w:val="-13"/>
          <w:sz w:val="24"/>
        </w:rPr>
        <w:t xml:space="preserve"> </w:t>
      </w:r>
      <w:r>
        <w:rPr>
          <w:spacing w:val="-2"/>
          <w:sz w:val="24"/>
        </w:rPr>
        <w:t>aggregated</w:t>
      </w:r>
      <w:r>
        <w:rPr>
          <w:spacing w:val="-13"/>
          <w:sz w:val="24"/>
        </w:rPr>
        <w:t xml:space="preserve"> </w:t>
      </w:r>
      <w:r>
        <w:rPr>
          <w:spacing w:val="-2"/>
          <w:sz w:val="24"/>
        </w:rPr>
        <w:t>by</w:t>
      </w:r>
      <w:r>
        <w:rPr>
          <w:spacing w:val="-11"/>
          <w:sz w:val="24"/>
        </w:rPr>
        <w:t xml:space="preserve"> </w:t>
      </w:r>
      <w:r>
        <w:rPr>
          <w:spacing w:val="-2"/>
          <w:sz w:val="24"/>
        </w:rPr>
        <w:t>summing</w:t>
      </w:r>
      <w:r>
        <w:rPr>
          <w:spacing w:val="-9"/>
          <w:sz w:val="24"/>
        </w:rPr>
        <w:t xml:space="preserve"> </w:t>
      </w:r>
      <w:r>
        <w:rPr>
          <w:spacing w:val="-2"/>
          <w:sz w:val="24"/>
        </w:rPr>
        <w:t xml:space="preserve">weights </w:t>
      </w:r>
      <w:r>
        <w:rPr>
          <w:sz w:val="24"/>
        </w:rPr>
        <w:t>before</w:t>
      </w:r>
      <w:r>
        <w:rPr>
          <w:spacing w:val="-2"/>
          <w:sz w:val="24"/>
        </w:rPr>
        <w:t xml:space="preserve"> </w:t>
      </w:r>
      <w:r>
        <w:rPr>
          <w:sz w:val="24"/>
        </w:rPr>
        <w:t>the</w:t>
      </w:r>
      <w:r>
        <w:rPr>
          <w:spacing w:val="-2"/>
          <w:sz w:val="24"/>
        </w:rPr>
        <w:t xml:space="preserve"> </w:t>
      </w:r>
      <w:r>
        <w:rPr>
          <w:sz w:val="24"/>
        </w:rPr>
        <w:t>solve.</w:t>
      </w:r>
      <w:r>
        <w:rPr>
          <w:spacing w:val="25"/>
          <w:sz w:val="24"/>
        </w:rPr>
        <w:t xml:space="preserve"> </w:t>
      </w:r>
      <w:r>
        <w:rPr>
          <w:sz w:val="24"/>
        </w:rPr>
        <w:t>Non-positive</w:t>
      </w:r>
      <w:r>
        <w:rPr>
          <w:spacing w:val="-1"/>
          <w:sz w:val="24"/>
        </w:rPr>
        <w:t xml:space="preserve"> </w:t>
      </w:r>
      <w:r>
        <w:rPr>
          <w:sz w:val="24"/>
        </w:rPr>
        <w:t>weights</w:t>
      </w:r>
      <w:r>
        <w:rPr>
          <w:spacing w:val="-2"/>
          <w:sz w:val="24"/>
        </w:rPr>
        <w:t xml:space="preserve"> </w:t>
      </w:r>
      <w:r>
        <w:rPr>
          <w:sz w:val="24"/>
        </w:rPr>
        <w:t>are</w:t>
      </w:r>
      <w:r>
        <w:rPr>
          <w:spacing w:val="-2"/>
          <w:sz w:val="24"/>
        </w:rPr>
        <w:t xml:space="preserve"> </w:t>
      </w:r>
      <w:r>
        <w:rPr>
          <w:sz w:val="24"/>
        </w:rPr>
        <w:t>dropped.</w:t>
      </w:r>
      <w:r>
        <w:rPr>
          <w:spacing w:val="25"/>
          <w:sz w:val="24"/>
        </w:rPr>
        <w:t xml:space="preserve"> </w:t>
      </w:r>
      <w:r>
        <w:rPr>
          <w:sz w:val="24"/>
        </w:rPr>
        <w:t>The</w:t>
      </w:r>
      <w:r>
        <w:rPr>
          <w:spacing w:val="-1"/>
          <w:sz w:val="24"/>
        </w:rPr>
        <w:t xml:space="preserve"> </w:t>
      </w:r>
      <w:r>
        <w:rPr>
          <w:sz w:val="24"/>
        </w:rPr>
        <w:t>solver</w:t>
      </w:r>
      <w:r>
        <w:rPr>
          <w:spacing w:val="-2"/>
          <w:sz w:val="24"/>
        </w:rPr>
        <w:t xml:space="preserve"> </w:t>
      </w:r>
      <w:r>
        <w:rPr>
          <w:sz w:val="24"/>
        </w:rPr>
        <w:t>builds</w:t>
      </w:r>
      <w:r>
        <w:rPr>
          <w:spacing w:val="-2"/>
          <w:sz w:val="24"/>
        </w:rPr>
        <w:t xml:space="preserve"> </w:t>
      </w:r>
      <w:r>
        <w:rPr>
          <w:sz w:val="24"/>
        </w:rPr>
        <w:t>a</w:t>
      </w:r>
      <w:r>
        <w:rPr>
          <w:spacing w:val="-1"/>
          <w:sz w:val="24"/>
        </w:rPr>
        <w:t xml:space="preserve"> </w:t>
      </w:r>
      <w:r>
        <w:rPr>
          <w:sz w:val="24"/>
        </w:rPr>
        <w:t>sparse</w:t>
      </w:r>
      <w:r>
        <w:rPr>
          <w:spacing w:val="-2"/>
          <w:sz w:val="24"/>
        </w:rPr>
        <w:t xml:space="preserve"> </w:t>
      </w:r>
      <w:r>
        <w:rPr>
          <w:sz w:val="24"/>
        </w:rPr>
        <w:t>compressed-row transition matrix, iterates Equation (</w:t>
      </w:r>
      <w:hyperlink w:anchor="_bookmark50" w:history="1">
        <w:r>
          <w:rPr>
            <w:sz w:val="24"/>
          </w:rPr>
          <w:t>3.1</w:t>
        </w:r>
      </w:hyperlink>
      <w:r>
        <w:rPr>
          <w:sz w:val="24"/>
        </w:rPr>
        <w:t>), and returns a dictionary from node identifier</w:t>
      </w:r>
      <w:r>
        <w:rPr>
          <w:spacing w:val="40"/>
          <w:sz w:val="24"/>
        </w:rPr>
        <w:t xml:space="preserve"> </w:t>
      </w:r>
      <w:r>
        <w:rPr>
          <w:sz w:val="24"/>
        </w:rPr>
        <w:t>to score.</w:t>
      </w:r>
      <w:r>
        <w:rPr>
          <w:spacing w:val="40"/>
          <w:sz w:val="24"/>
        </w:rPr>
        <w:t xml:space="preserve"> </w:t>
      </w:r>
      <w:r>
        <w:rPr>
          <w:sz w:val="24"/>
        </w:rPr>
        <w:t xml:space="preserve">Cohort scores are aligned to </w:t>
      </w:r>
      <w:r>
        <w:rPr>
          <w:rFonts w:ascii="Arial Unicode MS" w:hAnsi="Arial Unicode MS"/>
          <w:sz w:val="24"/>
        </w:rPr>
        <w:t xml:space="preserve">W </w:t>
      </w:r>
      <w:r>
        <w:rPr>
          <w:sz w:val="24"/>
        </w:rPr>
        <w:t>with missing entries set to zero, then converted to dense ranks for correlation.</w:t>
      </w:r>
    </w:p>
    <w:p w14:paraId="00DC1F2D" w14:textId="77777777" w:rsidR="00350CFB" w:rsidRDefault="00350CFB">
      <w:pPr>
        <w:pStyle w:val="BodyText"/>
      </w:pPr>
    </w:p>
    <w:p w14:paraId="00DC1F2E" w14:textId="77777777" w:rsidR="00350CFB" w:rsidRDefault="00350CFB">
      <w:pPr>
        <w:pStyle w:val="BodyText"/>
        <w:spacing w:before="26"/>
      </w:pPr>
    </w:p>
    <w:p w14:paraId="00DC1F2F" w14:textId="77777777" w:rsidR="00350CFB" w:rsidRDefault="00283FFF">
      <w:pPr>
        <w:pStyle w:val="Heading2"/>
        <w:numPr>
          <w:ilvl w:val="1"/>
          <w:numId w:val="26"/>
        </w:numPr>
        <w:tabs>
          <w:tab w:val="left" w:pos="783"/>
        </w:tabs>
        <w:ind w:left="783" w:hanging="501"/>
      </w:pPr>
      <w:bookmarkStart w:id="222" w:name="Supplementary_GF-PR_graph_(extension)"/>
      <w:bookmarkStart w:id="223" w:name="_bookmark64"/>
      <w:bookmarkEnd w:id="222"/>
      <w:bookmarkEnd w:id="223"/>
      <w:r>
        <w:t>Supplementary</w:t>
      </w:r>
      <w:r>
        <w:rPr>
          <w:spacing w:val="21"/>
        </w:rPr>
        <w:t xml:space="preserve"> </w:t>
      </w:r>
      <w:r>
        <w:t>GF-PR</w:t>
      </w:r>
      <w:r>
        <w:rPr>
          <w:spacing w:val="21"/>
        </w:rPr>
        <w:t xml:space="preserve"> </w:t>
      </w:r>
      <w:r>
        <w:t>graph</w:t>
      </w:r>
      <w:r>
        <w:rPr>
          <w:spacing w:val="21"/>
        </w:rPr>
        <w:t xml:space="preserve"> </w:t>
      </w:r>
      <w:r>
        <w:rPr>
          <w:spacing w:val="-2"/>
        </w:rPr>
        <w:t>(extension)</w:t>
      </w:r>
    </w:p>
    <w:p w14:paraId="00DC1F30" w14:textId="77777777" w:rsidR="00350CFB" w:rsidRDefault="00350CFB">
      <w:pPr>
        <w:pStyle w:val="BodyText"/>
        <w:spacing w:before="24"/>
        <w:rPr>
          <w:b/>
          <w:sz w:val="28"/>
        </w:rPr>
      </w:pPr>
    </w:p>
    <w:p w14:paraId="00DC1F31" w14:textId="77777777" w:rsidR="00350CFB" w:rsidRDefault="00283FFF">
      <w:pPr>
        <w:pStyle w:val="BodyText"/>
        <w:spacing w:line="391" w:lineRule="auto"/>
        <w:ind w:left="282" w:right="524"/>
        <w:jc w:val="both"/>
      </w:pPr>
      <w:r>
        <w:t>GF-PR</w:t>
      </w:r>
      <w:r>
        <w:rPr>
          <w:spacing w:val="-15"/>
        </w:rPr>
        <w:t xml:space="preserve"> </w:t>
      </w:r>
      <w:r>
        <w:t>is</w:t>
      </w:r>
      <w:r>
        <w:rPr>
          <w:spacing w:val="-15"/>
        </w:rPr>
        <w:t xml:space="preserve"> </w:t>
      </w:r>
      <w:r>
        <w:t>an</w:t>
      </w:r>
      <w:r>
        <w:rPr>
          <w:spacing w:val="-15"/>
        </w:rPr>
        <w:t xml:space="preserve"> </w:t>
      </w:r>
      <w:r>
        <w:t>outcome-native</w:t>
      </w:r>
      <w:r>
        <w:rPr>
          <w:spacing w:val="-15"/>
        </w:rPr>
        <w:t xml:space="preserve"> </w:t>
      </w:r>
      <w:r>
        <w:t>reference</w:t>
      </w:r>
      <w:r>
        <w:rPr>
          <w:spacing w:val="-3"/>
        </w:rPr>
        <w:t xml:space="preserve"> </w:t>
      </w:r>
      <w:r>
        <w:t>built</w:t>
      </w:r>
      <w:r>
        <w:rPr>
          <w:spacing w:val="-3"/>
        </w:rPr>
        <w:t xml:space="preserve"> </w:t>
      </w:r>
      <w:r>
        <w:t>only</w:t>
      </w:r>
      <w:r>
        <w:rPr>
          <w:spacing w:val="-3"/>
        </w:rPr>
        <w:t xml:space="preserve"> </w:t>
      </w:r>
      <w:r>
        <w:t>from</w:t>
      </w:r>
      <w:r>
        <w:rPr>
          <w:spacing w:val="-3"/>
        </w:rPr>
        <w:t xml:space="preserve"> </w:t>
      </w:r>
      <w:r>
        <w:t>GMX</w:t>
      </w:r>
      <w:r>
        <w:rPr>
          <w:spacing w:val="-3"/>
        </w:rPr>
        <w:t xml:space="preserve"> </w:t>
      </w:r>
      <w:r>
        <w:rPr>
          <w:rFonts w:ascii="Courier New" w:hAnsi="Courier New"/>
        </w:rPr>
        <w:t>PositionDecrease</w:t>
      </w:r>
      <w:r>
        <w:rPr>
          <w:rFonts w:ascii="Courier New" w:hAnsi="Courier New"/>
          <w:spacing w:val="-36"/>
        </w:rPr>
        <w:t xml:space="preserve"> </w:t>
      </w:r>
      <w:r>
        <w:t>events.</w:t>
      </w:r>
      <w:r>
        <w:rPr>
          <w:spacing w:val="40"/>
        </w:rPr>
        <w:t xml:space="preserve"> </w:t>
      </w:r>
      <w:r>
        <w:t>It</w:t>
      </w:r>
      <w:r>
        <w:rPr>
          <w:spacing w:val="-3"/>
        </w:rPr>
        <w:t xml:space="preserve"> </w:t>
      </w:r>
      <w:r>
        <w:t>is evaluated</w:t>
      </w:r>
      <w:r>
        <w:rPr>
          <w:spacing w:val="-3"/>
        </w:rPr>
        <w:t xml:space="preserve"> </w:t>
      </w:r>
      <w:r>
        <w:t>solely</w:t>
      </w:r>
      <w:r>
        <w:rPr>
          <w:spacing w:val="-3"/>
        </w:rPr>
        <w:t xml:space="preserve"> </w:t>
      </w:r>
      <w:r>
        <w:t>for</w:t>
      </w:r>
      <w:r>
        <w:rPr>
          <w:spacing w:val="-3"/>
        </w:rPr>
        <w:t xml:space="preserve"> </w:t>
      </w:r>
      <w:r>
        <w:t>supplementary</w:t>
      </w:r>
      <w:r>
        <w:rPr>
          <w:spacing w:val="-3"/>
        </w:rPr>
        <w:t xml:space="preserve"> </w:t>
      </w:r>
      <w:r>
        <w:t>question</w:t>
      </w:r>
      <w:r>
        <w:rPr>
          <w:spacing w:val="-3"/>
        </w:rPr>
        <w:t xml:space="preserve"> </w:t>
      </w:r>
      <w:r>
        <w:t>SRQ1</w:t>
      </w:r>
      <w:r>
        <w:rPr>
          <w:spacing w:val="-3"/>
        </w:rPr>
        <w:t xml:space="preserve"> </w:t>
      </w:r>
      <w:r>
        <w:t>(construct-overlap</w:t>
      </w:r>
      <w:r>
        <w:rPr>
          <w:spacing w:val="-3"/>
        </w:rPr>
        <w:t xml:space="preserve"> </w:t>
      </w:r>
      <w:r>
        <w:t>diagnostic)</w:t>
      </w:r>
      <w:r>
        <w:rPr>
          <w:spacing w:val="-3"/>
        </w:rPr>
        <w:t xml:space="preserve"> </w:t>
      </w:r>
      <w:r>
        <w:t>and</w:t>
      </w:r>
      <w:r>
        <w:rPr>
          <w:spacing w:val="-3"/>
        </w:rPr>
        <w:t xml:space="preserve"> </w:t>
      </w:r>
      <w:r>
        <w:t>is</w:t>
      </w:r>
      <w:r>
        <w:rPr>
          <w:spacing w:val="-3"/>
        </w:rPr>
        <w:t xml:space="preserve"> </w:t>
      </w:r>
      <w:r>
        <w:t>not</w:t>
      </w:r>
      <w:r>
        <w:rPr>
          <w:spacing w:val="-3"/>
        </w:rPr>
        <w:t xml:space="preserve"> </w:t>
      </w:r>
      <w:r>
        <w:t>a</w:t>
      </w:r>
      <w:r>
        <w:rPr>
          <w:spacing w:val="-3"/>
        </w:rPr>
        <w:t xml:space="preserve"> </w:t>
      </w:r>
      <w:r>
        <w:t>pri-mary peer to EndorseRank or AWP. The method exists to answer a methodological question:</w:t>
      </w:r>
      <w:r>
        <w:rPr>
          <w:spacing w:val="25"/>
        </w:rPr>
        <w:t xml:space="preserve"> </w:t>
      </w:r>
      <w:r>
        <w:t>if a ranking</w:t>
      </w:r>
      <w:r>
        <w:rPr>
          <w:spacing w:val="-6"/>
        </w:rPr>
        <w:t xml:space="preserve"> </w:t>
      </w:r>
      <w:r>
        <w:t>is</w:t>
      </w:r>
      <w:r>
        <w:rPr>
          <w:spacing w:val="-6"/>
        </w:rPr>
        <w:t xml:space="preserve"> </w:t>
      </w:r>
      <w:r>
        <w:t>allowed</w:t>
      </w:r>
      <w:r>
        <w:rPr>
          <w:spacing w:val="-6"/>
        </w:rPr>
        <w:t xml:space="preserve"> </w:t>
      </w:r>
      <w:r>
        <w:t>to</w:t>
      </w:r>
      <w:r>
        <w:rPr>
          <w:spacing w:val="-6"/>
        </w:rPr>
        <w:t xml:space="preserve"> </w:t>
      </w:r>
      <w:r>
        <w:t>read</w:t>
      </w:r>
      <w:r>
        <w:rPr>
          <w:spacing w:val="-6"/>
        </w:rPr>
        <w:t xml:space="preserve"> </w:t>
      </w:r>
      <w:r>
        <w:t>the</w:t>
      </w:r>
      <w:r>
        <w:rPr>
          <w:spacing w:val="-6"/>
        </w:rPr>
        <w:t xml:space="preserve"> </w:t>
      </w:r>
      <w:r>
        <w:t>same</w:t>
      </w:r>
      <w:r>
        <w:rPr>
          <w:spacing w:val="-6"/>
        </w:rPr>
        <w:t xml:space="preserve"> </w:t>
      </w:r>
      <w:r>
        <w:t>PnL</w:t>
      </w:r>
      <w:r>
        <w:rPr>
          <w:spacing w:val="-6"/>
        </w:rPr>
        <w:t xml:space="preserve"> </w:t>
      </w:r>
      <w:r>
        <w:t>stream</w:t>
      </w:r>
      <w:r>
        <w:rPr>
          <w:spacing w:val="-6"/>
        </w:rPr>
        <w:t xml:space="preserve"> </w:t>
      </w:r>
      <w:r>
        <w:t>that</w:t>
      </w:r>
      <w:r>
        <w:rPr>
          <w:spacing w:val="-5"/>
        </w:rPr>
        <w:t xml:space="preserve"> </w:t>
      </w:r>
      <w:r>
        <w:t>defines</w:t>
      </w:r>
      <w:r>
        <w:rPr>
          <w:spacing w:val="-6"/>
        </w:rPr>
        <w:t xml:space="preserve"> </w:t>
      </w:r>
      <w:r>
        <w:t>trading-success</w:t>
      </w:r>
      <w:r>
        <w:rPr>
          <w:spacing w:val="-6"/>
        </w:rPr>
        <w:t xml:space="preserve"> </w:t>
      </w:r>
      <w:r>
        <w:t>proxies,</w:t>
      </w:r>
      <w:r>
        <w:rPr>
          <w:spacing w:val="-5"/>
        </w:rPr>
        <w:t xml:space="preserve"> </w:t>
      </w:r>
      <w:r>
        <w:t>how</w:t>
      </w:r>
      <w:r>
        <w:rPr>
          <w:spacing w:val="-6"/>
        </w:rPr>
        <w:t xml:space="preserve"> </w:t>
      </w:r>
      <w:r>
        <w:t>high</w:t>
      </w:r>
      <w:r>
        <w:rPr>
          <w:spacing w:val="-6"/>
        </w:rPr>
        <w:t xml:space="preserve"> </w:t>
      </w:r>
      <w:r>
        <w:t>can alignment rise?</w:t>
      </w:r>
      <w:r>
        <w:rPr>
          <w:spacing w:val="40"/>
        </w:rPr>
        <w:t xml:space="preserve"> </w:t>
      </w:r>
      <w:r>
        <w:t xml:space="preserve">That ceiling clarifies how much of a social method’s trading-success </w:t>
      </w:r>
      <w:r>
        <w:rPr>
          <w:i/>
        </w:rPr>
        <w:t xml:space="preserve">τ </w:t>
      </w:r>
      <w:r>
        <w:t>might be attributed to genuine social signal versus residual correlation with outcomes.</w:t>
      </w:r>
    </w:p>
    <w:p w14:paraId="00DC1F32" w14:textId="77777777" w:rsidR="00350CFB" w:rsidRDefault="00283FFF">
      <w:pPr>
        <w:pStyle w:val="BodyText"/>
        <w:spacing w:before="33"/>
        <w:ind w:left="274"/>
        <w:jc w:val="both"/>
      </w:pPr>
      <w:r>
        <w:t>The</w:t>
      </w:r>
      <w:r>
        <w:rPr>
          <w:spacing w:val="1"/>
        </w:rPr>
        <w:t xml:space="preserve"> </w:t>
      </w:r>
      <w:r>
        <w:t>graph</w:t>
      </w:r>
      <w:r>
        <w:rPr>
          <w:spacing w:val="2"/>
        </w:rPr>
        <w:t xml:space="preserve"> </w:t>
      </w:r>
      <w:r>
        <w:t>is</w:t>
      </w:r>
      <w:r>
        <w:rPr>
          <w:spacing w:val="1"/>
        </w:rPr>
        <w:t xml:space="preserve"> </w:t>
      </w:r>
      <w:r>
        <w:t>a</w:t>
      </w:r>
      <w:r>
        <w:rPr>
          <w:spacing w:val="2"/>
        </w:rPr>
        <w:t xml:space="preserve"> </w:t>
      </w:r>
      <w:r>
        <w:t>directed</w:t>
      </w:r>
      <w:r>
        <w:rPr>
          <w:spacing w:val="1"/>
        </w:rPr>
        <w:t xml:space="preserve"> </w:t>
      </w:r>
      <w:r>
        <w:t>star</w:t>
      </w:r>
      <w:r>
        <w:rPr>
          <w:spacing w:val="2"/>
        </w:rPr>
        <w:t xml:space="preserve"> </w:t>
      </w:r>
      <w:r>
        <w:t>with</w:t>
      </w:r>
      <w:r>
        <w:rPr>
          <w:spacing w:val="2"/>
        </w:rPr>
        <w:t xml:space="preserve"> </w:t>
      </w:r>
      <w:r>
        <w:t>two</w:t>
      </w:r>
      <w:r>
        <w:rPr>
          <w:spacing w:val="1"/>
        </w:rPr>
        <w:t xml:space="preserve"> </w:t>
      </w:r>
      <w:r>
        <w:t>synthetic</w:t>
      </w:r>
      <w:r>
        <w:rPr>
          <w:spacing w:val="2"/>
        </w:rPr>
        <w:t xml:space="preserve"> </w:t>
      </w:r>
      <w:r>
        <w:t>nodes,</w:t>
      </w:r>
      <w:r>
        <w:rPr>
          <w:spacing w:val="3"/>
        </w:rPr>
        <w:t xml:space="preserve"> </w:t>
      </w:r>
      <w:r>
        <w:t>POOL</w:t>
      </w:r>
      <w:r>
        <w:rPr>
          <w:spacing w:val="2"/>
        </w:rPr>
        <w:t xml:space="preserve"> </w:t>
      </w:r>
      <w:r>
        <w:t>and</w:t>
      </w:r>
      <w:r>
        <w:rPr>
          <w:spacing w:val="1"/>
        </w:rPr>
        <w:t xml:space="preserve"> </w:t>
      </w:r>
      <w:r>
        <w:t>SINK.</w:t>
      </w:r>
      <w:r>
        <w:rPr>
          <w:spacing w:val="34"/>
        </w:rPr>
        <w:t xml:space="preserve"> </w:t>
      </w:r>
      <w:r>
        <w:t>For</w:t>
      </w:r>
      <w:r>
        <w:rPr>
          <w:spacing w:val="1"/>
        </w:rPr>
        <w:t xml:space="preserve"> </w:t>
      </w:r>
      <w:r>
        <w:t>each</w:t>
      </w:r>
      <w:r>
        <w:rPr>
          <w:spacing w:val="2"/>
        </w:rPr>
        <w:t xml:space="preserve"> </w:t>
      </w:r>
      <w:r>
        <w:t>close</w:t>
      </w:r>
      <w:r>
        <w:rPr>
          <w:spacing w:val="2"/>
        </w:rPr>
        <w:t xml:space="preserve"> </w:t>
      </w:r>
      <w:r>
        <w:t>of</w:t>
      </w:r>
      <w:r>
        <w:rPr>
          <w:spacing w:val="1"/>
        </w:rPr>
        <w:t xml:space="preserve"> </w:t>
      </w:r>
      <w:r>
        <w:rPr>
          <w:spacing w:val="-2"/>
        </w:rPr>
        <w:t>wallet</w:t>
      </w:r>
    </w:p>
    <w:p w14:paraId="00DC1F33" w14:textId="77777777" w:rsidR="00350CFB" w:rsidRDefault="00283FFF">
      <w:pPr>
        <w:pStyle w:val="BodyText"/>
        <w:spacing w:before="181"/>
        <w:ind w:left="282"/>
      </w:pPr>
      <w:r>
        <w:rPr>
          <w:i/>
        </w:rPr>
        <w:t>w</w:t>
      </w:r>
      <w:r>
        <w:rPr>
          <w:i/>
          <w:spacing w:val="8"/>
        </w:rPr>
        <w:t xml:space="preserve"> </w:t>
      </w:r>
      <w:r>
        <w:t>with realized</w:t>
      </w:r>
      <w:r>
        <w:rPr>
          <w:spacing w:val="1"/>
        </w:rPr>
        <w:t xml:space="preserve"> </w:t>
      </w:r>
      <w:r>
        <w:t>PnL</w:t>
      </w:r>
      <w:r>
        <w:rPr>
          <w:spacing w:val="1"/>
        </w:rPr>
        <w:t xml:space="preserve"> </w:t>
      </w:r>
      <w:r>
        <w:rPr>
          <w:i/>
        </w:rPr>
        <w:t>x</w:t>
      </w:r>
      <w:r>
        <w:rPr>
          <w:i/>
          <w:spacing w:val="1"/>
        </w:rPr>
        <w:t xml:space="preserve"> </w:t>
      </w:r>
      <w:r>
        <w:t xml:space="preserve">(field </w:t>
      </w:r>
      <w:r>
        <w:rPr>
          <w:rFonts w:ascii="Courier New"/>
          <w:spacing w:val="-2"/>
        </w:rPr>
        <w:t>basePnlUsd</w:t>
      </w:r>
      <w:r>
        <w:rPr>
          <w:spacing w:val="-2"/>
        </w:rPr>
        <w:t>):</w:t>
      </w:r>
    </w:p>
    <w:p w14:paraId="00DC1F34" w14:textId="77777777" w:rsidR="00350CFB" w:rsidRDefault="00283FFF">
      <w:pPr>
        <w:pStyle w:val="ListParagraph"/>
        <w:numPr>
          <w:ilvl w:val="0"/>
          <w:numId w:val="14"/>
        </w:numPr>
        <w:tabs>
          <w:tab w:val="left" w:pos="807"/>
        </w:tabs>
        <w:spacing w:before="139"/>
        <w:ind w:left="807" w:hanging="214"/>
        <w:rPr>
          <w:sz w:val="24"/>
        </w:rPr>
      </w:pPr>
      <w:r>
        <w:rPr>
          <w:w w:val="105"/>
          <w:sz w:val="24"/>
        </w:rPr>
        <w:t>if</w:t>
      </w:r>
      <w:r>
        <w:rPr>
          <w:spacing w:val="-16"/>
          <w:w w:val="105"/>
          <w:sz w:val="24"/>
        </w:rPr>
        <w:t xml:space="preserve"> </w:t>
      </w:r>
      <w:r>
        <w:rPr>
          <w:w w:val="105"/>
          <w:sz w:val="24"/>
        </w:rPr>
        <w:t>the</w:t>
      </w:r>
      <w:r>
        <w:rPr>
          <w:spacing w:val="-16"/>
          <w:w w:val="105"/>
          <w:sz w:val="24"/>
        </w:rPr>
        <w:t xml:space="preserve"> </w:t>
      </w:r>
      <w:r>
        <w:rPr>
          <w:w w:val="105"/>
          <w:sz w:val="24"/>
        </w:rPr>
        <w:t>close</w:t>
      </w:r>
      <w:r>
        <w:rPr>
          <w:spacing w:val="-13"/>
          <w:w w:val="105"/>
          <w:sz w:val="24"/>
        </w:rPr>
        <w:t xml:space="preserve"> </w:t>
      </w:r>
      <w:r>
        <w:rPr>
          <w:w w:val="105"/>
          <w:sz w:val="24"/>
        </w:rPr>
        <w:t>is</w:t>
      </w:r>
      <w:r>
        <w:rPr>
          <w:spacing w:val="-12"/>
          <w:w w:val="105"/>
          <w:sz w:val="24"/>
        </w:rPr>
        <w:t xml:space="preserve"> </w:t>
      </w:r>
      <w:r>
        <w:rPr>
          <w:w w:val="105"/>
          <w:sz w:val="24"/>
        </w:rPr>
        <w:t>a</w:t>
      </w:r>
      <w:r>
        <w:rPr>
          <w:spacing w:val="-11"/>
          <w:w w:val="105"/>
          <w:sz w:val="24"/>
        </w:rPr>
        <w:t xml:space="preserve"> </w:t>
      </w:r>
      <w:r>
        <w:rPr>
          <w:w w:val="105"/>
          <w:sz w:val="24"/>
        </w:rPr>
        <w:t>liquidation,</w:t>
      </w:r>
      <w:r>
        <w:rPr>
          <w:spacing w:val="-12"/>
          <w:w w:val="105"/>
          <w:sz w:val="24"/>
        </w:rPr>
        <w:t xml:space="preserve"> </w:t>
      </w:r>
      <w:r>
        <w:rPr>
          <w:w w:val="105"/>
          <w:sz w:val="24"/>
        </w:rPr>
        <w:t>add</w:t>
      </w:r>
      <w:r>
        <w:rPr>
          <w:spacing w:val="-12"/>
          <w:w w:val="105"/>
          <w:sz w:val="24"/>
        </w:rPr>
        <w:t xml:space="preserve"> </w:t>
      </w:r>
      <w:r>
        <w:rPr>
          <w:w w:val="105"/>
          <w:sz w:val="24"/>
        </w:rPr>
        <w:t>weight</w:t>
      </w:r>
      <w:r>
        <w:rPr>
          <w:spacing w:val="-11"/>
          <w:w w:val="105"/>
          <w:sz w:val="24"/>
        </w:rPr>
        <w:t xml:space="preserve"> </w:t>
      </w:r>
      <w:r>
        <w:rPr>
          <w:rFonts w:ascii="Arial Unicode MS" w:hAnsi="Arial Unicode MS"/>
          <w:w w:val="105"/>
          <w:sz w:val="24"/>
        </w:rPr>
        <w:t>|</w:t>
      </w:r>
      <w:r>
        <w:rPr>
          <w:i/>
          <w:w w:val="105"/>
          <w:sz w:val="24"/>
        </w:rPr>
        <w:t>x</w:t>
      </w:r>
      <w:r>
        <w:rPr>
          <w:rFonts w:ascii="Arial Unicode MS" w:hAnsi="Arial Unicode MS"/>
          <w:w w:val="105"/>
          <w:sz w:val="24"/>
        </w:rPr>
        <w:t>|</w:t>
      </w:r>
      <w:r>
        <w:rPr>
          <w:rFonts w:ascii="Arial Unicode MS" w:hAnsi="Arial Unicode MS"/>
          <w:spacing w:val="-18"/>
          <w:w w:val="105"/>
          <w:sz w:val="24"/>
        </w:rPr>
        <w:t xml:space="preserve"> </w:t>
      </w:r>
      <w:r>
        <w:rPr>
          <w:w w:val="110"/>
          <w:sz w:val="24"/>
        </w:rPr>
        <w:t>+</w:t>
      </w:r>
      <w:r>
        <w:rPr>
          <w:spacing w:val="-16"/>
          <w:w w:val="110"/>
          <w:sz w:val="24"/>
        </w:rPr>
        <w:t xml:space="preserve"> </w:t>
      </w:r>
      <w:r>
        <w:rPr>
          <w:i/>
          <w:w w:val="105"/>
          <w:sz w:val="24"/>
        </w:rPr>
        <w:t>ε</w:t>
      </w:r>
      <w:r>
        <w:rPr>
          <w:w w:val="105"/>
          <w:sz w:val="24"/>
          <w:vertAlign w:val="subscript"/>
        </w:rPr>
        <w:t>liq</w:t>
      </w:r>
      <w:r>
        <w:rPr>
          <w:spacing w:val="-3"/>
          <w:w w:val="105"/>
          <w:sz w:val="24"/>
        </w:rPr>
        <w:t xml:space="preserve"> </w:t>
      </w:r>
      <w:r>
        <w:rPr>
          <w:w w:val="105"/>
          <w:sz w:val="24"/>
        </w:rPr>
        <w:t>on</w:t>
      </w:r>
      <w:r>
        <w:rPr>
          <w:spacing w:val="-12"/>
          <w:w w:val="105"/>
          <w:sz w:val="24"/>
        </w:rPr>
        <w:t xml:space="preserve"> </w:t>
      </w:r>
      <w:r>
        <w:rPr>
          <w:i/>
          <w:w w:val="105"/>
          <w:sz w:val="24"/>
        </w:rPr>
        <w:t>w</w:t>
      </w:r>
      <w:r>
        <w:rPr>
          <w:i/>
          <w:spacing w:val="-2"/>
          <w:w w:val="110"/>
          <w:sz w:val="24"/>
        </w:rPr>
        <w:t xml:space="preserve"> </w:t>
      </w:r>
      <w:r>
        <w:rPr>
          <w:rFonts w:ascii="Arial Unicode MS" w:hAnsi="Arial Unicode MS"/>
          <w:w w:val="110"/>
          <w:sz w:val="24"/>
        </w:rPr>
        <w:t>→</w:t>
      </w:r>
      <w:r>
        <w:rPr>
          <w:rFonts w:ascii="Arial Unicode MS" w:hAnsi="Arial Unicode MS"/>
          <w:spacing w:val="-16"/>
          <w:w w:val="110"/>
          <w:sz w:val="24"/>
        </w:rPr>
        <w:t xml:space="preserve"> </w:t>
      </w:r>
      <w:r>
        <w:rPr>
          <w:w w:val="105"/>
          <w:sz w:val="24"/>
        </w:rPr>
        <w:t>SINK</w:t>
      </w:r>
      <w:r>
        <w:rPr>
          <w:spacing w:val="-12"/>
          <w:w w:val="105"/>
          <w:sz w:val="24"/>
        </w:rPr>
        <w:t xml:space="preserve"> </w:t>
      </w:r>
      <w:r>
        <w:rPr>
          <w:w w:val="105"/>
          <w:sz w:val="24"/>
        </w:rPr>
        <w:t>with</w:t>
      </w:r>
      <w:r>
        <w:rPr>
          <w:spacing w:val="-11"/>
          <w:w w:val="105"/>
          <w:sz w:val="24"/>
        </w:rPr>
        <w:t xml:space="preserve"> </w:t>
      </w:r>
      <w:r>
        <w:rPr>
          <w:i/>
          <w:w w:val="105"/>
          <w:sz w:val="24"/>
        </w:rPr>
        <w:t>ε</w:t>
      </w:r>
      <w:r>
        <w:rPr>
          <w:w w:val="105"/>
          <w:sz w:val="24"/>
          <w:vertAlign w:val="subscript"/>
        </w:rPr>
        <w:t>liq</w:t>
      </w:r>
      <w:r>
        <w:rPr>
          <w:spacing w:val="1"/>
          <w:w w:val="110"/>
          <w:sz w:val="24"/>
        </w:rPr>
        <w:t xml:space="preserve"> </w:t>
      </w:r>
      <w:r>
        <w:rPr>
          <w:w w:val="110"/>
          <w:sz w:val="24"/>
        </w:rPr>
        <w:t>=</w:t>
      </w:r>
      <w:r>
        <w:rPr>
          <w:spacing w:val="-9"/>
          <w:w w:val="110"/>
          <w:sz w:val="24"/>
        </w:rPr>
        <w:t xml:space="preserve"> </w:t>
      </w:r>
      <w:r>
        <w:rPr>
          <w:spacing w:val="-4"/>
          <w:w w:val="105"/>
          <w:sz w:val="24"/>
        </w:rPr>
        <w:t>1</w:t>
      </w:r>
      <w:r>
        <w:rPr>
          <w:i/>
          <w:spacing w:val="-4"/>
          <w:w w:val="105"/>
          <w:sz w:val="24"/>
        </w:rPr>
        <w:t>.</w:t>
      </w:r>
      <w:r>
        <w:rPr>
          <w:spacing w:val="-4"/>
          <w:w w:val="105"/>
          <w:sz w:val="24"/>
        </w:rPr>
        <w:t>0;</w:t>
      </w:r>
    </w:p>
    <w:p w14:paraId="00DC1F35" w14:textId="77777777" w:rsidR="00350CFB" w:rsidRDefault="00283FFF">
      <w:pPr>
        <w:pStyle w:val="ListParagraph"/>
        <w:numPr>
          <w:ilvl w:val="0"/>
          <w:numId w:val="14"/>
        </w:numPr>
        <w:tabs>
          <w:tab w:val="left" w:pos="807"/>
        </w:tabs>
        <w:spacing w:before="75"/>
        <w:ind w:left="807" w:hanging="214"/>
        <w:rPr>
          <w:sz w:val="24"/>
        </w:rPr>
      </w:pPr>
      <w:r>
        <w:rPr>
          <w:w w:val="105"/>
          <w:sz w:val="24"/>
        </w:rPr>
        <w:t>else</w:t>
      </w:r>
      <w:r>
        <w:rPr>
          <w:spacing w:val="-9"/>
          <w:w w:val="105"/>
          <w:sz w:val="24"/>
        </w:rPr>
        <w:t xml:space="preserve"> </w:t>
      </w:r>
      <w:r>
        <w:rPr>
          <w:w w:val="105"/>
          <w:sz w:val="24"/>
        </w:rPr>
        <w:t>if</w:t>
      </w:r>
      <w:r>
        <w:rPr>
          <w:spacing w:val="-9"/>
          <w:w w:val="105"/>
          <w:sz w:val="24"/>
        </w:rPr>
        <w:t xml:space="preserve"> </w:t>
      </w:r>
      <w:r>
        <w:rPr>
          <w:i/>
          <w:w w:val="105"/>
          <w:sz w:val="24"/>
        </w:rPr>
        <w:t>x</w:t>
      </w:r>
      <w:r>
        <w:rPr>
          <w:i/>
          <w:spacing w:val="-2"/>
          <w:w w:val="105"/>
          <w:sz w:val="24"/>
        </w:rPr>
        <w:t xml:space="preserve"> </w:t>
      </w:r>
      <w:r>
        <w:rPr>
          <w:i/>
          <w:w w:val="105"/>
          <w:sz w:val="24"/>
        </w:rPr>
        <w:t>&gt;</w:t>
      </w:r>
      <w:r>
        <w:rPr>
          <w:i/>
          <w:spacing w:val="-3"/>
          <w:w w:val="105"/>
          <w:sz w:val="24"/>
        </w:rPr>
        <w:t xml:space="preserve"> </w:t>
      </w:r>
      <w:r>
        <w:rPr>
          <w:w w:val="105"/>
          <w:sz w:val="24"/>
        </w:rPr>
        <w:t>0,</w:t>
      </w:r>
      <w:r>
        <w:rPr>
          <w:spacing w:val="-9"/>
          <w:w w:val="105"/>
          <w:sz w:val="24"/>
        </w:rPr>
        <w:t xml:space="preserve"> </w:t>
      </w:r>
      <w:r>
        <w:rPr>
          <w:w w:val="105"/>
          <w:sz w:val="24"/>
        </w:rPr>
        <w:t>add</w:t>
      </w:r>
      <w:r>
        <w:rPr>
          <w:spacing w:val="-8"/>
          <w:w w:val="105"/>
          <w:sz w:val="24"/>
        </w:rPr>
        <w:t xml:space="preserve"> </w:t>
      </w:r>
      <w:r>
        <w:rPr>
          <w:w w:val="105"/>
          <w:sz w:val="24"/>
        </w:rPr>
        <w:t>weight</w:t>
      </w:r>
      <w:r>
        <w:rPr>
          <w:spacing w:val="-9"/>
          <w:w w:val="105"/>
          <w:sz w:val="24"/>
        </w:rPr>
        <w:t xml:space="preserve"> </w:t>
      </w:r>
      <w:r>
        <w:rPr>
          <w:i/>
          <w:w w:val="105"/>
          <w:sz w:val="24"/>
        </w:rPr>
        <w:t>x</w:t>
      </w:r>
      <w:r>
        <w:rPr>
          <w:i/>
          <w:spacing w:val="-9"/>
          <w:w w:val="105"/>
          <w:sz w:val="24"/>
        </w:rPr>
        <w:t xml:space="preserve"> </w:t>
      </w:r>
      <w:r>
        <w:rPr>
          <w:w w:val="105"/>
          <w:sz w:val="24"/>
        </w:rPr>
        <w:t>on</w:t>
      </w:r>
      <w:r>
        <w:rPr>
          <w:spacing w:val="-9"/>
          <w:w w:val="105"/>
          <w:sz w:val="24"/>
        </w:rPr>
        <w:t xml:space="preserve"> </w:t>
      </w:r>
      <w:r>
        <w:rPr>
          <w:w w:val="105"/>
          <w:sz w:val="24"/>
        </w:rPr>
        <w:t>POOL</w:t>
      </w:r>
      <w:r>
        <w:rPr>
          <w:spacing w:val="-2"/>
          <w:w w:val="105"/>
          <w:sz w:val="24"/>
        </w:rPr>
        <w:t xml:space="preserve"> </w:t>
      </w:r>
      <w:r>
        <w:rPr>
          <w:rFonts w:ascii="Arial Unicode MS" w:hAnsi="Arial Unicode MS"/>
          <w:w w:val="110"/>
          <w:sz w:val="24"/>
        </w:rPr>
        <w:t>→</w:t>
      </w:r>
      <w:r>
        <w:rPr>
          <w:rFonts w:ascii="Arial Unicode MS" w:hAnsi="Arial Unicode MS"/>
          <w:spacing w:val="-13"/>
          <w:w w:val="110"/>
          <w:sz w:val="24"/>
        </w:rPr>
        <w:t xml:space="preserve"> </w:t>
      </w:r>
      <w:r>
        <w:rPr>
          <w:i/>
          <w:spacing w:val="-5"/>
          <w:w w:val="105"/>
          <w:sz w:val="24"/>
        </w:rPr>
        <w:t>w</w:t>
      </w:r>
      <w:r>
        <w:rPr>
          <w:spacing w:val="-5"/>
          <w:w w:val="105"/>
          <w:sz w:val="24"/>
        </w:rPr>
        <w:t>;</w:t>
      </w:r>
    </w:p>
    <w:p w14:paraId="00DC1F36" w14:textId="77777777" w:rsidR="00350CFB" w:rsidRDefault="00283FFF">
      <w:pPr>
        <w:pStyle w:val="ListParagraph"/>
        <w:numPr>
          <w:ilvl w:val="0"/>
          <w:numId w:val="14"/>
        </w:numPr>
        <w:tabs>
          <w:tab w:val="left" w:pos="807"/>
        </w:tabs>
        <w:spacing w:before="75"/>
        <w:ind w:left="807" w:hanging="214"/>
        <w:rPr>
          <w:sz w:val="24"/>
        </w:rPr>
      </w:pPr>
      <w:r>
        <w:rPr>
          <w:sz w:val="24"/>
        </w:rPr>
        <w:t>else</w:t>
      </w:r>
      <w:r>
        <w:rPr>
          <w:spacing w:val="11"/>
          <w:sz w:val="24"/>
        </w:rPr>
        <w:t xml:space="preserve"> </w:t>
      </w:r>
      <w:r>
        <w:rPr>
          <w:sz w:val="24"/>
        </w:rPr>
        <w:t>if</w:t>
      </w:r>
      <w:r>
        <w:rPr>
          <w:spacing w:val="12"/>
          <w:sz w:val="24"/>
        </w:rPr>
        <w:t xml:space="preserve"> </w:t>
      </w:r>
      <w:r>
        <w:rPr>
          <w:i/>
          <w:sz w:val="24"/>
        </w:rPr>
        <w:t>x</w:t>
      </w:r>
      <w:r>
        <w:rPr>
          <w:i/>
          <w:spacing w:val="20"/>
          <w:sz w:val="24"/>
        </w:rPr>
        <w:t xml:space="preserve"> </w:t>
      </w:r>
      <w:r>
        <w:rPr>
          <w:i/>
          <w:sz w:val="24"/>
        </w:rPr>
        <w:t>&lt;</w:t>
      </w:r>
      <w:r>
        <w:rPr>
          <w:i/>
          <w:spacing w:val="20"/>
          <w:sz w:val="24"/>
        </w:rPr>
        <w:t xml:space="preserve"> </w:t>
      </w:r>
      <w:r>
        <w:rPr>
          <w:sz w:val="24"/>
        </w:rPr>
        <w:t>0,</w:t>
      </w:r>
      <w:r>
        <w:rPr>
          <w:spacing w:val="11"/>
          <w:sz w:val="24"/>
        </w:rPr>
        <w:t xml:space="preserve"> </w:t>
      </w:r>
      <w:r>
        <w:rPr>
          <w:sz w:val="24"/>
        </w:rPr>
        <w:t>add</w:t>
      </w:r>
      <w:r>
        <w:rPr>
          <w:spacing w:val="12"/>
          <w:sz w:val="24"/>
        </w:rPr>
        <w:t xml:space="preserve"> </w:t>
      </w:r>
      <w:r>
        <w:rPr>
          <w:sz w:val="24"/>
        </w:rPr>
        <w:t>weight</w:t>
      </w:r>
      <w:r>
        <w:rPr>
          <w:spacing w:val="11"/>
          <w:sz w:val="24"/>
        </w:rPr>
        <w:t xml:space="preserve"> </w:t>
      </w:r>
      <w:r>
        <w:rPr>
          <w:rFonts w:ascii="Arial Unicode MS" w:hAnsi="Arial Unicode MS"/>
          <w:sz w:val="24"/>
        </w:rPr>
        <w:t>|</w:t>
      </w:r>
      <w:r>
        <w:rPr>
          <w:i/>
          <w:sz w:val="24"/>
        </w:rPr>
        <w:t>x</w:t>
      </w:r>
      <w:r>
        <w:rPr>
          <w:rFonts w:ascii="Arial Unicode MS" w:hAnsi="Arial Unicode MS"/>
          <w:sz w:val="24"/>
        </w:rPr>
        <w:t>|</w:t>
      </w:r>
      <w:r>
        <w:rPr>
          <w:rFonts w:ascii="Arial Unicode MS" w:hAnsi="Arial Unicode MS"/>
          <w:spacing w:val="-2"/>
          <w:sz w:val="24"/>
        </w:rPr>
        <w:t xml:space="preserve"> </w:t>
      </w:r>
      <w:r>
        <w:rPr>
          <w:sz w:val="24"/>
        </w:rPr>
        <w:t>+</w:t>
      </w:r>
      <w:r>
        <w:rPr>
          <w:spacing w:val="4"/>
          <w:sz w:val="24"/>
        </w:rPr>
        <w:t xml:space="preserve"> </w:t>
      </w:r>
      <w:r>
        <w:rPr>
          <w:i/>
          <w:sz w:val="24"/>
        </w:rPr>
        <w:t>ε</w:t>
      </w:r>
      <w:r>
        <w:rPr>
          <w:sz w:val="24"/>
          <w:vertAlign w:val="subscript"/>
        </w:rPr>
        <w:t>loss</w:t>
      </w:r>
      <w:r>
        <w:rPr>
          <w:spacing w:val="24"/>
          <w:sz w:val="24"/>
        </w:rPr>
        <w:t xml:space="preserve"> </w:t>
      </w:r>
      <w:r>
        <w:rPr>
          <w:sz w:val="24"/>
        </w:rPr>
        <w:t>on</w:t>
      </w:r>
      <w:r>
        <w:rPr>
          <w:spacing w:val="11"/>
          <w:sz w:val="24"/>
        </w:rPr>
        <w:t xml:space="preserve"> </w:t>
      </w:r>
      <w:r>
        <w:rPr>
          <w:i/>
          <w:sz w:val="24"/>
        </w:rPr>
        <w:t>w</w:t>
      </w:r>
      <w:r>
        <w:rPr>
          <w:i/>
          <w:spacing w:val="29"/>
          <w:sz w:val="24"/>
        </w:rPr>
        <w:t xml:space="preserve"> </w:t>
      </w:r>
      <w:r>
        <w:rPr>
          <w:rFonts w:ascii="Arial Unicode MS" w:hAnsi="Arial Unicode MS"/>
          <w:sz w:val="24"/>
        </w:rPr>
        <w:t>→</w:t>
      </w:r>
      <w:r>
        <w:rPr>
          <w:rFonts w:ascii="Arial Unicode MS" w:hAnsi="Arial Unicode MS"/>
          <w:spacing w:val="13"/>
          <w:sz w:val="24"/>
        </w:rPr>
        <w:t xml:space="preserve"> </w:t>
      </w:r>
      <w:r>
        <w:rPr>
          <w:sz w:val="24"/>
        </w:rPr>
        <w:t>SINK</w:t>
      </w:r>
      <w:r>
        <w:rPr>
          <w:spacing w:val="11"/>
          <w:sz w:val="24"/>
        </w:rPr>
        <w:t xml:space="preserve"> </w:t>
      </w:r>
      <w:r>
        <w:rPr>
          <w:sz w:val="24"/>
        </w:rPr>
        <w:t>with</w:t>
      </w:r>
      <w:r>
        <w:rPr>
          <w:spacing w:val="13"/>
          <w:sz w:val="24"/>
        </w:rPr>
        <w:t xml:space="preserve"> </w:t>
      </w:r>
      <w:r>
        <w:rPr>
          <w:i/>
          <w:sz w:val="24"/>
        </w:rPr>
        <w:t>ε</w:t>
      </w:r>
      <w:r>
        <w:rPr>
          <w:sz w:val="24"/>
          <w:vertAlign w:val="subscript"/>
        </w:rPr>
        <w:t>loss</w:t>
      </w:r>
      <w:r>
        <w:rPr>
          <w:spacing w:val="32"/>
          <w:sz w:val="24"/>
        </w:rPr>
        <w:t xml:space="preserve"> </w:t>
      </w:r>
      <w:r>
        <w:rPr>
          <w:sz w:val="24"/>
        </w:rPr>
        <w:t>=</w:t>
      </w:r>
      <w:r>
        <w:rPr>
          <w:spacing w:val="20"/>
          <w:sz w:val="24"/>
        </w:rPr>
        <w:t xml:space="preserve"> </w:t>
      </w:r>
      <w:r>
        <w:rPr>
          <w:spacing w:val="-4"/>
          <w:sz w:val="24"/>
        </w:rPr>
        <w:t>0</w:t>
      </w:r>
      <w:r>
        <w:rPr>
          <w:i/>
          <w:spacing w:val="-4"/>
          <w:sz w:val="24"/>
        </w:rPr>
        <w:t>.</w:t>
      </w:r>
      <w:r>
        <w:rPr>
          <w:spacing w:val="-4"/>
          <w:sz w:val="24"/>
        </w:rPr>
        <w:t>1.</w:t>
      </w:r>
    </w:p>
    <w:p w14:paraId="00DC1F37" w14:textId="77777777" w:rsidR="00350CFB" w:rsidRDefault="00283FFF">
      <w:pPr>
        <w:pStyle w:val="BodyText"/>
        <w:spacing w:before="178" w:line="396" w:lineRule="auto"/>
        <w:ind w:left="273" w:right="522" w:firstLine="1"/>
        <w:jc w:val="both"/>
      </w:pPr>
      <w:r>
        <w:t>The</w:t>
      </w:r>
      <w:r>
        <w:rPr>
          <w:spacing w:val="-1"/>
        </w:rPr>
        <w:t xml:space="preserve"> </w:t>
      </w:r>
      <w:r>
        <w:t>additives</w:t>
      </w:r>
      <w:r>
        <w:rPr>
          <w:spacing w:val="-1"/>
        </w:rPr>
        <w:t xml:space="preserve"> </w:t>
      </w:r>
      <w:r>
        <w:rPr>
          <w:i/>
        </w:rPr>
        <w:t>ε</w:t>
      </w:r>
      <w:r>
        <w:rPr>
          <w:vertAlign w:val="subscript"/>
        </w:rPr>
        <w:t>loss</w:t>
      </w:r>
      <w:r>
        <w:t xml:space="preserve"> and</w:t>
      </w:r>
      <w:r>
        <w:rPr>
          <w:spacing w:val="-1"/>
        </w:rPr>
        <w:t xml:space="preserve"> </w:t>
      </w:r>
      <w:r>
        <w:rPr>
          <w:i/>
        </w:rPr>
        <w:t>ε</w:t>
      </w:r>
      <w:r>
        <w:rPr>
          <w:vertAlign w:val="subscript"/>
        </w:rPr>
        <w:t>liq</w:t>
      </w:r>
      <w:r>
        <w:t xml:space="preserve"> break</w:t>
      </w:r>
      <w:r>
        <w:rPr>
          <w:spacing w:val="-1"/>
        </w:rPr>
        <w:t xml:space="preserve"> </w:t>
      </w:r>
      <w:r>
        <w:t>ties</w:t>
      </w:r>
      <w:r>
        <w:rPr>
          <w:spacing w:val="-1"/>
        </w:rPr>
        <w:t xml:space="preserve"> </w:t>
      </w:r>
      <w:r>
        <w:t>when</w:t>
      </w:r>
      <w:r>
        <w:rPr>
          <w:spacing w:val="-1"/>
        </w:rPr>
        <w:t xml:space="preserve"> </w:t>
      </w:r>
      <w:r>
        <w:t>PnL</w:t>
      </w:r>
      <w:r>
        <w:rPr>
          <w:spacing w:val="-1"/>
        </w:rPr>
        <w:t xml:space="preserve"> </w:t>
      </w:r>
      <w:r>
        <w:t>is</w:t>
      </w:r>
      <w:r>
        <w:rPr>
          <w:spacing w:val="-1"/>
        </w:rPr>
        <w:t xml:space="preserve"> </w:t>
      </w:r>
      <w:r>
        <w:t>exactly</w:t>
      </w:r>
      <w:r>
        <w:rPr>
          <w:spacing w:val="-1"/>
        </w:rPr>
        <w:t xml:space="preserve"> </w:t>
      </w:r>
      <w:r>
        <w:t>zero</w:t>
      </w:r>
      <w:r>
        <w:rPr>
          <w:spacing w:val="-1"/>
        </w:rPr>
        <w:t xml:space="preserve"> </w:t>
      </w:r>
      <w:r>
        <w:t>after</w:t>
      </w:r>
      <w:r>
        <w:rPr>
          <w:spacing w:val="-1"/>
        </w:rPr>
        <w:t xml:space="preserve"> </w:t>
      </w:r>
      <w:r>
        <w:t>absolute</w:t>
      </w:r>
      <w:r>
        <w:rPr>
          <w:spacing w:val="-1"/>
        </w:rPr>
        <w:t xml:space="preserve"> </w:t>
      </w:r>
      <w:r>
        <w:t>value</w:t>
      </w:r>
      <w:r>
        <w:rPr>
          <w:spacing w:val="-1"/>
        </w:rPr>
        <w:t xml:space="preserve"> </w:t>
      </w:r>
      <w:r>
        <w:t>and</w:t>
      </w:r>
      <w:r>
        <w:rPr>
          <w:spacing w:val="-1"/>
        </w:rPr>
        <w:t xml:space="preserve"> </w:t>
      </w:r>
      <w:r>
        <w:t>ensure</w:t>
      </w:r>
      <w:r>
        <w:rPr>
          <w:spacing w:val="-1"/>
        </w:rPr>
        <w:t xml:space="preserve"> </w:t>
      </w:r>
      <w:r>
        <w:t>that liquidations</w:t>
      </w:r>
      <w:r>
        <w:rPr>
          <w:spacing w:val="-2"/>
        </w:rPr>
        <w:t xml:space="preserve"> </w:t>
      </w:r>
      <w:r>
        <w:t>contribute</w:t>
      </w:r>
      <w:r>
        <w:rPr>
          <w:spacing w:val="-2"/>
        </w:rPr>
        <w:t xml:space="preserve"> </w:t>
      </w:r>
      <w:r>
        <w:t>strictly</w:t>
      </w:r>
      <w:r>
        <w:rPr>
          <w:spacing w:val="-2"/>
        </w:rPr>
        <w:t xml:space="preserve"> </w:t>
      </w:r>
      <w:r>
        <w:t>more</w:t>
      </w:r>
      <w:r>
        <w:rPr>
          <w:spacing w:val="-2"/>
        </w:rPr>
        <w:t xml:space="preserve"> </w:t>
      </w:r>
      <w:r>
        <w:t>sink</w:t>
      </w:r>
      <w:r>
        <w:rPr>
          <w:spacing w:val="-1"/>
        </w:rPr>
        <w:t xml:space="preserve"> </w:t>
      </w:r>
      <w:r>
        <w:t>mass</w:t>
      </w:r>
      <w:r>
        <w:rPr>
          <w:spacing w:val="-2"/>
        </w:rPr>
        <w:t xml:space="preserve"> </w:t>
      </w:r>
      <w:r>
        <w:t>than</w:t>
      </w:r>
      <w:r>
        <w:rPr>
          <w:spacing w:val="-2"/>
        </w:rPr>
        <w:t xml:space="preserve"> </w:t>
      </w:r>
      <w:r>
        <w:t>ordinary</w:t>
      </w:r>
      <w:r>
        <w:rPr>
          <w:spacing w:val="-2"/>
        </w:rPr>
        <w:t xml:space="preserve"> </w:t>
      </w:r>
      <w:r>
        <w:t>losses</w:t>
      </w:r>
      <w:r>
        <w:rPr>
          <w:spacing w:val="-2"/>
        </w:rPr>
        <w:t xml:space="preserve"> </w:t>
      </w:r>
      <w:r>
        <w:t>of</w:t>
      </w:r>
      <w:r>
        <w:rPr>
          <w:spacing w:val="-1"/>
        </w:rPr>
        <w:t xml:space="preserve"> </w:t>
      </w:r>
      <w:r>
        <w:t>equal</w:t>
      </w:r>
      <w:r>
        <w:rPr>
          <w:spacing w:val="-2"/>
        </w:rPr>
        <w:t xml:space="preserve"> </w:t>
      </w:r>
      <w:r>
        <w:t>magnitude. There</w:t>
      </w:r>
      <w:r>
        <w:rPr>
          <w:spacing w:val="-2"/>
        </w:rPr>
        <w:t xml:space="preserve"> </w:t>
      </w:r>
      <w:r>
        <w:t>are no</w:t>
      </w:r>
      <w:r>
        <w:rPr>
          <w:spacing w:val="-15"/>
        </w:rPr>
        <w:t xml:space="preserve"> </w:t>
      </w:r>
      <w:r>
        <w:t>wallet-to-wallet</w:t>
      </w:r>
      <w:r>
        <w:rPr>
          <w:spacing w:val="-15"/>
        </w:rPr>
        <w:t xml:space="preserve"> </w:t>
      </w:r>
      <w:r>
        <w:t>edges:</w:t>
      </w:r>
      <w:r>
        <w:rPr>
          <w:spacing w:val="-9"/>
        </w:rPr>
        <w:t xml:space="preserve"> </w:t>
      </w:r>
      <w:r>
        <w:t>GF-PR</w:t>
      </w:r>
      <w:r>
        <w:rPr>
          <w:spacing w:val="-15"/>
        </w:rPr>
        <w:t xml:space="preserve"> </w:t>
      </w:r>
      <w:r>
        <w:t>does</w:t>
      </w:r>
      <w:r>
        <w:rPr>
          <w:spacing w:val="-15"/>
        </w:rPr>
        <w:t xml:space="preserve"> </w:t>
      </w:r>
      <w:r>
        <w:t>not</w:t>
      </w:r>
      <w:r>
        <w:rPr>
          <w:spacing w:val="-15"/>
        </w:rPr>
        <w:t xml:space="preserve"> </w:t>
      </w:r>
      <w:r>
        <w:t>encode</w:t>
      </w:r>
      <w:r>
        <w:rPr>
          <w:spacing w:val="-15"/>
        </w:rPr>
        <w:t xml:space="preserve"> </w:t>
      </w:r>
      <w:r>
        <w:t>social</w:t>
      </w:r>
      <w:r>
        <w:rPr>
          <w:spacing w:val="-15"/>
        </w:rPr>
        <w:t xml:space="preserve"> </w:t>
      </w:r>
      <w:r>
        <w:t>endorsement</w:t>
      </w:r>
      <w:r>
        <w:rPr>
          <w:spacing w:val="-15"/>
        </w:rPr>
        <w:t xml:space="preserve"> </w:t>
      </w:r>
      <w:r>
        <w:t>or</w:t>
      </w:r>
      <w:r>
        <w:rPr>
          <w:spacing w:val="-15"/>
        </w:rPr>
        <w:t xml:space="preserve"> </w:t>
      </w:r>
      <w:r>
        <w:t>transfer</w:t>
      </w:r>
      <w:r>
        <w:rPr>
          <w:spacing w:val="-15"/>
        </w:rPr>
        <w:t xml:space="preserve"> </w:t>
      </w:r>
      <w:r>
        <w:t>structure.</w:t>
      </w:r>
      <w:r>
        <w:rPr>
          <w:spacing w:val="9"/>
        </w:rPr>
        <w:t xml:space="preserve"> </w:t>
      </w:r>
      <w:r>
        <w:t>PageR-</w:t>
      </w:r>
      <w:r>
        <w:rPr>
          <w:w w:val="105"/>
        </w:rPr>
        <w:t>ank</w:t>
      </w:r>
      <w:r>
        <w:rPr>
          <w:spacing w:val="-16"/>
          <w:w w:val="105"/>
        </w:rPr>
        <w:t xml:space="preserve"> </w:t>
      </w:r>
      <w:r>
        <w:rPr>
          <w:w w:val="105"/>
        </w:rPr>
        <w:t>with</w:t>
      </w:r>
      <w:r>
        <w:rPr>
          <w:spacing w:val="-16"/>
          <w:w w:val="105"/>
        </w:rPr>
        <w:t xml:space="preserve"> </w:t>
      </w:r>
      <w:r>
        <w:rPr>
          <w:i/>
          <w:w w:val="105"/>
        </w:rPr>
        <w:t>d</w:t>
      </w:r>
      <w:r>
        <w:rPr>
          <w:i/>
          <w:spacing w:val="-16"/>
          <w:w w:val="105"/>
        </w:rPr>
        <w:t xml:space="preserve"> </w:t>
      </w:r>
      <w:r>
        <w:rPr>
          <w:w w:val="105"/>
        </w:rPr>
        <w:t>=</w:t>
      </w:r>
      <w:r>
        <w:rPr>
          <w:spacing w:val="-15"/>
          <w:w w:val="105"/>
        </w:rPr>
        <w:t xml:space="preserve"> </w:t>
      </w:r>
      <w:r>
        <w:rPr>
          <w:w w:val="105"/>
        </w:rPr>
        <w:t>0</w:t>
      </w:r>
      <w:r>
        <w:rPr>
          <w:i/>
          <w:w w:val="105"/>
        </w:rPr>
        <w:t>.</w:t>
      </w:r>
      <w:r>
        <w:rPr>
          <w:w w:val="105"/>
        </w:rPr>
        <w:t>85</w:t>
      </w:r>
      <w:r>
        <w:rPr>
          <w:spacing w:val="-16"/>
          <w:w w:val="105"/>
        </w:rPr>
        <w:t xml:space="preserve"> </w:t>
      </w:r>
      <w:r>
        <w:rPr>
          <w:w w:val="105"/>
        </w:rPr>
        <w:t>propagates</w:t>
      </w:r>
      <w:r>
        <w:rPr>
          <w:spacing w:val="-16"/>
          <w:w w:val="105"/>
        </w:rPr>
        <w:t xml:space="preserve"> </w:t>
      </w:r>
      <w:r>
        <w:rPr>
          <w:w w:val="105"/>
        </w:rPr>
        <w:t>mass</w:t>
      </w:r>
      <w:r>
        <w:rPr>
          <w:spacing w:val="-16"/>
          <w:w w:val="105"/>
        </w:rPr>
        <w:t xml:space="preserve"> </w:t>
      </w:r>
      <w:r>
        <w:rPr>
          <w:w w:val="105"/>
        </w:rPr>
        <w:t>from</w:t>
      </w:r>
      <w:r>
        <w:rPr>
          <w:spacing w:val="-15"/>
          <w:w w:val="105"/>
        </w:rPr>
        <w:t xml:space="preserve"> </w:t>
      </w:r>
      <w:r>
        <w:rPr>
          <w:w w:val="105"/>
        </w:rPr>
        <w:t>POOL</w:t>
      </w:r>
      <w:r>
        <w:rPr>
          <w:spacing w:val="-16"/>
          <w:w w:val="105"/>
        </w:rPr>
        <w:t xml:space="preserve"> </w:t>
      </w:r>
      <w:r>
        <w:rPr>
          <w:w w:val="105"/>
        </w:rPr>
        <w:t>toward</w:t>
      </w:r>
      <w:r>
        <w:rPr>
          <w:spacing w:val="-16"/>
          <w:w w:val="105"/>
        </w:rPr>
        <w:t xml:space="preserve"> </w:t>
      </w:r>
      <w:r>
        <w:rPr>
          <w:w w:val="105"/>
        </w:rPr>
        <w:t>profitable</w:t>
      </w:r>
      <w:r>
        <w:rPr>
          <w:spacing w:val="-16"/>
          <w:w w:val="105"/>
        </w:rPr>
        <w:t xml:space="preserve"> </w:t>
      </w:r>
      <w:r>
        <w:rPr>
          <w:w w:val="105"/>
        </w:rPr>
        <w:t>wallets</w:t>
      </w:r>
      <w:r>
        <w:rPr>
          <w:spacing w:val="-15"/>
          <w:w w:val="105"/>
        </w:rPr>
        <w:t xml:space="preserve"> </w:t>
      </w:r>
      <w:r>
        <w:rPr>
          <w:w w:val="105"/>
        </w:rPr>
        <w:t>and</w:t>
      </w:r>
      <w:r>
        <w:rPr>
          <w:spacing w:val="-16"/>
          <w:w w:val="105"/>
        </w:rPr>
        <w:t xml:space="preserve"> </w:t>
      </w:r>
      <w:r>
        <w:rPr>
          <w:w w:val="105"/>
        </w:rPr>
        <w:t>from</w:t>
      </w:r>
      <w:r>
        <w:rPr>
          <w:spacing w:val="-16"/>
          <w:w w:val="105"/>
        </w:rPr>
        <w:t xml:space="preserve"> </w:t>
      </w:r>
      <w:r>
        <w:rPr>
          <w:w w:val="105"/>
        </w:rPr>
        <w:t xml:space="preserve">loss-making </w:t>
      </w:r>
      <w:r>
        <w:t>wallets</w:t>
      </w:r>
      <w:r>
        <w:rPr>
          <w:spacing w:val="-15"/>
        </w:rPr>
        <w:t xml:space="preserve"> </w:t>
      </w:r>
      <w:r>
        <w:t>toward</w:t>
      </w:r>
      <w:r>
        <w:rPr>
          <w:spacing w:val="-15"/>
        </w:rPr>
        <w:t xml:space="preserve"> </w:t>
      </w:r>
      <w:r>
        <w:t>SINK.</w:t>
      </w:r>
      <w:r>
        <w:rPr>
          <w:spacing w:val="12"/>
        </w:rPr>
        <w:t xml:space="preserve"> </w:t>
      </w:r>
      <w:r>
        <w:t>High</w:t>
      </w:r>
      <w:r>
        <w:rPr>
          <w:spacing w:val="-15"/>
        </w:rPr>
        <w:t xml:space="preserve"> </w:t>
      </w:r>
      <w:r>
        <w:t>alignment</w:t>
      </w:r>
      <w:r>
        <w:rPr>
          <w:spacing w:val="-15"/>
        </w:rPr>
        <w:t xml:space="preserve"> </w:t>
      </w:r>
      <w:r>
        <w:t>with</w:t>
      </w:r>
      <w:r>
        <w:rPr>
          <w:spacing w:val="-15"/>
        </w:rPr>
        <w:t xml:space="preserve"> </w:t>
      </w:r>
      <w:r>
        <w:t>trading-success</w:t>
      </w:r>
      <w:r>
        <w:rPr>
          <w:spacing w:val="-15"/>
        </w:rPr>
        <w:t xml:space="preserve"> </w:t>
      </w:r>
      <w:r>
        <w:t>proxies</w:t>
      </w:r>
      <w:r>
        <w:rPr>
          <w:spacing w:val="-15"/>
        </w:rPr>
        <w:t xml:space="preserve"> </w:t>
      </w:r>
      <w:r>
        <w:t>is</w:t>
      </w:r>
      <w:r>
        <w:rPr>
          <w:spacing w:val="-15"/>
        </w:rPr>
        <w:t xml:space="preserve"> </w:t>
      </w:r>
      <w:r>
        <w:t>expected</w:t>
      </w:r>
      <w:r>
        <w:rPr>
          <w:spacing w:val="-15"/>
        </w:rPr>
        <w:t xml:space="preserve"> </w:t>
      </w:r>
      <w:r>
        <w:t>by</w:t>
      </w:r>
      <w:r>
        <w:rPr>
          <w:spacing w:val="-15"/>
        </w:rPr>
        <w:t xml:space="preserve"> </w:t>
      </w:r>
      <w:r>
        <w:t>construction</w:t>
      </w:r>
      <w:r>
        <w:rPr>
          <w:spacing w:val="-15"/>
        </w:rPr>
        <w:t xml:space="preserve"> </w:t>
      </w:r>
      <w:r>
        <w:t>and</w:t>
      </w:r>
    </w:p>
    <w:p w14:paraId="00DC1F38" w14:textId="77777777" w:rsidR="00350CFB" w:rsidRDefault="00350CFB">
      <w:pPr>
        <w:pStyle w:val="BodyText"/>
        <w:spacing w:line="396" w:lineRule="auto"/>
        <w:jc w:val="both"/>
        <w:sectPr w:rsidR="00350CFB">
          <w:pgSz w:w="11910" w:h="16840"/>
          <w:pgMar w:top="1840" w:right="708" w:bottom="2300" w:left="992" w:header="0" w:footer="2115" w:gutter="0"/>
          <w:cols w:space="720"/>
        </w:sectPr>
      </w:pPr>
    </w:p>
    <w:p w14:paraId="00DC1F39" w14:textId="77777777" w:rsidR="00350CFB" w:rsidRDefault="00283FFF">
      <w:pPr>
        <w:pStyle w:val="BodyText"/>
        <w:spacing w:before="92"/>
        <w:ind w:left="282"/>
        <w:jc w:val="both"/>
      </w:pPr>
      <w:bookmarkStart w:id="224" w:name="Five-proxy_evaluation_design"/>
      <w:bookmarkStart w:id="225" w:name="_bookmark65"/>
      <w:bookmarkEnd w:id="224"/>
      <w:bookmarkEnd w:id="225"/>
      <w:r>
        <w:lastRenderedPageBreak/>
        <w:t>must</w:t>
      </w:r>
      <w:r>
        <w:rPr>
          <w:spacing w:val="-8"/>
        </w:rPr>
        <w:t xml:space="preserve"> </w:t>
      </w:r>
      <w:r>
        <w:t>be</w:t>
      </w:r>
      <w:r>
        <w:rPr>
          <w:spacing w:val="-7"/>
        </w:rPr>
        <w:t xml:space="preserve"> </w:t>
      </w:r>
      <w:r>
        <w:t>interpreted</w:t>
      </w:r>
      <w:r>
        <w:rPr>
          <w:spacing w:val="-7"/>
        </w:rPr>
        <w:t xml:space="preserve"> </w:t>
      </w:r>
      <w:r>
        <w:t>as</w:t>
      </w:r>
      <w:r>
        <w:rPr>
          <w:spacing w:val="-7"/>
        </w:rPr>
        <w:t xml:space="preserve"> </w:t>
      </w:r>
      <w:r>
        <w:t>construct</w:t>
      </w:r>
      <w:r>
        <w:rPr>
          <w:spacing w:val="-7"/>
        </w:rPr>
        <w:t xml:space="preserve"> </w:t>
      </w:r>
      <w:r>
        <w:t>overlap,</w:t>
      </w:r>
      <w:r>
        <w:rPr>
          <w:spacing w:val="-7"/>
        </w:rPr>
        <w:t xml:space="preserve"> </w:t>
      </w:r>
      <w:r>
        <w:t>not</w:t>
      </w:r>
      <w:r>
        <w:rPr>
          <w:spacing w:val="-7"/>
        </w:rPr>
        <w:t xml:space="preserve"> </w:t>
      </w:r>
      <w:r>
        <w:t>as</w:t>
      </w:r>
      <w:r>
        <w:rPr>
          <w:spacing w:val="-7"/>
        </w:rPr>
        <w:t xml:space="preserve"> </w:t>
      </w:r>
      <w:r>
        <w:t>superior</w:t>
      </w:r>
      <w:r>
        <w:rPr>
          <w:spacing w:val="-7"/>
        </w:rPr>
        <w:t xml:space="preserve"> </w:t>
      </w:r>
      <w:r>
        <w:t>social</w:t>
      </w:r>
      <w:r>
        <w:rPr>
          <w:spacing w:val="-7"/>
        </w:rPr>
        <w:t xml:space="preserve"> </w:t>
      </w:r>
      <w:r>
        <w:t>reputation</w:t>
      </w:r>
      <w:r>
        <w:rPr>
          <w:spacing w:val="-7"/>
        </w:rPr>
        <w:t xml:space="preserve"> </w:t>
      </w:r>
      <w:hyperlink w:anchor="_bookmark147" w:history="1">
        <w:r>
          <w:rPr>
            <w:spacing w:val="-2"/>
            <w:vertAlign w:val="superscript"/>
          </w:rPr>
          <w:t>[14]</w:t>
        </w:r>
      </w:hyperlink>
      <w:r>
        <w:rPr>
          <w:spacing w:val="-2"/>
        </w:rPr>
        <w:t>.</w:t>
      </w:r>
    </w:p>
    <w:p w14:paraId="00DC1F3A" w14:textId="77777777" w:rsidR="00350CFB" w:rsidRDefault="00350CFB">
      <w:pPr>
        <w:pStyle w:val="BodyText"/>
      </w:pPr>
    </w:p>
    <w:p w14:paraId="00DC1F3B" w14:textId="77777777" w:rsidR="00350CFB" w:rsidRDefault="00350CFB">
      <w:pPr>
        <w:pStyle w:val="BodyText"/>
        <w:spacing w:before="63"/>
      </w:pPr>
    </w:p>
    <w:p w14:paraId="00DC1F3C" w14:textId="77777777" w:rsidR="00350CFB" w:rsidRDefault="00283FFF">
      <w:pPr>
        <w:pStyle w:val="Heading2"/>
        <w:numPr>
          <w:ilvl w:val="1"/>
          <w:numId w:val="26"/>
        </w:numPr>
        <w:tabs>
          <w:tab w:val="left" w:pos="783"/>
        </w:tabs>
        <w:ind w:left="783" w:hanging="501"/>
      </w:pPr>
      <w:r>
        <w:t>Five-proxy</w:t>
      </w:r>
      <w:r>
        <w:rPr>
          <w:spacing w:val="19"/>
        </w:rPr>
        <w:t xml:space="preserve"> </w:t>
      </w:r>
      <w:r>
        <w:t>evaluation</w:t>
      </w:r>
      <w:r>
        <w:rPr>
          <w:spacing w:val="19"/>
        </w:rPr>
        <w:t xml:space="preserve"> </w:t>
      </w:r>
      <w:r>
        <w:rPr>
          <w:spacing w:val="-2"/>
        </w:rPr>
        <w:t>design</w:t>
      </w:r>
    </w:p>
    <w:p w14:paraId="00DC1F3D" w14:textId="77777777" w:rsidR="00350CFB" w:rsidRDefault="00350CFB">
      <w:pPr>
        <w:pStyle w:val="BodyText"/>
        <w:spacing w:before="24"/>
        <w:rPr>
          <w:b/>
          <w:sz w:val="28"/>
        </w:rPr>
      </w:pPr>
    </w:p>
    <w:p w14:paraId="00DC1F3E" w14:textId="77777777" w:rsidR="00350CFB" w:rsidRDefault="00283FFF">
      <w:pPr>
        <w:pStyle w:val="BodyText"/>
        <w:spacing w:line="396" w:lineRule="auto"/>
        <w:ind w:left="273" w:right="522" w:firstLine="8"/>
        <w:jc w:val="both"/>
      </w:pPr>
      <w:r>
        <w:t>Primary</w:t>
      </w:r>
      <w:r>
        <w:rPr>
          <w:spacing w:val="-2"/>
        </w:rPr>
        <w:t xml:space="preserve"> </w:t>
      </w:r>
      <w:r>
        <w:t>evaluation</w:t>
      </w:r>
      <w:r>
        <w:rPr>
          <w:spacing w:val="-2"/>
        </w:rPr>
        <w:t xml:space="preserve"> </w:t>
      </w:r>
      <w:r>
        <w:t>compares</w:t>
      </w:r>
      <w:r>
        <w:rPr>
          <w:spacing w:val="-2"/>
        </w:rPr>
        <w:t xml:space="preserve"> </w:t>
      </w:r>
      <w:r>
        <w:t>EndorseRank</w:t>
      </w:r>
      <w:r>
        <w:rPr>
          <w:spacing w:val="-2"/>
        </w:rPr>
        <w:t xml:space="preserve"> </w:t>
      </w:r>
      <w:r>
        <w:t>and</w:t>
      </w:r>
      <w:r>
        <w:rPr>
          <w:spacing w:val="-2"/>
        </w:rPr>
        <w:t xml:space="preserve"> </w:t>
      </w:r>
      <w:r>
        <w:t>AWP</w:t>
      </w:r>
      <w:r>
        <w:rPr>
          <w:spacing w:val="-3"/>
        </w:rPr>
        <w:t xml:space="preserve"> </w:t>
      </w:r>
      <w:r>
        <w:t>only. For</w:t>
      </w:r>
      <w:r>
        <w:rPr>
          <w:spacing w:val="-2"/>
        </w:rPr>
        <w:t xml:space="preserve"> </w:t>
      </w:r>
      <w:r>
        <w:t>each</w:t>
      </w:r>
      <w:r>
        <w:rPr>
          <w:spacing w:val="-2"/>
        </w:rPr>
        <w:t xml:space="preserve"> </w:t>
      </w:r>
      <w:r>
        <w:t>method</w:t>
      </w:r>
      <w:r>
        <w:rPr>
          <w:spacing w:val="-2"/>
        </w:rPr>
        <w:t xml:space="preserve"> </w:t>
      </w:r>
      <w:r>
        <w:rPr>
          <w:i/>
        </w:rPr>
        <w:t xml:space="preserve">M </w:t>
      </w:r>
      <w:r>
        <w:t>(EndorseRank</w:t>
      </w:r>
      <w:r>
        <w:rPr>
          <w:spacing w:val="-2"/>
        </w:rPr>
        <w:t xml:space="preserve"> </w:t>
      </w:r>
      <w:r>
        <w:t xml:space="preserve">or </w:t>
      </w:r>
      <w:r>
        <w:rPr>
          <w:w w:val="105"/>
        </w:rPr>
        <w:t>AWP)</w:t>
      </w:r>
      <w:r>
        <w:rPr>
          <w:spacing w:val="-16"/>
          <w:w w:val="105"/>
        </w:rPr>
        <w:t xml:space="preserve"> </w:t>
      </w:r>
      <w:r>
        <w:rPr>
          <w:w w:val="105"/>
        </w:rPr>
        <w:t>and</w:t>
      </w:r>
      <w:r>
        <w:rPr>
          <w:spacing w:val="-16"/>
          <w:w w:val="105"/>
        </w:rPr>
        <w:t xml:space="preserve"> </w:t>
      </w:r>
      <w:r>
        <w:rPr>
          <w:w w:val="105"/>
        </w:rPr>
        <w:t>each</w:t>
      </w:r>
      <w:r>
        <w:rPr>
          <w:spacing w:val="-16"/>
          <w:w w:val="105"/>
        </w:rPr>
        <w:t xml:space="preserve"> </w:t>
      </w:r>
      <w:r>
        <w:rPr>
          <w:w w:val="105"/>
        </w:rPr>
        <w:t>proxy</w:t>
      </w:r>
      <w:r>
        <w:rPr>
          <w:spacing w:val="-15"/>
          <w:w w:val="105"/>
        </w:rPr>
        <w:t xml:space="preserve"> </w:t>
      </w:r>
      <w:r>
        <w:rPr>
          <w:i/>
          <w:w w:val="105"/>
        </w:rPr>
        <w:t>P</w:t>
      </w:r>
      <w:r>
        <w:rPr>
          <w:i/>
          <w:spacing w:val="-16"/>
          <w:w w:val="105"/>
        </w:rPr>
        <w:t xml:space="preserve"> </w:t>
      </w:r>
      <w:r>
        <w:rPr>
          <w:w w:val="105"/>
        </w:rPr>
        <w:t>,</w:t>
      </w:r>
      <w:r>
        <w:rPr>
          <w:spacing w:val="-16"/>
          <w:w w:val="105"/>
        </w:rPr>
        <w:t xml:space="preserve"> </w:t>
      </w:r>
      <w:r>
        <w:rPr>
          <w:w w:val="105"/>
        </w:rPr>
        <w:t>the</w:t>
      </w:r>
      <w:r>
        <w:rPr>
          <w:spacing w:val="-16"/>
          <w:w w:val="105"/>
        </w:rPr>
        <w:t xml:space="preserve"> </w:t>
      </w:r>
      <w:r>
        <w:rPr>
          <w:w w:val="105"/>
        </w:rPr>
        <w:t>pipeline</w:t>
      </w:r>
      <w:r>
        <w:rPr>
          <w:spacing w:val="-15"/>
          <w:w w:val="105"/>
        </w:rPr>
        <w:t xml:space="preserve"> </w:t>
      </w:r>
      <w:r>
        <w:rPr>
          <w:w w:val="105"/>
        </w:rPr>
        <w:t>computes</w:t>
      </w:r>
      <w:r>
        <w:rPr>
          <w:spacing w:val="-16"/>
          <w:w w:val="105"/>
        </w:rPr>
        <w:t xml:space="preserve"> </w:t>
      </w:r>
      <w:r>
        <w:rPr>
          <w:w w:val="105"/>
        </w:rPr>
        <w:t>scores</w:t>
      </w:r>
      <w:r>
        <w:rPr>
          <w:spacing w:val="-16"/>
          <w:w w:val="105"/>
        </w:rPr>
        <w:t xml:space="preserve"> </w:t>
      </w:r>
      <w:r>
        <w:rPr>
          <w:b/>
          <w:w w:val="105"/>
        </w:rPr>
        <w:t>s</w:t>
      </w:r>
      <w:r>
        <w:rPr>
          <w:rFonts w:ascii="Menlo" w:hAnsi="Menlo"/>
          <w:i/>
          <w:w w:val="105"/>
          <w:vertAlign w:val="subscript"/>
        </w:rPr>
        <w:t>M</w:t>
      </w:r>
      <w:r>
        <w:rPr>
          <w:rFonts w:ascii="Menlo" w:hAnsi="Menlo"/>
          <w:i/>
          <w:spacing w:val="-38"/>
          <w:w w:val="105"/>
        </w:rPr>
        <w:t xml:space="preserve"> </w:t>
      </w:r>
      <w:r>
        <w:rPr>
          <w:w w:val="105"/>
        </w:rPr>
        <w:t>and</w:t>
      </w:r>
      <w:r>
        <w:rPr>
          <w:spacing w:val="-16"/>
          <w:w w:val="105"/>
        </w:rPr>
        <w:t xml:space="preserve"> </w:t>
      </w:r>
      <w:r>
        <w:rPr>
          <w:w w:val="105"/>
        </w:rPr>
        <w:t>proxy</w:t>
      </w:r>
      <w:r>
        <w:rPr>
          <w:spacing w:val="-15"/>
          <w:w w:val="105"/>
        </w:rPr>
        <w:t xml:space="preserve"> </w:t>
      </w:r>
      <w:r>
        <w:rPr>
          <w:w w:val="105"/>
        </w:rPr>
        <w:t>values</w:t>
      </w:r>
      <w:r>
        <w:rPr>
          <w:spacing w:val="-16"/>
          <w:w w:val="105"/>
        </w:rPr>
        <w:t xml:space="preserve"> </w:t>
      </w:r>
      <w:r>
        <w:rPr>
          <w:b/>
          <w:w w:val="105"/>
        </w:rPr>
        <w:t>p</w:t>
      </w:r>
      <w:r>
        <w:rPr>
          <w:rFonts w:ascii="Menlo" w:hAnsi="Menlo"/>
          <w:i/>
          <w:w w:val="105"/>
          <w:vertAlign w:val="subscript"/>
        </w:rPr>
        <w:t>P</w:t>
      </w:r>
      <w:r>
        <w:rPr>
          <w:rFonts w:ascii="Menlo" w:hAnsi="Menlo"/>
          <w:i/>
          <w:spacing w:val="-38"/>
          <w:w w:val="105"/>
        </w:rPr>
        <w:t xml:space="preserve"> </w:t>
      </w:r>
      <w:r>
        <w:rPr>
          <w:w w:val="105"/>
        </w:rPr>
        <w:t>on</w:t>
      </w:r>
      <w:r>
        <w:rPr>
          <w:spacing w:val="-16"/>
          <w:w w:val="105"/>
        </w:rPr>
        <w:t xml:space="preserve"> </w:t>
      </w:r>
      <w:r>
        <w:rPr>
          <w:w w:val="105"/>
        </w:rPr>
        <w:t>the</w:t>
      </w:r>
      <w:r>
        <w:rPr>
          <w:spacing w:val="-16"/>
          <w:w w:val="105"/>
        </w:rPr>
        <w:t xml:space="preserve"> </w:t>
      </w:r>
      <w:r>
        <w:rPr>
          <w:w w:val="105"/>
        </w:rPr>
        <w:t xml:space="preserve">matched </w:t>
      </w:r>
      <w:r>
        <w:rPr>
          <w:spacing w:val="-2"/>
          <w:w w:val="105"/>
        </w:rPr>
        <w:t>cohort,</w:t>
      </w:r>
      <w:r>
        <w:rPr>
          <w:spacing w:val="-8"/>
          <w:w w:val="105"/>
        </w:rPr>
        <w:t xml:space="preserve"> </w:t>
      </w:r>
      <w:r>
        <w:rPr>
          <w:spacing w:val="-2"/>
          <w:w w:val="105"/>
        </w:rPr>
        <w:t>then</w:t>
      </w:r>
      <w:r>
        <w:rPr>
          <w:spacing w:val="-11"/>
          <w:w w:val="105"/>
        </w:rPr>
        <w:t xml:space="preserve"> </w:t>
      </w:r>
      <w:r>
        <w:rPr>
          <w:spacing w:val="-2"/>
          <w:w w:val="105"/>
        </w:rPr>
        <w:t>reports</w:t>
      </w:r>
      <w:r>
        <w:rPr>
          <w:spacing w:val="-11"/>
          <w:w w:val="105"/>
        </w:rPr>
        <w:t xml:space="preserve"> </w:t>
      </w:r>
      <w:r>
        <w:rPr>
          <w:spacing w:val="-2"/>
          <w:w w:val="105"/>
        </w:rPr>
        <w:t>Spearman’s</w:t>
      </w:r>
      <w:r>
        <w:rPr>
          <w:spacing w:val="-10"/>
          <w:w w:val="105"/>
        </w:rPr>
        <w:t xml:space="preserve"> </w:t>
      </w:r>
      <w:r>
        <w:rPr>
          <w:i/>
          <w:spacing w:val="-2"/>
          <w:w w:val="105"/>
        </w:rPr>
        <w:t>ρ</w:t>
      </w:r>
      <w:r>
        <w:rPr>
          <w:i/>
          <w:spacing w:val="-11"/>
          <w:w w:val="105"/>
        </w:rPr>
        <w:t xml:space="preserve"> </w:t>
      </w:r>
      <w:r>
        <w:rPr>
          <w:spacing w:val="-2"/>
          <w:w w:val="105"/>
        </w:rPr>
        <w:t>and</w:t>
      </w:r>
      <w:r>
        <w:rPr>
          <w:spacing w:val="-11"/>
          <w:w w:val="105"/>
        </w:rPr>
        <w:t xml:space="preserve"> </w:t>
      </w:r>
      <w:r>
        <w:rPr>
          <w:spacing w:val="-2"/>
          <w:w w:val="105"/>
        </w:rPr>
        <w:t>Kendall’s</w:t>
      </w:r>
      <w:r>
        <w:rPr>
          <w:spacing w:val="-11"/>
          <w:w w:val="105"/>
        </w:rPr>
        <w:t xml:space="preserve"> </w:t>
      </w:r>
      <w:r>
        <w:rPr>
          <w:i/>
          <w:spacing w:val="-2"/>
          <w:w w:val="105"/>
        </w:rPr>
        <w:t>τ</w:t>
      </w:r>
      <w:r>
        <w:rPr>
          <w:i/>
          <w:spacing w:val="8"/>
          <w:w w:val="105"/>
        </w:rPr>
        <w:t xml:space="preserve"> </w:t>
      </w:r>
      <w:r>
        <w:rPr>
          <w:spacing w:val="-2"/>
          <w:w w:val="105"/>
        </w:rPr>
        <w:t>between</w:t>
      </w:r>
      <w:r>
        <w:rPr>
          <w:spacing w:val="-11"/>
          <w:w w:val="105"/>
        </w:rPr>
        <w:t xml:space="preserve"> </w:t>
      </w:r>
      <w:r>
        <w:rPr>
          <w:spacing w:val="-2"/>
          <w:w w:val="105"/>
        </w:rPr>
        <w:t>the</w:t>
      </w:r>
      <w:r>
        <w:rPr>
          <w:spacing w:val="-11"/>
          <w:w w:val="105"/>
        </w:rPr>
        <w:t xml:space="preserve"> </w:t>
      </w:r>
      <w:r>
        <w:rPr>
          <w:spacing w:val="-2"/>
          <w:w w:val="105"/>
        </w:rPr>
        <w:t>induced</w:t>
      </w:r>
      <w:r>
        <w:rPr>
          <w:spacing w:val="-11"/>
          <w:w w:val="105"/>
        </w:rPr>
        <w:t xml:space="preserve"> </w:t>
      </w:r>
      <w:r>
        <w:rPr>
          <w:spacing w:val="-2"/>
          <w:w w:val="105"/>
        </w:rPr>
        <w:t>rankings</w:t>
      </w:r>
      <w:r>
        <w:rPr>
          <w:spacing w:val="-11"/>
          <w:w w:val="105"/>
        </w:rPr>
        <w:t xml:space="preserve"> </w:t>
      </w:r>
      <w:r>
        <w:rPr>
          <w:spacing w:val="-2"/>
          <w:w w:val="105"/>
        </w:rPr>
        <w:t>(Section</w:t>
      </w:r>
      <w:r>
        <w:rPr>
          <w:spacing w:val="-10"/>
          <w:w w:val="105"/>
        </w:rPr>
        <w:t xml:space="preserve"> </w:t>
      </w:r>
      <w:hyperlink w:anchor="_bookmark71" w:history="1">
        <w:r>
          <w:rPr>
            <w:spacing w:val="-2"/>
            <w:w w:val="105"/>
          </w:rPr>
          <w:t>3.10</w:t>
        </w:r>
      </w:hyperlink>
      <w:r>
        <w:rPr>
          <w:spacing w:val="-2"/>
          <w:w w:val="105"/>
        </w:rPr>
        <w:t xml:space="preserve">). </w:t>
      </w:r>
      <w:r>
        <w:t>All</w:t>
      </w:r>
      <w:r>
        <w:rPr>
          <w:spacing w:val="-1"/>
        </w:rPr>
        <w:t xml:space="preserve"> </w:t>
      </w:r>
      <w:r>
        <w:t>proxies</w:t>
      </w:r>
      <w:r>
        <w:rPr>
          <w:spacing w:val="-1"/>
        </w:rPr>
        <w:t xml:space="preserve"> </w:t>
      </w:r>
      <w:r>
        <w:t>are</w:t>
      </w:r>
      <w:r>
        <w:rPr>
          <w:spacing w:val="-1"/>
        </w:rPr>
        <w:t xml:space="preserve"> </w:t>
      </w:r>
      <w:r>
        <w:t>oriented</w:t>
      </w:r>
      <w:r>
        <w:rPr>
          <w:spacing w:val="-1"/>
        </w:rPr>
        <w:t xml:space="preserve"> </w:t>
      </w:r>
      <w:r>
        <w:t>so</w:t>
      </w:r>
      <w:r>
        <w:rPr>
          <w:spacing w:val="-1"/>
        </w:rPr>
        <w:t xml:space="preserve"> </w:t>
      </w:r>
      <w:r>
        <w:t>that</w:t>
      </w:r>
      <w:r>
        <w:rPr>
          <w:spacing w:val="-1"/>
        </w:rPr>
        <w:t xml:space="preserve"> </w:t>
      </w:r>
      <w:r>
        <w:t>higher</w:t>
      </w:r>
      <w:r>
        <w:rPr>
          <w:spacing w:val="-1"/>
        </w:rPr>
        <w:t xml:space="preserve"> </w:t>
      </w:r>
      <w:r>
        <w:t>values</w:t>
      </w:r>
      <w:r>
        <w:rPr>
          <w:spacing w:val="-1"/>
        </w:rPr>
        <w:t xml:space="preserve"> </w:t>
      </w:r>
      <w:r>
        <w:t>imply</w:t>
      </w:r>
      <w:r>
        <w:rPr>
          <w:spacing w:val="-1"/>
        </w:rPr>
        <w:t xml:space="preserve"> </w:t>
      </w:r>
      <w:r>
        <w:t>higher</w:t>
      </w:r>
      <w:r>
        <w:rPr>
          <w:spacing w:val="-1"/>
        </w:rPr>
        <w:t xml:space="preserve"> </w:t>
      </w:r>
      <w:r>
        <w:t>expected</w:t>
      </w:r>
      <w:r>
        <w:rPr>
          <w:spacing w:val="-1"/>
        </w:rPr>
        <w:t xml:space="preserve"> </w:t>
      </w:r>
      <w:r>
        <w:t>reputation</w:t>
      </w:r>
      <w:r>
        <w:rPr>
          <w:spacing w:val="-1"/>
        </w:rPr>
        <w:t xml:space="preserve"> </w:t>
      </w:r>
      <w:r>
        <w:t>before</w:t>
      </w:r>
      <w:r>
        <w:rPr>
          <w:spacing w:val="-1"/>
        </w:rPr>
        <w:t xml:space="preserve"> </w:t>
      </w:r>
      <w:r>
        <w:t>correlation, following</w:t>
      </w:r>
      <w:r>
        <w:rPr>
          <w:spacing w:val="-3"/>
        </w:rPr>
        <w:t xml:space="preserve"> </w:t>
      </w:r>
      <w:r>
        <w:t>the</w:t>
      </w:r>
      <w:r>
        <w:rPr>
          <w:spacing w:val="-2"/>
        </w:rPr>
        <w:t xml:space="preserve"> </w:t>
      </w:r>
      <w:r>
        <w:t>domain-alignment</w:t>
      </w:r>
      <w:r>
        <w:rPr>
          <w:spacing w:val="-2"/>
        </w:rPr>
        <w:t xml:space="preserve"> </w:t>
      </w:r>
      <w:r>
        <w:t>approach</w:t>
      </w:r>
      <w:r>
        <w:rPr>
          <w:spacing w:val="-3"/>
        </w:rPr>
        <w:t xml:space="preserve"> </w:t>
      </w:r>
      <w:r>
        <w:t>of</w:t>
      </w:r>
      <w:r>
        <w:rPr>
          <w:spacing w:val="-3"/>
        </w:rPr>
        <w:t xml:space="preserve"> </w:t>
      </w:r>
      <w:r>
        <w:t>Do</w:t>
      </w:r>
      <w:r>
        <w:rPr>
          <w:spacing w:val="-3"/>
        </w:rPr>
        <w:t xml:space="preserve"> </w:t>
      </w:r>
      <w:r>
        <w:t>et</w:t>
      </w:r>
      <w:r>
        <w:rPr>
          <w:spacing w:val="-2"/>
        </w:rPr>
        <w:t xml:space="preserve"> </w:t>
      </w:r>
      <w:r>
        <w:t>al.</w:t>
      </w:r>
      <w:hyperlink w:anchor="_bookmark149" w:history="1">
        <w:r>
          <w:rPr>
            <w:vertAlign w:val="superscript"/>
          </w:rPr>
          <w:t>[16]</w:t>
        </w:r>
      </w:hyperlink>
      <w:r>
        <w:t>.</w:t>
      </w:r>
      <w:r>
        <w:rPr>
          <w:spacing w:val="19"/>
        </w:rPr>
        <w:t xml:space="preserve"> </w:t>
      </w:r>
      <w:r>
        <w:t>Orientation</w:t>
      </w:r>
      <w:r>
        <w:rPr>
          <w:spacing w:val="-3"/>
        </w:rPr>
        <w:t xml:space="preserve"> </w:t>
      </w:r>
      <w:r>
        <w:t>is</w:t>
      </w:r>
      <w:r>
        <w:rPr>
          <w:spacing w:val="-3"/>
        </w:rPr>
        <w:t xml:space="preserve"> </w:t>
      </w:r>
      <w:r>
        <w:t>part</w:t>
      </w:r>
      <w:r>
        <w:rPr>
          <w:spacing w:val="-2"/>
        </w:rPr>
        <w:t xml:space="preserve"> </w:t>
      </w:r>
      <w:r>
        <w:t>of</w:t>
      </w:r>
      <w:r>
        <w:rPr>
          <w:spacing w:val="-3"/>
        </w:rPr>
        <w:t xml:space="preserve"> </w:t>
      </w:r>
      <w:r>
        <w:t>construct</w:t>
      </w:r>
      <w:r>
        <w:rPr>
          <w:spacing w:val="-2"/>
        </w:rPr>
        <w:t xml:space="preserve"> </w:t>
      </w:r>
      <w:r>
        <w:t>validity: without it, a method that correctly ranks safer traders could appear negatively aligned with a loss-</w:t>
      </w:r>
      <w:r>
        <w:rPr>
          <w:w w:val="105"/>
        </w:rPr>
        <w:t>magnitude proxy.</w:t>
      </w:r>
    </w:p>
    <w:p w14:paraId="00DC1F3F" w14:textId="77777777" w:rsidR="00350CFB" w:rsidRDefault="00283FFF">
      <w:pPr>
        <w:pStyle w:val="BodyText"/>
        <w:spacing w:before="14" w:line="396" w:lineRule="auto"/>
        <w:ind w:left="273" w:right="557" w:firstLine="8"/>
        <w:jc w:val="both"/>
      </w:pPr>
      <w:r>
        <w:t>Five</w:t>
      </w:r>
      <w:r>
        <w:rPr>
          <w:spacing w:val="-7"/>
        </w:rPr>
        <w:t xml:space="preserve"> </w:t>
      </w:r>
      <w:r>
        <w:t>families</w:t>
      </w:r>
      <w:r>
        <w:rPr>
          <w:spacing w:val="-7"/>
        </w:rPr>
        <w:t xml:space="preserve"> </w:t>
      </w:r>
      <w:r>
        <w:t>structure</w:t>
      </w:r>
      <w:r>
        <w:rPr>
          <w:spacing w:val="-7"/>
        </w:rPr>
        <w:t xml:space="preserve"> </w:t>
      </w:r>
      <w:r>
        <w:t>the</w:t>
      </w:r>
      <w:r>
        <w:rPr>
          <w:spacing w:val="-7"/>
        </w:rPr>
        <w:t xml:space="preserve"> </w:t>
      </w:r>
      <w:r>
        <w:t>primary</w:t>
      </w:r>
      <w:r>
        <w:rPr>
          <w:spacing w:val="-7"/>
        </w:rPr>
        <w:t xml:space="preserve"> </w:t>
      </w:r>
      <w:r>
        <w:t>comparison. They</w:t>
      </w:r>
      <w:r>
        <w:rPr>
          <w:spacing w:val="-7"/>
        </w:rPr>
        <w:t xml:space="preserve"> </w:t>
      </w:r>
      <w:r>
        <w:t>were</w:t>
      </w:r>
      <w:r>
        <w:rPr>
          <w:spacing w:val="-7"/>
        </w:rPr>
        <w:t xml:space="preserve"> </w:t>
      </w:r>
      <w:r>
        <w:t>chosen</w:t>
      </w:r>
      <w:r>
        <w:rPr>
          <w:spacing w:val="-7"/>
        </w:rPr>
        <w:t xml:space="preserve"> </w:t>
      </w:r>
      <w:r>
        <w:t>to</w:t>
      </w:r>
      <w:r>
        <w:rPr>
          <w:spacing w:val="-7"/>
        </w:rPr>
        <w:t xml:space="preserve"> </w:t>
      </w:r>
      <w:r>
        <w:t>span</w:t>
      </w:r>
      <w:r>
        <w:rPr>
          <w:spacing w:val="-7"/>
        </w:rPr>
        <w:t xml:space="preserve"> </w:t>
      </w:r>
      <w:r>
        <w:t>(i)</w:t>
      </w:r>
      <w:r>
        <w:rPr>
          <w:spacing w:val="-7"/>
        </w:rPr>
        <w:t xml:space="preserve"> </w:t>
      </w:r>
      <w:r>
        <w:t>baselines</w:t>
      </w:r>
      <w:r>
        <w:rPr>
          <w:spacing w:val="-7"/>
        </w:rPr>
        <w:t xml:space="preserve"> </w:t>
      </w:r>
      <w:r>
        <w:t>from</w:t>
      </w:r>
      <w:r>
        <w:rPr>
          <w:spacing w:val="-7"/>
        </w:rPr>
        <w:t xml:space="preserve"> </w:t>
      </w:r>
      <w:r>
        <w:t>prior work,</w:t>
      </w:r>
      <w:r>
        <w:rPr>
          <w:spacing w:val="-13"/>
        </w:rPr>
        <w:t xml:space="preserve"> </w:t>
      </w:r>
      <w:r>
        <w:t>(ii)</w:t>
      </w:r>
      <w:r>
        <w:rPr>
          <w:spacing w:val="-15"/>
        </w:rPr>
        <w:t xml:space="preserve"> </w:t>
      </w:r>
      <w:r>
        <w:t>within-construct</w:t>
      </w:r>
      <w:r>
        <w:rPr>
          <w:spacing w:val="-15"/>
        </w:rPr>
        <w:t xml:space="preserve"> </w:t>
      </w:r>
      <w:r>
        <w:t>checks</w:t>
      </w:r>
      <w:r>
        <w:rPr>
          <w:spacing w:val="-15"/>
        </w:rPr>
        <w:t xml:space="preserve"> </w:t>
      </w:r>
      <w:r>
        <w:t>for</w:t>
      </w:r>
      <w:r>
        <w:rPr>
          <w:spacing w:val="-15"/>
        </w:rPr>
        <w:t xml:space="preserve"> </w:t>
      </w:r>
      <w:r>
        <w:t>each</w:t>
      </w:r>
      <w:r>
        <w:rPr>
          <w:spacing w:val="-15"/>
        </w:rPr>
        <w:t xml:space="preserve"> </w:t>
      </w:r>
      <w:r>
        <w:t>social</w:t>
      </w:r>
      <w:r>
        <w:rPr>
          <w:spacing w:val="-15"/>
        </w:rPr>
        <w:t xml:space="preserve"> </w:t>
      </w:r>
      <w:r>
        <w:t>graph,</w:t>
      </w:r>
      <w:r>
        <w:rPr>
          <w:spacing w:val="-13"/>
        </w:rPr>
        <w:t xml:space="preserve"> </w:t>
      </w:r>
      <w:r>
        <w:t>and</w:t>
      </w:r>
      <w:r>
        <w:rPr>
          <w:spacing w:val="-15"/>
        </w:rPr>
        <w:t xml:space="preserve"> </w:t>
      </w:r>
      <w:r>
        <w:t>(iii)</w:t>
      </w:r>
      <w:r>
        <w:rPr>
          <w:spacing w:val="-15"/>
        </w:rPr>
        <w:t xml:space="preserve"> </w:t>
      </w:r>
      <w:r>
        <w:t>outcome-oriented</w:t>
      </w:r>
      <w:r>
        <w:rPr>
          <w:spacing w:val="-15"/>
        </w:rPr>
        <w:t xml:space="preserve"> </w:t>
      </w:r>
      <w:r>
        <w:t>trading</w:t>
      </w:r>
      <w:r>
        <w:rPr>
          <w:spacing w:val="-15"/>
        </w:rPr>
        <w:t xml:space="preserve"> </w:t>
      </w:r>
      <w:r>
        <w:t>and</w:t>
      </w:r>
      <w:r>
        <w:rPr>
          <w:spacing w:val="-15"/>
        </w:rPr>
        <w:t xml:space="preserve"> </w:t>
      </w:r>
      <w:r>
        <w:t>risk measures that are not direct inputs to EndorseRank or AWP:</w:t>
      </w:r>
    </w:p>
    <w:p w14:paraId="00DC1F40" w14:textId="77777777" w:rsidR="00350CFB" w:rsidRDefault="00283FFF">
      <w:pPr>
        <w:pStyle w:val="ListParagraph"/>
        <w:numPr>
          <w:ilvl w:val="0"/>
          <w:numId w:val="13"/>
        </w:numPr>
        <w:tabs>
          <w:tab w:val="left" w:pos="847"/>
        </w:tabs>
        <w:spacing w:before="63"/>
        <w:ind w:left="847" w:hanging="302"/>
        <w:jc w:val="both"/>
        <w:rPr>
          <w:sz w:val="24"/>
        </w:rPr>
      </w:pPr>
      <w:r>
        <w:rPr>
          <w:b/>
          <w:sz w:val="24"/>
        </w:rPr>
        <w:t>Transfer</w:t>
      </w:r>
      <w:r>
        <w:rPr>
          <w:b/>
          <w:spacing w:val="-10"/>
          <w:sz w:val="24"/>
        </w:rPr>
        <w:t xml:space="preserve"> </w:t>
      </w:r>
      <w:r>
        <w:rPr>
          <w:sz w:val="24"/>
        </w:rPr>
        <w:t>(Do</w:t>
      </w:r>
      <w:r>
        <w:rPr>
          <w:spacing w:val="-9"/>
          <w:sz w:val="24"/>
        </w:rPr>
        <w:t xml:space="preserve"> </w:t>
      </w:r>
      <w:r>
        <w:rPr>
          <w:sz w:val="24"/>
        </w:rPr>
        <w:t>et</w:t>
      </w:r>
      <w:r>
        <w:rPr>
          <w:spacing w:val="-9"/>
          <w:sz w:val="24"/>
        </w:rPr>
        <w:t xml:space="preserve"> </w:t>
      </w:r>
      <w:r>
        <w:rPr>
          <w:sz w:val="24"/>
        </w:rPr>
        <w:t>al.</w:t>
      </w:r>
      <w:r>
        <w:rPr>
          <w:spacing w:val="-9"/>
          <w:sz w:val="24"/>
        </w:rPr>
        <w:t xml:space="preserve"> </w:t>
      </w:r>
      <w:r>
        <w:rPr>
          <w:sz w:val="24"/>
        </w:rPr>
        <w:t>baseline):</w:t>
      </w:r>
      <w:r>
        <w:rPr>
          <w:spacing w:val="8"/>
          <w:sz w:val="24"/>
        </w:rPr>
        <w:t xml:space="preserve"> </w:t>
      </w:r>
      <w:r>
        <w:rPr>
          <w:sz w:val="24"/>
        </w:rPr>
        <w:t>inbound</w:t>
      </w:r>
      <w:r>
        <w:rPr>
          <w:spacing w:val="-9"/>
          <w:sz w:val="24"/>
        </w:rPr>
        <w:t xml:space="preserve"> </w:t>
      </w:r>
      <w:r>
        <w:rPr>
          <w:sz w:val="24"/>
        </w:rPr>
        <w:t>transfer</w:t>
      </w:r>
      <w:r>
        <w:rPr>
          <w:spacing w:val="-9"/>
          <w:sz w:val="24"/>
        </w:rPr>
        <w:t xml:space="preserve"> </w:t>
      </w:r>
      <w:r>
        <w:rPr>
          <w:spacing w:val="-2"/>
          <w:sz w:val="24"/>
        </w:rPr>
        <w:t>activity.</w:t>
      </w:r>
    </w:p>
    <w:p w14:paraId="00DC1F41" w14:textId="77777777" w:rsidR="00350CFB" w:rsidRDefault="00283FFF">
      <w:pPr>
        <w:pStyle w:val="ListParagraph"/>
        <w:numPr>
          <w:ilvl w:val="0"/>
          <w:numId w:val="13"/>
        </w:numPr>
        <w:tabs>
          <w:tab w:val="left" w:pos="846"/>
        </w:tabs>
        <w:spacing w:before="217"/>
        <w:ind w:left="846" w:hanging="301"/>
        <w:jc w:val="both"/>
        <w:rPr>
          <w:sz w:val="24"/>
        </w:rPr>
      </w:pPr>
      <w:r>
        <w:rPr>
          <w:b/>
          <w:sz w:val="24"/>
        </w:rPr>
        <w:t>Allowance</w:t>
      </w:r>
      <w:r>
        <w:rPr>
          <w:sz w:val="24"/>
        </w:rPr>
        <w:t>:</w:t>
      </w:r>
      <w:r>
        <w:rPr>
          <w:spacing w:val="9"/>
          <w:sz w:val="24"/>
        </w:rPr>
        <w:t xml:space="preserve"> </w:t>
      </w:r>
      <w:r>
        <w:rPr>
          <w:sz w:val="24"/>
        </w:rPr>
        <w:t>inbound</w:t>
      </w:r>
      <w:r>
        <w:rPr>
          <w:spacing w:val="-8"/>
          <w:sz w:val="24"/>
        </w:rPr>
        <w:t xml:space="preserve"> </w:t>
      </w:r>
      <w:r>
        <w:rPr>
          <w:sz w:val="24"/>
        </w:rPr>
        <w:t>approval</w:t>
      </w:r>
      <w:r>
        <w:rPr>
          <w:spacing w:val="-8"/>
          <w:sz w:val="24"/>
        </w:rPr>
        <w:t xml:space="preserve"> </w:t>
      </w:r>
      <w:r>
        <w:rPr>
          <w:sz w:val="24"/>
        </w:rPr>
        <w:t>activity</w:t>
      </w:r>
      <w:r>
        <w:rPr>
          <w:spacing w:val="-9"/>
          <w:sz w:val="24"/>
        </w:rPr>
        <w:t xml:space="preserve"> </w:t>
      </w:r>
      <w:r>
        <w:rPr>
          <w:sz w:val="24"/>
        </w:rPr>
        <w:t>(wallet</w:t>
      </w:r>
      <w:r>
        <w:rPr>
          <w:spacing w:val="-8"/>
          <w:sz w:val="24"/>
        </w:rPr>
        <w:t xml:space="preserve"> </w:t>
      </w:r>
      <w:r>
        <w:rPr>
          <w:sz w:val="24"/>
        </w:rPr>
        <w:t>as</w:t>
      </w:r>
      <w:r>
        <w:rPr>
          <w:spacing w:val="-8"/>
          <w:sz w:val="24"/>
        </w:rPr>
        <w:t xml:space="preserve"> </w:t>
      </w:r>
      <w:r>
        <w:rPr>
          <w:spacing w:val="-2"/>
          <w:sz w:val="24"/>
        </w:rPr>
        <w:t>spender).</w:t>
      </w:r>
    </w:p>
    <w:p w14:paraId="00DC1F42" w14:textId="77777777" w:rsidR="00350CFB" w:rsidRDefault="00283FFF">
      <w:pPr>
        <w:pStyle w:val="ListParagraph"/>
        <w:numPr>
          <w:ilvl w:val="0"/>
          <w:numId w:val="13"/>
        </w:numPr>
        <w:tabs>
          <w:tab w:val="left" w:pos="855"/>
        </w:tabs>
        <w:spacing w:before="217"/>
        <w:ind w:left="855" w:hanging="310"/>
        <w:rPr>
          <w:sz w:val="24"/>
        </w:rPr>
      </w:pPr>
      <w:r>
        <w:rPr>
          <w:b/>
          <w:sz w:val="24"/>
        </w:rPr>
        <w:t>Inverse</w:t>
      </w:r>
      <w:r>
        <w:rPr>
          <w:b/>
          <w:spacing w:val="-9"/>
          <w:sz w:val="24"/>
        </w:rPr>
        <w:t xml:space="preserve"> </w:t>
      </w:r>
      <w:r>
        <w:rPr>
          <w:b/>
          <w:sz w:val="24"/>
        </w:rPr>
        <w:t>risk</w:t>
      </w:r>
      <w:r>
        <w:rPr>
          <w:b/>
          <w:spacing w:val="-6"/>
          <w:sz w:val="24"/>
        </w:rPr>
        <w:t xml:space="preserve"> </w:t>
      </w:r>
      <w:r>
        <w:rPr>
          <w:sz w:val="24"/>
        </w:rPr>
        <w:t>(GMX</w:t>
      </w:r>
      <w:r>
        <w:rPr>
          <w:spacing w:val="-9"/>
          <w:sz w:val="24"/>
        </w:rPr>
        <w:t xml:space="preserve"> </w:t>
      </w:r>
      <w:r>
        <w:rPr>
          <w:sz w:val="24"/>
        </w:rPr>
        <w:t>PnL):</w:t>
      </w:r>
      <w:r>
        <w:rPr>
          <w:spacing w:val="-9"/>
          <w:sz w:val="24"/>
        </w:rPr>
        <w:t xml:space="preserve"> </w:t>
      </w:r>
      <w:r>
        <w:rPr>
          <w:sz w:val="24"/>
        </w:rPr>
        <w:t>loss</w:t>
      </w:r>
      <w:r>
        <w:rPr>
          <w:spacing w:val="-8"/>
          <w:sz w:val="24"/>
        </w:rPr>
        <w:t xml:space="preserve"> </w:t>
      </w:r>
      <w:r>
        <w:rPr>
          <w:sz w:val="24"/>
        </w:rPr>
        <w:t>avoidance</w:t>
      </w:r>
      <w:r>
        <w:rPr>
          <w:spacing w:val="-9"/>
          <w:sz w:val="24"/>
        </w:rPr>
        <w:t xml:space="preserve"> </w:t>
      </w:r>
      <w:r>
        <w:rPr>
          <w:sz w:val="24"/>
        </w:rPr>
        <w:t>and</w:t>
      </w:r>
      <w:r>
        <w:rPr>
          <w:spacing w:val="-9"/>
          <w:sz w:val="24"/>
        </w:rPr>
        <w:t xml:space="preserve"> </w:t>
      </w:r>
      <w:r>
        <w:rPr>
          <w:sz w:val="24"/>
        </w:rPr>
        <w:t>non-loss</w:t>
      </w:r>
      <w:r>
        <w:rPr>
          <w:spacing w:val="-8"/>
          <w:sz w:val="24"/>
        </w:rPr>
        <w:t xml:space="preserve"> </w:t>
      </w:r>
      <w:r>
        <w:rPr>
          <w:sz w:val="24"/>
        </w:rPr>
        <w:t>close</w:t>
      </w:r>
      <w:r>
        <w:rPr>
          <w:spacing w:val="-9"/>
          <w:sz w:val="24"/>
        </w:rPr>
        <w:t xml:space="preserve"> </w:t>
      </w:r>
      <w:r>
        <w:rPr>
          <w:spacing w:val="-2"/>
          <w:sz w:val="24"/>
        </w:rPr>
        <w:t>behavior.</w:t>
      </w:r>
    </w:p>
    <w:p w14:paraId="00DC1F43" w14:textId="77777777" w:rsidR="00350CFB" w:rsidRDefault="00283FFF">
      <w:pPr>
        <w:pStyle w:val="ListParagraph"/>
        <w:numPr>
          <w:ilvl w:val="0"/>
          <w:numId w:val="13"/>
        </w:numPr>
        <w:tabs>
          <w:tab w:val="left" w:pos="855"/>
        </w:tabs>
        <w:spacing w:before="217"/>
        <w:ind w:left="855" w:hanging="310"/>
        <w:rPr>
          <w:sz w:val="24"/>
        </w:rPr>
      </w:pPr>
      <w:r>
        <w:rPr>
          <w:b/>
          <w:sz w:val="24"/>
        </w:rPr>
        <w:t>Sybil-adjusted</w:t>
      </w:r>
      <w:r>
        <w:rPr>
          <w:b/>
          <w:spacing w:val="-12"/>
          <w:sz w:val="24"/>
        </w:rPr>
        <w:t xml:space="preserve"> </w:t>
      </w:r>
      <w:r>
        <w:rPr>
          <w:b/>
          <w:sz w:val="24"/>
        </w:rPr>
        <w:t>stability</w:t>
      </w:r>
      <w:r>
        <w:rPr>
          <w:sz w:val="24"/>
        </w:rPr>
        <w:t>:</w:t>
      </w:r>
      <w:r>
        <w:rPr>
          <w:spacing w:val="4"/>
          <w:sz w:val="24"/>
        </w:rPr>
        <w:t xml:space="preserve"> </w:t>
      </w:r>
      <w:r>
        <w:rPr>
          <w:sz w:val="24"/>
        </w:rPr>
        <w:t>counterparty</w:t>
      </w:r>
      <w:r>
        <w:rPr>
          <w:spacing w:val="-11"/>
          <w:sz w:val="24"/>
        </w:rPr>
        <w:t xml:space="preserve"> </w:t>
      </w:r>
      <w:r>
        <w:rPr>
          <w:sz w:val="24"/>
        </w:rPr>
        <w:t>diversity</w:t>
      </w:r>
      <w:r>
        <w:rPr>
          <w:spacing w:val="-12"/>
          <w:sz w:val="24"/>
        </w:rPr>
        <w:t xml:space="preserve"> </w:t>
      </w:r>
      <w:r>
        <w:rPr>
          <w:sz w:val="24"/>
        </w:rPr>
        <w:t>and</w:t>
      </w:r>
      <w:r>
        <w:rPr>
          <w:spacing w:val="-12"/>
          <w:sz w:val="24"/>
        </w:rPr>
        <w:t xml:space="preserve"> </w:t>
      </w:r>
      <w:r>
        <w:rPr>
          <w:sz w:val="24"/>
        </w:rPr>
        <w:t>activity</w:t>
      </w:r>
      <w:r>
        <w:rPr>
          <w:spacing w:val="-11"/>
          <w:sz w:val="24"/>
        </w:rPr>
        <w:t xml:space="preserve"> </w:t>
      </w:r>
      <w:r>
        <w:rPr>
          <w:spacing w:val="-2"/>
          <w:sz w:val="24"/>
        </w:rPr>
        <w:t>tenure.</w:t>
      </w:r>
    </w:p>
    <w:p w14:paraId="00DC1F44" w14:textId="77777777" w:rsidR="00350CFB" w:rsidRDefault="00283FFF">
      <w:pPr>
        <w:pStyle w:val="ListParagraph"/>
        <w:numPr>
          <w:ilvl w:val="0"/>
          <w:numId w:val="13"/>
        </w:numPr>
        <w:tabs>
          <w:tab w:val="left" w:pos="847"/>
        </w:tabs>
        <w:spacing w:before="217"/>
        <w:ind w:left="847" w:hanging="302"/>
        <w:rPr>
          <w:sz w:val="24"/>
        </w:rPr>
      </w:pPr>
      <w:r>
        <w:rPr>
          <w:b/>
          <w:sz w:val="24"/>
        </w:rPr>
        <w:t>Trading</w:t>
      </w:r>
      <w:r>
        <w:rPr>
          <w:b/>
          <w:spacing w:val="-12"/>
          <w:sz w:val="24"/>
        </w:rPr>
        <w:t xml:space="preserve"> </w:t>
      </w:r>
      <w:r>
        <w:rPr>
          <w:b/>
          <w:sz w:val="24"/>
        </w:rPr>
        <w:t>success</w:t>
      </w:r>
      <w:r>
        <w:rPr>
          <w:sz w:val="24"/>
        </w:rPr>
        <w:t>:</w:t>
      </w:r>
      <w:r>
        <w:rPr>
          <w:spacing w:val="4"/>
          <w:sz w:val="24"/>
        </w:rPr>
        <w:t xml:space="preserve"> </w:t>
      </w:r>
      <w:r>
        <w:rPr>
          <w:sz w:val="24"/>
        </w:rPr>
        <w:t>GMX</w:t>
      </w:r>
      <w:r>
        <w:rPr>
          <w:spacing w:val="-12"/>
          <w:sz w:val="24"/>
        </w:rPr>
        <w:t xml:space="preserve"> </w:t>
      </w:r>
      <w:r>
        <w:rPr>
          <w:sz w:val="24"/>
        </w:rPr>
        <w:t>close</w:t>
      </w:r>
      <w:r>
        <w:rPr>
          <w:spacing w:val="-12"/>
          <w:sz w:val="24"/>
        </w:rPr>
        <w:t xml:space="preserve"> </w:t>
      </w:r>
      <w:r>
        <w:rPr>
          <w:sz w:val="24"/>
        </w:rPr>
        <w:t>outcomes</w:t>
      </w:r>
      <w:r>
        <w:rPr>
          <w:spacing w:val="-12"/>
          <w:sz w:val="24"/>
        </w:rPr>
        <w:t xml:space="preserve"> </w:t>
      </w:r>
      <w:r>
        <w:rPr>
          <w:sz w:val="24"/>
        </w:rPr>
        <w:t>and</w:t>
      </w:r>
      <w:r>
        <w:rPr>
          <w:spacing w:val="-12"/>
          <w:sz w:val="24"/>
        </w:rPr>
        <w:t xml:space="preserve"> </w:t>
      </w:r>
      <w:r>
        <w:rPr>
          <w:sz w:val="24"/>
        </w:rPr>
        <w:t>realized</w:t>
      </w:r>
      <w:r>
        <w:rPr>
          <w:spacing w:val="-12"/>
          <w:sz w:val="24"/>
        </w:rPr>
        <w:t xml:space="preserve"> </w:t>
      </w:r>
      <w:r>
        <w:rPr>
          <w:spacing w:val="-2"/>
          <w:sz w:val="24"/>
        </w:rPr>
        <w:t>gains.</w:t>
      </w:r>
    </w:p>
    <w:p w14:paraId="00DC1F45" w14:textId="77777777" w:rsidR="00350CFB" w:rsidRDefault="00283FFF">
      <w:pPr>
        <w:pStyle w:val="BodyText"/>
        <w:spacing w:before="240" w:line="396" w:lineRule="auto"/>
        <w:ind w:left="273" w:right="522" w:firstLine="1"/>
        <w:jc w:val="both"/>
      </w:pPr>
      <w:r>
        <w:rPr>
          <w:spacing w:val="-2"/>
        </w:rPr>
        <w:t>Transfer</w:t>
      </w:r>
      <w:r>
        <w:rPr>
          <w:spacing w:val="-9"/>
        </w:rPr>
        <w:t xml:space="preserve"> </w:t>
      </w:r>
      <w:r>
        <w:rPr>
          <w:spacing w:val="-2"/>
        </w:rPr>
        <w:t>and</w:t>
      </w:r>
      <w:r>
        <w:rPr>
          <w:spacing w:val="-9"/>
        </w:rPr>
        <w:t xml:space="preserve"> </w:t>
      </w:r>
      <w:r>
        <w:rPr>
          <w:spacing w:val="-2"/>
        </w:rPr>
        <w:t>allowance</w:t>
      </w:r>
      <w:r>
        <w:rPr>
          <w:spacing w:val="-9"/>
        </w:rPr>
        <w:t xml:space="preserve"> </w:t>
      </w:r>
      <w:r>
        <w:rPr>
          <w:spacing w:val="-2"/>
        </w:rPr>
        <w:t>families</w:t>
      </w:r>
      <w:r>
        <w:rPr>
          <w:spacing w:val="-9"/>
        </w:rPr>
        <w:t xml:space="preserve"> </w:t>
      </w:r>
      <w:r>
        <w:rPr>
          <w:spacing w:val="-2"/>
        </w:rPr>
        <w:t>are</w:t>
      </w:r>
      <w:r>
        <w:rPr>
          <w:spacing w:val="-9"/>
        </w:rPr>
        <w:t xml:space="preserve"> </w:t>
      </w:r>
      <w:r>
        <w:rPr>
          <w:i/>
          <w:spacing w:val="-2"/>
        </w:rPr>
        <w:t>graph-adjacent</w:t>
      </w:r>
      <w:r>
        <w:rPr>
          <w:spacing w:val="-2"/>
        </w:rPr>
        <w:t>:</w:t>
      </w:r>
      <w:r>
        <w:rPr>
          <w:spacing w:val="27"/>
        </w:rPr>
        <w:t xml:space="preserve"> </w:t>
      </w:r>
      <w:r>
        <w:rPr>
          <w:spacing w:val="-2"/>
        </w:rPr>
        <w:t>they</w:t>
      </w:r>
      <w:r>
        <w:rPr>
          <w:spacing w:val="-9"/>
        </w:rPr>
        <w:t xml:space="preserve"> </w:t>
      </w:r>
      <w:r>
        <w:rPr>
          <w:spacing w:val="-2"/>
        </w:rPr>
        <w:t>are</w:t>
      </w:r>
      <w:r>
        <w:rPr>
          <w:spacing w:val="-9"/>
        </w:rPr>
        <w:t xml:space="preserve"> </w:t>
      </w:r>
      <w:r>
        <w:rPr>
          <w:spacing w:val="-2"/>
        </w:rPr>
        <w:t>computed</w:t>
      </w:r>
      <w:r>
        <w:rPr>
          <w:spacing w:val="-9"/>
        </w:rPr>
        <w:t xml:space="preserve"> </w:t>
      </w:r>
      <w:r>
        <w:rPr>
          <w:spacing w:val="-2"/>
        </w:rPr>
        <w:t>from</w:t>
      </w:r>
      <w:r>
        <w:rPr>
          <w:spacing w:val="-9"/>
        </w:rPr>
        <w:t xml:space="preserve"> </w:t>
      </w:r>
      <w:r>
        <w:rPr>
          <w:spacing w:val="-2"/>
        </w:rPr>
        <w:t>the</w:t>
      </w:r>
      <w:r>
        <w:rPr>
          <w:spacing w:val="-9"/>
        </w:rPr>
        <w:t xml:space="preserve"> </w:t>
      </w:r>
      <w:r>
        <w:rPr>
          <w:spacing w:val="-2"/>
        </w:rPr>
        <w:t>same</w:t>
      </w:r>
      <w:r>
        <w:rPr>
          <w:spacing w:val="-9"/>
        </w:rPr>
        <w:t xml:space="preserve"> </w:t>
      </w:r>
      <w:r>
        <w:rPr>
          <w:spacing w:val="-2"/>
        </w:rPr>
        <w:t>event</w:t>
      </w:r>
      <w:r>
        <w:rPr>
          <w:spacing w:val="-9"/>
        </w:rPr>
        <w:t xml:space="preserve"> </w:t>
      </w:r>
      <w:r>
        <w:rPr>
          <w:spacing w:val="-2"/>
        </w:rPr>
        <w:t xml:space="preserve">classes </w:t>
      </w:r>
      <w:r>
        <w:t xml:space="preserve">that build </w:t>
      </w:r>
      <w:r>
        <w:rPr>
          <w:i/>
        </w:rPr>
        <w:t>G</w:t>
      </w:r>
      <w:r>
        <w:rPr>
          <w:vertAlign w:val="subscript"/>
        </w:rPr>
        <w:t>transfer</w:t>
      </w:r>
      <w:r>
        <w:t xml:space="preserve"> and </w:t>
      </w:r>
      <w:r>
        <w:rPr>
          <w:i/>
        </w:rPr>
        <w:t>G</w:t>
      </w:r>
      <w:r>
        <w:rPr>
          <w:vertAlign w:val="subscript"/>
        </w:rPr>
        <w:t>approve</w:t>
      </w:r>
      <w:r>
        <w:t>, but they are simple local statistics (degree and value sums) rather than</w:t>
      </w:r>
      <w:r>
        <w:rPr>
          <w:spacing w:val="-3"/>
        </w:rPr>
        <w:t xml:space="preserve"> </w:t>
      </w:r>
      <w:r>
        <w:t>global</w:t>
      </w:r>
      <w:r>
        <w:rPr>
          <w:spacing w:val="-2"/>
        </w:rPr>
        <w:t xml:space="preserve"> </w:t>
      </w:r>
      <w:r>
        <w:t>PageRank</w:t>
      </w:r>
      <w:r>
        <w:rPr>
          <w:spacing w:val="-3"/>
        </w:rPr>
        <w:t xml:space="preserve"> </w:t>
      </w:r>
      <w:r>
        <w:t>scores.</w:t>
      </w:r>
      <w:r>
        <w:rPr>
          <w:spacing w:val="19"/>
        </w:rPr>
        <w:t xml:space="preserve"> </w:t>
      </w:r>
      <w:r>
        <w:t>Strong</w:t>
      </w:r>
      <w:r>
        <w:rPr>
          <w:spacing w:val="-3"/>
        </w:rPr>
        <w:t xml:space="preserve"> </w:t>
      </w:r>
      <w:r>
        <w:t>alignment</w:t>
      </w:r>
      <w:r>
        <w:rPr>
          <w:spacing w:val="-2"/>
        </w:rPr>
        <w:t xml:space="preserve"> </w:t>
      </w:r>
      <w:r>
        <w:t>of</w:t>
      </w:r>
      <w:r>
        <w:rPr>
          <w:spacing w:val="-3"/>
        </w:rPr>
        <w:t xml:space="preserve"> </w:t>
      </w:r>
      <w:r>
        <w:t>AWP</w:t>
      </w:r>
      <w:r>
        <w:rPr>
          <w:spacing w:val="-3"/>
        </w:rPr>
        <w:t xml:space="preserve"> </w:t>
      </w:r>
      <w:r>
        <w:t>with</w:t>
      </w:r>
      <w:r>
        <w:rPr>
          <w:spacing w:val="-3"/>
        </w:rPr>
        <w:t xml:space="preserve"> </w:t>
      </w:r>
      <w:r>
        <w:t>transfer</w:t>
      </w:r>
      <w:r>
        <w:rPr>
          <w:spacing w:val="-3"/>
        </w:rPr>
        <w:t xml:space="preserve"> </w:t>
      </w:r>
      <w:r>
        <w:t>proxies,</w:t>
      </w:r>
      <w:r>
        <w:rPr>
          <w:spacing w:val="-2"/>
        </w:rPr>
        <w:t xml:space="preserve"> </w:t>
      </w:r>
      <w:r>
        <w:t>or</w:t>
      </w:r>
      <w:r>
        <w:rPr>
          <w:spacing w:val="-2"/>
        </w:rPr>
        <w:t xml:space="preserve"> </w:t>
      </w:r>
      <w:r>
        <w:t>of</w:t>
      </w:r>
      <w:r>
        <w:rPr>
          <w:spacing w:val="-3"/>
        </w:rPr>
        <w:t xml:space="preserve"> </w:t>
      </w:r>
      <w:r>
        <w:t xml:space="preserve">EndorseRank </w:t>
      </w:r>
      <w:r>
        <w:rPr>
          <w:spacing w:val="-2"/>
        </w:rPr>
        <w:t>with</w:t>
      </w:r>
      <w:r>
        <w:rPr>
          <w:spacing w:val="-9"/>
        </w:rPr>
        <w:t xml:space="preserve"> </w:t>
      </w:r>
      <w:r>
        <w:rPr>
          <w:spacing w:val="-2"/>
        </w:rPr>
        <w:t>allowance</w:t>
      </w:r>
      <w:r>
        <w:rPr>
          <w:spacing w:val="-8"/>
        </w:rPr>
        <w:t xml:space="preserve"> </w:t>
      </w:r>
      <w:r>
        <w:rPr>
          <w:spacing w:val="-2"/>
        </w:rPr>
        <w:t>proxies,</w:t>
      </w:r>
      <w:r>
        <w:rPr>
          <w:spacing w:val="-4"/>
        </w:rPr>
        <w:t xml:space="preserve"> </w:t>
      </w:r>
      <w:r>
        <w:rPr>
          <w:spacing w:val="-2"/>
        </w:rPr>
        <w:t>is</w:t>
      </w:r>
      <w:r>
        <w:rPr>
          <w:spacing w:val="-9"/>
        </w:rPr>
        <w:t xml:space="preserve"> </w:t>
      </w:r>
      <w:r>
        <w:rPr>
          <w:spacing w:val="-2"/>
        </w:rPr>
        <w:t>therefore</w:t>
      </w:r>
      <w:r>
        <w:rPr>
          <w:spacing w:val="-8"/>
        </w:rPr>
        <w:t xml:space="preserve"> </w:t>
      </w:r>
      <w:r>
        <w:rPr>
          <w:spacing w:val="-2"/>
        </w:rPr>
        <w:t>evidence</w:t>
      </w:r>
      <w:r>
        <w:rPr>
          <w:spacing w:val="-8"/>
        </w:rPr>
        <w:t xml:space="preserve"> </w:t>
      </w:r>
      <w:r>
        <w:rPr>
          <w:spacing w:val="-2"/>
        </w:rPr>
        <w:t>of</w:t>
      </w:r>
      <w:r>
        <w:rPr>
          <w:spacing w:val="-8"/>
        </w:rPr>
        <w:t xml:space="preserve"> </w:t>
      </w:r>
      <w:r>
        <w:rPr>
          <w:spacing w:val="-2"/>
        </w:rPr>
        <w:t>within-construct</w:t>
      </w:r>
      <w:r>
        <w:rPr>
          <w:spacing w:val="-9"/>
        </w:rPr>
        <w:t xml:space="preserve"> </w:t>
      </w:r>
      <w:r>
        <w:rPr>
          <w:spacing w:val="-2"/>
        </w:rPr>
        <w:t>coherence,</w:t>
      </w:r>
      <w:r>
        <w:rPr>
          <w:spacing w:val="-4"/>
        </w:rPr>
        <w:t xml:space="preserve"> </w:t>
      </w:r>
      <w:r>
        <w:rPr>
          <w:spacing w:val="-2"/>
        </w:rPr>
        <w:t>not</w:t>
      </w:r>
      <w:r>
        <w:rPr>
          <w:spacing w:val="-8"/>
        </w:rPr>
        <w:t xml:space="preserve"> </w:t>
      </w:r>
      <w:r>
        <w:rPr>
          <w:spacing w:val="-2"/>
        </w:rPr>
        <w:t>of</w:t>
      </w:r>
      <w:r>
        <w:rPr>
          <w:spacing w:val="-8"/>
        </w:rPr>
        <w:t xml:space="preserve"> </w:t>
      </w:r>
      <w:r>
        <w:rPr>
          <w:spacing w:val="-2"/>
        </w:rPr>
        <w:t>independent</w:t>
      </w:r>
      <w:r>
        <w:rPr>
          <w:spacing w:val="-9"/>
        </w:rPr>
        <w:t xml:space="preserve"> </w:t>
      </w:r>
      <w:r>
        <w:rPr>
          <w:spacing w:val="-2"/>
        </w:rPr>
        <w:t>pre-</w:t>
      </w:r>
      <w:r>
        <w:t>dictive power.</w:t>
      </w:r>
      <w:r>
        <w:rPr>
          <w:spacing w:val="40"/>
        </w:rPr>
        <w:t xml:space="preserve"> </w:t>
      </w:r>
      <w:r>
        <w:t>Inverse-risk, Sybil-stability, and trading-success families are the more demanding tests for social reputation as a signal of trading behavior and account quality.</w:t>
      </w:r>
    </w:p>
    <w:p w14:paraId="00DC1F46" w14:textId="77777777" w:rsidR="00350CFB" w:rsidRDefault="00283FFF">
      <w:pPr>
        <w:pStyle w:val="BodyText"/>
        <w:spacing w:before="21" w:line="396" w:lineRule="auto"/>
        <w:ind w:left="282" w:right="522"/>
        <w:jc w:val="both"/>
      </w:pPr>
      <w:r>
        <w:t>Family-level</w:t>
      </w:r>
      <w:r>
        <w:rPr>
          <w:spacing w:val="-8"/>
        </w:rPr>
        <w:t xml:space="preserve"> </w:t>
      </w:r>
      <w:r>
        <w:t>mean</w:t>
      </w:r>
      <w:r>
        <w:rPr>
          <w:spacing w:val="-8"/>
        </w:rPr>
        <w:t xml:space="preserve"> </w:t>
      </w:r>
      <w:r>
        <w:rPr>
          <w:i/>
        </w:rPr>
        <w:t>τ</w:t>
      </w:r>
      <w:r>
        <w:rPr>
          <w:i/>
          <w:spacing w:val="18"/>
        </w:rPr>
        <w:t xml:space="preserve"> </w:t>
      </w:r>
      <w:r>
        <w:t>summarizes</w:t>
      </w:r>
      <w:r>
        <w:rPr>
          <w:spacing w:val="-8"/>
        </w:rPr>
        <w:t xml:space="preserve"> </w:t>
      </w:r>
      <w:r>
        <w:t>construct</w:t>
      </w:r>
      <w:r>
        <w:rPr>
          <w:spacing w:val="-8"/>
        </w:rPr>
        <w:t xml:space="preserve"> </w:t>
      </w:r>
      <w:r>
        <w:t>alignment</w:t>
      </w:r>
      <w:r>
        <w:rPr>
          <w:spacing w:val="-8"/>
        </w:rPr>
        <w:t xml:space="preserve"> </w:t>
      </w:r>
      <w:r>
        <w:t>for</w:t>
      </w:r>
      <w:r>
        <w:rPr>
          <w:spacing w:val="-8"/>
        </w:rPr>
        <w:t xml:space="preserve"> </w:t>
      </w:r>
      <w:r>
        <w:t>the</w:t>
      </w:r>
      <w:r>
        <w:rPr>
          <w:spacing w:val="-8"/>
        </w:rPr>
        <w:t xml:space="preserve"> </w:t>
      </w:r>
      <w:r>
        <w:t>EndorseRank–AWP</w:t>
      </w:r>
      <w:r>
        <w:rPr>
          <w:spacing w:val="-8"/>
        </w:rPr>
        <w:t xml:space="preserve"> </w:t>
      </w:r>
      <w:r>
        <w:t>comparison;</w:t>
      </w:r>
      <w:r>
        <w:rPr>
          <w:spacing w:val="-6"/>
        </w:rPr>
        <w:t xml:space="preserve"> </w:t>
      </w:r>
      <w:r>
        <w:t>the evaluation</w:t>
      </w:r>
      <w:r>
        <w:rPr>
          <w:spacing w:val="1"/>
        </w:rPr>
        <w:t xml:space="preserve"> </w:t>
      </w:r>
      <w:r>
        <w:t>pipeline</w:t>
      </w:r>
      <w:r>
        <w:rPr>
          <w:spacing w:val="1"/>
        </w:rPr>
        <w:t xml:space="preserve"> </w:t>
      </w:r>
      <w:r>
        <w:t>records</w:t>
      </w:r>
      <w:r>
        <w:rPr>
          <w:spacing w:val="1"/>
        </w:rPr>
        <w:t xml:space="preserve"> </w:t>
      </w:r>
      <w:r>
        <w:t>which</w:t>
      </w:r>
      <w:r>
        <w:rPr>
          <w:spacing w:val="2"/>
        </w:rPr>
        <w:t xml:space="preserve"> </w:t>
      </w:r>
      <w:r>
        <w:t>social</w:t>
      </w:r>
      <w:r>
        <w:rPr>
          <w:spacing w:val="1"/>
        </w:rPr>
        <w:t xml:space="preserve"> </w:t>
      </w:r>
      <w:r>
        <w:t>method</w:t>
      </w:r>
      <w:r>
        <w:rPr>
          <w:spacing w:val="1"/>
        </w:rPr>
        <w:t xml:space="preserve"> </w:t>
      </w:r>
      <w:r>
        <w:t>aligns</w:t>
      </w:r>
      <w:r>
        <w:rPr>
          <w:spacing w:val="2"/>
        </w:rPr>
        <w:t xml:space="preserve"> </w:t>
      </w:r>
      <w:r>
        <w:t>more</w:t>
      </w:r>
      <w:r>
        <w:rPr>
          <w:spacing w:val="1"/>
        </w:rPr>
        <w:t xml:space="preserve"> </w:t>
      </w:r>
      <w:r>
        <w:t>strongly</w:t>
      </w:r>
      <w:r>
        <w:rPr>
          <w:spacing w:val="1"/>
        </w:rPr>
        <w:t xml:space="preserve"> </w:t>
      </w:r>
      <w:r>
        <w:t>per</w:t>
      </w:r>
      <w:r>
        <w:rPr>
          <w:spacing w:val="1"/>
        </w:rPr>
        <w:t xml:space="preserve"> </w:t>
      </w:r>
      <w:r>
        <w:t>family</w:t>
      </w:r>
      <w:r>
        <w:rPr>
          <w:spacing w:val="2"/>
        </w:rPr>
        <w:t xml:space="preserve"> </w:t>
      </w:r>
      <w:r>
        <w:t>(Appendix</w:t>
      </w:r>
      <w:r>
        <w:rPr>
          <w:spacing w:val="1"/>
        </w:rPr>
        <w:t xml:space="preserve"> </w:t>
      </w:r>
      <w:hyperlink w:anchor="_bookmark198" w:history="1">
        <w:r>
          <w:rPr>
            <w:spacing w:val="-2"/>
          </w:rPr>
          <w:t>8.1</w:t>
        </w:r>
      </w:hyperlink>
      <w:r>
        <w:rPr>
          <w:spacing w:val="-2"/>
        </w:rPr>
        <w:t>).</w:t>
      </w:r>
    </w:p>
    <w:p w14:paraId="00DC1F47" w14:textId="77777777" w:rsidR="00350CFB" w:rsidRDefault="00350CFB">
      <w:pPr>
        <w:pStyle w:val="BodyText"/>
        <w:spacing w:line="396" w:lineRule="auto"/>
        <w:jc w:val="both"/>
        <w:sectPr w:rsidR="00350CFB">
          <w:pgSz w:w="11910" w:h="16840"/>
          <w:pgMar w:top="1820" w:right="708" w:bottom="2300" w:left="992" w:header="0" w:footer="2115" w:gutter="0"/>
          <w:cols w:space="720"/>
        </w:sectPr>
      </w:pPr>
    </w:p>
    <w:p w14:paraId="00DC1F48" w14:textId="77777777" w:rsidR="00350CFB" w:rsidRDefault="00283FFF">
      <w:pPr>
        <w:pStyle w:val="BodyText"/>
        <w:spacing w:before="72" w:line="396" w:lineRule="auto"/>
        <w:ind w:left="282" w:right="564" w:hanging="9"/>
        <w:jc w:val="both"/>
      </w:pPr>
      <w:r>
        <w:lastRenderedPageBreak/>
        <w:t>A sixth liquidation family is computed in the codebase for completeness and is mentioned where relevant, but main-text claims use the five families above.</w:t>
      </w:r>
    </w:p>
    <w:p w14:paraId="00DC1F49" w14:textId="77777777" w:rsidR="00350CFB" w:rsidRDefault="00283FFF">
      <w:pPr>
        <w:pStyle w:val="BodyText"/>
        <w:spacing w:before="16" w:line="396" w:lineRule="auto"/>
        <w:ind w:left="282" w:right="524"/>
        <w:jc w:val="both"/>
      </w:pPr>
      <w:r>
        <w:rPr>
          <w:spacing w:val="-2"/>
        </w:rPr>
        <w:t>Supplementary</w:t>
      </w:r>
      <w:r>
        <w:rPr>
          <w:spacing w:val="-10"/>
        </w:rPr>
        <w:t xml:space="preserve"> </w:t>
      </w:r>
      <w:r>
        <w:rPr>
          <w:spacing w:val="-2"/>
        </w:rPr>
        <w:t>evaluation</w:t>
      </w:r>
      <w:r>
        <w:rPr>
          <w:spacing w:val="-10"/>
        </w:rPr>
        <w:t xml:space="preserve"> </w:t>
      </w:r>
      <w:r>
        <w:rPr>
          <w:spacing w:val="-2"/>
        </w:rPr>
        <w:t>includes</w:t>
      </w:r>
      <w:r>
        <w:rPr>
          <w:spacing w:val="-10"/>
        </w:rPr>
        <w:t xml:space="preserve"> </w:t>
      </w:r>
      <w:r>
        <w:rPr>
          <w:spacing w:val="-2"/>
        </w:rPr>
        <w:t>GF-PR</w:t>
      </w:r>
      <w:r>
        <w:rPr>
          <w:spacing w:val="-10"/>
        </w:rPr>
        <w:t xml:space="preserve"> </w:t>
      </w:r>
      <w:r>
        <w:rPr>
          <w:spacing w:val="-2"/>
        </w:rPr>
        <w:t>only</w:t>
      </w:r>
      <w:r>
        <w:rPr>
          <w:spacing w:val="-10"/>
        </w:rPr>
        <w:t xml:space="preserve"> </w:t>
      </w:r>
      <w:r>
        <w:rPr>
          <w:spacing w:val="-2"/>
        </w:rPr>
        <w:t>for</w:t>
      </w:r>
      <w:r>
        <w:rPr>
          <w:spacing w:val="-10"/>
        </w:rPr>
        <w:t xml:space="preserve"> </w:t>
      </w:r>
      <w:r>
        <w:rPr>
          <w:spacing w:val="-2"/>
        </w:rPr>
        <w:t>SRQ1,</w:t>
      </w:r>
      <w:r>
        <w:rPr>
          <w:spacing w:val="-5"/>
        </w:rPr>
        <w:t xml:space="preserve"> </w:t>
      </w:r>
      <w:r>
        <w:rPr>
          <w:spacing w:val="-2"/>
        </w:rPr>
        <w:t>to</w:t>
      </w:r>
      <w:r>
        <w:rPr>
          <w:spacing w:val="-10"/>
        </w:rPr>
        <w:t xml:space="preserve"> </w:t>
      </w:r>
      <w:r>
        <w:rPr>
          <w:spacing w:val="-2"/>
        </w:rPr>
        <w:t>diagnose</w:t>
      </w:r>
      <w:r>
        <w:rPr>
          <w:spacing w:val="-10"/>
        </w:rPr>
        <w:t xml:space="preserve"> </w:t>
      </w:r>
      <w:r>
        <w:rPr>
          <w:spacing w:val="-2"/>
        </w:rPr>
        <w:t>construct</w:t>
      </w:r>
      <w:r>
        <w:rPr>
          <w:spacing w:val="-10"/>
        </w:rPr>
        <w:t xml:space="preserve"> </w:t>
      </w:r>
      <w:r>
        <w:rPr>
          <w:spacing w:val="-2"/>
        </w:rPr>
        <w:t>overlap</w:t>
      </w:r>
      <w:r>
        <w:rPr>
          <w:spacing w:val="-10"/>
        </w:rPr>
        <w:t xml:space="preserve"> </w:t>
      </w:r>
      <w:r>
        <w:rPr>
          <w:spacing w:val="-2"/>
        </w:rPr>
        <w:t>on</w:t>
      </w:r>
      <w:r>
        <w:rPr>
          <w:spacing w:val="-10"/>
        </w:rPr>
        <w:t xml:space="preserve"> </w:t>
      </w:r>
      <w:r>
        <w:rPr>
          <w:spacing w:val="-2"/>
        </w:rPr>
        <w:t>trading-</w:t>
      </w:r>
      <w:r>
        <w:t>outcome proxies.</w:t>
      </w:r>
      <w:r>
        <w:rPr>
          <w:spacing w:val="40"/>
        </w:rPr>
        <w:t xml:space="preserve"> </w:t>
      </w:r>
      <w:r>
        <w:t>Lending-protocol default labels remain out of scope.</w:t>
      </w:r>
      <w:r>
        <w:rPr>
          <w:spacing w:val="40"/>
        </w:rPr>
        <w:t xml:space="preserve"> </w:t>
      </w:r>
      <w:r>
        <w:t>Packin and Lev-Aretz</w:t>
      </w:r>
      <w:hyperlink w:anchor="_bookmark181" w:history="1">
        <w:r>
          <w:rPr>
            <w:vertAlign w:val="superscript"/>
          </w:rPr>
          <w:t>[48]</w:t>
        </w:r>
      </w:hyperlink>
      <w:r>
        <w:t xml:space="preserve"> caution that decentralized credit scores can become opaque; the proxy design counters opacity by publishing explicit formulas (Section </w:t>
      </w:r>
      <w:hyperlink w:anchor="_bookmark66" w:history="1">
        <w:r>
          <w:t>3.9</w:t>
        </w:r>
      </w:hyperlink>
      <w:r>
        <w:t xml:space="preserve">) and by separating social methods from outcome-native </w:t>
      </w:r>
      <w:bookmarkStart w:id="226" w:name="Operational_definitions_of_proxies"/>
      <w:bookmarkStart w:id="227" w:name="_bookmark66"/>
      <w:bookmarkEnd w:id="226"/>
      <w:bookmarkEnd w:id="227"/>
      <w:r>
        <w:rPr>
          <w:spacing w:val="-2"/>
        </w:rPr>
        <w:t>references.</w:t>
      </w:r>
    </w:p>
    <w:p w14:paraId="00DC1F4A" w14:textId="77777777" w:rsidR="00350CFB" w:rsidRDefault="00350CFB">
      <w:pPr>
        <w:pStyle w:val="BodyText"/>
        <w:spacing w:before="164"/>
      </w:pPr>
    </w:p>
    <w:p w14:paraId="00DC1F4B" w14:textId="77777777" w:rsidR="00350CFB" w:rsidRDefault="00283FFF">
      <w:pPr>
        <w:pStyle w:val="Heading2"/>
        <w:numPr>
          <w:ilvl w:val="1"/>
          <w:numId w:val="26"/>
        </w:numPr>
        <w:tabs>
          <w:tab w:val="left" w:pos="783"/>
        </w:tabs>
        <w:ind w:left="783" w:hanging="501"/>
      </w:pPr>
      <w:r>
        <w:t>Operational</w:t>
      </w:r>
      <w:r>
        <w:rPr>
          <w:spacing w:val="17"/>
        </w:rPr>
        <w:t xml:space="preserve"> </w:t>
      </w:r>
      <w:r>
        <w:t>definitions</w:t>
      </w:r>
      <w:r>
        <w:rPr>
          <w:spacing w:val="17"/>
        </w:rPr>
        <w:t xml:space="preserve"> </w:t>
      </w:r>
      <w:r>
        <w:t>of</w:t>
      </w:r>
      <w:r>
        <w:rPr>
          <w:spacing w:val="17"/>
        </w:rPr>
        <w:t xml:space="preserve"> </w:t>
      </w:r>
      <w:r>
        <w:rPr>
          <w:spacing w:val="-2"/>
        </w:rPr>
        <w:t>proxies</w:t>
      </w:r>
    </w:p>
    <w:p w14:paraId="00DC1F4C" w14:textId="77777777" w:rsidR="00350CFB" w:rsidRDefault="00283FFF">
      <w:pPr>
        <w:pStyle w:val="BodyText"/>
        <w:spacing w:before="266" w:line="285" w:lineRule="auto"/>
        <w:ind w:left="282" w:right="564"/>
        <w:jc w:val="both"/>
      </w:pPr>
      <w:r>
        <w:t>Let</w:t>
      </w:r>
      <w:r>
        <w:rPr>
          <w:spacing w:val="-12"/>
        </w:rPr>
        <w:t xml:space="preserve"> </w:t>
      </w:r>
      <w:r>
        <w:rPr>
          <w:rFonts w:ascii="Arial Unicode MS" w:hAnsi="Arial Unicode MS"/>
        </w:rPr>
        <w:t xml:space="preserve">W </w:t>
      </w:r>
      <w:r>
        <w:t>be</w:t>
      </w:r>
      <w:r>
        <w:rPr>
          <w:spacing w:val="-12"/>
        </w:rPr>
        <w:t xml:space="preserve"> </w:t>
      </w:r>
      <w:r>
        <w:t>the</w:t>
      </w:r>
      <w:r>
        <w:rPr>
          <w:spacing w:val="-12"/>
        </w:rPr>
        <w:t xml:space="preserve"> </w:t>
      </w:r>
      <w:r>
        <w:t>matched</w:t>
      </w:r>
      <w:r>
        <w:rPr>
          <w:spacing w:val="-12"/>
        </w:rPr>
        <w:t xml:space="preserve"> </w:t>
      </w:r>
      <w:r>
        <w:t>cohort.</w:t>
      </w:r>
      <w:r>
        <w:rPr>
          <w:spacing w:val="17"/>
        </w:rPr>
        <w:t xml:space="preserve"> </w:t>
      </w:r>
      <w:r>
        <w:t>For</w:t>
      </w:r>
      <w:r>
        <w:rPr>
          <w:spacing w:val="-12"/>
        </w:rPr>
        <w:t xml:space="preserve"> </w:t>
      </w:r>
      <w:r>
        <w:t>GMX-derived</w:t>
      </w:r>
      <w:r>
        <w:rPr>
          <w:spacing w:val="-12"/>
        </w:rPr>
        <w:t xml:space="preserve"> </w:t>
      </w:r>
      <w:r>
        <w:t>proxies,</w:t>
      </w:r>
      <w:r>
        <w:rPr>
          <w:spacing w:val="-10"/>
        </w:rPr>
        <w:t xml:space="preserve"> </w:t>
      </w:r>
      <w:r>
        <w:t>only</w:t>
      </w:r>
      <w:r>
        <w:rPr>
          <w:spacing w:val="-12"/>
        </w:rPr>
        <w:t xml:space="preserve"> </w:t>
      </w:r>
      <w:r>
        <w:t>wallets</w:t>
      </w:r>
      <w:r>
        <w:rPr>
          <w:spacing w:val="-12"/>
        </w:rPr>
        <w:t xml:space="preserve"> </w:t>
      </w:r>
      <w:r>
        <w:t>with</w:t>
      </w:r>
      <w:r>
        <w:rPr>
          <w:spacing w:val="-12"/>
        </w:rPr>
        <w:t xml:space="preserve"> </w:t>
      </w:r>
      <w:r>
        <w:t>at</w:t>
      </w:r>
      <w:r>
        <w:rPr>
          <w:spacing w:val="-12"/>
        </w:rPr>
        <w:t xml:space="preserve"> </w:t>
      </w:r>
      <w:r>
        <w:t>least</w:t>
      </w:r>
      <w:r>
        <w:rPr>
          <w:spacing w:val="-12"/>
        </w:rPr>
        <w:t xml:space="preserve"> </w:t>
      </w:r>
      <w:r>
        <w:rPr>
          <w:i/>
        </w:rPr>
        <w:t xml:space="preserve">m </w:t>
      </w:r>
      <w:r>
        <w:t>= 3</w:t>
      </w:r>
      <w:r>
        <w:rPr>
          <w:spacing w:val="-12"/>
        </w:rPr>
        <w:t xml:space="preserve"> </w:t>
      </w:r>
      <w:r>
        <w:t>closes</w:t>
      </w:r>
      <w:r>
        <w:rPr>
          <w:spacing w:val="-12"/>
        </w:rPr>
        <w:t xml:space="preserve"> </w:t>
      </w:r>
      <w:r>
        <w:t>in the</w:t>
      </w:r>
      <w:r>
        <w:rPr>
          <w:spacing w:val="-2"/>
        </w:rPr>
        <w:t xml:space="preserve"> </w:t>
      </w:r>
      <w:r>
        <w:t>decoded</w:t>
      </w:r>
      <w:r>
        <w:rPr>
          <w:spacing w:val="-2"/>
        </w:rPr>
        <w:t xml:space="preserve"> </w:t>
      </w:r>
      <w:r>
        <w:t>event</w:t>
      </w:r>
      <w:r>
        <w:rPr>
          <w:spacing w:val="-2"/>
        </w:rPr>
        <w:t xml:space="preserve"> </w:t>
      </w:r>
      <w:r>
        <w:t>table</w:t>
      </w:r>
      <w:r>
        <w:rPr>
          <w:spacing w:val="-2"/>
        </w:rPr>
        <w:t xml:space="preserve"> </w:t>
      </w:r>
      <w:r>
        <w:t>are</w:t>
      </w:r>
      <w:r>
        <w:rPr>
          <w:spacing w:val="-2"/>
        </w:rPr>
        <w:t xml:space="preserve"> </w:t>
      </w:r>
      <w:r>
        <w:t>eligible;</w:t>
      </w:r>
      <w:r>
        <w:rPr>
          <w:spacing w:val="-1"/>
        </w:rPr>
        <w:t xml:space="preserve"> </w:t>
      </w:r>
      <w:r>
        <w:t>ineligible</w:t>
      </w:r>
      <w:r>
        <w:rPr>
          <w:spacing w:val="-2"/>
        </w:rPr>
        <w:t xml:space="preserve"> </w:t>
      </w:r>
      <w:r>
        <w:t>wallets</w:t>
      </w:r>
      <w:r>
        <w:rPr>
          <w:spacing w:val="-2"/>
        </w:rPr>
        <w:t xml:space="preserve"> </w:t>
      </w:r>
      <w:r>
        <w:t>receive</w:t>
      </w:r>
      <w:r>
        <w:rPr>
          <w:spacing w:val="-2"/>
        </w:rPr>
        <w:t xml:space="preserve"> </w:t>
      </w:r>
      <w:r>
        <w:t>zeros</w:t>
      </w:r>
      <w:r>
        <w:rPr>
          <w:spacing w:val="-2"/>
        </w:rPr>
        <w:t xml:space="preserve"> </w:t>
      </w:r>
      <w:r>
        <w:t>after</w:t>
      </w:r>
      <w:r>
        <w:rPr>
          <w:spacing w:val="-2"/>
        </w:rPr>
        <w:t xml:space="preserve"> </w:t>
      </w:r>
      <w:r>
        <w:t>left-join</w:t>
      </w:r>
      <w:r>
        <w:rPr>
          <w:spacing w:val="-2"/>
        </w:rPr>
        <w:t xml:space="preserve"> </w:t>
      </w:r>
      <w:r>
        <w:t>to</w:t>
      </w:r>
      <w:r>
        <w:rPr>
          <w:spacing w:val="-3"/>
        </w:rPr>
        <w:t xml:space="preserve"> </w:t>
      </w:r>
      <w:r>
        <w:rPr>
          <w:rFonts w:ascii="Arial Unicode MS" w:hAnsi="Arial Unicode MS"/>
          <w:spacing w:val="9"/>
        </w:rPr>
        <w:t>W</w:t>
      </w:r>
      <w:r>
        <w:rPr>
          <w:spacing w:val="9"/>
        </w:rPr>
        <w:t xml:space="preserve">. </w:t>
      </w:r>
      <w:r>
        <w:t xml:space="preserve">Notation </w:t>
      </w:r>
      <w:bookmarkStart w:id="228" w:name="Transfer_family"/>
      <w:bookmarkEnd w:id="228"/>
      <w:r>
        <w:t>below matches the proxy-computation module of the open evaluation pipeline.</w:t>
      </w:r>
    </w:p>
    <w:p w14:paraId="00DC1F4D" w14:textId="77777777" w:rsidR="00350CFB" w:rsidRDefault="00350CFB">
      <w:pPr>
        <w:pStyle w:val="BodyText"/>
        <w:spacing w:before="131"/>
      </w:pPr>
    </w:p>
    <w:p w14:paraId="00DC1F4E" w14:textId="77777777" w:rsidR="00350CFB" w:rsidRDefault="00283FFF">
      <w:pPr>
        <w:pStyle w:val="Heading3"/>
        <w:numPr>
          <w:ilvl w:val="2"/>
          <w:numId w:val="26"/>
        </w:numPr>
        <w:tabs>
          <w:tab w:val="left" w:pos="879"/>
        </w:tabs>
        <w:ind w:left="879" w:hanging="597"/>
      </w:pPr>
      <w:r>
        <w:rPr>
          <w:spacing w:val="-2"/>
        </w:rPr>
        <w:t>Transfer</w:t>
      </w:r>
      <w:r>
        <w:rPr>
          <w:spacing w:val="-13"/>
        </w:rPr>
        <w:t xml:space="preserve"> </w:t>
      </w:r>
      <w:r>
        <w:rPr>
          <w:spacing w:val="-2"/>
        </w:rPr>
        <w:t>family</w:t>
      </w:r>
    </w:p>
    <w:p w14:paraId="00DC1F4F" w14:textId="77777777" w:rsidR="00350CFB" w:rsidRDefault="00283FFF">
      <w:pPr>
        <w:pStyle w:val="BodyText"/>
        <w:spacing w:before="242"/>
        <w:ind w:left="282"/>
        <w:jc w:val="both"/>
      </w:pPr>
      <w:r>
        <w:t>Let</w:t>
      </w:r>
      <w:r>
        <w:rPr>
          <w:spacing w:val="-3"/>
        </w:rPr>
        <w:t xml:space="preserve"> </w:t>
      </w:r>
      <w:r>
        <w:rPr>
          <w:rFonts w:ascii="Arial Unicode MS"/>
        </w:rPr>
        <w:t>T</w:t>
      </w:r>
      <w:r>
        <w:rPr>
          <w:vertAlign w:val="subscript"/>
        </w:rPr>
        <w:t>in</w:t>
      </w:r>
      <w:r>
        <w:t>(</w:t>
      </w:r>
      <w:r>
        <w:rPr>
          <w:i/>
        </w:rPr>
        <w:t>w</w:t>
      </w:r>
      <w:r>
        <w:t>)</w:t>
      </w:r>
      <w:r>
        <w:rPr>
          <w:spacing w:val="-3"/>
        </w:rPr>
        <w:t xml:space="preserve"> </w:t>
      </w:r>
      <w:r>
        <w:t>be</w:t>
      </w:r>
      <w:r>
        <w:rPr>
          <w:spacing w:val="-3"/>
        </w:rPr>
        <w:t xml:space="preserve"> </w:t>
      </w:r>
      <w:r>
        <w:t>inbound</w:t>
      </w:r>
      <w:r>
        <w:rPr>
          <w:spacing w:val="-3"/>
        </w:rPr>
        <w:t xml:space="preserve"> </w:t>
      </w:r>
      <w:r>
        <w:t>transfers</w:t>
      </w:r>
      <w:r>
        <w:rPr>
          <w:spacing w:val="-3"/>
        </w:rPr>
        <w:t xml:space="preserve"> </w:t>
      </w:r>
      <w:r>
        <w:t>to</w:t>
      </w:r>
      <w:r>
        <w:rPr>
          <w:spacing w:val="-3"/>
        </w:rPr>
        <w:t xml:space="preserve"> </w:t>
      </w:r>
      <w:r>
        <w:t>wallet</w:t>
      </w:r>
      <w:r>
        <w:rPr>
          <w:spacing w:val="-2"/>
        </w:rPr>
        <w:t xml:space="preserve"> </w:t>
      </w:r>
      <w:r>
        <w:rPr>
          <w:i/>
        </w:rPr>
        <w:t>w</w:t>
      </w:r>
      <w:r>
        <w:rPr>
          <w:i/>
          <w:spacing w:val="4"/>
        </w:rPr>
        <w:t xml:space="preserve"> </w:t>
      </w:r>
      <w:r>
        <w:t>(any</w:t>
      </w:r>
      <w:r>
        <w:rPr>
          <w:spacing w:val="-2"/>
        </w:rPr>
        <w:t xml:space="preserve"> </w:t>
      </w:r>
      <w:r>
        <w:t>sender).</w:t>
      </w:r>
      <w:r>
        <w:rPr>
          <w:spacing w:val="16"/>
        </w:rPr>
        <w:t xml:space="preserve"> </w:t>
      </w:r>
      <w:r>
        <w:rPr>
          <w:spacing w:val="-2"/>
        </w:rPr>
        <w:t>Define</w:t>
      </w:r>
    </w:p>
    <w:p w14:paraId="00DC1F50" w14:textId="77777777" w:rsidR="00350CFB" w:rsidRDefault="00350CFB">
      <w:pPr>
        <w:pStyle w:val="BodyText"/>
        <w:rPr>
          <w:sz w:val="20"/>
        </w:rPr>
      </w:pPr>
    </w:p>
    <w:p w14:paraId="00DC1F51" w14:textId="77777777" w:rsidR="00350CFB" w:rsidRDefault="00350CFB">
      <w:pPr>
        <w:pStyle w:val="BodyText"/>
        <w:rPr>
          <w:sz w:val="20"/>
        </w:rPr>
      </w:pPr>
    </w:p>
    <w:p w14:paraId="00DC1F52" w14:textId="77777777" w:rsidR="00350CFB" w:rsidRDefault="00350CFB">
      <w:pPr>
        <w:pStyle w:val="BodyText"/>
        <w:rPr>
          <w:sz w:val="20"/>
        </w:rPr>
      </w:pPr>
    </w:p>
    <w:p w14:paraId="00DC1F53" w14:textId="77777777" w:rsidR="00350CFB" w:rsidRDefault="00350CFB">
      <w:pPr>
        <w:pStyle w:val="BodyText"/>
        <w:spacing w:before="4"/>
        <w:rPr>
          <w:sz w:val="20"/>
        </w:rPr>
      </w:pPr>
    </w:p>
    <w:p w14:paraId="00DC1F54" w14:textId="77777777" w:rsidR="00350CFB" w:rsidRDefault="00350CFB">
      <w:pPr>
        <w:pStyle w:val="BodyText"/>
        <w:rPr>
          <w:sz w:val="20"/>
        </w:rPr>
        <w:sectPr w:rsidR="00350CFB">
          <w:pgSz w:w="11910" w:h="16840"/>
          <w:pgMar w:top="1840" w:right="708" w:bottom="2300" w:left="992" w:header="0" w:footer="2115" w:gutter="0"/>
          <w:cols w:space="720"/>
        </w:sectPr>
      </w:pPr>
    </w:p>
    <w:p w14:paraId="00DC1F55" w14:textId="77777777" w:rsidR="00350CFB" w:rsidRDefault="00283FFF">
      <w:pPr>
        <w:pStyle w:val="BodyText"/>
        <w:spacing w:before="89"/>
        <w:ind w:left="3005"/>
      </w:pPr>
      <w:r>
        <w:rPr>
          <w:noProof/>
        </w:rPr>
        <mc:AlternateContent>
          <mc:Choice Requires="wps">
            <w:drawing>
              <wp:anchor distT="0" distB="0" distL="0" distR="0" simplePos="0" relativeHeight="484026880" behindDoc="1" locked="0" layoutInCell="1" allowOverlap="1" wp14:anchorId="00DC273E" wp14:editId="00DC273F">
                <wp:simplePos x="0" y="0"/>
                <wp:positionH relativeFrom="page">
                  <wp:posOffset>3534981</wp:posOffset>
                </wp:positionH>
                <wp:positionV relativeFrom="paragraph">
                  <wp:posOffset>-59133</wp:posOffset>
                </wp:positionV>
                <wp:extent cx="219710" cy="563245"/>
                <wp:effectExtent l="0" t="0" r="0" b="0"/>
                <wp:wrapNone/>
                <wp:docPr id="205" name="Textbox 2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710" cy="563245"/>
                        </a:xfrm>
                        <a:prstGeom prst="rect">
                          <a:avLst/>
                        </a:prstGeom>
                      </wps:spPr>
                      <wps:txbx>
                        <w:txbxContent>
                          <w:p w14:paraId="00DC2834" w14:textId="77777777" w:rsidR="00350CFB" w:rsidRDefault="00283FFF">
                            <w:pPr>
                              <w:pStyle w:val="BodyText"/>
                              <w:spacing w:line="231" w:lineRule="exact"/>
                            </w:pPr>
                            <w:r>
                              <w:rPr>
                                <w:spacing w:val="-10"/>
                                <w:w w:val="235"/>
                              </w:rPr>
                              <w:t>L</w:t>
                            </w:r>
                          </w:p>
                        </w:txbxContent>
                      </wps:txbx>
                      <wps:bodyPr wrap="square" lIns="0" tIns="0" rIns="0" bIns="0" rtlCol="0">
                        <a:noAutofit/>
                      </wps:bodyPr>
                    </wps:wsp>
                  </a:graphicData>
                </a:graphic>
              </wp:anchor>
            </w:drawing>
          </mc:Choice>
          <mc:Fallback>
            <w:pict>
              <v:shape w14:anchorId="00DC273E" id="Textbox 205" o:spid="_x0000_s1194" type="#_x0000_t202" style="position:absolute;left:0;text-align:left;margin-left:278.35pt;margin-top:-4.65pt;width:17.3pt;height:44.35pt;z-index:-192896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" filled="f" stroked="f">
                <v:textbox inset="0,0,0,0">
                  <w:txbxContent>
                    <w:p w14:paraId="00DC2834" w14:textId="77777777" w:rsidR="00350CFB" w:rsidRDefault="00283FFF">
                      <w:pPr>
                        <w:pStyle w:val="BodyText"/>
                        <w:spacing w:line="231" w:lineRule="exact"/>
                      </w:pPr>
                      <w:r>
                        <w:rPr>
                          <w:spacing w:val="-10"/>
                          <w:w w:val="235"/>
                        </w:rPr>
                        <w:t>L</w:t>
                      </w:r>
                    </w:p>
                  </w:txbxContent>
                </v:textbox>
                <w10:wrap anchorx="page"/>
              </v:shape>
            </w:pict>
          </mc:Fallback>
        </mc:AlternateContent>
      </w:r>
      <w:r>
        <w:rPr>
          <w:noProof/>
        </w:rPr>
        <mc:AlternateContent>
          <mc:Choice Requires="wps">
            <w:drawing>
              <wp:anchor distT="0" distB="0" distL="0" distR="0" simplePos="0" relativeHeight="484027392" behindDoc="1" locked="0" layoutInCell="1" allowOverlap="1" wp14:anchorId="00DC2740" wp14:editId="00DC2741">
                <wp:simplePos x="0" y="0"/>
                <wp:positionH relativeFrom="page">
                  <wp:posOffset>2462593</wp:posOffset>
                </wp:positionH>
                <wp:positionV relativeFrom="paragraph">
                  <wp:posOffset>-280685</wp:posOffset>
                </wp:positionV>
                <wp:extent cx="4298950" cy="563245"/>
                <wp:effectExtent l="0" t="0" r="0" b="0"/>
                <wp:wrapNone/>
                <wp:docPr id="206" name="Textbox 2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98950" cy="563245"/>
                        </a:xfrm>
                        <a:prstGeom prst="rect">
                          <a:avLst/>
                        </a:prstGeom>
                      </wps:spPr>
                      <wps:txbx>
                        <w:txbxContent>
                          <w:p w14:paraId="00DC2835" w14:textId="77777777" w:rsidR="00350CFB" w:rsidRDefault="00283FFF">
                            <w:pPr>
                              <w:pStyle w:val="BodyText"/>
                              <w:tabs>
                                <w:tab w:val="left" w:pos="6310"/>
                              </w:tabs>
                              <w:spacing w:line="353" w:lineRule="exact"/>
                            </w:pPr>
                            <w:r>
                              <w:rPr>
                                <w:w w:val="105"/>
                              </w:rPr>
                              <w:t>in_degree(</w:t>
                            </w:r>
                            <w:r>
                              <w:rPr>
                                <w:i/>
                                <w:w w:val="105"/>
                              </w:rPr>
                              <w:t>w</w:t>
                            </w:r>
                            <w:r>
                              <w:rPr>
                                <w:w w:val="105"/>
                              </w:rPr>
                              <w:t>)</w:t>
                            </w:r>
                            <w:r>
                              <w:rPr>
                                <w:spacing w:val="-4"/>
                                <w:w w:val="105"/>
                              </w:rPr>
                              <w:t xml:space="preserve"> </w:t>
                            </w:r>
                            <w:r>
                              <w:rPr>
                                <w:w w:val="110"/>
                              </w:rPr>
                              <w:t>=</w:t>
                            </w:r>
                            <w:r>
                              <w:rPr>
                                <w:spacing w:val="-4"/>
                                <w:w w:val="110"/>
                              </w:rPr>
                              <w:t xml:space="preserve"> </w:t>
                            </w:r>
                            <w:r>
                              <w:rPr>
                                <w:w w:val="105"/>
                                <w:position w:val="6"/>
                              </w:rPr>
                              <w:t>1</w:t>
                            </w:r>
                            <w:r>
                              <w:rPr>
                                <w:rFonts w:ascii="Arial Unicode MS" w:hAnsi="Arial Unicode MS"/>
                                <w:w w:val="105"/>
                              </w:rPr>
                              <w:t>{</w:t>
                            </w:r>
                            <w:r>
                              <w:rPr>
                                <w:rFonts w:ascii="Arial Unicode MS" w:hAnsi="Arial Unicode MS"/>
                                <w:spacing w:val="-30"/>
                                <w:w w:val="105"/>
                              </w:rPr>
                              <w:t xml:space="preserve"> </w:t>
                            </w:r>
                            <w:r>
                              <w:rPr>
                                <w:i/>
                                <w:w w:val="105"/>
                              </w:rPr>
                              <w:t xml:space="preserve">u </w:t>
                            </w:r>
                            <w:r>
                              <w:rPr>
                                <w:w w:val="105"/>
                              </w:rPr>
                              <w:t xml:space="preserve">: </w:t>
                            </w:r>
                            <w:r>
                              <w:rPr>
                                <w:rFonts w:ascii="Arial Unicode MS" w:hAnsi="Arial Unicode MS"/>
                                <w:w w:val="105"/>
                              </w:rPr>
                              <w:t>∃</w:t>
                            </w:r>
                            <w:r>
                              <w:rPr>
                                <w:rFonts w:ascii="Arial Unicode MS" w:hAnsi="Arial Unicode MS"/>
                                <w:spacing w:val="-13"/>
                                <w:w w:val="105"/>
                              </w:rPr>
                              <w:t xml:space="preserve"> </w:t>
                            </w:r>
                            <w:r>
                              <w:rPr>
                                <w:w w:val="105"/>
                              </w:rPr>
                              <w:t>transfer</w:t>
                            </w:r>
                            <w:r>
                              <w:rPr>
                                <w:spacing w:val="-7"/>
                                <w:w w:val="105"/>
                              </w:rPr>
                              <w:t xml:space="preserve"> </w:t>
                            </w:r>
                            <w:r>
                              <w:rPr>
                                <w:i/>
                                <w:w w:val="105"/>
                              </w:rPr>
                              <w:t>u</w:t>
                            </w:r>
                            <w:r>
                              <w:rPr>
                                <w:i/>
                                <w:spacing w:val="-3"/>
                                <w:w w:val="110"/>
                              </w:rPr>
                              <w:t xml:space="preserve"> </w:t>
                            </w:r>
                            <w:r>
                              <w:rPr>
                                <w:rFonts w:ascii="Arial Unicode MS" w:hAnsi="Arial Unicode MS"/>
                                <w:w w:val="110"/>
                              </w:rPr>
                              <w:t>→</w:t>
                            </w:r>
                            <w:r>
                              <w:rPr>
                                <w:rFonts w:ascii="Arial Unicode MS" w:hAnsi="Arial Unicode MS"/>
                                <w:spacing w:val="-10"/>
                                <w:w w:val="110"/>
                              </w:rPr>
                              <w:t xml:space="preserve"> </w:t>
                            </w:r>
                            <w:r>
                              <w:rPr>
                                <w:i/>
                                <w:w w:val="105"/>
                              </w:rPr>
                              <w:t>w</w:t>
                            </w:r>
                            <w:r>
                              <w:rPr>
                                <w:i/>
                                <w:spacing w:val="-17"/>
                                <w:w w:val="105"/>
                              </w:rPr>
                              <w:t xml:space="preserve"> </w:t>
                            </w:r>
                            <w:r>
                              <w:rPr>
                                <w:rFonts w:ascii="Arial Unicode MS" w:hAnsi="Arial Unicode MS"/>
                                <w:spacing w:val="-5"/>
                                <w:w w:val="105"/>
                              </w:rPr>
                              <w:t>}</w:t>
                            </w:r>
                            <w:r>
                              <w:rPr>
                                <w:spacing w:val="-5"/>
                                <w:w w:val="105"/>
                                <w:position w:val="6"/>
                              </w:rPr>
                              <w:t>1</w:t>
                            </w:r>
                            <w:r>
                              <w:rPr>
                                <w:i/>
                                <w:spacing w:val="-5"/>
                                <w:w w:val="105"/>
                              </w:rPr>
                              <w:t>,</w:t>
                            </w:r>
                            <w:r>
                              <w:rPr>
                                <w:i/>
                              </w:rPr>
                              <w:tab/>
                            </w:r>
                            <w:r>
                              <w:rPr>
                                <w:spacing w:val="-2"/>
                              </w:rPr>
                              <w:t>(3.6)</w:t>
                            </w:r>
                          </w:p>
                        </w:txbxContent>
                      </wps:txbx>
                      <wps:bodyPr wrap="square" lIns="0" tIns="0" rIns="0" bIns="0" rtlCol="0">
                        <a:noAutofit/>
                      </wps:bodyPr>
                    </wps:wsp>
                  </a:graphicData>
                </a:graphic>
              </wp:anchor>
            </w:drawing>
          </mc:Choice>
          <mc:Fallback>
            <w:pict>
              <v:shape w14:anchorId="00DC2740" id="Textbox 206" o:spid="_x0000_s1195" type="#_x0000_t202" style="position:absolute;left:0;text-align:left;margin-left:193.9pt;margin-top:-22.1pt;width:338.5pt;height:44.35pt;z-index:-192890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" filled="f" stroked="f">
                <v:textbox inset="0,0,0,0">
                  <w:txbxContent>
                    <w:p w14:paraId="00DC2835" w14:textId="77777777" w:rsidR="00350CFB" w:rsidRDefault="00283FFF">
                      <w:pPr>
                        <w:pStyle w:val="BodyText"/>
                        <w:tabs>
                          <w:tab w:val="left" w:pos="6310"/>
                        </w:tabs>
                        <w:spacing w:line="353" w:lineRule="exact"/>
                      </w:pPr>
                      <w:r>
                        <w:rPr>
                          <w:w w:val="105"/>
                        </w:rPr>
                        <w:t>in_degree(</w:t>
                      </w:r>
                      <w:r>
                        <w:rPr>
                          <w:i/>
                          <w:w w:val="105"/>
                        </w:rPr>
                        <w:t>w</w:t>
                      </w:r>
                      <w:r>
                        <w:rPr>
                          <w:w w:val="105"/>
                        </w:rPr>
                        <w:t>)</w:t>
                      </w:r>
                      <w:r>
                        <w:rPr>
                          <w:spacing w:val="-4"/>
                          <w:w w:val="105"/>
                        </w:rPr>
                        <w:t xml:space="preserve"> </w:t>
                      </w:r>
                      <w:r>
                        <w:rPr>
                          <w:w w:val="110"/>
                        </w:rPr>
                        <w:t>=</w:t>
                      </w:r>
                      <w:r>
                        <w:rPr>
                          <w:spacing w:val="-4"/>
                          <w:w w:val="110"/>
                        </w:rPr>
                        <w:t xml:space="preserve"> </w:t>
                      </w:r>
                      <w:r>
                        <w:rPr>
                          <w:w w:val="105"/>
                          <w:position w:val="6"/>
                        </w:rPr>
                        <w:t>1</w:t>
                      </w:r>
                      <w:r>
                        <w:rPr>
                          <w:rFonts w:ascii="Arial Unicode MS" w:hAnsi="Arial Unicode MS"/>
                          <w:w w:val="105"/>
                        </w:rPr>
                        <w:t>{</w:t>
                      </w:r>
                      <w:r>
                        <w:rPr>
                          <w:rFonts w:ascii="Arial Unicode MS" w:hAnsi="Arial Unicode MS"/>
                          <w:spacing w:val="-30"/>
                          <w:w w:val="105"/>
                        </w:rPr>
                        <w:t xml:space="preserve"> </w:t>
                      </w:r>
                      <w:r>
                        <w:rPr>
                          <w:i/>
                          <w:w w:val="105"/>
                        </w:rPr>
                        <w:t xml:space="preserve">u </w:t>
                      </w:r>
                      <w:r>
                        <w:rPr>
                          <w:w w:val="105"/>
                        </w:rPr>
                        <w:t xml:space="preserve">: </w:t>
                      </w:r>
                      <w:r>
                        <w:rPr>
                          <w:rFonts w:ascii="Arial Unicode MS" w:hAnsi="Arial Unicode MS"/>
                          <w:w w:val="105"/>
                        </w:rPr>
                        <w:t>∃</w:t>
                      </w:r>
                      <w:r>
                        <w:rPr>
                          <w:rFonts w:ascii="Arial Unicode MS" w:hAnsi="Arial Unicode MS"/>
                          <w:spacing w:val="-13"/>
                          <w:w w:val="105"/>
                        </w:rPr>
                        <w:t xml:space="preserve"> </w:t>
                      </w:r>
                      <w:r>
                        <w:rPr>
                          <w:w w:val="105"/>
                        </w:rPr>
                        <w:t>transfer</w:t>
                      </w:r>
                      <w:r>
                        <w:rPr>
                          <w:spacing w:val="-7"/>
                          <w:w w:val="105"/>
                        </w:rPr>
                        <w:t xml:space="preserve"> </w:t>
                      </w:r>
                      <w:r>
                        <w:rPr>
                          <w:i/>
                          <w:w w:val="105"/>
                        </w:rPr>
                        <w:t>u</w:t>
                      </w:r>
                      <w:r>
                        <w:rPr>
                          <w:i/>
                          <w:spacing w:val="-3"/>
                          <w:w w:val="110"/>
                        </w:rPr>
                        <w:t xml:space="preserve"> </w:t>
                      </w:r>
                      <w:r>
                        <w:rPr>
                          <w:rFonts w:ascii="Arial Unicode MS" w:hAnsi="Arial Unicode MS"/>
                          <w:w w:val="110"/>
                        </w:rPr>
                        <w:t>→</w:t>
                      </w:r>
                      <w:r>
                        <w:rPr>
                          <w:rFonts w:ascii="Arial Unicode MS" w:hAnsi="Arial Unicode MS"/>
                          <w:spacing w:val="-10"/>
                          <w:w w:val="110"/>
                        </w:rPr>
                        <w:t xml:space="preserve"> </w:t>
                      </w:r>
                      <w:r>
                        <w:rPr>
                          <w:i/>
                          <w:w w:val="105"/>
                        </w:rPr>
                        <w:t>w</w:t>
                      </w:r>
                      <w:r>
                        <w:rPr>
                          <w:i/>
                          <w:spacing w:val="-17"/>
                          <w:w w:val="105"/>
                        </w:rPr>
                        <w:t xml:space="preserve"> </w:t>
                      </w:r>
                      <w:r>
                        <w:rPr>
                          <w:rFonts w:ascii="Arial Unicode MS" w:hAnsi="Arial Unicode MS"/>
                          <w:spacing w:val="-5"/>
                          <w:w w:val="105"/>
                        </w:rPr>
                        <w:t>}</w:t>
                      </w:r>
                      <w:r>
                        <w:rPr>
                          <w:spacing w:val="-5"/>
                          <w:w w:val="105"/>
                          <w:position w:val="6"/>
                        </w:rPr>
                        <w:t>1</w:t>
                      </w:r>
                      <w:r>
                        <w:rPr>
                          <w:i/>
                          <w:spacing w:val="-5"/>
                          <w:w w:val="105"/>
                        </w:rPr>
                        <w:t>,</w:t>
                      </w:r>
                      <w:r>
                        <w:rPr>
                          <w:i/>
                        </w:rPr>
                        <w:tab/>
                      </w:r>
                      <w:r>
                        <w:rPr>
                          <w:spacing w:val="-2"/>
                        </w:rPr>
                        <w:t>(3.6)</w:t>
                      </w:r>
                    </w:p>
                  </w:txbxContent>
                </v:textbox>
                <w10:wrap anchorx="page"/>
              </v:shape>
            </w:pict>
          </mc:Fallback>
        </mc:AlternateContent>
      </w:r>
      <w:r>
        <w:t>in_value(</w:t>
      </w:r>
      <w:r>
        <w:rPr>
          <w:i/>
        </w:rPr>
        <w:t>w</w:t>
      </w:r>
      <w:r>
        <w:t>)</w:t>
      </w:r>
      <w:r>
        <w:rPr>
          <w:spacing w:val="20"/>
          <w:w w:val="115"/>
        </w:rPr>
        <w:t xml:space="preserve"> </w:t>
      </w:r>
      <w:r>
        <w:rPr>
          <w:spacing w:val="-10"/>
          <w:w w:val="115"/>
        </w:rPr>
        <w:t>=</w:t>
      </w:r>
    </w:p>
    <w:p w14:paraId="00DC1F56" w14:textId="77777777" w:rsidR="00350CFB" w:rsidRDefault="00283FFF">
      <w:pPr>
        <w:spacing w:before="74"/>
        <w:jc w:val="right"/>
        <w:rPr>
          <w:rFonts w:ascii="Menlo" w:hAnsi="Menlo"/>
          <w:i/>
          <w:sz w:val="16"/>
        </w:rPr>
      </w:pPr>
      <w:r>
        <w:rPr>
          <w:rFonts w:ascii="Menlo" w:hAnsi="Menlo"/>
          <w:i/>
          <w:w w:val="85"/>
          <w:sz w:val="16"/>
        </w:rPr>
        <w:t>e</w:t>
      </w:r>
      <w:r>
        <w:rPr>
          <w:w w:val="85"/>
          <w:sz w:val="16"/>
        </w:rPr>
        <w:t>:</w:t>
      </w:r>
      <w:r>
        <w:rPr>
          <w:spacing w:val="-1"/>
          <w:w w:val="85"/>
          <w:sz w:val="16"/>
        </w:rPr>
        <w:t xml:space="preserve"> </w:t>
      </w:r>
      <w:r>
        <w:rPr>
          <w:rFonts w:ascii="Apple Symbols" w:hAnsi="Apple Symbols"/>
          <w:spacing w:val="-5"/>
          <w:w w:val="120"/>
          <w:sz w:val="16"/>
        </w:rPr>
        <w:t>·→</w:t>
      </w:r>
      <w:r>
        <w:rPr>
          <w:rFonts w:ascii="Menlo" w:hAnsi="Menlo"/>
          <w:i/>
          <w:spacing w:val="-5"/>
          <w:w w:val="120"/>
          <w:sz w:val="16"/>
        </w:rPr>
        <w:t>w</w:t>
      </w:r>
    </w:p>
    <w:p w14:paraId="00DC1F57" w14:textId="77777777" w:rsidR="00350CFB" w:rsidRDefault="00283FFF">
      <w:pPr>
        <w:tabs>
          <w:tab w:val="left" w:pos="4165"/>
        </w:tabs>
        <w:spacing w:before="89"/>
        <w:ind w:left="4"/>
        <w:rPr>
          <w:sz w:val="24"/>
        </w:rPr>
      </w:pPr>
      <w:r>
        <w:br w:type="column"/>
      </w:r>
      <w:r>
        <w:rPr>
          <w:i/>
          <w:spacing w:val="-5"/>
          <w:sz w:val="24"/>
        </w:rPr>
        <w:t>v</w:t>
      </w:r>
      <w:r>
        <w:rPr>
          <w:rFonts w:ascii="Menlo"/>
          <w:i/>
          <w:spacing w:val="-5"/>
          <w:sz w:val="24"/>
          <w:vertAlign w:val="subscript"/>
        </w:rPr>
        <w:t>e</w:t>
      </w:r>
      <w:r>
        <w:rPr>
          <w:i/>
          <w:spacing w:val="-5"/>
          <w:sz w:val="24"/>
        </w:rPr>
        <w:t>.</w:t>
      </w:r>
      <w:r>
        <w:rPr>
          <w:i/>
          <w:sz w:val="24"/>
        </w:rPr>
        <w:tab/>
      </w:r>
      <w:r>
        <w:rPr>
          <w:spacing w:val="-2"/>
          <w:sz w:val="24"/>
        </w:rPr>
        <w:t>(3.7)</w:t>
      </w:r>
    </w:p>
    <w:p w14:paraId="00DC1F58" w14:textId="77777777" w:rsidR="00350CFB" w:rsidRDefault="00350CFB">
      <w:pPr>
        <w:rPr>
          <w:sz w:val="24"/>
        </w:rPr>
        <w:sectPr w:rsidR="00350CFB">
          <w:type w:val="continuous"/>
          <w:pgSz w:w="11910" w:h="16840"/>
          <w:pgMar w:top="1920" w:right="708" w:bottom="280" w:left="992" w:header="0" w:footer="2115" w:gutter="0"/>
          <w:cols w:num="2" w:space="720" w:equalWidth="0">
            <w:col w:w="4992" w:space="40"/>
            <w:col w:w="5178"/>
          </w:cols>
        </w:sectPr>
      </w:pPr>
    </w:p>
    <w:p w14:paraId="00DC1F59" w14:textId="77777777" w:rsidR="00350CFB" w:rsidRDefault="00350CFB">
      <w:pPr>
        <w:pStyle w:val="BodyText"/>
        <w:spacing w:before="76"/>
      </w:pPr>
    </w:p>
    <w:p w14:paraId="00DC1F5A" w14:textId="77777777" w:rsidR="00350CFB" w:rsidRDefault="00283FFF">
      <w:pPr>
        <w:pStyle w:val="BodyText"/>
        <w:spacing w:line="396" w:lineRule="auto"/>
        <w:ind w:left="274" w:right="534"/>
        <w:jc w:val="both"/>
      </w:pPr>
      <w:r>
        <w:t>These are the domain-intuition baselines of Do et al.</w:t>
      </w:r>
      <w:hyperlink w:anchor="_bookmark149" w:history="1">
        <w:r>
          <w:rPr>
            <w:vertAlign w:val="superscript"/>
          </w:rPr>
          <w:t>[16]</w:t>
        </w:r>
      </w:hyperlink>
      <w:r>
        <w:t>:</w:t>
      </w:r>
      <w:r>
        <w:rPr>
          <w:spacing w:val="40"/>
        </w:rPr>
        <w:t xml:space="preserve"> </w:t>
      </w:r>
      <w:r>
        <w:t>economically important addresses tend to receive transfers from more counterparties and in larger aggregate value.</w:t>
      </w:r>
      <w:r>
        <w:rPr>
          <w:spacing w:val="40"/>
        </w:rPr>
        <w:t xml:space="preserve"> </w:t>
      </w:r>
      <w:r>
        <w:t>Unlike PageRank, in_degree and in_value are strictly local: they ignore the reputation of senders.</w:t>
      </w:r>
      <w:r>
        <w:rPr>
          <w:spacing w:val="32"/>
        </w:rPr>
        <w:t xml:space="preserve"> </w:t>
      </w:r>
      <w:r>
        <w:t>Comparing AWP (global, time-decayed) to these local baselines tests whether propagation and recency weighting add ordering information beyond raw inflows.</w:t>
      </w:r>
    </w:p>
    <w:p w14:paraId="00DC1F5B" w14:textId="77777777" w:rsidR="00350CFB" w:rsidRDefault="00350CFB">
      <w:pPr>
        <w:pStyle w:val="BodyText"/>
        <w:spacing w:line="396" w:lineRule="auto"/>
        <w:jc w:val="both"/>
        <w:sectPr w:rsidR="00350CFB">
          <w:type w:val="continuous"/>
          <w:pgSz w:w="11910" w:h="16840"/>
          <w:pgMar w:top="1920" w:right="708" w:bottom="280" w:left="992" w:header="0" w:footer="2115" w:gutter="0"/>
          <w:cols w:space="720"/>
        </w:sectPr>
      </w:pPr>
    </w:p>
    <w:p w14:paraId="00DC1F5C" w14:textId="77777777" w:rsidR="00350CFB" w:rsidRDefault="00283FFF">
      <w:pPr>
        <w:pStyle w:val="Heading3"/>
        <w:numPr>
          <w:ilvl w:val="2"/>
          <w:numId w:val="26"/>
        </w:numPr>
        <w:tabs>
          <w:tab w:val="left" w:pos="879"/>
        </w:tabs>
        <w:spacing w:before="73"/>
        <w:ind w:left="879" w:hanging="597"/>
      </w:pPr>
      <w:r>
        <w:lastRenderedPageBreak/>
        <w:t>Allowance</w:t>
      </w:r>
      <w:r>
        <w:rPr>
          <w:spacing w:val="-12"/>
        </w:rPr>
        <w:t xml:space="preserve"> </w:t>
      </w:r>
      <w:r>
        <w:rPr>
          <w:spacing w:val="-2"/>
        </w:rPr>
        <w:t>family</w:t>
      </w:r>
    </w:p>
    <w:p w14:paraId="00DC1F5D" w14:textId="77777777" w:rsidR="00350CFB" w:rsidRDefault="00283FFF">
      <w:pPr>
        <w:pStyle w:val="BodyText"/>
        <w:spacing w:before="242"/>
        <w:ind w:left="282"/>
      </w:pPr>
      <w:r>
        <w:t>Let</w:t>
      </w:r>
      <w:r>
        <w:rPr>
          <w:spacing w:val="2"/>
        </w:rPr>
        <w:t xml:space="preserve"> </w:t>
      </w:r>
      <w:r>
        <w:rPr>
          <w:rFonts w:ascii="Arial Unicode MS" w:hAnsi="Arial Unicode MS"/>
        </w:rPr>
        <w:t>A</w:t>
      </w:r>
      <w:r>
        <w:rPr>
          <w:vertAlign w:val="subscript"/>
        </w:rPr>
        <w:t>in</w:t>
      </w:r>
      <w:r>
        <w:t>(</w:t>
      </w:r>
      <w:r>
        <w:rPr>
          <w:i/>
        </w:rPr>
        <w:t>w</w:t>
      </w:r>
      <w:r>
        <w:t>)</w:t>
      </w:r>
      <w:r>
        <w:rPr>
          <w:spacing w:val="5"/>
        </w:rPr>
        <w:t xml:space="preserve"> </w:t>
      </w:r>
      <w:r>
        <w:t>be</w:t>
      </w:r>
      <w:r>
        <w:rPr>
          <w:spacing w:val="4"/>
        </w:rPr>
        <w:t xml:space="preserve"> </w:t>
      </w:r>
      <w:r>
        <w:t>latest</w:t>
      </w:r>
      <w:r>
        <w:rPr>
          <w:spacing w:val="5"/>
        </w:rPr>
        <w:t xml:space="preserve"> </w:t>
      </w:r>
      <w:r>
        <w:t>allowances</w:t>
      </w:r>
      <w:r>
        <w:rPr>
          <w:spacing w:val="4"/>
        </w:rPr>
        <w:t xml:space="preserve"> </w:t>
      </w:r>
      <w:r>
        <w:t>in</w:t>
      </w:r>
      <w:r>
        <w:rPr>
          <w:spacing w:val="5"/>
        </w:rPr>
        <w:t xml:space="preserve"> </w:t>
      </w:r>
      <w:r>
        <w:t>which</w:t>
      </w:r>
      <w:r>
        <w:rPr>
          <w:spacing w:val="4"/>
        </w:rPr>
        <w:t xml:space="preserve"> </w:t>
      </w:r>
      <w:r>
        <w:rPr>
          <w:i/>
        </w:rPr>
        <w:t>w</w:t>
      </w:r>
      <w:r>
        <w:rPr>
          <w:i/>
          <w:spacing w:val="12"/>
        </w:rPr>
        <w:t xml:space="preserve"> </w:t>
      </w:r>
      <w:r>
        <w:t>is</w:t>
      </w:r>
      <w:r>
        <w:rPr>
          <w:spacing w:val="5"/>
        </w:rPr>
        <w:t xml:space="preserve"> </w:t>
      </w:r>
      <w:r>
        <w:t>the</w:t>
      </w:r>
      <w:r>
        <w:rPr>
          <w:spacing w:val="5"/>
        </w:rPr>
        <w:t xml:space="preserve"> </w:t>
      </w:r>
      <w:r>
        <w:t>spender</w:t>
      </w:r>
      <w:r>
        <w:rPr>
          <w:spacing w:val="4"/>
        </w:rPr>
        <w:t xml:space="preserve"> </w:t>
      </w:r>
      <w:r>
        <w:t>(owner</w:t>
      </w:r>
      <w:r>
        <w:rPr>
          <w:spacing w:val="-1"/>
          <w:w w:val="110"/>
        </w:rPr>
        <w:t xml:space="preserve"> </w:t>
      </w:r>
      <w:r>
        <w:rPr>
          <w:rFonts w:ascii="Arial Unicode MS" w:hAnsi="Arial Unicode MS"/>
          <w:w w:val="110"/>
        </w:rPr>
        <w:t>→</w:t>
      </w:r>
      <w:r>
        <w:rPr>
          <w:rFonts w:ascii="Arial Unicode MS" w:hAnsi="Arial Unicode MS"/>
          <w:spacing w:val="-2"/>
          <w:w w:val="110"/>
        </w:rPr>
        <w:t xml:space="preserve"> </w:t>
      </w:r>
      <w:r>
        <w:rPr>
          <w:i/>
        </w:rPr>
        <w:t>w</w:t>
      </w:r>
      <w:r>
        <w:t>).</w:t>
      </w:r>
      <w:r>
        <w:rPr>
          <w:spacing w:val="27"/>
        </w:rPr>
        <w:t xml:space="preserve"> </w:t>
      </w:r>
      <w:r>
        <w:rPr>
          <w:spacing w:val="-2"/>
        </w:rPr>
        <w:t>Define</w:t>
      </w:r>
    </w:p>
    <w:p w14:paraId="00DC1F5E" w14:textId="77777777" w:rsidR="00350CFB" w:rsidRDefault="00350CFB">
      <w:pPr>
        <w:pStyle w:val="BodyText"/>
        <w:rPr>
          <w:sz w:val="20"/>
        </w:rPr>
      </w:pPr>
    </w:p>
    <w:p w14:paraId="00DC1F5F" w14:textId="77777777" w:rsidR="00350CFB" w:rsidRDefault="00350CFB">
      <w:pPr>
        <w:pStyle w:val="BodyText"/>
        <w:rPr>
          <w:sz w:val="20"/>
        </w:rPr>
      </w:pPr>
    </w:p>
    <w:p w14:paraId="00DC1F60" w14:textId="77777777" w:rsidR="00350CFB" w:rsidRDefault="00350CFB">
      <w:pPr>
        <w:pStyle w:val="BodyText"/>
        <w:spacing w:before="228"/>
        <w:rPr>
          <w:sz w:val="20"/>
        </w:rPr>
      </w:pPr>
    </w:p>
    <w:p w14:paraId="00DC1F61" w14:textId="77777777" w:rsidR="00350CFB" w:rsidRDefault="00350CFB">
      <w:pPr>
        <w:pStyle w:val="BodyText"/>
        <w:rPr>
          <w:sz w:val="20"/>
        </w:rPr>
        <w:sectPr w:rsidR="00350CFB">
          <w:pgSz w:w="11910" w:h="16840"/>
          <w:pgMar w:top="1920" w:right="708" w:bottom="2300" w:left="992" w:header="0" w:footer="2115" w:gutter="0"/>
          <w:cols w:space="720"/>
        </w:sectPr>
      </w:pPr>
    </w:p>
    <w:p w14:paraId="00DC1F62" w14:textId="77777777" w:rsidR="00350CFB" w:rsidRDefault="00283FFF">
      <w:pPr>
        <w:pStyle w:val="BodyText"/>
        <w:spacing w:before="95"/>
        <w:ind w:left="2683"/>
      </w:pPr>
      <w:r>
        <w:rPr>
          <w:noProof/>
        </w:rPr>
        <mc:AlternateContent>
          <mc:Choice Requires="wps">
            <w:drawing>
              <wp:anchor distT="0" distB="0" distL="0" distR="0" simplePos="0" relativeHeight="484027904" behindDoc="1" locked="0" layoutInCell="1" allowOverlap="1" wp14:anchorId="00DC2742" wp14:editId="00DC2743">
                <wp:simplePos x="0" y="0"/>
                <wp:positionH relativeFrom="page">
                  <wp:posOffset>3896766</wp:posOffset>
                </wp:positionH>
                <wp:positionV relativeFrom="paragraph">
                  <wp:posOffset>-55553</wp:posOffset>
                </wp:positionV>
                <wp:extent cx="219710" cy="563245"/>
                <wp:effectExtent l="0" t="0" r="0" b="0"/>
                <wp:wrapNone/>
                <wp:docPr id="207" name="Textbox 2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710" cy="563245"/>
                        </a:xfrm>
                        <a:prstGeom prst="rect">
                          <a:avLst/>
                        </a:prstGeom>
                      </wps:spPr>
                      <wps:txbx>
                        <w:txbxContent>
                          <w:p w14:paraId="00DC2836" w14:textId="77777777" w:rsidR="00350CFB" w:rsidRDefault="00283FFF">
                            <w:pPr>
                              <w:pStyle w:val="BodyText"/>
                              <w:spacing w:line="231" w:lineRule="exact"/>
                            </w:pPr>
                            <w:r>
                              <w:rPr>
                                <w:spacing w:val="-10"/>
                                <w:w w:val="235"/>
                              </w:rPr>
                              <w:t>L</w:t>
                            </w:r>
                          </w:p>
                        </w:txbxContent>
                      </wps:txbx>
                      <wps:bodyPr wrap="square" lIns="0" tIns="0" rIns="0" bIns="0" rtlCol="0">
                        <a:noAutofit/>
                      </wps:bodyPr>
                    </wps:wsp>
                  </a:graphicData>
                </a:graphic>
              </wp:anchor>
            </w:drawing>
          </mc:Choice>
          <mc:Fallback>
            <w:pict>
              <v:shape w14:anchorId="00DC2742" id="Textbox 207" o:spid="_x0000_s1196" type="#_x0000_t202" style="position:absolute;left:0;text-align:left;margin-left:306.85pt;margin-top:-4.35pt;width:17.3pt;height:44.35pt;z-index:-192885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" filled="f" stroked="f">
                <v:textbox inset="0,0,0,0">
                  <w:txbxContent>
                    <w:p w14:paraId="00DC2836" w14:textId="77777777" w:rsidR="00350CFB" w:rsidRDefault="00283FFF">
                      <w:pPr>
                        <w:pStyle w:val="BodyText"/>
                        <w:spacing w:line="231" w:lineRule="exact"/>
                      </w:pPr>
                      <w:r>
                        <w:rPr>
                          <w:spacing w:val="-10"/>
                          <w:w w:val="235"/>
                        </w:rPr>
                        <w:t>L</w:t>
                      </w:r>
                    </w:p>
                  </w:txbxContent>
                </v:textbox>
                <w10:wrap anchorx="page"/>
              </v:shape>
            </w:pict>
          </mc:Fallback>
        </mc:AlternateContent>
      </w:r>
      <w:r>
        <w:rPr>
          <w:noProof/>
        </w:rPr>
        <mc:AlternateContent>
          <mc:Choice Requires="wps">
            <w:drawing>
              <wp:anchor distT="0" distB="0" distL="0" distR="0" simplePos="0" relativeHeight="484028928" behindDoc="1" locked="0" layoutInCell="1" allowOverlap="1" wp14:anchorId="00DC2744" wp14:editId="00DC2745">
                <wp:simplePos x="0" y="0"/>
                <wp:positionH relativeFrom="page">
                  <wp:posOffset>2258453</wp:posOffset>
                </wp:positionH>
                <wp:positionV relativeFrom="paragraph">
                  <wp:posOffset>-277092</wp:posOffset>
                </wp:positionV>
                <wp:extent cx="4502785" cy="563245"/>
                <wp:effectExtent l="0" t="0" r="0" b="0"/>
                <wp:wrapNone/>
                <wp:docPr id="208" name="Textbox 2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02785" cy="563245"/>
                        </a:xfrm>
                        <a:prstGeom prst="rect">
                          <a:avLst/>
                        </a:prstGeom>
                      </wps:spPr>
                      <wps:txbx>
                        <w:txbxContent>
                          <w:p w14:paraId="00DC2837" w14:textId="77777777" w:rsidR="00350CFB" w:rsidRDefault="00283FFF">
                            <w:pPr>
                              <w:tabs>
                                <w:tab w:val="left" w:pos="6632"/>
                              </w:tabs>
                              <w:spacing w:line="353" w:lineRule="exact"/>
                              <w:rPr>
                                <w:sz w:val="24"/>
                              </w:rPr>
                            </w:pPr>
                            <w:r>
                              <w:rPr>
                                <w:sz w:val="24"/>
                              </w:rPr>
                              <w:t>in_approve_degree(</w:t>
                            </w:r>
                            <w:r>
                              <w:rPr>
                                <w:i/>
                                <w:sz w:val="24"/>
                              </w:rPr>
                              <w:t>w</w:t>
                            </w:r>
                            <w:r>
                              <w:rPr>
                                <w:sz w:val="24"/>
                              </w:rPr>
                              <w:t>)</w:t>
                            </w:r>
                            <w:r>
                              <w:rPr>
                                <w:spacing w:val="21"/>
                                <w:sz w:val="24"/>
                              </w:rPr>
                              <w:t xml:space="preserve"> </w:t>
                            </w:r>
                            <w:r>
                              <w:rPr>
                                <w:sz w:val="24"/>
                              </w:rPr>
                              <w:t>=</w:t>
                            </w:r>
                            <w:r>
                              <w:rPr>
                                <w:spacing w:val="22"/>
                                <w:sz w:val="24"/>
                              </w:rPr>
                              <w:t xml:space="preserve"> </w:t>
                            </w:r>
                            <w:r>
                              <w:rPr>
                                <w:position w:val="6"/>
                                <w:sz w:val="24"/>
                              </w:rPr>
                              <w:t>1</w:t>
                            </w:r>
                            <w:r>
                              <w:rPr>
                                <w:rFonts w:ascii="Arial Unicode MS" w:hAnsi="Arial Unicode MS"/>
                                <w:sz w:val="24"/>
                              </w:rPr>
                              <w:t>{</w:t>
                            </w:r>
                            <w:r>
                              <w:rPr>
                                <w:rFonts w:ascii="Arial Unicode MS" w:hAnsi="Arial Unicode MS"/>
                                <w:spacing w:val="-18"/>
                                <w:sz w:val="24"/>
                              </w:rPr>
                              <w:t xml:space="preserve"> </w:t>
                            </w:r>
                            <w:r>
                              <w:rPr>
                                <w:i/>
                                <w:sz w:val="24"/>
                              </w:rPr>
                              <w:t>u</w:t>
                            </w:r>
                            <w:r>
                              <w:rPr>
                                <w:i/>
                                <w:spacing w:val="22"/>
                                <w:sz w:val="24"/>
                              </w:rPr>
                              <w:t xml:space="preserve"> </w:t>
                            </w:r>
                            <w:r>
                              <w:rPr>
                                <w:sz w:val="24"/>
                              </w:rPr>
                              <w:t>:</w:t>
                            </w:r>
                            <w:r>
                              <w:rPr>
                                <w:spacing w:val="21"/>
                                <w:sz w:val="24"/>
                              </w:rPr>
                              <w:t xml:space="preserve"> </w:t>
                            </w:r>
                            <w:r>
                              <w:rPr>
                                <w:i/>
                                <w:sz w:val="24"/>
                              </w:rPr>
                              <w:t>a</w:t>
                            </w:r>
                            <w:r>
                              <w:rPr>
                                <w:rFonts w:ascii="Menlo" w:hAnsi="Menlo"/>
                                <w:i/>
                                <w:sz w:val="24"/>
                                <w:vertAlign w:val="superscript"/>
                              </w:rPr>
                              <w:t>⋆</w:t>
                            </w:r>
                            <w:r>
                              <w:rPr>
                                <w:sz w:val="24"/>
                              </w:rPr>
                              <w:t>(</w:t>
                            </w:r>
                            <w:r>
                              <w:rPr>
                                <w:i/>
                                <w:sz w:val="24"/>
                              </w:rPr>
                              <w:t>u,</w:t>
                            </w:r>
                            <w:r>
                              <w:rPr>
                                <w:i/>
                                <w:spacing w:val="-12"/>
                                <w:sz w:val="24"/>
                              </w:rPr>
                              <w:t xml:space="preserve"> </w:t>
                            </w:r>
                            <w:r>
                              <w:rPr>
                                <w:i/>
                                <w:sz w:val="24"/>
                              </w:rPr>
                              <w:t>w,</w:t>
                            </w:r>
                            <w:r>
                              <w:rPr>
                                <w:i/>
                                <w:spacing w:val="-10"/>
                                <w:sz w:val="24"/>
                              </w:rPr>
                              <w:t xml:space="preserve"> </w:t>
                            </w:r>
                            <w:r>
                              <w:rPr>
                                <w:rFonts w:ascii="Arial Unicode MS" w:hAnsi="Arial Unicode MS"/>
                                <w:sz w:val="24"/>
                              </w:rPr>
                              <w:t>·</w:t>
                            </w:r>
                            <w:r>
                              <w:rPr>
                                <w:sz w:val="24"/>
                              </w:rPr>
                              <w:t>)</w:t>
                            </w:r>
                            <w:r>
                              <w:rPr>
                                <w:spacing w:val="21"/>
                                <w:sz w:val="24"/>
                              </w:rPr>
                              <w:t xml:space="preserve"> </w:t>
                            </w:r>
                            <w:r>
                              <w:rPr>
                                <w:i/>
                                <w:sz w:val="24"/>
                              </w:rPr>
                              <w:t>&gt;</w:t>
                            </w:r>
                            <w:r>
                              <w:rPr>
                                <w:i/>
                                <w:spacing w:val="22"/>
                                <w:sz w:val="24"/>
                              </w:rPr>
                              <w:t xml:space="preserve"> </w:t>
                            </w:r>
                            <w:r>
                              <w:rPr>
                                <w:sz w:val="24"/>
                              </w:rPr>
                              <w:t>0</w:t>
                            </w:r>
                            <w:r>
                              <w:rPr>
                                <w:spacing w:val="-10"/>
                                <w:sz w:val="24"/>
                              </w:rPr>
                              <w:t xml:space="preserve"> </w:t>
                            </w:r>
                            <w:r>
                              <w:rPr>
                                <w:rFonts w:ascii="Arial Unicode MS" w:hAnsi="Arial Unicode MS"/>
                                <w:spacing w:val="-5"/>
                                <w:sz w:val="24"/>
                              </w:rPr>
                              <w:t>}</w:t>
                            </w:r>
                            <w:r>
                              <w:rPr>
                                <w:spacing w:val="-5"/>
                                <w:position w:val="6"/>
                                <w:sz w:val="24"/>
                              </w:rPr>
                              <w:t>1</w:t>
                            </w:r>
                            <w:r>
                              <w:rPr>
                                <w:i/>
                                <w:spacing w:val="-5"/>
                                <w:sz w:val="24"/>
                              </w:rPr>
                              <w:t>,</w:t>
                            </w:r>
                            <w:r>
                              <w:rPr>
                                <w:i/>
                                <w:sz w:val="24"/>
                              </w:rPr>
                              <w:tab/>
                            </w:r>
                            <w:r>
                              <w:rPr>
                                <w:spacing w:val="-4"/>
                                <w:sz w:val="24"/>
                              </w:rPr>
                              <w:t>(3.8)</w:t>
                            </w:r>
                          </w:p>
                        </w:txbxContent>
                      </wps:txbx>
                      <wps:bodyPr wrap="square" lIns="0" tIns="0" rIns="0" bIns="0" rtlCol="0">
                        <a:noAutofit/>
                      </wps:bodyPr>
                    </wps:wsp>
                  </a:graphicData>
                </a:graphic>
              </wp:anchor>
            </w:drawing>
          </mc:Choice>
          <mc:Fallback>
            <w:pict>
              <v:shape w14:anchorId="00DC2744" id="Textbox 208" o:spid="_x0000_s1197" type="#_x0000_t202" style="position:absolute;left:0;text-align:left;margin-left:177.85pt;margin-top:-21.8pt;width:354.55pt;height:44.35pt;z-index:-192875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" filled="f" stroked="f">
                <v:textbox inset="0,0,0,0">
                  <w:txbxContent>
                    <w:p w14:paraId="00DC2837" w14:textId="77777777" w:rsidR="00350CFB" w:rsidRDefault="00283FFF">
                      <w:pPr>
                        <w:tabs>
                          <w:tab w:val="left" w:pos="6632"/>
                        </w:tabs>
                        <w:spacing w:line="353" w:lineRule="exact"/>
                        <w:rPr>
                          <w:sz w:val="24"/>
                        </w:rPr>
                      </w:pPr>
                      <w:r>
                        <w:rPr>
                          <w:sz w:val="24"/>
                        </w:rPr>
                        <w:t>in_approve_degree(</w:t>
                      </w:r>
                      <w:r>
                        <w:rPr>
                          <w:i/>
                          <w:sz w:val="24"/>
                        </w:rPr>
                        <w:t>w</w:t>
                      </w:r>
                      <w:r>
                        <w:rPr>
                          <w:sz w:val="24"/>
                        </w:rPr>
                        <w:t>)</w:t>
                      </w:r>
                      <w:r>
                        <w:rPr>
                          <w:spacing w:val="21"/>
                          <w:sz w:val="24"/>
                        </w:rPr>
                        <w:t xml:space="preserve"> </w:t>
                      </w:r>
                      <w:r>
                        <w:rPr>
                          <w:sz w:val="24"/>
                        </w:rPr>
                        <w:t>=</w:t>
                      </w:r>
                      <w:r>
                        <w:rPr>
                          <w:spacing w:val="22"/>
                          <w:sz w:val="24"/>
                        </w:rPr>
                        <w:t xml:space="preserve"> </w:t>
                      </w:r>
                      <w:r>
                        <w:rPr>
                          <w:position w:val="6"/>
                          <w:sz w:val="24"/>
                        </w:rPr>
                        <w:t>1</w:t>
                      </w:r>
                      <w:r>
                        <w:rPr>
                          <w:rFonts w:ascii="Arial Unicode MS" w:hAnsi="Arial Unicode MS"/>
                          <w:sz w:val="24"/>
                        </w:rPr>
                        <w:t>{</w:t>
                      </w:r>
                      <w:r>
                        <w:rPr>
                          <w:rFonts w:ascii="Arial Unicode MS" w:hAnsi="Arial Unicode MS"/>
                          <w:spacing w:val="-18"/>
                          <w:sz w:val="24"/>
                        </w:rPr>
                        <w:t xml:space="preserve"> </w:t>
                      </w:r>
                      <w:r>
                        <w:rPr>
                          <w:i/>
                          <w:sz w:val="24"/>
                        </w:rPr>
                        <w:t>u</w:t>
                      </w:r>
                      <w:r>
                        <w:rPr>
                          <w:i/>
                          <w:spacing w:val="22"/>
                          <w:sz w:val="24"/>
                        </w:rPr>
                        <w:t xml:space="preserve"> </w:t>
                      </w:r>
                      <w:r>
                        <w:rPr>
                          <w:sz w:val="24"/>
                        </w:rPr>
                        <w:t>:</w:t>
                      </w:r>
                      <w:r>
                        <w:rPr>
                          <w:spacing w:val="21"/>
                          <w:sz w:val="24"/>
                        </w:rPr>
                        <w:t xml:space="preserve"> </w:t>
                      </w:r>
                      <w:r>
                        <w:rPr>
                          <w:i/>
                          <w:sz w:val="24"/>
                        </w:rPr>
                        <w:t>a</w:t>
                      </w:r>
                      <w:r>
                        <w:rPr>
                          <w:rFonts w:ascii="Menlo" w:hAnsi="Menlo"/>
                          <w:i/>
                          <w:sz w:val="24"/>
                          <w:vertAlign w:val="superscript"/>
                        </w:rPr>
                        <w:t>⋆</w:t>
                      </w:r>
                      <w:r>
                        <w:rPr>
                          <w:sz w:val="24"/>
                        </w:rPr>
                        <w:t>(</w:t>
                      </w:r>
                      <w:r>
                        <w:rPr>
                          <w:i/>
                          <w:sz w:val="24"/>
                        </w:rPr>
                        <w:t>u,</w:t>
                      </w:r>
                      <w:r>
                        <w:rPr>
                          <w:i/>
                          <w:spacing w:val="-12"/>
                          <w:sz w:val="24"/>
                        </w:rPr>
                        <w:t xml:space="preserve"> </w:t>
                      </w:r>
                      <w:r>
                        <w:rPr>
                          <w:i/>
                          <w:sz w:val="24"/>
                        </w:rPr>
                        <w:t>w,</w:t>
                      </w:r>
                      <w:r>
                        <w:rPr>
                          <w:i/>
                          <w:spacing w:val="-10"/>
                          <w:sz w:val="24"/>
                        </w:rPr>
                        <w:t xml:space="preserve"> </w:t>
                      </w:r>
                      <w:r>
                        <w:rPr>
                          <w:rFonts w:ascii="Arial Unicode MS" w:hAnsi="Arial Unicode MS"/>
                          <w:sz w:val="24"/>
                        </w:rPr>
                        <w:t>·</w:t>
                      </w:r>
                      <w:r>
                        <w:rPr>
                          <w:sz w:val="24"/>
                        </w:rPr>
                        <w:t>)</w:t>
                      </w:r>
                      <w:r>
                        <w:rPr>
                          <w:spacing w:val="21"/>
                          <w:sz w:val="24"/>
                        </w:rPr>
                        <w:t xml:space="preserve"> </w:t>
                      </w:r>
                      <w:r>
                        <w:rPr>
                          <w:i/>
                          <w:sz w:val="24"/>
                        </w:rPr>
                        <w:t>&gt;</w:t>
                      </w:r>
                      <w:r>
                        <w:rPr>
                          <w:i/>
                          <w:spacing w:val="22"/>
                          <w:sz w:val="24"/>
                        </w:rPr>
                        <w:t xml:space="preserve"> </w:t>
                      </w:r>
                      <w:r>
                        <w:rPr>
                          <w:sz w:val="24"/>
                        </w:rPr>
                        <w:t>0</w:t>
                      </w:r>
                      <w:r>
                        <w:rPr>
                          <w:spacing w:val="-10"/>
                          <w:sz w:val="24"/>
                        </w:rPr>
                        <w:t xml:space="preserve"> </w:t>
                      </w:r>
                      <w:r>
                        <w:rPr>
                          <w:rFonts w:ascii="Arial Unicode MS" w:hAnsi="Arial Unicode MS"/>
                          <w:spacing w:val="-5"/>
                          <w:sz w:val="24"/>
                        </w:rPr>
                        <w:t>}</w:t>
                      </w:r>
                      <w:r>
                        <w:rPr>
                          <w:spacing w:val="-5"/>
                          <w:position w:val="6"/>
                          <w:sz w:val="24"/>
                        </w:rPr>
                        <w:t>1</w:t>
                      </w:r>
                      <w:r>
                        <w:rPr>
                          <w:i/>
                          <w:spacing w:val="-5"/>
                          <w:sz w:val="24"/>
                        </w:rPr>
                        <w:t>,</w:t>
                      </w:r>
                      <w:r>
                        <w:rPr>
                          <w:i/>
                          <w:sz w:val="24"/>
                        </w:rPr>
                        <w:tab/>
                      </w:r>
                      <w:r>
                        <w:rPr>
                          <w:spacing w:val="-4"/>
                          <w:sz w:val="24"/>
                        </w:rPr>
                        <w:t>(3.8)</w:t>
                      </w:r>
                    </w:p>
                  </w:txbxContent>
                </v:textbox>
                <w10:wrap anchorx="page"/>
              </v:shape>
            </w:pict>
          </mc:Fallback>
        </mc:AlternateContent>
      </w:r>
      <w:r>
        <w:t>in_approve_value(</w:t>
      </w:r>
      <w:r>
        <w:rPr>
          <w:i/>
        </w:rPr>
        <w:t>w</w:t>
      </w:r>
      <w:r>
        <w:t>)</w:t>
      </w:r>
      <w:r>
        <w:rPr>
          <w:spacing w:val="14"/>
          <w:w w:val="110"/>
        </w:rPr>
        <w:t xml:space="preserve"> </w:t>
      </w:r>
      <w:r>
        <w:rPr>
          <w:spacing w:val="-10"/>
          <w:w w:val="110"/>
        </w:rPr>
        <w:t>=</w:t>
      </w:r>
    </w:p>
    <w:p w14:paraId="00DC1F63" w14:textId="77777777" w:rsidR="00350CFB" w:rsidRDefault="00283FFF">
      <w:pPr>
        <w:spacing w:before="80"/>
        <w:jc w:val="right"/>
        <w:rPr>
          <w:sz w:val="16"/>
        </w:rPr>
      </w:pPr>
      <w:r>
        <w:rPr>
          <w:rFonts w:ascii="Menlo"/>
          <w:i/>
          <w:spacing w:val="-2"/>
          <w:sz w:val="16"/>
        </w:rPr>
        <w:t>u,</w:t>
      </w:r>
      <w:r>
        <w:rPr>
          <w:spacing w:val="-2"/>
          <w:sz w:val="16"/>
        </w:rPr>
        <w:t>token</w:t>
      </w:r>
    </w:p>
    <w:p w14:paraId="00DC1F64" w14:textId="77777777" w:rsidR="00350CFB" w:rsidRDefault="00283FFF">
      <w:pPr>
        <w:tabs>
          <w:tab w:val="left" w:pos="3590"/>
        </w:tabs>
        <w:spacing w:before="95"/>
        <w:rPr>
          <w:sz w:val="24"/>
        </w:rPr>
      </w:pPr>
      <w:r>
        <w:br w:type="column"/>
      </w:r>
      <w:r>
        <w:rPr>
          <w:i/>
          <w:sz w:val="24"/>
        </w:rPr>
        <w:t>a</w:t>
      </w:r>
      <w:r>
        <w:rPr>
          <w:rFonts w:ascii="Menlo" w:hAnsi="Menlo"/>
          <w:i/>
          <w:sz w:val="24"/>
          <w:vertAlign w:val="superscript"/>
        </w:rPr>
        <w:t>⋆</w:t>
      </w:r>
      <w:r>
        <w:rPr>
          <w:sz w:val="24"/>
        </w:rPr>
        <w:t>(</w:t>
      </w:r>
      <w:r>
        <w:rPr>
          <w:i/>
          <w:sz w:val="24"/>
        </w:rPr>
        <w:t>u,</w:t>
      </w:r>
      <w:r>
        <w:rPr>
          <w:i/>
          <w:spacing w:val="-4"/>
          <w:sz w:val="24"/>
        </w:rPr>
        <w:t xml:space="preserve"> </w:t>
      </w:r>
      <w:r>
        <w:rPr>
          <w:i/>
          <w:sz w:val="24"/>
        </w:rPr>
        <w:t>w,</w:t>
      </w:r>
      <w:r>
        <w:rPr>
          <w:i/>
          <w:spacing w:val="-1"/>
          <w:sz w:val="24"/>
        </w:rPr>
        <w:t xml:space="preserve"> </w:t>
      </w:r>
      <w:r>
        <w:rPr>
          <w:spacing w:val="-2"/>
          <w:sz w:val="24"/>
        </w:rPr>
        <w:t>token)</w:t>
      </w:r>
      <w:r>
        <w:rPr>
          <w:i/>
          <w:spacing w:val="-2"/>
          <w:sz w:val="24"/>
        </w:rPr>
        <w:t>.</w:t>
      </w:r>
      <w:r>
        <w:rPr>
          <w:i/>
          <w:sz w:val="24"/>
        </w:rPr>
        <w:tab/>
      </w:r>
      <w:r>
        <w:rPr>
          <w:spacing w:val="-2"/>
          <w:sz w:val="24"/>
        </w:rPr>
        <w:t>(3.9)</w:t>
      </w:r>
    </w:p>
    <w:p w14:paraId="00DC1F65" w14:textId="77777777" w:rsidR="00350CFB" w:rsidRDefault="00350CFB">
      <w:pPr>
        <w:rPr>
          <w:sz w:val="24"/>
        </w:rPr>
        <w:sectPr w:rsidR="00350CFB">
          <w:type w:val="continuous"/>
          <w:pgSz w:w="11910" w:h="16840"/>
          <w:pgMar w:top="1920" w:right="708" w:bottom="280" w:left="992" w:header="0" w:footer="2115" w:gutter="0"/>
          <w:cols w:num="2" w:space="720" w:equalWidth="0">
            <w:col w:w="5567" w:space="39"/>
            <w:col w:w="4604"/>
          </w:cols>
        </w:sectPr>
      </w:pPr>
    </w:p>
    <w:p w14:paraId="00DC1F66" w14:textId="77777777" w:rsidR="00350CFB" w:rsidRDefault="00350CFB">
      <w:pPr>
        <w:pStyle w:val="BodyText"/>
        <w:spacing w:before="81"/>
      </w:pPr>
    </w:p>
    <w:p w14:paraId="00DC1F67" w14:textId="77777777" w:rsidR="00350CFB" w:rsidRDefault="00283FFF">
      <w:pPr>
        <w:pStyle w:val="BodyText"/>
        <w:spacing w:line="396" w:lineRule="auto"/>
        <w:ind w:left="282" w:right="521" w:hanging="8"/>
        <w:jc w:val="both"/>
      </w:pPr>
      <w:r>
        <w:t>These proxies measure endorsement received, the construct EndorseRank is designed to rank. Strong alignment of EndorseRank with this family is expected and is interpreted as within-construct validity rather than independent trading skill.</w:t>
      </w:r>
      <w:r>
        <w:rPr>
          <w:spacing w:val="39"/>
        </w:rPr>
        <w:t xml:space="preserve"> </w:t>
      </w:r>
      <w:r>
        <w:t>As with transfer baselines, the allowance proxies</w:t>
      </w:r>
      <w:r>
        <w:rPr>
          <w:spacing w:val="35"/>
        </w:rPr>
        <w:t xml:space="preserve"> </w:t>
      </w:r>
      <w:r>
        <w:t>are</w:t>
      </w:r>
      <w:r>
        <w:rPr>
          <w:spacing w:val="35"/>
        </w:rPr>
        <w:t xml:space="preserve"> </w:t>
      </w:r>
      <w:r>
        <w:t>local:</w:t>
      </w:r>
      <w:r>
        <w:rPr>
          <w:spacing w:val="80"/>
        </w:rPr>
        <w:t xml:space="preserve"> </w:t>
      </w:r>
      <w:r>
        <w:t>they</w:t>
      </w:r>
      <w:r>
        <w:rPr>
          <w:spacing w:val="35"/>
        </w:rPr>
        <w:t xml:space="preserve"> </w:t>
      </w:r>
      <w:r>
        <w:t>count</w:t>
      </w:r>
      <w:r>
        <w:rPr>
          <w:spacing w:val="35"/>
        </w:rPr>
        <w:t xml:space="preserve"> </w:t>
      </w:r>
      <w:r>
        <w:t>and</w:t>
      </w:r>
      <w:r>
        <w:rPr>
          <w:spacing w:val="35"/>
        </w:rPr>
        <w:t xml:space="preserve"> </w:t>
      </w:r>
      <w:r>
        <w:t>sum</w:t>
      </w:r>
      <w:r>
        <w:rPr>
          <w:spacing w:val="35"/>
        </w:rPr>
        <w:t xml:space="preserve"> </w:t>
      </w:r>
      <w:r>
        <w:t>inbound</w:t>
      </w:r>
      <w:r>
        <w:rPr>
          <w:spacing w:val="35"/>
        </w:rPr>
        <w:t xml:space="preserve"> </w:t>
      </w:r>
      <w:r>
        <w:t>approvals</w:t>
      </w:r>
      <w:r>
        <w:rPr>
          <w:spacing w:val="35"/>
        </w:rPr>
        <w:t xml:space="preserve"> </w:t>
      </w:r>
      <w:r>
        <w:t>without</w:t>
      </w:r>
      <w:r>
        <w:rPr>
          <w:spacing w:val="35"/>
        </w:rPr>
        <w:t xml:space="preserve"> </w:t>
      </w:r>
      <w:r>
        <w:t>propagating</w:t>
      </w:r>
      <w:r>
        <w:rPr>
          <w:spacing w:val="35"/>
        </w:rPr>
        <w:t xml:space="preserve"> </w:t>
      </w:r>
      <w:r>
        <w:t>through</w:t>
      </w:r>
      <w:r>
        <w:rPr>
          <w:spacing w:val="35"/>
        </w:rPr>
        <w:t xml:space="preserve"> </w:t>
      </w:r>
      <w:r>
        <w:t>multi-hop endorsement chains.</w:t>
      </w:r>
      <w:r>
        <w:rPr>
          <w:spacing w:val="40"/>
        </w:rPr>
        <w:t xml:space="preserve"> </w:t>
      </w:r>
      <w:r>
        <w:t xml:space="preserve">EndorseRank’s incremental value, if any, appears when it aligns with </w:t>
      </w:r>
      <w:bookmarkStart w:id="229" w:name="Inverse-risk_family"/>
      <w:bookmarkEnd w:id="229"/>
      <w:r>
        <w:t>non-allowance families while remaining coherent with allowance baselines.</w:t>
      </w:r>
    </w:p>
    <w:p w14:paraId="00DC1F68" w14:textId="77777777" w:rsidR="00350CFB" w:rsidRDefault="00350CFB">
      <w:pPr>
        <w:pStyle w:val="BodyText"/>
        <w:spacing w:before="12"/>
      </w:pPr>
    </w:p>
    <w:p w14:paraId="00DC1F69" w14:textId="77777777" w:rsidR="00350CFB" w:rsidRDefault="00283FFF">
      <w:pPr>
        <w:pStyle w:val="Heading3"/>
        <w:numPr>
          <w:ilvl w:val="2"/>
          <w:numId w:val="26"/>
        </w:numPr>
        <w:tabs>
          <w:tab w:val="left" w:pos="879"/>
        </w:tabs>
        <w:ind w:left="879" w:hanging="597"/>
      </w:pPr>
      <w:r>
        <w:rPr>
          <w:spacing w:val="-2"/>
        </w:rPr>
        <w:t>Inverse-risk</w:t>
      </w:r>
      <w:r>
        <w:rPr>
          <w:spacing w:val="-1"/>
        </w:rPr>
        <w:t xml:space="preserve"> </w:t>
      </w:r>
      <w:r>
        <w:rPr>
          <w:spacing w:val="-2"/>
        </w:rPr>
        <w:t>family</w:t>
      </w:r>
    </w:p>
    <w:p w14:paraId="00DC1F6A" w14:textId="77777777" w:rsidR="00350CFB" w:rsidRDefault="00283FFF">
      <w:pPr>
        <w:pStyle w:val="BodyText"/>
        <w:spacing w:before="242"/>
        <w:ind w:left="282"/>
        <w:jc w:val="both"/>
      </w:pPr>
      <w:r>
        <w:t>Let</w:t>
      </w:r>
      <w:r>
        <w:rPr>
          <w:spacing w:val="9"/>
        </w:rPr>
        <w:t xml:space="preserve"> </w:t>
      </w:r>
      <w:r>
        <w:rPr>
          <w:rFonts w:ascii="Arial Unicode MS"/>
        </w:rPr>
        <w:t>C</w:t>
      </w:r>
      <w:r>
        <w:t>(</w:t>
      </w:r>
      <w:r>
        <w:rPr>
          <w:i/>
        </w:rPr>
        <w:t>w</w:t>
      </w:r>
      <w:r>
        <w:t>)</w:t>
      </w:r>
      <w:r>
        <w:rPr>
          <w:spacing w:val="15"/>
        </w:rPr>
        <w:t xml:space="preserve"> </w:t>
      </w:r>
      <w:r>
        <w:t>be</w:t>
      </w:r>
      <w:r>
        <w:rPr>
          <w:spacing w:val="14"/>
        </w:rPr>
        <w:t xml:space="preserve"> </w:t>
      </w:r>
      <w:r>
        <w:t>the</w:t>
      </w:r>
      <w:r>
        <w:rPr>
          <w:spacing w:val="14"/>
        </w:rPr>
        <w:t xml:space="preserve"> </w:t>
      </w:r>
      <w:r>
        <w:t>set</w:t>
      </w:r>
      <w:r>
        <w:rPr>
          <w:spacing w:val="14"/>
        </w:rPr>
        <w:t xml:space="preserve"> </w:t>
      </w:r>
      <w:r>
        <w:t>of</w:t>
      </w:r>
      <w:r>
        <w:rPr>
          <w:spacing w:val="14"/>
        </w:rPr>
        <w:t xml:space="preserve"> </w:t>
      </w:r>
      <w:r>
        <w:t>non-missing</w:t>
      </w:r>
      <w:r>
        <w:rPr>
          <w:spacing w:val="14"/>
        </w:rPr>
        <w:t xml:space="preserve"> </w:t>
      </w:r>
      <w:r>
        <w:t>GMX</w:t>
      </w:r>
      <w:r>
        <w:rPr>
          <w:spacing w:val="14"/>
        </w:rPr>
        <w:t xml:space="preserve"> </w:t>
      </w:r>
      <w:r>
        <w:t>closes</w:t>
      </w:r>
      <w:r>
        <w:rPr>
          <w:spacing w:val="15"/>
        </w:rPr>
        <w:t xml:space="preserve"> </w:t>
      </w:r>
      <w:r>
        <w:t>for</w:t>
      </w:r>
      <w:r>
        <w:rPr>
          <w:spacing w:val="14"/>
        </w:rPr>
        <w:t xml:space="preserve"> </w:t>
      </w:r>
      <w:r>
        <w:t>wallet</w:t>
      </w:r>
      <w:r>
        <w:rPr>
          <w:spacing w:val="14"/>
        </w:rPr>
        <w:t xml:space="preserve"> </w:t>
      </w:r>
      <w:r>
        <w:rPr>
          <w:i/>
        </w:rPr>
        <w:t>w</w:t>
      </w:r>
      <w:r>
        <w:t>,</w:t>
      </w:r>
      <w:r>
        <w:rPr>
          <w:spacing w:val="18"/>
        </w:rPr>
        <w:t xml:space="preserve"> </w:t>
      </w:r>
      <w:r>
        <w:t>with</w:t>
      </w:r>
      <w:r>
        <w:rPr>
          <w:spacing w:val="14"/>
        </w:rPr>
        <w:t xml:space="preserve"> </w:t>
      </w:r>
      <w:r>
        <w:t>PnL</w:t>
      </w:r>
      <w:r>
        <w:rPr>
          <w:spacing w:val="15"/>
        </w:rPr>
        <w:t xml:space="preserve"> </w:t>
      </w:r>
      <w:r>
        <w:rPr>
          <w:i/>
        </w:rPr>
        <w:t>x</w:t>
      </w:r>
      <w:r>
        <w:rPr>
          <w:rFonts w:ascii="Menlo"/>
          <w:i/>
          <w:vertAlign w:val="subscript"/>
        </w:rPr>
        <w:t>c</w:t>
      </w:r>
      <w:r>
        <w:rPr>
          <w:rFonts w:ascii="Menlo"/>
          <w:i/>
          <w:spacing w:val="-56"/>
        </w:rPr>
        <w:t xml:space="preserve"> </w:t>
      </w:r>
      <w:r>
        <w:t>and</w:t>
      </w:r>
      <w:r>
        <w:rPr>
          <w:spacing w:val="14"/>
        </w:rPr>
        <w:t xml:space="preserve"> </w:t>
      </w:r>
      <w:r>
        <w:t>liquidation</w:t>
      </w:r>
      <w:r>
        <w:rPr>
          <w:spacing w:val="14"/>
        </w:rPr>
        <w:t xml:space="preserve"> </w:t>
      </w:r>
      <w:r>
        <w:rPr>
          <w:spacing w:val="-4"/>
        </w:rPr>
        <w:t>flag</w:t>
      </w:r>
    </w:p>
    <w:p w14:paraId="00DC1F6B" w14:textId="77777777" w:rsidR="00350CFB" w:rsidRDefault="00283FFF">
      <w:pPr>
        <w:pStyle w:val="BodyText"/>
        <w:spacing w:before="39"/>
        <w:ind w:left="282"/>
        <w:jc w:val="both"/>
      </w:pPr>
      <w:r>
        <w:rPr>
          <w:i/>
        </w:rPr>
        <w:t>ℓ</w:t>
      </w:r>
      <w:r>
        <w:rPr>
          <w:rFonts w:ascii="Menlo" w:hAnsi="Menlo"/>
          <w:i/>
          <w:vertAlign w:val="subscript"/>
        </w:rPr>
        <w:t>c</w:t>
      </w:r>
      <w:r>
        <w:rPr>
          <w:rFonts w:ascii="Menlo" w:hAnsi="Menlo"/>
          <w:i/>
          <w:spacing w:val="-66"/>
        </w:rPr>
        <w:t xml:space="preserve"> </w:t>
      </w:r>
      <w:r>
        <w:rPr>
          <w:rFonts w:ascii="Arial Unicode MS" w:hAnsi="Arial Unicode MS"/>
        </w:rPr>
        <w:t>∈</w:t>
      </w:r>
      <w:r>
        <w:rPr>
          <w:rFonts w:ascii="Arial Unicode MS" w:hAnsi="Arial Unicode MS"/>
          <w:spacing w:val="1"/>
        </w:rPr>
        <w:t xml:space="preserve"> </w:t>
      </w:r>
      <w:r>
        <w:rPr>
          <w:rFonts w:ascii="Arial Unicode MS" w:hAnsi="Arial Unicode MS"/>
        </w:rPr>
        <w:t>{</w:t>
      </w:r>
      <w:r>
        <w:t>0</w:t>
      </w:r>
      <w:r>
        <w:rPr>
          <w:i/>
        </w:rPr>
        <w:t>,</w:t>
      </w:r>
      <w:r>
        <w:rPr>
          <w:i/>
          <w:spacing w:val="-18"/>
        </w:rPr>
        <w:t xml:space="preserve"> </w:t>
      </w:r>
      <w:r>
        <w:t>1</w:t>
      </w:r>
      <w:r>
        <w:rPr>
          <w:rFonts w:ascii="Arial Unicode MS" w:hAnsi="Arial Unicode MS"/>
        </w:rPr>
        <w:t>}</w:t>
      </w:r>
      <w:r>
        <w:t>.</w:t>
      </w:r>
      <w:r>
        <w:rPr>
          <w:spacing w:val="22"/>
        </w:rPr>
        <w:t xml:space="preserve"> </w:t>
      </w:r>
      <w:r>
        <w:t>A</w:t>
      </w:r>
      <w:r>
        <w:rPr>
          <w:spacing w:val="2"/>
        </w:rPr>
        <w:t xml:space="preserve"> </w:t>
      </w:r>
      <w:r>
        <w:t>loss</w:t>
      </w:r>
      <w:r>
        <w:rPr>
          <w:spacing w:val="1"/>
        </w:rPr>
        <w:t xml:space="preserve"> </w:t>
      </w:r>
      <w:r>
        <w:t>close</w:t>
      </w:r>
      <w:r>
        <w:rPr>
          <w:spacing w:val="2"/>
        </w:rPr>
        <w:t xml:space="preserve"> </w:t>
      </w:r>
      <w:r>
        <w:t>is</w:t>
      </w:r>
      <w:r>
        <w:rPr>
          <w:spacing w:val="1"/>
        </w:rPr>
        <w:t xml:space="preserve"> </w:t>
      </w:r>
      <w:r>
        <w:t>a</w:t>
      </w:r>
      <w:r>
        <w:rPr>
          <w:spacing w:val="2"/>
        </w:rPr>
        <w:t xml:space="preserve"> </w:t>
      </w:r>
      <w:r>
        <w:t>non-liquidation</w:t>
      </w:r>
      <w:r>
        <w:rPr>
          <w:spacing w:val="1"/>
        </w:rPr>
        <w:t xml:space="preserve"> </w:t>
      </w:r>
      <w:r>
        <w:t>close</w:t>
      </w:r>
      <w:r>
        <w:rPr>
          <w:spacing w:val="2"/>
        </w:rPr>
        <w:t xml:space="preserve"> </w:t>
      </w:r>
      <w:r>
        <w:t>with</w:t>
      </w:r>
      <w:r>
        <w:rPr>
          <w:spacing w:val="1"/>
        </w:rPr>
        <w:t xml:space="preserve"> </w:t>
      </w:r>
      <w:r>
        <w:rPr>
          <w:i/>
        </w:rPr>
        <w:t>x</w:t>
      </w:r>
      <w:r>
        <w:rPr>
          <w:rFonts w:ascii="Menlo" w:hAnsi="Menlo"/>
          <w:i/>
          <w:vertAlign w:val="subscript"/>
        </w:rPr>
        <w:t>c</w:t>
      </w:r>
      <w:r>
        <w:rPr>
          <w:rFonts w:ascii="Menlo" w:hAnsi="Menlo"/>
          <w:i/>
          <w:spacing w:val="-66"/>
        </w:rPr>
        <w:t xml:space="preserve"> </w:t>
      </w:r>
      <w:r>
        <w:rPr>
          <w:i/>
        </w:rPr>
        <w:t>&lt;</w:t>
      </w:r>
      <w:r>
        <w:rPr>
          <w:i/>
          <w:spacing w:val="9"/>
        </w:rPr>
        <w:t xml:space="preserve"> </w:t>
      </w:r>
      <w:r>
        <w:t>0.</w:t>
      </w:r>
      <w:r>
        <w:rPr>
          <w:spacing w:val="22"/>
        </w:rPr>
        <w:t xml:space="preserve"> </w:t>
      </w:r>
      <w:r>
        <w:rPr>
          <w:spacing w:val="-2"/>
        </w:rPr>
        <w:t>Define</w:t>
      </w:r>
    </w:p>
    <w:p w14:paraId="00DC1F6C" w14:textId="77777777" w:rsidR="00350CFB" w:rsidRDefault="00350CFB">
      <w:pPr>
        <w:pStyle w:val="BodyText"/>
        <w:spacing w:before="140"/>
      </w:pPr>
    </w:p>
    <w:p w14:paraId="00DC1F6D" w14:textId="77777777" w:rsidR="00350CFB" w:rsidRDefault="00283FFF">
      <w:pPr>
        <w:pStyle w:val="BodyText"/>
        <w:tabs>
          <w:tab w:val="left" w:pos="5445"/>
          <w:tab w:val="left" w:pos="9077"/>
        </w:tabs>
        <w:ind w:left="2506"/>
      </w:pPr>
      <w:r>
        <w:rPr>
          <w:noProof/>
        </w:rPr>
        <mc:AlternateContent>
          <mc:Choice Requires="wps">
            <w:drawing>
              <wp:anchor distT="0" distB="0" distL="0" distR="0" simplePos="0" relativeHeight="484028416" behindDoc="1" locked="0" layoutInCell="1" allowOverlap="1" wp14:anchorId="00DC2746" wp14:editId="00DC2747">
                <wp:simplePos x="0" y="0"/>
                <wp:positionH relativeFrom="page">
                  <wp:posOffset>3780675</wp:posOffset>
                </wp:positionH>
                <wp:positionV relativeFrom="paragraph">
                  <wp:posOffset>-64684</wp:posOffset>
                </wp:positionV>
                <wp:extent cx="219710" cy="563245"/>
                <wp:effectExtent l="0" t="0" r="0" b="0"/>
                <wp:wrapNone/>
                <wp:docPr id="209" name="Textbox 2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710" cy="563245"/>
                        </a:xfrm>
                        <a:prstGeom prst="rect">
                          <a:avLst/>
                        </a:prstGeom>
                      </wps:spPr>
                      <wps:txbx>
                        <w:txbxContent>
                          <w:p w14:paraId="00DC2838" w14:textId="77777777" w:rsidR="00350CFB" w:rsidRDefault="00283FFF">
                            <w:pPr>
                              <w:pStyle w:val="BodyText"/>
                              <w:spacing w:line="231" w:lineRule="exact"/>
                            </w:pPr>
                            <w:r>
                              <w:rPr>
                                <w:spacing w:val="-10"/>
                                <w:w w:val="235"/>
                              </w:rPr>
                              <w:t>L</w:t>
                            </w:r>
                          </w:p>
                        </w:txbxContent>
                      </wps:txbx>
                      <wps:bodyPr wrap="square" lIns="0" tIns="0" rIns="0" bIns="0" rtlCol="0">
                        <a:noAutofit/>
                      </wps:bodyPr>
                    </wps:wsp>
                  </a:graphicData>
                </a:graphic>
              </wp:anchor>
            </w:drawing>
          </mc:Choice>
          <mc:Fallback>
            <w:pict>
              <v:shape w14:anchorId="00DC2746" id="Textbox 209" o:spid="_x0000_s1198" type="#_x0000_t202" style="position:absolute;left:0;text-align:left;margin-left:297.7pt;margin-top:-5.1pt;width:17.3pt;height:44.35pt;z-index:-192880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" filled="f" stroked="f">
                <v:textbox inset="0,0,0,0">
                  <w:txbxContent>
                    <w:p w14:paraId="00DC2838" w14:textId="77777777" w:rsidR="00350CFB" w:rsidRDefault="00283FFF">
                      <w:pPr>
                        <w:pStyle w:val="BodyText"/>
                        <w:spacing w:line="231" w:lineRule="exact"/>
                      </w:pPr>
                      <w:r>
                        <w:rPr>
                          <w:spacing w:val="-10"/>
                          <w:w w:val="235"/>
                        </w:rPr>
                        <w:t>L</w:t>
                      </w:r>
                    </w:p>
                  </w:txbxContent>
                </v:textbox>
                <w10:wrap anchorx="page"/>
              </v:shape>
            </w:pict>
          </mc:Fallback>
        </mc:AlternateContent>
      </w:r>
      <w:r>
        <w:t>loss_avoidance(</w:t>
      </w:r>
      <w:r>
        <w:rPr>
          <w:i/>
        </w:rPr>
        <w:t>w</w:t>
      </w:r>
      <w:r>
        <w:t>)</w:t>
      </w:r>
      <w:r>
        <w:rPr>
          <w:spacing w:val="37"/>
        </w:rPr>
        <w:t xml:space="preserve"> </w:t>
      </w:r>
      <w:r>
        <w:t>=</w:t>
      </w:r>
      <w:r>
        <w:rPr>
          <w:spacing w:val="38"/>
        </w:rPr>
        <w:t xml:space="preserve"> </w:t>
      </w:r>
      <w:r>
        <w:rPr>
          <w:rFonts w:ascii="Arial Unicode MS" w:hAnsi="Arial Unicode MS"/>
          <w:spacing w:val="-10"/>
        </w:rPr>
        <w:t>−</w:t>
      </w:r>
      <w:r>
        <w:rPr>
          <w:rFonts w:ascii="Arial Unicode MS" w:hAnsi="Arial Unicode MS"/>
        </w:rPr>
        <w:tab/>
      </w:r>
      <w:r>
        <w:t>min(</w:t>
      </w:r>
      <w:r>
        <w:rPr>
          <w:i/>
        </w:rPr>
        <w:t>x</w:t>
      </w:r>
      <w:r>
        <w:rPr>
          <w:rFonts w:ascii="Menlo" w:hAnsi="Menlo"/>
          <w:i/>
          <w:vertAlign w:val="subscript"/>
        </w:rPr>
        <w:t>c</w:t>
      </w:r>
      <w:r>
        <w:rPr>
          <w:i/>
        </w:rPr>
        <w:t>,</w:t>
      </w:r>
      <w:r>
        <w:rPr>
          <w:i/>
          <w:spacing w:val="-5"/>
        </w:rPr>
        <w:t xml:space="preserve"> </w:t>
      </w:r>
      <w:r>
        <w:rPr>
          <w:spacing w:val="-5"/>
          <w:w w:val="110"/>
        </w:rPr>
        <w:t>0)</w:t>
      </w:r>
      <w:r>
        <w:rPr>
          <w:i/>
          <w:spacing w:val="-5"/>
          <w:w w:val="110"/>
        </w:rPr>
        <w:t>,</w:t>
      </w:r>
      <w:r>
        <w:rPr>
          <w:i/>
        </w:rPr>
        <w:tab/>
      </w:r>
      <w:bookmarkStart w:id="230" w:name="_bookmark67"/>
      <w:bookmarkEnd w:id="230"/>
      <w:r>
        <w:rPr>
          <w:spacing w:val="-2"/>
          <w:w w:val="110"/>
        </w:rPr>
        <w:t>(3.10)</w:t>
      </w:r>
    </w:p>
    <w:p w14:paraId="00DC1F6E" w14:textId="77777777" w:rsidR="00350CFB" w:rsidRDefault="00283FFF">
      <w:pPr>
        <w:spacing w:before="28"/>
        <w:ind w:left="63"/>
        <w:jc w:val="center"/>
        <w:rPr>
          <w:sz w:val="16"/>
        </w:rPr>
      </w:pPr>
      <w:r>
        <w:rPr>
          <w:rFonts w:ascii="Menlo" w:hAnsi="Menlo"/>
          <w:i/>
          <w:spacing w:val="-2"/>
          <w:w w:val="115"/>
          <w:sz w:val="16"/>
        </w:rPr>
        <w:t>c</w:t>
      </w:r>
      <w:r>
        <w:rPr>
          <w:rFonts w:ascii="Apple Symbols" w:hAnsi="Apple Symbols"/>
          <w:spacing w:val="-2"/>
          <w:w w:val="115"/>
          <w:sz w:val="16"/>
        </w:rPr>
        <w:t>∈C</w:t>
      </w:r>
      <w:r>
        <w:rPr>
          <w:spacing w:val="-2"/>
          <w:w w:val="115"/>
          <w:sz w:val="16"/>
        </w:rPr>
        <w:t>(</w:t>
      </w:r>
      <w:r>
        <w:rPr>
          <w:rFonts w:ascii="Menlo" w:hAnsi="Menlo"/>
          <w:i/>
          <w:spacing w:val="-2"/>
          <w:w w:val="115"/>
          <w:sz w:val="16"/>
        </w:rPr>
        <w:t>w</w:t>
      </w:r>
      <w:r>
        <w:rPr>
          <w:spacing w:val="-2"/>
          <w:w w:val="115"/>
          <w:sz w:val="16"/>
        </w:rPr>
        <w:t>)</w:t>
      </w:r>
    </w:p>
    <w:p w14:paraId="00DC1F6F" w14:textId="77777777" w:rsidR="00350CFB" w:rsidRDefault="00283FFF">
      <w:pPr>
        <w:tabs>
          <w:tab w:val="left" w:pos="9086"/>
        </w:tabs>
        <w:spacing w:line="431" w:lineRule="exact"/>
        <w:ind w:left="2027"/>
        <w:rPr>
          <w:sz w:val="24"/>
        </w:rPr>
      </w:pPr>
      <w:r>
        <w:rPr>
          <w:w w:val="105"/>
          <w:sz w:val="24"/>
        </w:rPr>
        <w:t>non_loss_close_rate(</w:t>
      </w:r>
      <w:r>
        <w:rPr>
          <w:i/>
          <w:w w:val="105"/>
          <w:sz w:val="24"/>
        </w:rPr>
        <w:t>w</w:t>
      </w:r>
      <w:r>
        <w:rPr>
          <w:w w:val="105"/>
          <w:sz w:val="24"/>
        </w:rPr>
        <w:t>)</w:t>
      </w:r>
      <w:r>
        <w:rPr>
          <w:spacing w:val="2"/>
          <w:w w:val="105"/>
          <w:sz w:val="24"/>
        </w:rPr>
        <w:t xml:space="preserve"> </w:t>
      </w:r>
      <w:r>
        <w:rPr>
          <w:w w:val="105"/>
          <w:sz w:val="24"/>
        </w:rPr>
        <w:t>=</w:t>
      </w:r>
      <w:r>
        <w:rPr>
          <w:spacing w:val="3"/>
          <w:w w:val="105"/>
          <w:sz w:val="24"/>
        </w:rPr>
        <w:t xml:space="preserve"> </w:t>
      </w:r>
      <w:r>
        <w:rPr>
          <w:w w:val="105"/>
          <w:sz w:val="24"/>
        </w:rPr>
        <w:t>1</w:t>
      </w:r>
      <w:r>
        <w:rPr>
          <w:spacing w:val="-11"/>
          <w:w w:val="105"/>
          <w:sz w:val="24"/>
        </w:rPr>
        <w:t xml:space="preserve"> </w:t>
      </w:r>
      <w:r>
        <w:rPr>
          <w:rFonts w:ascii="Arial Unicode MS" w:hAnsi="Arial Unicode MS"/>
          <w:w w:val="105"/>
          <w:sz w:val="24"/>
        </w:rPr>
        <w:t>−</w:t>
      </w:r>
      <w:r>
        <w:rPr>
          <w:rFonts w:ascii="Arial Unicode MS" w:hAnsi="Arial Unicode MS"/>
          <w:spacing w:val="7"/>
          <w:w w:val="105"/>
          <w:sz w:val="24"/>
        </w:rPr>
        <w:t xml:space="preserve"> </w:t>
      </w:r>
      <w:r>
        <w:rPr>
          <w:rFonts w:ascii="Arial Unicode MS" w:hAnsi="Arial Unicode MS"/>
          <w:w w:val="105"/>
          <w:position w:val="16"/>
          <w:sz w:val="24"/>
          <w:u w:val="single"/>
        </w:rPr>
        <w:t>|{</w:t>
      </w:r>
      <w:r>
        <w:rPr>
          <w:i/>
          <w:w w:val="105"/>
          <w:position w:val="16"/>
          <w:sz w:val="24"/>
          <w:u w:val="single"/>
        </w:rPr>
        <w:t>c</w:t>
      </w:r>
      <w:r>
        <w:rPr>
          <w:i/>
          <w:spacing w:val="2"/>
          <w:w w:val="105"/>
          <w:position w:val="16"/>
          <w:sz w:val="24"/>
          <w:u w:val="single"/>
        </w:rPr>
        <w:t xml:space="preserve"> </w:t>
      </w:r>
      <w:r>
        <w:rPr>
          <w:rFonts w:ascii="Arial Unicode MS" w:hAnsi="Arial Unicode MS"/>
          <w:w w:val="105"/>
          <w:position w:val="16"/>
          <w:sz w:val="24"/>
          <w:u w:val="single"/>
        </w:rPr>
        <w:t>∈</w:t>
      </w:r>
      <w:r>
        <w:rPr>
          <w:rFonts w:ascii="Arial Unicode MS" w:hAnsi="Arial Unicode MS"/>
          <w:spacing w:val="-4"/>
          <w:w w:val="105"/>
          <w:position w:val="16"/>
          <w:sz w:val="24"/>
          <w:u w:val="single"/>
        </w:rPr>
        <w:t xml:space="preserve"> </w:t>
      </w:r>
      <w:r>
        <w:rPr>
          <w:rFonts w:ascii="Arial Unicode MS" w:hAnsi="Arial Unicode MS"/>
          <w:w w:val="105"/>
          <w:position w:val="16"/>
          <w:sz w:val="24"/>
          <w:u w:val="single"/>
        </w:rPr>
        <w:t>C</w:t>
      </w:r>
      <w:r>
        <w:rPr>
          <w:w w:val="105"/>
          <w:position w:val="16"/>
          <w:sz w:val="24"/>
          <w:u w:val="single"/>
        </w:rPr>
        <w:t>(</w:t>
      </w:r>
      <w:r>
        <w:rPr>
          <w:i/>
          <w:w w:val="105"/>
          <w:position w:val="16"/>
          <w:sz w:val="24"/>
          <w:u w:val="single"/>
        </w:rPr>
        <w:t>w</w:t>
      </w:r>
      <w:r>
        <w:rPr>
          <w:w w:val="105"/>
          <w:position w:val="16"/>
          <w:sz w:val="24"/>
          <w:u w:val="single"/>
        </w:rPr>
        <w:t>)</w:t>
      </w:r>
      <w:r>
        <w:rPr>
          <w:spacing w:val="2"/>
          <w:w w:val="105"/>
          <w:position w:val="16"/>
          <w:sz w:val="24"/>
          <w:u w:val="single"/>
        </w:rPr>
        <w:t xml:space="preserve"> </w:t>
      </w:r>
      <w:r>
        <w:rPr>
          <w:w w:val="105"/>
          <w:position w:val="16"/>
          <w:sz w:val="24"/>
          <w:u w:val="single"/>
        </w:rPr>
        <w:t>:</w:t>
      </w:r>
      <w:r>
        <w:rPr>
          <w:spacing w:val="4"/>
          <w:w w:val="105"/>
          <w:position w:val="16"/>
          <w:sz w:val="24"/>
          <w:u w:val="single"/>
        </w:rPr>
        <w:t xml:space="preserve"> </w:t>
      </w:r>
      <w:r>
        <w:rPr>
          <w:i/>
          <w:w w:val="105"/>
          <w:position w:val="16"/>
          <w:sz w:val="24"/>
          <w:u w:val="single"/>
        </w:rPr>
        <w:t>ℓ</w:t>
      </w:r>
      <w:r>
        <w:rPr>
          <w:rFonts w:ascii="Menlo" w:hAnsi="Menlo"/>
          <w:i/>
          <w:w w:val="105"/>
          <w:position w:val="13"/>
          <w:sz w:val="16"/>
          <w:u w:val="single"/>
        </w:rPr>
        <w:t>c</w:t>
      </w:r>
      <w:r>
        <w:rPr>
          <w:rFonts w:ascii="Menlo" w:hAnsi="Menlo"/>
          <w:i/>
          <w:spacing w:val="-25"/>
          <w:w w:val="105"/>
          <w:position w:val="13"/>
          <w:sz w:val="16"/>
          <w:u w:val="single"/>
        </w:rPr>
        <w:t xml:space="preserve"> </w:t>
      </w:r>
      <w:r>
        <w:rPr>
          <w:w w:val="105"/>
          <w:position w:val="16"/>
          <w:sz w:val="24"/>
          <w:u w:val="single"/>
        </w:rPr>
        <w:t>=</w:t>
      </w:r>
      <w:r>
        <w:rPr>
          <w:spacing w:val="2"/>
          <w:w w:val="105"/>
          <w:position w:val="16"/>
          <w:sz w:val="24"/>
          <w:u w:val="single"/>
        </w:rPr>
        <w:t xml:space="preserve"> </w:t>
      </w:r>
      <w:r>
        <w:rPr>
          <w:w w:val="105"/>
          <w:position w:val="16"/>
          <w:sz w:val="24"/>
          <w:u w:val="single"/>
        </w:rPr>
        <w:t>0</w:t>
      </w:r>
      <w:r>
        <w:rPr>
          <w:spacing w:val="-10"/>
          <w:w w:val="105"/>
          <w:position w:val="16"/>
          <w:sz w:val="24"/>
          <w:u w:val="single"/>
        </w:rPr>
        <w:t xml:space="preserve"> </w:t>
      </w:r>
      <w:r>
        <w:rPr>
          <w:rFonts w:ascii="Arial Unicode MS" w:hAnsi="Arial Unicode MS"/>
          <w:w w:val="105"/>
          <w:position w:val="16"/>
          <w:sz w:val="24"/>
          <w:u w:val="single"/>
        </w:rPr>
        <w:t>∧</w:t>
      </w:r>
      <w:r>
        <w:rPr>
          <w:rFonts w:ascii="Arial Unicode MS" w:hAnsi="Arial Unicode MS"/>
          <w:spacing w:val="-17"/>
          <w:w w:val="105"/>
          <w:position w:val="16"/>
          <w:sz w:val="24"/>
          <w:u w:val="single"/>
        </w:rPr>
        <w:t xml:space="preserve"> </w:t>
      </w:r>
      <w:r>
        <w:rPr>
          <w:i/>
          <w:w w:val="105"/>
          <w:position w:val="16"/>
          <w:sz w:val="24"/>
          <w:u w:val="single"/>
        </w:rPr>
        <w:t>x</w:t>
      </w:r>
      <w:r>
        <w:rPr>
          <w:rFonts w:ascii="Menlo" w:hAnsi="Menlo"/>
          <w:i/>
          <w:w w:val="105"/>
          <w:position w:val="13"/>
          <w:sz w:val="16"/>
          <w:u w:val="single"/>
        </w:rPr>
        <w:t>c</w:t>
      </w:r>
      <w:r>
        <w:rPr>
          <w:rFonts w:ascii="Menlo" w:hAnsi="Menlo"/>
          <w:i/>
          <w:spacing w:val="-26"/>
          <w:w w:val="105"/>
          <w:position w:val="13"/>
          <w:sz w:val="16"/>
          <w:u w:val="single"/>
        </w:rPr>
        <w:t xml:space="preserve"> </w:t>
      </w:r>
      <w:r>
        <w:rPr>
          <w:i/>
          <w:w w:val="105"/>
          <w:position w:val="16"/>
          <w:sz w:val="24"/>
          <w:u w:val="single"/>
        </w:rPr>
        <w:t>&lt;</w:t>
      </w:r>
      <w:r>
        <w:rPr>
          <w:i/>
          <w:spacing w:val="3"/>
          <w:w w:val="105"/>
          <w:position w:val="16"/>
          <w:sz w:val="24"/>
          <w:u w:val="single"/>
        </w:rPr>
        <w:t xml:space="preserve"> </w:t>
      </w:r>
      <w:r>
        <w:rPr>
          <w:spacing w:val="-4"/>
          <w:w w:val="105"/>
          <w:position w:val="16"/>
          <w:sz w:val="24"/>
          <w:u w:val="single"/>
        </w:rPr>
        <w:t>0</w:t>
      </w:r>
      <w:r>
        <w:rPr>
          <w:rFonts w:ascii="Arial Unicode MS" w:hAnsi="Arial Unicode MS"/>
          <w:spacing w:val="-4"/>
          <w:w w:val="105"/>
          <w:position w:val="16"/>
          <w:sz w:val="24"/>
          <w:u w:val="single"/>
        </w:rPr>
        <w:t>}|</w:t>
      </w:r>
      <w:r>
        <w:rPr>
          <w:i/>
          <w:spacing w:val="-4"/>
          <w:w w:val="105"/>
          <w:sz w:val="24"/>
        </w:rPr>
        <w:t>,</w:t>
      </w:r>
      <w:r>
        <w:rPr>
          <w:i/>
          <w:sz w:val="24"/>
        </w:rPr>
        <w:tab/>
      </w:r>
      <w:bookmarkStart w:id="231" w:name="_bookmark68"/>
      <w:bookmarkEnd w:id="231"/>
      <w:r>
        <w:rPr>
          <w:spacing w:val="-2"/>
          <w:w w:val="110"/>
          <w:sz w:val="24"/>
        </w:rPr>
        <w:t>(3.11)</w:t>
      </w:r>
    </w:p>
    <w:p w14:paraId="00DC1F70" w14:textId="77777777" w:rsidR="00350CFB" w:rsidRDefault="00283FFF">
      <w:pPr>
        <w:pStyle w:val="BodyText"/>
        <w:spacing w:line="291" w:lineRule="exact"/>
        <w:ind w:left="6249"/>
        <w:rPr>
          <w:rFonts w:ascii="Arial Unicode MS"/>
        </w:rPr>
      </w:pPr>
      <w:r>
        <w:rPr>
          <w:rFonts w:ascii="Arial Unicode MS"/>
          <w:spacing w:val="-2"/>
        </w:rPr>
        <w:t>|C</w:t>
      </w:r>
      <w:r>
        <w:rPr>
          <w:spacing w:val="-2"/>
        </w:rPr>
        <w:t>(</w:t>
      </w:r>
      <w:r>
        <w:rPr>
          <w:i/>
          <w:spacing w:val="-2"/>
        </w:rPr>
        <w:t>w</w:t>
      </w:r>
      <w:r>
        <w:rPr>
          <w:spacing w:val="-2"/>
        </w:rPr>
        <w:t>)</w:t>
      </w:r>
      <w:r>
        <w:rPr>
          <w:rFonts w:ascii="Arial Unicode MS"/>
          <w:spacing w:val="-2"/>
        </w:rPr>
        <w:t>|</w:t>
      </w:r>
    </w:p>
    <w:p w14:paraId="00DC1F71" w14:textId="77777777" w:rsidR="00350CFB" w:rsidRDefault="00350CFB">
      <w:pPr>
        <w:pStyle w:val="BodyText"/>
        <w:spacing w:line="291" w:lineRule="exact"/>
        <w:rPr>
          <w:rFonts w:ascii="Arial Unicode MS"/>
        </w:rPr>
        <w:sectPr w:rsidR="00350CFB">
          <w:type w:val="continuous"/>
          <w:pgSz w:w="11910" w:h="16840"/>
          <w:pgMar w:top="1920" w:right="708" w:bottom="280" w:left="992" w:header="0" w:footer="2115" w:gutter="0"/>
          <w:cols w:space="720"/>
        </w:sectPr>
      </w:pPr>
    </w:p>
    <w:p w14:paraId="00DC1F72" w14:textId="77777777" w:rsidR="00350CFB" w:rsidRDefault="00283FFF">
      <w:pPr>
        <w:pStyle w:val="BodyText"/>
        <w:spacing w:before="41" w:line="366" w:lineRule="exact"/>
        <w:ind w:left="1775"/>
      </w:pPr>
      <w:r>
        <w:t>worst_close_pnl_score(</w:t>
      </w:r>
      <w:r>
        <w:rPr>
          <w:i/>
        </w:rPr>
        <w:t>w</w:t>
      </w:r>
      <w:r>
        <w:t>)</w:t>
      </w:r>
      <w:r>
        <w:rPr>
          <w:spacing w:val="32"/>
        </w:rPr>
        <w:t xml:space="preserve"> </w:t>
      </w:r>
      <w:r>
        <w:t>=</w:t>
      </w:r>
      <w:r>
        <w:rPr>
          <w:spacing w:val="32"/>
        </w:rPr>
        <w:t xml:space="preserve"> </w:t>
      </w:r>
      <w:r>
        <w:rPr>
          <w:rFonts w:ascii="Arial Unicode MS" w:hAnsi="Arial Unicode MS"/>
        </w:rPr>
        <w:t>−</w:t>
      </w:r>
      <w:r>
        <w:rPr>
          <w:rFonts w:ascii="Arial Unicode MS" w:hAnsi="Arial Unicode MS"/>
          <w:spacing w:val="72"/>
          <w:w w:val="150"/>
        </w:rPr>
        <w:t xml:space="preserve"> </w:t>
      </w:r>
      <w:r>
        <w:rPr>
          <w:spacing w:val="-5"/>
        </w:rPr>
        <w:t>min</w:t>
      </w:r>
    </w:p>
    <w:p w14:paraId="00DC1F73" w14:textId="77777777" w:rsidR="00350CFB" w:rsidRDefault="00283FFF">
      <w:pPr>
        <w:spacing w:line="138" w:lineRule="exact"/>
        <w:jc w:val="right"/>
        <w:rPr>
          <w:sz w:val="16"/>
        </w:rPr>
      </w:pPr>
      <w:r>
        <w:rPr>
          <w:rFonts w:ascii="Menlo" w:hAnsi="Menlo"/>
          <w:i/>
          <w:spacing w:val="-2"/>
          <w:w w:val="115"/>
          <w:sz w:val="16"/>
        </w:rPr>
        <w:t>c</w:t>
      </w:r>
      <w:r>
        <w:rPr>
          <w:rFonts w:ascii="Apple Symbols" w:hAnsi="Apple Symbols"/>
          <w:spacing w:val="-2"/>
          <w:w w:val="115"/>
          <w:sz w:val="16"/>
        </w:rPr>
        <w:t>∈C</w:t>
      </w:r>
      <w:r>
        <w:rPr>
          <w:spacing w:val="-2"/>
          <w:w w:val="115"/>
          <w:sz w:val="16"/>
        </w:rPr>
        <w:t>(</w:t>
      </w:r>
      <w:r>
        <w:rPr>
          <w:rFonts w:ascii="Menlo" w:hAnsi="Menlo"/>
          <w:i/>
          <w:spacing w:val="-2"/>
          <w:w w:val="115"/>
          <w:sz w:val="16"/>
        </w:rPr>
        <w:t>w</w:t>
      </w:r>
      <w:r>
        <w:rPr>
          <w:spacing w:val="-2"/>
          <w:w w:val="115"/>
          <w:sz w:val="16"/>
        </w:rPr>
        <w:t>)</w:t>
      </w:r>
    </w:p>
    <w:p w14:paraId="00DC1F74" w14:textId="77777777" w:rsidR="00350CFB" w:rsidRDefault="00283FFF">
      <w:pPr>
        <w:tabs>
          <w:tab w:val="left" w:pos="3631"/>
        </w:tabs>
        <w:spacing w:before="121"/>
        <w:rPr>
          <w:sz w:val="24"/>
        </w:rPr>
      </w:pPr>
      <w:r>
        <w:br w:type="column"/>
      </w:r>
      <w:r>
        <w:rPr>
          <w:i/>
          <w:spacing w:val="-5"/>
          <w:sz w:val="24"/>
        </w:rPr>
        <w:t>x</w:t>
      </w:r>
      <w:r>
        <w:rPr>
          <w:rFonts w:ascii="Menlo"/>
          <w:i/>
          <w:spacing w:val="-5"/>
          <w:sz w:val="24"/>
          <w:vertAlign w:val="subscript"/>
        </w:rPr>
        <w:t>c</w:t>
      </w:r>
      <w:r>
        <w:rPr>
          <w:i/>
          <w:spacing w:val="-5"/>
          <w:sz w:val="24"/>
        </w:rPr>
        <w:t>.</w:t>
      </w:r>
      <w:r>
        <w:rPr>
          <w:i/>
          <w:sz w:val="24"/>
        </w:rPr>
        <w:tab/>
      </w:r>
      <w:bookmarkStart w:id="232" w:name="_bookmark69"/>
      <w:bookmarkEnd w:id="232"/>
      <w:r>
        <w:rPr>
          <w:spacing w:val="-2"/>
          <w:sz w:val="24"/>
        </w:rPr>
        <w:t>(3.12)</w:t>
      </w:r>
    </w:p>
    <w:p w14:paraId="00DC1F75" w14:textId="77777777" w:rsidR="00350CFB" w:rsidRDefault="00350CFB">
      <w:pPr>
        <w:rPr>
          <w:sz w:val="24"/>
        </w:rPr>
        <w:sectPr w:rsidR="00350CFB">
          <w:type w:val="continuous"/>
          <w:pgSz w:w="11910" w:h="16840"/>
          <w:pgMar w:top="1920" w:right="708" w:bottom="280" w:left="992" w:header="0" w:footer="2115" w:gutter="0"/>
          <w:cols w:num="2" w:space="720" w:equalWidth="0">
            <w:col w:w="5406" w:space="39"/>
            <w:col w:w="4765"/>
          </w:cols>
        </w:sectPr>
      </w:pPr>
    </w:p>
    <w:p w14:paraId="00DC1F76" w14:textId="77777777" w:rsidR="00350CFB" w:rsidRDefault="00350CFB">
      <w:pPr>
        <w:pStyle w:val="BodyText"/>
        <w:spacing w:before="134"/>
      </w:pPr>
    </w:p>
    <w:p w14:paraId="00DC1F77" w14:textId="77777777" w:rsidR="00350CFB" w:rsidRDefault="00283FFF">
      <w:pPr>
        <w:pStyle w:val="BodyText"/>
        <w:spacing w:line="396" w:lineRule="auto"/>
        <w:ind w:left="274" w:right="522" w:firstLine="7"/>
        <w:jc w:val="both"/>
      </w:pPr>
      <w:r>
        <w:t>Equation</w:t>
      </w:r>
      <w:r>
        <w:rPr>
          <w:spacing w:val="-15"/>
        </w:rPr>
        <w:t xml:space="preserve"> </w:t>
      </w:r>
      <w:r>
        <w:t>(</w:t>
      </w:r>
      <w:hyperlink w:anchor="_bookmark67" w:history="1">
        <w:r>
          <w:t>3.10</w:t>
        </w:r>
      </w:hyperlink>
      <w:r>
        <w:t>)</w:t>
      </w:r>
      <w:r>
        <w:rPr>
          <w:spacing w:val="-15"/>
        </w:rPr>
        <w:t xml:space="preserve"> </w:t>
      </w:r>
      <w:r>
        <w:t>sums</w:t>
      </w:r>
      <w:r>
        <w:rPr>
          <w:spacing w:val="-15"/>
        </w:rPr>
        <w:t xml:space="preserve"> </w:t>
      </w:r>
      <w:r>
        <w:t>absolute</w:t>
      </w:r>
      <w:r>
        <w:rPr>
          <w:spacing w:val="-15"/>
        </w:rPr>
        <w:t xml:space="preserve"> </w:t>
      </w:r>
      <w:r>
        <w:t>loss</w:t>
      </w:r>
      <w:r>
        <w:rPr>
          <w:spacing w:val="-15"/>
        </w:rPr>
        <w:t xml:space="preserve"> </w:t>
      </w:r>
      <w:r>
        <w:t>magnitudes</w:t>
      </w:r>
      <w:r>
        <w:rPr>
          <w:spacing w:val="-15"/>
        </w:rPr>
        <w:t xml:space="preserve"> </w:t>
      </w:r>
      <w:r>
        <w:t>over</w:t>
      </w:r>
      <w:r>
        <w:rPr>
          <w:spacing w:val="-15"/>
        </w:rPr>
        <w:t xml:space="preserve"> </w:t>
      </w:r>
      <w:r>
        <w:t>all</w:t>
      </w:r>
      <w:r>
        <w:rPr>
          <w:spacing w:val="-15"/>
        </w:rPr>
        <w:t xml:space="preserve"> </w:t>
      </w:r>
      <w:r>
        <w:t>negative-PnL</w:t>
      </w:r>
      <w:r>
        <w:rPr>
          <w:spacing w:val="-15"/>
        </w:rPr>
        <w:t xml:space="preserve"> </w:t>
      </w:r>
      <w:r>
        <w:t>closes,</w:t>
      </w:r>
      <w:r>
        <w:rPr>
          <w:spacing w:val="-13"/>
        </w:rPr>
        <w:t xml:space="preserve"> </w:t>
      </w:r>
      <w:r>
        <w:t>including</w:t>
      </w:r>
      <w:r>
        <w:rPr>
          <w:spacing w:val="-15"/>
        </w:rPr>
        <w:t xml:space="preserve"> </w:t>
      </w:r>
      <w:r>
        <w:t>liquidations (higher is better after the sign flip).</w:t>
      </w:r>
      <w:r>
        <w:rPr>
          <w:spacing w:val="40"/>
        </w:rPr>
        <w:t xml:space="preserve"> </w:t>
      </w:r>
      <w:r>
        <w:t>Equation (</w:t>
      </w:r>
      <w:hyperlink w:anchor="_bookmark68" w:history="1">
        <w:r>
          <w:t>3.11</w:t>
        </w:r>
      </w:hyperlink>
      <w:r>
        <w:t xml:space="preserve">) is the fraction of closes that are not ordinary </w:t>
      </w:r>
      <w:r>
        <w:rPr>
          <w:spacing w:val="-2"/>
        </w:rPr>
        <w:t>(non-liquidation)</w:t>
      </w:r>
      <w:r>
        <w:rPr>
          <w:spacing w:val="-5"/>
        </w:rPr>
        <w:t xml:space="preserve"> </w:t>
      </w:r>
      <w:r>
        <w:rPr>
          <w:spacing w:val="-2"/>
        </w:rPr>
        <w:t>losses; liquidations</w:t>
      </w:r>
      <w:r>
        <w:rPr>
          <w:spacing w:val="-5"/>
        </w:rPr>
        <w:t xml:space="preserve"> </w:t>
      </w:r>
      <w:r>
        <w:rPr>
          <w:spacing w:val="-2"/>
        </w:rPr>
        <w:t>therefore</w:t>
      </w:r>
      <w:r>
        <w:rPr>
          <w:spacing w:val="-5"/>
        </w:rPr>
        <w:t xml:space="preserve"> </w:t>
      </w:r>
      <w:r>
        <w:rPr>
          <w:spacing w:val="-2"/>
        </w:rPr>
        <w:t>raise</w:t>
      </w:r>
      <w:r>
        <w:rPr>
          <w:spacing w:val="-5"/>
        </w:rPr>
        <w:t xml:space="preserve"> </w:t>
      </w:r>
      <w:r>
        <w:rPr>
          <w:spacing w:val="-2"/>
        </w:rPr>
        <w:t>non_loss_close_rate</w:t>
      </w:r>
      <w:r>
        <w:rPr>
          <w:spacing w:val="-5"/>
        </w:rPr>
        <w:t xml:space="preserve"> </w:t>
      </w:r>
      <w:r>
        <w:rPr>
          <w:spacing w:val="-2"/>
        </w:rPr>
        <w:t>and</w:t>
      </w:r>
      <w:r>
        <w:rPr>
          <w:spacing w:val="-5"/>
        </w:rPr>
        <w:t xml:space="preserve"> </w:t>
      </w:r>
      <w:r>
        <w:rPr>
          <w:spacing w:val="-2"/>
        </w:rPr>
        <w:t>are</w:t>
      </w:r>
      <w:r>
        <w:rPr>
          <w:spacing w:val="-5"/>
        </w:rPr>
        <w:t xml:space="preserve"> </w:t>
      </w:r>
      <w:r>
        <w:rPr>
          <w:spacing w:val="-2"/>
        </w:rPr>
        <w:t>not</w:t>
      </w:r>
      <w:r>
        <w:rPr>
          <w:spacing w:val="-5"/>
        </w:rPr>
        <w:t xml:space="preserve"> </w:t>
      </w:r>
      <w:r>
        <w:rPr>
          <w:spacing w:val="-2"/>
        </w:rPr>
        <w:t>treated</w:t>
      </w:r>
      <w:r>
        <w:rPr>
          <w:spacing w:val="-5"/>
        </w:rPr>
        <w:t xml:space="preserve"> </w:t>
      </w:r>
      <w:r>
        <w:rPr>
          <w:spacing w:val="-2"/>
        </w:rPr>
        <w:t>as</w:t>
      </w:r>
      <w:r>
        <w:rPr>
          <w:spacing w:val="-5"/>
        </w:rPr>
        <w:t xml:space="preserve"> </w:t>
      </w:r>
      <w:r>
        <w:rPr>
          <w:spacing w:val="-2"/>
        </w:rPr>
        <w:t>ordi-</w:t>
      </w:r>
      <w:r>
        <w:t>nary</w:t>
      </w:r>
      <w:r>
        <w:rPr>
          <w:spacing w:val="-13"/>
        </w:rPr>
        <w:t xml:space="preserve"> </w:t>
      </w:r>
      <w:r>
        <w:t>losses.</w:t>
      </w:r>
      <w:r>
        <w:rPr>
          <w:spacing w:val="12"/>
        </w:rPr>
        <w:t xml:space="preserve"> </w:t>
      </w:r>
      <w:r>
        <w:t>Equation</w:t>
      </w:r>
      <w:r>
        <w:rPr>
          <w:spacing w:val="-13"/>
        </w:rPr>
        <w:t xml:space="preserve"> </w:t>
      </w:r>
      <w:r>
        <w:t>(</w:t>
      </w:r>
      <w:hyperlink w:anchor="_bookmark69" w:history="1">
        <w:r>
          <w:t>3.12</w:t>
        </w:r>
      </w:hyperlink>
      <w:r>
        <w:t>)</w:t>
      </w:r>
      <w:r>
        <w:rPr>
          <w:spacing w:val="-13"/>
        </w:rPr>
        <w:t xml:space="preserve"> </w:t>
      </w:r>
      <w:r>
        <w:t>rewards</w:t>
      </w:r>
      <w:r>
        <w:rPr>
          <w:spacing w:val="-13"/>
        </w:rPr>
        <w:t xml:space="preserve"> </w:t>
      </w:r>
      <w:r>
        <w:t>wallets</w:t>
      </w:r>
      <w:r>
        <w:rPr>
          <w:spacing w:val="-13"/>
        </w:rPr>
        <w:t xml:space="preserve"> </w:t>
      </w:r>
      <w:r>
        <w:t>whose</w:t>
      </w:r>
      <w:r>
        <w:rPr>
          <w:spacing w:val="-13"/>
        </w:rPr>
        <w:t xml:space="preserve"> </w:t>
      </w:r>
      <w:r>
        <w:t>worst</w:t>
      </w:r>
      <w:r>
        <w:rPr>
          <w:spacing w:val="-13"/>
        </w:rPr>
        <w:t xml:space="preserve"> </w:t>
      </w:r>
      <w:r>
        <w:t>close</w:t>
      </w:r>
      <w:r>
        <w:rPr>
          <w:spacing w:val="-13"/>
        </w:rPr>
        <w:t xml:space="preserve"> </w:t>
      </w:r>
      <w:r>
        <w:t>is</w:t>
      </w:r>
      <w:r>
        <w:rPr>
          <w:spacing w:val="-13"/>
        </w:rPr>
        <w:t xml:space="preserve"> </w:t>
      </w:r>
      <w:r>
        <w:t>less</w:t>
      </w:r>
      <w:r>
        <w:rPr>
          <w:spacing w:val="-13"/>
        </w:rPr>
        <w:t xml:space="preserve"> </w:t>
      </w:r>
      <w:r>
        <w:t>severe</w:t>
      </w:r>
      <w:r>
        <w:rPr>
          <w:spacing w:val="-13"/>
        </w:rPr>
        <w:t xml:space="preserve"> </w:t>
      </w:r>
      <w:r>
        <w:t>(again</w:t>
      </w:r>
      <w:r>
        <w:rPr>
          <w:spacing w:val="-13"/>
        </w:rPr>
        <w:t xml:space="preserve"> </w:t>
      </w:r>
      <w:r>
        <w:t>after</w:t>
      </w:r>
      <w:r>
        <w:rPr>
          <w:spacing w:val="-13"/>
        </w:rPr>
        <w:t xml:space="preserve"> </w:t>
      </w:r>
      <w:r>
        <w:t>sign</w:t>
      </w:r>
      <w:r>
        <w:rPr>
          <w:spacing w:val="-13"/>
        </w:rPr>
        <w:t xml:space="preserve"> </w:t>
      </w:r>
      <w:r>
        <w:t>flip). Liquidation</w:t>
      </w:r>
      <w:r>
        <w:rPr>
          <w:spacing w:val="7"/>
        </w:rPr>
        <w:t xml:space="preserve"> </w:t>
      </w:r>
      <w:r>
        <w:t>closes</w:t>
      </w:r>
      <w:r>
        <w:rPr>
          <w:spacing w:val="8"/>
        </w:rPr>
        <w:t xml:space="preserve"> </w:t>
      </w:r>
      <w:r>
        <w:t>are</w:t>
      </w:r>
      <w:r>
        <w:rPr>
          <w:spacing w:val="8"/>
        </w:rPr>
        <w:t xml:space="preserve"> </w:t>
      </w:r>
      <w:r>
        <w:t>included</w:t>
      </w:r>
      <w:r>
        <w:rPr>
          <w:spacing w:val="8"/>
        </w:rPr>
        <w:t xml:space="preserve"> </w:t>
      </w:r>
      <w:r>
        <w:t>in</w:t>
      </w:r>
      <w:r>
        <w:rPr>
          <w:spacing w:val="7"/>
        </w:rPr>
        <w:t xml:space="preserve"> </w:t>
      </w:r>
      <w:r>
        <w:t>the</w:t>
      </w:r>
      <w:r>
        <w:rPr>
          <w:spacing w:val="8"/>
        </w:rPr>
        <w:t xml:space="preserve"> </w:t>
      </w:r>
      <w:r>
        <w:t>worst-close</w:t>
      </w:r>
      <w:r>
        <w:rPr>
          <w:spacing w:val="8"/>
        </w:rPr>
        <w:t xml:space="preserve"> </w:t>
      </w:r>
      <w:r>
        <w:t>minimum</w:t>
      </w:r>
      <w:r>
        <w:rPr>
          <w:spacing w:val="8"/>
        </w:rPr>
        <w:t xml:space="preserve"> </w:t>
      </w:r>
      <w:r>
        <w:t>but</w:t>
      </w:r>
      <w:r>
        <w:rPr>
          <w:spacing w:val="8"/>
        </w:rPr>
        <w:t xml:space="preserve"> </w:t>
      </w:r>
      <w:r>
        <w:t>are</w:t>
      </w:r>
      <w:r>
        <w:rPr>
          <w:spacing w:val="7"/>
        </w:rPr>
        <w:t xml:space="preserve"> </w:t>
      </w:r>
      <w:r>
        <w:t>excluded</w:t>
      </w:r>
      <w:r>
        <w:rPr>
          <w:spacing w:val="8"/>
        </w:rPr>
        <w:t xml:space="preserve"> </w:t>
      </w:r>
      <w:r>
        <w:t>from</w:t>
      </w:r>
      <w:r>
        <w:rPr>
          <w:spacing w:val="8"/>
        </w:rPr>
        <w:t xml:space="preserve"> </w:t>
      </w:r>
      <w:r>
        <w:t>the</w:t>
      </w:r>
      <w:r>
        <w:rPr>
          <w:spacing w:val="8"/>
        </w:rPr>
        <w:t xml:space="preserve"> </w:t>
      </w:r>
      <w:r>
        <w:rPr>
          <w:spacing w:val="-2"/>
        </w:rPr>
        <w:t>ordinary-</w:t>
      </w:r>
    </w:p>
    <w:p w14:paraId="00DC1F78" w14:textId="77777777" w:rsidR="00350CFB" w:rsidRDefault="00350CFB">
      <w:pPr>
        <w:pStyle w:val="BodyText"/>
        <w:spacing w:line="396" w:lineRule="auto"/>
        <w:jc w:val="both"/>
        <w:sectPr w:rsidR="00350CFB">
          <w:type w:val="continuous"/>
          <w:pgSz w:w="11910" w:h="16840"/>
          <w:pgMar w:top="1920" w:right="708" w:bottom="280" w:left="992" w:header="0" w:footer="2115" w:gutter="0"/>
          <w:cols w:space="720"/>
        </w:sectPr>
      </w:pPr>
    </w:p>
    <w:p w14:paraId="00DC1F79" w14:textId="77777777" w:rsidR="00350CFB" w:rsidRDefault="00283FFF">
      <w:pPr>
        <w:pStyle w:val="BodyText"/>
        <w:spacing w:before="72" w:line="396" w:lineRule="auto"/>
        <w:ind w:left="282" w:right="522"/>
        <w:jc w:val="both"/>
      </w:pPr>
      <w:r>
        <w:lastRenderedPageBreak/>
        <w:t>loss</w:t>
      </w:r>
      <w:r>
        <w:rPr>
          <w:spacing w:val="-10"/>
        </w:rPr>
        <w:t xml:space="preserve"> </w:t>
      </w:r>
      <w:r>
        <w:t>count</w:t>
      </w:r>
      <w:r>
        <w:rPr>
          <w:spacing w:val="-10"/>
        </w:rPr>
        <w:t xml:space="preserve"> </w:t>
      </w:r>
      <w:r>
        <w:t>in</w:t>
      </w:r>
      <w:r>
        <w:rPr>
          <w:spacing w:val="-10"/>
        </w:rPr>
        <w:t xml:space="preserve"> </w:t>
      </w:r>
      <w:r>
        <w:t>Equation</w:t>
      </w:r>
      <w:r>
        <w:rPr>
          <w:spacing w:val="-10"/>
        </w:rPr>
        <w:t xml:space="preserve"> </w:t>
      </w:r>
      <w:r>
        <w:t>(</w:t>
      </w:r>
      <w:hyperlink w:anchor="_bookmark68" w:history="1">
        <w:r>
          <w:t>3.11</w:t>
        </w:r>
      </w:hyperlink>
      <w:r>
        <w:t>),</w:t>
      </w:r>
      <w:r>
        <w:rPr>
          <w:spacing w:val="-9"/>
        </w:rPr>
        <w:t xml:space="preserve"> </w:t>
      </w:r>
      <w:r>
        <w:t>so</w:t>
      </w:r>
      <w:r>
        <w:rPr>
          <w:spacing w:val="-10"/>
        </w:rPr>
        <w:t xml:space="preserve"> </w:t>
      </w:r>
      <w:r>
        <w:t>that</w:t>
      </w:r>
      <w:r>
        <w:rPr>
          <w:spacing w:val="-9"/>
        </w:rPr>
        <w:t xml:space="preserve"> </w:t>
      </w:r>
      <w:r>
        <w:t>forced</w:t>
      </w:r>
      <w:r>
        <w:rPr>
          <w:spacing w:val="-10"/>
        </w:rPr>
        <w:t xml:space="preserve"> </w:t>
      </w:r>
      <w:r>
        <w:t>liquidations</w:t>
      </w:r>
      <w:r>
        <w:rPr>
          <w:spacing w:val="-10"/>
        </w:rPr>
        <w:t xml:space="preserve"> </w:t>
      </w:r>
      <w:r>
        <w:t>are</w:t>
      </w:r>
      <w:r>
        <w:rPr>
          <w:spacing w:val="-10"/>
        </w:rPr>
        <w:t xml:space="preserve"> </w:t>
      </w:r>
      <w:r>
        <w:t>not</w:t>
      </w:r>
      <w:r>
        <w:rPr>
          <w:spacing w:val="-10"/>
        </w:rPr>
        <w:t xml:space="preserve"> </w:t>
      </w:r>
      <w:r>
        <w:t>double-counted</w:t>
      </w:r>
      <w:r>
        <w:rPr>
          <w:spacing w:val="-10"/>
        </w:rPr>
        <w:t xml:space="preserve"> </w:t>
      </w:r>
      <w:r>
        <w:t>as</w:t>
      </w:r>
      <w:r>
        <w:rPr>
          <w:spacing w:val="-10"/>
        </w:rPr>
        <w:t xml:space="preserve"> </w:t>
      </w:r>
      <w:r>
        <w:t>ordinary</w:t>
      </w:r>
      <w:r>
        <w:rPr>
          <w:spacing w:val="-10"/>
        </w:rPr>
        <w:t xml:space="preserve"> </w:t>
      </w:r>
      <w:r>
        <w:t>losses. Inverse-risk</w:t>
      </w:r>
      <w:r>
        <w:rPr>
          <w:spacing w:val="-8"/>
        </w:rPr>
        <w:t xml:space="preserve"> </w:t>
      </w:r>
      <w:r>
        <w:t>proxies</w:t>
      </w:r>
      <w:r>
        <w:rPr>
          <w:spacing w:val="-8"/>
        </w:rPr>
        <w:t xml:space="preserve"> </w:t>
      </w:r>
      <w:r>
        <w:t>are</w:t>
      </w:r>
      <w:r>
        <w:rPr>
          <w:spacing w:val="-8"/>
        </w:rPr>
        <w:t xml:space="preserve"> </w:t>
      </w:r>
      <w:r>
        <w:t>not</w:t>
      </w:r>
      <w:r>
        <w:rPr>
          <w:spacing w:val="-7"/>
        </w:rPr>
        <w:t xml:space="preserve"> </w:t>
      </w:r>
      <w:r>
        <w:t>inputs</w:t>
      </w:r>
      <w:r>
        <w:rPr>
          <w:spacing w:val="-7"/>
        </w:rPr>
        <w:t xml:space="preserve"> </w:t>
      </w:r>
      <w:r>
        <w:t>to</w:t>
      </w:r>
      <w:r>
        <w:rPr>
          <w:spacing w:val="-8"/>
        </w:rPr>
        <w:t xml:space="preserve"> </w:t>
      </w:r>
      <w:r>
        <w:t>EndorseRank</w:t>
      </w:r>
      <w:r>
        <w:rPr>
          <w:spacing w:val="-8"/>
        </w:rPr>
        <w:t xml:space="preserve"> </w:t>
      </w:r>
      <w:r>
        <w:t>or</w:t>
      </w:r>
      <w:r>
        <w:rPr>
          <w:spacing w:val="-8"/>
        </w:rPr>
        <w:t xml:space="preserve"> </w:t>
      </w:r>
      <w:r>
        <w:t>AWP;</w:t>
      </w:r>
      <w:r>
        <w:rPr>
          <w:spacing w:val="-8"/>
        </w:rPr>
        <w:t xml:space="preserve"> </w:t>
      </w:r>
      <w:r>
        <w:t>alignment</w:t>
      </w:r>
      <w:r>
        <w:rPr>
          <w:spacing w:val="-7"/>
        </w:rPr>
        <w:t xml:space="preserve"> </w:t>
      </w:r>
      <w:r>
        <w:t>here</w:t>
      </w:r>
      <w:r>
        <w:rPr>
          <w:spacing w:val="-8"/>
        </w:rPr>
        <w:t xml:space="preserve"> </w:t>
      </w:r>
      <w:r>
        <w:t>is</w:t>
      </w:r>
      <w:r>
        <w:rPr>
          <w:spacing w:val="-8"/>
        </w:rPr>
        <w:t xml:space="preserve"> </w:t>
      </w:r>
      <w:r>
        <w:t>evidence</w:t>
      </w:r>
      <w:r>
        <w:rPr>
          <w:spacing w:val="-8"/>
        </w:rPr>
        <w:t xml:space="preserve"> </w:t>
      </w:r>
      <w:r>
        <w:t>that</w:t>
      </w:r>
      <w:r>
        <w:rPr>
          <w:spacing w:val="-7"/>
        </w:rPr>
        <w:t xml:space="preserve"> </w:t>
      </w:r>
      <w:r>
        <w:t>social structure co-varies with risk-avoiding trading behavior.</w:t>
      </w:r>
    </w:p>
    <w:p w14:paraId="00DC1F7A" w14:textId="77777777" w:rsidR="00350CFB" w:rsidRDefault="00350CFB">
      <w:pPr>
        <w:pStyle w:val="BodyText"/>
        <w:spacing w:before="8"/>
      </w:pPr>
    </w:p>
    <w:p w14:paraId="00DC1F7B" w14:textId="77777777" w:rsidR="00350CFB" w:rsidRDefault="00283FFF">
      <w:pPr>
        <w:pStyle w:val="Heading3"/>
        <w:numPr>
          <w:ilvl w:val="2"/>
          <w:numId w:val="26"/>
        </w:numPr>
        <w:tabs>
          <w:tab w:val="left" w:pos="879"/>
        </w:tabs>
        <w:spacing w:before="1"/>
        <w:ind w:left="879" w:hanging="597"/>
      </w:pPr>
      <w:r>
        <w:rPr>
          <w:spacing w:val="-2"/>
        </w:rPr>
        <w:t>Sybil-adjusted</w:t>
      </w:r>
      <w:r>
        <w:rPr>
          <w:spacing w:val="3"/>
        </w:rPr>
        <w:t xml:space="preserve"> </w:t>
      </w:r>
      <w:r>
        <w:rPr>
          <w:spacing w:val="-2"/>
        </w:rPr>
        <w:t>stability</w:t>
      </w:r>
      <w:r>
        <w:rPr>
          <w:spacing w:val="4"/>
        </w:rPr>
        <w:t xml:space="preserve"> </w:t>
      </w:r>
      <w:r>
        <w:rPr>
          <w:spacing w:val="-2"/>
        </w:rPr>
        <w:t>family</w:t>
      </w:r>
    </w:p>
    <w:p w14:paraId="00DC1F7C" w14:textId="77777777" w:rsidR="00350CFB" w:rsidRDefault="00350CFB">
      <w:pPr>
        <w:pStyle w:val="BodyText"/>
        <w:spacing w:before="46"/>
        <w:rPr>
          <w:b/>
        </w:rPr>
      </w:pPr>
    </w:p>
    <w:p w14:paraId="00DC1F7D" w14:textId="77777777" w:rsidR="00350CFB" w:rsidRDefault="00283FFF">
      <w:pPr>
        <w:pStyle w:val="BodyText"/>
        <w:spacing w:line="396" w:lineRule="auto"/>
        <w:ind w:left="282" w:right="522"/>
        <w:jc w:val="both"/>
      </w:pPr>
      <w:r>
        <w:t>Self-transfers (</w:t>
      </w:r>
      <w:r>
        <w:rPr>
          <w:i/>
        </w:rPr>
        <w:t xml:space="preserve">u </w:t>
      </w:r>
      <w:r>
        <w:t xml:space="preserve">= </w:t>
      </w:r>
      <w:r>
        <w:rPr>
          <w:i/>
        </w:rPr>
        <w:t>w</w:t>
      </w:r>
      <w:r>
        <w:t xml:space="preserve">) are excluded from inbound counters. Let </w:t>
      </w:r>
      <w:r>
        <w:rPr>
          <w:i/>
        </w:rPr>
        <w:t>N</w:t>
      </w:r>
      <w:r>
        <w:rPr>
          <w:vertAlign w:val="subscript"/>
        </w:rPr>
        <w:t>tx</w:t>
      </w:r>
      <w:r>
        <w:t>(</w:t>
      </w:r>
      <w:r>
        <w:rPr>
          <w:i/>
        </w:rPr>
        <w:t>w</w:t>
      </w:r>
      <w:r>
        <w:t xml:space="preserve">) be the number of inbound </w:t>
      </w:r>
      <w:r>
        <w:rPr>
          <w:w w:val="105"/>
        </w:rPr>
        <w:t>transfers</w:t>
      </w:r>
      <w:r>
        <w:rPr>
          <w:spacing w:val="-14"/>
          <w:w w:val="105"/>
        </w:rPr>
        <w:t xml:space="preserve"> </w:t>
      </w:r>
      <w:r>
        <w:rPr>
          <w:w w:val="105"/>
        </w:rPr>
        <w:t>to</w:t>
      </w:r>
      <w:r>
        <w:rPr>
          <w:spacing w:val="-13"/>
          <w:w w:val="105"/>
        </w:rPr>
        <w:t xml:space="preserve"> </w:t>
      </w:r>
      <w:r>
        <w:rPr>
          <w:i/>
          <w:w w:val="105"/>
        </w:rPr>
        <w:t>w</w:t>
      </w:r>
      <w:r>
        <w:rPr>
          <w:i/>
          <w:spacing w:val="-10"/>
          <w:w w:val="105"/>
        </w:rPr>
        <w:t xml:space="preserve"> </w:t>
      </w:r>
      <w:r>
        <w:rPr>
          <w:w w:val="105"/>
        </w:rPr>
        <w:t>from</w:t>
      </w:r>
      <w:r>
        <w:rPr>
          <w:spacing w:val="-14"/>
          <w:w w:val="105"/>
        </w:rPr>
        <w:t xml:space="preserve"> </w:t>
      </w:r>
      <w:r>
        <w:rPr>
          <w:w w:val="105"/>
        </w:rPr>
        <w:t>other</w:t>
      </w:r>
      <w:r>
        <w:rPr>
          <w:spacing w:val="-14"/>
          <w:w w:val="105"/>
        </w:rPr>
        <w:t xml:space="preserve"> </w:t>
      </w:r>
      <w:r>
        <w:rPr>
          <w:w w:val="105"/>
        </w:rPr>
        <w:t>addresses</w:t>
      </w:r>
      <w:r>
        <w:rPr>
          <w:spacing w:val="-14"/>
          <w:w w:val="105"/>
        </w:rPr>
        <w:t xml:space="preserve"> </w:t>
      </w:r>
      <w:r>
        <w:rPr>
          <w:w w:val="105"/>
        </w:rPr>
        <w:t>and</w:t>
      </w:r>
      <w:r>
        <w:rPr>
          <w:spacing w:val="-13"/>
          <w:w w:val="105"/>
        </w:rPr>
        <w:t xml:space="preserve"> </w:t>
      </w:r>
      <w:r>
        <w:rPr>
          <w:i/>
          <w:w w:val="105"/>
        </w:rPr>
        <w:t>N</w:t>
      </w:r>
      <w:r>
        <w:rPr>
          <w:w w:val="105"/>
          <w:vertAlign w:val="subscript"/>
        </w:rPr>
        <w:t>uniq</w:t>
      </w:r>
      <w:r>
        <w:rPr>
          <w:w w:val="105"/>
        </w:rPr>
        <w:t>(</w:t>
      </w:r>
      <w:r>
        <w:rPr>
          <w:i/>
          <w:w w:val="105"/>
        </w:rPr>
        <w:t>w</w:t>
      </w:r>
      <w:r>
        <w:rPr>
          <w:w w:val="105"/>
        </w:rPr>
        <w:t>)</w:t>
      </w:r>
      <w:r>
        <w:rPr>
          <w:spacing w:val="-13"/>
          <w:w w:val="105"/>
        </w:rPr>
        <w:t xml:space="preserve"> </w:t>
      </w:r>
      <w:r>
        <w:rPr>
          <w:w w:val="105"/>
        </w:rPr>
        <w:t>the</w:t>
      </w:r>
      <w:r>
        <w:rPr>
          <w:spacing w:val="-14"/>
          <w:w w:val="105"/>
        </w:rPr>
        <w:t xml:space="preserve"> </w:t>
      </w:r>
      <w:r>
        <w:rPr>
          <w:w w:val="105"/>
        </w:rPr>
        <w:t>number</w:t>
      </w:r>
      <w:r>
        <w:rPr>
          <w:spacing w:val="-14"/>
          <w:w w:val="105"/>
        </w:rPr>
        <w:t xml:space="preserve"> </w:t>
      </w:r>
      <w:r>
        <w:rPr>
          <w:w w:val="105"/>
        </w:rPr>
        <w:t>of</w:t>
      </w:r>
      <w:r>
        <w:rPr>
          <w:spacing w:val="-14"/>
          <w:w w:val="105"/>
        </w:rPr>
        <w:t xml:space="preserve"> </w:t>
      </w:r>
      <w:r>
        <w:rPr>
          <w:w w:val="105"/>
        </w:rPr>
        <w:t>distinct</w:t>
      </w:r>
      <w:r>
        <w:rPr>
          <w:spacing w:val="-14"/>
          <w:w w:val="105"/>
        </w:rPr>
        <w:t xml:space="preserve"> </w:t>
      </w:r>
      <w:r>
        <w:rPr>
          <w:w w:val="105"/>
        </w:rPr>
        <w:t>inbound</w:t>
      </w:r>
      <w:r>
        <w:rPr>
          <w:spacing w:val="-14"/>
          <w:w w:val="105"/>
        </w:rPr>
        <w:t xml:space="preserve"> </w:t>
      </w:r>
      <w:r>
        <w:rPr>
          <w:w w:val="105"/>
        </w:rPr>
        <w:t>counterparties. Let</w:t>
      </w:r>
      <w:r>
        <w:rPr>
          <w:spacing w:val="-16"/>
          <w:w w:val="105"/>
        </w:rPr>
        <w:t xml:space="preserve"> </w:t>
      </w:r>
      <w:r>
        <w:rPr>
          <w:i/>
          <w:w w:val="105"/>
        </w:rPr>
        <w:t>t</w:t>
      </w:r>
      <w:r>
        <w:rPr>
          <w:w w:val="105"/>
          <w:vertAlign w:val="subscript"/>
        </w:rPr>
        <w:t>min</w:t>
      </w:r>
      <w:r>
        <w:rPr>
          <w:w w:val="105"/>
        </w:rPr>
        <w:t>(</w:t>
      </w:r>
      <w:r>
        <w:rPr>
          <w:i/>
          <w:w w:val="105"/>
        </w:rPr>
        <w:t>w</w:t>
      </w:r>
      <w:r>
        <w:rPr>
          <w:w w:val="105"/>
        </w:rPr>
        <w:t>)</w:t>
      </w:r>
      <w:r>
        <w:rPr>
          <w:spacing w:val="-16"/>
          <w:w w:val="105"/>
        </w:rPr>
        <w:t xml:space="preserve"> </w:t>
      </w:r>
      <w:r>
        <w:rPr>
          <w:w w:val="105"/>
        </w:rPr>
        <w:t>and</w:t>
      </w:r>
      <w:r>
        <w:rPr>
          <w:spacing w:val="-16"/>
          <w:w w:val="105"/>
        </w:rPr>
        <w:t xml:space="preserve"> </w:t>
      </w:r>
      <w:r>
        <w:rPr>
          <w:i/>
          <w:w w:val="105"/>
        </w:rPr>
        <w:t>t</w:t>
      </w:r>
      <w:r>
        <w:rPr>
          <w:w w:val="105"/>
          <w:vertAlign w:val="subscript"/>
        </w:rPr>
        <w:t>max</w:t>
      </w:r>
      <w:r>
        <w:rPr>
          <w:w w:val="105"/>
        </w:rPr>
        <w:t>(</w:t>
      </w:r>
      <w:r>
        <w:rPr>
          <w:i/>
          <w:w w:val="105"/>
        </w:rPr>
        <w:t>w</w:t>
      </w:r>
      <w:r>
        <w:rPr>
          <w:w w:val="105"/>
        </w:rPr>
        <w:t>)</w:t>
      </w:r>
      <w:r>
        <w:rPr>
          <w:spacing w:val="-15"/>
          <w:w w:val="105"/>
        </w:rPr>
        <w:t xml:space="preserve"> </w:t>
      </w:r>
      <w:r>
        <w:rPr>
          <w:w w:val="105"/>
        </w:rPr>
        <w:t>be</w:t>
      </w:r>
      <w:r>
        <w:rPr>
          <w:spacing w:val="-16"/>
          <w:w w:val="105"/>
        </w:rPr>
        <w:t xml:space="preserve"> </w:t>
      </w:r>
      <w:r>
        <w:rPr>
          <w:w w:val="105"/>
        </w:rPr>
        <w:t>the</w:t>
      </w:r>
      <w:r>
        <w:rPr>
          <w:spacing w:val="-16"/>
          <w:w w:val="105"/>
        </w:rPr>
        <w:t xml:space="preserve"> </w:t>
      </w:r>
      <w:r>
        <w:rPr>
          <w:w w:val="105"/>
        </w:rPr>
        <w:t>first</w:t>
      </w:r>
      <w:r>
        <w:rPr>
          <w:spacing w:val="-16"/>
          <w:w w:val="105"/>
        </w:rPr>
        <w:t xml:space="preserve"> </w:t>
      </w:r>
      <w:r>
        <w:rPr>
          <w:w w:val="105"/>
        </w:rPr>
        <w:t>and</w:t>
      </w:r>
      <w:r>
        <w:rPr>
          <w:spacing w:val="-15"/>
          <w:w w:val="105"/>
        </w:rPr>
        <w:t xml:space="preserve"> </w:t>
      </w:r>
      <w:r>
        <w:rPr>
          <w:w w:val="105"/>
        </w:rPr>
        <w:t>last</w:t>
      </w:r>
      <w:r>
        <w:rPr>
          <w:spacing w:val="-16"/>
          <w:w w:val="105"/>
        </w:rPr>
        <w:t xml:space="preserve"> </w:t>
      </w:r>
      <w:r>
        <w:rPr>
          <w:w w:val="105"/>
        </w:rPr>
        <w:t>timestamps</w:t>
      </w:r>
      <w:r>
        <w:rPr>
          <w:spacing w:val="-16"/>
          <w:w w:val="105"/>
        </w:rPr>
        <w:t xml:space="preserve"> </w:t>
      </w:r>
      <w:r>
        <w:rPr>
          <w:w w:val="105"/>
        </w:rPr>
        <w:t>at</w:t>
      </w:r>
      <w:r>
        <w:rPr>
          <w:spacing w:val="-16"/>
          <w:w w:val="105"/>
        </w:rPr>
        <w:t xml:space="preserve"> </w:t>
      </w:r>
      <w:r>
        <w:rPr>
          <w:w w:val="105"/>
        </w:rPr>
        <w:t>which</w:t>
      </w:r>
      <w:r>
        <w:rPr>
          <w:spacing w:val="-15"/>
          <w:w w:val="105"/>
        </w:rPr>
        <w:t xml:space="preserve"> </w:t>
      </w:r>
      <w:r>
        <w:rPr>
          <w:i/>
          <w:w w:val="105"/>
        </w:rPr>
        <w:t>w</w:t>
      </w:r>
      <w:r>
        <w:rPr>
          <w:i/>
          <w:spacing w:val="-16"/>
          <w:w w:val="105"/>
        </w:rPr>
        <w:t xml:space="preserve"> </w:t>
      </w:r>
      <w:r>
        <w:rPr>
          <w:w w:val="105"/>
        </w:rPr>
        <w:t>appears</w:t>
      </w:r>
      <w:r>
        <w:rPr>
          <w:spacing w:val="-16"/>
          <w:w w:val="105"/>
        </w:rPr>
        <w:t xml:space="preserve"> </w:t>
      </w:r>
      <w:r>
        <w:rPr>
          <w:w w:val="105"/>
        </w:rPr>
        <w:t>as</w:t>
      </w:r>
      <w:r>
        <w:rPr>
          <w:spacing w:val="-16"/>
          <w:w w:val="105"/>
        </w:rPr>
        <w:t xml:space="preserve"> </w:t>
      </w:r>
      <w:r>
        <w:rPr>
          <w:w w:val="105"/>
        </w:rPr>
        <w:t>sender</w:t>
      </w:r>
      <w:r>
        <w:rPr>
          <w:spacing w:val="-15"/>
          <w:w w:val="105"/>
        </w:rPr>
        <w:t xml:space="preserve"> </w:t>
      </w:r>
      <w:r>
        <w:rPr>
          <w:w w:val="105"/>
        </w:rPr>
        <w:t>or</w:t>
      </w:r>
      <w:r>
        <w:rPr>
          <w:spacing w:val="-16"/>
          <w:w w:val="105"/>
        </w:rPr>
        <w:t xml:space="preserve"> </w:t>
      </w:r>
      <w:r>
        <w:rPr>
          <w:w w:val="105"/>
        </w:rPr>
        <w:t xml:space="preserve">recipient </w:t>
      </w:r>
      <w:r>
        <w:t>in</w:t>
      </w:r>
      <w:r>
        <w:rPr>
          <w:spacing w:val="-15"/>
        </w:rPr>
        <w:t xml:space="preserve"> </w:t>
      </w:r>
      <w:r>
        <w:t xml:space="preserve">the transfer table, and let </w:t>
      </w:r>
      <w:r>
        <w:rPr>
          <w:i/>
        </w:rPr>
        <w:t>M</w:t>
      </w:r>
      <w:r>
        <w:rPr>
          <w:i/>
          <w:spacing w:val="-15"/>
        </w:rPr>
        <w:t xml:space="preserve"> </w:t>
      </w:r>
      <w:r>
        <w:t>(</w:t>
      </w:r>
      <w:r>
        <w:rPr>
          <w:i/>
        </w:rPr>
        <w:t>w</w:t>
      </w:r>
      <w:r>
        <w:t xml:space="preserve">) be the number of distinct calendar months of activity (inbound </w:t>
      </w:r>
      <w:r>
        <w:rPr>
          <w:spacing w:val="-2"/>
          <w:w w:val="105"/>
        </w:rPr>
        <w:t>months</w:t>
      </w:r>
      <w:r>
        <w:rPr>
          <w:spacing w:val="-9"/>
          <w:w w:val="105"/>
        </w:rPr>
        <w:t xml:space="preserve"> </w:t>
      </w:r>
      <w:r>
        <w:rPr>
          <w:spacing w:val="-2"/>
          <w:w w:val="105"/>
        </w:rPr>
        <w:t>and</w:t>
      </w:r>
      <w:r>
        <w:rPr>
          <w:spacing w:val="-9"/>
          <w:w w:val="105"/>
        </w:rPr>
        <w:t xml:space="preserve"> </w:t>
      </w:r>
      <w:r>
        <w:rPr>
          <w:spacing w:val="-2"/>
          <w:w w:val="105"/>
        </w:rPr>
        <w:t>full-span</w:t>
      </w:r>
      <w:r>
        <w:rPr>
          <w:spacing w:val="-9"/>
          <w:w w:val="105"/>
        </w:rPr>
        <w:t xml:space="preserve"> </w:t>
      </w:r>
      <w:r>
        <w:rPr>
          <w:spacing w:val="-2"/>
          <w:w w:val="105"/>
        </w:rPr>
        <w:t>months,</w:t>
      </w:r>
      <w:r>
        <w:rPr>
          <w:spacing w:val="-9"/>
          <w:w w:val="105"/>
        </w:rPr>
        <w:t xml:space="preserve"> </w:t>
      </w:r>
      <w:r>
        <w:rPr>
          <w:spacing w:val="-2"/>
          <w:w w:val="105"/>
        </w:rPr>
        <w:t>taking</w:t>
      </w:r>
      <w:r>
        <w:rPr>
          <w:spacing w:val="-9"/>
          <w:w w:val="105"/>
        </w:rPr>
        <w:t xml:space="preserve"> </w:t>
      </w:r>
      <w:r>
        <w:rPr>
          <w:spacing w:val="-2"/>
          <w:w w:val="105"/>
        </w:rPr>
        <w:t>the</w:t>
      </w:r>
      <w:r>
        <w:rPr>
          <w:spacing w:val="-9"/>
          <w:w w:val="105"/>
        </w:rPr>
        <w:t xml:space="preserve"> </w:t>
      </w:r>
      <w:r>
        <w:rPr>
          <w:spacing w:val="-2"/>
          <w:w w:val="105"/>
        </w:rPr>
        <w:t>maximum).</w:t>
      </w:r>
      <w:r>
        <w:rPr>
          <w:spacing w:val="9"/>
          <w:w w:val="105"/>
        </w:rPr>
        <w:t xml:space="preserve"> </w:t>
      </w:r>
      <w:r>
        <w:rPr>
          <w:spacing w:val="-2"/>
          <w:w w:val="105"/>
        </w:rPr>
        <w:t>Define</w:t>
      </w:r>
    </w:p>
    <w:p w14:paraId="00DC1F7E" w14:textId="77777777" w:rsidR="00350CFB" w:rsidRDefault="00350CFB">
      <w:pPr>
        <w:pStyle w:val="BodyText"/>
        <w:spacing w:before="4"/>
        <w:rPr>
          <w:sz w:val="14"/>
        </w:rPr>
      </w:pPr>
    </w:p>
    <w:p w14:paraId="00DC1F7F" w14:textId="77777777" w:rsidR="00350CFB" w:rsidRDefault="00350CFB">
      <w:pPr>
        <w:pStyle w:val="BodyText"/>
        <w:rPr>
          <w:sz w:val="14"/>
        </w:rPr>
        <w:sectPr w:rsidR="00350CFB">
          <w:pgSz w:w="11910" w:h="16840"/>
          <w:pgMar w:top="1840" w:right="708" w:bottom="2300" w:left="992" w:header="0" w:footer="2115" w:gutter="0"/>
          <w:cols w:space="720"/>
        </w:sectPr>
      </w:pPr>
    </w:p>
    <w:p w14:paraId="00DC1F80" w14:textId="77777777" w:rsidR="00350CFB" w:rsidRDefault="00283FFF">
      <w:pPr>
        <w:pStyle w:val="BodyText"/>
        <w:tabs>
          <w:tab w:val="left" w:pos="5119"/>
        </w:tabs>
        <w:spacing w:before="59" w:line="380" w:lineRule="exact"/>
        <w:ind w:left="1427"/>
        <w:rPr>
          <w:position w:val="16"/>
        </w:rPr>
      </w:pPr>
      <w:r>
        <w:rPr>
          <w:noProof/>
          <w:position w:val="16"/>
        </w:rPr>
        <mc:AlternateContent>
          <mc:Choice Requires="wps">
            <w:drawing>
              <wp:anchor distT="0" distB="0" distL="0" distR="0" simplePos="0" relativeHeight="484029440" behindDoc="1" locked="0" layoutInCell="1" allowOverlap="1" wp14:anchorId="00DC2748" wp14:editId="00DC2749">
                <wp:simplePos x="0" y="0"/>
                <wp:positionH relativeFrom="page">
                  <wp:posOffset>3672179</wp:posOffset>
                </wp:positionH>
                <wp:positionV relativeFrom="paragraph">
                  <wp:posOffset>243315</wp:posOffset>
                </wp:positionV>
                <wp:extent cx="948690" cy="1270"/>
                <wp:effectExtent l="0" t="0" r="0" b="0"/>
                <wp:wrapNone/>
                <wp:docPr id="210" name="Graphic 2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48690" cy="1270"/>
                        </a:xfrm>
                        <a:custGeom>
                          <a:avLst/>
                          <a:gdLst/>
                          <a:ahLst/>
                          <a:cxnLst/>
                          <a:rect l="l" t="t" r="r" b="b"/>
                          <a:pathLst>
                            <a:path w="948690">
                              <a:moveTo>
                                <a:pt x="0" y="0"/>
                              </a:moveTo>
                              <a:lnTo>
                                <a:pt x="948067" y="0"/>
                              </a:lnTo>
                            </a:path>
                          </a:pathLst>
                        </a:custGeom>
                        <a:ln w="607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E7ED131" id="Graphic 210" o:spid="_x0000_s1026" style="position:absolute;margin-left:289.15pt;margin-top:19.15pt;width:74.7pt;height:.1pt;z-index:-19287040;visibility:visible;mso-wrap-style:square;mso-wrap-distance-left:0;mso-wrap-distance-top:0;mso-wrap-distance-right:0;mso-wrap-distance-bottom:0;mso-position-horizontal:absolute;mso-position-horizontal-relative:page;mso-position-vertical:absolute;mso-position-vertical-relative:text;v-text-anchor:top" coordsize="94869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" path="m,l948067,e" filled="f" strokeweight=".16869mm">
                <v:path arrowok="t"/>
                <w10:wrap anchorx="page"/>
              </v:shape>
            </w:pict>
          </mc:Fallback>
        </mc:AlternateContent>
      </w:r>
      <w:r>
        <w:t>inbound_counterparty_ratio(</w:t>
      </w:r>
      <w:r>
        <w:rPr>
          <w:i/>
        </w:rPr>
        <w:t>w</w:t>
      </w:r>
      <w:r>
        <w:t>)</w:t>
      </w:r>
      <w:r>
        <w:rPr>
          <w:spacing w:val="5"/>
          <w:w w:val="110"/>
        </w:rPr>
        <w:t xml:space="preserve"> </w:t>
      </w:r>
      <w:r>
        <w:rPr>
          <w:spacing w:val="-10"/>
          <w:w w:val="110"/>
        </w:rPr>
        <w:t>=</w:t>
      </w:r>
      <w:r>
        <w:tab/>
      </w:r>
      <w:r>
        <w:rPr>
          <w:i/>
          <w:spacing w:val="-2"/>
          <w:w w:val="110"/>
          <w:position w:val="16"/>
        </w:rPr>
        <w:t>N</w:t>
      </w:r>
      <w:r>
        <w:rPr>
          <w:spacing w:val="-2"/>
          <w:w w:val="110"/>
          <w:position w:val="13"/>
          <w:sz w:val="16"/>
        </w:rPr>
        <w:t>uniq</w:t>
      </w:r>
      <w:r>
        <w:rPr>
          <w:spacing w:val="-2"/>
          <w:w w:val="110"/>
          <w:position w:val="16"/>
        </w:rPr>
        <w:t>(</w:t>
      </w:r>
      <w:r>
        <w:rPr>
          <w:i/>
          <w:spacing w:val="-2"/>
          <w:w w:val="110"/>
          <w:position w:val="16"/>
        </w:rPr>
        <w:t>w</w:t>
      </w:r>
      <w:r>
        <w:rPr>
          <w:spacing w:val="-2"/>
          <w:w w:val="110"/>
          <w:position w:val="16"/>
        </w:rPr>
        <w:t>)</w:t>
      </w:r>
    </w:p>
    <w:p w14:paraId="00DC1F81" w14:textId="77777777" w:rsidR="00350CFB" w:rsidRDefault="00283FFF">
      <w:pPr>
        <w:spacing w:line="220" w:lineRule="exact"/>
        <w:jc w:val="right"/>
        <w:rPr>
          <w:sz w:val="24"/>
        </w:rPr>
      </w:pPr>
      <w:r>
        <w:rPr>
          <w:w w:val="105"/>
          <w:sz w:val="24"/>
        </w:rPr>
        <w:t>max(</w:t>
      </w:r>
      <w:r>
        <w:rPr>
          <w:i/>
          <w:w w:val="105"/>
          <w:sz w:val="24"/>
        </w:rPr>
        <w:t>N</w:t>
      </w:r>
      <w:r>
        <w:rPr>
          <w:w w:val="105"/>
          <w:sz w:val="24"/>
          <w:vertAlign w:val="subscript"/>
        </w:rPr>
        <w:t>tx</w:t>
      </w:r>
      <w:r>
        <w:rPr>
          <w:w w:val="105"/>
          <w:sz w:val="24"/>
        </w:rPr>
        <w:t>(</w:t>
      </w:r>
      <w:r>
        <w:rPr>
          <w:i/>
          <w:w w:val="105"/>
          <w:sz w:val="24"/>
        </w:rPr>
        <w:t>w</w:t>
      </w:r>
      <w:r>
        <w:rPr>
          <w:w w:val="105"/>
          <w:sz w:val="24"/>
        </w:rPr>
        <w:t>)</w:t>
      </w:r>
      <w:r>
        <w:rPr>
          <w:i/>
          <w:w w:val="105"/>
          <w:sz w:val="24"/>
        </w:rPr>
        <w:t>,</w:t>
      </w:r>
      <w:r>
        <w:rPr>
          <w:i/>
          <w:spacing w:val="-3"/>
          <w:w w:val="105"/>
          <w:sz w:val="24"/>
        </w:rPr>
        <w:t xml:space="preserve"> </w:t>
      </w:r>
      <w:r>
        <w:rPr>
          <w:spacing w:val="-5"/>
          <w:w w:val="105"/>
          <w:sz w:val="24"/>
        </w:rPr>
        <w:t>1)</w:t>
      </w:r>
    </w:p>
    <w:p w14:paraId="00DC1F82" w14:textId="77777777" w:rsidR="00350CFB" w:rsidRDefault="00283FFF">
      <w:pPr>
        <w:tabs>
          <w:tab w:val="left" w:pos="2769"/>
        </w:tabs>
        <w:spacing w:before="219"/>
        <w:rPr>
          <w:sz w:val="24"/>
        </w:rPr>
      </w:pPr>
      <w:r>
        <w:br w:type="column"/>
      </w:r>
      <w:r>
        <w:rPr>
          <w:i/>
          <w:spacing w:val="-10"/>
          <w:sz w:val="24"/>
        </w:rPr>
        <w:t>,</w:t>
      </w:r>
      <w:r>
        <w:rPr>
          <w:i/>
          <w:sz w:val="24"/>
        </w:rPr>
        <w:tab/>
      </w:r>
      <w:r>
        <w:rPr>
          <w:spacing w:val="-2"/>
          <w:sz w:val="24"/>
        </w:rPr>
        <w:t>(3.13)</w:t>
      </w:r>
    </w:p>
    <w:p w14:paraId="00DC1F83" w14:textId="77777777" w:rsidR="00350CFB" w:rsidRDefault="00350CFB">
      <w:pPr>
        <w:rPr>
          <w:sz w:val="24"/>
        </w:rPr>
        <w:sectPr w:rsidR="00350CFB">
          <w:type w:val="continuous"/>
          <w:pgSz w:w="11910" w:h="16840"/>
          <w:pgMar w:top="1920" w:right="708" w:bottom="280" w:left="992" w:header="0" w:footer="2115" w:gutter="0"/>
          <w:cols w:num="2" w:space="720" w:equalWidth="0">
            <w:col w:w="6284" w:space="24"/>
            <w:col w:w="3902"/>
          </w:cols>
        </w:sectPr>
      </w:pPr>
    </w:p>
    <w:p w14:paraId="00DC1F84" w14:textId="77777777" w:rsidR="00350CFB" w:rsidRDefault="00283FFF">
      <w:pPr>
        <w:spacing w:line="424" w:lineRule="exact"/>
        <w:ind w:left="2091"/>
        <w:rPr>
          <w:position w:val="16"/>
          <w:sz w:val="24"/>
        </w:rPr>
      </w:pPr>
      <w:r>
        <w:rPr>
          <w:sz w:val="24"/>
        </w:rPr>
        <w:t>transfer_tenure_days(</w:t>
      </w:r>
      <w:r>
        <w:rPr>
          <w:i/>
          <w:sz w:val="24"/>
        </w:rPr>
        <w:t>w</w:t>
      </w:r>
      <w:r>
        <w:rPr>
          <w:sz w:val="24"/>
        </w:rPr>
        <w:t>)</w:t>
      </w:r>
      <w:r>
        <w:rPr>
          <w:spacing w:val="41"/>
          <w:sz w:val="24"/>
        </w:rPr>
        <w:t xml:space="preserve"> </w:t>
      </w:r>
      <w:r>
        <w:rPr>
          <w:sz w:val="24"/>
        </w:rPr>
        <w:t>=</w:t>
      </w:r>
      <w:r>
        <w:rPr>
          <w:spacing w:val="79"/>
          <w:sz w:val="24"/>
        </w:rPr>
        <w:t xml:space="preserve"> </w:t>
      </w:r>
      <w:r>
        <w:rPr>
          <w:i/>
          <w:position w:val="16"/>
          <w:sz w:val="24"/>
          <w:u w:val="single"/>
        </w:rPr>
        <w:t>t</w:t>
      </w:r>
      <w:r>
        <w:rPr>
          <w:position w:val="13"/>
          <w:sz w:val="16"/>
          <w:u w:val="single"/>
        </w:rPr>
        <w:t>max</w:t>
      </w:r>
      <w:r>
        <w:rPr>
          <w:position w:val="16"/>
          <w:sz w:val="24"/>
          <w:u w:val="single"/>
        </w:rPr>
        <w:t>(</w:t>
      </w:r>
      <w:r>
        <w:rPr>
          <w:i/>
          <w:position w:val="16"/>
          <w:sz w:val="24"/>
          <w:u w:val="single"/>
        </w:rPr>
        <w:t>w</w:t>
      </w:r>
      <w:r>
        <w:rPr>
          <w:position w:val="16"/>
          <w:sz w:val="24"/>
          <w:u w:val="single"/>
        </w:rPr>
        <w:t>)</w:t>
      </w:r>
      <w:r>
        <w:rPr>
          <w:spacing w:val="22"/>
          <w:position w:val="16"/>
          <w:sz w:val="24"/>
          <w:u w:val="single"/>
        </w:rPr>
        <w:t xml:space="preserve"> </w:t>
      </w:r>
      <w:r>
        <w:rPr>
          <w:rFonts w:ascii="Arial Unicode MS" w:hAnsi="Arial Unicode MS"/>
          <w:position w:val="16"/>
          <w:sz w:val="24"/>
          <w:u w:val="single"/>
        </w:rPr>
        <w:t>−</w:t>
      </w:r>
      <w:r>
        <w:rPr>
          <w:rFonts w:ascii="Arial Unicode MS" w:hAnsi="Arial Unicode MS"/>
          <w:spacing w:val="14"/>
          <w:position w:val="16"/>
          <w:sz w:val="24"/>
          <w:u w:val="single"/>
        </w:rPr>
        <w:t xml:space="preserve"> </w:t>
      </w:r>
      <w:r>
        <w:rPr>
          <w:i/>
          <w:spacing w:val="-2"/>
          <w:position w:val="16"/>
          <w:sz w:val="24"/>
          <w:u w:val="single"/>
        </w:rPr>
        <w:t>t</w:t>
      </w:r>
      <w:r>
        <w:rPr>
          <w:spacing w:val="-2"/>
          <w:position w:val="13"/>
          <w:sz w:val="16"/>
          <w:u w:val="single"/>
        </w:rPr>
        <w:t>min</w:t>
      </w:r>
      <w:r>
        <w:rPr>
          <w:spacing w:val="-2"/>
          <w:position w:val="16"/>
          <w:sz w:val="24"/>
          <w:u w:val="single"/>
        </w:rPr>
        <w:t>(</w:t>
      </w:r>
      <w:r>
        <w:rPr>
          <w:i/>
          <w:spacing w:val="-2"/>
          <w:position w:val="16"/>
          <w:sz w:val="24"/>
          <w:u w:val="single"/>
        </w:rPr>
        <w:t>w</w:t>
      </w:r>
      <w:r>
        <w:rPr>
          <w:spacing w:val="-2"/>
          <w:position w:val="16"/>
          <w:sz w:val="24"/>
          <w:u w:val="single"/>
        </w:rPr>
        <w:t>)</w:t>
      </w:r>
    </w:p>
    <w:p w14:paraId="00DC1F85" w14:textId="77777777" w:rsidR="00350CFB" w:rsidRDefault="00283FFF">
      <w:pPr>
        <w:pStyle w:val="BodyText"/>
        <w:spacing w:line="220" w:lineRule="exact"/>
        <w:ind w:right="563"/>
        <w:jc w:val="right"/>
      </w:pPr>
      <w:r>
        <w:rPr>
          <w:spacing w:val="-2"/>
        </w:rPr>
        <w:t>86400</w:t>
      </w:r>
    </w:p>
    <w:p w14:paraId="00DC1F86" w14:textId="77777777" w:rsidR="00350CFB" w:rsidRDefault="00283FFF">
      <w:pPr>
        <w:pStyle w:val="BodyText"/>
        <w:tabs>
          <w:tab w:val="left" w:pos="2531"/>
        </w:tabs>
        <w:spacing w:before="204"/>
        <w:ind w:left="223"/>
      </w:pPr>
      <w:r>
        <w:br w:type="column"/>
      </w:r>
      <w:r>
        <w:t>(seconds</w:t>
      </w:r>
      <w:r>
        <w:rPr>
          <w:spacing w:val="-10"/>
        </w:rPr>
        <w:t xml:space="preserve"> </w:t>
      </w:r>
      <w:r>
        <w:t>to</w:t>
      </w:r>
      <w:r>
        <w:rPr>
          <w:spacing w:val="-10"/>
        </w:rPr>
        <w:t xml:space="preserve"> </w:t>
      </w:r>
      <w:r>
        <w:rPr>
          <w:spacing w:val="-2"/>
        </w:rPr>
        <w:t>days)</w:t>
      </w:r>
      <w:r>
        <w:rPr>
          <w:i/>
          <w:spacing w:val="-2"/>
        </w:rPr>
        <w:t>,</w:t>
      </w:r>
      <w:r>
        <w:rPr>
          <w:i/>
        </w:rPr>
        <w:tab/>
      </w:r>
      <w:r>
        <w:rPr>
          <w:spacing w:val="-2"/>
        </w:rPr>
        <w:t>(3.14)</w:t>
      </w:r>
    </w:p>
    <w:p w14:paraId="00DC1F87" w14:textId="77777777" w:rsidR="00350CFB" w:rsidRDefault="00350CFB">
      <w:pPr>
        <w:pStyle w:val="BodyText"/>
        <w:sectPr w:rsidR="00350CFB">
          <w:type w:val="continuous"/>
          <w:pgSz w:w="11910" w:h="16840"/>
          <w:pgMar w:top="1920" w:right="708" w:bottom="280" w:left="992" w:header="0" w:footer="2115" w:gutter="0"/>
          <w:cols w:num="2" w:space="720" w:equalWidth="0">
            <w:col w:w="6507" w:space="40"/>
            <w:col w:w="3663"/>
          </w:cols>
        </w:sectPr>
      </w:pPr>
    </w:p>
    <w:p w14:paraId="00DC1F88" w14:textId="77777777" w:rsidR="00350CFB" w:rsidRDefault="00283FFF">
      <w:pPr>
        <w:pStyle w:val="BodyText"/>
        <w:tabs>
          <w:tab w:val="left" w:pos="9077"/>
        </w:tabs>
        <w:spacing w:before="123"/>
        <w:ind w:left="2701"/>
      </w:pPr>
      <w:r>
        <w:rPr>
          <w:w w:val="105"/>
        </w:rPr>
        <w:t>active_months(</w:t>
      </w:r>
      <w:r>
        <w:rPr>
          <w:i/>
          <w:w w:val="105"/>
        </w:rPr>
        <w:t>w</w:t>
      </w:r>
      <w:r>
        <w:rPr>
          <w:w w:val="105"/>
        </w:rPr>
        <w:t>)</w:t>
      </w:r>
      <w:r>
        <w:rPr>
          <w:spacing w:val="-11"/>
          <w:w w:val="105"/>
        </w:rPr>
        <w:t xml:space="preserve"> </w:t>
      </w:r>
      <w:r>
        <w:rPr>
          <w:w w:val="105"/>
        </w:rPr>
        <w:t>=</w:t>
      </w:r>
      <w:r>
        <w:rPr>
          <w:spacing w:val="-7"/>
          <w:w w:val="105"/>
        </w:rPr>
        <w:t xml:space="preserve"> </w:t>
      </w:r>
      <w:r>
        <w:rPr>
          <w:i/>
          <w:w w:val="105"/>
        </w:rPr>
        <w:t>M</w:t>
      </w:r>
      <w:r>
        <w:rPr>
          <w:i/>
          <w:spacing w:val="-38"/>
          <w:w w:val="105"/>
        </w:rPr>
        <w:t xml:space="preserve"> </w:t>
      </w:r>
      <w:r>
        <w:rPr>
          <w:spacing w:val="-4"/>
          <w:w w:val="105"/>
        </w:rPr>
        <w:t>(</w:t>
      </w:r>
      <w:r>
        <w:rPr>
          <w:i/>
          <w:spacing w:val="-4"/>
          <w:w w:val="105"/>
        </w:rPr>
        <w:t>w</w:t>
      </w:r>
      <w:r>
        <w:rPr>
          <w:spacing w:val="-4"/>
          <w:w w:val="105"/>
        </w:rPr>
        <w:t>)</w:t>
      </w:r>
      <w:r>
        <w:rPr>
          <w:i/>
          <w:spacing w:val="-4"/>
          <w:w w:val="105"/>
        </w:rPr>
        <w:t>.</w:t>
      </w:r>
      <w:r>
        <w:rPr>
          <w:i/>
        </w:rPr>
        <w:tab/>
      </w:r>
      <w:r>
        <w:rPr>
          <w:spacing w:val="-2"/>
          <w:w w:val="110"/>
        </w:rPr>
        <w:t>(3.15)</w:t>
      </w:r>
    </w:p>
    <w:p w14:paraId="00DC1F89" w14:textId="77777777" w:rsidR="00350CFB" w:rsidRDefault="00350CFB">
      <w:pPr>
        <w:pStyle w:val="BodyText"/>
      </w:pPr>
    </w:p>
    <w:p w14:paraId="00DC1F8A" w14:textId="77777777" w:rsidR="00350CFB" w:rsidRDefault="00350CFB">
      <w:pPr>
        <w:pStyle w:val="BodyText"/>
        <w:spacing w:before="6"/>
      </w:pPr>
    </w:p>
    <w:p w14:paraId="00DC1F8B" w14:textId="77777777" w:rsidR="00350CFB" w:rsidRDefault="00283FFF">
      <w:pPr>
        <w:pStyle w:val="BodyText"/>
        <w:spacing w:line="396" w:lineRule="auto"/>
        <w:ind w:left="282" w:right="556"/>
        <w:jc w:val="both"/>
      </w:pPr>
      <w:r>
        <w:t>High</w:t>
      </w:r>
      <w:r>
        <w:rPr>
          <w:spacing w:val="-11"/>
        </w:rPr>
        <w:t xml:space="preserve"> </w:t>
      </w:r>
      <w:r>
        <w:t>counterparty</w:t>
      </w:r>
      <w:r>
        <w:rPr>
          <w:spacing w:val="-11"/>
        </w:rPr>
        <w:t xml:space="preserve"> </w:t>
      </w:r>
      <w:r>
        <w:t>ratio</w:t>
      </w:r>
      <w:r>
        <w:rPr>
          <w:spacing w:val="-11"/>
        </w:rPr>
        <w:t xml:space="preserve"> </w:t>
      </w:r>
      <w:r>
        <w:t>penalizes</w:t>
      </w:r>
      <w:r>
        <w:rPr>
          <w:spacing w:val="-11"/>
        </w:rPr>
        <w:t xml:space="preserve"> </w:t>
      </w:r>
      <w:r>
        <w:t>wallets</w:t>
      </w:r>
      <w:r>
        <w:rPr>
          <w:spacing w:val="-11"/>
        </w:rPr>
        <w:t xml:space="preserve"> </w:t>
      </w:r>
      <w:r>
        <w:t>that</w:t>
      </w:r>
      <w:r>
        <w:rPr>
          <w:spacing w:val="-11"/>
        </w:rPr>
        <w:t xml:space="preserve"> </w:t>
      </w:r>
      <w:r>
        <w:t>receive</w:t>
      </w:r>
      <w:r>
        <w:rPr>
          <w:spacing w:val="-11"/>
        </w:rPr>
        <w:t xml:space="preserve"> </w:t>
      </w:r>
      <w:r>
        <w:t>many</w:t>
      </w:r>
      <w:r>
        <w:rPr>
          <w:spacing w:val="-11"/>
        </w:rPr>
        <w:t xml:space="preserve"> </w:t>
      </w:r>
      <w:r>
        <w:t>transfers</w:t>
      </w:r>
      <w:r>
        <w:rPr>
          <w:spacing w:val="-11"/>
        </w:rPr>
        <w:t xml:space="preserve"> </w:t>
      </w:r>
      <w:r>
        <w:t>from</w:t>
      </w:r>
      <w:r>
        <w:rPr>
          <w:spacing w:val="-11"/>
        </w:rPr>
        <w:t xml:space="preserve"> </w:t>
      </w:r>
      <w:r>
        <w:t>few</w:t>
      </w:r>
      <w:r>
        <w:rPr>
          <w:spacing w:val="-11"/>
        </w:rPr>
        <w:t xml:space="preserve"> </w:t>
      </w:r>
      <w:r>
        <w:t>addresses</w:t>
      </w:r>
      <w:r>
        <w:rPr>
          <w:spacing w:val="-11"/>
        </w:rPr>
        <w:t xml:space="preserve"> </w:t>
      </w:r>
      <w:r>
        <w:t>(a</w:t>
      </w:r>
      <w:r>
        <w:rPr>
          <w:spacing w:val="-11"/>
        </w:rPr>
        <w:t xml:space="preserve"> </w:t>
      </w:r>
      <w:r>
        <w:t>simple Sybil/wash</w:t>
      </w:r>
      <w:r>
        <w:rPr>
          <w:spacing w:val="-3"/>
        </w:rPr>
        <w:t xml:space="preserve"> </w:t>
      </w:r>
      <w:r>
        <w:t>pattern).</w:t>
      </w:r>
      <w:r>
        <w:rPr>
          <w:spacing w:val="22"/>
        </w:rPr>
        <w:t xml:space="preserve"> </w:t>
      </w:r>
      <w:r>
        <w:t>Tenure</w:t>
      </w:r>
      <w:r>
        <w:rPr>
          <w:spacing w:val="-3"/>
        </w:rPr>
        <w:t xml:space="preserve"> </w:t>
      </w:r>
      <w:r>
        <w:t>and</w:t>
      </w:r>
      <w:r>
        <w:rPr>
          <w:spacing w:val="-3"/>
        </w:rPr>
        <w:t xml:space="preserve"> </w:t>
      </w:r>
      <w:r>
        <w:t>active</w:t>
      </w:r>
      <w:r>
        <w:rPr>
          <w:spacing w:val="-3"/>
        </w:rPr>
        <w:t xml:space="preserve"> </w:t>
      </w:r>
      <w:r>
        <w:t>months</w:t>
      </w:r>
      <w:r>
        <w:rPr>
          <w:spacing w:val="-3"/>
        </w:rPr>
        <w:t xml:space="preserve"> </w:t>
      </w:r>
      <w:r>
        <w:t>capture</w:t>
      </w:r>
      <w:r>
        <w:rPr>
          <w:spacing w:val="-3"/>
        </w:rPr>
        <w:t xml:space="preserve"> </w:t>
      </w:r>
      <w:r>
        <w:t>persistence</w:t>
      </w:r>
      <w:r>
        <w:rPr>
          <w:spacing w:val="-3"/>
        </w:rPr>
        <w:t xml:space="preserve"> </w:t>
      </w:r>
      <w:r>
        <w:t>of</w:t>
      </w:r>
      <w:r>
        <w:rPr>
          <w:spacing w:val="-3"/>
        </w:rPr>
        <w:t xml:space="preserve"> </w:t>
      </w:r>
      <w:r>
        <w:t>on-chain</w:t>
      </w:r>
      <w:r>
        <w:rPr>
          <w:spacing w:val="-3"/>
        </w:rPr>
        <w:t xml:space="preserve"> </w:t>
      </w:r>
      <w:r>
        <w:t>activity</w:t>
      </w:r>
      <w:r>
        <w:rPr>
          <w:spacing w:val="-3"/>
        </w:rPr>
        <w:t xml:space="preserve"> </w:t>
      </w:r>
      <w:r>
        <w:t>within</w:t>
      </w:r>
      <w:r>
        <w:rPr>
          <w:spacing w:val="-3"/>
        </w:rPr>
        <w:t xml:space="preserve"> </w:t>
      </w:r>
      <w:r>
        <w:t>the observation window.</w:t>
      </w:r>
      <w:r>
        <w:rPr>
          <w:spacing w:val="34"/>
        </w:rPr>
        <w:t xml:space="preserve"> </w:t>
      </w:r>
      <w:r>
        <w:t>These measures are imperfect Sybil defenses—coordinated adversaries can still</w:t>
      </w:r>
      <w:r>
        <w:rPr>
          <w:spacing w:val="-15"/>
        </w:rPr>
        <w:t xml:space="preserve"> </w:t>
      </w:r>
      <w:r>
        <w:t>diversify</w:t>
      </w:r>
      <w:r>
        <w:rPr>
          <w:spacing w:val="-15"/>
        </w:rPr>
        <w:t xml:space="preserve"> </w:t>
      </w:r>
      <w:r>
        <w:t>counterparties—but</w:t>
      </w:r>
      <w:r>
        <w:rPr>
          <w:spacing w:val="-15"/>
        </w:rPr>
        <w:t xml:space="preserve"> </w:t>
      </w:r>
      <w:r>
        <w:t>they</w:t>
      </w:r>
      <w:r>
        <w:rPr>
          <w:spacing w:val="-15"/>
        </w:rPr>
        <w:t xml:space="preserve"> </w:t>
      </w:r>
      <w:r>
        <w:t>operationalize</w:t>
      </w:r>
      <w:r>
        <w:rPr>
          <w:spacing w:val="-15"/>
        </w:rPr>
        <w:t xml:space="preserve"> </w:t>
      </w:r>
      <w:r>
        <w:t>the</w:t>
      </w:r>
      <w:r>
        <w:rPr>
          <w:spacing w:val="-15"/>
        </w:rPr>
        <w:t xml:space="preserve"> </w:t>
      </w:r>
      <w:r>
        <w:t>intuition</w:t>
      </w:r>
      <w:r>
        <w:rPr>
          <w:spacing w:val="-15"/>
        </w:rPr>
        <w:t xml:space="preserve"> </w:t>
      </w:r>
      <w:r>
        <w:t>that</w:t>
      </w:r>
      <w:r>
        <w:rPr>
          <w:spacing w:val="-15"/>
        </w:rPr>
        <w:t xml:space="preserve"> </w:t>
      </w:r>
      <w:r>
        <w:t>durable,</w:t>
      </w:r>
      <w:r>
        <w:rPr>
          <w:spacing w:val="-15"/>
        </w:rPr>
        <w:t xml:space="preserve"> </w:t>
      </w:r>
      <w:r>
        <w:t xml:space="preserve">multi-counterparty activity is more reputation-relevant than bursty self-dealing </w:t>
      </w:r>
      <w:hyperlink w:anchor="_bookmark181" w:history="1">
        <w:r>
          <w:rPr>
            <w:vertAlign w:val="superscript"/>
          </w:rPr>
          <w:t>[48]</w:t>
        </w:r>
      </w:hyperlink>
      <w:r>
        <w:t>.</w:t>
      </w:r>
    </w:p>
    <w:p w14:paraId="00DC1F8C" w14:textId="77777777" w:rsidR="00350CFB" w:rsidRDefault="00350CFB">
      <w:pPr>
        <w:pStyle w:val="BodyText"/>
        <w:spacing w:line="396" w:lineRule="auto"/>
        <w:jc w:val="both"/>
        <w:sectPr w:rsidR="00350CFB">
          <w:type w:val="continuous"/>
          <w:pgSz w:w="11910" w:h="16840"/>
          <w:pgMar w:top="1920" w:right="708" w:bottom="280" w:left="992" w:header="0" w:footer="2115" w:gutter="0"/>
          <w:cols w:space="720"/>
        </w:sectPr>
      </w:pPr>
    </w:p>
    <w:p w14:paraId="00DC1F8D" w14:textId="77777777" w:rsidR="00350CFB" w:rsidRDefault="00283FFF">
      <w:pPr>
        <w:pStyle w:val="Heading3"/>
        <w:numPr>
          <w:ilvl w:val="2"/>
          <w:numId w:val="26"/>
        </w:numPr>
        <w:tabs>
          <w:tab w:val="left" w:pos="879"/>
        </w:tabs>
        <w:spacing w:before="73"/>
        <w:ind w:left="879" w:hanging="597"/>
      </w:pPr>
      <w:r>
        <w:rPr>
          <w:spacing w:val="-4"/>
        </w:rPr>
        <w:lastRenderedPageBreak/>
        <w:t>Trading-success</w:t>
      </w:r>
      <w:r>
        <w:rPr>
          <w:spacing w:val="11"/>
        </w:rPr>
        <w:t xml:space="preserve"> </w:t>
      </w:r>
      <w:r>
        <w:rPr>
          <w:spacing w:val="-4"/>
        </w:rPr>
        <w:t>family</w:t>
      </w:r>
    </w:p>
    <w:p w14:paraId="00DC1F8E" w14:textId="77777777" w:rsidR="00350CFB" w:rsidRDefault="00350CFB">
      <w:pPr>
        <w:pStyle w:val="BodyText"/>
        <w:spacing w:before="46"/>
        <w:rPr>
          <w:b/>
        </w:rPr>
      </w:pPr>
    </w:p>
    <w:p w14:paraId="00DC1F8F" w14:textId="77777777" w:rsidR="00350CFB" w:rsidRDefault="00283FFF">
      <w:pPr>
        <w:pStyle w:val="BodyText"/>
        <w:ind w:left="273"/>
      </w:pPr>
      <w:r>
        <w:t>A</w:t>
      </w:r>
      <w:r>
        <w:rPr>
          <w:spacing w:val="-8"/>
        </w:rPr>
        <w:t xml:space="preserve"> </w:t>
      </w:r>
      <w:r>
        <w:t>successful</w:t>
      </w:r>
      <w:r>
        <w:rPr>
          <w:spacing w:val="-4"/>
        </w:rPr>
        <w:t xml:space="preserve"> </w:t>
      </w:r>
      <w:r>
        <w:t>close</w:t>
      </w:r>
      <w:r>
        <w:rPr>
          <w:spacing w:val="-4"/>
        </w:rPr>
        <w:t xml:space="preserve"> </w:t>
      </w:r>
      <w:r>
        <w:t>is</w:t>
      </w:r>
      <w:r>
        <w:rPr>
          <w:spacing w:val="-3"/>
        </w:rPr>
        <w:t xml:space="preserve"> </w:t>
      </w:r>
      <w:r>
        <w:t>a</w:t>
      </w:r>
      <w:r>
        <w:rPr>
          <w:spacing w:val="-4"/>
        </w:rPr>
        <w:t xml:space="preserve"> </w:t>
      </w:r>
      <w:r>
        <w:t>non-liquidation</w:t>
      </w:r>
      <w:r>
        <w:rPr>
          <w:spacing w:val="-4"/>
        </w:rPr>
        <w:t xml:space="preserve"> </w:t>
      </w:r>
      <w:r>
        <w:t>close</w:t>
      </w:r>
      <w:r>
        <w:rPr>
          <w:spacing w:val="-4"/>
        </w:rPr>
        <w:t xml:space="preserve"> </w:t>
      </w:r>
      <w:r>
        <w:t>with</w:t>
      </w:r>
      <w:r>
        <w:rPr>
          <w:spacing w:val="-4"/>
        </w:rPr>
        <w:t xml:space="preserve"> </w:t>
      </w:r>
      <w:r>
        <w:rPr>
          <w:i/>
        </w:rPr>
        <w:t>x</w:t>
      </w:r>
      <w:r>
        <w:rPr>
          <w:rFonts w:ascii="Menlo"/>
          <w:i/>
          <w:vertAlign w:val="subscript"/>
        </w:rPr>
        <w:t>c</w:t>
      </w:r>
      <w:r>
        <w:rPr>
          <w:rFonts w:ascii="Menlo"/>
          <w:i/>
          <w:spacing w:val="-69"/>
        </w:rPr>
        <w:t xml:space="preserve"> </w:t>
      </w:r>
      <w:r>
        <w:rPr>
          <w:i/>
        </w:rPr>
        <w:t>&gt;</w:t>
      </w:r>
      <w:r>
        <w:rPr>
          <w:i/>
          <w:spacing w:val="3"/>
        </w:rPr>
        <w:t xml:space="preserve"> </w:t>
      </w:r>
      <w:r>
        <w:t>0.</w:t>
      </w:r>
      <w:r>
        <w:rPr>
          <w:spacing w:val="15"/>
        </w:rPr>
        <w:t xml:space="preserve"> </w:t>
      </w:r>
      <w:r>
        <w:rPr>
          <w:spacing w:val="-2"/>
        </w:rPr>
        <w:t>Define</w:t>
      </w:r>
    </w:p>
    <w:p w14:paraId="00DC1F90" w14:textId="77777777" w:rsidR="00350CFB" w:rsidRDefault="00350CFB">
      <w:pPr>
        <w:pStyle w:val="BodyText"/>
      </w:pPr>
    </w:p>
    <w:p w14:paraId="00DC1F91" w14:textId="77777777" w:rsidR="00350CFB" w:rsidRDefault="00350CFB">
      <w:pPr>
        <w:pStyle w:val="BodyText"/>
      </w:pPr>
    </w:p>
    <w:p w14:paraId="00DC1F92" w14:textId="77777777" w:rsidR="00350CFB" w:rsidRDefault="00350CFB">
      <w:pPr>
        <w:pStyle w:val="BodyText"/>
        <w:spacing w:before="242"/>
      </w:pPr>
    </w:p>
    <w:p w14:paraId="00DC1F93" w14:textId="77777777" w:rsidR="00350CFB" w:rsidRDefault="00283FFF">
      <w:pPr>
        <w:pStyle w:val="BodyText"/>
        <w:tabs>
          <w:tab w:val="left" w:pos="5328"/>
          <w:tab w:val="left" w:pos="9077"/>
        </w:tabs>
        <w:ind w:left="2110"/>
      </w:pPr>
      <w:r>
        <w:rPr>
          <w:noProof/>
        </w:rPr>
        <mc:AlternateContent>
          <mc:Choice Requires="wps">
            <w:drawing>
              <wp:anchor distT="0" distB="0" distL="0" distR="0" simplePos="0" relativeHeight="484031488" behindDoc="1" locked="0" layoutInCell="1" allowOverlap="1" wp14:anchorId="00DC274A" wp14:editId="00DC274B">
                <wp:simplePos x="0" y="0"/>
                <wp:positionH relativeFrom="page">
                  <wp:posOffset>3706482</wp:posOffset>
                </wp:positionH>
                <wp:positionV relativeFrom="paragraph">
                  <wp:posOffset>-115592</wp:posOffset>
                </wp:positionV>
                <wp:extent cx="219710" cy="563245"/>
                <wp:effectExtent l="0" t="0" r="0" b="0"/>
                <wp:wrapNone/>
                <wp:docPr id="211" name="Textbox 2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710" cy="563245"/>
                        </a:xfrm>
                        <a:prstGeom prst="rect">
                          <a:avLst/>
                        </a:prstGeom>
                      </wps:spPr>
                      <wps:txbx>
                        <w:txbxContent>
                          <w:p w14:paraId="00DC2839" w14:textId="77777777" w:rsidR="00350CFB" w:rsidRDefault="00283FFF">
                            <w:pPr>
                              <w:pStyle w:val="BodyText"/>
                              <w:spacing w:line="231" w:lineRule="exact"/>
                            </w:pPr>
                            <w:r>
                              <w:rPr>
                                <w:spacing w:val="-10"/>
                                <w:w w:val="235"/>
                              </w:rPr>
                              <w:t>L</w:t>
                            </w:r>
                          </w:p>
                        </w:txbxContent>
                      </wps:txbx>
                      <wps:bodyPr wrap="square" lIns="0" tIns="0" rIns="0" bIns="0" rtlCol="0">
                        <a:noAutofit/>
                      </wps:bodyPr>
                    </wps:wsp>
                  </a:graphicData>
                </a:graphic>
              </wp:anchor>
            </w:drawing>
          </mc:Choice>
          <mc:Fallback>
            <w:pict>
              <v:shape w14:anchorId="00DC274A" id="Textbox 211" o:spid="_x0000_s1199" type="#_x0000_t202" style="position:absolute;left:0;text-align:left;margin-left:291.85pt;margin-top:-9.1pt;width:17.3pt;height:44.35pt;z-index:-192849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" filled="f" stroked="f">
                <v:textbox inset="0,0,0,0">
                  <w:txbxContent>
                    <w:p w14:paraId="00DC2839" w14:textId="77777777" w:rsidR="00350CFB" w:rsidRDefault="00283FFF">
                      <w:pPr>
                        <w:pStyle w:val="BodyText"/>
                        <w:spacing w:line="231" w:lineRule="exact"/>
                      </w:pPr>
                      <w:r>
                        <w:rPr>
                          <w:spacing w:val="-10"/>
                          <w:w w:val="235"/>
                        </w:rPr>
                        <w:t>L</w:t>
                      </w:r>
                    </w:p>
                  </w:txbxContent>
                </v:textbox>
                <w10:wrap anchorx="page"/>
              </v:shape>
            </w:pict>
          </mc:Fallback>
        </mc:AlternateContent>
      </w:r>
      <w:r>
        <w:rPr>
          <w:noProof/>
        </w:rPr>
        <mc:AlternateContent>
          <mc:Choice Requires="wps">
            <w:drawing>
              <wp:anchor distT="0" distB="0" distL="0" distR="0" simplePos="0" relativeHeight="484033024" behindDoc="1" locked="0" layoutInCell="1" allowOverlap="1" wp14:anchorId="00DC274C" wp14:editId="00DC274D">
                <wp:simplePos x="0" y="0"/>
                <wp:positionH relativeFrom="page">
                  <wp:posOffset>1961616</wp:posOffset>
                </wp:positionH>
                <wp:positionV relativeFrom="paragraph">
                  <wp:posOffset>-337130</wp:posOffset>
                </wp:positionV>
                <wp:extent cx="4799330" cy="563245"/>
                <wp:effectExtent l="0" t="0" r="0" b="0"/>
                <wp:wrapNone/>
                <wp:docPr id="212" name="Textbox 2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99330" cy="563245"/>
                        </a:xfrm>
                        <a:prstGeom prst="rect">
                          <a:avLst/>
                        </a:prstGeom>
                      </wps:spPr>
                      <wps:txbx>
                        <w:txbxContent>
                          <w:p w14:paraId="00DC283A" w14:textId="77777777" w:rsidR="00350CFB" w:rsidRDefault="00283FFF">
                            <w:pPr>
                              <w:tabs>
                                <w:tab w:val="left" w:pos="6980"/>
                              </w:tabs>
                              <w:spacing w:line="353" w:lineRule="exact"/>
                              <w:rPr>
                                <w:sz w:val="24"/>
                              </w:rPr>
                            </w:pPr>
                            <w:r>
                              <w:rPr>
                                <w:sz w:val="24"/>
                              </w:rPr>
                              <w:t>close_success_count(</w:t>
                            </w:r>
                            <w:r>
                              <w:rPr>
                                <w:i/>
                                <w:sz w:val="24"/>
                              </w:rPr>
                              <w:t>w</w:t>
                            </w:r>
                            <w:r>
                              <w:rPr>
                                <w:sz w:val="24"/>
                              </w:rPr>
                              <w:t>)</w:t>
                            </w:r>
                            <w:r>
                              <w:rPr>
                                <w:spacing w:val="16"/>
                                <w:sz w:val="24"/>
                              </w:rPr>
                              <w:t xml:space="preserve"> </w:t>
                            </w:r>
                            <w:r>
                              <w:rPr>
                                <w:sz w:val="24"/>
                              </w:rPr>
                              <w:t>=</w:t>
                            </w:r>
                            <w:r>
                              <w:rPr>
                                <w:spacing w:val="16"/>
                                <w:sz w:val="24"/>
                              </w:rPr>
                              <w:t xml:space="preserve"> </w:t>
                            </w:r>
                            <w:r>
                              <w:rPr>
                                <w:position w:val="6"/>
                                <w:sz w:val="24"/>
                              </w:rPr>
                              <w:t>1</w:t>
                            </w:r>
                            <w:r>
                              <w:rPr>
                                <w:rFonts w:ascii="Arial Unicode MS" w:hAnsi="Arial Unicode MS"/>
                                <w:sz w:val="24"/>
                              </w:rPr>
                              <w:t>{</w:t>
                            </w:r>
                            <w:r>
                              <w:rPr>
                                <w:i/>
                                <w:sz w:val="24"/>
                              </w:rPr>
                              <w:t>c</w:t>
                            </w:r>
                            <w:r>
                              <w:rPr>
                                <w:i/>
                                <w:spacing w:val="16"/>
                                <w:sz w:val="24"/>
                              </w:rPr>
                              <w:t xml:space="preserve"> </w:t>
                            </w:r>
                            <w:r>
                              <w:rPr>
                                <w:rFonts w:ascii="Arial Unicode MS" w:hAnsi="Arial Unicode MS"/>
                                <w:sz w:val="24"/>
                              </w:rPr>
                              <w:t>∈</w:t>
                            </w:r>
                            <w:r>
                              <w:rPr>
                                <w:rFonts w:ascii="Arial Unicode MS" w:hAnsi="Arial Unicode MS"/>
                                <w:spacing w:val="10"/>
                                <w:sz w:val="24"/>
                              </w:rPr>
                              <w:t xml:space="preserve"> </w:t>
                            </w:r>
                            <w:r>
                              <w:rPr>
                                <w:rFonts w:ascii="Arial Unicode MS" w:hAnsi="Arial Unicode MS"/>
                                <w:sz w:val="24"/>
                              </w:rPr>
                              <w:t>C</w:t>
                            </w:r>
                            <w:r>
                              <w:rPr>
                                <w:sz w:val="24"/>
                              </w:rPr>
                              <w:t>(</w:t>
                            </w:r>
                            <w:r>
                              <w:rPr>
                                <w:i/>
                                <w:sz w:val="24"/>
                              </w:rPr>
                              <w:t>w</w:t>
                            </w:r>
                            <w:r>
                              <w:rPr>
                                <w:sz w:val="24"/>
                              </w:rPr>
                              <w:t>)</w:t>
                            </w:r>
                            <w:r>
                              <w:rPr>
                                <w:spacing w:val="16"/>
                                <w:sz w:val="24"/>
                              </w:rPr>
                              <w:t xml:space="preserve"> </w:t>
                            </w:r>
                            <w:r>
                              <w:rPr>
                                <w:sz w:val="24"/>
                              </w:rPr>
                              <w:t>:</w:t>
                            </w:r>
                            <w:r>
                              <w:rPr>
                                <w:spacing w:val="17"/>
                                <w:sz w:val="24"/>
                              </w:rPr>
                              <w:t xml:space="preserve"> </w:t>
                            </w:r>
                            <w:r>
                              <w:rPr>
                                <w:i/>
                                <w:sz w:val="24"/>
                              </w:rPr>
                              <w:t>ℓ</w:t>
                            </w:r>
                            <w:r>
                              <w:rPr>
                                <w:rFonts w:ascii="Menlo" w:hAnsi="Menlo"/>
                                <w:i/>
                                <w:sz w:val="24"/>
                                <w:vertAlign w:val="subscript"/>
                              </w:rPr>
                              <w:t>c</w:t>
                            </w:r>
                            <w:r>
                              <w:rPr>
                                <w:rFonts w:ascii="Menlo" w:hAnsi="Menlo"/>
                                <w:i/>
                                <w:spacing w:val="-57"/>
                                <w:sz w:val="24"/>
                              </w:rPr>
                              <w:t xml:space="preserve"> </w:t>
                            </w:r>
                            <w:r>
                              <w:rPr>
                                <w:sz w:val="24"/>
                              </w:rPr>
                              <w:t>=</w:t>
                            </w:r>
                            <w:r>
                              <w:rPr>
                                <w:spacing w:val="17"/>
                                <w:sz w:val="24"/>
                              </w:rPr>
                              <w:t xml:space="preserve"> </w:t>
                            </w:r>
                            <w:r>
                              <w:rPr>
                                <w:sz w:val="24"/>
                              </w:rPr>
                              <w:t>0</w:t>
                            </w:r>
                            <w:r>
                              <w:rPr>
                                <w:spacing w:val="1"/>
                                <w:sz w:val="24"/>
                              </w:rPr>
                              <w:t xml:space="preserve"> </w:t>
                            </w:r>
                            <w:r>
                              <w:rPr>
                                <w:rFonts w:ascii="Arial Unicode MS" w:hAnsi="Arial Unicode MS"/>
                                <w:sz w:val="24"/>
                              </w:rPr>
                              <w:t>∧</w:t>
                            </w:r>
                            <w:r>
                              <w:rPr>
                                <w:rFonts w:ascii="Arial Unicode MS" w:hAnsi="Arial Unicode MS"/>
                                <w:spacing w:val="-6"/>
                                <w:sz w:val="24"/>
                              </w:rPr>
                              <w:t xml:space="preserve"> </w:t>
                            </w:r>
                            <w:r>
                              <w:rPr>
                                <w:i/>
                                <w:sz w:val="24"/>
                              </w:rPr>
                              <w:t>x</w:t>
                            </w:r>
                            <w:r>
                              <w:rPr>
                                <w:rFonts w:ascii="Menlo" w:hAnsi="Menlo"/>
                                <w:i/>
                                <w:sz w:val="24"/>
                                <w:vertAlign w:val="subscript"/>
                              </w:rPr>
                              <w:t>c</w:t>
                            </w:r>
                            <w:r>
                              <w:rPr>
                                <w:rFonts w:ascii="Menlo" w:hAnsi="Menlo"/>
                                <w:i/>
                                <w:spacing w:val="-57"/>
                                <w:sz w:val="24"/>
                              </w:rPr>
                              <w:t xml:space="preserve"> </w:t>
                            </w:r>
                            <w:r>
                              <w:rPr>
                                <w:i/>
                                <w:sz w:val="24"/>
                              </w:rPr>
                              <w:t>&gt;</w:t>
                            </w:r>
                            <w:r>
                              <w:rPr>
                                <w:i/>
                                <w:spacing w:val="16"/>
                                <w:sz w:val="24"/>
                              </w:rPr>
                              <w:t xml:space="preserve"> </w:t>
                            </w:r>
                            <w:r>
                              <w:rPr>
                                <w:spacing w:val="-4"/>
                                <w:sz w:val="24"/>
                              </w:rPr>
                              <w:t>0</w:t>
                            </w:r>
                            <w:r>
                              <w:rPr>
                                <w:rFonts w:ascii="Arial Unicode MS" w:hAnsi="Arial Unicode MS"/>
                                <w:spacing w:val="-4"/>
                                <w:sz w:val="24"/>
                              </w:rPr>
                              <w:t>}</w:t>
                            </w:r>
                            <w:r>
                              <w:rPr>
                                <w:spacing w:val="-4"/>
                                <w:position w:val="6"/>
                                <w:sz w:val="24"/>
                              </w:rPr>
                              <w:t>1</w:t>
                            </w:r>
                            <w:r>
                              <w:rPr>
                                <w:i/>
                                <w:spacing w:val="-4"/>
                                <w:sz w:val="24"/>
                              </w:rPr>
                              <w:t>,</w:t>
                            </w:r>
                            <w:r>
                              <w:rPr>
                                <w:i/>
                                <w:sz w:val="24"/>
                              </w:rPr>
                              <w:tab/>
                            </w:r>
                            <w:r>
                              <w:rPr>
                                <w:spacing w:val="-2"/>
                                <w:sz w:val="24"/>
                              </w:rPr>
                              <w:t>(3.16)</w:t>
                            </w:r>
                          </w:p>
                        </w:txbxContent>
                      </wps:txbx>
                      <wps:bodyPr wrap="square" lIns="0" tIns="0" rIns="0" bIns="0" rtlCol="0">
                        <a:noAutofit/>
                      </wps:bodyPr>
                    </wps:wsp>
                  </a:graphicData>
                </a:graphic>
              </wp:anchor>
            </w:drawing>
          </mc:Choice>
          <mc:Fallback>
            <w:pict>
              <v:shape w14:anchorId="00DC274C" id="Textbox 212" o:spid="_x0000_s1200" type="#_x0000_t202" style="position:absolute;left:0;text-align:left;margin-left:154.45pt;margin-top:-26.55pt;width:377.9pt;height:44.35pt;z-index:-192834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" filled="f" stroked="f">
                <v:textbox inset="0,0,0,0">
                  <w:txbxContent>
                    <w:p w14:paraId="00DC283A" w14:textId="77777777" w:rsidR="00350CFB" w:rsidRDefault="00283FFF">
                      <w:pPr>
                        <w:tabs>
                          <w:tab w:val="left" w:pos="6980"/>
                        </w:tabs>
                        <w:spacing w:line="353" w:lineRule="exact"/>
                        <w:rPr>
                          <w:sz w:val="24"/>
                        </w:rPr>
                      </w:pPr>
                      <w:r>
                        <w:rPr>
                          <w:sz w:val="24"/>
                        </w:rPr>
                        <w:t>close_success_count(</w:t>
                      </w:r>
                      <w:r>
                        <w:rPr>
                          <w:i/>
                          <w:sz w:val="24"/>
                        </w:rPr>
                        <w:t>w</w:t>
                      </w:r>
                      <w:r>
                        <w:rPr>
                          <w:sz w:val="24"/>
                        </w:rPr>
                        <w:t>)</w:t>
                      </w:r>
                      <w:r>
                        <w:rPr>
                          <w:spacing w:val="16"/>
                          <w:sz w:val="24"/>
                        </w:rPr>
                        <w:t xml:space="preserve"> </w:t>
                      </w:r>
                      <w:r>
                        <w:rPr>
                          <w:sz w:val="24"/>
                        </w:rPr>
                        <w:t>=</w:t>
                      </w:r>
                      <w:r>
                        <w:rPr>
                          <w:spacing w:val="16"/>
                          <w:sz w:val="24"/>
                        </w:rPr>
                        <w:t xml:space="preserve"> </w:t>
                      </w:r>
                      <w:r>
                        <w:rPr>
                          <w:position w:val="6"/>
                          <w:sz w:val="24"/>
                        </w:rPr>
                        <w:t>1</w:t>
                      </w:r>
                      <w:r>
                        <w:rPr>
                          <w:rFonts w:ascii="Arial Unicode MS" w:hAnsi="Arial Unicode MS"/>
                          <w:sz w:val="24"/>
                        </w:rPr>
                        <w:t>{</w:t>
                      </w:r>
                      <w:r>
                        <w:rPr>
                          <w:i/>
                          <w:sz w:val="24"/>
                        </w:rPr>
                        <w:t>c</w:t>
                      </w:r>
                      <w:r>
                        <w:rPr>
                          <w:i/>
                          <w:spacing w:val="16"/>
                          <w:sz w:val="24"/>
                        </w:rPr>
                        <w:t xml:space="preserve"> </w:t>
                      </w:r>
                      <w:r>
                        <w:rPr>
                          <w:rFonts w:ascii="Arial Unicode MS" w:hAnsi="Arial Unicode MS"/>
                          <w:sz w:val="24"/>
                        </w:rPr>
                        <w:t>∈</w:t>
                      </w:r>
                      <w:r>
                        <w:rPr>
                          <w:rFonts w:ascii="Arial Unicode MS" w:hAnsi="Arial Unicode MS"/>
                          <w:spacing w:val="10"/>
                          <w:sz w:val="24"/>
                        </w:rPr>
                        <w:t xml:space="preserve"> </w:t>
                      </w:r>
                      <w:r>
                        <w:rPr>
                          <w:rFonts w:ascii="Arial Unicode MS" w:hAnsi="Arial Unicode MS"/>
                          <w:sz w:val="24"/>
                        </w:rPr>
                        <w:t>C</w:t>
                      </w:r>
                      <w:r>
                        <w:rPr>
                          <w:sz w:val="24"/>
                        </w:rPr>
                        <w:t>(</w:t>
                      </w:r>
                      <w:r>
                        <w:rPr>
                          <w:i/>
                          <w:sz w:val="24"/>
                        </w:rPr>
                        <w:t>w</w:t>
                      </w:r>
                      <w:r>
                        <w:rPr>
                          <w:sz w:val="24"/>
                        </w:rPr>
                        <w:t>)</w:t>
                      </w:r>
                      <w:r>
                        <w:rPr>
                          <w:spacing w:val="16"/>
                          <w:sz w:val="24"/>
                        </w:rPr>
                        <w:t xml:space="preserve"> </w:t>
                      </w:r>
                      <w:r>
                        <w:rPr>
                          <w:sz w:val="24"/>
                        </w:rPr>
                        <w:t>:</w:t>
                      </w:r>
                      <w:r>
                        <w:rPr>
                          <w:spacing w:val="17"/>
                          <w:sz w:val="24"/>
                        </w:rPr>
                        <w:t xml:space="preserve"> </w:t>
                      </w:r>
                      <w:r>
                        <w:rPr>
                          <w:i/>
                          <w:sz w:val="24"/>
                        </w:rPr>
                        <w:t>ℓ</w:t>
                      </w:r>
                      <w:r>
                        <w:rPr>
                          <w:rFonts w:ascii="Menlo" w:hAnsi="Menlo"/>
                          <w:i/>
                          <w:sz w:val="24"/>
                          <w:vertAlign w:val="subscript"/>
                        </w:rPr>
                        <w:t>c</w:t>
                      </w:r>
                      <w:r>
                        <w:rPr>
                          <w:rFonts w:ascii="Menlo" w:hAnsi="Menlo"/>
                          <w:i/>
                          <w:spacing w:val="-57"/>
                          <w:sz w:val="24"/>
                        </w:rPr>
                        <w:t xml:space="preserve"> </w:t>
                      </w:r>
                      <w:r>
                        <w:rPr>
                          <w:sz w:val="24"/>
                        </w:rPr>
                        <w:t>=</w:t>
                      </w:r>
                      <w:r>
                        <w:rPr>
                          <w:spacing w:val="17"/>
                          <w:sz w:val="24"/>
                        </w:rPr>
                        <w:t xml:space="preserve"> </w:t>
                      </w:r>
                      <w:r>
                        <w:rPr>
                          <w:sz w:val="24"/>
                        </w:rPr>
                        <w:t>0</w:t>
                      </w:r>
                      <w:r>
                        <w:rPr>
                          <w:spacing w:val="1"/>
                          <w:sz w:val="24"/>
                        </w:rPr>
                        <w:t xml:space="preserve"> </w:t>
                      </w:r>
                      <w:r>
                        <w:rPr>
                          <w:rFonts w:ascii="Arial Unicode MS" w:hAnsi="Arial Unicode MS"/>
                          <w:sz w:val="24"/>
                        </w:rPr>
                        <w:t>∧</w:t>
                      </w:r>
                      <w:r>
                        <w:rPr>
                          <w:rFonts w:ascii="Arial Unicode MS" w:hAnsi="Arial Unicode MS"/>
                          <w:spacing w:val="-6"/>
                          <w:sz w:val="24"/>
                        </w:rPr>
                        <w:t xml:space="preserve"> </w:t>
                      </w:r>
                      <w:r>
                        <w:rPr>
                          <w:i/>
                          <w:sz w:val="24"/>
                        </w:rPr>
                        <w:t>x</w:t>
                      </w:r>
                      <w:r>
                        <w:rPr>
                          <w:rFonts w:ascii="Menlo" w:hAnsi="Menlo"/>
                          <w:i/>
                          <w:sz w:val="24"/>
                          <w:vertAlign w:val="subscript"/>
                        </w:rPr>
                        <w:t>c</w:t>
                      </w:r>
                      <w:r>
                        <w:rPr>
                          <w:rFonts w:ascii="Menlo" w:hAnsi="Menlo"/>
                          <w:i/>
                          <w:spacing w:val="-57"/>
                          <w:sz w:val="24"/>
                        </w:rPr>
                        <w:t xml:space="preserve"> </w:t>
                      </w:r>
                      <w:r>
                        <w:rPr>
                          <w:i/>
                          <w:sz w:val="24"/>
                        </w:rPr>
                        <w:t>&gt;</w:t>
                      </w:r>
                      <w:r>
                        <w:rPr>
                          <w:i/>
                          <w:spacing w:val="16"/>
                          <w:sz w:val="24"/>
                        </w:rPr>
                        <w:t xml:space="preserve"> </w:t>
                      </w:r>
                      <w:r>
                        <w:rPr>
                          <w:spacing w:val="-4"/>
                          <w:sz w:val="24"/>
                        </w:rPr>
                        <w:t>0</w:t>
                      </w:r>
                      <w:r>
                        <w:rPr>
                          <w:rFonts w:ascii="Arial Unicode MS" w:hAnsi="Arial Unicode MS"/>
                          <w:spacing w:val="-4"/>
                          <w:sz w:val="24"/>
                        </w:rPr>
                        <w:t>}</w:t>
                      </w:r>
                      <w:r>
                        <w:rPr>
                          <w:spacing w:val="-4"/>
                          <w:position w:val="6"/>
                          <w:sz w:val="24"/>
                        </w:rPr>
                        <w:t>1</w:t>
                      </w:r>
                      <w:r>
                        <w:rPr>
                          <w:i/>
                          <w:spacing w:val="-4"/>
                          <w:sz w:val="24"/>
                        </w:rPr>
                        <w:t>,</w:t>
                      </w:r>
                      <w:r>
                        <w:rPr>
                          <w:i/>
                          <w:sz w:val="24"/>
                        </w:rPr>
                        <w:tab/>
                      </w:r>
                      <w:r>
                        <w:rPr>
                          <w:spacing w:val="-2"/>
                          <w:sz w:val="24"/>
                        </w:rPr>
                        <w:t>(3.16)</w:t>
                      </w:r>
                    </w:p>
                  </w:txbxContent>
                </v:textbox>
                <w10:wrap anchorx="page"/>
              </v:shape>
            </w:pict>
          </mc:Fallback>
        </mc:AlternateContent>
      </w:r>
      <w:r>
        <w:t>realized_gain_proxy(</w:t>
      </w:r>
      <w:r>
        <w:rPr>
          <w:i/>
        </w:rPr>
        <w:t>w</w:t>
      </w:r>
      <w:r>
        <w:t>)</w:t>
      </w:r>
      <w:r>
        <w:rPr>
          <w:spacing w:val="18"/>
        </w:rPr>
        <w:t xml:space="preserve"> </w:t>
      </w:r>
      <w:r>
        <w:rPr>
          <w:spacing w:val="-10"/>
        </w:rPr>
        <w:t>=</w:t>
      </w:r>
      <w:r>
        <w:tab/>
        <w:t>max(</w:t>
      </w:r>
      <w:r>
        <w:rPr>
          <w:i/>
        </w:rPr>
        <w:t>x</w:t>
      </w:r>
      <w:r>
        <w:rPr>
          <w:rFonts w:ascii="Menlo"/>
          <w:i/>
          <w:vertAlign w:val="subscript"/>
        </w:rPr>
        <w:t>c</w:t>
      </w:r>
      <w:r>
        <w:rPr>
          <w:i/>
        </w:rPr>
        <w:t>,</w:t>
      </w:r>
      <w:r>
        <w:rPr>
          <w:i/>
          <w:spacing w:val="-4"/>
        </w:rPr>
        <w:t xml:space="preserve"> </w:t>
      </w:r>
      <w:r>
        <w:rPr>
          <w:spacing w:val="-5"/>
        </w:rPr>
        <w:t>0)</w:t>
      </w:r>
      <w:r>
        <w:rPr>
          <w:i/>
          <w:spacing w:val="-5"/>
        </w:rPr>
        <w:t>,</w:t>
      </w:r>
      <w:r>
        <w:rPr>
          <w:i/>
        </w:rPr>
        <w:tab/>
      </w:r>
      <w:bookmarkStart w:id="233" w:name="_bookmark70"/>
      <w:bookmarkEnd w:id="233"/>
      <w:r>
        <w:rPr>
          <w:spacing w:val="-2"/>
        </w:rPr>
        <w:t>(3.17)</w:t>
      </w:r>
    </w:p>
    <w:p w14:paraId="00DC1F94" w14:textId="77777777" w:rsidR="00350CFB" w:rsidRDefault="00283FFF">
      <w:pPr>
        <w:spacing w:before="85"/>
        <w:ind w:left="-1" w:right="168"/>
        <w:jc w:val="center"/>
        <w:rPr>
          <w:sz w:val="16"/>
        </w:rPr>
      </w:pPr>
      <w:r>
        <w:rPr>
          <w:rFonts w:ascii="Menlo" w:hAnsi="Menlo"/>
          <w:i/>
          <w:spacing w:val="-2"/>
          <w:w w:val="115"/>
          <w:sz w:val="16"/>
        </w:rPr>
        <w:t>c</w:t>
      </w:r>
      <w:r>
        <w:rPr>
          <w:rFonts w:ascii="Apple Symbols" w:hAnsi="Apple Symbols"/>
          <w:spacing w:val="-2"/>
          <w:w w:val="115"/>
          <w:sz w:val="16"/>
        </w:rPr>
        <w:t>∈C</w:t>
      </w:r>
      <w:r>
        <w:rPr>
          <w:spacing w:val="-2"/>
          <w:w w:val="115"/>
          <w:sz w:val="16"/>
        </w:rPr>
        <w:t>(</w:t>
      </w:r>
      <w:r>
        <w:rPr>
          <w:rFonts w:ascii="Menlo" w:hAnsi="Menlo"/>
          <w:i/>
          <w:spacing w:val="-2"/>
          <w:w w:val="115"/>
          <w:sz w:val="16"/>
        </w:rPr>
        <w:t>w</w:t>
      </w:r>
      <w:r>
        <w:rPr>
          <w:spacing w:val="-2"/>
          <w:w w:val="115"/>
          <w:sz w:val="16"/>
        </w:rPr>
        <w:t>)</w:t>
      </w:r>
    </w:p>
    <w:p w14:paraId="00DC1F95" w14:textId="77777777" w:rsidR="00350CFB" w:rsidRDefault="00283FFF">
      <w:pPr>
        <w:pStyle w:val="BodyText"/>
        <w:tabs>
          <w:tab w:val="left" w:pos="8526"/>
        </w:tabs>
        <w:spacing w:before="60" w:line="340" w:lineRule="exact"/>
        <w:ind w:left="1719"/>
        <w:jc w:val="center"/>
      </w:pPr>
      <w:r>
        <w:t>close_success_rate(</w:t>
      </w:r>
      <w:r>
        <w:rPr>
          <w:i/>
        </w:rPr>
        <w:t>w</w:t>
      </w:r>
      <w:r>
        <w:t>)</w:t>
      </w:r>
      <w:r>
        <w:rPr>
          <w:spacing w:val="32"/>
        </w:rPr>
        <w:t xml:space="preserve"> </w:t>
      </w:r>
      <w:r>
        <w:t>=</w:t>
      </w:r>
      <w:r>
        <w:rPr>
          <w:spacing w:val="66"/>
        </w:rPr>
        <w:t xml:space="preserve"> </w:t>
      </w:r>
      <w:r>
        <w:rPr>
          <w:position w:val="16"/>
        </w:rPr>
        <w:t>close_success_count(</w:t>
      </w:r>
      <w:r>
        <w:rPr>
          <w:i/>
          <w:position w:val="16"/>
        </w:rPr>
        <w:t>w</w:t>
      </w:r>
      <w:r>
        <w:rPr>
          <w:position w:val="16"/>
        </w:rPr>
        <w:t>)</w:t>
      </w:r>
      <w:r>
        <w:rPr>
          <w:spacing w:val="-26"/>
          <w:position w:val="16"/>
        </w:rPr>
        <w:t xml:space="preserve"> </w:t>
      </w:r>
      <w:r>
        <w:rPr>
          <w:i/>
          <w:spacing w:val="-10"/>
        </w:rPr>
        <w:t>.</w:t>
      </w:r>
      <w:r>
        <w:rPr>
          <w:i/>
        </w:rPr>
        <w:tab/>
      </w:r>
      <w:r>
        <w:rPr>
          <w:spacing w:val="-2"/>
        </w:rPr>
        <w:t>(3.18)</w:t>
      </w:r>
    </w:p>
    <w:p w14:paraId="00DC1F96" w14:textId="77777777" w:rsidR="00350CFB" w:rsidRDefault="00283FFF">
      <w:pPr>
        <w:spacing w:line="20" w:lineRule="exact"/>
        <w:ind w:left="4770"/>
        <w:rPr>
          <w:sz w:val="2"/>
        </w:rPr>
      </w:pPr>
      <w:r>
        <w:rPr>
          <w:noProof/>
          <w:sz w:val="2"/>
        </w:rPr>
        <mc:AlternateContent>
          <mc:Choice Requires="wpg">
            <w:drawing>
              <wp:inline distT="0" distB="0" distL="0" distR="0" wp14:anchorId="00DC274E" wp14:editId="00DC274F">
                <wp:extent cx="1482725" cy="6350"/>
                <wp:effectExtent l="9525" t="0" r="0" b="3175"/>
                <wp:docPr id="213" name="Group 2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82725" cy="6350"/>
                          <a:chOff x="0" y="0"/>
                          <a:chExt cx="1482725" cy="6350"/>
                        </a:xfrm>
                      </wpg:grpSpPr>
                      <wps:wsp>
                        <wps:cNvPr id="214" name="Graphic 214"/>
                        <wps:cNvSpPr/>
                        <wps:spPr>
                          <a:xfrm>
                            <a:off x="0" y="3036"/>
                            <a:ext cx="1482725" cy="1270"/>
                          </a:xfrm>
                          <a:custGeom>
                            <a:avLst/>
                            <a:gdLst/>
                            <a:ahLst/>
                            <a:cxnLst/>
                            <a:rect l="l" t="t" r="r" b="b"/>
                            <a:pathLst>
                              <a:path w="1482725">
                                <a:moveTo>
                                  <a:pt x="0" y="0"/>
                                </a:moveTo>
                                <a:lnTo>
                                  <a:pt x="1482445" y="0"/>
                                </a:lnTo>
                              </a:path>
                            </a:pathLst>
                          </a:custGeom>
                          <a:ln w="607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AFDF80A" id="Group 213" o:spid="_x0000_s1026" style="width:116.75pt;height:.5pt;mso-position-horizontal-relative:char;mso-position-vertical-relative:line" coordsize="14827,6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">
                <v:shape id="Graphic 214" o:spid="_x0000_s1027" style="position:absolute;top:30;width:14827;height:13;visibility:visible;mso-wrap-style:square;v-text-anchor:top" coordsize="148272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" path="m,l1482445,e" filled="f" strokeweight=".16869mm">
                  <v:path arrowok="t"/>
                </v:shape>
                <w10:anchorlock/>
              </v:group>
            </w:pict>
          </mc:Fallback>
        </mc:AlternateContent>
      </w:r>
    </w:p>
    <w:p w14:paraId="00DC1F97" w14:textId="77777777" w:rsidR="00350CFB" w:rsidRDefault="00283FFF">
      <w:pPr>
        <w:pStyle w:val="BodyText"/>
        <w:spacing w:line="302" w:lineRule="exact"/>
        <w:ind w:left="1669"/>
        <w:jc w:val="center"/>
        <w:rPr>
          <w:rFonts w:ascii="Arial Unicode MS"/>
        </w:rPr>
      </w:pPr>
      <w:r>
        <w:rPr>
          <w:rFonts w:ascii="Arial Unicode MS"/>
          <w:spacing w:val="-2"/>
        </w:rPr>
        <w:t>|C</w:t>
      </w:r>
      <w:r>
        <w:rPr>
          <w:spacing w:val="-2"/>
        </w:rPr>
        <w:t>(</w:t>
      </w:r>
      <w:r>
        <w:rPr>
          <w:i/>
          <w:spacing w:val="-2"/>
        </w:rPr>
        <w:t>w</w:t>
      </w:r>
      <w:r>
        <w:rPr>
          <w:spacing w:val="-2"/>
        </w:rPr>
        <w:t>)</w:t>
      </w:r>
      <w:r>
        <w:rPr>
          <w:rFonts w:ascii="Arial Unicode MS"/>
          <w:spacing w:val="-2"/>
        </w:rPr>
        <w:t>|</w:t>
      </w:r>
    </w:p>
    <w:p w14:paraId="00DC1F98" w14:textId="77777777" w:rsidR="00350CFB" w:rsidRDefault="00283FFF">
      <w:pPr>
        <w:pStyle w:val="BodyText"/>
        <w:spacing w:before="191" w:line="456" w:lineRule="exact"/>
        <w:ind w:left="276" w:right="524" w:hanging="2"/>
        <w:jc w:val="both"/>
      </w:pPr>
      <w:r>
        <w:t>The primary definition of realized_gain_proxy is the raw sum of positive PnL. A size-weighted variant</w:t>
      </w:r>
      <w:r>
        <w:rPr>
          <w:spacing w:val="-15"/>
        </w:rPr>
        <w:t xml:space="preserve"> </w:t>
      </w:r>
      <w:r>
        <w:t>multiplies</w:t>
      </w:r>
      <w:r>
        <w:rPr>
          <w:spacing w:val="-15"/>
        </w:rPr>
        <w:t xml:space="preserve"> </w:t>
      </w:r>
      <w:r>
        <w:t>each</w:t>
      </w:r>
      <w:r>
        <w:rPr>
          <w:spacing w:val="-15"/>
        </w:rPr>
        <w:t xml:space="preserve"> </w:t>
      </w:r>
      <w:r>
        <w:t>positive</w:t>
      </w:r>
      <w:r>
        <w:rPr>
          <w:spacing w:val="-15"/>
        </w:rPr>
        <w:t xml:space="preserve"> </w:t>
      </w:r>
      <w:r>
        <w:t>PnL</w:t>
      </w:r>
      <w:r>
        <w:rPr>
          <w:spacing w:val="-15"/>
        </w:rPr>
        <w:t xml:space="preserve"> </w:t>
      </w:r>
      <w:r>
        <w:t>by</w:t>
      </w:r>
      <w:r>
        <w:rPr>
          <w:spacing w:val="-15"/>
        </w:rPr>
        <w:t xml:space="preserve"> </w:t>
      </w:r>
      <w:r>
        <w:t>max(</w:t>
      </w:r>
      <w:r>
        <w:rPr>
          <w:rFonts w:ascii="Arial Unicode MS" w:hAnsi="Arial Unicode MS"/>
        </w:rPr>
        <w:t>|</w:t>
      </w:r>
      <w:r>
        <w:rPr>
          <w:i/>
        </w:rPr>
        <w:t>s</w:t>
      </w:r>
      <w:r>
        <w:rPr>
          <w:rFonts w:ascii="Menlo" w:hAnsi="Menlo"/>
          <w:i/>
          <w:vertAlign w:val="subscript"/>
        </w:rPr>
        <w:t>c</w:t>
      </w:r>
      <w:r>
        <w:rPr>
          <w:rFonts w:ascii="Arial Unicode MS" w:hAnsi="Arial Unicode MS"/>
        </w:rPr>
        <w:t>|</w:t>
      </w:r>
      <w:r>
        <w:rPr>
          <w:i/>
        </w:rPr>
        <w:t>,</w:t>
      </w:r>
      <w:r>
        <w:rPr>
          <w:i/>
          <w:spacing w:val="-15"/>
        </w:rPr>
        <w:t xml:space="preserve"> </w:t>
      </w:r>
      <w:r>
        <w:t>1),</w:t>
      </w:r>
      <w:r>
        <w:rPr>
          <w:spacing w:val="-15"/>
        </w:rPr>
        <w:t xml:space="preserve"> </w:t>
      </w:r>
      <w:r>
        <w:t>where</w:t>
      </w:r>
      <w:r>
        <w:rPr>
          <w:spacing w:val="-10"/>
        </w:rPr>
        <w:t xml:space="preserve"> </w:t>
      </w:r>
      <w:r>
        <w:rPr>
          <w:i/>
        </w:rPr>
        <w:t>s</w:t>
      </w:r>
      <w:r>
        <w:rPr>
          <w:rFonts w:ascii="Menlo" w:hAnsi="Menlo"/>
          <w:i/>
          <w:vertAlign w:val="subscript"/>
        </w:rPr>
        <w:t>c</w:t>
      </w:r>
      <w:r>
        <w:rPr>
          <w:rFonts w:ascii="Menlo" w:hAnsi="Menlo"/>
          <w:i/>
          <w:spacing w:val="-36"/>
        </w:rPr>
        <w:t xml:space="preserve"> </w:t>
      </w:r>
      <w:r>
        <w:t>is</w:t>
      </w:r>
      <w:r>
        <w:rPr>
          <w:spacing w:val="-7"/>
        </w:rPr>
        <w:t xml:space="preserve"> </w:t>
      </w:r>
      <w:r>
        <w:t>the</w:t>
      </w:r>
      <w:r>
        <w:rPr>
          <w:spacing w:val="-7"/>
        </w:rPr>
        <w:t xml:space="preserve"> </w:t>
      </w:r>
      <w:r>
        <w:t>close’s</w:t>
      </w:r>
      <w:r>
        <w:rPr>
          <w:spacing w:val="-7"/>
        </w:rPr>
        <w:t xml:space="preserve"> </w:t>
      </w:r>
      <w:r>
        <w:rPr>
          <w:rFonts w:ascii="Courier New" w:hAnsi="Courier New"/>
        </w:rPr>
        <w:t>sizeDeltaUsd</w:t>
      </w:r>
      <w:r>
        <w:t>,</w:t>
      </w:r>
      <w:r>
        <w:rPr>
          <w:spacing w:val="-5"/>
        </w:rPr>
        <w:t xml:space="preserve"> </w:t>
      </w:r>
      <w:r>
        <w:t xml:space="preserve">and is used only in robustness checks (Section </w:t>
      </w:r>
      <w:hyperlink w:anchor="_bookmark73" w:history="1">
        <w:r>
          <w:t>3.12</w:t>
        </w:r>
      </w:hyperlink>
      <w:r>
        <w:t>).</w:t>
      </w:r>
      <w:r>
        <w:rPr>
          <w:spacing w:val="32"/>
        </w:rPr>
        <w:t xml:space="preserve"> </w:t>
      </w:r>
      <w:r>
        <w:t>These proxies operationalize trading success on GMX</w:t>
      </w:r>
      <w:r>
        <w:rPr>
          <w:spacing w:val="-8"/>
        </w:rPr>
        <w:t xml:space="preserve"> </w:t>
      </w:r>
      <w:r>
        <w:t>V2</w:t>
      </w:r>
      <w:r>
        <w:rPr>
          <w:spacing w:val="-8"/>
        </w:rPr>
        <w:t xml:space="preserve"> </w:t>
      </w:r>
      <w:r>
        <w:t>perpetual</w:t>
      </w:r>
      <w:r>
        <w:rPr>
          <w:spacing w:val="-8"/>
        </w:rPr>
        <w:t xml:space="preserve"> </w:t>
      </w:r>
      <w:r>
        <w:t>markets</w:t>
      </w:r>
      <w:r>
        <w:rPr>
          <w:spacing w:val="-8"/>
        </w:rPr>
        <w:t xml:space="preserve"> </w:t>
      </w:r>
      <w:hyperlink w:anchor="_bookmark156" w:history="1">
        <w:r>
          <w:rPr>
            <w:vertAlign w:val="superscript"/>
          </w:rPr>
          <w:t>[23]</w:t>
        </w:r>
      </w:hyperlink>
      <w:r>
        <w:rPr>
          <w:vertAlign w:val="superscript"/>
        </w:rPr>
        <w:t>,</w:t>
      </w:r>
      <w:hyperlink w:anchor="_bookmark186" w:history="1">
        <w:r>
          <w:rPr>
            <w:vertAlign w:val="superscript"/>
          </w:rPr>
          <w:t>[53]</w:t>
        </w:r>
      </w:hyperlink>
      <w:r>
        <w:t>.</w:t>
      </w:r>
      <w:r>
        <w:rPr>
          <w:spacing w:val="18"/>
        </w:rPr>
        <w:t xml:space="preserve"> </w:t>
      </w:r>
      <w:r>
        <w:t>They</w:t>
      </w:r>
      <w:r>
        <w:rPr>
          <w:spacing w:val="-8"/>
        </w:rPr>
        <w:t xml:space="preserve"> </w:t>
      </w:r>
      <w:r>
        <w:t>are</w:t>
      </w:r>
      <w:r>
        <w:rPr>
          <w:spacing w:val="-8"/>
        </w:rPr>
        <w:t xml:space="preserve"> </w:t>
      </w:r>
      <w:r>
        <w:t>outcome</w:t>
      </w:r>
      <w:r>
        <w:rPr>
          <w:spacing w:val="-8"/>
        </w:rPr>
        <w:t xml:space="preserve"> </w:t>
      </w:r>
      <w:r>
        <w:t>measures,</w:t>
      </w:r>
      <w:r>
        <w:rPr>
          <w:spacing w:val="-6"/>
        </w:rPr>
        <w:t xml:space="preserve"> </w:t>
      </w:r>
      <w:r>
        <w:t>not</w:t>
      </w:r>
      <w:r>
        <w:rPr>
          <w:spacing w:val="-8"/>
        </w:rPr>
        <w:t xml:space="preserve"> </w:t>
      </w:r>
      <w:r>
        <w:t>social-graph</w:t>
      </w:r>
      <w:r>
        <w:rPr>
          <w:spacing w:val="-8"/>
        </w:rPr>
        <w:t xml:space="preserve"> </w:t>
      </w:r>
      <w:r>
        <w:t>features:</w:t>
      </w:r>
      <w:r>
        <w:rPr>
          <w:spacing w:val="16"/>
        </w:rPr>
        <w:t xml:space="preserve"> </w:t>
      </w:r>
      <w:r>
        <w:t xml:space="preserve">neither </w:t>
      </w:r>
      <w:r>
        <w:rPr>
          <w:spacing w:val="-2"/>
        </w:rPr>
        <w:t>EndorseRank</w:t>
      </w:r>
      <w:r>
        <w:rPr>
          <w:spacing w:val="-13"/>
        </w:rPr>
        <w:t xml:space="preserve"> </w:t>
      </w:r>
      <w:r>
        <w:rPr>
          <w:spacing w:val="-2"/>
        </w:rPr>
        <w:t>nor</w:t>
      </w:r>
      <w:r>
        <w:rPr>
          <w:spacing w:val="-13"/>
        </w:rPr>
        <w:t xml:space="preserve"> </w:t>
      </w:r>
      <w:r>
        <w:rPr>
          <w:spacing w:val="-2"/>
        </w:rPr>
        <w:t>AWP</w:t>
      </w:r>
      <w:r>
        <w:rPr>
          <w:spacing w:val="-13"/>
        </w:rPr>
        <w:t xml:space="preserve"> </w:t>
      </w:r>
      <w:r>
        <w:rPr>
          <w:spacing w:val="-2"/>
        </w:rPr>
        <w:t>reads</w:t>
      </w:r>
      <w:r>
        <w:rPr>
          <w:spacing w:val="-13"/>
        </w:rPr>
        <w:t xml:space="preserve"> </w:t>
      </w:r>
      <w:r>
        <w:rPr>
          <w:rFonts w:ascii="Courier New" w:hAnsi="Courier New"/>
          <w:spacing w:val="-2"/>
        </w:rPr>
        <w:t>basePnlUsd</w:t>
      </w:r>
      <w:r>
        <w:rPr>
          <w:rFonts w:ascii="Courier New" w:hAnsi="Courier New"/>
          <w:spacing w:val="-34"/>
        </w:rPr>
        <w:t xml:space="preserve"> </w:t>
      </w:r>
      <w:r>
        <w:rPr>
          <w:spacing w:val="-2"/>
        </w:rPr>
        <w:t>when</w:t>
      </w:r>
      <w:r>
        <w:rPr>
          <w:spacing w:val="-13"/>
        </w:rPr>
        <w:t xml:space="preserve"> </w:t>
      </w:r>
      <w:r>
        <w:rPr>
          <w:spacing w:val="-2"/>
        </w:rPr>
        <w:t>building</w:t>
      </w:r>
      <w:r>
        <w:rPr>
          <w:spacing w:val="-13"/>
        </w:rPr>
        <w:t xml:space="preserve"> </w:t>
      </w:r>
      <w:r>
        <w:rPr>
          <w:spacing w:val="-2"/>
        </w:rPr>
        <w:t>edges. Consequently,</w:t>
      </w:r>
      <w:r>
        <w:rPr>
          <w:spacing w:val="-6"/>
        </w:rPr>
        <w:t xml:space="preserve"> </w:t>
      </w:r>
      <w:r>
        <w:rPr>
          <w:spacing w:val="-2"/>
        </w:rPr>
        <w:t>non-trivial</w:t>
      </w:r>
      <w:r>
        <w:rPr>
          <w:spacing w:val="-7"/>
        </w:rPr>
        <w:t xml:space="preserve"> </w:t>
      </w:r>
      <w:r>
        <w:rPr>
          <w:spacing w:val="-2"/>
        </w:rPr>
        <w:t>align-</w:t>
      </w:r>
      <w:r>
        <w:t>ment</w:t>
      </w:r>
      <w:r>
        <w:rPr>
          <w:spacing w:val="-11"/>
        </w:rPr>
        <w:t xml:space="preserve"> </w:t>
      </w:r>
      <w:r>
        <w:t>with</w:t>
      </w:r>
      <w:r>
        <w:rPr>
          <w:spacing w:val="-10"/>
        </w:rPr>
        <w:t xml:space="preserve"> </w:t>
      </w:r>
      <w:r>
        <w:t>trading</w:t>
      </w:r>
      <w:r>
        <w:rPr>
          <w:spacing w:val="-10"/>
        </w:rPr>
        <w:t xml:space="preserve"> </w:t>
      </w:r>
      <w:r>
        <w:t>success</w:t>
      </w:r>
      <w:r>
        <w:rPr>
          <w:spacing w:val="-11"/>
        </w:rPr>
        <w:t xml:space="preserve"> </w:t>
      </w:r>
      <w:r>
        <w:t>is</w:t>
      </w:r>
      <w:r>
        <w:rPr>
          <w:spacing w:val="-10"/>
        </w:rPr>
        <w:t xml:space="preserve"> </w:t>
      </w:r>
      <w:r>
        <w:t>the</w:t>
      </w:r>
      <w:r>
        <w:rPr>
          <w:spacing w:val="-10"/>
        </w:rPr>
        <w:t xml:space="preserve"> </w:t>
      </w:r>
      <w:r>
        <w:t>strongest</w:t>
      </w:r>
      <w:r>
        <w:rPr>
          <w:spacing w:val="-11"/>
        </w:rPr>
        <w:t xml:space="preserve"> </w:t>
      </w:r>
      <w:r>
        <w:t>form</w:t>
      </w:r>
      <w:r>
        <w:rPr>
          <w:spacing w:val="-10"/>
        </w:rPr>
        <w:t xml:space="preserve"> </w:t>
      </w:r>
      <w:r>
        <w:t>of</w:t>
      </w:r>
      <w:r>
        <w:rPr>
          <w:spacing w:val="-10"/>
        </w:rPr>
        <w:t xml:space="preserve"> </w:t>
      </w:r>
      <w:r>
        <w:t>domain</w:t>
      </w:r>
      <w:r>
        <w:rPr>
          <w:spacing w:val="-11"/>
        </w:rPr>
        <w:t xml:space="preserve"> </w:t>
      </w:r>
      <w:r>
        <w:t>evidence</w:t>
      </w:r>
      <w:r>
        <w:rPr>
          <w:spacing w:val="-10"/>
        </w:rPr>
        <w:t xml:space="preserve"> </w:t>
      </w:r>
      <w:r>
        <w:t>available</w:t>
      </w:r>
      <w:r>
        <w:rPr>
          <w:spacing w:val="-10"/>
        </w:rPr>
        <w:t xml:space="preserve"> </w:t>
      </w:r>
      <w:r>
        <w:t>in</w:t>
      </w:r>
      <w:r>
        <w:rPr>
          <w:spacing w:val="-10"/>
        </w:rPr>
        <w:t xml:space="preserve"> </w:t>
      </w:r>
      <w:r>
        <w:t>this</w:t>
      </w:r>
      <w:r>
        <w:rPr>
          <w:spacing w:val="-11"/>
        </w:rPr>
        <w:t xml:space="preserve"> </w:t>
      </w:r>
      <w:r>
        <w:t>design</w:t>
      </w:r>
      <w:r>
        <w:rPr>
          <w:spacing w:val="-10"/>
        </w:rPr>
        <w:t xml:space="preserve"> </w:t>
      </w:r>
      <w:r>
        <w:t>short</w:t>
      </w:r>
      <w:r>
        <w:rPr>
          <w:spacing w:val="-10"/>
        </w:rPr>
        <w:t xml:space="preserve"> </w:t>
      </w:r>
      <w:r>
        <w:t>of external</w:t>
      </w:r>
      <w:r>
        <w:rPr>
          <w:spacing w:val="-13"/>
        </w:rPr>
        <w:t xml:space="preserve"> </w:t>
      </w:r>
      <w:r>
        <w:t>credit</w:t>
      </w:r>
      <w:r>
        <w:rPr>
          <w:spacing w:val="-13"/>
        </w:rPr>
        <w:t xml:space="preserve"> </w:t>
      </w:r>
      <w:r>
        <w:t>labels.</w:t>
      </w:r>
      <w:r>
        <w:rPr>
          <w:spacing w:val="9"/>
        </w:rPr>
        <w:t xml:space="preserve"> </w:t>
      </w:r>
      <w:r>
        <w:t>Count,</w:t>
      </w:r>
      <w:r>
        <w:rPr>
          <w:spacing w:val="-12"/>
        </w:rPr>
        <w:t xml:space="preserve"> </w:t>
      </w:r>
      <w:r>
        <w:t>sum,</w:t>
      </w:r>
      <w:r>
        <w:rPr>
          <w:spacing w:val="-12"/>
        </w:rPr>
        <w:t xml:space="preserve"> </w:t>
      </w:r>
      <w:r>
        <w:t>and</w:t>
      </w:r>
      <w:r>
        <w:rPr>
          <w:spacing w:val="-13"/>
        </w:rPr>
        <w:t xml:space="preserve"> </w:t>
      </w:r>
      <w:r>
        <w:t>rate</w:t>
      </w:r>
      <w:r>
        <w:rPr>
          <w:spacing w:val="-13"/>
        </w:rPr>
        <w:t xml:space="preserve"> </w:t>
      </w:r>
      <w:r>
        <w:t>capture</w:t>
      </w:r>
      <w:r>
        <w:rPr>
          <w:spacing w:val="-13"/>
        </w:rPr>
        <w:t xml:space="preserve"> </w:t>
      </w:r>
      <w:r>
        <w:t>complementary</w:t>
      </w:r>
      <w:r>
        <w:rPr>
          <w:spacing w:val="-13"/>
        </w:rPr>
        <w:t xml:space="preserve"> </w:t>
      </w:r>
      <w:r>
        <w:t>aspects</w:t>
      </w:r>
      <w:r>
        <w:rPr>
          <w:spacing w:val="-13"/>
        </w:rPr>
        <w:t xml:space="preserve"> </w:t>
      </w:r>
      <w:r>
        <w:t>of</w:t>
      </w:r>
      <w:r>
        <w:rPr>
          <w:spacing w:val="-13"/>
        </w:rPr>
        <w:t xml:space="preserve"> </w:t>
      </w:r>
      <w:r>
        <w:t xml:space="preserve">success—frequency, magnitude, and consistency—so family-level mean </w:t>
      </w:r>
      <w:r>
        <w:rPr>
          <w:i/>
        </w:rPr>
        <w:t>τ</w:t>
      </w:r>
      <w:r>
        <w:rPr>
          <w:i/>
          <w:spacing w:val="26"/>
        </w:rPr>
        <w:t xml:space="preserve"> </w:t>
      </w:r>
      <w:r>
        <w:t>is not dominated by a single operationaliza-</w:t>
      </w:r>
      <w:bookmarkStart w:id="234" w:name="Liquidation_family_(ancillary)"/>
      <w:bookmarkEnd w:id="234"/>
      <w:r>
        <w:rPr>
          <w:spacing w:val="-2"/>
        </w:rPr>
        <w:t>tion.</w:t>
      </w:r>
    </w:p>
    <w:p w14:paraId="00DC1F99" w14:textId="77777777" w:rsidR="00350CFB" w:rsidRDefault="00350CFB">
      <w:pPr>
        <w:pStyle w:val="BodyText"/>
        <w:spacing w:before="150"/>
      </w:pPr>
    </w:p>
    <w:p w14:paraId="00DC1F9A" w14:textId="77777777" w:rsidR="00350CFB" w:rsidRDefault="00283FFF">
      <w:pPr>
        <w:pStyle w:val="Heading3"/>
        <w:numPr>
          <w:ilvl w:val="2"/>
          <w:numId w:val="26"/>
        </w:numPr>
        <w:tabs>
          <w:tab w:val="left" w:pos="879"/>
        </w:tabs>
        <w:spacing w:before="1"/>
        <w:ind w:left="879" w:hanging="597"/>
      </w:pPr>
      <w:r>
        <w:rPr>
          <w:spacing w:val="-2"/>
        </w:rPr>
        <w:t>Liquidation</w:t>
      </w:r>
      <w:r>
        <w:rPr>
          <w:spacing w:val="1"/>
        </w:rPr>
        <w:t xml:space="preserve"> </w:t>
      </w:r>
      <w:r>
        <w:rPr>
          <w:spacing w:val="-2"/>
        </w:rPr>
        <w:t>family</w:t>
      </w:r>
      <w:r>
        <w:rPr>
          <w:spacing w:val="2"/>
        </w:rPr>
        <w:t xml:space="preserve"> </w:t>
      </w:r>
      <w:r>
        <w:rPr>
          <w:spacing w:val="-2"/>
        </w:rPr>
        <w:t>(ancillary)</w:t>
      </w:r>
    </w:p>
    <w:p w14:paraId="00DC1F9B" w14:textId="77777777" w:rsidR="00350CFB" w:rsidRDefault="00350CFB">
      <w:pPr>
        <w:pStyle w:val="BodyText"/>
        <w:spacing w:before="46"/>
        <w:rPr>
          <w:b/>
        </w:rPr>
      </w:pPr>
    </w:p>
    <w:p w14:paraId="00DC1F9C" w14:textId="77777777" w:rsidR="00350CFB" w:rsidRDefault="00283FFF">
      <w:pPr>
        <w:pStyle w:val="BodyText"/>
        <w:ind w:left="282"/>
        <w:jc w:val="both"/>
      </w:pPr>
      <w:r>
        <w:t>For</w:t>
      </w:r>
      <w:r>
        <w:rPr>
          <w:spacing w:val="-8"/>
        </w:rPr>
        <w:t xml:space="preserve"> </w:t>
      </w:r>
      <w:r>
        <w:t>completeness,</w:t>
      </w:r>
      <w:r>
        <w:rPr>
          <w:spacing w:val="-7"/>
        </w:rPr>
        <w:t xml:space="preserve"> </w:t>
      </w:r>
      <w:r>
        <w:t>the</w:t>
      </w:r>
      <w:r>
        <w:rPr>
          <w:spacing w:val="-7"/>
        </w:rPr>
        <w:t xml:space="preserve"> </w:t>
      </w:r>
      <w:r>
        <w:t>pipeline</w:t>
      </w:r>
      <w:r>
        <w:rPr>
          <w:spacing w:val="-8"/>
        </w:rPr>
        <w:t xml:space="preserve"> </w:t>
      </w:r>
      <w:r>
        <w:t>also</w:t>
      </w:r>
      <w:r>
        <w:rPr>
          <w:spacing w:val="-7"/>
        </w:rPr>
        <w:t xml:space="preserve"> </w:t>
      </w:r>
      <w:r>
        <w:rPr>
          <w:spacing w:val="-2"/>
        </w:rPr>
        <w:t>computes</w:t>
      </w:r>
    </w:p>
    <w:p w14:paraId="00DC1F9D" w14:textId="77777777" w:rsidR="00350CFB" w:rsidRDefault="00350CFB">
      <w:pPr>
        <w:pStyle w:val="BodyText"/>
        <w:spacing w:before="122"/>
      </w:pPr>
    </w:p>
    <w:p w14:paraId="00DC1F9E" w14:textId="77777777" w:rsidR="00350CFB" w:rsidRDefault="00283FFF">
      <w:pPr>
        <w:pStyle w:val="BodyText"/>
        <w:tabs>
          <w:tab w:val="left" w:pos="6381"/>
          <w:tab w:val="left" w:pos="9077"/>
        </w:tabs>
        <w:spacing w:line="371" w:lineRule="exact"/>
        <w:ind w:left="2984"/>
      </w:pPr>
      <w:r>
        <w:rPr>
          <w:noProof/>
        </w:rPr>
        <mc:AlternateContent>
          <mc:Choice Requires="wps">
            <w:drawing>
              <wp:anchor distT="0" distB="0" distL="0" distR="0" simplePos="0" relativeHeight="484030976" behindDoc="1" locked="0" layoutInCell="1" allowOverlap="1" wp14:anchorId="00DC2750" wp14:editId="00DC2751">
                <wp:simplePos x="0" y="0"/>
                <wp:positionH relativeFrom="page">
                  <wp:posOffset>4499470</wp:posOffset>
                </wp:positionH>
                <wp:positionV relativeFrom="paragraph">
                  <wp:posOffset>206423</wp:posOffset>
                </wp:positionV>
                <wp:extent cx="399415" cy="1270"/>
                <wp:effectExtent l="0" t="0" r="0" b="0"/>
                <wp:wrapNone/>
                <wp:docPr id="215" name="Graphic 2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9415" cy="1270"/>
                        </a:xfrm>
                        <a:custGeom>
                          <a:avLst/>
                          <a:gdLst/>
                          <a:ahLst/>
                          <a:cxnLst/>
                          <a:rect l="l" t="t" r="r" b="b"/>
                          <a:pathLst>
                            <a:path w="399415">
                              <a:moveTo>
                                <a:pt x="0" y="0"/>
                              </a:moveTo>
                              <a:lnTo>
                                <a:pt x="399135" y="0"/>
                              </a:lnTo>
                            </a:path>
                          </a:pathLst>
                        </a:custGeom>
                        <a:ln w="607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FB70731" id="Graphic 215" o:spid="_x0000_s1026" style="position:absolute;margin-left:354.3pt;margin-top:16.25pt;width:31.45pt;height:.1pt;z-index:-19285504;visibility:visible;mso-wrap-style:square;mso-wrap-distance-left:0;mso-wrap-distance-top:0;mso-wrap-distance-right:0;mso-wrap-distance-bottom:0;mso-position-horizontal:absolute;mso-position-horizontal-relative:page;mso-position-vertical:absolute;mso-position-vertical-relative:text;v-text-anchor:top" coordsize="39941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" path="m,l399135,e" filled="f" strokeweight=".16869mm">
                <v:path arrowok="t"/>
                <w10:wrap anchorx="page"/>
              </v:shape>
            </w:pict>
          </mc:Fallback>
        </mc:AlternateContent>
      </w:r>
      <w:r>
        <w:rPr>
          <w:noProof/>
        </w:rPr>
        <mc:AlternateContent>
          <mc:Choice Requires="wps">
            <w:drawing>
              <wp:anchor distT="0" distB="0" distL="0" distR="0" simplePos="0" relativeHeight="484032000" behindDoc="1" locked="0" layoutInCell="1" allowOverlap="1" wp14:anchorId="00DC2752" wp14:editId="00DC2753">
                <wp:simplePos x="0" y="0"/>
                <wp:positionH relativeFrom="page">
                  <wp:posOffset>4522152</wp:posOffset>
                </wp:positionH>
                <wp:positionV relativeFrom="paragraph">
                  <wp:posOffset>-86862</wp:posOffset>
                </wp:positionV>
                <wp:extent cx="160655" cy="563245"/>
                <wp:effectExtent l="0" t="0" r="0" b="0"/>
                <wp:wrapNone/>
                <wp:docPr id="216" name="Textbox 2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655" cy="563245"/>
                        </a:xfrm>
                        <a:prstGeom prst="rect">
                          <a:avLst/>
                        </a:prstGeom>
                      </wps:spPr>
                      <wps:txbx>
                        <w:txbxContent>
                          <w:p w14:paraId="00DC283B" w14:textId="77777777" w:rsidR="00350CFB" w:rsidRDefault="00283FFF">
                            <w:pPr>
                              <w:pStyle w:val="BodyText"/>
                              <w:spacing w:line="231" w:lineRule="exact"/>
                            </w:pPr>
                            <w:r>
                              <w:rPr>
                                <w:spacing w:val="-10"/>
                                <w:w w:val="170"/>
                              </w:rPr>
                              <w:t>L</w:t>
                            </w:r>
                          </w:p>
                        </w:txbxContent>
                      </wps:txbx>
                      <wps:bodyPr wrap="square" lIns="0" tIns="0" rIns="0" bIns="0" rtlCol="0">
                        <a:noAutofit/>
                      </wps:bodyPr>
                    </wps:wsp>
                  </a:graphicData>
                </a:graphic>
              </wp:anchor>
            </w:drawing>
          </mc:Choice>
          <mc:Fallback>
            <w:pict>
              <v:shape w14:anchorId="00DC2752" id="Textbox 216" o:spid="_x0000_s1201" type="#_x0000_t202" style="position:absolute;left:0;text-align:left;margin-left:356.05pt;margin-top:-6.85pt;width:12.65pt;height:44.35pt;z-index:-192844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" filled="f" stroked="f">
                <v:textbox inset="0,0,0,0">
                  <w:txbxContent>
                    <w:p w14:paraId="00DC283B" w14:textId="77777777" w:rsidR="00350CFB" w:rsidRDefault="00283FFF">
                      <w:pPr>
                        <w:pStyle w:val="BodyText"/>
                        <w:spacing w:line="231" w:lineRule="exact"/>
                      </w:pPr>
                      <w:r>
                        <w:rPr>
                          <w:spacing w:val="-10"/>
                          <w:w w:val="170"/>
                        </w:rPr>
                        <w:t>L</w:t>
                      </w:r>
                    </w:p>
                  </w:txbxContent>
                </v:textbox>
                <w10:wrap anchorx="page"/>
              </v:shape>
            </w:pict>
          </mc:Fallback>
        </mc:AlternateContent>
      </w:r>
      <w:r>
        <w:t>liquidation_free_rate(</w:t>
      </w:r>
      <w:r>
        <w:rPr>
          <w:i/>
        </w:rPr>
        <w:t>w</w:t>
      </w:r>
      <w:r>
        <w:t>)</w:t>
      </w:r>
      <w:r>
        <w:rPr>
          <w:spacing w:val="20"/>
          <w:w w:val="105"/>
        </w:rPr>
        <w:t xml:space="preserve"> </w:t>
      </w:r>
      <w:r>
        <w:rPr>
          <w:w w:val="105"/>
        </w:rPr>
        <w:t>=</w:t>
      </w:r>
      <w:r>
        <w:rPr>
          <w:spacing w:val="20"/>
          <w:w w:val="105"/>
        </w:rPr>
        <w:t xml:space="preserve"> </w:t>
      </w:r>
      <w:r>
        <w:t>1</w:t>
      </w:r>
      <w:r>
        <w:rPr>
          <w:spacing w:val="3"/>
          <w:w w:val="105"/>
        </w:rPr>
        <w:t xml:space="preserve"> </w:t>
      </w:r>
      <w:r>
        <w:rPr>
          <w:rFonts w:ascii="Arial Unicode MS" w:hAnsi="Arial Unicode MS"/>
          <w:spacing w:val="-10"/>
          <w:w w:val="105"/>
        </w:rPr>
        <w:t>−</w:t>
      </w:r>
      <w:r>
        <w:rPr>
          <w:rFonts w:ascii="Arial Unicode MS" w:hAnsi="Arial Unicode MS"/>
        </w:rPr>
        <w:tab/>
      </w:r>
      <w:r>
        <w:rPr>
          <w:rFonts w:ascii="Menlo" w:hAnsi="Menlo"/>
          <w:i/>
          <w:w w:val="80"/>
          <w:vertAlign w:val="superscript"/>
        </w:rPr>
        <w:t>c</w:t>
      </w:r>
      <w:r>
        <w:rPr>
          <w:rFonts w:ascii="Menlo" w:hAnsi="Menlo"/>
          <w:i/>
          <w:spacing w:val="-65"/>
          <w:w w:val="80"/>
        </w:rPr>
        <w:t xml:space="preserve"> </w:t>
      </w:r>
      <w:r>
        <w:rPr>
          <w:i/>
          <w:w w:val="80"/>
          <w:position w:val="16"/>
        </w:rPr>
        <w:t>ℓ</w:t>
      </w:r>
      <w:r>
        <w:rPr>
          <w:rFonts w:ascii="Menlo" w:hAnsi="Menlo"/>
          <w:i/>
          <w:w w:val="80"/>
          <w:position w:val="13"/>
          <w:sz w:val="16"/>
        </w:rPr>
        <w:t>c</w:t>
      </w:r>
      <w:r>
        <w:rPr>
          <w:rFonts w:ascii="Menlo" w:hAnsi="Menlo"/>
          <w:i/>
          <w:spacing w:val="-4"/>
          <w:w w:val="80"/>
          <w:position w:val="13"/>
          <w:sz w:val="16"/>
        </w:rPr>
        <w:t xml:space="preserve"> </w:t>
      </w:r>
      <w:r>
        <w:rPr>
          <w:i/>
          <w:spacing w:val="-10"/>
          <w:w w:val="80"/>
        </w:rPr>
        <w:t>,</w:t>
      </w:r>
      <w:r>
        <w:rPr>
          <w:i/>
        </w:rPr>
        <w:tab/>
      </w:r>
      <w:r>
        <w:rPr>
          <w:spacing w:val="-2"/>
        </w:rPr>
        <w:t>(3.19)</w:t>
      </w:r>
    </w:p>
    <w:p w14:paraId="00DC1F9F" w14:textId="77777777" w:rsidR="00350CFB" w:rsidRPr="008D30C5" w:rsidRDefault="00283FFF">
      <w:pPr>
        <w:pStyle w:val="BodyText"/>
        <w:spacing w:line="196" w:lineRule="exact"/>
        <w:ind w:left="2948" w:right="338"/>
        <w:jc w:val="center"/>
        <w:rPr>
          <w:rFonts w:ascii="Arial Unicode MS"/>
          <w:lang w:val="fr-CM"/>
        </w:rPr>
      </w:pPr>
      <w:r>
        <w:rPr>
          <w:rFonts w:ascii="Arial Unicode MS"/>
          <w:spacing w:val="-2"/>
          <w:lang w:val="fr-CM"/>
        </w:rPr>
        <w:t>|C</w:t>
      </w:r>
      <w:r>
        <w:rPr>
          <w:spacing w:val="-2"/>
          <w:lang w:val="fr-CM"/>
        </w:rPr>
        <w:t>(</w:t>
      </w:r>
      <w:r>
        <w:rPr>
          <w:i/>
          <w:spacing w:val="-2"/>
          <w:lang w:val="fr-CM"/>
        </w:rPr>
        <w:t>w</w:t>
      </w:r>
      <w:r>
        <w:rPr>
          <w:spacing w:val="-2"/>
          <w:lang w:val="fr-CM"/>
        </w:rPr>
        <w:t>)</w:t>
      </w:r>
      <w:r>
        <w:rPr>
          <w:rFonts w:ascii="Arial Unicode MS"/>
          <w:spacing w:val="-2"/>
          <w:lang w:val="fr-CM"/>
        </w:rPr>
        <w:t>|</w:t>
      </w:r>
    </w:p>
    <w:p w14:paraId="00DC1FA0" w14:textId="77777777" w:rsidR="00350CFB" w:rsidRPr="008D30C5" w:rsidRDefault="00283FFF">
      <w:pPr>
        <w:pStyle w:val="BodyText"/>
        <w:tabs>
          <w:tab w:val="left" w:pos="9077"/>
        </w:tabs>
        <w:spacing w:line="596" w:lineRule="exact"/>
        <w:ind w:left="2931"/>
        <w:rPr>
          <w:lang w:val="fr-CM"/>
        </w:rPr>
      </w:pPr>
      <w:r>
        <w:rPr>
          <w:noProof/>
        </w:rPr>
        <mc:AlternateContent>
          <mc:Choice Requires="wps">
            <w:drawing>
              <wp:anchor distT="0" distB="0" distL="0" distR="0" simplePos="0" relativeHeight="484032512" behindDoc="1" locked="0" layoutInCell="1" allowOverlap="1" wp14:anchorId="00DC2754" wp14:editId="00DC2755">
                <wp:simplePos x="0" y="0"/>
                <wp:positionH relativeFrom="page">
                  <wp:posOffset>4224375</wp:posOffset>
                </wp:positionH>
                <wp:positionV relativeFrom="paragraph">
                  <wp:posOffset>528039</wp:posOffset>
                </wp:positionV>
                <wp:extent cx="219710" cy="563245"/>
                <wp:effectExtent l="0" t="0" r="0" b="0"/>
                <wp:wrapNone/>
                <wp:docPr id="217" name="Text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710" cy="563245"/>
                        </a:xfrm>
                        <a:prstGeom prst="rect">
                          <a:avLst/>
                        </a:prstGeom>
                      </wps:spPr>
                      <wps:txbx>
                        <w:txbxContent>
                          <w:p w14:paraId="00DC283C" w14:textId="77777777" w:rsidR="00350CFB" w:rsidRDefault="00283FFF">
                            <w:pPr>
                              <w:pStyle w:val="BodyText"/>
                              <w:spacing w:line="231" w:lineRule="exact"/>
                            </w:pPr>
                            <w:r>
                              <w:rPr>
                                <w:spacing w:val="-10"/>
                                <w:w w:val="235"/>
                              </w:rPr>
                              <w:t>L</w:t>
                            </w:r>
                          </w:p>
                        </w:txbxContent>
                      </wps:txbx>
                      <wps:bodyPr wrap="square" lIns="0" tIns="0" rIns="0" bIns="0" rtlCol="0">
                        <a:noAutofit/>
                      </wps:bodyPr>
                    </wps:wsp>
                  </a:graphicData>
                </a:graphic>
              </wp:anchor>
            </w:drawing>
          </mc:Choice>
          <mc:Fallback>
            <w:pict>
              <v:shape w14:anchorId="00DC2754" id="Textbox 217" o:spid="_x0000_s1202" type="#_x0000_t202" style="position:absolute;left:0;text-align:left;margin-left:332.65pt;margin-top:41.6pt;width:17.3pt;height:44.35pt;z-index:-192839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" filled="f" stroked="f">
                <v:textbox inset="0,0,0,0">
                  <w:txbxContent>
                    <w:p w14:paraId="00DC283C" w14:textId="77777777" w:rsidR="00350CFB" w:rsidRDefault="00283FFF">
                      <w:pPr>
                        <w:pStyle w:val="BodyText"/>
                        <w:spacing w:line="231" w:lineRule="exact"/>
                      </w:pPr>
                      <w:r>
                        <w:rPr>
                          <w:spacing w:val="-10"/>
                          <w:w w:val="235"/>
                        </w:rPr>
                        <w:t>L</w:t>
                      </w:r>
                    </w:p>
                  </w:txbxContent>
                </v:textbox>
                <w10:wrap anchorx="page"/>
              </v:shape>
            </w:pict>
          </mc:Fallback>
        </mc:AlternateContent>
      </w:r>
      <w:r>
        <w:rPr>
          <w:w w:val="110"/>
          <w:lang w:val="fr-CM"/>
        </w:rPr>
        <w:t>zero_liquidation_flag(</w:t>
      </w:r>
      <w:r>
        <w:rPr>
          <w:i/>
          <w:w w:val="110"/>
          <w:lang w:val="fr-CM"/>
        </w:rPr>
        <w:t>w</w:t>
      </w:r>
      <w:r>
        <w:rPr>
          <w:w w:val="110"/>
          <w:lang w:val="fr-CM"/>
        </w:rPr>
        <w:t>)</w:t>
      </w:r>
      <w:r>
        <w:rPr>
          <w:spacing w:val="-17"/>
          <w:w w:val="110"/>
          <w:lang w:val="fr-CM"/>
        </w:rPr>
        <w:t xml:space="preserve"> </w:t>
      </w:r>
      <w:r>
        <w:rPr>
          <w:w w:val="110"/>
          <w:lang w:val="fr-CM"/>
        </w:rPr>
        <w:t>=</w:t>
      </w:r>
      <w:r>
        <w:rPr>
          <w:spacing w:val="-12"/>
          <w:w w:val="110"/>
          <w:lang w:val="fr-CM"/>
        </w:rPr>
        <w:t xml:space="preserve"> </w:t>
      </w:r>
      <w:r>
        <w:rPr>
          <w:b/>
          <w:w w:val="120"/>
          <w:lang w:val="fr-CM"/>
        </w:rPr>
        <w:t>1</w:t>
      </w:r>
      <w:r>
        <w:rPr>
          <w:w w:val="120"/>
          <w:position w:val="41"/>
          <w:lang w:val="fr-CM"/>
        </w:rPr>
        <w:t>I</w:t>
      </w:r>
      <w:r>
        <w:rPr>
          <w:w w:val="120"/>
          <w:position w:val="23"/>
          <w:lang w:val="fr-CM"/>
        </w:rPr>
        <w:t>L</w:t>
      </w:r>
      <w:r>
        <w:rPr>
          <w:spacing w:val="-33"/>
          <w:w w:val="120"/>
          <w:position w:val="23"/>
          <w:lang w:val="fr-CM"/>
        </w:rPr>
        <w:t xml:space="preserve"> </w:t>
      </w:r>
      <w:r>
        <w:rPr>
          <w:i/>
          <w:w w:val="110"/>
          <w:lang w:val="fr-CM"/>
        </w:rPr>
        <w:t>ℓ</w:t>
      </w:r>
      <w:r>
        <w:rPr>
          <w:rFonts w:ascii="Menlo" w:hAnsi="Menlo"/>
          <w:i/>
          <w:w w:val="110"/>
          <w:vertAlign w:val="subscript"/>
          <w:lang w:val="fr-CM"/>
        </w:rPr>
        <w:t>c</w:t>
      </w:r>
      <w:r>
        <w:rPr>
          <w:rFonts w:ascii="Menlo" w:hAnsi="Menlo"/>
          <w:i/>
          <w:spacing w:val="-83"/>
          <w:w w:val="110"/>
          <w:lang w:val="fr-CM"/>
        </w:rPr>
        <w:t xml:space="preserve"> </w:t>
      </w:r>
      <w:r>
        <w:rPr>
          <w:w w:val="110"/>
          <w:lang w:val="fr-CM"/>
        </w:rPr>
        <w:t>=</w:t>
      </w:r>
      <w:r>
        <w:rPr>
          <w:spacing w:val="-7"/>
          <w:w w:val="110"/>
          <w:lang w:val="fr-CM"/>
        </w:rPr>
        <w:t xml:space="preserve"> </w:t>
      </w:r>
      <w:r>
        <w:rPr>
          <w:w w:val="110"/>
          <w:lang w:val="fr-CM"/>
        </w:rPr>
        <w:t>0</w:t>
      </w:r>
      <w:r>
        <w:rPr>
          <w:w w:val="110"/>
          <w:position w:val="41"/>
          <w:lang w:val="fr-CM"/>
        </w:rPr>
        <w:t>#</w:t>
      </w:r>
      <w:r>
        <w:rPr>
          <w:spacing w:val="-27"/>
          <w:w w:val="110"/>
          <w:position w:val="41"/>
          <w:lang w:val="fr-CM"/>
        </w:rPr>
        <w:t xml:space="preserve"> </w:t>
      </w:r>
      <w:r>
        <w:rPr>
          <w:i/>
          <w:spacing w:val="-10"/>
          <w:w w:val="110"/>
          <w:lang w:val="fr-CM"/>
        </w:rPr>
        <w:t>,</w:t>
      </w:r>
      <w:r>
        <w:rPr>
          <w:i/>
          <w:lang w:val="fr-CM"/>
        </w:rPr>
        <w:tab/>
      </w:r>
      <w:r>
        <w:rPr>
          <w:spacing w:val="-2"/>
          <w:w w:val="110"/>
          <w:lang w:val="fr-CM"/>
        </w:rPr>
        <w:t>(3.20)</w:t>
      </w:r>
    </w:p>
    <w:p w14:paraId="00DC1FA1" w14:textId="77777777" w:rsidR="00350CFB" w:rsidRPr="008D30C5" w:rsidRDefault="00283FFF">
      <w:pPr>
        <w:pStyle w:val="BodyText"/>
        <w:spacing w:before="6"/>
        <w:rPr>
          <w:sz w:val="6"/>
          <w:lang w:val="fr-CM"/>
        </w:rPr>
      </w:pPr>
      <w:r>
        <w:rPr>
          <w:noProof/>
          <w:sz w:val="6"/>
        </w:rPr>
        <mc:AlternateContent>
          <mc:Choice Requires="wps">
            <w:drawing>
              <wp:anchor distT="0" distB="0" distL="0" distR="0" simplePos="0" relativeHeight="487617536" behindDoc="1" locked="0" layoutInCell="1" allowOverlap="1" wp14:anchorId="00DC2756" wp14:editId="00DC2757">
                <wp:simplePos x="0" y="0"/>
                <wp:positionH relativeFrom="page">
                  <wp:posOffset>4475226</wp:posOffset>
                </wp:positionH>
                <wp:positionV relativeFrom="paragraph">
                  <wp:posOffset>63246</wp:posOffset>
                </wp:positionV>
                <wp:extent cx="46990" cy="101600"/>
                <wp:effectExtent l="0" t="0" r="0" b="0"/>
                <wp:wrapTopAndBottom/>
                <wp:docPr id="218" name="Textbox 2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990" cy="101600"/>
                        </a:xfrm>
                        <a:prstGeom prst="rect">
                          <a:avLst/>
                        </a:prstGeom>
                      </wps:spPr>
                      <wps:txbx>
                        <w:txbxContent>
                          <w:p w14:paraId="00DC283D" w14:textId="77777777" w:rsidR="00350CFB" w:rsidRDefault="00283FFF">
                            <w:pPr>
                              <w:spacing w:line="157" w:lineRule="exact"/>
                              <w:rPr>
                                <w:rFonts w:ascii="Menlo"/>
                                <w:i/>
                                <w:sz w:val="16"/>
                              </w:rPr>
                            </w:pPr>
                            <w:r>
                              <w:rPr>
                                <w:rFonts w:ascii="Menlo"/>
                                <w:i/>
                                <w:spacing w:val="-10"/>
                                <w:w w:val="75"/>
                                <w:sz w:val="16"/>
                              </w:rPr>
                              <w:t>c</w:t>
                            </w:r>
                          </w:p>
                        </w:txbxContent>
                      </wps:txbx>
                      <wps:bodyPr wrap="square" lIns="0" tIns="0" rIns="0" bIns="0" rtlCol="0">
                        <a:noAutofit/>
                      </wps:bodyPr>
                    </wps:wsp>
                  </a:graphicData>
                </a:graphic>
              </wp:anchor>
            </w:drawing>
          </mc:Choice>
          <mc:Fallback>
            <w:pict>
              <v:shape w14:anchorId="00DC2756" id="Textbox 218" o:spid="_x0000_s1203" type="#_x0000_t202" style="position:absolute;margin-left:352.4pt;margin-top:5pt;width:3.7pt;height:8pt;z-index:-156989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" filled="f" stroked="f">
                <v:textbox inset="0,0,0,0">
                  <w:txbxContent>
                    <w:p w14:paraId="00DC283D" w14:textId="77777777" w:rsidR="00350CFB" w:rsidRDefault="00283FFF">
                      <w:pPr>
                        <w:spacing w:line="157" w:lineRule="exact"/>
                        <w:rPr>
                          <w:rFonts w:ascii="Menlo"/>
                          <w:i/>
                          <w:sz w:val="16"/>
                        </w:rPr>
                      </w:pPr>
                      <w:r>
                        <w:rPr>
                          <w:rFonts w:ascii="Menlo"/>
                          <w:i/>
                          <w:spacing w:val="-10"/>
                          <w:w w:val="75"/>
                          <w:sz w:val="16"/>
                        </w:rPr>
                        <w:t>c</w:t>
                      </w:r>
                    </w:p>
                  </w:txbxContent>
                </v:textbox>
                <w10:wrap type="topAndBottom" anchorx="page"/>
              </v:shape>
            </w:pict>
          </mc:Fallback>
        </mc:AlternateContent>
      </w:r>
    </w:p>
    <w:p w14:paraId="00DC1FA2" w14:textId="77777777" w:rsidR="00350CFB" w:rsidRDefault="00283FFF">
      <w:pPr>
        <w:pStyle w:val="BodyText"/>
        <w:tabs>
          <w:tab w:val="left" w:pos="6005"/>
          <w:tab w:val="left" w:pos="9077"/>
        </w:tabs>
        <w:spacing w:before="79"/>
        <w:ind w:left="2758"/>
      </w:pPr>
      <w:r>
        <w:t>liquidation_free_closes(</w:t>
      </w:r>
      <w:r>
        <w:rPr>
          <w:i/>
        </w:rPr>
        <w:t>w</w:t>
      </w:r>
      <w:r>
        <w:t>)</w:t>
      </w:r>
      <w:r>
        <w:rPr>
          <w:spacing w:val="-6"/>
        </w:rPr>
        <w:t xml:space="preserve"> </w:t>
      </w:r>
      <w:r>
        <w:rPr>
          <w:spacing w:val="-10"/>
          <w:w w:val="110"/>
        </w:rPr>
        <w:t>=</w:t>
      </w:r>
      <w:r>
        <w:tab/>
      </w:r>
      <w:r>
        <w:rPr>
          <w:w w:val="110"/>
        </w:rPr>
        <w:t>(1</w:t>
      </w:r>
      <w:r>
        <w:rPr>
          <w:spacing w:val="-5"/>
          <w:w w:val="110"/>
        </w:rPr>
        <w:t xml:space="preserve"> </w:t>
      </w:r>
      <w:r>
        <w:rPr>
          <w:rFonts w:ascii="Arial Unicode MS" w:hAnsi="Arial Unicode MS"/>
          <w:w w:val="110"/>
        </w:rPr>
        <w:t>−</w:t>
      </w:r>
      <w:r>
        <w:rPr>
          <w:rFonts w:ascii="Arial Unicode MS" w:hAnsi="Arial Unicode MS"/>
          <w:spacing w:val="-12"/>
          <w:w w:val="110"/>
        </w:rPr>
        <w:t xml:space="preserve"> </w:t>
      </w:r>
      <w:r>
        <w:rPr>
          <w:i/>
          <w:spacing w:val="-4"/>
          <w:w w:val="110"/>
        </w:rPr>
        <w:t>ℓ</w:t>
      </w:r>
      <w:r>
        <w:rPr>
          <w:rFonts w:ascii="Menlo" w:hAnsi="Menlo"/>
          <w:i/>
          <w:spacing w:val="-4"/>
          <w:w w:val="110"/>
          <w:vertAlign w:val="subscript"/>
        </w:rPr>
        <w:t>c</w:t>
      </w:r>
      <w:r>
        <w:rPr>
          <w:spacing w:val="-4"/>
          <w:w w:val="110"/>
        </w:rPr>
        <w:t>)</w:t>
      </w:r>
      <w:r>
        <w:rPr>
          <w:i/>
          <w:spacing w:val="-4"/>
          <w:w w:val="110"/>
        </w:rPr>
        <w:t>.</w:t>
      </w:r>
      <w:r>
        <w:rPr>
          <w:i/>
        </w:rPr>
        <w:tab/>
      </w:r>
      <w:r>
        <w:rPr>
          <w:spacing w:val="-2"/>
          <w:w w:val="110"/>
        </w:rPr>
        <w:t>(3.21)</w:t>
      </w:r>
    </w:p>
    <w:p w14:paraId="00DC1FA3" w14:textId="77777777" w:rsidR="00350CFB" w:rsidRDefault="00283FFF">
      <w:pPr>
        <w:spacing w:before="12"/>
        <w:ind w:left="1460"/>
        <w:jc w:val="center"/>
        <w:rPr>
          <w:rFonts w:ascii="Menlo"/>
          <w:i/>
          <w:sz w:val="16"/>
        </w:rPr>
      </w:pPr>
      <w:r>
        <w:rPr>
          <w:rFonts w:ascii="Menlo"/>
          <w:i/>
          <w:spacing w:val="-12"/>
          <w:w w:val="85"/>
          <w:sz w:val="16"/>
        </w:rPr>
        <w:t>c</w:t>
      </w:r>
    </w:p>
    <w:p w14:paraId="00DC1FA4" w14:textId="77777777" w:rsidR="00350CFB" w:rsidRDefault="00350CFB">
      <w:pPr>
        <w:jc w:val="center"/>
        <w:rPr>
          <w:rFonts w:ascii="Menlo"/>
          <w:i/>
          <w:sz w:val="16"/>
        </w:rPr>
        <w:sectPr w:rsidR="00350CFB">
          <w:pgSz w:w="11910" w:h="16840"/>
          <w:pgMar w:top="1920" w:right="708" w:bottom="2300" w:left="992" w:header="0" w:footer="2115" w:gutter="0"/>
          <w:cols w:space="720"/>
        </w:sectPr>
      </w:pPr>
    </w:p>
    <w:p w14:paraId="00DC1FA5" w14:textId="77777777" w:rsidR="00350CFB" w:rsidRDefault="00283FFF">
      <w:pPr>
        <w:pStyle w:val="BodyText"/>
        <w:spacing w:before="72" w:line="396" w:lineRule="auto"/>
        <w:ind w:left="282" w:right="558" w:hanging="8"/>
        <w:jc w:val="both"/>
      </w:pPr>
      <w:r>
        <w:rPr>
          <w:spacing w:val="-2"/>
        </w:rPr>
        <w:lastRenderedPageBreak/>
        <w:t>These</w:t>
      </w:r>
      <w:r>
        <w:rPr>
          <w:spacing w:val="-7"/>
        </w:rPr>
        <w:t xml:space="preserve"> </w:t>
      </w:r>
      <w:r>
        <w:rPr>
          <w:spacing w:val="-2"/>
        </w:rPr>
        <w:t>metrics</w:t>
      </w:r>
      <w:r>
        <w:rPr>
          <w:spacing w:val="-6"/>
        </w:rPr>
        <w:t xml:space="preserve"> </w:t>
      </w:r>
      <w:r>
        <w:rPr>
          <w:spacing w:val="-2"/>
        </w:rPr>
        <w:t>support</w:t>
      </w:r>
      <w:r>
        <w:rPr>
          <w:spacing w:val="-7"/>
        </w:rPr>
        <w:t xml:space="preserve"> </w:t>
      </w:r>
      <w:r>
        <w:rPr>
          <w:spacing w:val="-2"/>
        </w:rPr>
        <w:t>sensitivity</w:t>
      </w:r>
      <w:r>
        <w:rPr>
          <w:spacing w:val="-6"/>
        </w:rPr>
        <w:t xml:space="preserve"> </w:t>
      </w:r>
      <w:r>
        <w:rPr>
          <w:spacing w:val="-2"/>
        </w:rPr>
        <w:t>analyses</w:t>
      </w:r>
      <w:r>
        <w:rPr>
          <w:spacing w:val="-6"/>
        </w:rPr>
        <w:t xml:space="preserve"> </w:t>
      </w:r>
      <w:r>
        <w:rPr>
          <w:spacing w:val="-2"/>
        </w:rPr>
        <w:t>and</w:t>
      </w:r>
      <w:r>
        <w:rPr>
          <w:spacing w:val="-7"/>
        </w:rPr>
        <w:t xml:space="preserve"> </w:t>
      </w:r>
      <w:r>
        <w:rPr>
          <w:spacing w:val="-2"/>
        </w:rPr>
        <w:t>GF-PR</w:t>
      </w:r>
      <w:r>
        <w:rPr>
          <w:spacing w:val="-6"/>
        </w:rPr>
        <w:t xml:space="preserve"> </w:t>
      </w:r>
      <w:r>
        <w:rPr>
          <w:spacing w:val="-2"/>
        </w:rPr>
        <w:t>diagnostics</w:t>
      </w:r>
      <w:r>
        <w:rPr>
          <w:spacing w:val="-6"/>
        </w:rPr>
        <w:t xml:space="preserve"> </w:t>
      </w:r>
      <w:r>
        <w:rPr>
          <w:spacing w:val="-2"/>
        </w:rPr>
        <w:t>but</w:t>
      </w:r>
      <w:r>
        <w:rPr>
          <w:spacing w:val="-7"/>
        </w:rPr>
        <w:t xml:space="preserve"> </w:t>
      </w:r>
      <w:r>
        <w:rPr>
          <w:spacing w:val="-2"/>
        </w:rPr>
        <w:t>are</w:t>
      </w:r>
      <w:r>
        <w:rPr>
          <w:spacing w:val="-6"/>
        </w:rPr>
        <w:t xml:space="preserve"> </w:t>
      </w:r>
      <w:r>
        <w:rPr>
          <w:spacing w:val="-2"/>
        </w:rPr>
        <w:t>not</w:t>
      </w:r>
      <w:r>
        <w:rPr>
          <w:spacing w:val="-7"/>
        </w:rPr>
        <w:t xml:space="preserve"> </w:t>
      </w:r>
      <w:r>
        <w:rPr>
          <w:spacing w:val="-2"/>
        </w:rPr>
        <w:t>part</w:t>
      </w:r>
      <w:r>
        <w:rPr>
          <w:spacing w:val="-6"/>
        </w:rPr>
        <w:t xml:space="preserve"> </w:t>
      </w:r>
      <w:r>
        <w:rPr>
          <w:spacing w:val="-2"/>
        </w:rPr>
        <w:t>of</w:t>
      </w:r>
      <w:r>
        <w:rPr>
          <w:spacing w:val="-6"/>
        </w:rPr>
        <w:t xml:space="preserve"> </w:t>
      </w:r>
      <w:r>
        <w:rPr>
          <w:spacing w:val="-2"/>
        </w:rPr>
        <w:t>the</w:t>
      </w:r>
      <w:r>
        <w:rPr>
          <w:spacing w:val="-7"/>
        </w:rPr>
        <w:t xml:space="preserve"> </w:t>
      </w:r>
      <w:r>
        <w:rPr>
          <w:spacing w:val="-2"/>
        </w:rPr>
        <w:t xml:space="preserve">five-family </w:t>
      </w:r>
      <w:bookmarkStart w:id="235" w:name="Statistical_tests"/>
      <w:bookmarkStart w:id="236" w:name="_bookmark71"/>
      <w:bookmarkEnd w:id="235"/>
      <w:bookmarkEnd w:id="236"/>
      <w:r>
        <w:t>primary claims.</w:t>
      </w:r>
    </w:p>
    <w:p w14:paraId="00DC1FA6" w14:textId="77777777" w:rsidR="00350CFB" w:rsidRDefault="00350CFB">
      <w:pPr>
        <w:pStyle w:val="BodyText"/>
        <w:spacing w:before="160"/>
      </w:pPr>
    </w:p>
    <w:p w14:paraId="00DC1FA7" w14:textId="77777777" w:rsidR="00350CFB" w:rsidRDefault="00283FFF">
      <w:pPr>
        <w:pStyle w:val="Heading2"/>
        <w:numPr>
          <w:ilvl w:val="1"/>
          <w:numId w:val="26"/>
        </w:numPr>
        <w:tabs>
          <w:tab w:val="left" w:pos="927"/>
        </w:tabs>
        <w:spacing w:before="1"/>
        <w:ind w:left="927" w:hanging="645"/>
      </w:pPr>
      <w:r>
        <w:t>Statistical</w:t>
      </w:r>
      <w:r>
        <w:rPr>
          <w:spacing w:val="24"/>
        </w:rPr>
        <w:t xml:space="preserve"> </w:t>
      </w:r>
      <w:r>
        <w:rPr>
          <w:spacing w:val="-2"/>
        </w:rPr>
        <w:t>tests</w:t>
      </w:r>
    </w:p>
    <w:p w14:paraId="00DC1FA8" w14:textId="77777777" w:rsidR="00350CFB" w:rsidRDefault="00350CFB">
      <w:pPr>
        <w:pStyle w:val="BodyText"/>
        <w:spacing w:before="23"/>
        <w:rPr>
          <w:b/>
          <w:sz w:val="28"/>
        </w:rPr>
      </w:pPr>
    </w:p>
    <w:p w14:paraId="00DC1FA9" w14:textId="77777777" w:rsidR="00350CFB" w:rsidRDefault="00283FFF">
      <w:pPr>
        <w:pStyle w:val="BodyText"/>
        <w:spacing w:before="1" w:line="396" w:lineRule="auto"/>
        <w:ind w:left="282" w:right="523"/>
        <w:jc w:val="both"/>
      </w:pPr>
      <w:r>
        <w:t>Reputation scores and validation proxies are continuous rank variables, not binary default labels. Following</w:t>
      </w:r>
      <w:r>
        <w:rPr>
          <w:spacing w:val="-6"/>
        </w:rPr>
        <w:t xml:space="preserve"> </w:t>
      </w:r>
      <w:r>
        <w:t>Do</w:t>
      </w:r>
      <w:r>
        <w:rPr>
          <w:spacing w:val="-5"/>
        </w:rPr>
        <w:t xml:space="preserve"> </w:t>
      </w:r>
      <w:r>
        <w:t>et</w:t>
      </w:r>
      <w:r>
        <w:rPr>
          <w:spacing w:val="-5"/>
        </w:rPr>
        <w:t xml:space="preserve"> </w:t>
      </w:r>
      <w:r>
        <w:t>al.</w:t>
      </w:r>
      <w:hyperlink w:anchor="_bookmark149" w:history="1">
        <w:r>
          <w:rPr>
            <w:vertAlign w:val="superscript"/>
          </w:rPr>
          <w:t>[16]</w:t>
        </w:r>
      </w:hyperlink>
      <w:r>
        <w:t xml:space="preserve"> and</w:t>
      </w:r>
      <w:r>
        <w:rPr>
          <w:spacing w:val="-5"/>
        </w:rPr>
        <w:t xml:space="preserve"> </w:t>
      </w:r>
      <w:r>
        <w:t>the</w:t>
      </w:r>
      <w:r>
        <w:rPr>
          <w:spacing w:val="-5"/>
        </w:rPr>
        <w:t xml:space="preserve"> </w:t>
      </w:r>
      <w:r>
        <w:t>construct-validity</w:t>
      </w:r>
      <w:r>
        <w:rPr>
          <w:spacing w:val="-5"/>
        </w:rPr>
        <w:t xml:space="preserve"> </w:t>
      </w:r>
      <w:r>
        <w:t>tradition</w:t>
      </w:r>
      <w:r>
        <w:rPr>
          <w:spacing w:val="-6"/>
        </w:rPr>
        <w:t xml:space="preserve"> </w:t>
      </w:r>
      <w:r>
        <w:t>of</w:t>
      </w:r>
      <w:r>
        <w:rPr>
          <w:spacing w:val="-5"/>
        </w:rPr>
        <w:t xml:space="preserve"> </w:t>
      </w:r>
      <w:r>
        <w:t>Cronbach</w:t>
      </w:r>
      <w:r>
        <w:rPr>
          <w:spacing w:val="-5"/>
        </w:rPr>
        <w:t xml:space="preserve"> </w:t>
      </w:r>
      <w:r>
        <w:t>and</w:t>
      </w:r>
      <w:r>
        <w:rPr>
          <w:spacing w:val="-5"/>
        </w:rPr>
        <w:t xml:space="preserve"> </w:t>
      </w:r>
      <w:r>
        <w:t>Meehl</w:t>
      </w:r>
      <w:hyperlink w:anchor="_bookmark147" w:history="1">
        <w:r>
          <w:rPr>
            <w:vertAlign w:val="superscript"/>
          </w:rPr>
          <w:t>[14]</w:t>
        </w:r>
      </w:hyperlink>
      <w:r>
        <w:t>,</w:t>
      </w:r>
      <w:r>
        <w:rPr>
          <w:spacing w:val="-5"/>
        </w:rPr>
        <w:t xml:space="preserve"> </w:t>
      </w:r>
      <w:r>
        <w:t>alignment</w:t>
      </w:r>
      <w:r>
        <w:rPr>
          <w:spacing w:val="-5"/>
        </w:rPr>
        <w:t xml:space="preserve"> </w:t>
      </w:r>
      <w:r>
        <w:t>is measured with rank correlations that are invariant to monotonic transforms of either variable.</w:t>
      </w:r>
    </w:p>
    <w:p w14:paraId="00DC1FAA" w14:textId="77777777" w:rsidR="00350CFB" w:rsidRDefault="00283FFF">
      <w:pPr>
        <w:pStyle w:val="ListParagraph"/>
        <w:numPr>
          <w:ilvl w:val="0"/>
          <w:numId w:val="12"/>
        </w:numPr>
        <w:tabs>
          <w:tab w:val="left" w:pos="806"/>
          <w:tab w:val="left" w:pos="808"/>
        </w:tabs>
        <w:spacing w:before="122" w:line="391" w:lineRule="auto"/>
        <w:ind w:right="522"/>
        <w:jc w:val="both"/>
        <w:rPr>
          <w:sz w:val="24"/>
        </w:rPr>
      </w:pPr>
      <w:r>
        <w:rPr>
          <w:b/>
          <w:sz w:val="24"/>
        </w:rPr>
        <w:t>Spearman’s</w:t>
      </w:r>
      <w:r>
        <w:rPr>
          <w:b/>
          <w:spacing w:val="-15"/>
          <w:sz w:val="24"/>
        </w:rPr>
        <w:t xml:space="preserve"> </w:t>
      </w:r>
      <w:r>
        <w:rPr>
          <w:i/>
          <w:sz w:val="24"/>
        </w:rPr>
        <w:t>ρ</w:t>
      </w:r>
      <w:r>
        <w:rPr>
          <w:b/>
          <w:sz w:val="24"/>
        </w:rPr>
        <w:t>:</w:t>
      </w:r>
      <w:r>
        <w:rPr>
          <w:b/>
          <w:spacing w:val="-15"/>
          <w:sz w:val="24"/>
        </w:rPr>
        <w:t xml:space="preserve"> </w:t>
      </w:r>
      <w:r>
        <w:rPr>
          <w:sz w:val="24"/>
        </w:rPr>
        <w:t>Let</w:t>
      </w:r>
      <w:r>
        <w:rPr>
          <w:spacing w:val="-15"/>
          <w:sz w:val="24"/>
        </w:rPr>
        <w:t xml:space="preserve"> </w:t>
      </w:r>
      <w:r>
        <w:rPr>
          <w:i/>
          <w:sz w:val="24"/>
        </w:rPr>
        <w:t>R</w:t>
      </w:r>
      <w:r>
        <w:rPr>
          <w:rFonts w:ascii="Menlo" w:hAnsi="Menlo"/>
          <w:i/>
          <w:sz w:val="24"/>
          <w:vertAlign w:val="subscript"/>
        </w:rPr>
        <w:t>i</w:t>
      </w:r>
      <w:r>
        <w:rPr>
          <w:rFonts w:ascii="Menlo" w:hAnsi="Menlo"/>
          <w:i/>
          <w:spacing w:val="-37"/>
          <w:sz w:val="24"/>
        </w:rPr>
        <w:t xml:space="preserve"> </w:t>
      </w:r>
      <w:r>
        <w:rPr>
          <w:sz w:val="24"/>
        </w:rPr>
        <w:t>and</w:t>
      </w:r>
      <w:r>
        <w:rPr>
          <w:spacing w:val="-11"/>
          <w:sz w:val="24"/>
        </w:rPr>
        <w:t xml:space="preserve"> </w:t>
      </w:r>
      <w:r>
        <w:rPr>
          <w:i/>
          <w:sz w:val="24"/>
        </w:rPr>
        <w:t>S</w:t>
      </w:r>
      <w:r>
        <w:rPr>
          <w:rFonts w:ascii="Menlo" w:hAnsi="Menlo"/>
          <w:i/>
          <w:sz w:val="24"/>
          <w:vertAlign w:val="subscript"/>
        </w:rPr>
        <w:t>i</w:t>
      </w:r>
      <w:r>
        <w:rPr>
          <w:rFonts w:ascii="Menlo" w:hAnsi="Menlo"/>
          <w:i/>
          <w:spacing w:val="-36"/>
          <w:sz w:val="24"/>
        </w:rPr>
        <w:t xml:space="preserve"> </w:t>
      </w:r>
      <w:r>
        <w:rPr>
          <w:sz w:val="24"/>
        </w:rPr>
        <w:t xml:space="preserve">be the dense ranks of score and proxy for wallet </w:t>
      </w:r>
      <w:r>
        <w:rPr>
          <w:i/>
          <w:sz w:val="24"/>
        </w:rPr>
        <w:t>i</w:t>
      </w:r>
      <w:r>
        <w:rPr>
          <w:i/>
          <w:spacing w:val="15"/>
          <w:sz w:val="24"/>
        </w:rPr>
        <w:t xml:space="preserve"> </w:t>
      </w:r>
      <w:r>
        <w:rPr>
          <w:sz w:val="24"/>
        </w:rPr>
        <w:t>=</w:t>
      </w:r>
      <w:r>
        <w:rPr>
          <w:spacing w:val="15"/>
          <w:sz w:val="24"/>
        </w:rPr>
        <w:t xml:space="preserve"> </w:t>
      </w:r>
      <w:r>
        <w:rPr>
          <w:sz w:val="24"/>
        </w:rPr>
        <w:t>1</w:t>
      </w:r>
      <w:r>
        <w:rPr>
          <w:i/>
          <w:sz w:val="24"/>
        </w:rPr>
        <w:t>,</w:t>
      </w:r>
      <w:r>
        <w:rPr>
          <w:i/>
          <w:spacing w:val="-15"/>
          <w:sz w:val="24"/>
        </w:rPr>
        <w:t xml:space="preserve"> </w:t>
      </w:r>
      <w:r>
        <w:rPr>
          <w:i/>
          <w:sz w:val="24"/>
        </w:rPr>
        <w:t>.</w:t>
      </w:r>
      <w:r>
        <w:rPr>
          <w:i/>
          <w:spacing w:val="-15"/>
          <w:sz w:val="24"/>
        </w:rPr>
        <w:t xml:space="preserve"> </w:t>
      </w:r>
      <w:r>
        <w:rPr>
          <w:i/>
          <w:sz w:val="24"/>
        </w:rPr>
        <w:t>.</w:t>
      </w:r>
      <w:r>
        <w:rPr>
          <w:i/>
          <w:spacing w:val="-15"/>
          <w:sz w:val="24"/>
        </w:rPr>
        <w:t xml:space="preserve"> </w:t>
      </w:r>
      <w:r>
        <w:rPr>
          <w:i/>
          <w:sz w:val="24"/>
        </w:rPr>
        <w:t>.</w:t>
      </w:r>
      <w:r>
        <w:rPr>
          <w:i/>
          <w:spacing w:val="-15"/>
          <w:sz w:val="24"/>
        </w:rPr>
        <w:t xml:space="preserve"> </w:t>
      </w:r>
      <w:r>
        <w:rPr>
          <w:i/>
          <w:sz w:val="24"/>
        </w:rPr>
        <w:t>,</w:t>
      </w:r>
      <w:r>
        <w:rPr>
          <w:i/>
          <w:spacing w:val="-15"/>
          <w:sz w:val="24"/>
        </w:rPr>
        <w:t xml:space="preserve"> </w:t>
      </w:r>
      <w:r>
        <w:rPr>
          <w:i/>
          <w:sz w:val="24"/>
        </w:rPr>
        <w:t>n</w:t>
      </w:r>
      <w:r>
        <w:rPr>
          <w:sz w:val="24"/>
        </w:rPr>
        <w:t>. Spearman’s coefficient is the Pearson correlation of these ranks:</w:t>
      </w:r>
    </w:p>
    <w:p w14:paraId="00DC1FAB" w14:textId="77777777" w:rsidR="00350CFB" w:rsidRDefault="00283FFF">
      <w:pPr>
        <w:spacing w:before="41"/>
        <w:ind w:left="612"/>
        <w:jc w:val="center"/>
        <w:rPr>
          <w:sz w:val="24"/>
        </w:rPr>
      </w:pPr>
      <w:r>
        <w:rPr>
          <w:noProof/>
          <w:sz w:val="24"/>
        </w:rPr>
        <mc:AlternateContent>
          <mc:Choice Requires="wps">
            <w:drawing>
              <wp:anchor distT="0" distB="0" distL="0" distR="0" simplePos="0" relativeHeight="487620608" behindDoc="1" locked="0" layoutInCell="1" allowOverlap="1" wp14:anchorId="00DC2758" wp14:editId="00DC2759">
                <wp:simplePos x="0" y="0"/>
                <wp:positionH relativeFrom="page">
                  <wp:posOffset>3173450</wp:posOffset>
                </wp:positionH>
                <wp:positionV relativeFrom="paragraph">
                  <wp:posOffset>378891</wp:posOffset>
                </wp:positionV>
                <wp:extent cx="1934845" cy="1270"/>
                <wp:effectExtent l="0" t="0" r="0" b="0"/>
                <wp:wrapTopAndBottom/>
                <wp:docPr id="219" name="Graphic 2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34845" cy="1270"/>
                        </a:xfrm>
                        <a:custGeom>
                          <a:avLst/>
                          <a:gdLst/>
                          <a:ahLst/>
                          <a:cxnLst/>
                          <a:rect l="l" t="t" r="r" b="b"/>
                          <a:pathLst>
                            <a:path w="1934845">
                              <a:moveTo>
                                <a:pt x="0" y="0"/>
                              </a:moveTo>
                              <a:lnTo>
                                <a:pt x="1934324" y="0"/>
                              </a:lnTo>
                            </a:path>
                          </a:pathLst>
                        </a:custGeom>
                        <a:ln w="607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164A3BC" id="Graphic 219" o:spid="_x0000_s1026" style="position:absolute;margin-left:249.9pt;margin-top:29.85pt;width:152.35pt;height:.1pt;z-index:-15695872;visibility:visible;mso-wrap-style:square;mso-wrap-distance-left:0;mso-wrap-distance-top:0;mso-wrap-distance-right:0;mso-wrap-distance-bottom:0;mso-position-horizontal:absolute;mso-position-horizontal-relative:page;mso-position-vertical:absolute;mso-position-vertical-relative:text;v-text-anchor:top" coordsize="193484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" path="m,l1934324,e" filled="f" strokeweight=".16869mm">
                <v:path arrowok="t"/>
                <w10:wrap type="topAndBottom" anchorx="page"/>
              </v:shape>
            </w:pict>
          </mc:Fallback>
        </mc:AlternateContent>
      </w:r>
      <w:r>
        <w:rPr>
          <w:noProof/>
          <w:sz w:val="24"/>
        </w:rPr>
        <mc:AlternateContent>
          <mc:Choice Requires="wps">
            <w:drawing>
              <wp:anchor distT="0" distB="0" distL="0" distR="0" simplePos="0" relativeHeight="484037120" behindDoc="1" locked="0" layoutInCell="1" allowOverlap="1" wp14:anchorId="00DC275A" wp14:editId="00DC275B">
                <wp:simplePos x="0" y="0"/>
                <wp:positionH relativeFrom="page">
                  <wp:posOffset>3021622</wp:posOffset>
                </wp:positionH>
                <wp:positionV relativeFrom="paragraph">
                  <wp:posOffset>268053</wp:posOffset>
                </wp:positionV>
                <wp:extent cx="312420" cy="581660"/>
                <wp:effectExtent l="0" t="0" r="0" b="0"/>
                <wp:wrapNone/>
                <wp:docPr id="220" name="Textbox 2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2420" cy="581660"/>
                        </a:xfrm>
                        <a:prstGeom prst="rect">
                          <a:avLst/>
                        </a:prstGeom>
                      </wps:spPr>
                      <wps:txbx>
                        <w:txbxContent>
                          <w:p w14:paraId="00DC283E" w14:textId="77777777" w:rsidR="00350CFB" w:rsidRDefault="00283FFF">
                            <w:pPr>
                              <w:pStyle w:val="BodyText"/>
                              <w:spacing w:line="261" w:lineRule="exact"/>
                              <w:rPr>
                                <w:position w:val="-2"/>
                              </w:rPr>
                            </w:pPr>
                            <w:r>
                              <w:rPr>
                                <w:spacing w:val="-5"/>
                                <w:w w:val="180"/>
                              </w:rPr>
                              <w:t>p</w:t>
                            </w:r>
                            <w:r>
                              <w:rPr>
                                <w:spacing w:val="-5"/>
                                <w:w w:val="180"/>
                                <w:position w:val="-2"/>
                              </w:rPr>
                              <w:t>L</w:t>
                            </w:r>
                          </w:p>
                        </w:txbxContent>
                      </wps:txbx>
                      <wps:bodyPr wrap="square" lIns="0" tIns="0" rIns="0" bIns="0" rtlCol="0">
                        <a:noAutofit/>
                      </wps:bodyPr>
                    </wps:wsp>
                  </a:graphicData>
                </a:graphic>
              </wp:anchor>
            </w:drawing>
          </mc:Choice>
          <mc:Fallback>
            <w:pict>
              <v:shape w14:anchorId="00DC275A" id="Textbox 220" o:spid="_x0000_s1204" type="#_x0000_t202" style="position:absolute;left:0;text-align:left;margin-left:237.9pt;margin-top:21.1pt;width:24.6pt;height:45.8pt;z-index:-192793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" filled="f" stroked="f">
                <v:textbox inset="0,0,0,0">
                  <w:txbxContent>
                    <w:p w14:paraId="00DC283E" w14:textId="77777777" w:rsidR="00350CFB" w:rsidRDefault="00283FFF">
                      <w:pPr>
                        <w:pStyle w:val="BodyText"/>
                        <w:spacing w:line="261" w:lineRule="exact"/>
                        <w:rPr>
                          <w:position w:val="-2"/>
                        </w:rPr>
                      </w:pPr>
                      <w:r>
                        <w:rPr>
                          <w:spacing w:val="-5"/>
                          <w:w w:val="180"/>
                        </w:rPr>
                        <w:t>p</w:t>
                      </w:r>
                      <w:r>
                        <w:rPr>
                          <w:spacing w:val="-5"/>
                          <w:w w:val="180"/>
                          <w:position w:val="-2"/>
                        </w:rPr>
                        <w:t>L</w:t>
                      </w:r>
                    </w:p>
                  </w:txbxContent>
                </v:textbox>
                <w10:wrap anchorx="page"/>
              </v:shape>
            </w:pict>
          </mc:Fallback>
        </mc:AlternateContent>
      </w:r>
      <w:r>
        <w:rPr>
          <w:noProof/>
          <w:sz w:val="24"/>
        </w:rPr>
        <mc:AlternateContent>
          <mc:Choice Requires="wps">
            <w:drawing>
              <wp:anchor distT="0" distB="0" distL="0" distR="0" simplePos="0" relativeHeight="484037632" behindDoc="1" locked="0" layoutInCell="1" allowOverlap="1" wp14:anchorId="00DC275C" wp14:editId="00DC275D">
                <wp:simplePos x="0" y="0"/>
                <wp:positionH relativeFrom="page">
                  <wp:posOffset>3021622</wp:posOffset>
                </wp:positionH>
                <wp:positionV relativeFrom="paragraph">
                  <wp:posOffset>237067</wp:posOffset>
                </wp:positionV>
                <wp:extent cx="2086610" cy="115570"/>
                <wp:effectExtent l="0" t="0" r="0" b="0"/>
                <wp:wrapNone/>
                <wp:docPr id="221" name="Textbox 2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86610" cy="115570"/>
                        </a:xfrm>
                        <a:prstGeom prst="rect">
                          <a:avLst/>
                        </a:prstGeom>
                      </wps:spPr>
                      <wps:txbx>
                        <w:txbxContent>
                          <w:p w14:paraId="00DC283F" w14:textId="77777777" w:rsidR="00350CFB" w:rsidRDefault="00283FFF">
                            <w:pPr>
                              <w:tabs>
                                <w:tab w:val="left" w:pos="754"/>
                                <w:tab w:val="left" w:pos="3285"/>
                              </w:tabs>
                              <w:spacing w:line="180" w:lineRule="exact"/>
                              <w:rPr>
                                <w:sz w:val="16"/>
                              </w:rPr>
                            </w:pPr>
                            <w:r>
                              <w:rPr>
                                <w:sz w:val="16"/>
                                <w:u w:val="single"/>
                              </w:rPr>
                              <w:tab/>
                            </w:r>
                            <w:r>
                              <w:rPr>
                                <w:rFonts w:ascii="Menlo"/>
                                <w:i/>
                                <w:spacing w:val="-5"/>
                                <w:w w:val="105"/>
                                <w:sz w:val="16"/>
                                <w:u w:val="single"/>
                              </w:rPr>
                              <w:t>i</w:t>
                            </w:r>
                            <w:r>
                              <w:rPr>
                                <w:spacing w:val="-5"/>
                                <w:w w:val="105"/>
                                <w:sz w:val="16"/>
                                <w:u w:val="single"/>
                              </w:rPr>
                              <w:t>=1</w:t>
                            </w:r>
                            <w:r>
                              <w:rPr>
                                <w:sz w:val="16"/>
                                <w:u w:val="single"/>
                              </w:rPr>
                              <w:tab/>
                            </w:r>
                          </w:p>
                        </w:txbxContent>
                      </wps:txbx>
                      <wps:bodyPr wrap="square" lIns="0" tIns="0" rIns="0" bIns="0" rtlCol="0">
                        <a:noAutofit/>
                      </wps:bodyPr>
                    </wps:wsp>
                  </a:graphicData>
                </a:graphic>
              </wp:anchor>
            </w:drawing>
          </mc:Choice>
          <mc:Fallback>
            <w:pict>
              <v:shape w14:anchorId="00DC275C" id="Textbox 221" o:spid="_x0000_s1205" type="#_x0000_t202" style="position:absolute;left:0;text-align:left;margin-left:237.9pt;margin-top:18.65pt;width:164.3pt;height:9.1pt;z-index:-192788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" filled="f" stroked="f">
                <v:textbox inset="0,0,0,0">
                  <w:txbxContent>
                    <w:p w14:paraId="00DC283F" w14:textId="77777777" w:rsidR="00350CFB" w:rsidRDefault="00283FFF">
                      <w:pPr>
                        <w:tabs>
                          <w:tab w:val="left" w:pos="754"/>
                          <w:tab w:val="left" w:pos="3285"/>
                        </w:tabs>
                        <w:spacing w:line="180" w:lineRule="exact"/>
                        <w:rPr>
                          <w:sz w:val="16"/>
                        </w:rPr>
                      </w:pPr>
                      <w:r>
                        <w:rPr>
                          <w:sz w:val="16"/>
                          <w:u w:val="single"/>
                        </w:rPr>
                        <w:tab/>
                      </w:r>
                      <w:r>
                        <w:rPr>
                          <w:rFonts w:ascii="Menlo"/>
                          <w:i/>
                          <w:spacing w:val="-5"/>
                          <w:w w:val="105"/>
                          <w:sz w:val="16"/>
                          <w:u w:val="single"/>
                        </w:rPr>
                        <w:t>i</w:t>
                      </w:r>
                      <w:r>
                        <w:rPr>
                          <w:spacing w:val="-5"/>
                          <w:w w:val="105"/>
                          <w:sz w:val="16"/>
                          <w:u w:val="single"/>
                        </w:rPr>
                        <w:t>=1</w:t>
                      </w:r>
                      <w:r>
                        <w:rPr>
                          <w:sz w:val="16"/>
                          <w:u w:val="single"/>
                        </w:rPr>
                        <w:tab/>
                      </w:r>
                    </w:p>
                  </w:txbxContent>
                </v:textbox>
                <w10:wrap anchorx="page"/>
              </v:shape>
            </w:pict>
          </mc:Fallback>
        </mc:AlternateContent>
      </w:r>
      <w:r>
        <w:rPr>
          <w:noProof/>
          <w:sz w:val="24"/>
        </w:rPr>
        <mc:AlternateContent>
          <mc:Choice Requires="wps">
            <w:drawing>
              <wp:anchor distT="0" distB="0" distL="0" distR="0" simplePos="0" relativeHeight="15766016" behindDoc="0" locked="0" layoutInCell="1" allowOverlap="1" wp14:anchorId="00DC275E" wp14:editId="00DC275F">
                <wp:simplePos x="0" y="0"/>
                <wp:positionH relativeFrom="page">
                  <wp:posOffset>6394106</wp:posOffset>
                </wp:positionH>
                <wp:positionV relativeFrom="paragraph">
                  <wp:posOffset>251187</wp:posOffset>
                </wp:positionV>
                <wp:extent cx="367030" cy="168275"/>
                <wp:effectExtent l="0" t="0" r="0" b="0"/>
                <wp:wrapNone/>
                <wp:docPr id="222" name="Textbox 2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7030" cy="168275"/>
                        </a:xfrm>
                        <a:prstGeom prst="rect">
                          <a:avLst/>
                        </a:prstGeom>
                      </wps:spPr>
                      <wps:txbx>
                        <w:txbxContent>
                          <w:p w14:paraId="00DC2840" w14:textId="77777777" w:rsidR="00350CFB" w:rsidRDefault="00283FFF">
                            <w:pPr>
                              <w:pStyle w:val="BodyText"/>
                              <w:spacing w:line="265" w:lineRule="exact"/>
                            </w:pPr>
                            <w:r>
                              <w:rPr>
                                <w:spacing w:val="-2"/>
                              </w:rPr>
                              <w:t>(3.22)</w:t>
                            </w:r>
                          </w:p>
                        </w:txbxContent>
                      </wps:txbx>
                      <wps:bodyPr wrap="square" lIns="0" tIns="0" rIns="0" bIns="0" rtlCol="0">
                        <a:noAutofit/>
                      </wps:bodyPr>
                    </wps:wsp>
                  </a:graphicData>
                </a:graphic>
              </wp:anchor>
            </w:drawing>
          </mc:Choice>
          <mc:Fallback>
            <w:pict>
              <v:shape w14:anchorId="00DC275E" id="Textbox 222" o:spid="_x0000_s1206" type="#_x0000_t202" style="position:absolute;left:0;text-align:left;margin-left:503.45pt;margin-top:19.8pt;width:28.9pt;height:13.25pt;z-index:157660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" filled="f" stroked="f">
                <v:textbox inset="0,0,0,0">
                  <w:txbxContent>
                    <w:p w14:paraId="00DC2840" w14:textId="77777777" w:rsidR="00350CFB" w:rsidRDefault="00283FFF">
                      <w:pPr>
                        <w:pStyle w:val="BodyText"/>
                        <w:spacing w:line="265" w:lineRule="exact"/>
                      </w:pPr>
                      <w:r>
                        <w:rPr>
                          <w:spacing w:val="-2"/>
                        </w:rPr>
                        <w:t>(3.22)</w:t>
                      </w:r>
                    </w:p>
                  </w:txbxContent>
                </v:textbox>
                <w10:wrap anchorx="page"/>
              </v:shape>
            </w:pict>
          </mc:Fallback>
        </mc:AlternateContent>
      </w:r>
      <w:r>
        <w:rPr>
          <w:noProof/>
          <w:sz w:val="24"/>
        </w:rPr>
        <mc:AlternateContent>
          <mc:Choice Requires="wps">
            <w:drawing>
              <wp:anchor distT="0" distB="0" distL="0" distR="0" simplePos="0" relativeHeight="484038656" behindDoc="1" locked="0" layoutInCell="1" allowOverlap="1" wp14:anchorId="00DC2760" wp14:editId="00DC2761">
                <wp:simplePos x="0" y="0"/>
                <wp:positionH relativeFrom="page">
                  <wp:posOffset>2729776</wp:posOffset>
                </wp:positionH>
                <wp:positionV relativeFrom="paragraph">
                  <wp:posOffset>272612</wp:posOffset>
                </wp:positionV>
                <wp:extent cx="778510" cy="311150"/>
                <wp:effectExtent l="0" t="0" r="0" b="0"/>
                <wp:wrapNone/>
                <wp:docPr id="223" name="Textbox 2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78510" cy="311150"/>
                        </a:xfrm>
                        <a:prstGeom prst="rect">
                          <a:avLst/>
                        </a:prstGeom>
                      </wps:spPr>
                      <wps:txbx>
                        <w:txbxContent>
                          <w:p w14:paraId="00DC2841" w14:textId="77777777" w:rsidR="00350CFB" w:rsidRDefault="00283FFF">
                            <w:pPr>
                              <w:tabs>
                                <w:tab w:val="left" w:pos="950"/>
                              </w:tabs>
                              <w:spacing w:line="192" w:lineRule="auto"/>
                              <w:rPr>
                                <w:rFonts w:ascii="Menlo" w:hAnsi="Menlo"/>
                                <w:i/>
                                <w:position w:val="-7"/>
                                <w:sz w:val="16"/>
                              </w:rPr>
                            </w:pPr>
                            <w:r>
                              <w:rPr>
                                <w:i/>
                                <w:w w:val="115"/>
                                <w:sz w:val="24"/>
                              </w:rPr>
                              <w:t>ρ</w:t>
                            </w:r>
                            <w:r>
                              <w:rPr>
                                <w:i/>
                                <w:spacing w:val="-16"/>
                                <w:w w:val="115"/>
                                <w:sz w:val="24"/>
                              </w:rPr>
                              <w:t xml:space="preserve"> </w:t>
                            </w:r>
                            <w:r>
                              <w:rPr>
                                <w:spacing w:val="-12"/>
                                <w:w w:val="115"/>
                                <w:sz w:val="24"/>
                              </w:rPr>
                              <w:t>=</w:t>
                            </w:r>
                            <w:r>
                              <w:rPr>
                                <w:sz w:val="24"/>
                              </w:rPr>
                              <w:tab/>
                            </w:r>
                            <w:r>
                              <w:rPr>
                                <w:rFonts w:ascii="Menlo" w:hAnsi="Menlo"/>
                                <w:i/>
                                <w:spacing w:val="-10"/>
                                <w:w w:val="115"/>
                                <w:position w:val="-7"/>
                                <w:sz w:val="16"/>
                              </w:rPr>
                              <w:t>n</w:t>
                            </w:r>
                          </w:p>
                          <w:p w14:paraId="00DC2842" w14:textId="77777777" w:rsidR="00350CFB" w:rsidRDefault="00283FFF">
                            <w:pPr>
                              <w:spacing w:before="13"/>
                              <w:jc w:val="right"/>
                              <w:rPr>
                                <w:sz w:val="16"/>
                              </w:rPr>
                            </w:pPr>
                            <w:r>
                              <w:rPr>
                                <w:rFonts w:ascii="Menlo"/>
                                <w:i/>
                                <w:spacing w:val="-5"/>
                                <w:w w:val="105"/>
                                <w:sz w:val="16"/>
                              </w:rPr>
                              <w:t>i</w:t>
                            </w:r>
                            <w:r>
                              <w:rPr>
                                <w:spacing w:val="-5"/>
                                <w:w w:val="105"/>
                                <w:sz w:val="16"/>
                              </w:rPr>
                              <w:t>=1</w:t>
                            </w:r>
                          </w:p>
                        </w:txbxContent>
                      </wps:txbx>
                      <wps:bodyPr wrap="square" lIns="0" tIns="0" rIns="0" bIns="0" rtlCol="0">
                        <a:noAutofit/>
                      </wps:bodyPr>
                    </wps:wsp>
                  </a:graphicData>
                </a:graphic>
              </wp:anchor>
            </w:drawing>
          </mc:Choice>
          <mc:Fallback>
            <w:pict>
              <v:shape w14:anchorId="00DC2760" id="Textbox 223" o:spid="_x0000_s1207" type="#_x0000_t202" style="position:absolute;left:0;text-align:left;margin-left:214.95pt;margin-top:21.45pt;width:61.3pt;height:24.5pt;z-index:-192778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" filled="f" stroked="f">
                <v:textbox inset="0,0,0,0">
                  <w:txbxContent>
                    <w:p w14:paraId="00DC2841" w14:textId="77777777" w:rsidR="00350CFB" w:rsidRDefault="00283FFF">
                      <w:pPr>
                        <w:tabs>
                          <w:tab w:val="left" w:pos="950"/>
                        </w:tabs>
                        <w:spacing w:line="192" w:lineRule="auto"/>
                        <w:rPr>
                          <w:rFonts w:ascii="Menlo" w:hAnsi="Menlo"/>
                          <w:i/>
                          <w:position w:val="-7"/>
                          <w:sz w:val="16"/>
                        </w:rPr>
                      </w:pPr>
                      <w:r>
                        <w:rPr>
                          <w:i/>
                          <w:w w:val="115"/>
                          <w:sz w:val="24"/>
                        </w:rPr>
                        <w:t>ρ</w:t>
                      </w:r>
                      <w:r>
                        <w:rPr>
                          <w:i/>
                          <w:spacing w:val="-16"/>
                          <w:w w:val="115"/>
                          <w:sz w:val="24"/>
                        </w:rPr>
                        <w:t xml:space="preserve"> </w:t>
                      </w:r>
                      <w:r>
                        <w:rPr>
                          <w:spacing w:val="-12"/>
                          <w:w w:val="115"/>
                          <w:sz w:val="24"/>
                        </w:rPr>
                        <w:t>=</w:t>
                      </w:r>
                      <w:r>
                        <w:rPr>
                          <w:sz w:val="24"/>
                        </w:rPr>
                        <w:tab/>
                      </w:r>
                      <w:r>
                        <w:rPr>
                          <w:rFonts w:ascii="Menlo" w:hAnsi="Menlo"/>
                          <w:i/>
                          <w:spacing w:val="-10"/>
                          <w:w w:val="115"/>
                          <w:position w:val="-7"/>
                          <w:sz w:val="16"/>
                        </w:rPr>
                        <w:t>n</w:t>
                      </w:r>
                    </w:p>
                    <w:p w14:paraId="00DC2842" w14:textId="77777777" w:rsidR="00350CFB" w:rsidRDefault="00283FFF">
                      <w:pPr>
                        <w:spacing w:before="13"/>
                        <w:jc w:val="right"/>
                        <w:rPr>
                          <w:sz w:val="16"/>
                        </w:rPr>
                      </w:pPr>
                      <w:r>
                        <w:rPr>
                          <w:rFonts w:ascii="Menlo"/>
                          <w:i/>
                          <w:spacing w:val="-5"/>
                          <w:w w:val="105"/>
                          <w:sz w:val="16"/>
                        </w:rPr>
                        <w:t>i</w:t>
                      </w:r>
                      <w:r>
                        <w:rPr>
                          <w:spacing w:val="-5"/>
                          <w:w w:val="105"/>
                          <w:sz w:val="16"/>
                        </w:rPr>
                        <w:t>=1</w:t>
                      </w:r>
                    </w:p>
                  </w:txbxContent>
                </v:textbox>
                <w10:wrap anchorx="page"/>
              </v:shape>
            </w:pict>
          </mc:Fallback>
        </mc:AlternateContent>
      </w:r>
      <w:r>
        <w:rPr>
          <w:noProof/>
          <w:sz w:val="24"/>
        </w:rPr>
        <mc:AlternateContent>
          <mc:Choice Requires="wps">
            <w:drawing>
              <wp:anchor distT="0" distB="0" distL="0" distR="0" simplePos="0" relativeHeight="484039168" behindDoc="1" locked="0" layoutInCell="1" allowOverlap="1" wp14:anchorId="00DC2762" wp14:editId="00DC2763">
                <wp:simplePos x="0" y="0"/>
                <wp:positionH relativeFrom="page">
                  <wp:posOffset>3761740</wp:posOffset>
                </wp:positionH>
                <wp:positionV relativeFrom="paragraph">
                  <wp:posOffset>285960</wp:posOffset>
                </wp:positionV>
                <wp:extent cx="635000" cy="563245"/>
                <wp:effectExtent l="0" t="0" r="0" b="0"/>
                <wp:wrapNone/>
                <wp:docPr id="224" name="Textbox 2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5000" cy="563245"/>
                        </a:xfrm>
                        <a:prstGeom prst="rect">
                          <a:avLst/>
                        </a:prstGeom>
                      </wps:spPr>
                      <wps:txbx>
                        <w:txbxContent>
                          <w:p w14:paraId="00DC2843" w14:textId="77777777" w:rsidR="00350CFB" w:rsidRDefault="00283FFF">
                            <w:pPr>
                              <w:spacing w:line="472" w:lineRule="exact"/>
                              <w:rPr>
                                <w:rFonts w:ascii="Menlo" w:hAnsi="Menlo"/>
                                <w:i/>
                                <w:position w:val="12"/>
                                <w:sz w:val="16"/>
                              </w:rPr>
                            </w:pPr>
                            <w:r>
                              <w:rPr>
                                <w:rFonts w:ascii="Arial Unicode MS" w:hAnsi="Arial Unicode MS"/>
                                <w:spacing w:val="-18"/>
                                <w:w w:val="110"/>
                                <w:sz w:val="24"/>
                              </w:rPr>
                              <w:t>−</w:t>
                            </w:r>
                            <w:r>
                              <w:rPr>
                                <w:rFonts w:ascii="Arial Unicode MS" w:hAnsi="Arial Unicode MS"/>
                                <w:spacing w:val="-21"/>
                                <w:w w:val="110"/>
                                <w:sz w:val="24"/>
                              </w:rPr>
                              <w:t xml:space="preserve"> </w:t>
                            </w:r>
                            <w:r>
                              <w:rPr>
                                <w:i/>
                                <w:spacing w:val="-117"/>
                                <w:w w:val="122"/>
                                <w:sz w:val="24"/>
                              </w:rPr>
                              <w:t>R</w:t>
                            </w:r>
                            <w:r>
                              <w:rPr>
                                <w:spacing w:val="23"/>
                                <w:w w:val="98"/>
                                <w:position w:val="6"/>
                                <w:sz w:val="24"/>
                              </w:rPr>
                              <w:t>¯</w:t>
                            </w:r>
                            <w:r>
                              <w:rPr>
                                <w:spacing w:val="11"/>
                                <w:w w:val="114"/>
                                <w:sz w:val="24"/>
                              </w:rPr>
                              <w:t>)</w:t>
                            </w:r>
                            <w:r>
                              <w:rPr>
                                <w:spacing w:val="11"/>
                                <w:w w:val="106"/>
                                <w:position w:val="7"/>
                                <w:sz w:val="16"/>
                              </w:rPr>
                              <w:t>2</w:t>
                            </w:r>
                            <w:r>
                              <w:rPr>
                                <w:spacing w:val="5"/>
                                <w:w w:val="110"/>
                                <w:position w:val="7"/>
                                <w:sz w:val="16"/>
                              </w:rPr>
                              <w:t xml:space="preserve"> </w:t>
                            </w:r>
                            <w:r>
                              <w:rPr>
                                <w:spacing w:val="-18"/>
                                <w:w w:val="110"/>
                                <w:position w:val="18"/>
                                <w:sz w:val="24"/>
                              </w:rPr>
                              <w:t>L</w:t>
                            </w:r>
                            <w:r>
                              <w:rPr>
                                <w:rFonts w:ascii="Menlo" w:hAnsi="Menlo"/>
                                <w:i/>
                                <w:spacing w:val="-18"/>
                                <w:w w:val="110"/>
                                <w:position w:val="12"/>
                                <w:sz w:val="16"/>
                              </w:rPr>
                              <w:t>n</w:t>
                            </w:r>
                          </w:p>
                        </w:txbxContent>
                      </wps:txbx>
                      <wps:bodyPr wrap="square" lIns="0" tIns="0" rIns="0" bIns="0" rtlCol="0">
                        <a:noAutofit/>
                      </wps:bodyPr>
                    </wps:wsp>
                  </a:graphicData>
                </a:graphic>
              </wp:anchor>
            </w:drawing>
          </mc:Choice>
          <mc:Fallback>
            <w:pict>
              <v:shape w14:anchorId="00DC2762" id="Textbox 224" o:spid="_x0000_s1208" type="#_x0000_t202" style="position:absolute;left:0;text-align:left;margin-left:296.2pt;margin-top:22.5pt;width:50pt;height:44.35pt;z-index:-192773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" filled="f" stroked="f">
                <v:textbox inset="0,0,0,0">
                  <w:txbxContent>
                    <w:p w14:paraId="00DC2843" w14:textId="77777777" w:rsidR="00350CFB" w:rsidRDefault="00283FFF">
                      <w:pPr>
                        <w:spacing w:line="472" w:lineRule="exact"/>
                        <w:rPr>
                          <w:rFonts w:ascii="Menlo" w:hAnsi="Menlo"/>
                          <w:i/>
                          <w:position w:val="12"/>
                          <w:sz w:val="16"/>
                        </w:rPr>
                      </w:pPr>
                      <w:r>
                        <w:rPr>
                          <w:rFonts w:ascii="Arial Unicode MS" w:hAnsi="Arial Unicode MS"/>
                          <w:spacing w:val="-18"/>
                          <w:w w:val="110"/>
                          <w:sz w:val="24"/>
                        </w:rPr>
                        <w:t>−</w:t>
                      </w:r>
                      <w:r>
                        <w:rPr>
                          <w:rFonts w:ascii="Arial Unicode MS" w:hAnsi="Arial Unicode MS"/>
                          <w:spacing w:val="-21"/>
                          <w:w w:val="110"/>
                          <w:sz w:val="24"/>
                        </w:rPr>
                        <w:t xml:space="preserve"> </w:t>
                      </w:r>
                      <w:r>
                        <w:rPr>
                          <w:i/>
                          <w:spacing w:val="-117"/>
                          <w:w w:val="122"/>
                          <w:sz w:val="24"/>
                        </w:rPr>
                        <w:t>R</w:t>
                      </w:r>
                      <w:r>
                        <w:rPr>
                          <w:spacing w:val="23"/>
                          <w:w w:val="98"/>
                          <w:position w:val="6"/>
                          <w:sz w:val="24"/>
                        </w:rPr>
                        <w:t>¯</w:t>
                      </w:r>
                      <w:r>
                        <w:rPr>
                          <w:spacing w:val="11"/>
                          <w:w w:val="114"/>
                          <w:sz w:val="24"/>
                        </w:rPr>
                        <w:t>)</w:t>
                      </w:r>
                      <w:r>
                        <w:rPr>
                          <w:spacing w:val="11"/>
                          <w:w w:val="106"/>
                          <w:position w:val="7"/>
                          <w:sz w:val="16"/>
                        </w:rPr>
                        <w:t>2</w:t>
                      </w:r>
                      <w:r>
                        <w:rPr>
                          <w:spacing w:val="5"/>
                          <w:w w:val="110"/>
                          <w:position w:val="7"/>
                          <w:sz w:val="16"/>
                        </w:rPr>
                        <w:t xml:space="preserve"> </w:t>
                      </w:r>
                      <w:r>
                        <w:rPr>
                          <w:spacing w:val="-18"/>
                          <w:w w:val="110"/>
                          <w:position w:val="18"/>
                          <w:sz w:val="24"/>
                        </w:rPr>
                        <w:t>L</w:t>
                      </w:r>
                      <w:r>
                        <w:rPr>
                          <w:rFonts w:ascii="Menlo" w:hAnsi="Menlo"/>
                          <w:i/>
                          <w:spacing w:val="-18"/>
                          <w:w w:val="110"/>
                          <w:position w:val="12"/>
                          <w:sz w:val="16"/>
                        </w:rPr>
                        <w:t>n</w:t>
                      </w:r>
                    </w:p>
                  </w:txbxContent>
                </v:textbox>
                <w10:wrap anchorx="page"/>
              </v:shape>
            </w:pict>
          </mc:Fallback>
        </mc:AlternateContent>
      </w:r>
      <w:r>
        <w:rPr>
          <w:noProof/>
          <w:sz w:val="24"/>
        </w:rPr>
        <mc:AlternateContent>
          <mc:Choice Requires="wps">
            <w:drawing>
              <wp:anchor distT="0" distB="0" distL="0" distR="0" simplePos="0" relativeHeight="484039680" behindDoc="1" locked="0" layoutInCell="1" allowOverlap="1" wp14:anchorId="00DC2764" wp14:editId="00DC2765">
                <wp:simplePos x="0" y="0"/>
                <wp:positionH relativeFrom="page">
                  <wp:posOffset>4737747</wp:posOffset>
                </wp:positionH>
                <wp:positionV relativeFrom="paragraph">
                  <wp:posOffset>272612</wp:posOffset>
                </wp:positionV>
                <wp:extent cx="426720" cy="279400"/>
                <wp:effectExtent l="0" t="0" r="0" b="0"/>
                <wp:wrapNone/>
                <wp:docPr id="225" name="Textbox 2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6720" cy="279400"/>
                        </a:xfrm>
                        <a:prstGeom prst="rect">
                          <a:avLst/>
                        </a:prstGeom>
                      </wps:spPr>
                      <wps:txbx>
                        <w:txbxContent>
                          <w:p w14:paraId="00DC2844" w14:textId="77777777" w:rsidR="00350CFB" w:rsidRDefault="00283FFF">
                            <w:pPr>
                              <w:spacing w:line="153" w:lineRule="exact"/>
                              <w:jc w:val="right"/>
                              <w:rPr>
                                <w:i/>
                                <w:sz w:val="24"/>
                              </w:rPr>
                            </w:pPr>
                            <w:r>
                              <w:rPr>
                                <w:i/>
                                <w:spacing w:val="-10"/>
                                <w:w w:val="105"/>
                                <w:sz w:val="24"/>
                              </w:rPr>
                              <w:t>.</w:t>
                            </w:r>
                          </w:p>
                          <w:p w14:paraId="00DC2845" w14:textId="77777777" w:rsidR="00350CFB" w:rsidRDefault="00283FFF">
                            <w:pPr>
                              <w:spacing w:line="286" w:lineRule="exact"/>
                              <w:rPr>
                                <w:position w:val="7"/>
                                <w:sz w:val="16"/>
                              </w:rPr>
                            </w:pPr>
                            <w:r>
                              <w:rPr>
                                <w:rFonts w:ascii="Arial Unicode MS" w:hAnsi="Arial Unicode MS"/>
                                <w:w w:val="120"/>
                                <w:sz w:val="24"/>
                              </w:rPr>
                              <w:t>−</w:t>
                            </w:r>
                            <w:r>
                              <w:rPr>
                                <w:rFonts w:ascii="Arial Unicode MS" w:hAnsi="Arial Unicode MS"/>
                                <w:spacing w:val="-11"/>
                                <w:w w:val="120"/>
                                <w:sz w:val="24"/>
                              </w:rPr>
                              <w:t xml:space="preserve"> </w:t>
                            </w:r>
                            <w:r>
                              <w:rPr>
                                <w:i/>
                                <w:spacing w:val="-94"/>
                                <w:w w:val="130"/>
                                <w:sz w:val="24"/>
                              </w:rPr>
                              <w:t>S</w:t>
                            </w:r>
                            <w:r>
                              <w:rPr>
                                <w:spacing w:val="12"/>
                                <w:w w:val="108"/>
                                <w:position w:val="6"/>
                                <w:sz w:val="24"/>
                              </w:rPr>
                              <w:t>¯</w:t>
                            </w:r>
                            <w:r>
                              <w:rPr>
                                <w:spacing w:val="11"/>
                                <w:w w:val="124"/>
                                <w:sz w:val="24"/>
                              </w:rPr>
                              <w:t>)</w:t>
                            </w:r>
                            <w:r>
                              <w:rPr>
                                <w:spacing w:val="11"/>
                                <w:w w:val="116"/>
                                <w:position w:val="7"/>
                                <w:sz w:val="16"/>
                              </w:rPr>
                              <w:t>2</w:t>
                            </w:r>
                          </w:p>
                        </w:txbxContent>
                      </wps:txbx>
                      <wps:bodyPr wrap="square" lIns="0" tIns="0" rIns="0" bIns="0" rtlCol="0">
                        <a:noAutofit/>
                      </wps:bodyPr>
                    </wps:wsp>
                  </a:graphicData>
                </a:graphic>
              </wp:anchor>
            </w:drawing>
          </mc:Choice>
          <mc:Fallback>
            <w:pict>
              <v:shape w14:anchorId="00DC2764" id="Textbox 225" o:spid="_x0000_s1209" type="#_x0000_t202" style="position:absolute;left:0;text-align:left;margin-left:373.05pt;margin-top:21.45pt;width:33.6pt;height:22pt;z-index:-192768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" filled="f" stroked="f">
                <v:textbox inset="0,0,0,0">
                  <w:txbxContent>
                    <w:p w14:paraId="00DC2844" w14:textId="77777777" w:rsidR="00350CFB" w:rsidRDefault="00283FFF">
                      <w:pPr>
                        <w:spacing w:line="153" w:lineRule="exact"/>
                        <w:jc w:val="right"/>
                        <w:rPr>
                          <w:i/>
                          <w:sz w:val="24"/>
                        </w:rPr>
                      </w:pPr>
                      <w:r>
                        <w:rPr>
                          <w:i/>
                          <w:spacing w:val="-10"/>
                          <w:w w:val="105"/>
                          <w:sz w:val="24"/>
                        </w:rPr>
                        <w:t>.</w:t>
                      </w:r>
                    </w:p>
                    <w:p w14:paraId="00DC2845" w14:textId="77777777" w:rsidR="00350CFB" w:rsidRDefault="00283FFF">
                      <w:pPr>
                        <w:spacing w:line="286" w:lineRule="exact"/>
                        <w:rPr>
                          <w:position w:val="7"/>
                          <w:sz w:val="16"/>
                        </w:rPr>
                      </w:pPr>
                      <w:r>
                        <w:rPr>
                          <w:rFonts w:ascii="Arial Unicode MS" w:hAnsi="Arial Unicode MS"/>
                          <w:w w:val="120"/>
                          <w:sz w:val="24"/>
                        </w:rPr>
                        <w:t>−</w:t>
                      </w:r>
                      <w:r>
                        <w:rPr>
                          <w:rFonts w:ascii="Arial Unicode MS" w:hAnsi="Arial Unicode MS"/>
                          <w:spacing w:val="-11"/>
                          <w:w w:val="120"/>
                          <w:sz w:val="24"/>
                        </w:rPr>
                        <w:t xml:space="preserve"> </w:t>
                      </w:r>
                      <w:r>
                        <w:rPr>
                          <w:i/>
                          <w:spacing w:val="-94"/>
                          <w:w w:val="130"/>
                          <w:sz w:val="24"/>
                        </w:rPr>
                        <w:t>S</w:t>
                      </w:r>
                      <w:r>
                        <w:rPr>
                          <w:spacing w:val="12"/>
                          <w:w w:val="108"/>
                          <w:position w:val="6"/>
                          <w:sz w:val="24"/>
                        </w:rPr>
                        <w:t>¯</w:t>
                      </w:r>
                      <w:r>
                        <w:rPr>
                          <w:spacing w:val="11"/>
                          <w:w w:val="124"/>
                          <w:sz w:val="24"/>
                        </w:rPr>
                        <w:t>)</w:t>
                      </w:r>
                      <w:r>
                        <w:rPr>
                          <w:spacing w:val="11"/>
                          <w:w w:val="116"/>
                          <w:position w:val="7"/>
                          <w:sz w:val="16"/>
                        </w:rPr>
                        <w:t>2</w:t>
                      </w:r>
                    </w:p>
                  </w:txbxContent>
                </v:textbox>
                <w10:wrap anchorx="page"/>
              </v:shape>
            </w:pict>
          </mc:Fallback>
        </mc:AlternateContent>
      </w:r>
      <w:r>
        <w:rPr>
          <w:spacing w:val="-8"/>
          <w:w w:val="120"/>
          <w:position w:val="18"/>
          <w:sz w:val="24"/>
        </w:rPr>
        <w:t>L</w:t>
      </w:r>
      <w:r>
        <w:rPr>
          <w:rFonts w:ascii="Menlo" w:hAnsi="Menlo"/>
          <w:i/>
          <w:spacing w:val="-8"/>
          <w:w w:val="120"/>
          <w:position w:val="12"/>
          <w:sz w:val="16"/>
        </w:rPr>
        <w:t>n</w:t>
      </w:r>
      <w:r>
        <w:rPr>
          <w:rFonts w:ascii="Menlo" w:hAnsi="Menlo"/>
          <w:i/>
          <w:spacing w:val="26"/>
          <w:w w:val="120"/>
          <w:position w:val="12"/>
          <w:sz w:val="16"/>
        </w:rPr>
        <w:t xml:space="preserve"> </w:t>
      </w:r>
      <w:r>
        <w:rPr>
          <w:spacing w:val="-8"/>
          <w:w w:val="115"/>
          <w:sz w:val="24"/>
        </w:rPr>
        <w:t>(</w:t>
      </w:r>
      <w:r>
        <w:rPr>
          <w:i/>
          <w:spacing w:val="-8"/>
          <w:w w:val="115"/>
          <w:sz w:val="24"/>
        </w:rPr>
        <w:t>R</w:t>
      </w:r>
      <w:r>
        <w:rPr>
          <w:rFonts w:ascii="Menlo" w:hAnsi="Menlo"/>
          <w:i/>
          <w:spacing w:val="-8"/>
          <w:w w:val="115"/>
          <w:sz w:val="24"/>
          <w:vertAlign w:val="subscript"/>
        </w:rPr>
        <w:t>i</w:t>
      </w:r>
      <w:r>
        <w:rPr>
          <w:rFonts w:ascii="Menlo" w:hAnsi="Menlo"/>
          <w:i/>
          <w:spacing w:val="-104"/>
          <w:w w:val="115"/>
          <w:sz w:val="24"/>
        </w:rPr>
        <w:t xml:space="preserve"> </w:t>
      </w:r>
      <w:r>
        <w:rPr>
          <w:rFonts w:ascii="Arial Unicode MS" w:hAnsi="Arial Unicode MS"/>
          <w:spacing w:val="-8"/>
          <w:w w:val="120"/>
          <w:sz w:val="24"/>
        </w:rPr>
        <w:t>−</w:t>
      </w:r>
      <w:r>
        <w:rPr>
          <w:rFonts w:ascii="Arial Unicode MS" w:hAnsi="Arial Unicode MS"/>
          <w:spacing w:val="-27"/>
          <w:w w:val="120"/>
          <w:sz w:val="24"/>
        </w:rPr>
        <w:t xml:space="preserve"> </w:t>
      </w:r>
      <w:r>
        <w:rPr>
          <w:i/>
          <w:spacing w:val="-117"/>
          <w:w w:val="132"/>
          <w:sz w:val="24"/>
        </w:rPr>
        <w:t>R</w:t>
      </w:r>
      <w:r>
        <w:rPr>
          <w:spacing w:val="23"/>
          <w:w w:val="108"/>
          <w:position w:val="6"/>
          <w:sz w:val="24"/>
        </w:rPr>
        <w:t>¯</w:t>
      </w:r>
      <w:r>
        <w:rPr>
          <w:spacing w:val="11"/>
          <w:w w:val="124"/>
          <w:sz w:val="24"/>
        </w:rPr>
        <w:t>)(</w:t>
      </w:r>
      <w:r>
        <w:rPr>
          <w:i/>
          <w:spacing w:val="11"/>
          <w:w w:val="130"/>
          <w:sz w:val="24"/>
        </w:rPr>
        <w:t>S</w:t>
      </w:r>
      <w:r>
        <w:rPr>
          <w:rFonts w:ascii="Menlo" w:hAnsi="Menlo"/>
          <w:i/>
          <w:spacing w:val="11"/>
          <w:w w:val="67"/>
          <w:sz w:val="24"/>
          <w:vertAlign w:val="subscript"/>
        </w:rPr>
        <w:t>i</w:t>
      </w:r>
      <w:r>
        <w:rPr>
          <w:rFonts w:ascii="Menlo" w:hAnsi="Menlo"/>
          <w:i/>
          <w:spacing w:val="-101"/>
          <w:w w:val="114"/>
          <w:sz w:val="24"/>
        </w:rPr>
        <w:t xml:space="preserve"> </w:t>
      </w:r>
      <w:r>
        <w:rPr>
          <w:rFonts w:ascii="Arial Unicode MS" w:hAnsi="Arial Unicode MS"/>
          <w:spacing w:val="-8"/>
          <w:w w:val="120"/>
          <w:sz w:val="24"/>
        </w:rPr>
        <w:t>−</w:t>
      </w:r>
      <w:r>
        <w:rPr>
          <w:rFonts w:ascii="Arial Unicode MS" w:hAnsi="Arial Unicode MS"/>
          <w:spacing w:val="-29"/>
          <w:w w:val="120"/>
          <w:sz w:val="24"/>
        </w:rPr>
        <w:t xml:space="preserve"> </w:t>
      </w:r>
      <w:r>
        <w:rPr>
          <w:i/>
          <w:spacing w:val="-78"/>
          <w:w w:val="124"/>
          <w:sz w:val="24"/>
        </w:rPr>
        <w:t>S</w:t>
      </w:r>
      <w:r>
        <w:rPr>
          <w:spacing w:val="27"/>
          <w:w w:val="102"/>
          <w:position w:val="6"/>
          <w:sz w:val="24"/>
        </w:rPr>
        <w:t>¯</w:t>
      </w:r>
      <w:r>
        <w:rPr>
          <w:spacing w:val="26"/>
          <w:w w:val="118"/>
          <w:sz w:val="24"/>
        </w:rPr>
        <w:t>)</w:t>
      </w:r>
    </w:p>
    <w:p w14:paraId="00DC1FAC" w14:textId="77777777" w:rsidR="00350CFB" w:rsidRDefault="00350CFB">
      <w:pPr>
        <w:pStyle w:val="BodyText"/>
        <w:spacing w:before="5"/>
        <w:rPr>
          <w:sz w:val="2"/>
        </w:rPr>
      </w:pPr>
    </w:p>
    <w:p w14:paraId="00DC1FAD" w14:textId="77777777" w:rsidR="00350CFB" w:rsidRDefault="00283FFF">
      <w:pPr>
        <w:tabs>
          <w:tab w:val="left" w:pos="5829"/>
        </w:tabs>
        <w:ind w:left="4541"/>
        <w:rPr>
          <w:position w:val="3"/>
          <w:sz w:val="20"/>
        </w:rPr>
      </w:pPr>
      <w:r>
        <w:rPr>
          <w:noProof/>
          <w:position w:val="5"/>
          <w:sz w:val="20"/>
        </w:rPr>
        <mc:AlternateContent>
          <mc:Choice Requires="wps">
            <w:drawing>
              <wp:inline distT="0" distB="0" distL="0" distR="0" wp14:anchorId="00DC2766" wp14:editId="00DC2767">
                <wp:extent cx="171450" cy="152400"/>
                <wp:effectExtent l="0" t="0" r="0" b="0"/>
                <wp:docPr id="226" name="Textbox 2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1450" cy="152400"/>
                        </a:xfrm>
                        <a:prstGeom prst="rect">
                          <a:avLst/>
                        </a:prstGeom>
                      </wps:spPr>
                      <wps:txbx>
                        <w:txbxContent>
                          <w:p w14:paraId="00DC2846" w14:textId="77777777" w:rsidR="00350CFB" w:rsidRDefault="00283FFF">
                            <w:pPr>
                              <w:spacing w:line="231" w:lineRule="exact"/>
                              <w:rPr>
                                <w:i/>
                                <w:sz w:val="24"/>
                              </w:rPr>
                            </w:pPr>
                            <w:r>
                              <w:rPr>
                                <w:spacing w:val="-5"/>
                                <w:w w:val="115"/>
                                <w:sz w:val="24"/>
                              </w:rPr>
                              <w:t>(</w:t>
                            </w:r>
                            <w:r>
                              <w:rPr>
                                <w:i/>
                                <w:spacing w:val="-5"/>
                                <w:w w:val="115"/>
                                <w:sz w:val="24"/>
                              </w:rPr>
                              <w:t>R</w:t>
                            </w:r>
                          </w:p>
                        </w:txbxContent>
                      </wps:txbx>
                      <wps:bodyPr wrap="square" lIns="0" tIns="0" rIns="0" bIns="0" rtlCol="0">
                        <a:noAutofit/>
                      </wps:bodyPr>
                    </wps:wsp>
                  </a:graphicData>
                </a:graphic>
              </wp:inline>
            </w:drawing>
          </mc:Choice>
          <mc:Fallback>
            <w:pict>
              <v:shape w14:anchorId="00DC2766" id="Textbox 226" o:spid="_x0000_s1210" type="#_x0000_t202" style="width:13.5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" filled="f" stroked="f">
                <v:textbox inset="0,0,0,0">
                  <w:txbxContent>
                    <w:p w14:paraId="00DC2846" w14:textId="77777777" w:rsidR="00350CFB" w:rsidRDefault="00283FFF">
                      <w:pPr>
                        <w:spacing w:line="231" w:lineRule="exact"/>
                        <w:rPr>
                          <w:i/>
                          <w:sz w:val="24"/>
                        </w:rPr>
                      </w:pPr>
                      <w:r>
                        <w:rPr>
                          <w:spacing w:val="-5"/>
                          <w:w w:val="115"/>
                          <w:sz w:val="24"/>
                        </w:rPr>
                        <w:t>(</w:t>
                      </w:r>
                      <w:r>
                        <w:rPr>
                          <w:i/>
                          <w:spacing w:val="-5"/>
                          <w:w w:val="115"/>
                          <w:sz w:val="24"/>
                        </w:rPr>
                        <w:t>R</w:t>
                      </w:r>
                    </w:p>
                  </w:txbxContent>
                </v:textbox>
                <w10:anchorlock/>
              </v:shape>
            </w:pict>
          </mc:Fallback>
        </mc:AlternateContent>
      </w:r>
      <w:r>
        <w:rPr>
          <w:noProof/>
          <w:position w:val="3"/>
          <w:sz w:val="20"/>
        </w:rPr>
        <mc:AlternateContent>
          <mc:Choice Requires="wps">
            <w:drawing>
              <wp:inline distT="0" distB="0" distL="0" distR="0" wp14:anchorId="00DC2768" wp14:editId="00DC2769">
                <wp:extent cx="36830" cy="101600"/>
                <wp:effectExtent l="0" t="0" r="0" b="0"/>
                <wp:docPr id="227" name="Textbox 2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830" cy="101600"/>
                        </a:xfrm>
                        <a:prstGeom prst="rect">
                          <a:avLst/>
                        </a:prstGeom>
                      </wps:spPr>
                      <wps:txbx>
                        <w:txbxContent>
                          <w:p w14:paraId="00DC2847" w14:textId="77777777" w:rsidR="00350CFB" w:rsidRDefault="00283FFF">
                            <w:pPr>
                              <w:spacing w:line="157" w:lineRule="exact"/>
                              <w:rPr>
                                <w:rFonts w:ascii="Menlo"/>
                                <w:i/>
                                <w:sz w:val="16"/>
                              </w:rPr>
                            </w:pPr>
                            <w:r>
                              <w:rPr>
                                <w:rFonts w:ascii="Menlo"/>
                                <w:i/>
                                <w:spacing w:val="-21"/>
                                <w:w w:val="70"/>
                                <w:sz w:val="16"/>
                              </w:rPr>
                              <w:t>i</w:t>
                            </w:r>
                          </w:p>
                        </w:txbxContent>
                      </wps:txbx>
                      <wps:bodyPr wrap="square" lIns="0" tIns="0" rIns="0" bIns="0" rtlCol="0">
                        <a:noAutofit/>
                      </wps:bodyPr>
                    </wps:wsp>
                  </a:graphicData>
                </a:graphic>
              </wp:inline>
            </w:drawing>
          </mc:Choice>
          <mc:Fallback>
            <w:pict>
              <v:shape w14:anchorId="00DC2768" id="Textbox 227" o:spid="_x0000_s1211" type="#_x0000_t202" style="width:2.9pt;height: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" filled="f" stroked="f">
                <v:textbox inset="0,0,0,0">
                  <w:txbxContent>
                    <w:p w14:paraId="00DC2847" w14:textId="77777777" w:rsidR="00350CFB" w:rsidRDefault="00283FFF">
                      <w:pPr>
                        <w:spacing w:line="157" w:lineRule="exact"/>
                        <w:rPr>
                          <w:rFonts w:ascii="Menlo"/>
                          <w:i/>
                          <w:sz w:val="16"/>
                        </w:rPr>
                      </w:pPr>
                      <w:r>
                        <w:rPr>
                          <w:rFonts w:ascii="Menlo"/>
                          <w:i/>
                          <w:spacing w:val="-21"/>
                          <w:w w:val="70"/>
                          <w:sz w:val="16"/>
                        </w:rPr>
                        <w:t>i</w:t>
                      </w:r>
                    </w:p>
                  </w:txbxContent>
                </v:textbox>
                <w10:anchorlock/>
              </v:shape>
            </w:pict>
          </mc:Fallback>
        </mc:AlternateContent>
      </w:r>
      <w:r>
        <w:rPr>
          <w:position w:val="3"/>
          <w:sz w:val="20"/>
        </w:rPr>
        <w:tab/>
      </w:r>
      <w:r>
        <w:rPr>
          <w:noProof/>
          <w:sz w:val="20"/>
        </w:rPr>
        <mc:AlternateContent>
          <mc:Choice Requires="wps">
            <w:drawing>
              <wp:inline distT="0" distB="0" distL="0" distR="0" wp14:anchorId="00DC276A" wp14:editId="00DC276B">
                <wp:extent cx="173990" cy="101600"/>
                <wp:effectExtent l="0" t="0" r="0" b="0"/>
                <wp:docPr id="228" name="Textbox 2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3990" cy="101600"/>
                        </a:xfrm>
                        <a:prstGeom prst="rect">
                          <a:avLst/>
                        </a:prstGeom>
                      </wps:spPr>
                      <wps:txbx>
                        <w:txbxContent>
                          <w:p w14:paraId="00DC2848" w14:textId="77777777" w:rsidR="00350CFB" w:rsidRDefault="00283FFF">
                            <w:pPr>
                              <w:spacing w:line="157" w:lineRule="exact"/>
                              <w:rPr>
                                <w:sz w:val="16"/>
                              </w:rPr>
                            </w:pPr>
                            <w:r>
                              <w:rPr>
                                <w:rFonts w:ascii="Menlo"/>
                                <w:i/>
                                <w:spacing w:val="-5"/>
                                <w:sz w:val="16"/>
                              </w:rPr>
                              <w:t>i</w:t>
                            </w:r>
                            <w:r>
                              <w:rPr>
                                <w:spacing w:val="-5"/>
                                <w:sz w:val="16"/>
                              </w:rPr>
                              <w:t>=1</w:t>
                            </w:r>
                          </w:p>
                        </w:txbxContent>
                      </wps:txbx>
                      <wps:bodyPr wrap="square" lIns="0" tIns="0" rIns="0" bIns="0" rtlCol="0">
                        <a:noAutofit/>
                      </wps:bodyPr>
                    </wps:wsp>
                  </a:graphicData>
                </a:graphic>
              </wp:inline>
            </w:drawing>
          </mc:Choice>
          <mc:Fallback>
            <w:pict>
              <v:shape w14:anchorId="00DC276A" id="Textbox 228" o:spid="_x0000_s1212" type="#_x0000_t202" style="width:13.7pt;height: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" filled="f" stroked="f">
                <v:textbox inset="0,0,0,0">
                  <w:txbxContent>
                    <w:p w14:paraId="00DC2848" w14:textId="77777777" w:rsidR="00350CFB" w:rsidRDefault="00283FFF">
                      <w:pPr>
                        <w:spacing w:line="157" w:lineRule="exact"/>
                        <w:rPr>
                          <w:sz w:val="16"/>
                        </w:rPr>
                      </w:pPr>
                      <w:r>
                        <w:rPr>
                          <w:rFonts w:ascii="Menlo"/>
                          <w:i/>
                          <w:spacing w:val="-5"/>
                          <w:sz w:val="16"/>
                        </w:rPr>
                        <w:t>i</w:t>
                      </w:r>
                      <w:r>
                        <w:rPr>
                          <w:spacing w:val="-5"/>
                          <w:sz w:val="16"/>
                        </w:rPr>
                        <w:t>=1</w:t>
                      </w:r>
                    </w:p>
                  </w:txbxContent>
                </v:textbox>
                <w10:anchorlock/>
              </v:shape>
            </w:pict>
          </mc:Fallback>
        </mc:AlternateContent>
      </w:r>
      <w:r>
        <w:rPr>
          <w:spacing w:val="-40"/>
          <w:sz w:val="20"/>
        </w:rPr>
        <w:t xml:space="preserve"> </w:t>
      </w:r>
      <w:r>
        <w:rPr>
          <w:noProof/>
          <w:spacing w:val="-40"/>
          <w:position w:val="5"/>
          <w:sz w:val="20"/>
        </w:rPr>
        <mc:AlternateContent>
          <mc:Choice Requires="wps">
            <w:drawing>
              <wp:inline distT="0" distB="0" distL="0" distR="0" wp14:anchorId="00DC276C" wp14:editId="00DC276D">
                <wp:extent cx="149225" cy="152400"/>
                <wp:effectExtent l="0" t="0" r="0" b="0"/>
                <wp:docPr id="229" name="Textbox 2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9225" cy="152400"/>
                        </a:xfrm>
                        <a:prstGeom prst="rect">
                          <a:avLst/>
                        </a:prstGeom>
                      </wps:spPr>
                      <wps:txbx>
                        <w:txbxContent>
                          <w:p w14:paraId="00DC2849" w14:textId="77777777" w:rsidR="00350CFB" w:rsidRDefault="00283FFF">
                            <w:pPr>
                              <w:spacing w:line="231" w:lineRule="exact"/>
                              <w:rPr>
                                <w:i/>
                                <w:sz w:val="24"/>
                              </w:rPr>
                            </w:pPr>
                            <w:r>
                              <w:rPr>
                                <w:spacing w:val="-5"/>
                                <w:w w:val="115"/>
                                <w:sz w:val="24"/>
                              </w:rPr>
                              <w:t>(</w:t>
                            </w:r>
                            <w:r>
                              <w:rPr>
                                <w:i/>
                                <w:spacing w:val="-5"/>
                                <w:w w:val="115"/>
                                <w:sz w:val="24"/>
                              </w:rPr>
                              <w:t>S</w:t>
                            </w:r>
                          </w:p>
                        </w:txbxContent>
                      </wps:txbx>
                      <wps:bodyPr wrap="square" lIns="0" tIns="0" rIns="0" bIns="0" rtlCol="0">
                        <a:noAutofit/>
                      </wps:bodyPr>
                    </wps:wsp>
                  </a:graphicData>
                </a:graphic>
              </wp:inline>
            </w:drawing>
          </mc:Choice>
          <mc:Fallback>
            <w:pict>
              <v:shape w14:anchorId="00DC276C" id="Textbox 229" o:spid="_x0000_s1213" type="#_x0000_t202" style="width:11.75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" filled="f" stroked="f">
                <v:textbox inset="0,0,0,0">
                  <w:txbxContent>
                    <w:p w14:paraId="00DC2849" w14:textId="77777777" w:rsidR="00350CFB" w:rsidRDefault="00283FFF">
                      <w:pPr>
                        <w:spacing w:line="231" w:lineRule="exact"/>
                        <w:rPr>
                          <w:i/>
                          <w:sz w:val="24"/>
                        </w:rPr>
                      </w:pPr>
                      <w:r>
                        <w:rPr>
                          <w:spacing w:val="-5"/>
                          <w:w w:val="115"/>
                          <w:sz w:val="24"/>
                        </w:rPr>
                        <w:t>(</w:t>
                      </w:r>
                      <w:r>
                        <w:rPr>
                          <w:i/>
                          <w:spacing w:val="-5"/>
                          <w:w w:val="115"/>
                          <w:sz w:val="24"/>
                        </w:rPr>
                        <w:t>S</w:t>
                      </w:r>
                    </w:p>
                  </w:txbxContent>
                </v:textbox>
                <w10:anchorlock/>
              </v:shape>
            </w:pict>
          </mc:Fallback>
        </mc:AlternateContent>
      </w:r>
      <w:r>
        <w:rPr>
          <w:noProof/>
          <w:spacing w:val="-40"/>
          <w:position w:val="3"/>
          <w:sz w:val="20"/>
        </w:rPr>
        <mc:AlternateContent>
          <mc:Choice Requires="wps">
            <w:drawing>
              <wp:inline distT="0" distB="0" distL="0" distR="0" wp14:anchorId="00DC276E" wp14:editId="00DC276F">
                <wp:extent cx="36830" cy="101600"/>
                <wp:effectExtent l="0" t="0" r="0" b="0"/>
                <wp:docPr id="230" name="Textbox 2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830" cy="101600"/>
                        </a:xfrm>
                        <a:prstGeom prst="rect">
                          <a:avLst/>
                        </a:prstGeom>
                      </wps:spPr>
                      <wps:txbx>
                        <w:txbxContent>
                          <w:p w14:paraId="00DC284A" w14:textId="77777777" w:rsidR="00350CFB" w:rsidRDefault="00283FFF">
                            <w:pPr>
                              <w:spacing w:line="157" w:lineRule="exact"/>
                              <w:rPr>
                                <w:rFonts w:ascii="Menlo"/>
                                <w:i/>
                                <w:sz w:val="16"/>
                              </w:rPr>
                            </w:pPr>
                            <w:r>
                              <w:rPr>
                                <w:rFonts w:ascii="Menlo"/>
                                <w:i/>
                                <w:spacing w:val="-21"/>
                                <w:w w:val="70"/>
                                <w:sz w:val="16"/>
                              </w:rPr>
                              <w:t>i</w:t>
                            </w:r>
                          </w:p>
                        </w:txbxContent>
                      </wps:txbx>
                      <wps:bodyPr wrap="square" lIns="0" tIns="0" rIns="0" bIns="0" rtlCol="0">
                        <a:noAutofit/>
                      </wps:bodyPr>
                    </wps:wsp>
                  </a:graphicData>
                </a:graphic>
              </wp:inline>
            </w:drawing>
          </mc:Choice>
          <mc:Fallback>
            <w:pict>
              <v:shape w14:anchorId="00DC276E" id="Textbox 230" o:spid="_x0000_s1214" type="#_x0000_t202" style="width:2.9pt;height: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" filled="f" stroked="f">
                <v:textbox inset="0,0,0,0">
                  <w:txbxContent>
                    <w:p w14:paraId="00DC284A" w14:textId="77777777" w:rsidR="00350CFB" w:rsidRDefault="00283FFF">
                      <w:pPr>
                        <w:spacing w:line="157" w:lineRule="exact"/>
                        <w:rPr>
                          <w:rFonts w:ascii="Menlo"/>
                          <w:i/>
                          <w:sz w:val="16"/>
                        </w:rPr>
                      </w:pPr>
                      <w:r>
                        <w:rPr>
                          <w:rFonts w:ascii="Menlo"/>
                          <w:i/>
                          <w:spacing w:val="-21"/>
                          <w:w w:val="70"/>
                          <w:sz w:val="16"/>
                        </w:rPr>
                        <w:t>i</w:t>
                      </w:r>
                    </w:p>
                  </w:txbxContent>
                </v:textbox>
                <w10:anchorlock/>
              </v:shape>
            </w:pict>
          </mc:Fallback>
        </mc:AlternateContent>
      </w:r>
    </w:p>
    <w:p w14:paraId="00DC1FAE" w14:textId="77777777" w:rsidR="00350CFB" w:rsidRDefault="00350CFB">
      <w:pPr>
        <w:pStyle w:val="BodyText"/>
        <w:spacing w:before="24"/>
      </w:pPr>
    </w:p>
    <w:p w14:paraId="00DC1FAF" w14:textId="77777777" w:rsidR="00350CFB" w:rsidRDefault="00283FFF">
      <w:pPr>
        <w:pStyle w:val="BodyText"/>
        <w:spacing w:line="396" w:lineRule="auto"/>
        <w:ind w:left="808" w:right="564"/>
      </w:pPr>
      <w:r>
        <w:t>Spearman captures monotonic agreement:</w:t>
      </w:r>
      <w:r>
        <w:rPr>
          <w:spacing w:val="40"/>
        </w:rPr>
        <w:t xml:space="preserve"> </w:t>
      </w:r>
      <w:r>
        <w:t xml:space="preserve">if higher reputation consistently co-occurs with higher proxy values, </w:t>
      </w:r>
      <w:r>
        <w:rPr>
          <w:i/>
        </w:rPr>
        <w:t xml:space="preserve">ρ </w:t>
      </w:r>
      <w:r>
        <w:t>is positive even when the relationship is nonlinear in the raw scores.</w:t>
      </w:r>
    </w:p>
    <w:p w14:paraId="00DC1FB0" w14:textId="77777777" w:rsidR="00350CFB" w:rsidRDefault="00283FFF">
      <w:pPr>
        <w:pStyle w:val="ListParagraph"/>
        <w:numPr>
          <w:ilvl w:val="0"/>
          <w:numId w:val="12"/>
        </w:numPr>
        <w:tabs>
          <w:tab w:val="left" w:pos="807"/>
        </w:tabs>
        <w:spacing w:before="39"/>
        <w:ind w:left="807" w:hanging="214"/>
        <w:rPr>
          <w:sz w:val="24"/>
        </w:rPr>
      </w:pPr>
      <w:r>
        <w:rPr>
          <w:b/>
          <w:sz w:val="24"/>
        </w:rPr>
        <w:t>Kendall’s</w:t>
      </w:r>
      <w:r>
        <w:rPr>
          <w:b/>
          <w:spacing w:val="-16"/>
          <w:sz w:val="24"/>
        </w:rPr>
        <w:t xml:space="preserve"> </w:t>
      </w:r>
      <w:r>
        <w:rPr>
          <w:i/>
          <w:sz w:val="24"/>
        </w:rPr>
        <w:t>τ</w:t>
      </w:r>
      <w:r>
        <w:rPr>
          <w:i/>
          <w:spacing w:val="-34"/>
          <w:sz w:val="24"/>
        </w:rPr>
        <w:t xml:space="preserve"> </w:t>
      </w:r>
      <w:r>
        <w:rPr>
          <w:b/>
          <w:sz w:val="24"/>
        </w:rPr>
        <w:t>:</w:t>
      </w:r>
      <w:r>
        <w:rPr>
          <w:b/>
          <w:spacing w:val="-14"/>
          <w:sz w:val="24"/>
        </w:rPr>
        <w:t xml:space="preserve"> </w:t>
      </w:r>
      <w:r>
        <w:rPr>
          <w:sz w:val="24"/>
        </w:rPr>
        <w:t>Kendall’s</w:t>
      </w:r>
      <w:r>
        <w:rPr>
          <w:spacing w:val="-16"/>
          <w:sz w:val="24"/>
        </w:rPr>
        <w:t xml:space="preserve"> </w:t>
      </w:r>
      <w:r>
        <w:rPr>
          <w:sz w:val="24"/>
        </w:rPr>
        <w:t>coefficient</w:t>
      </w:r>
      <w:r>
        <w:rPr>
          <w:spacing w:val="-16"/>
          <w:sz w:val="24"/>
        </w:rPr>
        <w:t xml:space="preserve"> </w:t>
      </w:r>
      <w:r>
        <w:rPr>
          <w:sz w:val="24"/>
        </w:rPr>
        <w:t>counts</w:t>
      </w:r>
      <w:r>
        <w:rPr>
          <w:spacing w:val="-16"/>
          <w:sz w:val="24"/>
        </w:rPr>
        <w:t xml:space="preserve"> </w:t>
      </w:r>
      <w:r>
        <w:rPr>
          <w:sz w:val="24"/>
        </w:rPr>
        <w:t>concordant</w:t>
      </w:r>
      <w:r>
        <w:rPr>
          <w:spacing w:val="-16"/>
          <w:sz w:val="24"/>
        </w:rPr>
        <w:t xml:space="preserve"> </w:t>
      </w:r>
      <w:r>
        <w:rPr>
          <w:sz w:val="24"/>
        </w:rPr>
        <w:t>and</w:t>
      </w:r>
      <w:r>
        <w:rPr>
          <w:spacing w:val="-16"/>
          <w:sz w:val="24"/>
        </w:rPr>
        <w:t xml:space="preserve"> </w:t>
      </w:r>
      <w:r>
        <w:rPr>
          <w:sz w:val="24"/>
        </w:rPr>
        <w:t>discordant</w:t>
      </w:r>
      <w:r>
        <w:rPr>
          <w:spacing w:val="-16"/>
          <w:sz w:val="24"/>
        </w:rPr>
        <w:t xml:space="preserve"> </w:t>
      </w:r>
      <w:r>
        <w:rPr>
          <w:sz w:val="24"/>
        </w:rPr>
        <w:t>pairs.</w:t>
      </w:r>
      <w:r>
        <w:rPr>
          <w:spacing w:val="-12"/>
          <w:sz w:val="24"/>
        </w:rPr>
        <w:t xml:space="preserve"> </w:t>
      </w:r>
      <w:r>
        <w:rPr>
          <w:sz w:val="24"/>
        </w:rPr>
        <w:t>For</w:t>
      </w:r>
      <w:r>
        <w:rPr>
          <w:spacing w:val="-16"/>
          <w:sz w:val="24"/>
        </w:rPr>
        <w:t xml:space="preserve"> </w:t>
      </w:r>
      <w:r>
        <w:rPr>
          <w:sz w:val="24"/>
        </w:rPr>
        <w:t>all</w:t>
      </w:r>
      <w:r>
        <w:rPr>
          <w:spacing w:val="-16"/>
          <w:sz w:val="24"/>
        </w:rPr>
        <w:t xml:space="preserve"> </w:t>
      </w:r>
      <w:r>
        <w:rPr>
          <w:sz w:val="24"/>
        </w:rPr>
        <w:t>pairs</w:t>
      </w:r>
      <w:r>
        <w:rPr>
          <w:spacing w:val="-17"/>
          <w:sz w:val="24"/>
        </w:rPr>
        <w:t xml:space="preserve"> </w:t>
      </w:r>
      <w:r>
        <w:rPr>
          <w:i/>
          <w:sz w:val="24"/>
        </w:rPr>
        <w:t>i</w:t>
      </w:r>
      <w:r>
        <w:rPr>
          <w:i/>
          <w:spacing w:val="-2"/>
          <w:sz w:val="24"/>
        </w:rPr>
        <w:t xml:space="preserve"> </w:t>
      </w:r>
      <w:r>
        <w:rPr>
          <w:i/>
          <w:sz w:val="24"/>
        </w:rPr>
        <w:t xml:space="preserve">&lt; </w:t>
      </w:r>
      <w:r>
        <w:rPr>
          <w:i/>
          <w:spacing w:val="-5"/>
          <w:sz w:val="24"/>
        </w:rPr>
        <w:t>j</w:t>
      </w:r>
      <w:r>
        <w:rPr>
          <w:spacing w:val="-5"/>
          <w:sz w:val="24"/>
        </w:rPr>
        <w:t>,</w:t>
      </w:r>
    </w:p>
    <w:p w14:paraId="00DC1FB1" w14:textId="77777777" w:rsidR="00350CFB" w:rsidRDefault="00350CFB">
      <w:pPr>
        <w:pStyle w:val="BodyText"/>
        <w:spacing w:before="106"/>
        <w:rPr>
          <w:sz w:val="20"/>
        </w:rPr>
      </w:pPr>
    </w:p>
    <w:p w14:paraId="00DC1FB2" w14:textId="77777777" w:rsidR="00350CFB" w:rsidRDefault="00350CFB">
      <w:pPr>
        <w:pStyle w:val="BodyText"/>
        <w:rPr>
          <w:sz w:val="20"/>
        </w:rPr>
        <w:sectPr w:rsidR="00350CFB">
          <w:pgSz w:w="11910" w:h="16840"/>
          <w:pgMar w:top="1840" w:right="708" w:bottom="2300" w:left="992" w:header="0" w:footer="2115" w:gutter="0"/>
          <w:cols w:space="720"/>
        </w:sectPr>
      </w:pPr>
    </w:p>
    <w:p w14:paraId="00DC1FB3" w14:textId="77777777" w:rsidR="00350CFB" w:rsidRDefault="00283FFF">
      <w:pPr>
        <w:spacing w:line="311" w:lineRule="exact"/>
        <w:ind w:left="4924"/>
        <w:rPr>
          <w:sz w:val="24"/>
        </w:rPr>
      </w:pPr>
      <w:r>
        <w:rPr>
          <w:w w:val="115"/>
          <w:sz w:val="24"/>
        </w:rPr>
        <w:t>2(</w:t>
      </w:r>
      <w:r>
        <w:rPr>
          <w:i/>
          <w:w w:val="115"/>
          <w:sz w:val="24"/>
        </w:rPr>
        <w:t>C</w:t>
      </w:r>
      <w:r>
        <w:rPr>
          <w:i/>
          <w:spacing w:val="-17"/>
          <w:w w:val="115"/>
          <w:sz w:val="24"/>
        </w:rPr>
        <w:t xml:space="preserve"> </w:t>
      </w:r>
      <w:r>
        <w:rPr>
          <w:rFonts w:ascii="Arial Unicode MS" w:hAnsi="Arial Unicode MS"/>
          <w:w w:val="115"/>
          <w:sz w:val="24"/>
        </w:rPr>
        <w:t>−</w:t>
      </w:r>
      <w:r>
        <w:rPr>
          <w:rFonts w:ascii="Arial Unicode MS" w:hAnsi="Arial Unicode MS"/>
          <w:spacing w:val="-24"/>
          <w:w w:val="115"/>
          <w:sz w:val="24"/>
        </w:rPr>
        <w:t xml:space="preserve"> </w:t>
      </w:r>
      <w:r>
        <w:rPr>
          <w:i/>
          <w:spacing w:val="-5"/>
          <w:w w:val="115"/>
          <w:sz w:val="24"/>
        </w:rPr>
        <w:t>D</w:t>
      </w:r>
      <w:r>
        <w:rPr>
          <w:spacing w:val="-5"/>
          <w:w w:val="115"/>
          <w:sz w:val="24"/>
        </w:rPr>
        <w:t>)</w:t>
      </w:r>
    </w:p>
    <w:p w14:paraId="00DC1FB4" w14:textId="77777777" w:rsidR="00350CFB" w:rsidRDefault="00283FFF">
      <w:pPr>
        <w:spacing w:line="92" w:lineRule="exact"/>
        <w:ind w:right="1065"/>
        <w:jc w:val="right"/>
        <w:rPr>
          <w:sz w:val="24"/>
        </w:rPr>
      </w:pPr>
      <w:r>
        <w:rPr>
          <w:noProof/>
          <w:sz w:val="24"/>
        </w:rPr>
        <mc:AlternateContent>
          <mc:Choice Requires="wps">
            <w:drawing>
              <wp:anchor distT="0" distB="0" distL="0" distR="0" simplePos="0" relativeHeight="15764480" behindDoc="0" locked="0" layoutInCell="1" allowOverlap="1" wp14:anchorId="00DC2770" wp14:editId="00DC2771">
                <wp:simplePos x="0" y="0"/>
                <wp:positionH relativeFrom="page">
                  <wp:posOffset>3756926</wp:posOffset>
                </wp:positionH>
                <wp:positionV relativeFrom="paragraph">
                  <wp:posOffset>48419</wp:posOffset>
                </wp:positionV>
                <wp:extent cx="620395" cy="1270"/>
                <wp:effectExtent l="0" t="0" r="0" b="0"/>
                <wp:wrapNone/>
                <wp:docPr id="231" name="Graphic 2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0395" cy="1270"/>
                        </a:xfrm>
                        <a:custGeom>
                          <a:avLst/>
                          <a:gdLst/>
                          <a:ahLst/>
                          <a:cxnLst/>
                          <a:rect l="l" t="t" r="r" b="b"/>
                          <a:pathLst>
                            <a:path w="620395">
                              <a:moveTo>
                                <a:pt x="0" y="0"/>
                              </a:moveTo>
                              <a:lnTo>
                                <a:pt x="620369" y="0"/>
                              </a:lnTo>
                            </a:path>
                          </a:pathLst>
                        </a:custGeom>
                        <a:ln w="607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4055421" id="Graphic 231" o:spid="_x0000_s1026" style="position:absolute;margin-left:295.8pt;margin-top:3.8pt;width:48.85pt;height:.1pt;z-index:15764480;visibility:visible;mso-wrap-style:square;mso-wrap-distance-left:0;mso-wrap-distance-top:0;mso-wrap-distance-right:0;mso-wrap-distance-bottom:0;mso-position-horizontal:absolute;mso-position-horizontal-relative:page;mso-position-vertical:absolute;mso-position-vertical-relative:text;v-text-anchor:top" coordsize="62039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" path="m,l620369,e" filled="f" strokeweight=".16869mm">
                <v:path arrowok="t"/>
                <w10:wrap anchorx="page"/>
              </v:shape>
            </w:pict>
          </mc:Fallback>
        </mc:AlternateContent>
      </w:r>
      <w:r>
        <w:rPr>
          <w:i/>
          <w:w w:val="130"/>
          <w:sz w:val="24"/>
        </w:rPr>
        <w:t>τ</w:t>
      </w:r>
      <w:r>
        <w:rPr>
          <w:i/>
          <w:spacing w:val="4"/>
          <w:w w:val="130"/>
          <w:sz w:val="24"/>
        </w:rPr>
        <w:t xml:space="preserve"> </w:t>
      </w:r>
      <w:r>
        <w:rPr>
          <w:spacing w:val="-12"/>
          <w:w w:val="130"/>
          <w:sz w:val="24"/>
        </w:rPr>
        <w:t>=</w:t>
      </w:r>
    </w:p>
    <w:p w14:paraId="00DC1FB5" w14:textId="77777777" w:rsidR="00350CFB" w:rsidRDefault="00283FFF">
      <w:pPr>
        <w:spacing w:line="322" w:lineRule="exact"/>
        <w:ind w:left="4977"/>
        <w:rPr>
          <w:sz w:val="24"/>
        </w:rPr>
      </w:pPr>
      <w:r>
        <w:rPr>
          <w:i/>
          <w:w w:val="115"/>
          <w:sz w:val="24"/>
        </w:rPr>
        <w:t>n</w:t>
      </w:r>
      <w:r>
        <w:rPr>
          <w:w w:val="115"/>
          <w:sz w:val="24"/>
        </w:rPr>
        <w:t>(</w:t>
      </w:r>
      <w:r>
        <w:rPr>
          <w:i/>
          <w:w w:val="115"/>
          <w:sz w:val="24"/>
        </w:rPr>
        <w:t>n</w:t>
      </w:r>
      <w:r>
        <w:rPr>
          <w:i/>
          <w:spacing w:val="-4"/>
          <w:w w:val="115"/>
          <w:sz w:val="24"/>
        </w:rPr>
        <w:t xml:space="preserve"> </w:t>
      </w:r>
      <w:r>
        <w:rPr>
          <w:rFonts w:ascii="Arial Unicode MS" w:hAnsi="Arial Unicode MS"/>
          <w:w w:val="115"/>
          <w:sz w:val="24"/>
        </w:rPr>
        <w:t>−</w:t>
      </w:r>
      <w:r>
        <w:rPr>
          <w:rFonts w:ascii="Arial Unicode MS" w:hAnsi="Arial Unicode MS"/>
          <w:spacing w:val="-12"/>
          <w:w w:val="115"/>
          <w:sz w:val="24"/>
        </w:rPr>
        <w:t xml:space="preserve"> </w:t>
      </w:r>
      <w:r>
        <w:rPr>
          <w:spacing w:val="-5"/>
          <w:w w:val="115"/>
          <w:sz w:val="24"/>
        </w:rPr>
        <w:t>1)</w:t>
      </w:r>
    </w:p>
    <w:p w14:paraId="00DC1FB6" w14:textId="77777777" w:rsidR="00350CFB" w:rsidRDefault="00283FFF">
      <w:pPr>
        <w:tabs>
          <w:tab w:val="left" w:pos="3152"/>
        </w:tabs>
        <w:spacing w:before="222"/>
        <w:rPr>
          <w:sz w:val="24"/>
        </w:rPr>
      </w:pPr>
      <w:r>
        <w:br w:type="column"/>
      </w:r>
      <w:r>
        <w:rPr>
          <w:i/>
          <w:spacing w:val="-10"/>
          <w:sz w:val="24"/>
        </w:rPr>
        <w:t>,</w:t>
      </w:r>
      <w:r>
        <w:rPr>
          <w:i/>
          <w:sz w:val="24"/>
        </w:rPr>
        <w:tab/>
      </w:r>
      <w:r>
        <w:rPr>
          <w:spacing w:val="-2"/>
          <w:sz w:val="24"/>
        </w:rPr>
        <w:t>(3.23)</w:t>
      </w:r>
    </w:p>
    <w:p w14:paraId="00DC1FB7" w14:textId="77777777" w:rsidR="00350CFB" w:rsidRDefault="00350CFB">
      <w:pPr>
        <w:rPr>
          <w:sz w:val="24"/>
        </w:rPr>
        <w:sectPr w:rsidR="00350CFB">
          <w:type w:val="continuous"/>
          <w:pgSz w:w="11910" w:h="16840"/>
          <w:pgMar w:top="1920" w:right="708" w:bottom="280" w:left="992" w:header="0" w:footer="2115" w:gutter="0"/>
          <w:cols w:num="2" w:space="720" w:equalWidth="0">
            <w:col w:w="5902" w:space="24"/>
            <w:col w:w="4284"/>
          </w:cols>
        </w:sectPr>
      </w:pPr>
    </w:p>
    <w:p w14:paraId="00DC1FB8" w14:textId="77777777" w:rsidR="00350CFB" w:rsidRDefault="00350CFB">
      <w:pPr>
        <w:pStyle w:val="BodyText"/>
        <w:spacing w:before="56"/>
      </w:pPr>
    </w:p>
    <w:p w14:paraId="00DC1FB9" w14:textId="77777777" w:rsidR="00350CFB" w:rsidRDefault="00283FFF">
      <w:pPr>
        <w:pStyle w:val="BodyText"/>
        <w:spacing w:line="396" w:lineRule="auto"/>
        <w:ind w:left="808" w:right="557" w:hanging="9"/>
        <w:jc w:val="both"/>
      </w:pPr>
      <w:r>
        <w:t>where</w:t>
      </w:r>
      <w:r>
        <w:rPr>
          <w:spacing w:val="-1"/>
        </w:rPr>
        <w:t xml:space="preserve"> </w:t>
      </w:r>
      <w:r>
        <w:rPr>
          <w:i/>
        </w:rPr>
        <w:t xml:space="preserve">C </w:t>
      </w:r>
      <w:r>
        <w:t>is</w:t>
      </w:r>
      <w:r>
        <w:rPr>
          <w:spacing w:val="-2"/>
        </w:rPr>
        <w:t xml:space="preserve"> </w:t>
      </w:r>
      <w:r>
        <w:t>the</w:t>
      </w:r>
      <w:r>
        <w:rPr>
          <w:spacing w:val="-1"/>
        </w:rPr>
        <w:t xml:space="preserve"> </w:t>
      </w:r>
      <w:r>
        <w:t>number</w:t>
      </w:r>
      <w:r>
        <w:rPr>
          <w:spacing w:val="-1"/>
        </w:rPr>
        <w:t xml:space="preserve"> </w:t>
      </w:r>
      <w:r>
        <w:t>of</w:t>
      </w:r>
      <w:r>
        <w:rPr>
          <w:spacing w:val="-1"/>
        </w:rPr>
        <w:t xml:space="preserve"> </w:t>
      </w:r>
      <w:r>
        <w:t>pairs</w:t>
      </w:r>
      <w:r>
        <w:rPr>
          <w:spacing w:val="-1"/>
        </w:rPr>
        <w:t xml:space="preserve"> </w:t>
      </w:r>
      <w:r>
        <w:t>ordered</w:t>
      </w:r>
      <w:r>
        <w:rPr>
          <w:spacing w:val="-1"/>
        </w:rPr>
        <w:t xml:space="preserve"> </w:t>
      </w:r>
      <w:r>
        <w:t>the</w:t>
      </w:r>
      <w:r>
        <w:rPr>
          <w:spacing w:val="-1"/>
        </w:rPr>
        <w:t xml:space="preserve"> </w:t>
      </w:r>
      <w:r>
        <w:t>same</w:t>
      </w:r>
      <w:r>
        <w:rPr>
          <w:spacing w:val="-1"/>
        </w:rPr>
        <w:t xml:space="preserve"> </w:t>
      </w:r>
      <w:r>
        <w:t>way</w:t>
      </w:r>
      <w:r>
        <w:rPr>
          <w:spacing w:val="-1"/>
        </w:rPr>
        <w:t xml:space="preserve"> </w:t>
      </w:r>
      <w:r>
        <w:t>by</w:t>
      </w:r>
      <w:r>
        <w:rPr>
          <w:spacing w:val="-1"/>
        </w:rPr>
        <w:t xml:space="preserve"> </w:t>
      </w:r>
      <w:r>
        <w:t>both</w:t>
      </w:r>
      <w:r>
        <w:rPr>
          <w:spacing w:val="-1"/>
        </w:rPr>
        <w:t xml:space="preserve"> </w:t>
      </w:r>
      <w:r>
        <w:t>rankings</w:t>
      </w:r>
      <w:r>
        <w:rPr>
          <w:spacing w:val="-2"/>
        </w:rPr>
        <w:t xml:space="preserve"> </w:t>
      </w:r>
      <w:r>
        <w:t>and</w:t>
      </w:r>
      <w:r>
        <w:rPr>
          <w:spacing w:val="-1"/>
        </w:rPr>
        <w:t xml:space="preserve"> </w:t>
      </w:r>
      <w:r>
        <w:rPr>
          <w:i/>
        </w:rPr>
        <w:t xml:space="preserve">D </w:t>
      </w:r>
      <w:r>
        <w:t>is</w:t>
      </w:r>
      <w:r>
        <w:rPr>
          <w:spacing w:val="-2"/>
        </w:rPr>
        <w:t xml:space="preserve"> </w:t>
      </w:r>
      <w:r>
        <w:t>the</w:t>
      </w:r>
      <w:r>
        <w:rPr>
          <w:spacing w:val="-1"/>
        </w:rPr>
        <w:t xml:space="preserve"> </w:t>
      </w:r>
      <w:r>
        <w:t>number ordered</w:t>
      </w:r>
      <w:r>
        <w:rPr>
          <w:spacing w:val="-5"/>
        </w:rPr>
        <w:t xml:space="preserve"> </w:t>
      </w:r>
      <w:r>
        <w:t>differently</w:t>
      </w:r>
      <w:r>
        <w:rPr>
          <w:spacing w:val="-5"/>
        </w:rPr>
        <w:t xml:space="preserve"> </w:t>
      </w:r>
      <w:r>
        <w:t>(ties</w:t>
      </w:r>
      <w:r>
        <w:rPr>
          <w:spacing w:val="-5"/>
        </w:rPr>
        <w:t xml:space="preserve"> </w:t>
      </w:r>
      <w:r>
        <w:t>handled</w:t>
      </w:r>
      <w:r>
        <w:rPr>
          <w:spacing w:val="-5"/>
        </w:rPr>
        <w:t xml:space="preserve"> </w:t>
      </w:r>
      <w:r>
        <w:t>by</w:t>
      </w:r>
      <w:r>
        <w:rPr>
          <w:spacing w:val="-5"/>
        </w:rPr>
        <w:t xml:space="preserve"> </w:t>
      </w:r>
      <w:r>
        <w:t>the</w:t>
      </w:r>
      <w:r>
        <w:rPr>
          <w:spacing w:val="-5"/>
        </w:rPr>
        <w:t xml:space="preserve"> </w:t>
      </w:r>
      <w:r>
        <w:t>implementation’s</w:t>
      </w:r>
      <w:r>
        <w:rPr>
          <w:spacing w:val="-5"/>
        </w:rPr>
        <w:t xml:space="preserve"> </w:t>
      </w:r>
      <w:r>
        <w:t>standard</w:t>
      </w:r>
      <w:r>
        <w:rPr>
          <w:spacing w:val="-5"/>
        </w:rPr>
        <w:t xml:space="preserve"> </w:t>
      </w:r>
      <w:r>
        <w:t>tie</w:t>
      </w:r>
      <w:r>
        <w:rPr>
          <w:spacing w:val="-5"/>
        </w:rPr>
        <w:t xml:space="preserve"> </w:t>
      </w:r>
      <w:r>
        <w:t>correction).</w:t>
      </w:r>
      <w:r>
        <w:rPr>
          <w:spacing w:val="18"/>
        </w:rPr>
        <w:t xml:space="preserve"> </w:t>
      </w:r>
      <w:r>
        <w:t xml:space="preserve">Kendall’s </w:t>
      </w:r>
      <w:r>
        <w:rPr>
          <w:i/>
        </w:rPr>
        <w:t>τ</w:t>
      </w:r>
      <w:r>
        <w:rPr>
          <w:i/>
          <w:spacing w:val="35"/>
        </w:rPr>
        <w:t xml:space="preserve"> </w:t>
      </w:r>
      <w:r>
        <w:t>is more interpretable as a pairwise ordering probability and is less sensitive to large rank displacements than Spearman in some heavy-tailed settings.</w:t>
      </w:r>
    </w:p>
    <w:p w14:paraId="00DC1FBA" w14:textId="77777777" w:rsidR="00350CFB" w:rsidRDefault="00283FFF">
      <w:pPr>
        <w:pStyle w:val="ListParagraph"/>
        <w:numPr>
          <w:ilvl w:val="0"/>
          <w:numId w:val="12"/>
        </w:numPr>
        <w:tabs>
          <w:tab w:val="left" w:pos="794"/>
          <w:tab w:val="left" w:pos="799"/>
        </w:tabs>
        <w:spacing w:before="41" w:line="396" w:lineRule="auto"/>
        <w:ind w:left="799" w:right="523" w:hanging="207"/>
        <w:jc w:val="both"/>
        <w:rPr>
          <w:sz w:val="24"/>
        </w:rPr>
      </w:pPr>
      <w:r>
        <w:rPr>
          <w:b/>
          <w:sz w:val="24"/>
        </w:rPr>
        <w:t>Why both:</w:t>
      </w:r>
      <w:r>
        <w:rPr>
          <w:b/>
          <w:spacing w:val="35"/>
          <w:sz w:val="24"/>
        </w:rPr>
        <w:t xml:space="preserve"> </w:t>
      </w:r>
      <w:r>
        <w:rPr>
          <w:sz w:val="24"/>
        </w:rPr>
        <w:t>Spearman summarizes global monotonic association; Kendall emphasizes pair-wise order fidelity.</w:t>
      </w:r>
      <w:r>
        <w:rPr>
          <w:spacing w:val="40"/>
          <w:sz w:val="24"/>
        </w:rPr>
        <w:t xml:space="preserve"> </w:t>
      </w:r>
      <w:r>
        <w:rPr>
          <w:sz w:val="24"/>
        </w:rPr>
        <w:t>Reporting both follows Do et al.</w:t>
      </w:r>
      <w:hyperlink w:anchor="_bookmark149" w:history="1">
        <w:r>
          <w:rPr>
            <w:sz w:val="24"/>
            <w:vertAlign w:val="superscript"/>
          </w:rPr>
          <w:t>[16]</w:t>
        </w:r>
      </w:hyperlink>
      <w:r>
        <w:rPr>
          <w:sz w:val="24"/>
        </w:rPr>
        <w:t xml:space="preserve"> and allows readers to verify that family-level</w:t>
      </w:r>
      <w:r>
        <w:rPr>
          <w:spacing w:val="-8"/>
          <w:sz w:val="24"/>
        </w:rPr>
        <w:t xml:space="preserve"> </w:t>
      </w:r>
      <w:r>
        <w:rPr>
          <w:sz w:val="24"/>
        </w:rPr>
        <w:t>conclusions</w:t>
      </w:r>
      <w:r>
        <w:rPr>
          <w:spacing w:val="-8"/>
          <w:sz w:val="24"/>
        </w:rPr>
        <w:t xml:space="preserve"> </w:t>
      </w:r>
      <w:r>
        <w:rPr>
          <w:sz w:val="24"/>
        </w:rPr>
        <w:t>are</w:t>
      </w:r>
      <w:r>
        <w:rPr>
          <w:spacing w:val="-8"/>
          <w:sz w:val="24"/>
        </w:rPr>
        <w:t xml:space="preserve"> </w:t>
      </w:r>
      <w:r>
        <w:rPr>
          <w:sz w:val="24"/>
        </w:rPr>
        <w:t>not</w:t>
      </w:r>
      <w:r>
        <w:rPr>
          <w:spacing w:val="-7"/>
          <w:sz w:val="24"/>
        </w:rPr>
        <w:t xml:space="preserve"> </w:t>
      </w:r>
      <w:r>
        <w:rPr>
          <w:sz w:val="24"/>
        </w:rPr>
        <w:t>an</w:t>
      </w:r>
      <w:r>
        <w:rPr>
          <w:spacing w:val="-8"/>
          <w:sz w:val="24"/>
        </w:rPr>
        <w:t xml:space="preserve"> </w:t>
      </w:r>
      <w:r>
        <w:rPr>
          <w:sz w:val="24"/>
        </w:rPr>
        <w:t>artifact</w:t>
      </w:r>
      <w:r>
        <w:rPr>
          <w:spacing w:val="-8"/>
          <w:sz w:val="24"/>
        </w:rPr>
        <w:t xml:space="preserve"> </w:t>
      </w:r>
      <w:r>
        <w:rPr>
          <w:sz w:val="24"/>
        </w:rPr>
        <w:t>of</w:t>
      </w:r>
      <w:r>
        <w:rPr>
          <w:spacing w:val="-7"/>
          <w:sz w:val="24"/>
        </w:rPr>
        <w:t xml:space="preserve"> </w:t>
      </w:r>
      <w:r>
        <w:rPr>
          <w:sz w:val="24"/>
        </w:rPr>
        <w:t>a</w:t>
      </w:r>
      <w:r>
        <w:rPr>
          <w:spacing w:val="-8"/>
          <w:sz w:val="24"/>
        </w:rPr>
        <w:t xml:space="preserve"> </w:t>
      </w:r>
      <w:r>
        <w:rPr>
          <w:sz w:val="24"/>
        </w:rPr>
        <w:t>single</w:t>
      </w:r>
      <w:r>
        <w:rPr>
          <w:spacing w:val="-8"/>
          <w:sz w:val="24"/>
        </w:rPr>
        <w:t xml:space="preserve"> </w:t>
      </w:r>
      <w:r>
        <w:rPr>
          <w:sz w:val="24"/>
        </w:rPr>
        <w:t>rank</w:t>
      </w:r>
      <w:r>
        <w:rPr>
          <w:spacing w:val="-7"/>
          <w:sz w:val="24"/>
        </w:rPr>
        <w:t xml:space="preserve"> </w:t>
      </w:r>
      <w:r>
        <w:rPr>
          <w:sz w:val="24"/>
        </w:rPr>
        <w:t>statistic.</w:t>
      </w:r>
      <w:r>
        <w:rPr>
          <w:spacing w:val="16"/>
          <w:sz w:val="24"/>
        </w:rPr>
        <w:t xml:space="preserve"> </w:t>
      </w:r>
      <w:r>
        <w:rPr>
          <w:sz w:val="24"/>
        </w:rPr>
        <w:t>In</w:t>
      </w:r>
      <w:r>
        <w:rPr>
          <w:spacing w:val="-8"/>
          <w:sz w:val="24"/>
        </w:rPr>
        <w:t xml:space="preserve"> </w:t>
      </w:r>
      <w:r>
        <w:rPr>
          <w:sz w:val="24"/>
        </w:rPr>
        <w:t>blockchain</w:t>
      </w:r>
      <w:r>
        <w:rPr>
          <w:spacing w:val="-8"/>
          <w:sz w:val="24"/>
        </w:rPr>
        <w:t xml:space="preserve"> </w:t>
      </w:r>
      <w:r>
        <w:rPr>
          <w:sz w:val="24"/>
        </w:rPr>
        <w:t>reputation settings,</w:t>
      </w:r>
      <w:r>
        <w:rPr>
          <w:spacing w:val="-9"/>
          <w:sz w:val="24"/>
        </w:rPr>
        <w:t xml:space="preserve"> </w:t>
      </w:r>
      <w:r>
        <w:rPr>
          <w:sz w:val="24"/>
        </w:rPr>
        <w:t>score</w:t>
      </w:r>
      <w:r>
        <w:rPr>
          <w:spacing w:val="-11"/>
          <w:sz w:val="24"/>
        </w:rPr>
        <w:t xml:space="preserve"> </w:t>
      </w:r>
      <w:r>
        <w:rPr>
          <w:sz w:val="24"/>
        </w:rPr>
        <w:t>distributions</w:t>
      </w:r>
      <w:r>
        <w:rPr>
          <w:spacing w:val="-11"/>
          <w:sz w:val="24"/>
        </w:rPr>
        <w:t xml:space="preserve"> </w:t>
      </w:r>
      <w:r>
        <w:rPr>
          <w:sz w:val="24"/>
        </w:rPr>
        <w:t>are</w:t>
      </w:r>
      <w:r>
        <w:rPr>
          <w:spacing w:val="-11"/>
          <w:sz w:val="24"/>
        </w:rPr>
        <w:t xml:space="preserve"> </w:t>
      </w:r>
      <w:r>
        <w:rPr>
          <w:sz w:val="24"/>
        </w:rPr>
        <w:t>often</w:t>
      </w:r>
      <w:r>
        <w:rPr>
          <w:spacing w:val="-11"/>
          <w:sz w:val="24"/>
        </w:rPr>
        <w:t xml:space="preserve"> </w:t>
      </w:r>
      <w:r>
        <w:rPr>
          <w:sz w:val="24"/>
        </w:rPr>
        <w:t>heavy-tailed:</w:t>
      </w:r>
      <w:r>
        <w:rPr>
          <w:spacing w:val="13"/>
          <w:sz w:val="24"/>
        </w:rPr>
        <w:t xml:space="preserve"> </w:t>
      </w:r>
      <w:r>
        <w:rPr>
          <w:sz w:val="24"/>
        </w:rPr>
        <w:t>a</w:t>
      </w:r>
      <w:r>
        <w:rPr>
          <w:spacing w:val="-11"/>
          <w:sz w:val="24"/>
        </w:rPr>
        <w:t xml:space="preserve"> </w:t>
      </w:r>
      <w:r>
        <w:rPr>
          <w:sz w:val="24"/>
        </w:rPr>
        <w:t>few</w:t>
      </w:r>
      <w:r>
        <w:rPr>
          <w:spacing w:val="-11"/>
          <w:sz w:val="24"/>
        </w:rPr>
        <w:t xml:space="preserve"> </w:t>
      </w:r>
      <w:r>
        <w:rPr>
          <w:sz w:val="24"/>
        </w:rPr>
        <w:t>hubs</w:t>
      </w:r>
      <w:r>
        <w:rPr>
          <w:spacing w:val="-11"/>
          <w:sz w:val="24"/>
        </w:rPr>
        <w:t xml:space="preserve"> </w:t>
      </w:r>
      <w:r>
        <w:rPr>
          <w:sz w:val="24"/>
        </w:rPr>
        <w:t>receive</w:t>
      </w:r>
      <w:r>
        <w:rPr>
          <w:spacing w:val="-11"/>
          <w:sz w:val="24"/>
        </w:rPr>
        <w:t xml:space="preserve"> </w:t>
      </w:r>
      <w:r>
        <w:rPr>
          <w:sz w:val="24"/>
        </w:rPr>
        <w:t>large</w:t>
      </w:r>
      <w:r>
        <w:rPr>
          <w:spacing w:val="-11"/>
          <w:sz w:val="24"/>
        </w:rPr>
        <w:t xml:space="preserve"> </w:t>
      </w:r>
      <w:r>
        <w:rPr>
          <w:sz w:val="24"/>
        </w:rPr>
        <w:t>mass</w:t>
      </w:r>
      <w:r>
        <w:rPr>
          <w:spacing w:val="-11"/>
          <w:sz w:val="24"/>
        </w:rPr>
        <w:t xml:space="preserve"> </w:t>
      </w:r>
      <w:r>
        <w:rPr>
          <w:sz w:val="24"/>
        </w:rPr>
        <w:t>while</w:t>
      </w:r>
      <w:r>
        <w:rPr>
          <w:spacing w:val="-11"/>
          <w:sz w:val="24"/>
        </w:rPr>
        <w:t xml:space="preserve"> </w:t>
      </w:r>
      <w:r>
        <w:rPr>
          <w:sz w:val="24"/>
        </w:rPr>
        <w:t>many wallets</w:t>
      </w:r>
      <w:r>
        <w:rPr>
          <w:spacing w:val="-15"/>
          <w:sz w:val="24"/>
        </w:rPr>
        <w:t xml:space="preserve"> </w:t>
      </w:r>
      <w:r>
        <w:rPr>
          <w:sz w:val="24"/>
        </w:rPr>
        <w:t>share</w:t>
      </w:r>
      <w:r>
        <w:rPr>
          <w:spacing w:val="-15"/>
          <w:sz w:val="24"/>
        </w:rPr>
        <w:t xml:space="preserve"> </w:t>
      </w:r>
      <w:r>
        <w:rPr>
          <w:sz w:val="24"/>
        </w:rPr>
        <w:t>near-zero</w:t>
      </w:r>
      <w:r>
        <w:rPr>
          <w:spacing w:val="-15"/>
          <w:sz w:val="24"/>
        </w:rPr>
        <w:t xml:space="preserve"> </w:t>
      </w:r>
      <w:r>
        <w:rPr>
          <w:sz w:val="24"/>
        </w:rPr>
        <w:t>scores.</w:t>
      </w:r>
      <w:r>
        <w:rPr>
          <w:spacing w:val="6"/>
          <w:sz w:val="24"/>
        </w:rPr>
        <w:t xml:space="preserve"> </w:t>
      </w:r>
      <w:r>
        <w:rPr>
          <w:sz w:val="24"/>
        </w:rPr>
        <w:t>Rank</w:t>
      </w:r>
      <w:r>
        <w:rPr>
          <w:spacing w:val="-15"/>
          <w:sz w:val="24"/>
        </w:rPr>
        <w:t xml:space="preserve"> </w:t>
      </w:r>
      <w:r>
        <w:rPr>
          <w:sz w:val="24"/>
        </w:rPr>
        <w:t>correlations</w:t>
      </w:r>
      <w:r>
        <w:rPr>
          <w:spacing w:val="-15"/>
          <w:sz w:val="24"/>
        </w:rPr>
        <w:t xml:space="preserve"> </w:t>
      </w:r>
      <w:r>
        <w:rPr>
          <w:sz w:val="24"/>
        </w:rPr>
        <w:t>remain</w:t>
      </w:r>
      <w:r>
        <w:rPr>
          <w:spacing w:val="-15"/>
          <w:sz w:val="24"/>
        </w:rPr>
        <w:t xml:space="preserve"> </w:t>
      </w:r>
      <w:r>
        <w:rPr>
          <w:sz w:val="24"/>
        </w:rPr>
        <w:t>well-defined</w:t>
      </w:r>
      <w:r>
        <w:rPr>
          <w:spacing w:val="-15"/>
          <w:sz w:val="24"/>
        </w:rPr>
        <w:t xml:space="preserve"> </w:t>
      </w:r>
      <w:r>
        <w:rPr>
          <w:sz w:val="24"/>
        </w:rPr>
        <w:t>in</w:t>
      </w:r>
      <w:r>
        <w:rPr>
          <w:spacing w:val="-15"/>
          <w:sz w:val="24"/>
        </w:rPr>
        <w:t xml:space="preserve"> </w:t>
      </w:r>
      <w:r>
        <w:rPr>
          <w:sz w:val="24"/>
        </w:rPr>
        <w:t>that</w:t>
      </w:r>
      <w:r>
        <w:rPr>
          <w:spacing w:val="-15"/>
          <w:sz w:val="24"/>
        </w:rPr>
        <w:t xml:space="preserve"> </w:t>
      </w:r>
      <w:r>
        <w:rPr>
          <w:sz w:val="24"/>
        </w:rPr>
        <w:t>regime,</w:t>
      </w:r>
      <w:r>
        <w:rPr>
          <w:spacing w:val="-13"/>
          <w:sz w:val="24"/>
        </w:rPr>
        <w:t xml:space="preserve"> </w:t>
      </w:r>
      <w:r>
        <w:rPr>
          <w:sz w:val="24"/>
        </w:rPr>
        <w:t>whereas</w:t>
      </w:r>
    </w:p>
    <w:p w14:paraId="00DC1FBB" w14:textId="77777777" w:rsidR="00350CFB" w:rsidRDefault="00350CFB">
      <w:pPr>
        <w:pStyle w:val="ListParagraph"/>
        <w:spacing w:line="396" w:lineRule="auto"/>
        <w:jc w:val="both"/>
        <w:rPr>
          <w:sz w:val="24"/>
        </w:rPr>
        <w:sectPr w:rsidR="00350CFB">
          <w:type w:val="continuous"/>
          <w:pgSz w:w="11910" w:h="16840"/>
          <w:pgMar w:top="1920" w:right="708" w:bottom="280" w:left="992" w:header="0" w:footer="2115" w:gutter="0"/>
          <w:cols w:space="720"/>
        </w:sectPr>
      </w:pPr>
    </w:p>
    <w:p w14:paraId="00DC1FBC" w14:textId="77777777" w:rsidR="00350CFB" w:rsidRDefault="00283FFF">
      <w:pPr>
        <w:pStyle w:val="BodyText"/>
        <w:spacing w:before="72"/>
        <w:ind w:left="808"/>
        <w:jc w:val="both"/>
      </w:pPr>
      <w:r>
        <w:lastRenderedPageBreak/>
        <w:t>Pearson</w:t>
      </w:r>
      <w:r>
        <w:rPr>
          <w:spacing w:val="-8"/>
        </w:rPr>
        <w:t xml:space="preserve"> </w:t>
      </w:r>
      <w:r>
        <w:t>correlation</w:t>
      </w:r>
      <w:r>
        <w:rPr>
          <w:spacing w:val="-7"/>
        </w:rPr>
        <w:t xml:space="preserve"> </w:t>
      </w:r>
      <w:r>
        <w:t>on</w:t>
      </w:r>
      <w:r>
        <w:rPr>
          <w:spacing w:val="-8"/>
        </w:rPr>
        <w:t xml:space="preserve"> </w:t>
      </w:r>
      <w:r>
        <w:t>raw</w:t>
      </w:r>
      <w:r>
        <w:rPr>
          <w:spacing w:val="-7"/>
        </w:rPr>
        <w:t xml:space="preserve"> </w:t>
      </w:r>
      <w:r>
        <w:t>scores</w:t>
      </w:r>
      <w:r>
        <w:rPr>
          <w:spacing w:val="-8"/>
        </w:rPr>
        <w:t xml:space="preserve"> </w:t>
      </w:r>
      <w:r>
        <w:t>would</w:t>
      </w:r>
      <w:r>
        <w:rPr>
          <w:spacing w:val="-7"/>
        </w:rPr>
        <w:t xml:space="preserve"> </w:t>
      </w:r>
      <w:r>
        <w:t>be</w:t>
      </w:r>
      <w:r>
        <w:rPr>
          <w:spacing w:val="-7"/>
        </w:rPr>
        <w:t xml:space="preserve"> </w:t>
      </w:r>
      <w:r>
        <w:t>dominated</w:t>
      </w:r>
      <w:r>
        <w:rPr>
          <w:spacing w:val="-8"/>
        </w:rPr>
        <w:t xml:space="preserve"> </w:t>
      </w:r>
      <w:r>
        <w:t>by</w:t>
      </w:r>
      <w:r>
        <w:rPr>
          <w:spacing w:val="-7"/>
        </w:rPr>
        <w:t xml:space="preserve"> </w:t>
      </w:r>
      <w:r>
        <w:rPr>
          <w:spacing w:val="-2"/>
        </w:rPr>
        <w:t>hubs.</w:t>
      </w:r>
    </w:p>
    <w:p w14:paraId="00DC1FBD" w14:textId="77777777" w:rsidR="00350CFB" w:rsidRDefault="00283FFF">
      <w:pPr>
        <w:pStyle w:val="ListParagraph"/>
        <w:numPr>
          <w:ilvl w:val="0"/>
          <w:numId w:val="12"/>
        </w:numPr>
        <w:tabs>
          <w:tab w:val="left" w:pos="799"/>
          <w:tab w:val="left" w:pos="806"/>
        </w:tabs>
        <w:spacing w:before="76" w:line="456" w:lineRule="exact"/>
        <w:ind w:left="799" w:right="558" w:hanging="207"/>
        <w:jc w:val="both"/>
        <w:rPr>
          <w:sz w:val="24"/>
        </w:rPr>
      </w:pPr>
      <w:r>
        <w:rPr>
          <w:noProof/>
          <w:sz w:val="24"/>
        </w:rPr>
        <mc:AlternateContent>
          <mc:Choice Requires="wps">
            <w:drawing>
              <wp:anchor distT="0" distB="0" distL="0" distR="0" simplePos="0" relativeHeight="484040192" behindDoc="1" locked="0" layoutInCell="1" allowOverlap="1" wp14:anchorId="00DC2772" wp14:editId="00DC2773">
                <wp:simplePos x="0" y="0"/>
                <wp:positionH relativeFrom="page">
                  <wp:posOffset>3403853</wp:posOffset>
                </wp:positionH>
                <wp:positionV relativeFrom="paragraph">
                  <wp:posOffset>546691</wp:posOffset>
                </wp:positionV>
                <wp:extent cx="53975" cy="101600"/>
                <wp:effectExtent l="0" t="0" r="0" b="0"/>
                <wp:wrapNone/>
                <wp:docPr id="232" name="Textbox 2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75" cy="101600"/>
                        </a:xfrm>
                        <a:prstGeom prst="rect">
                          <a:avLst/>
                        </a:prstGeom>
                      </wps:spPr>
                      <wps:txbx>
                        <w:txbxContent>
                          <w:p w14:paraId="00DC284B" w14:textId="77777777" w:rsidR="00350CFB" w:rsidRDefault="00283FFF">
                            <w:pPr>
                              <w:spacing w:line="154" w:lineRule="exact"/>
                              <w:rPr>
                                <w:sz w:val="16"/>
                              </w:rPr>
                            </w:pPr>
                            <w:r>
                              <w:rPr>
                                <w:spacing w:val="-10"/>
                                <w:w w:val="105"/>
                                <w:sz w:val="16"/>
                              </w:rPr>
                              <w:t>2</w:t>
                            </w:r>
                          </w:p>
                        </w:txbxContent>
                      </wps:txbx>
                      <wps:bodyPr wrap="square" lIns="0" tIns="0" rIns="0" bIns="0" rtlCol="0">
                        <a:noAutofit/>
                      </wps:bodyPr>
                    </wps:wsp>
                  </a:graphicData>
                </a:graphic>
              </wp:anchor>
            </w:drawing>
          </mc:Choice>
          <mc:Fallback>
            <w:pict>
              <v:shape w14:anchorId="00DC2772" id="Textbox 232" o:spid="_x0000_s1215" type="#_x0000_t202" style="position:absolute;left:0;text-align:left;margin-left:268pt;margin-top:43.05pt;width:4.25pt;height:8pt;z-index:-192762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" filled="f" stroked="f">
                <v:textbox inset="0,0,0,0">
                  <w:txbxContent>
                    <w:p w14:paraId="00DC284B" w14:textId="77777777" w:rsidR="00350CFB" w:rsidRDefault="00283FFF">
                      <w:pPr>
                        <w:spacing w:line="154" w:lineRule="exact"/>
                        <w:rPr>
                          <w:sz w:val="16"/>
                        </w:rPr>
                      </w:pPr>
                      <w:r>
                        <w:rPr>
                          <w:spacing w:val="-10"/>
                          <w:w w:val="105"/>
                          <w:sz w:val="16"/>
                        </w:rPr>
                        <w:t>2</w:t>
                      </w:r>
                    </w:p>
                  </w:txbxContent>
                </v:textbox>
                <w10:wrap anchorx="page"/>
              </v:shape>
            </w:pict>
          </mc:Fallback>
        </mc:AlternateContent>
      </w:r>
      <w:r>
        <w:rPr>
          <w:b/>
          <w:sz w:val="24"/>
        </w:rPr>
        <w:t>Family</w:t>
      </w:r>
      <w:r>
        <w:rPr>
          <w:b/>
          <w:spacing w:val="-15"/>
          <w:sz w:val="24"/>
        </w:rPr>
        <w:t xml:space="preserve"> </w:t>
      </w:r>
      <w:r>
        <w:rPr>
          <w:b/>
          <w:sz w:val="24"/>
        </w:rPr>
        <w:t>aggregation:</w:t>
      </w:r>
      <w:r>
        <w:rPr>
          <w:b/>
          <w:spacing w:val="-15"/>
          <w:sz w:val="24"/>
        </w:rPr>
        <w:t xml:space="preserve"> </w:t>
      </w:r>
      <w:r>
        <w:rPr>
          <w:sz w:val="24"/>
        </w:rPr>
        <w:t>Family-level</w:t>
      </w:r>
      <w:r>
        <w:rPr>
          <w:spacing w:val="-15"/>
          <w:sz w:val="24"/>
        </w:rPr>
        <w:t xml:space="preserve"> </w:t>
      </w:r>
      <w:r>
        <w:rPr>
          <w:sz w:val="24"/>
        </w:rPr>
        <w:t>summaries</w:t>
      </w:r>
      <w:r>
        <w:rPr>
          <w:spacing w:val="-15"/>
          <w:sz w:val="24"/>
        </w:rPr>
        <w:t xml:space="preserve"> </w:t>
      </w:r>
      <w:r>
        <w:rPr>
          <w:sz w:val="24"/>
        </w:rPr>
        <w:t>use</w:t>
      </w:r>
      <w:r>
        <w:rPr>
          <w:spacing w:val="-15"/>
          <w:sz w:val="24"/>
        </w:rPr>
        <w:t xml:space="preserve"> </w:t>
      </w:r>
      <w:r>
        <w:rPr>
          <w:sz w:val="24"/>
        </w:rPr>
        <w:t>mean</w:t>
      </w:r>
      <w:r>
        <w:rPr>
          <w:spacing w:val="-15"/>
          <w:sz w:val="24"/>
        </w:rPr>
        <w:t xml:space="preserve"> </w:t>
      </w:r>
      <w:r>
        <w:rPr>
          <w:i/>
          <w:sz w:val="24"/>
        </w:rPr>
        <w:t>τ</w:t>
      </w:r>
      <w:r>
        <w:rPr>
          <w:i/>
          <w:spacing w:val="-15"/>
          <w:sz w:val="24"/>
        </w:rPr>
        <w:t xml:space="preserve"> </w:t>
      </w:r>
      <w:r>
        <w:rPr>
          <w:sz w:val="24"/>
        </w:rPr>
        <w:t>across</w:t>
      </w:r>
      <w:r>
        <w:rPr>
          <w:spacing w:val="-15"/>
          <w:sz w:val="24"/>
        </w:rPr>
        <w:t xml:space="preserve"> </w:t>
      </w:r>
      <w:r>
        <w:rPr>
          <w:sz w:val="24"/>
        </w:rPr>
        <w:t>proxies</w:t>
      </w:r>
      <w:r>
        <w:rPr>
          <w:spacing w:val="-15"/>
          <w:sz w:val="24"/>
        </w:rPr>
        <w:t xml:space="preserve"> </w:t>
      </w:r>
      <w:r>
        <w:rPr>
          <w:sz w:val="24"/>
        </w:rPr>
        <w:t>within</w:t>
      </w:r>
      <w:r>
        <w:rPr>
          <w:spacing w:val="-15"/>
          <w:sz w:val="24"/>
        </w:rPr>
        <w:t xml:space="preserve"> </w:t>
      </w:r>
      <w:r>
        <w:rPr>
          <w:sz w:val="24"/>
        </w:rPr>
        <w:t>a</w:t>
      </w:r>
      <w:r>
        <w:rPr>
          <w:spacing w:val="-15"/>
          <w:sz w:val="24"/>
        </w:rPr>
        <w:t xml:space="preserve"> </w:t>
      </w:r>
      <w:r>
        <w:rPr>
          <w:sz w:val="24"/>
        </w:rPr>
        <w:t>family.</w:t>
      </w:r>
      <w:r>
        <w:rPr>
          <w:spacing w:val="7"/>
          <w:sz w:val="24"/>
        </w:rPr>
        <w:t xml:space="preserve"> </w:t>
      </w:r>
      <w:r>
        <w:rPr>
          <w:sz w:val="24"/>
        </w:rPr>
        <w:t>For example,</w:t>
      </w:r>
      <w:r>
        <w:rPr>
          <w:spacing w:val="-15"/>
          <w:sz w:val="24"/>
        </w:rPr>
        <w:t xml:space="preserve"> </w:t>
      </w:r>
      <w:r>
        <w:rPr>
          <w:sz w:val="24"/>
        </w:rPr>
        <w:t>the</w:t>
      </w:r>
      <w:r>
        <w:rPr>
          <w:spacing w:val="-13"/>
          <w:sz w:val="24"/>
        </w:rPr>
        <w:t xml:space="preserve"> </w:t>
      </w:r>
      <w:r>
        <w:rPr>
          <w:sz w:val="24"/>
        </w:rPr>
        <w:t>transfer-family</w:t>
      </w:r>
      <w:r>
        <w:rPr>
          <w:spacing w:val="-2"/>
          <w:sz w:val="24"/>
        </w:rPr>
        <w:t xml:space="preserve"> </w:t>
      </w:r>
      <w:r>
        <w:rPr>
          <w:sz w:val="24"/>
        </w:rPr>
        <w:t>mean</w:t>
      </w:r>
      <w:r>
        <w:rPr>
          <w:spacing w:val="-2"/>
          <w:sz w:val="24"/>
        </w:rPr>
        <w:t xml:space="preserve"> </w:t>
      </w:r>
      <w:r>
        <w:rPr>
          <w:sz w:val="24"/>
        </w:rPr>
        <w:t>is</w:t>
      </w:r>
      <w:r>
        <w:rPr>
          <w:spacing w:val="24"/>
          <w:sz w:val="24"/>
        </w:rPr>
        <w:t xml:space="preserve"> </w:t>
      </w:r>
      <w:r>
        <w:rPr>
          <w:sz w:val="24"/>
          <w:u w:val="single"/>
          <w:vertAlign w:val="superscript"/>
        </w:rPr>
        <w:t>1</w:t>
      </w:r>
      <w:r>
        <w:rPr>
          <w:spacing w:val="-15"/>
          <w:sz w:val="24"/>
        </w:rPr>
        <w:t xml:space="preserve"> </w:t>
      </w:r>
      <w:r>
        <w:rPr>
          <w:sz w:val="24"/>
        </w:rPr>
        <w:t>(</w:t>
      </w:r>
      <w:r>
        <w:rPr>
          <w:i/>
          <w:sz w:val="24"/>
        </w:rPr>
        <w:t>τ</w:t>
      </w:r>
      <w:r>
        <w:rPr>
          <w:sz w:val="24"/>
          <w:vertAlign w:val="subscript"/>
        </w:rPr>
        <w:t>in_degree</w:t>
      </w:r>
      <w:r>
        <w:rPr>
          <w:spacing w:val="-11"/>
          <w:sz w:val="24"/>
        </w:rPr>
        <w:t xml:space="preserve"> </w:t>
      </w:r>
      <w:r>
        <w:rPr>
          <w:sz w:val="24"/>
        </w:rPr>
        <w:t>+</w:t>
      </w:r>
      <w:r>
        <w:rPr>
          <w:spacing w:val="-15"/>
          <w:sz w:val="24"/>
        </w:rPr>
        <w:t xml:space="preserve"> </w:t>
      </w:r>
      <w:r>
        <w:rPr>
          <w:i/>
          <w:sz w:val="24"/>
        </w:rPr>
        <w:t>τ</w:t>
      </w:r>
      <w:r>
        <w:rPr>
          <w:sz w:val="24"/>
          <w:vertAlign w:val="subscript"/>
        </w:rPr>
        <w:t>in_value</w:t>
      </w:r>
      <w:r>
        <w:rPr>
          <w:sz w:val="24"/>
        </w:rPr>
        <w:t>).</w:t>
      </w:r>
      <w:r>
        <w:rPr>
          <w:spacing w:val="24"/>
          <w:sz w:val="24"/>
        </w:rPr>
        <w:t xml:space="preserve"> </w:t>
      </w:r>
      <w:r>
        <w:rPr>
          <w:sz w:val="24"/>
        </w:rPr>
        <w:t>Method</w:t>
      </w:r>
      <w:r>
        <w:rPr>
          <w:spacing w:val="-2"/>
          <w:sz w:val="24"/>
        </w:rPr>
        <w:t xml:space="preserve"> </w:t>
      </w:r>
      <w:r>
        <w:rPr>
          <w:sz w:val="24"/>
        </w:rPr>
        <w:t>comparisons</w:t>
      </w:r>
      <w:r>
        <w:rPr>
          <w:spacing w:val="-2"/>
          <w:sz w:val="24"/>
        </w:rPr>
        <w:t xml:space="preserve"> </w:t>
      </w:r>
      <w:r>
        <w:rPr>
          <w:sz w:val="24"/>
        </w:rPr>
        <w:t>on</w:t>
      </w:r>
      <w:r>
        <w:rPr>
          <w:spacing w:val="-2"/>
          <w:sz w:val="24"/>
        </w:rPr>
        <w:t xml:space="preserve"> </w:t>
      </w:r>
      <w:r>
        <w:rPr>
          <w:sz w:val="24"/>
        </w:rPr>
        <w:t>the</w:t>
      </w:r>
      <w:r>
        <w:rPr>
          <w:spacing w:val="-2"/>
          <w:sz w:val="24"/>
        </w:rPr>
        <w:t xml:space="preserve"> </w:t>
      </w:r>
      <w:r>
        <w:rPr>
          <w:sz w:val="24"/>
        </w:rPr>
        <w:t xml:space="preserve">same </w:t>
      </w:r>
      <w:r>
        <w:rPr>
          <w:w w:val="105"/>
          <w:sz w:val="24"/>
        </w:rPr>
        <w:t>cohort</w:t>
      </w:r>
      <w:r>
        <w:rPr>
          <w:spacing w:val="-15"/>
          <w:w w:val="105"/>
          <w:sz w:val="24"/>
        </w:rPr>
        <w:t xml:space="preserve"> </w:t>
      </w:r>
      <w:r>
        <w:rPr>
          <w:w w:val="105"/>
          <w:sz w:val="24"/>
        </w:rPr>
        <w:t>and</w:t>
      </w:r>
      <w:r>
        <w:rPr>
          <w:spacing w:val="-15"/>
          <w:w w:val="105"/>
          <w:sz w:val="24"/>
        </w:rPr>
        <w:t xml:space="preserve"> </w:t>
      </w:r>
      <w:r>
        <w:rPr>
          <w:w w:val="105"/>
          <w:sz w:val="24"/>
        </w:rPr>
        <w:t>proxies</w:t>
      </w:r>
      <w:r>
        <w:rPr>
          <w:spacing w:val="-15"/>
          <w:w w:val="105"/>
          <w:sz w:val="24"/>
        </w:rPr>
        <w:t xml:space="preserve"> </w:t>
      </w:r>
      <w:r>
        <w:rPr>
          <w:w w:val="105"/>
          <w:sz w:val="24"/>
        </w:rPr>
        <w:t>are</w:t>
      </w:r>
      <w:r>
        <w:rPr>
          <w:spacing w:val="-15"/>
          <w:w w:val="105"/>
          <w:sz w:val="24"/>
        </w:rPr>
        <w:t xml:space="preserve"> </w:t>
      </w:r>
      <w:r>
        <w:rPr>
          <w:w w:val="105"/>
          <w:sz w:val="24"/>
        </w:rPr>
        <w:t>relative,</w:t>
      </w:r>
      <w:r>
        <w:rPr>
          <w:spacing w:val="-11"/>
          <w:w w:val="105"/>
          <w:sz w:val="24"/>
        </w:rPr>
        <w:t xml:space="preserve"> </w:t>
      </w:r>
      <w:r>
        <w:rPr>
          <w:w w:val="105"/>
          <w:sz w:val="24"/>
        </w:rPr>
        <w:t>not</w:t>
      </w:r>
      <w:r>
        <w:rPr>
          <w:spacing w:val="-15"/>
          <w:w w:val="105"/>
          <w:sz w:val="24"/>
        </w:rPr>
        <w:t xml:space="preserve"> </w:t>
      </w:r>
      <w:r>
        <w:rPr>
          <w:w w:val="105"/>
          <w:sz w:val="24"/>
        </w:rPr>
        <w:t>absolute</w:t>
      </w:r>
      <w:r>
        <w:rPr>
          <w:spacing w:val="-15"/>
          <w:w w:val="105"/>
          <w:sz w:val="24"/>
        </w:rPr>
        <w:t xml:space="preserve"> </w:t>
      </w:r>
      <w:r>
        <w:rPr>
          <w:w w:val="105"/>
          <w:sz w:val="24"/>
        </w:rPr>
        <w:t>claims</w:t>
      </w:r>
      <w:r>
        <w:rPr>
          <w:spacing w:val="-15"/>
          <w:w w:val="105"/>
          <w:sz w:val="24"/>
        </w:rPr>
        <w:t xml:space="preserve"> </w:t>
      </w:r>
      <w:r>
        <w:rPr>
          <w:w w:val="105"/>
          <w:sz w:val="24"/>
        </w:rPr>
        <w:t>about</w:t>
      </w:r>
      <w:r>
        <w:rPr>
          <w:spacing w:val="-15"/>
          <w:w w:val="105"/>
          <w:sz w:val="24"/>
        </w:rPr>
        <w:t xml:space="preserve"> </w:t>
      </w:r>
      <w:r>
        <w:rPr>
          <w:w w:val="105"/>
          <w:sz w:val="24"/>
        </w:rPr>
        <w:t>universal</w:t>
      </w:r>
      <w:r>
        <w:rPr>
          <w:spacing w:val="-15"/>
          <w:w w:val="105"/>
          <w:sz w:val="24"/>
        </w:rPr>
        <w:t xml:space="preserve"> </w:t>
      </w:r>
      <w:r>
        <w:rPr>
          <w:w w:val="105"/>
          <w:sz w:val="24"/>
        </w:rPr>
        <w:t>reputation.</w:t>
      </w:r>
      <w:r>
        <w:rPr>
          <w:spacing w:val="24"/>
          <w:w w:val="105"/>
          <w:sz w:val="24"/>
        </w:rPr>
        <w:t xml:space="preserve"> </w:t>
      </w:r>
      <w:r>
        <w:rPr>
          <w:w w:val="105"/>
          <w:sz w:val="24"/>
        </w:rPr>
        <w:t>Chapter</w:t>
      </w:r>
      <w:r>
        <w:rPr>
          <w:spacing w:val="-15"/>
          <w:w w:val="105"/>
          <w:sz w:val="24"/>
        </w:rPr>
        <w:t xml:space="preserve"> </w:t>
      </w:r>
      <w:hyperlink w:anchor="_bookmark17" w:history="1">
        <w:r>
          <w:rPr>
            <w:w w:val="105"/>
            <w:sz w:val="24"/>
          </w:rPr>
          <w:t>2</w:t>
        </w:r>
      </w:hyperlink>
      <w:r>
        <w:rPr>
          <w:w w:val="105"/>
          <w:sz w:val="24"/>
        </w:rPr>
        <w:t xml:space="preserve"> </w:t>
      </w:r>
      <w:r>
        <w:rPr>
          <w:sz w:val="24"/>
        </w:rPr>
        <w:t>notes</w:t>
      </w:r>
      <w:r>
        <w:rPr>
          <w:spacing w:val="-13"/>
          <w:sz w:val="24"/>
        </w:rPr>
        <w:t xml:space="preserve"> </w:t>
      </w:r>
      <w:r>
        <w:rPr>
          <w:sz w:val="24"/>
        </w:rPr>
        <w:t>interpretive bands used in related PageRank studies (</w:t>
      </w:r>
      <w:r>
        <w:rPr>
          <w:rFonts w:ascii="Arial Unicode MS" w:hAnsi="Arial Unicode MS"/>
          <w:sz w:val="24"/>
        </w:rPr>
        <w:t>|</w:t>
      </w:r>
      <w:r>
        <w:rPr>
          <w:i/>
          <w:sz w:val="24"/>
        </w:rPr>
        <w:t>τ</w:t>
      </w:r>
      <w:r>
        <w:rPr>
          <w:i/>
          <w:spacing w:val="-15"/>
          <w:sz w:val="24"/>
        </w:rPr>
        <w:t xml:space="preserve"> </w:t>
      </w:r>
      <w:r>
        <w:rPr>
          <w:rFonts w:ascii="Arial Unicode MS" w:hAnsi="Arial Unicode MS"/>
          <w:sz w:val="24"/>
        </w:rPr>
        <w:t xml:space="preserve">| </w:t>
      </w:r>
      <w:r>
        <w:rPr>
          <w:i/>
          <w:sz w:val="24"/>
        </w:rPr>
        <w:t xml:space="preserve">&lt; </w:t>
      </w:r>
      <w:r>
        <w:rPr>
          <w:sz w:val="24"/>
        </w:rPr>
        <w:t>0</w:t>
      </w:r>
      <w:r>
        <w:rPr>
          <w:i/>
          <w:sz w:val="24"/>
        </w:rPr>
        <w:t>.</w:t>
      </w:r>
      <w:r>
        <w:rPr>
          <w:sz w:val="24"/>
        </w:rPr>
        <w:t>10 negligible; 0</w:t>
      </w:r>
      <w:r>
        <w:rPr>
          <w:i/>
          <w:sz w:val="24"/>
        </w:rPr>
        <w:t>.</w:t>
      </w:r>
      <w:r>
        <w:rPr>
          <w:sz w:val="24"/>
        </w:rPr>
        <w:t>10–0</w:t>
      </w:r>
      <w:r>
        <w:rPr>
          <w:i/>
          <w:sz w:val="24"/>
        </w:rPr>
        <w:t>.</w:t>
      </w:r>
      <w:r>
        <w:rPr>
          <w:sz w:val="24"/>
        </w:rPr>
        <w:t xml:space="preserve">35 weak-to-moderate; </w:t>
      </w:r>
      <w:r>
        <w:rPr>
          <w:rFonts w:ascii="Arial Unicode MS" w:hAnsi="Arial Unicode MS"/>
          <w:sz w:val="24"/>
        </w:rPr>
        <w:t xml:space="preserve">≥ </w:t>
      </w:r>
      <w:r>
        <w:rPr>
          <w:sz w:val="24"/>
        </w:rPr>
        <w:t>0</w:t>
      </w:r>
      <w:r>
        <w:rPr>
          <w:i/>
          <w:sz w:val="24"/>
        </w:rPr>
        <w:t>.</w:t>
      </w:r>
      <w:r>
        <w:rPr>
          <w:sz w:val="24"/>
        </w:rPr>
        <w:t>35 substantively meaningful); these bands guide discussion but do not replace the primary EndorseRank-versus-AWP contrast on identical inputs.</w:t>
      </w:r>
    </w:p>
    <w:p w14:paraId="00DC1FBE" w14:textId="77777777" w:rsidR="00350CFB" w:rsidRDefault="00283FFF">
      <w:pPr>
        <w:pStyle w:val="ListParagraph"/>
        <w:numPr>
          <w:ilvl w:val="0"/>
          <w:numId w:val="12"/>
        </w:numPr>
        <w:tabs>
          <w:tab w:val="left" w:pos="806"/>
          <w:tab w:val="left" w:pos="808"/>
        </w:tabs>
        <w:spacing w:before="40" w:line="456" w:lineRule="exact"/>
        <w:ind w:right="560"/>
        <w:jc w:val="both"/>
        <w:rPr>
          <w:sz w:val="24"/>
        </w:rPr>
      </w:pPr>
      <w:r>
        <w:rPr>
          <w:b/>
          <w:sz w:val="24"/>
        </w:rPr>
        <w:t>Orientation and missingness:</w:t>
      </w:r>
      <w:r>
        <w:rPr>
          <w:b/>
          <w:spacing w:val="26"/>
          <w:sz w:val="24"/>
        </w:rPr>
        <w:t xml:space="preserve"> </w:t>
      </w:r>
      <w:r>
        <w:rPr>
          <w:sz w:val="24"/>
        </w:rPr>
        <w:t>Proxies are pre-oriented so that larger values indicate better reputation.</w:t>
      </w:r>
      <w:r>
        <w:rPr>
          <w:spacing w:val="40"/>
          <w:sz w:val="24"/>
        </w:rPr>
        <w:t xml:space="preserve"> </w:t>
      </w:r>
      <w:r>
        <w:rPr>
          <w:sz w:val="24"/>
        </w:rPr>
        <w:t xml:space="preserve">Wallets absent from a proxy source receive zeros after alignment to </w:t>
      </w:r>
      <w:r>
        <w:rPr>
          <w:rFonts w:ascii="Arial Unicode MS" w:hAnsi="Arial Unicode MS"/>
          <w:spacing w:val="9"/>
          <w:sz w:val="24"/>
        </w:rPr>
        <w:t>W</w:t>
      </w:r>
      <w:r>
        <w:rPr>
          <w:spacing w:val="9"/>
          <w:sz w:val="24"/>
        </w:rPr>
        <w:t xml:space="preserve">, </w:t>
      </w:r>
      <w:r>
        <w:rPr>
          <w:sz w:val="24"/>
        </w:rPr>
        <w:t>which</w:t>
      </w:r>
      <w:r>
        <w:rPr>
          <w:spacing w:val="40"/>
          <w:sz w:val="24"/>
        </w:rPr>
        <w:t xml:space="preserve"> </w:t>
      </w:r>
      <w:r>
        <w:rPr>
          <w:sz w:val="24"/>
        </w:rPr>
        <w:t>is conservative for sparse activity and is applied identically to both methods.</w:t>
      </w:r>
      <w:r>
        <w:rPr>
          <w:spacing w:val="40"/>
          <w:sz w:val="24"/>
        </w:rPr>
        <w:t xml:space="preserve"> </w:t>
      </w:r>
      <w:r>
        <w:rPr>
          <w:sz w:val="24"/>
        </w:rPr>
        <w:t>No wallet is dropped</w:t>
      </w:r>
      <w:r>
        <w:rPr>
          <w:spacing w:val="-2"/>
          <w:sz w:val="24"/>
        </w:rPr>
        <w:t xml:space="preserve"> </w:t>
      </w:r>
      <w:r>
        <w:rPr>
          <w:sz w:val="24"/>
        </w:rPr>
        <w:t>from</w:t>
      </w:r>
      <w:r>
        <w:rPr>
          <w:spacing w:val="-2"/>
          <w:sz w:val="24"/>
        </w:rPr>
        <w:t xml:space="preserve"> </w:t>
      </w:r>
      <w:r>
        <w:rPr>
          <w:sz w:val="24"/>
        </w:rPr>
        <w:t>one</w:t>
      </w:r>
      <w:r>
        <w:rPr>
          <w:spacing w:val="-2"/>
          <w:sz w:val="24"/>
        </w:rPr>
        <w:t xml:space="preserve"> </w:t>
      </w:r>
      <w:r>
        <w:rPr>
          <w:sz w:val="24"/>
        </w:rPr>
        <w:t>method</w:t>
      </w:r>
      <w:r>
        <w:rPr>
          <w:spacing w:val="-2"/>
          <w:sz w:val="24"/>
        </w:rPr>
        <w:t xml:space="preserve"> </w:t>
      </w:r>
      <w:r>
        <w:rPr>
          <w:sz w:val="24"/>
        </w:rPr>
        <w:t>but</w:t>
      </w:r>
      <w:r>
        <w:rPr>
          <w:spacing w:val="-2"/>
          <w:sz w:val="24"/>
        </w:rPr>
        <w:t xml:space="preserve"> </w:t>
      </w:r>
      <w:r>
        <w:rPr>
          <w:sz w:val="24"/>
        </w:rPr>
        <w:t>retained</w:t>
      </w:r>
      <w:r>
        <w:rPr>
          <w:spacing w:val="-2"/>
          <w:sz w:val="24"/>
        </w:rPr>
        <w:t xml:space="preserve"> </w:t>
      </w:r>
      <w:r>
        <w:rPr>
          <w:sz w:val="24"/>
        </w:rPr>
        <w:t>in</w:t>
      </w:r>
      <w:r>
        <w:rPr>
          <w:spacing w:val="-2"/>
          <w:sz w:val="24"/>
        </w:rPr>
        <w:t xml:space="preserve"> </w:t>
      </w:r>
      <w:r>
        <w:rPr>
          <w:sz w:val="24"/>
        </w:rPr>
        <w:t>the</w:t>
      </w:r>
      <w:r>
        <w:rPr>
          <w:spacing w:val="-2"/>
          <w:sz w:val="24"/>
        </w:rPr>
        <w:t xml:space="preserve"> </w:t>
      </w:r>
      <w:r>
        <w:rPr>
          <w:sz w:val="24"/>
        </w:rPr>
        <w:t>other: the</w:t>
      </w:r>
      <w:r>
        <w:rPr>
          <w:spacing w:val="-2"/>
          <w:sz w:val="24"/>
        </w:rPr>
        <w:t xml:space="preserve"> </w:t>
      </w:r>
      <w:r>
        <w:rPr>
          <w:sz w:val="24"/>
        </w:rPr>
        <w:t>correlation</w:t>
      </w:r>
      <w:r>
        <w:rPr>
          <w:spacing w:val="-2"/>
          <w:sz w:val="24"/>
        </w:rPr>
        <w:t xml:space="preserve"> </w:t>
      </w:r>
      <w:r>
        <w:rPr>
          <w:sz w:val="24"/>
        </w:rPr>
        <w:t>sample</w:t>
      </w:r>
      <w:r>
        <w:rPr>
          <w:spacing w:val="-2"/>
          <w:sz w:val="24"/>
        </w:rPr>
        <w:t xml:space="preserve"> </w:t>
      </w:r>
      <w:r>
        <w:rPr>
          <w:sz w:val="24"/>
        </w:rPr>
        <w:t>is</w:t>
      </w:r>
      <w:r>
        <w:rPr>
          <w:spacing w:val="-2"/>
          <w:sz w:val="24"/>
        </w:rPr>
        <w:t xml:space="preserve"> </w:t>
      </w:r>
      <w:r>
        <w:rPr>
          <w:sz w:val="24"/>
        </w:rPr>
        <w:t>always</w:t>
      </w:r>
      <w:r>
        <w:rPr>
          <w:spacing w:val="-2"/>
          <w:sz w:val="24"/>
        </w:rPr>
        <w:t xml:space="preserve"> </w:t>
      </w:r>
      <w:r>
        <w:rPr>
          <w:sz w:val="24"/>
        </w:rPr>
        <w:t>the</w:t>
      </w:r>
      <w:r>
        <w:rPr>
          <w:spacing w:val="-2"/>
          <w:sz w:val="24"/>
        </w:rPr>
        <w:t xml:space="preserve"> </w:t>
      </w:r>
      <w:r>
        <w:rPr>
          <w:sz w:val="24"/>
        </w:rPr>
        <w:t>full matched cohort for primary tables.</w:t>
      </w:r>
    </w:p>
    <w:p w14:paraId="00DC1FBF" w14:textId="77777777" w:rsidR="00350CFB" w:rsidRDefault="00283FFF">
      <w:pPr>
        <w:pStyle w:val="ListParagraph"/>
        <w:numPr>
          <w:ilvl w:val="0"/>
          <w:numId w:val="12"/>
        </w:numPr>
        <w:tabs>
          <w:tab w:val="left" w:pos="776"/>
          <w:tab w:val="left" w:pos="794"/>
        </w:tabs>
        <w:spacing w:before="180" w:line="396" w:lineRule="auto"/>
        <w:ind w:left="776" w:right="562" w:hanging="184"/>
        <w:jc w:val="both"/>
        <w:rPr>
          <w:sz w:val="24"/>
        </w:rPr>
      </w:pPr>
      <w:commentRangeStart w:id="237"/>
      <w:r>
        <w:rPr>
          <w:b/>
          <w:sz w:val="24"/>
        </w:rPr>
        <w:t>What is not tested:</w:t>
      </w:r>
      <w:r>
        <w:rPr>
          <w:b/>
          <w:spacing w:val="40"/>
          <w:sz w:val="24"/>
        </w:rPr>
        <w:t xml:space="preserve"> </w:t>
      </w:r>
      <w:r>
        <w:rPr>
          <w:sz w:val="24"/>
        </w:rPr>
        <w:t>The study does not claim causal identification (reputation does not “cause” trading success in an interventional sense), does not fit predictive classifiers with train/test</w:t>
      </w:r>
      <w:r>
        <w:rPr>
          <w:spacing w:val="-3"/>
          <w:sz w:val="24"/>
        </w:rPr>
        <w:t xml:space="preserve"> </w:t>
      </w:r>
      <w:r>
        <w:rPr>
          <w:sz w:val="24"/>
        </w:rPr>
        <w:t>splits,</w:t>
      </w:r>
      <w:r>
        <w:rPr>
          <w:spacing w:val="-2"/>
          <w:sz w:val="24"/>
        </w:rPr>
        <w:t xml:space="preserve"> </w:t>
      </w:r>
      <w:r>
        <w:rPr>
          <w:sz w:val="24"/>
        </w:rPr>
        <w:t>and</w:t>
      </w:r>
      <w:r>
        <w:rPr>
          <w:spacing w:val="-3"/>
          <w:sz w:val="24"/>
        </w:rPr>
        <w:t xml:space="preserve"> </w:t>
      </w:r>
      <w:r>
        <w:rPr>
          <w:sz w:val="24"/>
        </w:rPr>
        <w:t>does</w:t>
      </w:r>
      <w:r>
        <w:rPr>
          <w:spacing w:val="-3"/>
          <w:sz w:val="24"/>
        </w:rPr>
        <w:t xml:space="preserve"> </w:t>
      </w:r>
      <w:r>
        <w:rPr>
          <w:sz w:val="24"/>
        </w:rPr>
        <w:t>not</w:t>
      </w:r>
      <w:r>
        <w:rPr>
          <w:spacing w:val="-3"/>
          <w:sz w:val="24"/>
        </w:rPr>
        <w:t xml:space="preserve"> </w:t>
      </w:r>
      <w:r>
        <w:rPr>
          <w:sz w:val="24"/>
        </w:rPr>
        <w:t>report</w:t>
      </w:r>
      <w:r>
        <w:rPr>
          <w:spacing w:val="-3"/>
          <w:sz w:val="24"/>
        </w:rPr>
        <w:t xml:space="preserve"> </w:t>
      </w:r>
      <w:r>
        <w:rPr>
          <w:i/>
          <w:sz w:val="24"/>
        </w:rPr>
        <w:t>p</w:t>
      </w:r>
      <w:r>
        <w:rPr>
          <w:sz w:val="24"/>
        </w:rPr>
        <w:t>-values</w:t>
      </w:r>
      <w:r>
        <w:rPr>
          <w:spacing w:val="-3"/>
          <w:sz w:val="24"/>
        </w:rPr>
        <w:t xml:space="preserve"> </w:t>
      </w:r>
      <w:r>
        <w:rPr>
          <w:sz w:val="24"/>
        </w:rPr>
        <w:t>as</w:t>
      </w:r>
      <w:r>
        <w:rPr>
          <w:spacing w:val="-3"/>
          <w:sz w:val="24"/>
        </w:rPr>
        <w:t xml:space="preserve"> </w:t>
      </w:r>
      <w:r>
        <w:rPr>
          <w:sz w:val="24"/>
        </w:rPr>
        <w:t>the</w:t>
      </w:r>
      <w:r>
        <w:rPr>
          <w:spacing w:val="-2"/>
          <w:sz w:val="24"/>
        </w:rPr>
        <w:t xml:space="preserve"> </w:t>
      </w:r>
      <w:r>
        <w:rPr>
          <w:sz w:val="24"/>
        </w:rPr>
        <w:t>primary</w:t>
      </w:r>
      <w:r>
        <w:rPr>
          <w:spacing w:val="-3"/>
          <w:sz w:val="24"/>
        </w:rPr>
        <w:t xml:space="preserve"> </w:t>
      </w:r>
      <w:r>
        <w:rPr>
          <w:sz w:val="24"/>
        </w:rPr>
        <w:t>decision</w:t>
      </w:r>
      <w:r>
        <w:rPr>
          <w:spacing w:val="-2"/>
          <w:sz w:val="24"/>
        </w:rPr>
        <w:t xml:space="preserve"> </w:t>
      </w:r>
      <w:r>
        <w:rPr>
          <w:sz w:val="24"/>
        </w:rPr>
        <w:t>criterion. The</w:t>
      </w:r>
      <w:r>
        <w:rPr>
          <w:spacing w:val="-3"/>
          <w:sz w:val="24"/>
        </w:rPr>
        <w:t xml:space="preserve"> </w:t>
      </w:r>
      <w:r>
        <w:rPr>
          <w:sz w:val="24"/>
        </w:rPr>
        <w:t xml:space="preserve">scientific target is comparative construct alignment and computational cost under a fixed, transparent </w:t>
      </w:r>
      <w:r>
        <w:rPr>
          <w:spacing w:val="-2"/>
          <w:sz w:val="24"/>
        </w:rPr>
        <w:t>protocol.</w:t>
      </w:r>
      <w:commentRangeEnd w:id="237"/>
      <w:r>
        <w:rPr>
          <w:rStyle w:val="CommentReference"/>
          <w:sz w:val="24"/>
          <w:szCs w:val="22"/>
        </w:rPr>
        <w:commentReference w:id="237"/>
      </w:r>
    </w:p>
    <w:p w14:paraId="00DC1FC0" w14:textId="77777777" w:rsidR="00350CFB" w:rsidRDefault="00350CFB">
      <w:pPr>
        <w:pStyle w:val="BodyText"/>
        <w:spacing w:before="163"/>
      </w:pPr>
    </w:p>
    <w:p w14:paraId="00DC1FC1" w14:textId="77777777" w:rsidR="00350CFB" w:rsidRDefault="00283FFF">
      <w:pPr>
        <w:pStyle w:val="Heading2"/>
        <w:numPr>
          <w:ilvl w:val="1"/>
          <w:numId w:val="26"/>
        </w:numPr>
        <w:tabs>
          <w:tab w:val="left" w:pos="911"/>
        </w:tabs>
        <w:ind w:left="911" w:hanging="629"/>
      </w:pPr>
      <w:bookmarkStart w:id="238" w:name="Computational_benchmark_(Claim_C1)"/>
      <w:bookmarkStart w:id="239" w:name="_bookmark72"/>
      <w:bookmarkEnd w:id="238"/>
      <w:bookmarkEnd w:id="239"/>
      <w:r>
        <w:t>Computational</w:t>
      </w:r>
      <w:r>
        <w:rPr>
          <w:spacing w:val="24"/>
        </w:rPr>
        <w:t xml:space="preserve"> </w:t>
      </w:r>
      <w:r>
        <w:t>benchmark</w:t>
      </w:r>
      <w:r>
        <w:rPr>
          <w:spacing w:val="25"/>
        </w:rPr>
        <w:t xml:space="preserve"> </w:t>
      </w:r>
      <w:r>
        <w:t>(Claim</w:t>
      </w:r>
      <w:r>
        <w:rPr>
          <w:spacing w:val="25"/>
        </w:rPr>
        <w:t xml:space="preserve"> </w:t>
      </w:r>
      <w:r>
        <w:rPr>
          <w:spacing w:val="-5"/>
        </w:rPr>
        <w:t>C1)</w:t>
      </w:r>
    </w:p>
    <w:p w14:paraId="00DC1FC2" w14:textId="77777777" w:rsidR="00350CFB" w:rsidRDefault="00350CFB">
      <w:pPr>
        <w:pStyle w:val="BodyText"/>
        <w:spacing w:before="24"/>
        <w:rPr>
          <w:b/>
          <w:sz w:val="28"/>
        </w:rPr>
      </w:pPr>
    </w:p>
    <w:p w14:paraId="00DC1FC3" w14:textId="77777777" w:rsidR="00350CFB" w:rsidRDefault="00283FFF">
      <w:pPr>
        <w:pStyle w:val="BodyText"/>
        <w:spacing w:line="396" w:lineRule="auto"/>
        <w:ind w:left="282" w:right="523"/>
        <w:jc w:val="both"/>
      </w:pPr>
      <w:r>
        <w:t>Claim</w:t>
      </w:r>
      <w:r>
        <w:rPr>
          <w:spacing w:val="-14"/>
        </w:rPr>
        <w:t xml:space="preserve"> </w:t>
      </w:r>
      <w:r>
        <w:t>C1</w:t>
      </w:r>
      <w:r>
        <w:rPr>
          <w:spacing w:val="-14"/>
        </w:rPr>
        <w:t xml:space="preserve"> </w:t>
      </w:r>
      <w:r>
        <w:t>concerns</w:t>
      </w:r>
      <w:r>
        <w:rPr>
          <w:spacing w:val="-14"/>
        </w:rPr>
        <w:t xml:space="preserve"> </w:t>
      </w:r>
      <w:r>
        <w:t>computational</w:t>
      </w:r>
      <w:r>
        <w:rPr>
          <w:spacing w:val="-14"/>
        </w:rPr>
        <w:t xml:space="preserve"> </w:t>
      </w:r>
      <w:r>
        <w:t>efficiency</w:t>
      </w:r>
      <w:r>
        <w:rPr>
          <w:spacing w:val="-14"/>
        </w:rPr>
        <w:t xml:space="preserve"> </w:t>
      </w:r>
      <w:r>
        <w:t>of</w:t>
      </w:r>
      <w:r>
        <w:rPr>
          <w:spacing w:val="-14"/>
        </w:rPr>
        <w:t xml:space="preserve"> </w:t>
      </w:r>
      <w:r>
        <w:t>EndorseRank</w:t>
      </w:r>
      <w:r>
        <w:rPr>
          <w:spacing w:val="-14"/>
        </w:rPr>
        <w:t xml:space="preserve"> </w:t>
      </w:r>
      <w:r>
        <w:t>versus</w:t>
      </w:r>
      <w:r>
        <w:rPr>
          <w:spacing w:val="-14"/>
        </w:rPr>
        <w:t xml:space="preserve"> </w:t>
      </w:r>
      <w:r>
        <w:t>AWP</w:t>
      </w:r>
      <w:r>
        <w:rPr>
          <w:spacing w:val="-14"/>
        </w:rPr>
        <w:t xml:space="preserve"> </w:t>
      </w:r>
      <w:r>
        <w:t>on</w:t>
      </w:r>
      <w:r>
        <w:rPr>
          <w:spacing w:val="-14"/>
        </w:rPr>
        <w:t xml:space="preserve"> </w:t>
      </w:r>
      <w:r>
        <w:t>identical</w:t>
      </w:r>
      <w:r>
        <w:rPr>
          <w:spacing w:val="-14"/>
        </w:rPr>
        <w:t xml:space="preserve"> </w:t>
      </w:r>
      <w:r>
        <w:t>inputs.</w:t>
      </w:r>
      <w:r>
        <w:rPr>
          <w:spacing w:val="11"/>
        </w:rPr>
        <w:t xml:space="preserve"> </w:t>
      </w:r>
      <w:r>
        <w:t>The benchmark</w:t>
      </w:r>
      <w:r>
        <w:rPr>
          <w:spacing w:val="-5"/>
        </w:rPr>
        <w:t xml:space="preserve"> </w:t>
      </w:r>
      <w:r>
        <w:t>protocol</w:t>
      </w:r>
      <w:r>
        <w:rPr>
          <w:spacing w:val="-5"/>
        </w:rPr>
        <w:t xml:space="preserve"> </w:t>
      </w:r>
      <w:r>
        <w:t>isolates</w:t>
      </w:r>
      <w:r>
        <w:rPr>
          <w:spacing w:val="-5"/>
        </w:rPr>
        <w:t xml:space="preserve"> </w:t>
      </w:r>
      <w:r>
        <w:t>PageRank</w:t>
      </w:r>
      <w:r>
        <w:rPr>
          <w:spacing w:val="-5"/>
        </w:rPr>
        <w:t xml:space="preserve"> </w:t>
      </w:r>
      <w:r>
        <w:t>solve</w:t>
      </w:r>
      <w:r>
        <w:rPr>
          <w:spacing w:val="-5"/>
        </w:rPr>
        <w:t xml:space="preserve"> </w:t>
      </w:r>
      <w:r>
        <w:t>cost</w:t>
      </w:r>
      <w:r>
        <w:rPr>
          <w:spacing w:val="-5"/>
        </w:rPr>
        <w:t xml:space="preserve"> </w:t>
      </w:r>
      <w:r>
        <w:t>from</w:t>
      </w:r>
      <w:r>
        <w:rPr>
          <w:spacing w:val="-5"/>
        </w:rPr>
        <w:t xml:space="preserve"> </w:t>
      </w:r>
      <w:r>
        <w:t>one-time</w:t>
      </w:r>
      <w:r>
        <w:rPr>
          <w:spacing w:val="-5"/>
        </w:rPr>
        <w:t xml:space="preserve"> </w:t>
      </w:r>
      <w:r>
        <w:t>graph</w:t>
      </w:r>
      <w:r>
        <w:rPr>
          <w:spacing w:val="-5"/>
        </w:rPr>
        <w:t xml:space="preserve"> </w:t>
      </w:r>
      <w:r>
        <w:t>construction,</w:t>
      </w:r>
      <w:r>
        <w:rPr>
          <w:spacing w:val="-4"/>
        </w:rPr>
        <w:t xml:space="preserve"> </w:t>
      </w:r>
      <w:r>
        <w:t>because</w:t>
      </w:r>
      <w:r>
        <w:rPr>
          <w:spacing w:val="-5"/>
        </w:rPr>
        <w:t xml:space="preserve"> </w:t>
      </w:r>
      <w:r>
        <w:t>con-struction</w:t>
      </w:r>
      <w:r>
        <w:rPr>
          <w:spacing w:val="-6"/>
        </w:rPr>
        <w:t xml:space="preserve"> </w:t>
      </w:r>
      <w:r>
        <w:t>cost</w:t>
      </w:r>
      <w:r>
        <w:rPr>
          <w:spacing w:val="-6"/>
        </w:rPr>
        <w:t xml:space="preserve"> </w:t>
      </w:r>
      <w:r>
        <w:t>is</w:t>
      </w:r>
      <w:r>
        <w:rPr>
          <w:spacing w:val="-6"/>
        </w:rPr>
        <w:t xml:space="preserve"> </w:t>
      </w:r>
      <w:r>
        <w:t>dominated</w:t>
      </w:r>
      <w:r>
        <w:rPr>
          <w:spacing w:val="-6"/>
        </w:rPr>
        <w:t xml:space="preserve"> </w:t>
      </w:r>
      <w:r>
        <w:t>by</w:t>
      </w:r>
      <w:r>
        <w:rPr>
          <w:spacing w:val="-6"/>
        </w:rPr>
        <w:t xml:space="preserve"> </w:t>
      </w:r>
      <w:r>
        <w:t>I/O</w:t>
      </w:r>
      <w:r>
        <w:rPr>
          <w:spacing w:val="-6"/>
        </w:rPr>
        <w:t xml:space="preserve"> </w:t>
      </w:r>
      <w:r>
        <w:t>and</w:t>
      </w:r>
      <w:r>
        <w:rPr>
          <w:spacing w:val="-6"/>
        </w:rPr>
        <w:t xml:space="preserve"> </w:t>
      </w:r>
      <w:r>
        <w:t>preprocessing</w:t>
      </w:r>
      <w:r>
        <w:rPr>
          <w:spacing w:val="-6"/>
        </w:rPr>
        <w:t xml:space="preserve"> </w:t>
      </w:r>
      <w:r>
        <w:t>that</w:t>
      </w:r>
      <w:r>
        <w:rPr>
          <w:spacing w:val="-6"/>
        </w:rPr>
        <w:t xml:space="preserve"> </w:t>
      </w:r>
      <w:r>
        <w:t>would</w:t>
      </w:r>
      <w:r>
        <w:rPr>
          <w:spacing w:val="-6"/>
        </w:rPr>
        <w:t xml:space="preserve"> </w:t>
      </w:r>
      <w:r>
        <w:t>be</w:t>
      </w:r>
      <w:r>
        <w:rPr>
          <w:spacing w:val="-6"/>
        </w:rPr>
        <w:t xml:space="preserve"> </w:t>
      </w:r>
      <w:r>
        <w:t>amortized</w:t>
      </w:r>
      <w:r>
        <w:rPr>
          <w:spacing w:val="-6"/>
        </w:rPr>
        <w:t xml:space="preserve"> </w:t>
      </w:r>
      <w:r>
        <w:t>in</w:t>
      </w:r>
      <w:r>
        <w:rPr>
          <w:spacing w:val="-6"/>
        </w:rPr>
        <w:t xml:space="preserve"> </w:t>
      </w:r>
      <w:r>
        <w:t>a</w:t>
      </w:r>
      <w:r>
        <w:rPr>
          <w:spacing w:val="-6"/>
        </w:rPr>
        <w:t xml:space="preserve"> </w:t>
      </w:r>
      <w:r>
        <w:t>deployed</w:t>
      </w:r>
      <w:r>
        <w:rPr>
          <w:spacing w:val="-6"/>
        </w:rPr>
        <w:t xml:space="preserve"> </w:t>
      </w:r>
      <w:r>
        <w:t>scorer that</w:t>
      </w:r>
      <w:r>
        <w:rPr>
          <w:spacing w:val="-1"/>
        </w:rPr>
        <w:t xml:space="preserve"> </w:t>
      </w:r>
      <w:r>
        <w:t>updates</w:t>
      </w:r>
      <w:r>
        <w:rPr>
          <w:spacing w:val="-1"/>
        </w:rPr>
        <w:t xml:space="preserve"> </w:t>
      </w:r>
      <w:r>
        <w:t>incrementally, whereas</w:t>
      </w:r>
      <w:r>
        <w:rPr>
          <w:spacing w:val="-1"/>
        </w:rPr>
        <w:t xml:space="preserve"> </w:t>
      </w:r>
      <w:r>
        <w:t>the</w:t>
      </w:r>
      <w:r>
        <w:rPr>
          <w:spacing w:val="-1"/>
        </w:rPr>
        <w:t xml:space="preserve"> </w:t>
      </w:r>
      <w:r>
        <w:t>iterative</w:t>
      </w:r>
      <w:r>
        <w:rPr>
          <w:spacing w:val="-1"/>
        </w:rPr>
        <w:t xml:space="preserve"> </w:t>
      </w:r>
      <w:r>
        <w:t>solve</w:t>
      </w:r>
      <w:r>
        <w:rPr>
          <w:spacing w:val="-1"/>
        </w:rPr>
        <w:t xml:space="preserve"> </w:t>
      </w:r>
      <w:r>
        <w:t>is</w:t>
      </w:r>
      <w:r>
        <w:rPr>
          <w:spacing w:val="-1"/>
        </w:rPr>
        <w:t xml:space="preserve"> </w:t>
      </w:r>
      <w:r>
        <w:t>the</w:t>
      </w:r>
      <w:r>
        <w:rPr>
          <w:spacing w:val="-1"/>
        </w:rPr>
        <w:t xml:space="preserve"> </w:t>
      </w:r>
      <w:r>
        <w:t>recurring</w:t>
      </w:r>
      <w:r>
        <w:rPr>
          <w:spacing w:val="-1"/>
        </w:rPr>
        <w:t xml:space="preserve"> </w:t>
      </w:r>
      <w:r>
        <w:t>computational</w:t>
      </w:r>
      <w:r>
        <w:rPr>
          <w:spacing w:val="-1"/>
        </w:rPr>
        <w:t xml:space="preserve"> </w:t>
      </w:r>
      <w:r>
        <w:t>core</w:t>
      </w:r>
      <w:r>
        <w:rPr>
          <w:spacing w:val="-1"/>
        </w:rPr>
        <w:t xml:space="preserve"> </w:t>
      </w:r>
      <w:r>
        <w:t>of</w:t>
      </w:r>
      <w:r>
        <w:rPr>
          <w:spacing w:val="-1"/>
        </w:rPr>
        <w:t xml:space="preserve"> </w:t>
      </w:r>
      <w:r>
        <w:t xml:space="preserve">both </w:t>
      </w:r>
      <w:r>
        <w:rPr>
          <w:spacing w:val="-2"/>
        </w:rPr>
        <w:t>methods.</w:t>
      </w:r>
    </w:p>
    <w:p w14:paraId="00DC1FC4" w14:textId="77777777" w:rsidR="00350CFB" w:rsidRDefault="00283FFF">
      <w:pPr>
        <w:pStyle w:val="ListParagraph"/>
        <w:numPr>
          <w:ilvl w:val="0"/>
          <w:numId w:val="11"/>
        </w:numPr>
        <w:tabs>
          <w:tab w:val="left" w:pos="799"/>
          <w:tab w:val="left" w:pos="801"/>
        </w:tabs>
        <w:spacing w:before="125" w:line="396" w:lineRule="auto"/>
        <w:ind w:right="521"/>
        <w:jc w:val="both"/>
        <w:rPr>
          <w:sz w:val="24"/>
        </w:rPr>
      </w:pPr>
      <w:r>
        <w:rPr>
          <w:b/>
          <w:sz w:val="24"/>
        </w:rPr>
        <w:t>Timed</w:t>
      </w:r>
      <w:r>
        <w:rPr>
          <w:b/>
          <w:spacing w:val="-14"/>
          <w:sz w:val="24"/>
        </w:rPr>
        <w:t xml:space="preserve"> </w:t>
      </w:r>
      <w:r>
        <w:rPr>
          <w:b/>
          <w:sz w:val="24"/>
        </w:rPr>
        <w:t>quantity:</w:t>
      </w:r>
      <w:r>
        <w:rPr>
          <w:b/>
          <w:spacing w:val="9"/>
          <w:sz w:val="24"/>
        </w:rPr>
        <w:t xml:space="preserve"> </w:t>
      </w:r>
      <w:r>
        <w:rPr>
          <w:sz w:val="24"/>
        </w:rPr>
        <w:t>For</w:t>
      </w:r>
      <w:r>
        <w:rPr>
          <w:spacing w:val="-14"/>
          <w:sz w:val="24"/>
        </w:rPr>
        <w:t xml:space="preserve"> </w:t>
      </w:r>
      <w:r>
        <w:rPr>
          <w:sz w:val="24"/>
        </w:rPr>
        <w:t>each</w:t>
      </w:r>
      <w:r>
        <w:rPr>
          <w:spacing w:val="-14"/>
          <w:sz w:val="24"/>
        </w:rPr>
        <w:t xml:space="preserve"> </w:t>
      </w:r>
      <w:r>
        <w:rPr>
          <w:sz w:val="24"/>
        </w:rPr>
        <w:t>method,</w:t>
      </w:r>
      <w:r>
        <w:rPr>
          <w:spacing w:val="-12"/>
          <w:sz w:val="24"/>
        </w:rPr>
        <w:t xml:space="preserve"> </w:t>
      </w:r>
      <w:r>
        <w:rPr>
          <w:sz w:val="24"/>
        </w:rPr>
        <w:t>edge</w:t>
      </w:r>
      <w:r>
        <w:rPr>
          <w:spacing w:val="-14"/>
          <w:sz w:val="24"/>
        </w:rPr>
        <w:t xml:space="preserve"> </w:t>
      </w:r>
      <w:r>
        <w:rPr>
          <w:sz w:val="24"/>
        </w:rPr>
        <w:t>lists</w:t>
      </w:r>
      <w:r>
        <w:rPr>
          <w:spacing w:val="-14"/>
          <w:sz w:val="24"/>
        </w:rPr>
        <w:t xml:space="preserve"> </w:t>
      </w:r>
      <w:r>
        <w:rPr>
          <w:sz w:val="24"/>
        </w:rPr>
        <w:t>are</w:t>
      </w:r>
      <w:r>
        <w:rPr>
          <w:spacing w:val="-14"/>
          <w:sz w:val="24"/>
        </w:rPr>
        <w:t xml:space="preserve"> </w:t>
      </w:r>
      <w:r>
        <w:rPr>
          <w:sz w:val="24"/>
        </w:rPr>
        <w:t>built</w:t>
      </w:r>
      <w:r>
        <w:rPr>
          <w:spacing w:val="-14"/>
          <w:sz w:val="24"/>
        </w:rPr>
        <w:t xml:space="preserve"> </w:t>
      </w:r>
      <w:r>
        <w:rPr>
          <w:sz w:val="24"/>
        </w:rPr>
        <w:t>once</w:t>
      </w:r>
      <w:r>
        <w:rPr>
          <w:spacing w:val="-14"/>
          <w:sz w:val="24"/>
        </w:rPr>
        <w:t xml:space="preserve"> </w:t>
      </w:r>
      <w:r>
        <w:rPr>
          <w:sz w:val="24"/>
        </w:rPr>
        <w:t>per</w:t>
      </w:r>
      <w:r>
        <w:rPr>
          <w:spacing w:val="-14"/>
          <w:sz w:val="24"/>
        </w:rPr>
        <w:t xml:space="preserve"> </w:t>
      </w:r>
      <w:r>
        <w:rPr>
          <w:sz w:val="24"/>
        </w:rPr>
        <w:t>cohort</w:t>
      </w:r>
      <w:r>
        <w:rPr>
          <w:spacing w:val="-14"/>
          <w:sz w:val="24"/>
        </w:rPr>
        <w:t xml:space="preserve"> </w:t>
      </w:r>
      <w:r>
        <w:rPr>
          <w:sz w:val="24"/>
        </w:rPr>
        <w:t>outside</w:t>
      </w:r>
      <w:r>
        <w:rPr>
          <w:spacing w:val="-14"/>
          <w:sz w:val="24"/>
        </w:rPr>
        <w:t xml:space="preserve"> </w:t>
      </w:r>
      <w:r>
        <w:rPr>
          <w:sz w:val="24"/>
        </w:rPr>
        <w:t>the</w:t>
      </w:r>
      <w:r>
        <w:rPr>
          <w:spacing w:val="-14"/>
          <w:sz w:val="24"/>
        </w:rPr>
        <w:t xml:space="preserve"> </w:t>
      </w:r>
      <w:r>
        <w:rPr>
          <w:sz w:val="24"/>
        </w:rPr>
        <w:t>timed</w:t>
      </w:r>
      <w:r>
        <w:rPr>
          <w:spacing w:val="-14"/>
          <w:sz w:val="24"/>
        </w:rPr>
        <w:t xml:space="preserve"> </w:t>
      </w:r>
      <w:r>
        <w:rPr>
          <w:sz w:val="24"/>
        </w:rPr>
        <w:t xml:space="preserve">loop. </w:t>
      </w:r>
      <w:r>
        <w:rPr>
          <w:w w:val="105"/>
          <w:sz w:val="24"/>
        </w:rPr>
        <w:t>The</w:t>
      </w:r>
      <w:r>
        <w:rPr>
          <w:spacing w:val="-8"/>
          <w:w w:val="105"/>
          <w:sz w:val="24"/>
        </w:rPr>
        <w:t xml:space="preserve"> </w:t>
      </w:r>
      <w:r>
        <w:rPr>
          <w:w w:val="105"/>
          <w:sz w:val="24"/>
        </w:rPr>
        <w:t>timed</w:t>
      </w:r>
      <w:r>
        <w:rPr>
          <w:spacing w:val="-8"/>
          <w:w w:val="105"/>
          <w:sz w:val="24"/>
        </w:rPr>
        <w:t xml:space="preserve"> </w:t>
      </w:r>
      <w:r>
        <w:rPr>
          <w:w w:val="105"/>
          <w:sz w:val="24"/>
        </w:rPr>
        <w:t>section</w:t>
      </w:r>
      <w:r>
        <w:rPr>
          <w:spacing w:val="-8"/>
          <w:w w:val="105"/>
          <w:sz w:val="24"/>
        </w:rPr>
        <w:t xml:space="preserve"> </w:t>
      </w:r>
      <w:r>
        <w:rPr>
          <w:w w:val="105"/>
          <w:sz w:val="24"/>
        </w:rPr>
        <w:t>runs</w:t>
      </w:r>
      <w:r>
        <w:rPr>
          <w:spacing w:val="-8"/>
          <w:w w:val="105"/>
          <w:sz w:val="24"/>
        </w:rPr>
        <w:t xml:space="preserve"> </w:t>
      </w:r>
      <w:r>
        <w:rPr>
          <w:w w:val="105"/>
          <w:sz w:val="24"/>
        </w:rPr>
        <w:t>weighted</w:t>
      </w:r>
      <w:r>
        <w:rPr>
          <w:spacing w:val="-8"/>
          <w:w w:val="105"/>
          <w:sz w:val="24"/>
        </w:rPr>
        <w:t xml:space="preserve"> </w:t>
      </w:r>
      <w:r>
        <w:rPr>
          <w:w w:val="105"/>
          <w:sz w:val="24"/>
        </w:rPr>
        <w:t>PageRank</w:t>
      </w:r>
      <w:r>
        <w:rPr>
          <w:spacing w:val="-8"/>
          <w:w w:val="105"/>
          <w:sz w:val="24"/>
        </w:rPr>
        <w:t xml:space="preserve"> </w:t>
      </w:r>
      <w:r>
        <w:rPr>
          <w:w w:val="105"/>
          <w:sz w:val="24"/>
        </w:rPr>
        <w:t>only,</w:t>
      </w:r>
      <w:r>
        <w:rPr>
          <w:spacing w:val="-6"/>
          <w:w w:val="105"/>
          <w:sz w:val="24"/>
        </w:rPr>
        <w:t xml:space="preserve"> </w:t>
      </w:r>
      <w:r>
        <w:rPr>
          <w:w w:val="105"/>
          <w:sz w:val="24"/>
        </w:rPr>
        <w:t>with</w:t>
      </w:r>
      <w:r>
        <w:rPr>
          <w:spacing w:val="-8"/>
          <w:w w:val="105"/>
          <w:sz w:val="24"/>
        </w:rPr>
        <w:t xml:space="preserve"> </w:t>
      </w:r>
      <w:r>
        <w:rPr>
          <w:w w:val="105"/>
          <w:sz w:val="24"/>
        </w:rPr>
        <w:t>damping</w:t>
      </w:r>
      <w:r>
        <w:rPr>
          <w:spacing w:val="-8"/>
          <w:w w:val="105"/>
          <w:sz w:val="24"/>
        </w:rPr>
        <w:t xml:space="preserve"> </w:t>
      </w:r>
      <w:r>
        <w:rPr>
          <w:i/>
          <w:w w:val="105"/>
          <w:sz w:val="24"/>
        </w:rPr>
        <w:t>d</w:t>
      </w:r>
      <w:r>
        <w:rPr>
          <w:i/>
          <w:spacing w:val="10"/>
          <w:w w:val="105"/>
          <w:sz w:val="24"/>
        </w:rPr>
        <w:t xml:space="preserve"> </w:t>
      </w:r>
      <w:r>
        <w:rPr>
          <w:w w:val="105"/>
          <w:sz w:val="24"/>
        </w:rPr>
        <w:t>=</w:t>
      </w:r>
      <w:r>
        <w:rPr>
          <w:spacing w:val="10"/>
          <w:w w:val="105"/>
          <w:sz w:val="24"/>
        </w:rPr>
        <w:t xml:space="preserve"> </w:t>
      </w:r>
      <w:r>
        <w:rPr>
          <w:w w:val="105"/>
          <w:sz w:val="24"/>
        </w:rPr>
        <w:t>0</w:t>
      </w:r>
      <w:r>
        <w:rPr>
          <w:i/>
          <w:w w:val="105"/>
          <w:sz w:val="24"/>
        </w:rPr>
        <w:t>.</w:t>
      </w:r>
      <w:r>
        <w:rPr>
          <w:w w:val="105"/>
          <w:sz w:val="24"/>
        </w:rPr>
        <w:t>85,</w:t>
      </w:r>
      <w:r>
        <w:rPr>
          <w:spacing w:val="-6"/>
          <w:w w:val="105"/>
          <w:sz w:val="24"/>
        </w:rPr>
        <w:t xml:space="preserve"> </w:t>
      </w:r>
      <w:r>
        <w:rPr>
          <w:w w:val="105"/>
          <w:sz w:val="24"/>
        </w:rPr>
        <w:t>tolerance</w:t>
      </w:r>
      <w:r>
        <w:rPr>
          <w:spacing w:val="-8"/>
          <w:w w:val="105"/>
          <w:sz w:val="24"/>
        </w:rPr>
        <w:t xml:space="preserve"> </w:t>
      </w:r>
      <w:r>
        <w:rPr>
          <w:i/>
          <w:w w:val="105"/>
          <w:sz w:val="24"/>
        </w:rPr>
        <w:t>τ</w:t>
      </w:r>
      <w:r>
        <w:rPr>
          <w:w w:val="105"/>
          <w:sz w:val="24"/>
          <w:vertAlign w:val="subscript"/>
        </w:rPr>
        <w:t>tol</w:t>
      </w:r>
      <w:r>
        <w:rPr>
          <w:spacing w:val="18"/>
          <w:w w:val="105"/>
          <w:sz w:val="24"/>
        </w:rPr>
        <w:t xml:space="preserve"> </w:t>
      </w:r>
      <w:r>
        <w:rPr>
          <w:w w:val="105"/>
          <w:sz w:val="24"/>
        </w:rPr>
        <w:t>=</w:t>
      </w:r>
    </w:p>
    <w:p w14:paraId="00DC1FC5" w14:textId="77777777" w:rsidR="00350CFB" w:rsidRDefault="00350CFB">
      <w:pPr>
        <w:pStyle w:val="ListParagraph"/>
        <w:spacing w:line="396" w:lineRule="auto"/>
        <w:jc w:val="both"/>
        <w:rPr>
          <w:sz w:val="24"/>
        </w:rPr>
        <w:sectPr w:rsidR="00350CFB">
          <w:pgSz w:w="11910" w:h="16840"/>
          <w:pgMar w:top="1840" w:right="708" w:bottom="2300" w:left="992" w:header="0" w:footer="2115" w:gutter="0"/>
          <w:cols w:space="720"/>
        </w:sectPr>
      </w:pPr>
    </w:p>
    <w:p w14:paraId="00DC1FC6" w14:textId="77777777" w:rsidR="00350CFB" w:rsidRDefault="00283FFF">
      <w:pPr>
        <w:pStyle w:val="BodyText"/>
        <w:spacing w:before="72" w:line="386" w:lineRule="auto"/>
        <w:ind w:left="808" w:right="564" w:hanging="12"/>
        <w:jc w:val="both"/>
      </w:pPr>
      <w:r>
        <w:lastRenderedPageBreak/>
        <w:t>10</w:t>
      </w:r>
      <w:r>
        <w:rPr>
          <w:rFonts w:ascii="Apple Symbols" w:hAnsi="Apple Symbols"/>
          <w:vertAlign w:val="superscript"/>
        </w:rPr>
        <w:t>−</w:t>
      </w:r>
      <w:r>
        <w:rPr>
          <w:vertAlign w:val="superscript"/>
        </w:rPr>
        <w:t>8</w:t>
      </w:r>
      <w:r>
        <w:t xml:space="preserve">, and at most </w:t>
      </w:r>
      <w:r>
        <w:rPr>
          <w:i/>
        </w:rPr>
        <w:t>I</w:t>
      </w:r>
      <w:r>
        <w:rPr>
          <w:vertAlign w:val="subscript"/>
        </w:rPr>
        <w:t>max</w:t>
      </w:r>
      <w:r>
        <w:rPr>
          <w:spacing w:val="40"/>
        </w:rPr>
        <w:t xml:space="preserve"> </w:t>
      </w:r>
      <w:r>
        <w:t>= 300 iterations.</w:t>
      </w:r>
      <w:r>
        <w:rPr>
          <w:spacing w:val="40"/>
        </w:rPr>
        <w:t xml:space="preserve"> </w:t>
      </w:r>
      <w:r>
        <w:t>These numerical settings match the configuration used for alignment scores, so runtime and alignment refer to the same mathematical object.</w:t>
      </w:r>
    </w:p>
    <w:p w14:paraId="00DC1FC7" w14:textId="77777777" w:rsidR="00350CFB" w:rsidRDefault="00283FFF">
      <w:pPr>
        <w:pStyle w:val="ListParagraph"/>
        <w:numPr>
          <w:ilvl w:val="0"/>
          <w:numId w:val="11"/>
        </w:numPr>
        <w:tabs>
          <w:tab w:val="left" w:pos="806"/>
          <w:tab w:val="left" w:pos="808"/>
        </w:tabs>
        <w:spacing w:before="53" w:line="396" w:lineRule="auto"/>
        <w:ind w:left="808" w:right="533" w:hanging="216"/>
        <w:jc w:val="both"/>
        <w:rPr>
          <w:sz w:val="24"/>
        </w:rPr>
      </w:pPr>
      <w:r>
        <w:rPr>
          <w:b/>
          <w:sz w:val="24"/>
        </w:rPr>
        <w:t>Repetitions</w:t>
      </w:r>
      <w:r>
        <w:rPr>
          <w:b/>
          <w:spacing w:val="-15"/>
          <w:sz w:val="24"/>
        </w:rPr>
        <w:t xml:space="preserve"> </w:t>
      </w:r>
      <w:r>
        <w:rPr>
          <w:b/>
          <w:sz w:val="24"/>
        </w:rPr>
        <w:t>and</w:t>
      </w:r>
      <w:r>
        <w:rPr>
          <w:b/>
          <w:spacing w:val="-15"/>
          <w:sz w:val="24"/>
        </w:rPr>
        <w:t xml:space="preserve"> </w:t>
      </w:r>
      <w:r>
        <w:rPr>
          <w:b/>
          <w:sz w:val="24"/>
        </w:rPr>
        <w:t>metrics:</w:t>
      </w:r>
      <w:r>
        <w:rPr>
          <w:b/>
          <w:spacing w:val="-15"/>
          <w:sz w:val="24"/>
        </w:rPr>
        <w:t xml:space="preserve"> </w:t>
      </w:r>
      <w:commentRangeStart w:id="240"/>
      <w:r>
        <w:rPr>
          <w:sz w:val="24"/>
        </w:rPr>
        <w:t>Each</w:t>
      </w:r>
      <w:r>
        <w:rPr>
          <w:spacing w:val="-15"/>
          <w:sz w:val="24"/>
        </w:rPr>
        <w:t xml:space="preserve"> </w:t>
      </w:r>
      <w:r>
        <w:rPr>
          <w:sz w:val="24"/>
        </w:rPr>
        <w:t>configuration</w:t>
      </w:r>
      <w:r>
        <w:rPr>
          <w:spacing w:val="-15"/>
          <w:sz w:val="24"/>
        </w:rPr>
        <w:t xml:space="preserve"> </w:t>
      </w:r>
      <w:r>
        <w:rPr>
          <w:sz w:val="24"/>
          <w:highlight w:val="yellow"/>
          <w:rPrChange w:id="241" w:author="Moulla, Donatien Koulla" w:date="2026-08-27T14:36:00Z">
            <w:rPr>
              <w:sz w:val="24"/>
            </w:rPr>
          </w:rPrChange>
        </w:rPr>
        <w:t>is</w:t>
      </w:r>
      <w:r>
        <w:rPr>
          <w:spacing w:val="-15"/>
          <w:sz w:val="24"/>
          <w:highlight w:val="yellow"/>
          <w:rPrChange w:id="242" w:author="Moulla, Donatien Koulla" w:date="2026-08-27T14:36:00Z">
            <w:rPr>
              <w:spacing w:val="-15"/>
              <w:sz w:val="24"/>
            </w:rPr>
          </w:rPrChange>
        </w:rPr>
        <w:t xml:space="preserve"> </w:t>
      </w:r>
      <w:r>
        <w:rPr>
          <w:sz w:val="24"/>
          <w:highlight w:val="yellow"/>
          <w:rPrChange w:id="243" w:author="Moulla, Donatien Koulla" w:date="2026-08-27T14:36:00Z">
            <w:rPr>
              <w:sz w:val="24"/>
            </w:rPr>
          </w:rPrChange>
        </w:rPr>
        <w:t>repeated</w:t>
      </w:r>
      <w:r>
        <w:rPr>
          <w:spacing w:val="-15"/>
          <w:sz w:val="24"/>
          <w:highlight w:val="yellow"/>
          <w:rPrChange w:id="244" w:author="Moulla, Donatien Koulla" w:date="2026-08-27T14:36:00Z">
            <w:rPr>
              <w:spacing w:val="-15"/>
              <w:sz w:val="24"/>
            </w:rPr>
          </w:rPrChange>
        </w:rPr>
        <w:t xml:space="preserve"> </w:t>
      </w:r>
      <w:r>
        <w:rPr>
          <w:sz w:val="24"/>
          <w:highlight w:val="yellow"/>
          <w:rPrChange w:id="245" w:author="Moulla, Donatien Koulla" w:date="2026-08-27T14:36:00Z">
            <w:rPr>
              <w:sz w:val="24"/>
            </w:rPr>
          </w:rPrChange>
        </w:rPr>
        <w:t>for</w:t>
      </w:r>
      <w:r>
        <w:rPr>
          <w:spacing w:val="-15"/>
          <w:sz w:val="24"/>
          <w:highlight w:val="yellow"/>
          <w:rPrChange w:id="246" w:author="Moulla, Donatien Koulla" w:date="2026-08-27T14:36:00Z">
            <w:rPr>
              <w:spacing w:val="-15"/>
              <w:sz w:val="24"/>
            </w:rPr>
          </w:rPrChange>
        </w:rPr>
        <w:t xml:space="preserve"> </w:t>
      </w:r>
      <w:r>
        <w:rPr>
          <w:sz w:val="24"/>
          <w:highlight w:val="yellow"/>
          <w:rPrChange w:id="247" w:author="Moulla, Donatien Koulla" w:date="2026-08-27T14:36:00Z">
            <w:rPr>
              <w:sz w:val="24"/>
            </w:rPr>
          </w:rPrChange>
        </w:rPr>
        <w:t>five</w:t>
      </w:r>
      <w:r>
        <w:rPr>
          <w:spacing w:val="-15"/>
          <w:sz w:val="24"/>
          <w:highlight w:val="yellow"/>
          <w:rPrChange w:id="248" w:author="Moulla, Donatien Koulla" w:date="2026-08-27T14:36:00Z">
            <w:rPr>
              <w:spacing w:val="-15"/>
              <w:sz w:val="24"/>
            </w:rPr>
          </w:rPrChange>
        </w:rPr>
        <w:t xml:space="preserve"> </w:t>
      </w:r>
      <w:r>
        <w:rPr>
          <w:sz w:val="24"/>
          <w:highlight w:val="yellow"/>
          <w:rPrChange w:id="249" w:author="Moulla, Donatien Koulla" w:date="2026-08-27T14:36:00Z">
            <w:rPr>
              <w:sz w:val="24"/>
            </w:rPr>
          </w:rPrChange>
        </w:rPr>
        <w:t>independent</w:t>
      </w:r>
      <w:r>
        <w:rPr>
          <w:spacing w:val="-15"/>
          <w:sz w:val="24"/>
          <w:highlight w:val="yellow"/>
          <w:rPrChange w:id="250" w:author="Moulla, Donatien Koulla" w:date="2026-08-27T14:36:00Z">
            <w:rPr>
              <w:spacing w:val="-15"/>
              <w:sz w:val="24"/>
            </w:rPr>
          </w:rPrChange>
        </w:rPr>
        <w:t xml:space="preserve"> </w:t>
      </w:r>
      <w:r>
        <w:rPr>
          <w:sz w:val="24"/>
          <w:highlight w:val="yellow"/>
          <w:rPrChange w:id="251" w:author="Moulla, Donatien Koulla" w:date="2026-08-27T14:36:00Z">
            <w:rPr>
              <w:sz w:val="24"/>
            </w:rPr>
          </w:rPrChange>
        </w:rPr>
        <w:t>runs</w:t>
      </w:r>
      <w:r>
        <w:rPr>
          <w:spacing w:val="-15"/>
          <w:sz w:val="24"/>
        </w:rPr>
        <w:t xml:space="preserve"> </w:t>
      </w:r>
      <w:r>
        <w:rPr>
          <w:sz w:val="24"/>
        </w:rPr>
        <w:t>to</w:t>
      </w:r>
      <w:r>
        <w:rPr>
          <w:spacing w:val="-15"/>
          <w:sz w:val="24"/>
        </w:rPr>
        <w:t xml:space="preserve"> </w:t>
      </w:r>
      <w:r>
        <w:rPr>
          <w:sz w:val="24"/>
        </w:rPr>
        <w:t>average out</w:t>
      </w:r>
      <w:r>
        <w:rPr>
          <w:spacing w:val="-15"/>
          <w:sz w:val="24"/>
        </w:rPr>
        <w:t xml:space="preserve"> </w:t>
      </w:r>
      <w:r>
        <w:rPr>
          <w:sz w:val="24"/>
        </w:rPr>
        <w:t>operating-system</w:t>
      </w:r>
      <w:r>
        <w:rPr>
          <w:spacing w:val="-15"/>
          <w:sz w:val="24"/>
        </w:rPr>
        <w:t xml:space="preserve"> </w:t>
      </w:r>
      <w:r>
        <w:rPr>
          <w:sz w:val="24"/>
        </w:rPr>
        <w:t>noise.</w:t>
      </w:r>
      <w:r>
        <w:rPr>
          <w:spacing w:val="-15"/>
          <w:sz w:val="24"/>
        </w:rPr>
        <w:t xml:space="preserve"> </w:t>
      </w:r>
      <w:r>
        <w:rPr>
          <w:sz w:val="24"/>
        </w:rPr>
        <w:t>Per</w:t>
      </w:r>
      <w:r>
        <w:rPr>
          <w:spacing w:val="-15"/>
          <w:sz w:val="24"/>
        </w:rPr>
        <w:t xml:space="preserve"> </w:t>
      </w:r>
      <w:r>
        <w:rPr>
          <w:sz w:val="24"/>
        </w:rPr>
        <w:t>run,</w:t>
      </w:r>
      <w:r>
        <w:rPr>
          <w:spacing w:val="-15"/>
          <w:sz w:val="24"/>
        </w:rPr>
        <w:t xml:space="preserve"> </w:t>
      </w:r>
      <w:r>
        <w:rPr>
          <w:sz w:val="24"/>
        </w:rPr>
        <w:t>the</w:t>
      </w:r>
      <w:r>
        <w:rPr>
          <w:spacing w:val="-15"/>
          <w:sz w:val="24"/>
        </w:rPr>
        <w:t xml:space="preserve"> </w:t>
      </w:r>
      <w:r>
        <w:rPr>
          <w:sz w:val="24"/>
        </w:rPr>
        <w:t>pipeline</w:t>
      </w:r>
      <w:r>
        <w:rPr>
          <w:spacing w:val="-15"/>
          <w:sz w:val="24"/>
        </w:rPr>
        <w:t xml:space="preserve"> </w:t>
      </w:r>
      <w:r>
        <w:rPr>
          <w:sz w:val="24"/>
        </w:rPr>
        <w:t>records</w:t>
      </w:r>
      <w:r>
        <w:rPr>
          <w:spacing w:val="-15"/>
          <w:sz w:val="24"/>
        </w:rPr>
        <w:t xml:space="preserve"> </w:t>
      </w:r>
      <w:r>
        <w:rPr>
          <w:sz w:val="24"/>
        </w:rPr>
        <w:t>wall-clock</w:t>
      </w:r>
      <w:r>
        <w:rPr>
          <w:spacing w:val="-15"/>
          <w:sz w:val="24"/>
        </w:rPr>
        <w:t xml:space="preserve"> </w:t>
      </w:r>
      <w:r>
        <w:rPr>
          <w:sz w:val="24"/>
        </w:rPr>
        <w:t>solve</w:t>
      </w:r>
      <w:r>
        <w:rPr>
          <w:spacing w:val="-15"/>
          <w:sz w:val="24"/>
        </w:rPr>
        <w:t xml:space="preserve"> </w:t>
      </w:r>
      <w:r>
        <w:rPr>
          <w:sz w:val="24"/>
        </w:rPr>
        <w:t>time,</w:t>
      </w:r>
      <w:r>
        <w:rPr>
          <w:spacing w:val="-15"/>
          <w:sz w:val="24"/>
        </w:rPr>
        <w:t xml:space="preserve"> </w:t>
      </w:r>
      <w:r>
        <w:rPr>
          <w:sz w:val="24"/>
        </w:rPr>
        <w:t>peak</w:t>
      </w:r>
      <w:r>
        <w:rPr>
          <w:spacing w:val="-15"/>
          <w:sz w:val="24"/>
        </w:rPr>
        <w:t xml:space="preserve"> </w:t>
      </w:r>
      <w:r>
        <w:rPr>
          <w:sz w:val="24"/>
        </w:rPr>
        <w:t>memory, and iterations to convergence.</w:t>
      </w:r>
      <w:r>
        <w:rPr>
          <w:spacing w:val="40"/>
          <w:sz w:val="24"/>
        </w:rPr>
        <w:t xml:space="preserve"> </w:t>
      </w:r>
      <w:commentRangeEnd w:id="240"/>
      <w:r>
        <w:rPr>
          <w:rStyle w:val="CommentReference"/>
          <w:sz w:val="24"/>
          <w:szCs w:val="22"/>
        </w:rPr>
        <w:commentReference w:id="240"/>
      </w:r>
      <w:r>
        <w:rPr>
          <w:sz w:val="24"/>
        </w:rPr>
        <w:t>Reported statistics are the mean runtime, runtime standard deviation,</w:t>
      </w:r>
      <w:r>
        <w:rPr>
          <w:spacing w:val="-5"/>
          <w:sz w:val="24"/>
        </w:rPr>
        <w:t xml:space="preserve"> </w:t>
      </w:r>
      <w:r>
        <w:rPr>
          <w:sz w:val="24"/>
        </w:rPr>
        <w:t>mean</w:t>
      </w:r>
      <w:r>
        <w:rPr>
          <w:spacing w:val="-6"/>
          <w:sz w:val="24"/>
        </w:rPr>
        <w:t xml:space="preserve"> </w:t>
      </w:r>
      <w:r>
        <w:rPr>
          <w:sz w:val="24"/>
        </w:rPr>
        <w:t>iterations,</w:t>
      </w:r>
      <w:r>
        <w:rPr>
          <w:spacing w:val="-5"/>
          <w:sz w:val="24"/>
        </w:rPr>
        <w:t xml:space="preserve"> </w:t>
      </w:r>
      <w:r>
        <w:rPr>
          <w:sz w:val="24"/>
        </w:rPr>
        <w:t>maximum</w:t>
      </w:r>
      <w:r>
        <w:rPr>
          <w:spacing w:val="-6"/>
          <w:sz w:val="24"/>
        </w:rPr>
        <w:t xml:space="preserve"> </w:t>
      </w:r>
      <w:r>
        <w:rPr>
          <w:sz w:val="24"/>
        </w:rPr>
        <w:t>peak</w:t>
      </w:r>
      <w:r>
        <w:rPr>
          <w:spacing w:val="-6"/>
          <w:sz w:val="24"/>
        </w:rPr>
        <w:t xml:space="preserve"> </w:t>
      </w:r>
      <w:r>
        <w:rPr>
          <w:sz w:val="24"/>
        </w:rPr>
        <w:t>memory</w:t>
      </w:r>
      <w:r>
        <w:rPr>
          <w:spacing w:val="-6"/>
          <w:sz w:val="24"/>
        </w:rPr>
        <w:t xml:space="preserve"> </w:t>
      </w:r>
      <w:r>
        <w:rPr>
          <w:sz w:val="24"/>
        </w:rPr>
        <w:t>across</w:t>
      </w:r>
      <w:r>
        <w:rPr>
          <w:spacing w:val="-6"/>
          <w:sz w:val="24"/>
        </w:rPr>
        <w:t xml:space="preserve"> </w:t>
      </w:r>
      <w:r>
        <w:rPr>
          <w:sz w:val="24"/>
        </w:rPr>
        <w:t>runs,</w:t>
      </w:r>
      <w:r>
        <w:rPr>
          <w:spacing w:val="-5"/>
          <w:sz w:val="24"/>
        </w:rPr>
        <w:t xml:space="preserve"> </w:t>
      </w:r>
      <w:r>
        <w:rPr>
          <w:sz w:val="24"/>
        </w:rPr>
        <w:t>and</w:t>
      </w:r>
      <w:r>
        <w:rPr>
          <w:spacing w:val="-6"/>
          <w:sz w:val="24"/>
        </w:rPr>
        <w:t xml:space="preserve"> </w:t>
      </w:r>
      <w:r>
        <w:rPr>
          <w:sz w:val="24"/>
        </w:rPr>
        <w:t>edge/node</w:t>
      </w:r>
      <w:r>
        <w:rPr>
          <w:spacing w:val="-6"/>
          <w:sz w:val="24"/>
        </w:rPr>
        <w:t xml:space="preserve"> </w:t>
      </w:r>
      <w:r>
        <w:rPr>
          <w:sz w:val="24"/>
        </w:rPr>
        <w:t>counts</w:t>
      </w:r>
      <w:r>
        <w:rPr>
          <w:spacing w:val="-6"/>
          <w:sz w:val="24"/>
        </w:rPr>
        <w:t xml:space="preserve"> </w:t>
      </w:r>
      <w:r>
        <w:rPr>
          <w:sz w:val="24"/>
        </w:rPr>
        <w:t>of</w:t>
      </w:r>
      <w:r>
        <w:rPr>
          <w:spacing w:val="-6"/>
          <w:sz w:val="24"/>
        </w:rPr>
        <w:t xml:space="preserve"> </w:t>
      </w:r>
      <w:r>
        <w:rPr>
          <w:sz w:val="24"/>
        </w:rPr>
        <w:t>the</w:t>
      </w:r>
    </w:p>
    <w:p w14:paraId="00DC1FC8" w14:textId="77777777" w:rsidR="00350CFB" w:rsidRDefault="00283FFF">
      <w:pPr>
        <w:pStyle w:val="BodyText"/>
        <w:spacing w:before="4" w:line="326" w:lineRule="auto"/>
        <w:ind w:left="808" w:right="563"/>
        <w:jc w:val="both"/>
      </w:pPr>
      <w:r>
        <w:t>pre-built</w:t>
      </w:r>
      <w:r>
        <w:rPr>
          <w:spacing w:val="-7"/>
        </w:rPr>
        <w:t xml:space="preserve"> </w:t>
      </w:r>
      <w:r>
        <w:t>graph. Edge</w:t>
      </w:r>
      <w:r>
        <w:rPr>
          <w:spacing w:val="-7"/>
        </w:rPr>
        <w:t xml:space="preserve"> </w:t>
      </w:r>
      <w:r>
        <w:t>counts</w:t>
      </w:r>
      <w:r>
        <w:rPr>
          <w:spacing w:val="-7"/>
        </w:rPr>
        <w:t xml:space="preserve"> </w:t>
      </w:r>
      <w:r>
        <w:t>are</w:t>
      </w:r>
      <w:r>
        <w:rPr>
          <w:spacing w:val="-7"/>
        </w:rPr>
        <w:t xml:space="preserve"> </w:t>
      </w:r>
      <w:r>
        <w:t>reported</w:t>
      </w:r>
      <w:r>
        <w:rPr>
          <w:spacing w:val="-7"/>
        </w:rPr>
        <w:t xml:space="preserve"> </w:t>
      </w:r>
      <w:r>
        <w:t>because</w:t>
      </w:r>
      <w:r>
        <w:rPr>
          <w:spacing w:val="-7"/>
        </w:rPr>
        <w:t xml:space="preserve"> </w:t>
      </w:r>
      <w:r>
        <w:t>they</w:t>
      </w:r>
      <w:r>
        <w:rPr>
          <w:spacing w:val="-7"/>
        </w:rPr>
        <w:t xml:space="preserve"> </w:t>
      </w:r>
      <w:r>
        <w:t>are</w:t>
      </w:r>
      <w:r>
        <w:rPr>
          <w:spacing w:val="-7"/>
        </w:rPr>
        <w:t xml:space="preserve"> </w:t>
      </w:r>
      <w:r>
        <w:t>the</w:t>
      </w:r>
      <w:r>
        <w:rPr>
          <w:spacing w:val="-7"/>
        </w:rPr>
        <w:t xml:space="preserve"> </w:t>
      </w:r>
      <w:r>
        <w:t>leading</w:t>
      </w:r>
      <w:r>
        <w:rPr>
          <w:spacing w:val="-7"/>
        </w:rPr>
        <w:t xml:space="preserve"> </w:t>
      </w:r>
      <w:r>
        <w:t>structural</w:t>
      </w:r>
      <w:r>
        <w:rPr>
          <w:spacing w:val="-7"/>
        </w:rPr>
        <w:t xml:space="preserve"> </w:t>
      </w:r>
      <w:r>
        <w:t xml:space="preserve">explanation for runtime differences under </w:t>
      </w:r>
      <w:r>
        <w:rPr>
          <w:i/>
        </w:rPr>
        <w:t>O</w:t>
      </w:r>
      <w:r>
        <w:t>(</w:t>
      </w:r>
      <w:r>
        <w:rPr>
          <w:rFonts w:ascii="Arial Unicode MS"/>
        </w:rPr>
        <w:t>|</w:t>
      </w:r>
      <w:r>
        <w:rPr>
          <w:i/>
        </w:rPr>
        <w:t>E</w:t>
      </w:r>
      <w:r>
        <w:rPr>
          <w:rFonts w:ascii="Arial Unicode MS"/>
        </w:rPr>
        <w:t>|</w:t>
      </w:r>
      <w:r>
        <w:t xml:space="preserve">) per-iteration complexity </w:t>
      </w:r>
      <w:hyperlink w:anchor="_bookmark182" w:history="1">
        <w:r>
          <w:rPr>
            <w:vertAlign w:val="superscript"/>
          </w:rPr>
          <w:t>[49]</w:t>
        </w:r>
      </w:hyperlink>
      <w:r>
        <w:t>.</w:t>
      </w:r>
    </w:p>
    <w:p w14:paraId="00DC1FC9" w14:textId="77777777" w:rsidR="00350CFB" w:rsidRDefault="00283FFF">
      <w:pPr>
        <w:pStyle w:val="ListParagraph"/>
        <w:numPr>
          <w:ilvl w:val="0"/>
          <w:numId w:val="11"/>
        </w:numPr>
        <w:tabs>
          <w:tab w:val="left" w:pos="806"/>
          <w:tab w:val="left" w:pos="808"/>
        </w:tabs>
        <w:spacing w:before="6" w:line="396" w:lineRule="auto"/>
        <w:ind w:left="808" w:right="524" w:hanging="216"/>
        <w:jc w:val="both"/>
        <w:rPr>
          <w:sz w:val="24"/>
        </w:rPr>
      </w:pPr>
      <w:r>
        <w:rPr>
          <w:b/>
          <w:w w:val="105"/>
          <w:sz w:val="24"/>
        </w:rPr>
        <w:t xml:space="preserve">Cohorts: </w:t>
      </w:r>
      <w:r>
        <w:rPr>
          <w:w w:val="105"/>
          <w:sz w:val="24"/>
        </w:rPr>
        <w:t>The primary benchmark uses the matched wallet cohort (</w:t>
      </w:r>
      <w:r>
        <w:rPr>
          <w:i/>
          <w:w w:val="105"/>
          <w:sz w:val="24"/>
        </w:rPr>
        <w:t xml:space="preserve">n </w:t>
      </w:r>
      <w:r>
        <w:rPr>
          <w:w w:val="105"/>
          <w:sz w:val="24"/>
        </w:rPr>
        <w:t>= 5</w:t>
      </w:r>
      <w:r>
        <w:rPr>
          <w:i/>
          <w:w w:val="105"/>
          <w:sz w:val="24"/>
        </w:rPr>
        <w:t>,</w:t>
      </w:r>
      <w:r>
        <w:rPr>
          <w:w w:val="105"/>
          <w:sz w:val="24"/>
        </w:rPr>
        <w:t>521).</w:t>
      </w:r>
      <w:r>
        <w:rPr>
          <w:spacing w:val="40"/>
          <w:w w:val="105"/>
          <w:sz w:val="24"/>
        </w:rPr>
        <w:t xml:space="preserve"> </w:t>
      </w:r>
      <w:r>
        <w:rPr>
          <w:w w:val="105"/>
          <w:sz w:val="24"/>
        </w:rPr>
        <w:t xml:space="preserve">Scaling </w:t>
      </w:r>
      <w:r>
        <w:rPr>
          <w:sz w:val="24"/>
        </w:rPr>
        <w:t xml:space="preserve">benchmarks use deterministic subsamples of the expanded wallet pool (Section </w:t>
      </w:r>
      <w:hyperlink w:anchor="_bookmark73" w:history="1">
        <w:r>
          <w:rPr>
            <w:sz w:val="24"/>
          </w:rPr>
          <w:t>3.12</w:t>
        </w:r>
      </w:hyperlink>
      <w:r>
        <w:rPr>
          <w:sz w:val="24"/>
        </w:rPr>
        <w:t>).</w:t>
      </w:r>
      <w:r>
        <w:rPr>
          <w:spacing w:val="40"/>
          <w:sz w:val="24"/>
        </w:rPr>
        <w:t xml:space="preserve"> </w:t>
      </w:r>
      <w:r>
        <w:rPr>
          <w:sz w:val="24"/>
        </w:rPr>
        <w:t>GF-PR</w:t>
      </w:r>
      <w:r>
        <w:rPr>
          <w:spacing w:val="-1"/>
          <w:sz w:val="24"/>
        </w:rPr>
        <w:t xml:space="preserve"> </w:t>
      </w:r>
      <w:r>
        <w:rPr>
          <w:sz w:val="24"/>
        </w:rPr>
        <w:t>runtime</w:t>
      </w:r>
      <w:r>
        <w:rPr>
          <w:spacing w:val="-1"/>
          <w:sz w:val="24"/>
        </w:rPr>
        <w:t xml:space="preserve"> </w:t>
      </w:r>
      <w:r>
        <w:rPr>
          <w:sz w:val="24"/>
        </w:rPr>
        <w:t>may</w:t>
      </w:r>
      <w:r>
        <w:rPr>
          <w:spacing w:val="-1"/>
          <w:sz w:val="24"/>
        </w:rPr>
        <w:t xml:space="preserve"> </w:t>
      </w:r>
      <w:r>
        <w:rPr>
          <w:sz w:val="24"/>
        </w:rPr>
        <w:t>be</w:t>
      </w:r>
      <w:r>
        <w:rPr>
          <w:spacing w:val="-1"/>
          <w:sz w:val="24"/>
        </w:rPr>
        <w:t xml:space="preserve"> </w:t>
      </w:r>
      <w:r>
        <w:rPr>
          <w:sz w:val="24"/>
        </w:rPr>
        <w:t>reported</w:t>
      </w:r>
      <w:r>
        <w:rPr>
          <w:spacing w:val="-1"/>
          <w:sz w:val="24"/>
        </w:rPr>
        <w:t xml:space="preserve"> </w:t>
      </w:r>
      <w:r>
        <w:rPr>
          <w:sz w:val="24"/>
        </w:rPr>
        <w:t>parenthetically</w:t>
      </w:r>
      <w:r>
        <w:rPr>
          <w:spacing w:val="-1"/>
          <w:sz w:val="24"/>
        </w:rPr>
        <w:t xml:space="preserve"> </w:t>
      </w:r>
      <w:r>
        <w:rPr>
          <w:sz w:val="24"/>
        </w:rPr>
        <w:t>in</w:t>
      </w:r>
      <w:r>
        <w:rPr>
          <w:spacing w:val="-1"/>
          <w:sz w:val="24"/>
        </w:rPr>
        <w:t xml:space="preserve"> </w:t>
      </w:r>
      <w:r>
        <w:rPr>
          <w:sz w:val="24"/>
        </w:rPr>
        <w:t>Chapter</w:t>
      </w:r>
      <w:r>
        <w:rPr>
          <w:spacing w:val="-2"/>
          <w:sz w:val="24"/>
        </w:rPr>
        <w:t xml:space="preserve"> </w:t>
      </w:r>
      <w:hyperlink w:anchor="_bookmark84" w:history="1">
        <w:r>
          <w:rPr>
            <w:sz w:val="24"/>
          </w:rPr>
          <w:t>4</w:t>
        </w:r>
      </w:hyperlink>
      <w:r>
        <w:rPr>
          <w:spacing w:val="-1"/>
          <w:sz w:val="24"/>
        </w:rPr>
        <w:t xml:space="preserve"> </w:t>
      </w:r>
      <w:r>
        <w:rPr>
          <w:sz w:val="24"/>
        </w:rPr>
        <w:t>as</w:t>
      </w:r>
      <w:r>
        <w:rPr>
          <w:spacing w:val="-1"/>
          <w:sz w:val="24"/>
        </w:rPr>
        <w:t xml:space="preserve"> </w:t>
      </w:r>
      <w:r>
        <w:rPr>
          <w:sz w:val="24"/>
        </w:rPr>
        <w:t>supplementary</w:t>
      </w:r>
      <w:r>
        <w:rPr>
          <w:spacing w:val="-1"/>
          <w:sz w:val="24"/>
        </w:rPr>
        <w:t xml:space="preserve"> </w:t>
      </w:r>
      <w:r>
        <w:rPr>
          <w:sz w:val="24"/>
        </w:rPr>
        <w:t>context</w:t>
      </w:r>
      <w:r>
        <w:rPr>
          <w:spacing w:val="-1"/>
          <w:sz w:val="24"/>
        </w:rPr>
        <w:t xml:space="preserve"> </w:t>
      </w:r>
      <w:r>
        <w:rPr>
          <w:sz w:val="24"/>
        </w:rPr>
        <w:t>only</w:t>
      </w:r>
      <w:r>
        <w:rPr>
          <w:spacing w:val="-1"/>
          <w:sz w:val="24"/>
        </w:rPr>
        <w:t xml:space="preserve"> </w:t>
      </w:r>
      <w:r>
        <w:rPr>
          <w:sz w:val="24"/>
        </w:rPr>
        <w:t xml:space="preserve">and </w:t>
      </w:r>
      <w:r>
        <w:rPr>
          <w:w w:val="105"/>
          <w:sz w:val="24"/>
        </w:rPr>
        <w:t>is not part of Claim C1.</w:t>
      </w:r>
    </w:p>
    <w:p w14:paraId="00DC1FCA" w14:textId="77777777" w:rsidR="00350CFB" w:rsidRDefault="00283FFF">
      <w:pPr>
        <w:pStyle w:val="ListParagraph"/>
        <w:numPr>
          <w:ilvl w:val="0"/>
          <w:numId w:val="11"/>
        </w:numPr>
        <w:tabs>
          <w:tab w:val="left" w:pos="806"/>
          <w:tab w:val="left" w:pos="808"/>
        </w:tabs>
        <w:spacing w:before="41" w:line="396" w:lineRule="auto"/>
        <w:ind w:left="808" w:right="524" w:hanging="216"/>
        <w:jc w:val="both"/>
        <w:rPr>
          <w:sz w:val="24"/>
        </w:rPr>
      </w:pPr>
      <w:r>
        <w:rPr>
          <w:b/>
          <w:sz w:val="24"/>
        </w:rPr>
        <w:t>Fairness</w:t>
      </w:r>
      <w:r>
        <w:rPr>
          <w:b/>
          <w:spacing w:val="-3"/>
          <w:sz w:val="24"/>
        </w:rPr>
        <w:t xml:space="preserve"> </w:t>
      </w:r>
      <w:r>
        <w:rPr>
          <w:b/>
          <w:sz w:val="24"/>
        </w:rPr>
        <w:t>of</w:t>
      </w:r>
      <w:r>
        <w:rPr>
          <w:b/>
          <w:spacing w:val="-3"/>
          <w:sz w:val="24"/>
        </w:rPr>
        <w:t xml:space="preserve"> </w:t>
      </w:r>
      <w:r>
        <w:rPr>
          <w:b/>
          <w:sz w:val="24"/>
        </w:rPr>
        <w:t>comparison:</w:t>
      </w:r>
      <w:r>
        <w:rPr>
          <w:b/>
          <w:spacing w:val="19"/>
          <w:sz w:val="24"/>
        </w:rPr>
        <w:t xml:space="preserve"> </w:t>
      </w:r>
      <w:r>
        <w:rPr>
          <w:sz w:val="24"/>
        </w:rPr>
        <w:t>Both</w:t>
      </w:r>
      <w:r>
        <w:rPr>
          <w:spacing w:val="-3"/>
          <w:sz w:val="24"/>
        </w:rPr>
        <w:t xml:space="preserve"> </w:t>
      </w:r>
      <w:r>
        <w:rPr>
          <w:sz w:val="24"/>
        </w:rPr>
        <w:t>methods</w:t>
      </w:r>
      <w:r>
        <w:rPr>
          <w:spacing w:val="-3"/>
          <w:sz w:val="24"/>
        </w:rPr>
        <w:t xml:space="preserve"> </w:t>
      </w:r>
      <w:r>
        <w:rPr>
          <w:sz w:val="24"/>
        </w:rPr>
        <w:t>use</w:t>
      </w:r>
      <w:r>
        <w:rPr>
          <w:spacing w:val="-3"/>
          <w:sz w:val="24"/>
        </w:rPr>
        <w:t xml:space="preserve"> </w:t>
      </w:r>
      <w:r>
        <w:rPr>
          <w:sz w:val="24"/>
        </w:rPr>
        <w:t>the</w:t>
      </w:r>
      <w:r>
        <w:rPr>
          <w:spacing w:val="-3"/>
          <w:sz w:val="24"/>
        </w:rPr>
        <w:t xml:space="preserve"> </w:t>
      </w:r>
      <w:r>
        <w:rPr>
          <w:sz w:val="24"/>
        </w:rPr>
        <w:t>same</w:t>
      </w:r>
      <w:r>
        <w:rPr>
          <w:spacing w:val="-3"/>
          <w:sz w:val="24"/>
        </w:rPr>
        <w:t xml:space="preserve"> </w:t>
      </w:r>
      <w:r>
        <w:rPr>
          <w:sz w:val="24"/>
        </w:rPr>
        <w:t>solver,</w:t>
      </w:r>
      <w:r>
        <w:rPr>
          <w:spacing w:val="-3"/>
          <w:sz w:val="24"/>
        </w:rPr>
        <w:t xml:space="preserve"> </w:t>
      </w:r>
      <w:r>
        <w:rPr>
          <w:sz w:val="24"/>
        </w:rPr>
        <w:t>tolerance,</w:t>
      </w:r>
      <w:r>
        <w:rPr>
          <w:spacing w:val="-2"/>
          <w:sz w:val="24"/>
        </w:rPr>
        <w:t xml:space="preserve"> </w:t>
      </w:r>
      <w:r>
        <w:rPr>
          <w:sz w:val="24"/>
        </w:rPr>
        <w:t>iteration</w:t>
      </w:r>
      <w:r>
        <w:rPr>
          <w:spacing w:val="-3"/>
          <w:sz w:val="24"/>
        </w:rPr>
        <w:t xml:space="preserve"> </w:t>
      </w:r>
      <w:r>
        <w:rPr>
          <w:sz w:val="24"/>
        </w:rPr>
        <w:t>cap,</w:t>
      </w:r>
      <w:r>
        <w:rPr>
          <w:spacing w:val="-2"/>
          <w:sz w:val="24"/>
        </w:rPr>
        <w:t xml:space="preserve"> </w:t>
      </w:r>
      <w:r>
        <w:rPr>
          <w:sz w:val="24"/>
        </w:rPr>
        <w:t xml:space="preserve">damp-ing (unless a robustness sweep varies </w:t>
      </w:r>
      <w:r>
        <w:rPr>
          <w:i/>
          <w:sz w:val="24"/>
        </w:rPr>
        <w:t>d</w:t>
      </w:r>
      <w:r>
        <w:rPr>
          <w:sz w:val="24"/>
        </w:rPr>
        <w:t>), and seed wallet set.</w:t>
      </w:r>
      <w:r>
        <w:rPr>
          <w:spacing w:val="40"/>
          <w:sz w:val="24"/>
        </w:rPr>
        <w:t xml:space="preserve"> </w:t>
      </w:r>
      <w:r>
        <w:rPr>
          <w:sz w:val="24"/>
        </w:rPr>
        <w:t>Differences therefore reflect graph density and weight structure—allowance snapshots versus time-decayed transfers—rather than implementation asymmetry.</w:t>
      </w:r>
      <w:r>
        <w:rPr>
          <w:spacing w:val="28"/>
          <w:sz w:val="24"/>
        </w:rPr>
        <w:t xml:space="preserve"> </w:t>
      </w:r>
      <w:r>
        <w:rPr>
          <w:sz w:val="24"/>
        </w:rPr>
        <w:t>Hardware and software versions are recorded in the evaluation manifest so that absolute seconds can be interpreted relative to the experimental machine;</w:t>
      </w:r>
      <w:r>
        <w:rPr>
          <w:spacing w:val="-12"/>
          <w:sz w:val="24"/>
        </w:rPr>
        <w:t xml:space="preserve"> </w:t>
      </w:r>
      <w:r>
        <w:rPr>
          <w:sz w:val="24"/>
        </w:rPr>
        <w:t>speedup</w:t>
      </w:r>
      <w:r>
        <w:rPr>
          <w:spacing w:val="-13"/>
          <w:sz w:val="24"/>
        </w:rPr>
        <w:t xml:space="preserve"> </w:t>
      </w:r>
      <w:r>
        <w:rPr>
          <w:sz w:val="24"/>
        </w:rPr>
        <w:t>ratios</w:t>
      </w:r>
      <w:r>
        <w:rPr>
          <w:spacing w:val="-13"/>
          <w:sz w:val="24"/>
        </w:rPr>
        <w:t xml:space="preserve"> </w:t>
      </w:r>
      <w:r>
        <w:rPr>
          <w:sz w:val="24"/>
        </w:rPr>
        <w:t>(AWP</w:t>
      </w:r>
      <w:r>
        <w:rPr>
          <w:spacing w:val="-13"/>
          <w:sz w:val="24"/>
        </w:rPr>
        <w:t xml:space="preserve"> </w:t>
      </w:r>
      <w:r>
        <w:rPr>
          <w:sz w:val="24"/>
        </w:rPr>
        <w:t>time</w:t>
      </w:r>
      <w:r>
        <w:rPr>
          <w:spacing w:val="-13"/>
          <w:sz w:val="24"/>
        </w:rPr>
        <w:t xml:space="preserve"> </w:t>
      </w:r>
      <w:r>
        <w:rPr>
          <w:sz w:val="24"/>
        </w:rPr>
        <w:t>divided</w:t>
      </w:r>
      <w:r>
        <w:rPr>
          <w:spacing w:val="-13"/>
          <w:sz w:val="24"/>
        </w:rPr>
        <w:t xml:space="preserve"> </w:t>
      </w:r>
      <w:r>
        <w:rPr>
          <w:sz w:val="24"/>
        </w:rPr>
        <w:t>by</w:t>
      </w:r>
      <w:r>
        <w:rPr>
          <w:spacing w:val="-13"/>
          <w:sz w:val="24"/>
        </w:rPr>
        <w:t xml:space="preserve"> </w:t>
      </w:r>
      <w:r>
        <w:rPr>
          <w:sz w:val="24"/>
        </w:rPr>
        <w:t>EndorseRank</w:t>
      </w:r>
      <w:r>
        <w:rPr>
          <w:spacing w:val="-13"/>
          <w:sz w:val="24"/>
        </w:rPr>
        <w:t xml:space="preserve"> </w:t>
      </w:r>
      <w:r>
        <w:rPr>
          <w:sz w:val="24"/>
        </w:rPr>
        <w:t>time)</w:t>
      </w:r>
      <w:r>
        <w:rPr>
          <w:spacing w:val="-13"/>
          <w:sz w:val="24"/>
        </w:rPr>
        <w:t xml:space="preserve"> </w:t>
      </w:r>
      <w:r>
        <w:rPr>
          <w:sz w:val="24"/>
        </w:rPr>
        <w:t>are</w:t>
      </w:r>
      <w:r>
        <w:rPr>
          <w:spacing w:val="-13"/>
          <w:sz w:val="24"/>
        </w:rPr>
        <w:t xml:space="preserve"> </w:t>
      </w:r>
      <w:r>
        <w:rPr>
          <w:sz w:val="24"/>
        </w:rPr>
        <w:t>the</w:t>
      </w:r>
      <w:r>
        <w:rPr>
          <w:spacing w:val="-13"/>
          <w:sz w:val="24"/>
        </w:rPr>
        <w:t xml:space="preserve"> </w:t>
      </w:r>
      <w:r>
        <w:rPr>
          <w:sz w:val="24"/>
        </w:rPr>
        <w:t>preferred</w:t>
      </w:r>
      <w:r>
        <w:rPr>
          <w:spacing w:val="-13"/>
          <w:sz w:val="24"/>
        </w:rPr>
        <w:t xml:space="preserve"> </w:t>
      </w:r>
      <w:r>
        <w:rPr>
          <w:sz w:val="24"/>
        </w:rPr>
        <w:t>compar-ative summary.</w:t>
      </w:r>
    </w:p>
    <w:p w14:paraId="00DC1FCB" w14:textId="77777777" w:rsidR="00350CFB" w:rsidRDefault="00350CFB">
      <w:pPr>
        <w:pStyle w:val="BodyText"/>
        <w:spacing w:before="166"/>
      </w:pPr>
    </w:p>
    <w:p w14:paraId="00DC1FCC" w14:textId="77777777" w:rsidR="00350CFB" w:rsidRDefault="00283FFF">
      <w:pPr>
        <w:pStyle w:val="Heading2"/>
        <w:numPr>
          <w:ilvl w:val="1"/>
          <w:numId w:val="26"/>
        </w:numPr>
        <w:tabs>
          <w:tab w:val="left" w:pos="927"/>
        </w:tabs>
        <w:ind w:left="927" w:hanging="645"/>
      </w:pPr>
      <w:bookmarkStart w:id="252" w:name="Scaling_and_robustness_extensions"/>
      <w:bookmarkStart w:id="253" w:name="_bookmark73"/>
      <w:bookmarkEnd w:id="252"/>
      <w:bookmarkEnd w:id="253"/>
      <w:r>
        <w:t>Scaling</w:t>
      </w:r>
      <w:r>
        <w:rPr>
          <w:spacing w:val="13"/>
        </w:rPr>
        <w:t xml:space="preserve"> </w:t>
      </w:r>
      <w:r>
        <w:t>and</w:t>
      </w:r>
      <w:r>
        <w:rPr>
          <w:spacing w:val="13"/>
        </w:rPr>
        <w:t xml:space="preserve"> </w:t>
      </w:r>
      <w:r>
        <w:t>robustness</w:t>
      </w:r>
      <w:r>
        <w:rPr>
          <w:spacing w:val="13"/>
        </w:rPr>
        <w:t xml:space="preserve"> </w:t>
      </w:r>
      <w:r>
        <w:rPr>
          <w:spacing w:val="-2"/>
        </w:rPr>
        <w:t>extensions</w:t>
      </w:r>
    </w:p>
    <w:p w14:paraId="00DC1FCD" w14:textId="77777777" w:rsidR="00350CFB" w:rsidRDefault="00350CFB">
      <w:pPr>
        <w:pStyle w:val="BodyText"/>
        <w:spacing w:before="24"/>
        <w:rPr>
          <w:b/>
          <w:sz w:val="28"/>
        </w:rPr>
      </w:pPr>
    </w:p>
    <w:p w14:paraId="00DC1FCE" w14:textId="77777777" w:rsidR="00350CFB" w:rsidRDefault="00283FFF">
      <w:pPr>
        <w:pStyle w:val="BodyText"/>
        <w:spacing w:line="396" w:lineRule="auto"/>
        <w:ind w:left="282" w:right="524"/>
        <w:jc w:val="both"/>
      </w:pPr>
      <w:r>
        <w:t>Beyond</w:t>
      </w:r>
      <w:r>
        <w:rPr>
          <w:spacing w:val="-4"/>
        </w:rPr>
        <w:t xml:space="preserve"> </w:t>
      </w:r>
      <w:r>
        <w:t>the</w:t>
      </w:r>
      <w:r>
        <w:rPr>
          <w:spacing w:val="-4"/>
        </w:rPr>
        <w:t xml:space="preserve"> </w:t>
      </w:r>
      <w:r>
        <w:t>matched</w:t>
      </w:r>
      <w:r>
        <w:rPr>
          <w:spacing w:val="-4"/>
        </w:rPr>
        <w:t xml:space="preserve"> </w:t>
      </w:r>
      <w:r>
        <w:t>cohort,</w:t>
      </w:r>
      <w:r>
        <w:rPr>
          <w:spacing w:val="-4"/>
        </w:rPr>
        <w:t xml:space="preserve"> </w:t>
      </w:r>
      <w:r>
        <w:t>the</w:t>
      </w:r>
      <w:r>
        <w:rPr>
          <w:spacing w:val="-4"/>
        </w:rPr>
        <w:t xml:space="preserve"> </w:t>
      </w:r>
      <w:r>
        <w:t>study</w:t>
      </w:r>
      <w:r>
        <w:rPr>
          <w:spacing w:val="-4"/>
        </w:rPr>
        <w:t xml:space="preserve"> </w:t>
      </w:r>
      <w:r>
        <w:t>evaluates</w:t>
      </w:r>
      <w:r>
        <w:rPr>
          <w:spacing w:val="-4"/>
        </w:rPr>
        <w:t xml:space="preserve"> </w:t>
      </w:r>
      <w:r>
        <w:t>runtime</w:t>
      </w:r>
      <w:r>
        <w:rPr>
          <w:spacing w:val="-4"/>
        </w:rPr>
        <w:t xml:space="preserve"> </w:t>
      </w:r>
      <w:r>
        <w:t>scaling</w:t>
      </w:r>
      <w:r>
        <w:rPr>
          <w:spacing w:val="-4"/>
        </w:rPr>
        <w:t xml:space="preserve"> </w:t>
      </w:r>
      <w:r>
        <w:t>on</w:t>
      </w:r>
      <w:r>
        <w:rPr>
          <w:spacing w:val="-4"/>
        </w:rPr>
        <w:t xml:space="preserve"> </w:t>
      </w:r>
      <w:r>
        <w:t>a</w:t>
      </w:r>
      <w:r>
        <w:rPr>
          <w:spacing w:val="-4"/>
        </w:rPr>
        <w:t xml:space="preserve"> </w:t>
      </w:r>
      <w:r>
        <w:t>larger</w:t>
      </w:r>
      <w:r>
        <w:rPr>
          <w:spacing w:val="-4"/>
        </w:rPr>
        <w:t xml:space="preserve"> </w:t>
      </w:r>
      <w:r>
        <w:t>address</w:t>
      </w:r>
      <w:r>
        <w:rPr>
          <w:spacing w:val="-4"/>
        </w:rPr>
        <w:t xml:space="preserve"> </w:t>
      </w:r>
      <w:r>
        <w:t>set</w:t>
      </w:r>
      <w:r>
        <w:rPr>
          <w:spacing w:val="-4"/>
        </w:rPr>
        <w:t xml:space="preserve"> </w:t>
      </w:r>
      <w:r>
        <w:t>and</w:t>
      </w:r>
      <w:r>
        <w:rPr>
          <w:spacing w:val="-4"/>
        </w:rPr>
        <w:t xml:space="preserve"> </w:t>
      </w:r>
      <w:r>
        <w:t>stress-tests</w:t>
      </w:r>
      <w:r>
        <w:rPr>
          <w:spacing w:val="-15"/>
        </w:rPr>
        <w:t xml:space="preserve"> </w:t>
      </w:r>
      <w:r>
        <w:t>alignment</w:t>
      </w:r>
      <w:r>
        <w:rPr>
          <w:spacing w:val="-15"/>
        </w:rPr>
        <w:t xml:space="preserve"> </w:t>
      </w:r>
      <w:r>
        <w:t>under</w:t>
      </w:r>
      <w:r>
        <w:rPr>
          <w:spacing w:val="-15"/>
        </w:rPr>
        <w:t xml:space="preserve"> </w:t>
      </w:r>
      <w:r>
        <w:t>parameter</w:t>
      </w:r>
      <w:r>
        <w:rPr>
          <w:spacing w:val="-15"/>
        </w:rPr>
        <w:t xml:space="preserve"> </w:t>
      </w:r>
      <w:r>
        <w:t>and</w:t>
      </w:r>
      <w:r>
        <w:rPr>
          <w:spacing w:val="-15"/>
        </w:rPr>
        <w:t xml:space="preserve"> </w:t>
      </w:r>
      <w:r>
        <w:t>sample</w:t>
      </w:r>
      <w:r>
        <w:rPr>
          <w:spacing w:val="-15"/>
        </w:rPr>
        <w:t xml:space="preserve"> </w:t>
      </w:r>
      <w:r>
        <w:t>perturbations.</w:t>
      </w:r>
      <w:r>
        <w:rPr>
          <w:spacing w:val="-15"/>
        </w:rPr>
        <w:t xml:space="preserve"> </w:t>
      </w:r>
      <w:r>
        <w:t>These</w:t>
      </w:r>
      <w:r>
        <w:rPr>
          <w:spacing w:val="-15"/>
        </w:rPr>
        <w:t xml:space="preserve"> </w:t>
      </w:r>
      <w:r>
        <w:t>extensions</w:t>
      </w:r>
      <w:r>
        <w:rPr>
          <w:spacing w:val="-15"/>
        </w:rPr>
        <w:t xml:space="preserve"> </w:t>
      </w:r>
      <w:r>
        <w:t>support</w:t>
      </w:r>
      <w:r>
        <w:rPr>
          <w:spacing w:val="-15"/>
        </w:rPr>
        <w:t xml:space="preserve"> </w:t>
      </w:r>
      <w:r>
        <w:t>H3</w:t>
      </w:r>
      <w:r>
        <w:rPr>
          <w:spacing w:val="-15"/>
        </w:rPr>
        <w:t xml:space="preserve"> </w:t>
      </w:r>
      <w:r>
        <w:t>(efficiency at</w:t>
      </w:r>
      <w:r>
        <w:rPr>
          <w:spacing w:val="-9"/>
        </w:rPr>
        <w:t xml:space="preserve"> </w:t>
      </w:r>
      <w:r>
        <w:t>larger</w:t>
      </w:r>
      <w:r>
        <w:rPr>
          <w:spacing w:val="-9"/>
        </w:rPr>
        <w:t xml:space="preserve"> </w:t>
      </w:r>
      <w:r>
        <w:rPr>
          <w:i/>
        </w:rPr>
        <w:t>n</w:t>
      </w:r>
      <w:r>
        <w:t>)</w:t>
      </w:r>
      <w:r>
        <w:rPr>
          <w:spacing w:val="-9"/>
        </w:rPr>
        <w:t xml:space="preserve"> </w:t>
      </w:r>
      <w:r>
        <w:t>and</w:t>
      </w:r>
      <w:r>
        <w:rPr>
          <w:spacing w:val="-9"/>
        </w:rPr>
        <w:t xml:space="preserve"> </w:t>
      </w:r>
      <w:r>
        <w:t>the</w:t>
      </w:r>
      <w:r>
        <w:rPr>
          <w:spacing w:val="-9"/>
        </w:rPr>
        <w:t xml:space="preserve"> </w:t>
      </w:r>
      <w:r>
        <w:t>stability</w:t>
      </w:r>
      <w:r>
        <w:rPr>
          <w:spacing w:val="-9"/>
        </w:rPr>
        <w:t xml:space="preserve"> </w:t>
      </w:r>
      <w:r>
        <w:t>of</w:t>
      </w:r>
      <w:r>
        <w:rPr>
          <w:spacing w:val="-9"/>
        </w:rPr>
        <w:t xml:space="preserve"> </w:t>
      </w:r>
      <w:r>
        <w:t>family-level</w:t>
      </w:r>
      <w:r>
        <w:rPr>
          <w:spacing w:val="-9"/>
        </w:rPr>
        <w:t xml:space="preserve"> </w:t>
      </w:r>
      <w:r>
        <w:t>conclusions.</w:t>
      </w:r>
      <w:r>
        <w:rPr>
          <w:spacing w:val="13"/>
        </w:rPr>
        <w:t xml:space="preserve"> </w:t>
      </w:r>
      <w:r>
        <w:t>They</w:t>
      </w:r>
      <w:r>
        <w:rPr>
          <w:spacing w:val="-9"/>
        </w:rPr>
        <w:t xml:space="preserve"> </w:t>
      </w:r>
      <w:r>
        <w:t>are</w:t>
      </w:r>
      <w:r>
        <w:rPr>
          <w:spacing w:val="-9"/>
        </w:rPr>
        <w:t xml:space="preserve"> </w:t>
      </w:r>
      <w:r>
        <w:t>not</w:t>
      </w:r>
      <w:r>
        <w:rPr>
          <w:spacing w:val="-9"/>
        </w:rPr>
        <w:t xml:space="preserve"> </w:t>
      </w:r>
      <w:r>
        <w:t>alternative</w:t>
      </w:r>
      <w:r>
        <w:rPr>
          <w:spacing w:val="-9"/>
        </w:rPr>
        <w:t xml:space="preserve"> </w:t>
      </w:r>
      <w:r>
        <w:t>primary</w:t>
      </w:r>
      <w:r>
        <w:rPr>
          <w:spacing w:val="-9"/>
        </w:rPr>
        <w:t xml:space="preserve"> </w:t>
      </w:r>
      <w:r>
        <w:t xml:space="preserve">samples: unless otherwise noted, alignment claims in Chapter </w:t>
      </w:r>
      <w:hyperlink w:anchor="_bookmark84" w:history="1">
        <w:r>
          <w:t>4</w:t>
        </w:r>
      </w:hyperlink>
      <w:r>
        <w:t xml:space="preserve"> refer to the matched cohort, and scaling </w:t>
      </w:r>
      <w:bookmarkStart w:id="254" w:name="Expanded_wallet_pool_and_runtime_scaling"/>
      <w:bookmarkEnd w:id="254"/>
      <w:r>
        <w:t>claims refer to the expanded pool.</w:t>
      </w:r>
    </w:p>
    <w:p w14:paraId="00DC1FCF" w14:textId="77777777" w:rsidR="00350CFB" w:rsidRDefault="00350CFB">
      <w:pPr>
        <w:pStyle w:val="BodyText"/>
        <w:spacing w:line="396" w:lineRule="auto"/>
        <w:jc w:val="both"/>
        <w:sectPr w:rsidR="00350CFB">
          <w:pgSz w:w="11910" w:h="16840"/>
          <w:pgMar w:top="1840" w:right="708" w:bottom="2300" w:left="992" w:header="0" w:footer="2115" w:gutter="0"/>
          <w:cols w:space="720"/>
        </w:sectPr>
      </w:pPr>
    </w:p>
    <w:p w14:paraId="00DC1FD0" w14:textId="77777777" w:rsidR="00350CFB" w:rsidRDefault="00283FFF">
      <w:pPr>
        <w:pStyle w:val="Heading3"/>
        <w:numPr>
          <w:ilvl w:val="2"/>
          <w:numId w:val="26"/>
        </w:numPr>
        <w:tabs>
          <w:tab w:val="left" w:pos="998"/>
        </w:tabs>
        <w:spacing w:before="73"/>
        <w:ind w:left="998" w:hanging="716"/>
        <w:jc w:val="both"/>
      </w:pPr>
      <w:r>
        <w:lastRenderedPageBreak/>
        <w:t>Expanded</w:t>
      </w:r>
      <w:r>
        <w:rPr>
          <w:spacing w:val="-10"/>
        </w:rPr>
        <w:t xml:space="preserve"> </w:t>
      </w:r>
      <w:r>
        <w:t>wallet</w:t>
      </w:r>
      <w:r>
        <w:rPr>
          <w:spacing w:val="-9"/>
        </w:rPr>
        <w:t xml:space="preserve"> </w:t>
      </w:r>
      <w:r>
        <w:t>pool</w:t>
      </w:r>
      <w:r>
        <w:rPr>
          <w:spacing w:val="-10"/>
        </w:rPr>
        <w:t xml:space="preserve"> </w:t>
      </w:r>
      <w:r>
        <w:t>and</w:t>
      </w:r>
      <w:r>
        <w:rPr>
          <w:spacing w:val="-9"/>
        </w:rPr>
        <w:t xml:space="preserve"> </w:t>
      </w:r>
      <w:r>
        <w:t>runtime</w:t>
      </w:r>
      <w:r>
        <w:rPr>
          <w:spacing w:val="-10"/>
        </w:rPr>
        <w:t xml:space="preserve"> </w:t>
      </w:r>
      <w:r>
        <w:rPr>
          <w:spacing w:val="-2"/>
        </w:rPr>
        <w:t>scaling</w:t>
      </w:r>
    </w:p>
    <w:p w14:paraId="00DC1FD1" w14:textId="77777777" w:rsidR="00350CFB" w:rsidRDefault="00283FFF">
      <w:pPr>
        <w:pStyle w:val="BodyText"/>
        <w:spacing w:before="181" w:line="456" w:lineRule="exact"/>
        <w:ind w:left="282" w:right="523" w:hanging="8"/>
        <w:jc w:val="both"/>
      </w:pPr>
      <w:r>
        <w:t xml:space="preserve">The expanded wallet pool </w:t>
      </w:r>
      <w:r>
        <w:rPr>
          <w:rFonts w:ascii="Arial Unicode MS"/>
        </w:rPr>
        <w:t>W</w:t>
      </w:r>
      <w:r>
        <w:rPr>
          <w:vertAlign w:val="subscript"/>
        </w:rPr>
        <w:t>pool</w:t>
      </w:r>
      <w:r>
        <w:t xml:space="preserve"> unions the matched GMX cohort with supplemental active ad-dresses derived from the reputation subgraph (and, when present, supplemental active-wallet par-quet), yielding </w:t>
      </w:r>
      <w:r>
        <w:rPr>
          <w:i/>
        </w:rPr>
        <w:t>N</w:t>
      </w:r>
      <w:r>
        <w:rPr>
          <w:i/>
          <w:spacing w:val="40"/>
          <w:w w:val="105"/>
        </w:rPr>
        <w:t xml:space="preserve"> </w:t>
      </w:r>
      <w:r>
        <w:rPr>
          <w:w w:val="105"/>
        </w:rPr>
        <w:t xml:space="preserve">= </w:t>
      </w:r>
      <w:r>
        <w:rPr>
          <w:rFonts w:ascii="Arial Unicode MS"/>
        </w:rPr>
        <w:t>|W</w:t>
      </w:r>
      <w:r>
        <w:rPr>
          <w:vertAlign w:val="subscript"/>
        </w:rPr>
        <w:t>pool</w:t>
      </w:r>
      <w:r>
        <w:rPr>
          <w:rFonts w:ascii="Arial Unicode MS"/>
        </w:rPr>
        <w:t xml:space="preserve">| </w:t>
      </w:r>
      <w:r>
        <w:rPr>
          <w:w w:val="105"/>
        </w:rPr>
        <w:t xml:space="preserve">= </w:t>
      </w:r>
      <w:r>
        <w:t>31</w:t>
      </w:r>
      <w:r>
        <w:rPr>
          <w:i/>
        </w:rPr>
        <w:t>,</w:t>
      </w:r>
      <w:r>
        <w:t>612 addresses in this study.</w:t>
      </w:r>
      <w:r>
        <w:rPr>
          <w:spacing w:val="40"/>
        </w:rPr>
        <w:t xml:space="preserve"> </w:t>
      </w:r>
      <w:r>
        <w:t>Supplemental addresses increase graph size for timing experiments without requiring every address to carry GMX labels.</w:t>
      </w:r>
      <w:r>
        <w:rPr>
          <w:spacing w:val="25"/>
        </w:rPr>
        <w:t xml:space="preserve"> </w:t>
      </w:r>
      <w:r>
        <w:t>Runtime benchmarks</w:t>
      </w:r>
      <w:r>
        <w:rPr>
          <w:spacing w:val="-15"/>
        </w:rPr>
        <w:t xml:space="preserve"> </w:t>
      </w:r>
      <w:r>
        <w:t>at</w:t>
      </w:r>
      <w:r>
        <w:rPr>
          <w:spacing w:val="-15"/>
        </w:rPr>
        <w:t xml:space="preserve"> </w:t>
      </w:r>
      <w:r>
        <w:t>intermediate</w:t>
      </w:r>
      <w:r>
        <w:rPr>
          <w:spacing w:val="-15"/>
        </w:rPr>
        <w:t xml:space="preserve"> </w:t>
      </w:r>
      <w:r>
        <w:t>sizes</w:t>
      </w:r>
      <w:r>
        <w:rPr>
          <w:spacing w:val="-15"/>
        </w:rPr>
        <w:t xml:space="preserve"> </w:t>
      </w:r>
      <w:r>
        <w:t>use</w:t>
      </w:r>
      <w:r>
        <w:rPr>
          <w:spacing w:val="-15"/>
        </w:rPr>
        <w:t xml:space="preserve"> </w:t>
      </w:r>
      <w:r>
        <w:t>deterministic</w:t>
      </w:r>
      <w:r>
        <w:rPr>
          <w:spacing w:val="-15"/>
        </w:rPr>
        <w:t xml:space="preserve"> </w:t>
      </w:r>
      <w:r>
        <w:t>SHA256</w:t>
      </w:r>
      <w:r>
        <w:rPr>
          <w:spacing w:val="-15"/>
        </w:rPr>
        <w:t xml:space="preserve"> </w:t>
      </w:r>
      <w:r>
        <w:t>subsampling</w:t>
      </w:r>
      <w:r>
        <w:rPr>
          <w:spacing w:val="-15"/>
        </w:rPr>
        <w:t xml:space="preserve"> </w:t>
      </w:r>
      <w:r>
        <w:t>with</w:t>
      </w:r>
      <w:r>
        <w:rPr>
          <w:spacing w:val="-15"/>
        </w:rPr>
        <w:t xml:space="preserve"> </w:t>
      </w:r>
      <w:r>
        <w:t>seed</w:t>
      </w:r>
      <w:r>
        <w:rPr>
          <w:spacing w:val="-15"/>
        </w:rPr>
        <w:t xml:space="preserve"> </w:t>
      </w:r>
      <w:r>
        <w:t>string</w:t>
      </w:r>
      <w:r>
        <w:rPr>
          <w:spacing w:val="-15"/>
        </w:rPr>
        <w:t xml:space="preserve"> </w:t>
      </w:r>
      <w:r>
        <w:rPr>
          <w:rFonts w:ascii="Courier New"/>
        </w:rPr>
        <w:t xml:space="preserve">benchm </w:t>
      </w:r>
      <w:r>
        <w:rPr>
          <w:rFonts w:ascii="Courier New"/>
          <w:spacing w:val="-2"/>
        </w:rPr>
        <w:t>ark-tier2-v1</w:t>
      </w:r>
      <w:r>
        <w:rPr>
          <w:spacing w:val="-2"/>
        </w:rPr>
        <w:t>:</w:t>
      </w:r>
      <w:r>
        <w:t xml:space="preserve"> </w:t>
      </w:r>
      <w:r>
        <w:rPr>
          <w:spacing w:val="-2"/>
        </w:rPr>
        <w:t>wallets</w:t>
      </w:r>
      <w:r>
        <w:rPr>
          <w:spacing w:val="-11"/>
        </w:rPr>
        <w:t xml:space="preserve"> </w:t>
      </w:r>
      <w:r>
        <w:rPr>
          <w:spacing w:val="-2"/>
        </w:rPr>
        <w:t>are</w:t>
      </w:r>
      <w:r>
        <w:rPr>
          <w:spacing w:val="-11"/>
        </w:rPr>
        <w:t xml:space="preserve"> </w:t>
      </w:r>
      <w:r>
        <w:rPr>
          <w:spacing w:val="-2"/>
        </w:rPr>
        <w:t>ordered</w:t>
      </w:r>
      <w:r>
        <w:rPr>
          <w:spacing w:val="-11"/>
        </w:rPr>
        <w:t xml:space="preserve"> </w:t>
      </w:r>
      <w:r>
        <w:rPr>
          <w:spacing w:val="-2"/>
        </w:rPr>
        <w:t>by</w:t>
      </w:r>
    </w:p>
    <w:p w14:paraId="00DC1FD2" w14:textId="77777777" w:rsidR="00350CFB" w:rsidRDefault="00350CFB">
      <w:pPr>
        <w:pStyle w:val="BodyText"/>
        <w:spacing w:before="76"/>
      </w:pPr>
    </w:p>
    <w:p w14:paraId="00DC1FD3" w14:textId="77777777" w:rsidR="00350CFB" w:rsidRDefault="00283FFF">
      <w:pPr>
        <w:pStyle w:val="BodyText"/>
        <w:spacing w:before="1"/>
        <w:ind w:left="-1" w:right="275"/>
        <w:jc w:val="center"/>
        <w:rPr>
          <w:rFonts w:ascii="Courier New"/>
        </w:rPr>
      </w:pPr>
      <w:r>
        <w:rPr>
          <w:rFonts w:ascii="Courier New"/>
          <w:w w:val="85"/>
        </w:rPr>
        <w:t>SHA256(seed||address)</w:t>
      </w:r>
      <w:r>
        <w:rPr>
          <w:rFonts w:ascii="Courier New"/>
          <w:spacing w:val="-24"/>
          <w:w w:val="85"/>
        </w:rPr>
        <w:t xml:space="preserve"> </w:t>
      </w:r>
      <w:r>
        <w:rPr>
          <w:w w:val="85"/>
        </w:rPr>
        <w:t>with</w:t>
      </w:r>
      <w:r>
        <w:rPr>
          <w:spacing w:val="38"/>
        </w:rPr>
        <w:t xml:space="preserve"> </w:t>
      </w:r>
      <w:r>
        <w:rPr>
          <w:w w:val="85"/>
        </w:rPr>
        <w:t>seed</w:t>
      </w:r>
      <w:r>
        <w:rPr>
          <w:spacing w:val="41"/>
        </w:rPr>
        <w:t xml:space="preserve"> </w:t>
      </w:r>
      <w:r>
        <w:rPr>
          <w:rFonts w:ascii="Courier New"/>
          <w:w w:val="85"/>
        </w:rPr>
        <w:t>benchmark-tier2-</w:t>
      </w:r>
      <w:r>
        <w:rPr>
          <w:rFonts w:ascii="Courier New"/>
          <w:spacing w:val="-5"/>
          <w:w w:val="85"/>
        </w:rPr>
        <w:t>v1</w:t>
      </w:r>
    </w:p>
    <w:p w14:paraId="00DC1FD4" w14:textId="77777777" w:rsidR="00350CFB" w:rsidRDefault="00283FFF">
      <w:pPr>
        <w:pStyle w:val="BodyText"/>
        <w:spacing w:before="228" w:line="456" w:lineRule="exact"/>
        <w:ind w:left="282" w:right="524"/>
        <w:jc w:val="both"/>
      </w:pPr>
      <w:r>
        <w:t>and</w:t>
      </w:r>
      <w:r>
        <w:rPr>
          <w:spacing w:val="-10"/>
        </w:rPr>
        <w:t xml:space="preserve"> </w:t>
      </w:r>
      <w:r>
        <w:t>the</w:t>
      </w:r>
      <w:r>
        <w:rPr>
          <w:spacing w:val="-10"/>
        </w:rPr>
        <w:t xml:space="preserve"> </w:t>
      </w:r>
      <w:r>
        <w:t>first</w:t>
      </w:r>
      <w:r>
        <w:rPr>
          <w:spacing w:val="-10"/>
        </w:rPr>
        <w:t xml:space="preserve"> </w:t>
      </w:r>
      <w:r>
        <w:rPr>
          <w:i/>
        </w:rPr>
        <w:t>n</w:t>
      </w:r>
      <w:r>
        <w:rPr>
          <w:i/>
          <w:spacing w:val="-10"/>
        </w:rPr>
        <w:t xml:space="preserve"> </w:t>
      </w:r>
      <w:r>
        <w:t>addresses</w:t>
      </w:r>
      <w:r>
        <w:rPr>
          <w:spacing w:val="-10"/>
        </w:rPr>
        <w:t xml:space="preserve"> </w:t>
      </w:r>
      <w:r>
        <w:t>form</w:t>
      </w:r>
      <w:r>
        <w:rPr>
          <w:spacing w:val="-10"/>
        </w:rPr>
        <w:t xml:space="preserve"> </w:t>
      </w:r>
      <w:r>
        <w:t>the</w:t>
      </w:r>
      <w:r>
        <w:rPr>
          <w:spacing w:val="-10"/>
        </w:rPr>
        <w:t xml:space="preserve"> </w:t>
      </w:r>
      <w:r>
        <w:t>subsample.</w:t>
      </w:r>
      <w:r>
        <w:rPr>
          <w:spacing w:val="13"/>
        </w:rPr>
        <w:t xml:space="preserve"> </w:t>
      </w:r>
      <w:r>
        <w:t>The</w:t>
      </w:r>
      <w:r>
        <w:rPr>
          <w:spacing w:val="-10"/>
        </w:rPr>
        <w:t xml:space="preserve"> </w:t>
      </w:r>
      <w:r>
        <w:t>seed</w:t>
      </w:r>
      <w:r>
        <w:rPr>
          <w:spacing w:val="-10"/>
        </w:rPr>
        <w:t xml:space="preserve"> </w:t>
      </w:r>
      <w:r>
        <w:t>string</w:t>
      </w:r>
      <w:r>
        <w:rPr>
          <w:spacing w:val="-10"/>
        </w:rPr>
        <w:t xml:space="preserve"> </w:t>
      </w:r>
      <w:r>
        <w:t>is</w:t>
      </w:r>
      <w:r>
        <w:rPr>
          <w:spacing w:val="-10"/>
        </w:rPr>
        <w:t xml:space="preserve"> </w:t>
      </w:r>
      <w:r>
        <w:t>a</w:t>
      </w:r>
      <w:r>
        <w:rPr>
          <w:spacing w:val="-10"/>
        </w:rPr>
        <w:t xml:space="preserve"> </w:t>
      </w:r>
      <w:r>
        <w:t>fixed</w:t>
      </w:r>
      <w:r>
        <w:rPr>
          <w:spacing w:val="-10"/>
        </w:rPr>
        <w:t xml:space="preserve"> </w:t>
      </w:r>
      <w:r>
        <w:t>configuration</w:t>
      </w:r>
      <w:r>
        <w:rPr>
          <w:spacing w:val="-10"/>
        </w:rPr>
        <w:t xml:space="preserve"> </w:t>
      </w:r>
      <w:r>
        <w:t>constant.</w:t>
      </w:r>
      <w:r>
        <w:rPr>
          <w:spacing w:val="13"/>
        </w:rPr>
        <w:t xml:space="preserve"> </w:t>
      </w:r>
      <w:r>
        <w:t>Re-</w:t>
      </w:r>
      <w:r>
        <w:rPr>
          <w:w w:val="105"/>
        </w:rPr>
        <w:t>ported</w:t>
      </w:r>
      <w:r>
        <w:rPr>
          <w:spacing w:val="-16"/>
          <w:w w:val="105"/>
        </w:rPr>
        <w:t xml:space="preserve"> </w:t>
      </w:r>
      <w:r>
        <w:rPr>
          <w:w w:val="105"/>
        </w:rPr>
        <w:t>stages</w:t>
      </w:r>
      <w:r>
        <w:rPr>
          <w:spacing w:val="-16"/>
          <w:w w:val="105"/>
        </w:rPr>
        <w:t xml:space="preserve"> </w:t>
      </w:r>
      <w:r>
        <w:rPr>
          <w:w w:val="105"/>
        </w:rPr>
        <w:t>include</w:t>
      </w:r>
      <w:r>
        <w:rPr>
          <w:spacing w:val="-16"/>
          <w:w w:val="105"/>
        </w:rPr>
        <w:t xml:space="preserve"> </w:t>
      </w:r>
      <w:r>
        <w:rPr>
          <w:i/>
          <w:w w:val="105"/>
        </w:rPr>
        <w:t>n</w:t>
      </w:r>
      <w:r>
        <w:rPr>
          <w:i/>
          <w:spacing w:val="-15"/>
          <w:w w:val="105"/>
        </w:rPr>
        <w:t xml:space="preserve"> </w:t>
      </w:r>
      <w:r>
        <w:rPr>
          <w:w w:val="105"/>
        </w:rPr>
        <w:t>=</w:t>
      </w:r>
      <w:r>
        <w:rPr>
          <w:spacing w:val="-16"/>
          <w:w w:val="105"/>
        </w:rPr>
        <w:t xml:space="preserve"> </w:t>
      </w:r>
      <w:r>
        <w:rPr>
          <w:w w:val="105"/>
        </w:rPr>
        <w:t>10</w:t>
      </w:r>
      <w:r>
        <w:rPr>
          <w:i/>
          <w:w w:val="105"/>
        </w:rPr>
        <w:t>,</w:t>
      </w:r>
      <w:r>
        <w:rPr>
          <w:w w:val="105"/>
        </w:rPr>
        <w:t>000</w:t>
      </w:r>
      <w:r>
        <w:rPr>
          <w:spacing w:val="-16"/>
          <w:w w:val="105"/>
        </w:rPr>
        <w:t xml:space="preserve"> </w:t>
      </w:r>
      <w:r>
        <w:rPr>
          <w:w w:val="105"/>
        </w:rPr>
        <w:t>and</w:t>
      </w:r>
      <w:r>
        <w:rPr>
          <w:spacing w:val="-16"/>
          <w:w w:val="105"/>
        </w:rPr>
        <w:t xml:space="preserve"> </w:t>
      </w:r>
      <w:r>
        <w:rPr>
          <w:w w:val="105"/>
        </w:rPr>
        <w:t>the</w:t>
      </w:r>
      <w:r>
        <w:rPr>
          <w:spacing w:val="-15"/>
          <w:w w:val="105"/>
        </w:rPr>
        <w:t xml:space="preserve"> </w:t>
      </w:r>
      <w:r>
        <w:rPr>
          <w:w w:val="105"/>
        </w:rPr>
        <w:t>full</w:t>
      </w:r>
      <w:r>
        <w:rPr>
          <w:spacing w:val="-16"/>
          <w:w w:val="105"/>
        </w:rPr>
        <w:t xml:space="preserve"> </w:t>
      </w:r>
      <w:r>
        <w:rPr>
          <w:w w:val="105"/>
        </w:rPr>
        <w:t>pool</w:t>
      </w:r>
      <w:r>
        <w:rPr>
          <w:spacing w:val="-16"/>
          <w:w w:val="105"/>
        </w:rPr>
        <w:t xml:space="preserve"> </w:t>
      </w:r>
      <w:r>
        <w:rPr>
          <w:i/>
          <w:w w:val="105"/>
        </w:rPr>
        <w:t>n</w:t>
      </w:r>
      <w:r>
        <w:rPr>
          <w:i/>
          <w:spacing w:val="-14"/>
          <w:w w:val="105"/>
        </w:rPr>
        <w:t xml:space="preserve"> </w:t>
      </w:r>
      <w:r>
        <w:rPr>
          <w:w w:val="105"/>
        </w:rPr>
        <w:t>=</w:t>
      </w:r>
      <w:r>
        <w:rPr>
          <w:spacing w:val="-10"/>
          <w:w w:val="105"/>
        </w:rPr>
        <w:t xml:space="preserve"> </w:t>
      </w:r>
      <w:r>
        <w:rPr>
          <w:i/>
          <w:w w:val="105"/>
        </w:rPr>
        <w:t>N</w:t>
      </w:r>
      <w:r>
        <w:rPr>
          <w:i/>
          <w:spacing w:val="10"/>
          <w:w w:val="105"/>
        </w:rPr>
        <w:t xml:space="preserve"> </w:t>
      </w:r>
      <w:r>
        <w:rPr>
          <w:w w:val="105"/>
        </w:rPr>
        <w:t>=</w:t>
      </w:r>
      <w:r>
        <w:rPr>
          <w:spacing w:val="-10"/>
          <w:w w:val="105"/>
        </w:rPr>
        <w:t xml:space="preserve"> </w:t>
      </w:r>
      <w:r>
        <w:rPr>
          <w:w w:val="105"/>
        </w:rPr>
        <w:t>31</w:t>
      </w:r>
      <w:r>
        <w:rPr>
          <w:i/>
          <w:w w:val="105"/>
        </w:rPr>
        <w:t>,</w:t>
      </w:r>
      <w:r>
        <w:rPr>
          <w:w w:val="105"/>
        </w:rPr>
        <w:t>612,</w:t>
      </w:r>
      <w:r>
        <w:rPr>
          <w:spacing w:val="-16"/>
          <w:w w:val="105"/>
        </w:rPr>
        <w:t xml:space="preserve"> </w:t>
      </w:r>
      <w:r>
        <w:rPr>
          <w:w w:val="105"/>
        </w:rPr>
        <w:t>always</w:t>
      </w:r>
      <w:r>
        <w:rPr>
          <w:spacing w:val="-16"/>
          <w:w w:val="105"/>
        </w:rPr>
        <w:t xml:space="preserve"> </w:t>
      </w:r>
      <w:r>
        <w:rPr>
          <w:w w:val="105"/>
        </w:rPr>
        <w:t>on</w:t>
      </w:r>
      <w:r>
        <w:rPr>
          <w:spacing w:val="-16"/>
          <w:w w:val="105"/>
        </w:rPr>
        <w:t xml:space="preserve"> </w:t>
      </w:r>
      <w:r>
        <w:rPr>
          <w:w w:val="105"/>
        </w:rPr>
        <w:t>the</w:t>
      </w:r>
      <w:r>
        <w:rPr>
          <w:spacing w:val="-15"/>
          <w:w w:val="105"/>
        </w:rPr>
        <w:t xml:space="preserve"> </w:t>
      </w:r>
      <w:r>
        <w:rPr>
          <w:w w:val="105"/>
        </w:rPr>
        <w:t>same</w:t>
      </w:r>
      <w:r>
        <w:rPr>
          <w:spacing w:val="-16"/>
          <w:w w:val="105"/>
        </w:rPr>
        <w:t xml:space="preserve"> </w:t>
      </w:r>
      <w:r>
        <w:rPr>
          <w:w w:val="105"/>
        </w:rPr>
        <w:t xml:space="preserve">approval </w:t>
      </w:r>
      <w:r>
        <w:t>and</w:t>
      </w:r>
      <w:r>
        <w:rPr>
          <w:spacing w:val="-3"/>
        </w:rPr>
        <w:t xml:space="preserve"> </w:t>
      </w:r>
      <w:r>
        <w:t>transfer</w:t>
      </w:r>
      <w:r>
        <w:rPr>
          <w:spacing w:val="-3"/>
        </w:rPr>
        <w:t xml:space="preserve"> </w:t>
      </w:r>
      <w:r>
        <w:t>parquet. In-cohort</w:t>
      </w:r>
      <w:r>
        <w:rPr>
          <w:spacing w:val="-3"/>
        </w:rPr>
        <w:t xml:space="preserve"> </w:t>
      </w:r>
      <w:r>
        <w:t>scaling</w:t>
      </w:r>
      <w:r>
        <w:rPr>
          <w:spacing w:val="-3"/>
        </w:rPr>
        <w:t xml:space="preserve"> </w:t>
      </w:r>
      <w:r>
        <w:t>stages</w:t>
      </w:r>
      <w:r>
        <w:rPr>
          <w:spacing w:val="-3"/>
        </w:rPr>
        <w:t xml:space="preserve"> </w:t>
      </w:r>
      <w:r>
        <w:t>with</w:t>
      </w:r>
      <w:r>
        <w:rPr>
          <w:spacing w:val="-3"/>
        </w:rPr>
        <w:t xml:space="preserve"> </w:t>
      </w:r>
      <w:r>
        <w:rPr>
          <w:i/>
        </w:rPr>
        <w:t xml:space="preserve">n </w:t>
      </w:r>
      <w:r>
        <w:rPr>
          <w:rFonts w:ascii="Arial Unicode MS" w:hAnsi="Arial Unicode MS"/>
        </w:rPr>
        <w:t>≤</w:t>
      </w:r>
      <w:r>
        <w:rPr>
          <w:rFonts w:ascii="Arial Unicode MS" w:hAnsi="Arial Unicode MS"/>
          <w:spacing w:val="-1"/>
        </w:rPr>
        <w:t xml:space="preserve"> </w:t>
      </w:r>
      <w:r>
        <w:t>5</w:t>
      </w:r>
      <w:r>
        <w:rPr>
          <w:i/>
        </w:rPr>
        <w:t>,</w:t>
      </w:r>
      <w:r>
        <w:t>521</w:t>
      </w:r>
      <w:r>
        <w:rPr>
          <w:spacing w:val="-2"/>
        </w:rPr>
        <w:t xml:space="preserve"> </w:t>
      </w:r>
      <w:r>
        <w:t>are</w:t>
      </w:r>
      <w:r>
        <w:rPr>
          <w:spacing w:val="-3"/>
        </w:rPr>
        <w:t xml:space="preserve"> </w:t>
      </w:r>
      <w:r>
        <w:t>reported</w:t>
      </w:r>
      <w:r>
        <w:rPr>
          <w:spacing w:val="-3"/>
        </w:rPr>
        <w:t xml:space="preserve"> </w:t>
      </w:r>
      <w:r>
        <w:t>in</w:t>
      </w:r>
      <w:r>
        <w:rPr>
          <w:spacing w:val="-3"/>
        </w:rPr>
        <w:t xml:space="preserve"> </w:t>
      </w:r>
      <w:r>
        <w:t>Appendix</w:t>
      </w:r>
      <w:r>
        <w:rPr>
          <w:spacing w:val="-3"/>
        </w:rPr>
        <w:t xml:space="preserve"> </w:t>
      </w:r>
      <w:hyperlink w:anchor="_bookmark198" w:history="1">
        <w:r>
          <w:t>8.1</w:t>
        </w:r>
      </w:hyperlink>
      <w:r>
        <w:t>. Deter-ministic hashing avoids the non-reproducibility of pseudorandom draws across library versions.</w:t>
      </w:r>
    </w:p>
    <w:p w14:paraId="00DC1FD5" w14:textId="77777777" w:rsidR="00350CFB" w:rsidRDefault="00350CFB">
      <w:pPr>
        <w:pStyle w:val="BodyText"/>
        <w:spacing w:before="147"/>
      </w:pPr>
    </w:p>
    <w:p w14:paraId="00DC1FD6" w14:textId="77777777" w:rsidR="00350CFB" w:rsidRDefault="00283FFF">
      <w:pPr>
        <w:pStyle w:val="Heading3"/>
        <w:numPr>
          <w:ilvl w:val="2"/>
          <w:numId w:val="26"/>
        </w:numPr>
        <w:tabs>
          <w:tab w:val="left" w:pos="998"/>
        </w:tabs>
        <w:ind w:left="998" w:hanging="716"/>
        <w:jc w:val="both"/>
      </w:pPr>
      <w:r>
        <w:t>Damping</w:t>
      </w:r>
      <w:r>
        <w:rPr>
          <w:spacing w:val="-11"/>
        </w:rPr>
        <w:t xml:space="preserve"> </w:t>
      </w:r>
      <w:r>
        <w:rPr>
          <w:spacing w:val="-2"/>
        </w:rPr>
        <w:t>sensitivity</w:t>
      </w:r>
    </w:p>
    <w:p w14:paraId="00DC1FD7" w14:textId="77777777" w:rsidR="00350CFB" w:rsidRDefault="00283FFF">
      <w:pPr>
        <w:pStyle w:val="BodyText"/>
        <w:spacing w:before="182" w:line="456" w:lineRule="exact"/>
        <w:ind w:left="282" w:right="564"/>
        <w:jc w:val="both"/>
      </w:pPr>
      <w:r>
        <w:rPr>
          <w:w w:val="105"/>
        </w:rPr>
        <w:t>PageRank</w:t>
      </w:r>
      <w:r>
        <w:rPr>
          <w:spacing w:val="-16"/>
          <w:w w:val="105"/>
        </w:rPr>
        <w:t xml:space="preserve"> </w:t>
      </w:r>
      <w:r>
        <w:rPr>
          <w:w w:val="105"/>
        </w:rPr>
        <w:t>damping</w:t>
      </w:r>
      <w:r>
        <w:rPr>
          <w:spacing w:val="-16"/>
          <w:w w:val="105"/>
        </w:rPr>
        <w:t xml:space="preserve"> </w:t>
      </w:r>
      <w:r>
        <w:rPr>
          <w:w w:val="105"/>
        </w:rPr>
        <w:t>is</w:t>
      </w:r>
      <w:r>
        <w:rPr>
          <w:spacing w:val="-16"/>
          <w:w w:val="105"/>
        </w:rPr>
        <w:t xml:space="preserve"> </w:t>
      </w:r>
      <w:r>
        <w:rPr>
          <w:w w:val="105"/>
        </w:rPr>
        <w:t>swept</w:t>
      </w:r>
      <w:r>
        <w:rPr>
          <w:spacing w:val="-15"/>
          <w:w w:val="105"/>
        </w:rPr>
        <w:t xml:space="preserve"> </w:t>
      </w:r>
      <w:r>
        <w:rPr>
          <w:w w:val="105"/>
        </w:rPr>
        <w:t>over</w:t>
      </w:r>
      <w:r>
        <w:rPr>
          <w:spacing w:val="-16"/>
          <w:w w:val="105"/>
        </w:rPr>
        <w:t xml:space="preserve"> </w:t>
      </w:r>
      <w:r>
        <w:rPr>
          <w:i/>
          <w:w w:val="105"/>
        </w:rPr>
        <w:t>d</w:t>
      </w:r>
      <w:r>
        <w:rPr>
          <w:i/>
          <w:spacing w:val="-8"/>
          <w:w w:val="105"/>
        </w:rPr>
        <w:t xml:space="preserve"> </w:t>
      </w:r>
      <w:r>
        <w:rPr>
          <w:rFonts w:ascii="Arial Unicode MS" w:hAnsi="Arial Unicode MS"/>
          <w:w w:val="105"/>
        </w:rPr>
        <w:t>∈ {</w:t>
      </w:r>
      <w:r>
        <w:rPr>
          <w:w w:val="105"/>
        </w:rPr>
        <w:t>0</w:t>
      </w:r>
      <w:r>
        <w:rPr>
          <w:i/>
          <w:w w:val="105"/>
        </w:rPr>
        <w:t>.</w:t>
      </w:r>
      <w:r>
        <w:rPr>
          <w:w w:val="105"/>
        </w:rPr>
        <w:t>75</w:t>
      </w:r>
      <w:r>
        <w:rPr>
          <w:i/>
          <w:w w:val="105"/>
        </w:rPr>
        <w:t>,</w:t>
      </w:r>
      <w:r>
        <w:rPr>
          <w:i/>
          <w:spacing w:val="-16"/>
          <w:w w:val="105"/>
        </w:rPr>
        <w:t xml:space="preserve"> </w:t>
      </w:r>
      <w:r>
        <w:rPr>
          <w:w w:val="105"/>
        </w:rPr>
        <w:t>0</w:t>
      </w:r>
      <w:r>
        <w:rPr>
          <w:i/>
          <w:w w:val="105"/>
        </w:rPr>
        <w:t>.</w:t>
      </w:r>
      <w:r>
        <w:rPr>
          <w:w w:val="105"/>
        </w:rPr>
        <w:t>85</w:t>
      </w:r>
      <w:r>
        <w:rPr>
          <w:i/>
          <w:w w:val="105"/>
        </w:rPr>
        <w:t>,</w:t>
      </w:r>
      <w:r>
        <w:rPr>
          <w:i/>
          <w:spacing w:val="-16"/>
          <w:w w:val="105"/>
        </w:rPr>
        <w:t xml:space="preserve"> </w:t>
      </w:r>
      <w:r>
        <w:rPr>
          <w:w w:val="105"/>
        </w:rPr>
        <w:t>0</w:t>
      </w:r>
      <w:r>
        <w:rPr>
          <w:i/>
          <w:w w:val="105"/>
        </w:rPr>
        <w:t>.</w:t>
      </w:r>
      <w:r>
        <w:rPr>
          <w:w w:val="105"/>
        </w:rPr>
        <w:t>95</w:t>
      </w:r>
      <w:r>
        <w:rPr>
          <w:rFonts w:ascii="Arial Unicode MS" w:hAnsi="Arial Unicode MS"/>
          <w:w w:val="105"/>
        </w:rPr>
        <w:t>}</w:t>
      </w:r>
      <w:r>
        <w:rPr>
          <w:rFonts w:ascii="Arial Unicode MS" w:hAnsi="Arial Unicode MS"/>
          <w:spacing w:val="-17"/>
          <w:w w:val="105"/>
        </w:rPr>
        <w:t xml:space="preserve"> </w:t>
      </w:r>
      <w:r>
        <w:rPr>
          <w:w w:val="105"/>
        </w:rPr>
        <w:t>on</w:t>
      </w:r>
      <w:r>
        <w:rPr>
          <w:spacing w:val="-11"/>
          <w:w w:val="105"/>
        </w:rPr>
        <w:t xml:space="preserve"> </w:t>
      </w:r>
      <w:r>
        <w:rPr>
          <w:w w:val="105"/>
        </w:rPr>
        <w:t>the</w:t>
      </w:r>
      <w:r>
        <w:rPr>
          <w:spacing w:val="-11"/>
          <w:w w:val="105"/>
        </w:rPr>
        <w:t xml:space="preserve"> </w:t>
      </w:r>
      <w:r>
        <w:rPr>
          <w:w w:val="105"/>
        </w:rPr>
        <w:t>matched</w:t>
      </w:r>
      <w:r>
        <w:rPr>
          <w:spacing w:val="-11"/>
          <w:w w:val="105"/>
        </w:rPr>
        <w:t xml:space="preserve"> </w:t>
      </w:r>
      <w:r>
        <w:rPr>
          <w:w w:val="105"/>
        </w:rPr>
        <w:t>cohort,</w:t>
      </w:r>
      <w:r>
        <w:rPr>
          <w:spacing w:val="-9"/>
          <w:w w:val="105"/>
        </w:rPr>
        <w:t xml:space="preserve"> </w:t>
      </w:r>
      <w:r>
        <w:rPr>
          <w:w w:val="105"/>
        </w:rPr>
        <w:t>holding</w:t>
      </w:r>
      <w:r>
        <w:rPr>
          <w:spacing w:val="-11"/>
          <w:w w:val="105"/>
        </w:rPr>
        <w:t xml:space="preserve"> </w:t>
      </w:r>
      <w:r>
        <w:rPr>
          <w:w w:val="105"/>
        </w:rPr>
        <w:t xml:space="preserve">graphs </w:t>
      </w:r>
      <w:r>
        <w:t>and</w:t>
      </w:r>
      <w:r>
        <w:rPr>
          <w:spacing w:val="-4"/>
        </w:rPr>
        <w:t xml:space="preserve"> </w:t>
      </w:r>
      <w:r>
        <w:t>proxies</w:t>
      </w:r>
      <w:r>
        <w:rPr>
          <w:spacing w:val="-3"/>
        </w:rPr>
        <w:t xml:space="preserve"> </w:t>
      </w:r>
      <w:r>
        <w:t>fixed. The</w:t>
      </w:r>
      <w:r>
        <w:rPr>
          <w:spacing w:val="-3"/>
        </w:rPr>
        <w:t xml:space="preserve"> </w:t>
      </w:r>
      <w:r>
        <w:t>default</w:t>
      </w:r>
      <w:r>
        <w:rPr>
          <w:spacing w:val="-3"/>
        </w:rPr>
        <w:t xml:space="preserve"> </w:t>
      </w:r>
      <w:r>
        <w:rPr>
          <w:i/>
        </w:rPr>
        <w:t xml:space="preserve">d </w:t>
      </w:r>
      <w:r>
        <w:t>= 0</w:t>
      </w:r>
      <w:r>
        <w:rPr>
          <w:i/>
        </w:rPr>
        <w:t>.</w:t>
      </w:r>
      <w:r>
        <w:t>85</w:t>
      </w:r>
      <w:r>
        <w:rPr>
          <w:spacing w:val="-3"/>
        </w:rPr>
        <w:t xml:space="preserve"> </w:t>
      </w:r>
      <w:r>
        <w:t>matches</w:t>
      </w:r>
      <w:r>
        <w:rPr>
          <w:spacing w:val="-4"/>
        </w:rPr>
        <w:t xml:space="preserve"> </w:t>
      </w:r>
      <w:r>
        <w:t>the</w:t>
      </w:r>
      <w:r>
        <w:rPr>
          <w:spacing w:val="-3"/>
        </w:rPr>
        <w:t xml:space="preserve"> </w:t>
      </w:r>
      <w:r>
        <w:t>classical</w:t>
      </w:r>
      <w:r>
        <w:rPr>
          <w:spacing w:val="-3"/>
        </w:rPr>
        <w:t xml:space="preserve"> </w:t>
      </w:r>
      <w:r>
        <w:t>web</w:t>
      </w:r>
      <w:r>
        <w:rPr>
          <w:spacing w:val="-3"/>
        </w:rPr>
        <w:t xml:space="preserve"> </w:t>
      </w:r>
      <w:r>
        <w:t>PageRank</w:t>
      </w:r>
      <w:r>
        <w:rPr>
          <w:spacing w:val="-4"/>
        </w:rPr>
        <w:t xml:space="preserve"> </w:t>
      </w:r>
      <w:r>
        <w:t>setting</w:t>
      </w:r>
      <w:r>
        <w:rPr>
          <w:spacing w:val="-3"/>
        </w:rPr>
        <w:t xml:space="preserve"> </w:t>
      </w:r>
      <w:hyperlink w:anchor="_bookmark182" w:history="1">
        <w:r>
          <w:rPr>
            <w:vertAlign w:val="superscript"/>
          </w:rPr>
          <w:t>[49]</w:t>
        </w:r>
      </w:hyperlink>
      <w:r>
        <w:t xml:space="preserve"> and</w:t>
      </w:r>
      <w:r>
        <w:rPr>
          <w:spacing w:val="-4"/>
        </w:rPr>
        <w:t xml:space="preserve"> </w:t>
      </w:r>
      <w:r>
        <w:t>Do</w:t>
      </w:r>
      <w:r>
        <w:rPr>
          <w:spacing w:val="-3"/>
        </w:rPr>
        <w:t xml:space="preserve"> </w:t>
      </w:r>
      <w:r>
        <w:t>et al.</w:t>
      </w:r>
      <w:hyperlink w:anchor="_bookmark149" w:history="1">
        <w:r>
          <w:rPr>
            <w:vertAlign w:val="superscript"/>
          </w:rPr>
          <w:t>[16]</w:t>
        </w:r>
      </w:hyperlink>
      <w:r>
        <w:t>.</w:t>
      </w:r>
      <w:r>
        <w:rPr>
          <w:spacing w:val="10"/>
        </w:rPr>
        <w:t xml:space="preserve"> </w:t>
      </w:r>
      <w:r>
        <w:t>Lower</w:t>
      </w:r>
      <w:r>
        <w:rPr>
          <w:spacing w:val="-14"/>
        </w:rPr>
        <w:t xml:space="preserve"> </w:t>
      </w:r>
      <w:r>
        <w:rPr>
          <w:i/>
        </w:rPr>
        <w:t>d</w:t>
      </w:r>
      <w:r>
        <w:rPr>
          <w:i/>
          <w:spacing w:val="-14"/>
        </w:rPr>
        <w:t xml:space="preserve"> </w:t>
      </w:r>
      <w:r>
        <w:t>increases</w:t>
      </w:r>
      <w:r>
        <w:rPr>
          <w:spacing w:val="-15"/>
        </w:rPr>
        <w:t xml:space="preserve"> </w:t>
      </w:r>
      <w:r>
        <w:t>teleportation</w:t>
      </w:r>
      <w:r>
        <w:rPr>
          <w:spacing w:val="-14"/>
        </w:rPr>
        <w:t xml:space="preserve"> </w:t>
      </w:r>
      <w:r>
        <w:t>and</w:t>
      </w:r>
      <w:r>
        <w:rPr>
          <w:spacing w:val="-14"/>
        </w:rPr>
        <w:t xml:space="preserve"> </w:t>
      </w:r>
      <w:r>
        <w:t>flattens</w:t>
      </w:r>
      <w:r>
        <w:rPr>
          <w:spacing w:val="-14"/>
        </w:rPr>
        <w:t xml:space="preserve"> </w:t>
      </w:r>
      <w:r>
        <w:t>scores;</w:t>
      </w:r>
      <w:r>
        <w:rPr>
          <w:spacing w:val="-11"/>
        </w:rPr>
        <w:t xml:space="preserve"> </w:t>
      </w:r>
      <w:r>
        <w:t>higher</w:t>
      </w:r>
      <w:r>
        <w:rPr>
          <w:spacing w:val="-14"/>
        </w:rPr>
        <w:t xml:space="preserve"> </w:t>
      </w:r>
      <w:r>
        <w:rPr>
          <w:i/>
        </w:rPr>
        <w:t>d</w:t>
      </w:r>
      <w:r>
        <w:rPr>
          <w:i/>
          <w:spacing w:val="-14"/>
        </w:rPr>
        <w:t xml:space="preserve"> </w:t>
      </w:r>
      <w:r>
        <w:t>emphasizes</w:t>
      </w:r>
      <w:r>
        <w:rPr>
          <w:spacing w:val="-15"/>
        </w:rPr>
        <w:t xml:space="preserve"> </w:t>
      </w:r>
      <w:r>
        <w:t>multi-hop</w:t>
      </w:r>
      <w:r>
        <w:rPr>
          <w:spacing w:val="-14"/>
        </w:rPr>
        <w:t xml:space="preserve"> </w:t>
      </w:r>
      <w:r>
        <w:t>structure and</w:t>
      </w:r>
      <w:r>
        <w:rPr>
          <w:spacing w:val="-8"/>
        </w:rPr>
        <w:t xml:space="preserve"> </w:t>
      </w:r>
      <w:r>
        <w:t>can</w:t>
      </w:r>
      <w:r>
        <w:rPr>
          <w:spacing w:val="-7"/>
        </w:rPr>
        <w:t xml:space="preserve"> </w:t>
      </w:r>
      <w:r>
        <w:t>slow</w:t>
      </w:r>
      <w:r>
        <w:rPr>
          <w:spacing w:val="-7"/>
        </w:rPr>
        <w:t xml:space="preserve"> </w:t>
      </w:r>
      <w:r>
        <w:t>convergence. The</w:t>
      </w:r>
      <w:r>
        <w:rPr>
          <w:spacing w:val="-8"/>
        </w:rPr>
        <w:t xml:space="preserve"> </w:t>
      </w:r>
      <w:r>
        <w:t>sweep</w:t>
      </w:r>
      <w:r>
        <w:rPr>
          <w:spacing w:val="-7"/>
        </w:rPr>
        <w:t xml:space="preserve"> </w:t>
      </w:r>
      <w:r>
        <w:t>tests</w:t>
      </w:r>
      <w:r>
        <w:rPr>
          <w:spacing w:val="-7"/>
        </w:rPr>
        <w:t xml:space="preserve"> </w:t>
      </w:r>
      <w:r>
        <w:t>whether</w:t>
      </w:r>
      <w:r>
        <w:rPr>
          <w:spacing w:val="-7"/>
        </w:rPr>
        <w:t xml:space="preserve"> </w:t>
      </w:r>
      <w:r>
        <w:t>allowance-</w:t>
      </w:r>
      <w:r>
        <w:rPr>
          <w:spacing w:val="-7"/>
        </w:rPr>
        <w:t xml:space="preserve"> </w:t>
      </w:r>
      <w:r>
        <w:t>and</w:t>
      </w:r>
      <w:r>
        <w:rPr>
          <w:spacing w:val="-7"/>
        </w:rPr>
        <w:t xml:space="preserve"> </w:t>
      </w:r>
      <w:r>
        <w:t>transfer-family</w:t>
      </w:r>
      <w:r>
        <w:rPr>
          <w:spacing w:val="-8"/>
        </w:rPr>
        <w:t xml:space="preserve"> </w:t>
      </w:r>
      <w:r>
        <w:t>alignment</w:t>
      </w:r>
      <w:r>
        <w:rPr>
          <w:spacing w:val="-7"/>
        </w:rPr>
        <w:t xml:space="preserve"> </w:t>
      </w:r>
      <w:r>
        <w:t xml:space="preserve">are </w:t>
      </w:r>
      <w:r>
        <w:rPr>
          <w:w w:val="105"/>
        </w:rPr>
        <w:t>artifacts</w:t>
      </w:r>
      <w:r>
        <w:rPr>
          <w:spacing w:val="-13"/>
          <w:w w:val="105"/>
        </w:rPr>
        <w:t xml:space="preserve"> </w:t>
      </w:r>
      <w:r>
        <w:rPr>
          <w:w w:val="105"/>
        </w:rPr>
        <w:t>of</w:t>
      </w:r>
      <w:r>
        <w:rPr>
          <w:spacing w:val="-13"/>
          <w:w w:val="105"/>
        </w:rPr>
        <w:t xml:space="preserve"> </w:t>
      </w:r>
      <w:r>
        <w:rPr>
          <w:w w:val="105"/>
        </w:rPr>
        <w:t>a</w:t>
      </w:r>
      <w:r>
        <w:rPr>
          <w:spacing w:val="-13"/>
          <w:w w:val="105"/>
        </w:rPr>
        <w:t xml:space="preserve"> </w:t>
      </w:r>
      <w:r>
        <w:rPr>
          <w:w w:val="105"/>
        </w:rPr>
        <w:t>single</w:t>
      </w:r>
      <w:r>
        <w:rPr>
          <w:spacing w:val="-13"/>
          <w:w w:val="105"/>
        </w:rPr>
        <w:t xml:space="preserve"> </w:t>
      </w:r>
      <w:r>
        <w:rPr>
          <w:w w:val="105"/>
        </w:rPr>
        <w:t>teleportation</w:t>
      </w:r>
      <w:r>
        <w:rPr>
          <w:spacing w:val="-13"/>
          <w:w w:val="105"/>
        </w:rPr>
        <w:t xml:space="preserve"> </w:t>
      </w:r>
      <w:r>
        <w:rPr>
          <w:w w:val="105"/>
        </w:rPr>
        <w:t>weight.</w:t>
      </w:r>
    </w:p>
    <w:p w14:paraId="00DC1FD8" w14:textId="77777777" w:rsidR="00350CFB" w:rsidRDefault="00350CFB">
      <w:pPr>
        <w:pStyle w:val="BodyText"/>
        <w:spacing w:before="147"/>
      </w:pPr>
    </w:p>
    <w:p w14:paraId="00DC1FD9" w14:textId="77777777" w:rsidR="00350CFB" w:rsidRDefault="00283FFF">
      <w:pPr>
        <w:pStyle w:val="Heading3"/>
        <w:numPr>
          <w:ilvl w:val="2"/>
          <w:numId w:val="26"/>
        </w:numPr>
        <w:tabs>
          <w:tab w:val="left" w:pos="998"/>
        </w:tabs>
        <w:ind w:left="998" w:hanging="716"/>
        <w:jc w:val="both"/>
      </w:pPr>
      <w:r>
        <w:rPr>
          <w:spacing w:val="-4"/>
        </w:rPr>
        <w:t>Top-token</w:t>
      </w:r>
      <w:r>
        <w:rPr>
          <w:spacing w:val="-5"/>
        </w:rPr>
        <w:t xml:space="preserve"> </w:t>
      </w:r>
      <w:r>
        <w:rPr>
          <w:spacing w:val="-4"/>
        </w:rPr>
        <w:t>subgraph</w:t>
      </w:r>
    </w:p>
    <w:p w14:paraId="00DC1FDA" w14:textId="77777777" w:rsidR="00350CFB" w:rsidRDefault="00350CFB">
      <w:pPr>
        <w:pStyle w:val="BodyText"/>
        <w:spacing w:before="46"/>
        <w:rPr>
          <w:b/>
        </w:rPr>
      </w:pPr>
    </w:p>
    <w:p w14:paraId="00DC1FDB" w14:textId="77777777" w:rsidR="00350CFB" w:rsidRDefault="00283FFF">
      <w:pPr>
        <w:pStyle w:val="BodyText"/>
        <w:spacing w:before="1" w:line="396" w:lineRule="auto"/>
        <w:ind w:left="273" w:right="543"/>
        <w:jc w:val="both"/>
      </w:pPr>
      <w:r>
        <w:t>A</w:t>
      </w:r>
      <w:r>
        <w:rPr>
          <w:spacing w:val="-2"/>
        </w:rPr>
        <w:t xml:space="preserve"> </w:t>
      </w:r>
      <w:r>
        <w:t>restricted</w:t>
      </w:r>
      <w:r>
        <w:rPr>
          <w:spacing w:val="-2"/>
        </w:rPr>
        <w:t xml:space="preserve"> </w:t>
      </w:r>
      <w:r>
        <w:t>subgraph</w:t>
      </w:r>
      <w:r>
        <w:rPr>
          <w:spacing w:val="-2"/>
        </w:rPr>
        <w:t xml:space="preserve"> </w:t>
      </w:r>
      <w:r>
        <w:t>retains</w:t>
      </w:r>
      <w:r>
        <w:rPr>
          <w:spacing w:val="-1"/>
        </w:rPr>
        <w:t xml:space="preserve"> </w:t>
      </w:r>
      <w:r>
        <w:t>only</w:t>
      </w:r>
      <w:r>
        <w:rPr>
          <w:spacing w:val="-2"/>
        </w:rPr>
        <w:t xml:space="preserve"> </w:t>
      </w:r>
      <w:r>
        <w:t>the</w:t>
      </w:r>
      <w:r>
        <w:rPr>
          <w:spacing w:val="-2"/>
        </w:rPr>
        <w:t xml:space="preserve"> </w:t>
      </w:r>
      <w:r>
        <w:t>top-20</w:t>
      </w:r>
      <w:r>
        <w:rPr>
          <w:spacing w:val="-1"/>
        </w:rPr>
        <w:t xml:space="preserve"> </w:t>
      </w:r>
      <w:r>
        <w:t>ERC-20</w:t>
      </w:r>
      <w:r>
        <w:rPr>
          <w:spacing w:val="-2"/>
        </w:rPr>
        <w:t xml:space="preserve"> </w:t>
      </w:r>
      <w:r>
        <w:t>tokens</w:t>
      </w:r>
      <w:r>
        <w:rPr>
          <w:spacing w:val="-2"/>
        </w:rPr>
        <w:t xml:space="preserve"> </w:t>
      </w:r>
      <w:r>
        <w:t>by</w:t>
      </w:r>
      <w:r>
        <w:rPr>
          <w:spacing w:val="-2"/>
        </w:rPr>
        <w:t xml:space="preserve"> </w:t>
      </w:r>
      <w:r>
        <w:t>combined</w:t>
      </w:r>
      <w:r>
        <w:rPr>
          <w:spacing w:val="-2"/>
        </w:rPr>
        <w:t xml:space="preserve"> </w:t>
      </w:r>
      <w:r>
        <w:t>transfer</w:t>
      </w:r>
      <w:r>
        <w:rPr>
          <w:spacing w:val="-1"/>
        </w:rPr>
        <w:t xml:space="preserve"> </w:t>
      </w:r>
      <w:r>
        <w:t>and</w:t>
      </w:r>
      <w:r>
        <w:rPr>
          <w:spacing w:val="-2"/>
        </w:rPr>
        <w:t xml:space="preserve"> </w:t>
      </w:r>
      <w:r>
        <w:t xml:space="preserve">allowance </w:t>
      </w:r>
      <w:r>
        <w:rPr>
          <w:spacing w:val="-2"/>
        </w:rPr>
        <w:t>volume</w:t>
      </w:r>
      <w:r>
        <w:rPr>
          <w:spacing w:val="-11"/>
        </w:rPr>
        <w:t xml:space="preserve"> </w:t>
      </w:r>
      <w:r>
        <w:rPr>
          <w:spacing w:val="-2"/>
        </w:rPr>
        <w:t>within</w:t>
      </w:r>
      <w:r>
        <w:rPr>
          <w:spacing w:val="-11"/>
        </w:rPr>
        <w:t xml:space="preserve"> </w:t>
      </w:r>
      <w:r>
        <w:rPr>
          <w:spacing w:val="-2"/>
        </w:rPr>
        <w:t>the</w:t>
      </w:r>
      <w:r>
        <w:rPr>
          <w:spacing w:val="-11"/>
        </w:rPr>
        <w:t xml:space="preserve"> </w:t>
      </w:r>
      <w:r>
        <w:rPr>
          <w:spacing w:val="-2"/>
        </w:rPr>
        <w:t>observation</w:t>
      </w:r>
      <w:r>
        <w:rPr>
          <w:spacing w:val="-11"/>
        </w:rPr>
        <w:t xml:space="preserve"> </w:t>
      </w:r>
      <w:r>
        <w:rPr>
          <w:spacing w:val="-2"/>
        </w:rPr>
        <w:t>window.</w:t>
      </w:r>
      <w:r>
        <w:rPr>
          <w:spacing w:val="25"/>
        </w:rPr>
        <w:t xml:space="preserve"> </w:t>
      </w:r>
      <w:r>
        <w:rPr>
          <w:spacing w:val="-2"/>
        </w:rPr>
        <w:t>EndorseRank</w:t>
      </w:r>
      <w:r>
        <w:rPr>
          <w:spacing w:val="-11"/>
        </w:rPr>
        <w:t xml:space="preserve"> </w:t>
      </w:r>
      <w:r>
        <w:rPr>
          <w:spacing w:val="-2"/>
        </w:rPr>
        <w:t>and</w:t>
      </w:r>
      <w:r>
        <w:rPr>
          <w:spacing w:val="-11"/>
        </w:rPr>
        <w:t xml:space="preserve"> </w:t>
      </w:r>
      <w:r>
        <w:rPr>
          <w:spacing w:val="-2"/>
        </w:rPr>
        <w:t>AWP</w:t>
      </w:r>
      <w:r>
        <w:rPr>
          <w:spacing w:val="-11"/>
        </w:rPr>
        <w:t xml:space="preserve"> </w:t>
      </w:r>
      <w:r>
        <w:rPr>
          <w:spacing w:val="-2"/>
        </w:rPr>
        <w:t>are</w:t>
      </w:r>
      <w:r>
        <w:rPr>
          <w:spacing w:val="-11"/>
        </w:rPr>
        <w:t xml:space="preserve"> </w:t>
      </w:r>
      <w:r>
        <w:rPr>
          <w:spacing w:val="-2"/>
        </w:rPr>
        <w:t>recomputed</w:t>
      </w:r>
      <w:r>
        <w:rPr>
          <w:spacing w:val="-11"/>
        </w:rPr>
        <w:t xml:space="preserve"> </w:t>
      </w:r>
      <w:r>
        <w:rPr>
          <w:spacing w:val="-2"/>
        </w:rPr>
        <w:t>on</w:t>
      </w:r>
      <w:r>
        <w:rPr>
          <w:spacing w:val="-11"/>
        </w:rPr>
        <w:t xml:space="preserve"> </w:t>
      </w:r>
      <w:r>
        <w:rPr>
          <w:spacing w:val="-2"/>
        </w:rPr>
        <w:t>this</w:t>
      </w:r>
      <w:r>
        <w:rPr>
          <w:spacing w:val="-11"/>
        </w:rPr>
        <w:t xml:space="preserve"> </w:t>
      </w:r>
      <w:r>
        <w:rPr>
          <w:spacing w:val="-2"/>
        </w:rPr>
        <w:t>subgraph</w:t>
      </w:r>
      <w:r>
        <w:rPr>
          <w:spacing w:val="-11"/>
        </w:rPr>
        <w:t xml:space="preserve"> </w:t>
      </w:r>
      <w:r>
        <w:rPr>
          <w:spacing w:val="-2"/>
        </w:rPr>
        <w:t xml:space="preserve">to </w:t>
      </w:r>
      <w:r>
        <w:t>assess</w:t>
      </w:r>
      <w:r>
        <w:rPr>
          <w:spacing w:val="-2"/>
        </w:rPr>
        <w:t xml:space="preserve"> </w:t>
      </w:r>
      <w:r>
        <w:t>sensitivity</w:t>
      </w:r>
      <w:r>
        <w:rPr>
          <w:spacing w:val="-1"/>
        </w:rPr>
        <w:t xml:space="preserve"> </w:t>
      </w:r>
      <w:r>
        <w:t>to</w:t>
      </w:r>
      <w:r>
        <w:rPr>
          <w:spacing w:val="-1"/>
        </w:rPr>
        <w:t xml:space="preserve"> </w:t>
      </w:r>
      <w:r>
        <w:t>long-tail</w:t>
      </w:r>
      <w:r>
        <w:rPr>
          <w:spacing w:val="-1"/>
        </w:rPr>
        <w:t xml:space="preserve"> </w:t>
      </w:r>
      <w:r>
        <w:t>tokens</w:t>
      </w:r>
      <w:r>
        <w:rPr>
          <w:spacing w:val="-1"/>
        </w:rPr>
        <w:t xml:space="preserve"> </w:t>
      </w:r>
      <w:r>
        <w:t>and</w:t>
      </w:r>
      <w:r>
        <w:rPr>
          <w:spacing w:val="-1"/>
        </w:rPr>
        <w:t xml:space="preserve"> </w:t>
      </w:r>
      <w:r>
        <w:t>possible</w:t>
      </w:r>
      <w:r>
        <w:rPr>
          <w:spacing w:val="-1"/>
        </w:rPr>
        <w:t xml:space="preserve"> </w:t>
      </w:r>
      <w:r>
        <w:t>spam</w:t>
      </w:r>
      <w:r>
        <w:rPr>
          <w:spacing w:val="-1"/>
        </w:rPr>
        <w:t xml:space="preserve"> </w:t>
      </w:r>
      <w:r>
        <w:t>assets.</w:t>
      </w:r>
      <w:r>
        <w:rPr>
          <w:spacing w:val="22"/>
        </w:rPr>
        <w:t xml:space="preserve"> </w:t>
      </w:r>
      <w:r>
        <w:t>If</w:t>
      </w:r>
      <w:r>
        <w:rPr>
          <w:spacing w:val="-1"/>
        </w:rPr>
        <w:t xml:space="preserve"> </w:t>
      </w:r>
      <w:r>
        <w:t>family-level</w:t>
      </w:r>
      <w:r>
        <w:rPr>
          <w:spacing w:val="-1"/>
        </w:rPr>
        <w:t xml:space="preserve"> </w:t>
      </w:r>
      <w:r>
        <w:t>conclusions</w:t>
      </w:r>
      <w:r>
        <w:rPr>
          <w:spacing w:val="-1"/>
        </w:rPr>
        <w:t xml:space="preserve"> </w:t>
      </w:r>
      <w:r>
        <w:t>reverse when low-volume tokens are removed, the primary result would be fragile to token composition; stability supports interpreting the full-token graphs as representative of major economic activity.</w:t>
      </w:r>
    </w:p>
    <w:p w14:paraId="00DC1FDC" w14:textId="77777777" w:rsidR="00350CFB" w:rsidRDefault="00350CFB">
      <w:pPr>
        <w:pStyle w:val="BodyText"/>
        <w:spacing w:line="396" w:lineRule="auto"/>
        <w:jc w:val="both"/>
        <w:sectPr w:rsidR="00350CFB">
          <w:pgSz w:w="11910" w:h="16840"/>
          <w:pgMar w:top="1920" w:right="708" w:bottom="2300" w:left="992" w:header="0" w:footer="2115" w:gutter="0"/>
          <w:cols w:space="720"/>
        </w:sectPr>
      </w:pPr>
    </w:p>
    <w:p w14:paraId="00DC1FDD" w14:textId="77777777" w:rsidR="00350CFB" w:rsidRDefault="00283FFF">
      <w:pPr>
        <w:pStyle w:val="Heading3"/>
        <w:numPr>
          <w:ilvl w:val="2"/>
          <w:numId w:val="26"/>
        </w:numPr>
        <w:tabs>
          <w:tab w:val="left" w:pos="998"/>
        </w:tabs>
        <w:spacing w:before="73"/>
        <w:ind w:left="998" w:hanging="716"/>
        <w:jc w:val="both"/>
      </w:pPr>
      <w:r>
        <w:lastRenderedPageBreak/>
        <w:t>Sample-size</w:t>
      </w:r>
      <w:r>
        <w:rPr>
          <w:spacing w:val="-14"/>
        </w:rPr>
        <w:t xml:space="preserve"> </w:t>
      </w:r>
      <w:r>
        <w:rPr>
          <w:spacing w:val="-2"/>
        </w:rPr>
        <w:t>sensitivity</w:t>
      </w:r>
    </w:p>
    <w:p w14:paraId="00DC1FDE" w14:textId="77777777" w:rsidR="00350CFB" w:rsidRDefault="00283FFF">
      <w:pPr>
        <w:pStyle w:val="BodyText"/>
        <w:spacing w:before="181" w:line="456" w:lineRule="exact"/>
        <w:ind w:left="282" w:right="523" w:hanging="9"/>
        <w:jc w:val="both"/>
      </w:pPr>
      <w:r>
        <w:t>Alignment statistics are recomputed on staged subsamples drawn from the expanded wallet pool using the same deterministic seed.</w:t>
      </w:r>
      <w:r>
        <w:rPr>
          <w:spacing w:val="36"/>
        </w:rPr>
        <w:t xml:space="preserve"> </w:t>
      </w:r>
      <w:r>
        <w:t>Subsamples include supplemental addresses without GMX la-bels</w:t>
      </w:r>
      <w:r>
        <w:rPr>
          <w:spacing w:val="-6"/>
        </w:rPr>
        <w:t xml:space="preserve"> </w:t>
      </w:r>
      <w:r>
        <w:t>(zeros</w:t>
      </w:r>
      <w:r>
        <w:rPr>
          <w:spacing w:val="-6"/>
        </w:rPr>
        <w:t xml:space="preserve"> </w:t>
      </w:r>
      <w:r>
        <w:t>on</w:t>
      </w:r>
      <w:r>
        <w:rPr>
          <w:spacing w:val="-6"/>
        </w:rPr>
        <w:t xml:space="preserve"> </w:t>
      </w:r>
      <w:r>
        <w:t>outcome</w:t>
      </w:r>
      <w:r>
        <w:rPr>
          <w:spacing w:val="-6"/>
        </w:rPr>
        <w:t xml:space="preserve"> </w:t>
      </w:r>
      <w:r>
        <w:t>proxies),</w:t>
      </w:r>
      <w:r>
        <w:rPr>
          <w:spacing w:val="-5"/>
        </w:rPr>
        <w:t xml:space="preserve"> </w:t>
      </w:r>
      <w:r>
        <w:t>so</w:t>
      </w:r>
      <w:r>
        <w:rPr>
          <w:spacing w:val="-6"/>
        </w:rPr>
        <w:t xml:space="preserve"> </w:t>
      </w:r>
      <w:r>
        <w:t>reported</w:t>
      </w:r>
      <w:r>
        <w:rPr>
          <w:spacing w:val="-6"/>
        </w:rPr>
        <w:t xml:space="preserve"> </w:t>
      </w:r>
      <w:r>
        <w:t>sample-size</w:t>
      </w:r>
      <w:r>
        <w:rPr>
          <w:spacing w:val="-6"/>
        </w:rPr>
        <w:t xml:space="preserve"> </w:t>
      </w:r>
      <w:r>
        <w:rPr>
          <w:i/>
        </w:rPr>
        <w:t>τ</w:t>
      </w:r>
      <w:r>
        <w:rPr>
          <w:i/>
          <w:spacing w:val="21"/>
        </w:rPr>
        <w:t xml:space="preserve"> </w:t>
      </w:r>
      <w:r>
        <w:t>is</w:t>
      </w:r>
      <w:r>
        <w:rPr>
          <w:spacing w:val="-6"/>
        </w:rPr>
        <w:t xml:space="preserve"> </w:t>
      </w:r>
      <w:r>
        <w:t>interpreted</w:t>
      </w:r>
      <w:r>
        <w:rPr>
          <w:spacing w:val="-6"/>
        </w:rPr>
        <w:t xml:space="preserve"> </w:t>
      </w:r>
      <w:r>
        <w:t>primarily</w:t>
      </w:r>
      <w:r>
        <w:rPr>
          <w:spacing w:val="-6"/>
        </w:rPr>
        <w:t xml:space="preserve"> </w:t>
      </w:r>
      <w:r>
        <w:t>for</w:t>
      </w:r>
      <w:r>
        <w:rPr>
          <w:spacing w:val="-6"/>
        </w:rPr>
        <w:t xml:space="preserve"> </w:t>
      </w:r>
      <w:r>
        <w:t>transfer</w:t>
      </w:r>
      <w:r>
        <w:rPr>
          <w:spacing w:val="-6"/>
        </w:rPr>
        <w:t xml:space="preserve"> </w:t>
      </w:r>
      <w:r>
        <w:t>and allowance</w:t>
      </w:r>
      <w:r>
        <w:rPr>
          <w:spacing w:val="-9"/>
        </w:rPr>
        <w:t xml:space="preserve"> </w:t>
      </w:r>
      <w:r>
        <w:t>families</w:t>
      </w:r>
      <w:r>
        <w:rPr>
          <w:spacing w:val="-9"/>
        </w:rPr>
        <w:t xml:space="preserve"> </w:t>
      </w:r>
      <w:r>
        <w:t>on</w:t>
      </w:r>
      <w:r>
        <w:rPr>
          <w:spacing w:val="-9"/>
        </w:rPr>
        <w:t xml:space="preserve"> </w:t>
      </w:r>
      <w:r>
        <w:rPr>
          <w:rFonts w:ascii="Arial Unicode MS" w:hAnsi="Arial Unicode MS"/>
        </w:rPr>
        <w:t>W</w:t>
      </w:r>
      <w:r>
        <w:rPr>
          <w:vertAlign w:val="subscript"/>
        </w:rPr>
        <w:t>pool</w:t>
      </w:r>
      <w:r>
        <w:t>;</w:t>
      </w:r>
      <w:r>
        <w:rPr>
          <w:spacing w:val="-6"/>
        </w:rPr>
        <w:t xml:space="preserve"> </w:t>
      </w:r>
      <w:r>
        <w:t>primary</w:t>
      </w:r>
      <w:r>
        <w:rPr>
          <w:spacing w:val="-9"/>
        </w:rPr>
        <w:t xml:space="preserve"> </w:t>
      </w:r>
      <w:r>
        <w:t>claims</w:t>
      </w:r>
      <w:r>
        <w:rPr>
          <w:spacing w:val="-9"/>
        </w:rPr>
        <w:t xml:space="preserve"> </w:t>
      </w:r>
      <w:r>
        <w:t>remain</w:t>
      </w:r>
      <w:r>
        <w:rPr>
          <w:spacing w:val="-9"/>
        </w:rPr>
        <w:t xml:space="preserve"> </w:t>
      </w:r>
      <w:r>
        <w:t>on</w:t>
      </w:r>
      <w:r>
        <w:rPr>
          <w:spacing w:val="-9"/>
        </w:rPr>
        <w:t xml:space="preserve"> </w:t>
      </w:r>
      <w:r>
        <w:t>the</w:t>
      </w:r>
      <w:r>
        <w:rPr>
          <w:spacing w:val="-9"/>
        </w:rPr>
        <w:t xml:space="preserve"> </w:t>
      </w:r>
      <w:r>
        <w:t>matched</w:t>
      </w:r>
      <w:r>
        <w:rPr>
          <w:spacing w:val="-9"/>
        </w:rPr>
        <w:t xml:space="preserve"> </w:t>
      </w:r>
      <w:r>
        <w:t>wallet</w:t>
      </w:r>
      <w:r>
        <w:rPr>
          <w:spacing w:val="-9"/>
        </w:rPr>
        <w:t xml:space="preserve"> </w:t>
      </w:r>
      <w:r>
        <w:t>cohort</w:t>
      </w:r>
      <w:r>
        <w:rPr>
          <w:spacing w:val="-9"/>
        </w:rPr>
        <w:t xml:space="preserve"> </w:t>
      </w:r>
      <w:r>
        <w:t>(</w:t>
      </w:r>
      <w:r>
        <w:rPr>
          <w:i/>
        </w:rPr>
        <w:t xml:space="preserve">n </w:t>
      </w:r>
      <w:r>
        <w:t>= 5</w:t>
      </w:r>
      <w:r>
        <w:rPr>
          <w:i/>
        </w:rPr>
        <w:t>,</w:t>
      </w:r>
      <w:r>
        <w:t>521).</w:t>
      </w:r>
      <w:r>
        <w:rPr>
          <w:spacing w:val="18"/>
        </w:rPr>
        <w:t xml:space="preserve"> </w:t>
      </w:r>
      <w:r>
        <w:t>Be-cause</w:t>
      </w:r>
      <w:r>
        <w:rPr>
          <w:spacing w:val="-3"/>
        </w:rPr>
        <w:t xml:space="preserve"> </w:t>
      </w:r>
      <w:r>
        <w:t>rank</w:t>
      </w:r>
      <w:r>
        <w:rPr>
          <w:spacing w:val="-3"/>
        </w:rPr>
        <w:t xml:space="preserve"> </w:t>
      </w:r>
      <w:r>
        <w:t>correlations</w:t>
      </w:r>
      <w:r>
        <w:rPr>
          <w:spacing w:val="-3"/>
        </w:rPr>
        <w:t xml:space="preserve"> </w:t>
      </w:r>
      <w:r>
        <w:t>have</w:t>
      </w:r>
      <w:r>
        <w:rPr>
          <w:spacing w:val="-3"/>
        </w:rPr>
        <w:t xml:space="preserve"> </w:t>
      </w:r>
      <w:r>
        <w:t>sampling</w:t>
      </w:r>
      <w:r>
        <w:rPr>
          <w:spacing w:val="-3"/>
        </w:rPr>
        <w:t xml:space="preserve"> </w:t>
      </w:r>
      <w:r>
        <w:t>variability,</w:t>
      </w:r>
      <w:r>
        <w:rPr>
          <w:spacing w:val="-3"/>
        </w:rPr>
        <w:t xml:space="preserve"> </w:t>
      </w:r>
      <w:r>
        <w:t>modest</w:t>
      </w:r>
      <w:r>
        <w:rPr>
          <w:spacing w:val="-3"/>
        </w:rPr>
        <w:t xml:space="preserve"> </w:t>
      </w:r>
      <w:r>
        <w:t>movement</w:t>
      </w:r>
      <w:r>
        <w:rPr>
          <w:spacing w:val="-3"/>
        </w:rPr>
        <w:t xml:space="preserve"> </w:t>
      </w:r>
      <w:r>
        <w:t>in</w:t>
      </w:r>
      <w:r>
        <w:rPr>
          <w:spacing w:val="-3"/>
        </w:rPr>
        <w:t xml:space="preserve"> </w:t>
      </w:r>
      <w:r>
        <w:rPr>
          <w:i/>
        </w:rPr>
        <w:t>τ</w:t>
      </w:r>
      <w:r>
        <w:rPr>
          <w:i/>
          <w:spacing w:val="22"/>
        </w:rPr>
        <w:t xml:space="preserve"> </w:t>
      </w:r>
      <w:r>
        <w:t>across</w:t>
      </w:r>
      <w:r>
        <w:rPr>
          <w:spacing w:val="-3"/>
        </w:rPr>
        <w:t xml:space="preserve"> </w:t>
      </w:r>
      <w:r>
        <w:t>sizes</w:t>
      </w:r>
      <w:r>
        <w:rPr>
          <w:spacing w:val="-3"/>
        </w:rPr>
        <w:t xml:space="preserve"> </w:t>
      </w:r>
      <w:r>
        <w:t>is</w:t>
      </w:r>
      <w:r>
        <w:rPr>
          <w:spacing w:val="-3"/>
        </w:rPr>
        <w:t xml:space="preserve"> </w:t>
      </w:r>
      <w:r>
        <w:t>expected; the</w:t>
      </w:r>
      <w:r>
        <w:rPr>
          <w:spacing w:val="-1"/>
        </w:rPr>
        <w:t xml:space="preserve"> </w:t>
      </w:r>
      <w:r>
        <w:t>robustness</w:t>
      </w:r>
      <w:r>
        <w:rPr>
          <w:spacing w:val="-1"/>
        </w:rPr>
        <w:t xml:space="preserve"> </w:t>
      </w:r>
      <w:r>
        <w:t>question</w:t>
      </w:r>
      <w:r>
        <w:rPr>
          <w:spacing w:val="-1"/>
        </w:rPr>
        <w:t xml:space="preserve"> </w:t>
      </w:r>
      <w:r>
        <w:t>is</w:t>
      </w:r>
      <w:r>
        <w:rPr>
          <w:spacing w:val="-1"/>
        </w:rPr>
        <w:t xml:space="preserve"> </w:t>
      </w:r>
      <w:r>
        <w:t>whether</w:t>
      </w:r>
      <w:r>
        <w:rPr>
          <w:spacing w:val="-1"/>
        </w:rPr>
        <w:t xml:space="preserve"> </w:t>
      </w:r>
      <w:r>
        <w:t>EndorseRank</w:t>
      </w:r>
      <w:r>
        <w:rPr>
          <w:spacing w:val="-1"/>
        </w:rPr>
        <w:t xml:space="preserve"> </w:t>
      </w:r>
      <w:r>
        <w:t>and</w:t>
      </w:r>
      <w:r>
        <w:rPr>
          <w:spacing w:val="-1"/>
        </w:rPr>
        <w:t xml:space="preserve"> </w:t>
      </w:r>
      <w:r>
        <w:t>AWP</w:t>
      </w:r>
      <w:r>
        <w:rPr>
          <w:spacing w:val="-1"/>
        </w:rPr>
        <w:t xml:space="preserve"> </w:t>
      </w:r>
      <w:r>
        <w:t>preserve</w:t>
      </w:r>
      <w:r>
        <w:rPr>
          <w:spacing w:val="-1"/>
        </w:rPr>
        <w:t xml:space="preserve"> </w:t>
      </w:r>
      <w:r>
        <w:t>their</w:t>
      </w:r>
      <w:r>
        <w:rPr>
          <w:spacing w:val="-1"/>
        </w:rPr>
        <w:t xml:space="preserve"> </w:t>
      </w:r>
      <w:r>
        <w:t>relative</w:t>
      </w:r>
      <w:r>
        <w:rPr>
          <w:spacing w:val="-1"/>
        </w:rPr>
        <w:t xml:space="preserve"> </w:t>
      </w:r>
      <w:r>
        <w:t>ordering</w:t>
      </w:r>
      <w:r>
        <w:rPr>
          <w:spacing w:val="-1"/>
        </w:rPr>
        <w:t xml:space="preserve"> </w:t>
      </w:r>
      <w:r>
        <w:t>on</w:t>
      </w:r>
      <w:r>
        <w:rPr>
          <w:spacing w:val="-1"/>
        </w:rPr>
        <w:t xml:space="preserve"> </w:t>
      </w:r>
      <w:r>
        <w:t xml:space="preserve">key </w:t>
      </w:r>
      <w:bookmarkStart w:id="255" w:name="GMX_proxy_definition_variants"/>
      <w:bookmarkEnd w:id="255"/>
      <w:r>
        <w:rPr>
          <w:w w:val="105"/>
        </w:rPr>
        <w:t>graph-adjacent families.</w:t>
      </w:r>
    </w:p>
    <w:p w14:paraId="00DC1FDF" w14:textId="77777777" w:rsidR="00350CFB" w:rsidRDefault="00350CFB">
      <w:pPr>
        <w:pStyle w:val="BodyText"/>
        <w:spacing w:before="149"/>
      </w:pPr>
    </w:p>
    <w:p w14:paraId="00DC1FE0" w14:textId="77777777" w:rsidR="00350CFB" w:rsidRDefault="00283FFF">
      <w:pPr>
        <w:pStyle w:val="Heading3"/>
        <w:numPr>
          <w:ilvl w:val="2"/>
          <w:numId w:val="26"/>
        </w:numPr>
        <w:tabs>
          <w:tab w:val="left" w:pos="998"/>
        </w:tabs>
        <w:spacing w:before="1"/>
        <w:ind w:left="998" w:hanging="716"/>
        <w:jc w:val="both"/>
      </w:pPr>
      <w:r>
        <w:t>GMX</w:t>
      </w:r>
      <w:r>
        <w:rPr>
          <w:spacing w:val="-14"/>
        </w:rPr>
        <w:t xml:space="preserve"> </w:t>
      </w:r>
      <w:r>
        <w:t>proxy</w:t>
      </w:r>
      <w:r>
        <w:rPr>
          <w:spacing w:val="-14"/>
        </w:rPr>
        <w:t xml:space="preserve"> </w:t>
      </w:r>
      <w:r>
        <w:t>definition</w:t>
      </w:r>
      <w:r>
        <w:rPr>
          <w:spacing w:val="-13"/>
        </w:rPr>
        <w:t xml:space="preserve"> </w:t>
      </w:r>
      <w:r>
        <w:rPr>
          <w:spacing w:val="-2"/>
        </w:rPr>
        <w:t>variants</w:t>
      </w:r>
    </w:p>
    <w:p w14:paraId="00DC1FE1" w14:textId="77777777" w:rsidR="00350CFB" w:rsidRDefault="00283FFF">
      <w:pPr>
        <w:pStyle w:val="BodyText"/>
        <w:spacing w:before="181" w:line="456" w:lineRule="exact"/>
        <w:ind w:left="282" w:right="525"/>
        <w:jc w:val="both"/>
      </w:pPr>
      <w:r>
        <w:t>For trading-success robustness,</w:t>
      </w:r>
      <w:r>
        <w:rPr>
          <w:spacing w:val="40"/>
        </w:rPr>
        <w:t xml:space="preserve"> </w:t>
      </w:r>
      <w:r>
        <w:t>realized_gain_proxy is computed under both the primary raw-sum definition (Equation (</w:t>
      </w:r>
      <w:hyperlink w:anchor="_bookmark70" w:history="1">
        <w:r>
          <w:t>3.17</w:t>
        </w:r>
      </w:hyperlink>
      <w:r>
        <w:t xml:space="preserve">)) and a size-weighted definition that multiplies positive PnL by </w:t>
      </w:r>
      <w:r>
        <w:rPr>
          <w:spacing w:val="-2"/>
        </w:rPr>
        <w:t>max(</w:t>
      </w:r>
      <w:r>
        <w:rPr>
          <w:rFonts w:ascii="Arial Unicode MS" w:hAnsi="Arial Unicode MS"/>
          <w:spacing w:val="-2"/>
        </w:rPr>
        <w:t>|</w:t>
      </w:r>
      <w:r>
        <w:rPr>
          <w:i/>
          <w:spacing w:val="-2"/>
        </w:rPr>
        <w:t>s</w:t>
      </w:r>
      <w:r>
        <w:rPr>
          <w:rFonts w:ascii="Menlo" w:hAnsi="Menlo"/>
          <w:i/>
          <w:spacing w:val="-2"/>
          <w:vertAlign w:val="subscript"/>
        </w:rPr>
        <w:t>c</w:t>
      </w:r>
      <w:r>
        <w:rPr>
          <w:rFonts w:ascii="Arial Unicode MS" w:hAnsi="Arial Unicode MS"/>
          <w:spacing w:val="-2"/>
        </w:rPr>
        <w:t>|</w:t>
      </w:r>
      <w:r>
        <w:rPr>
          <w:i/>
          <w:spacing w:val="-2"/>
        </w:rPr>
        <w:t>,</w:t>
      </w:r>
      <w:r>
        <w:rPr>
          <w:i/>
          <w:spacing w:val="-13"/>
        </w:rPr>
        <w:t xml:space="preserve"> </w:t>
      </w:r>
      <w:r>
        <w:rPr>
          <w:spacing w:val="-2"/>
        </w:rPr>
        <w:t>1)</w:t>
      </w:r>
      <w:r>
        <w:rPr>
          <w:spacing w:val="-13"/>
        </w:rPr>
        <w:t xml:space="preserve"> </w:t>
      </w:r>
      <w:r>
        <w:rPr>
          <w:spacing w:val="-2"/>
        </w:rPr>
        <w:t>for</w:t>
      </w:r>
      <w:r>
        <w:rPr>
          <w:spacing w:val="-13"/>
        </w:rPr>
        <w:t xml:space="preserve"> </w:t>
      </w:r>
      <w:r>
        <w:rPr>
          <w:spacing w:val="-2"/>
        </w:rPr>
        <w:t>close</w:t>
      </w:r>
      <w:r>
        <w:rPr>
          <w:spacing w:val="-13"/>
        </w:rPr>
        <w:t xml:space="preserve"> </w:t>
      </w:r>
      <w:r>
        <w:rPr>
          <w:spacing w:val="-2"/>
        </w:rPr>
        <w:t>size</w:t>
      </w:r>
      <w:r>
        <w:rPr>
          <w:spacing w:val="-13"/>
        </w:rPr>
        <w:t xml:space="preserve"> </w:t>
      </w:r>
      <w:r>
        <w:rPr>
          <w:i/>
          <w:spacing w:val="-2"/>
        </w:rPr>
        <w:t>s</w:t>
      </w:r>
      <w:r>
        <w:rPr>
          <w:rFonts w:ascii="Menlo" w:hAnsi="Menlo"/>
          <w:i/>
          <w:spacing w:val="-2"/>
          <w:vertAlign w:val="subscript"/>
        </w:rPr>
        <w:t>c</w:t>
      </w:r>
      <w:r>
        <w:rPr>
          <w:rFonts w:ascii="Menlo" w:hAnsi="Menlo"/>
          <w:i/>
          <w:spacing w:val="-35"/>
        </w:rPr>
        <w:t xml:space="preserve"> </w:t>
      </w:r>
      <w:r>
        <w:rPr>
          <w:spacing w:val="-2"/>
        </w:rPr>
        <w:t>(</w:t>
      </w:r>
      <w:r>
        <w:rPr>
          <w:rFonts w:ascii="Courier New" w:hAnsi="Courier New"/>
          <w:spacing w:val="-2"/>
        </w:rPr>
        <w:t>sizeDeltaUsd</w:t>
      </w:r>
      <w:r>
        <w:rPr>
          <w:spacing w:val="-2"/>
        </w:rPr>
        <w:t>).</w:t>
      </w:r>
      <w:r>
        <w:rPr>
          <w:spacing w:val="-13"/>
        </w:rPr>
        <w:t xml:space="preserve"> </w:t>
      </w:r>
      <w:r>
        <w:rPr>
          <w:spacing w:val="-2"/>
        </w:rPr>
        <w:t>Size-weighting</w:t>
      </w:r>
      <w:r>
        <w:rPr>
          <w:spacing w:val="-13"/>
        </w:rPr>
        <w:t xml:space="preserve"> </w:t>
      </w:r>
      <w:r>
        <w:rPr>
          <w:spacing w:val="-2"/>
        </w:rPr>
        <w:t>up-weights</w:t>
      </w:r>
      <w:r>
        <w:rPr>
          <w:spacing w:val="-13"/>
        </w:rPr>
        <w:t xml:space="preserve"> </w:t>
      </w:r>
      <w:r>
        <w:rPr>
          <w:spacing w:val="-2"/>
        </w:rPr>
        <w:t>large</w:t>
      </w:r>
      <w:r>
        <w:rPr>
          <w:spacing w:val="-13"/>
        </w:rPr>
        <w:t xml:space="preserve"> </w:t>
      </w:r>
      <w:r>
        <w:rPr>
          <w:spacing w:val="-2"/>
        </w:rPr>
        <w:t>positions</w:t>
      </w:r>
      <w:r>
        <w:rPr>
          <w:spacing w:val="-13"/>
        </w:rPr>
        <w:t xml:space="preserve"> </w:t>
      </w:r>
      <w:r>
        <w:rPr>
          <w:spacing w:val="-2"/>
        </w:rPr>
        <w:t>and</w:t>
      </w:r>
      <w:r>
        <w:rPr>
          <w:spacing w:val="-13"/>
        </w:rPr>
        <w:t xml:space="preserve"> </w:t>
      </w:r>
      <w:r>
        <w:rPr>
          <w:spacing w:val="-2"/>
        </w:rPr>
        <w:t xml:space="preserve">can </w:t>
      </w:r>
      <w:r>
        <w:t>change</w:t>
      </w:r>
      <w:r>
        <w:rPr>
          <w:spacing w:val="-9"/>
        </w:rPr>
        <w:t xml:space="preserve"> </w:t>
      </w:r>
      <w:r>
        <w:t>the</w:t>
      </w:r>
      <w:r>
        <w:rPr>
          <w:spacing w:val="-9"/>
        </w:rPr>
        <w:t xml:space="preserve"> </w:t>
      </w:r>
      <w:r>
        <w:t>identity</w:t>
      </w:r>
      <w:r>
        <w:rPr>
          <w:spacing w:val="-9"/>
        </w:rPr>
        <w:t xml:space="preserve"> </w:t>
      </w:r>
      <w:r>
        <w:t>of</w:t>
      </w:r>
      <w:r>
        <w:rPr>
          <w:spacing w:val="-9"/>
        </w:rPr>
        <w:t xml:space="preserve"> </w:t>
      </w:r>
      <w:r>
        <w:t>top</w:t>
      </w:r>
      <w:r>
        <w:rPr>
          <w:spacing w:val="-9"/>
        </w:rPr>
        <w:t xml:space="preserve"> </w:t>
      </w:r>
      <w:r>
        <w:t>traders.</w:t>
      </w:r>
      <w:r>
        <w:rPr>
          <w:spacing w:val="14"/>
        </w:rPr>
        <w:t xml:space="preserve"> </w:t>
      </w:r>
      <w:r>
        <w:t>Primary</w:t>
      </w:r>
      <w:r>
        <w:rPr>
          <w:spacing w:val="-9"/>
        </w:rPr>
        <w:t xml:space="preserve"> </w:t>
      </w:r>
      <w:r>
        <w:t>tables</w:t>
      </w:r>
      <w:r>
        <w:rPr>
          <w:spacing w:val="-9"/>
        </w:rPr>
        <w:t xml:space="preserve"> </w:t>
      </w:r>
      <w:r>
        <w:t>use</w:t>
      </w:r>
      <w:r>
        <w:rPr>
          <w:spacing w:val="-9"/>
        </w:rPr>
        <w:t xml:space="preserve"> </w:t>
      </w:r>
      <w:r>
        <w:t>the</w:t>
      </w:r>
      <w:r>
        <w:rPr>
          <w:spacing w:val="-9"/>
        </w:rPr>
        <w:t xml:space="preserve"> </w:t>
      </w:r>
      <w:r>
        <w:t>raw-sum</w:t>
      </w:r>
      <w:r>
        <w:rPr>
          <w:spacing w:val="-9"/>
        </w:rPr>
        <w:t xml:space="preserve"> </w:t>
      </w:r>
      <w:r>
        <w:t>definition;</w:t>
      </w:r>
      <w:r>
        <w:rPr>
          <w:spacing w:val="-7"/>
        </w:rPr>
        <w:t xml:space="preserve"> </w:t>
      </w:r>
      <w:r>
        <w:t>size-weighted</w:t>
      </w:r>
      <w:r>
        <w:rPr>
          <w:spacing w:val="-9"/>
        </w:rPr>
        <w:t xml:space="preserve"> </w:t>
      </w:r>
      <w:r>
        <w:t xml:space="preserve">results </w:t>
      </w:r>
      <w:bookmarkStart w:id="256" w:name="Reproducibility"/>
      <w:bookmarkStart w:id="257" w:name="_bookmark74"/>
      <w:bookmarkEnd w:id="256"/>
      <w:bookmarkEnd w:id="257"/>
      <w:r>
        <w:t>appear only in robustness tables.</w:t>
      </w:r>
    </w:p>
    <w:p w14:paraId="00DC1FE2" w14:textId="77777777" w:rsidR="00350CFB" w:rsidRDefault="00350CFB">
      <w:pPr>
        <w:pStyle w:val="BodyText"/>
      </w:pPr>
    </w:p>
    <w:p w14:paraId="00DC1FE3" w14:textId="77777777" w:rsidR="00350CFB" w:rsidRDefault="00350CFB">
      <w:pPr>
        <w:pStyle w:val="BodyText"/>
        <w:spacing w:before="26"/>
      </w:pPr>
    </w:p>
    <w:p w14:paraId="00DC1FE4" w14:textId="77777777" w:rsidR="00350CFB" w:rsidRDefault="00283FFF">
      <w:pPr>
        <w:pStyle w:val="Heading2"/>
        <w:numPr>
          <w:ilvl w:val="1"/>
          <w:numId w:val="26"/>
        </w:numPr>
        <w:tabs>
          <w:tab w:val="left" w:pos="927"/>
        </w:tabs>
        <w:ind w:left="927" w:hanging="645"/>
        <w:jc w:val="both"/>
      </w:pPr>
      <w:r>
        <w:rPr>
          <w:spacing w:val="-2"/>
        </w:rPr>
        <w:t>Reproducibility</w:t>
      </w:r>
    </w:p>
    <w:p w14:paraId="00DC1FE5" w14:textId="77777777" w:rsidR="00350CFB" w:rsidRDefault="00350CFB">
      <w:pPr>
        <w:pStyle w:val="BodyText"/>
        <w:spacing w:before="24"/>
        <w:rPr>
          <w:b/>
          <w:sz w:val="28"/>
        </w:rPr>
      </w:pPr>
    </w:p>
    <w:p w14:paraId="00DC1FE6" w14:textId="77777777" w:rsidR="00350CFB" w:rsidRDefault="00283FFF">
      <w:pPr>
        <w:pStyle w:val="BodyText"/>
        <w:spacing w:line="396" w:lineRule="auto"/>
        <w:ind w:left="282" w:right="534" w:hanging="9"/>
        <w:jc w:val="both"/>
      </w:pPr>
      <w:r>
        <w:t xml:space="preserve">All empirical tables in Chapter </w:t>
      </w:r>
      <w:hyperlink w:anchor="_bookmark84" w:history="1">
        <w:r>
          <w:t>4</w:t>
        </w:r>
      </w:hyperlink>
      <w:r>
        <w:t xml:space="preserve"> are produced by an open evaluation pipeline.</w:t>
      </w:r>
      <w:r>
        <w:rPr>
          <w:spacing w:val="40"/>
        </w:rPr>
        <w:t xml:space="preserve"> </w:t>
      </w:r>
      <w:r>
        <w:t xml:space="preserve">After Phase 1–2 </w:t>
      </w:r>
      <w:r>
        <w:rPr>
          <w:spacing w:val="-2"/>
        </w:rPr>
        <w:t>parquet</w:t>
      </w:r>
      <w:r>
        <w:rPr>
          <w:spacing w:val="-5"/>
        </w:rPr>
        <w:t xml:space="preserve"> </w:t>
      </w:r>
      <w:r>
        <w:rPr>
          <w:spacing w:val="-2"/>
        </w:rPr>
        <w:t>artifacts</w:t>
      </w:r>
      <w:r>
        <w:rPr>
          <w:spacing w:val="-5"/>
        </w:rPr>
        <w:t xml:space="preserve"> </w:t>
      </w:r>
      <w:r>
        <w:rPr>
          <w:spacing w:val="-2"/>
        </w:rPr>
        <w:t>are</w:t>
      </w:r>
      <w:r>
        <w:rPr>
          <w:spacing w:val="-5"/>
        </w:rPr>
        <w:t xml:space="preserve"> </w:t>
      </w:r>
      <w:r>
        <w:rPr>
          <w:spacing w:val="-2"/>
        </w:rPr>
        <w:t>present, a</w:t>
      </w:r>
      <w:r>
        <w:rPr>
          <w:spacing w:val="-5"/>
        </w:rPr>
        <w:t xml:space="preserve"> </w:t>
      </w:r>
      <w:r>
        <w:rPr>
          <w:spacing w:val="-2"/>
        </w:rPr>
        <w:t>single</w:t>
      </w:r>
      <w:r>
        <w:rPr>
          <w:spacing w:val="-5"/>
        </w:rPr>
        <w:t xml:space="preserve"> </w:t>
      </w:r>
      <w:r>
        <w:rPr>
          <w:spacing w:val="-2"/>
        </w:rPr>
        <w:t>evaluation</w:t>
      </w:r>
      <w:r>
        <w:rPr>
          <w:spacing w:val="-5"/>
        </w:rPr>
        <w:t xml:space="preserve"> </w:t>
      </w:r>
      <w:r>
        <w:rPr>
          <w:spacing w:val="-2"/>
        </w:rPr>
        <w:t>driver</w:t>
      </w:r>
      <w:r>
        <w:rPr>
          <w:spacing w:val="-5"/>
        </w:rPr>
        <w:t xml:space="preserve"> </w:t>
      </w:r>
      <w:r>
        <w:rPr>
          <w:spacing w:val="-2"/>
        </w:rPr>
        <w:t>recomputes</w:t>
      </w:r>
      <w:r>
        <w:rPr>
          <w:spacing w:val="-5"/>
        </w:rPr>
        <w:t xml:space="preserve"> </w:t>
      </w:r>
      <w:r>
        <w:rPr>
          <w:spacing w:val="-2"/>
        </w:rPr>
        <w:t>proxies, alignment</w:t>
      </w:r>
      <w:r>
        <w:rPr>
          <w:spacing w:val="-5"/>
        </w:rPr>
        <w:t xml:space="preserve"> </w:t>
      </w:r>
      <w:r>
        <w:rPr>
          <w:spacing w:val="-2"/>
        </w:rPr>
        <w:t xml:space="preserve">statistics, and </w:t>
      </w:r>
      <w:r>
        <w:t>benchmarks</w:t>
      </w:r>
      <w:r>
        <w:rPr>
          <w:spacing w:val="-12"/>
        </w:rPr>
        <w:t xml:space="preserve"> </w:t>
      </w:r>
      <w:r>
        <w:t>from</w:t>
      </w:r>
      <w:r>
        <w:rPr>
          <w:spacing w:val="-12"/>
        </w:rPr>
        <w:t xml:space="preserve"> </w:t>
      </w:r>
      <w:r>
        <w:t>those</w:t>
      </w:r>
      <w:r>
        <w:rPr>
          <w:spacing w:val="-12"/>
        </w:rPr>
        <w:t xml:space="preserve"> </w:t>
      </w:r>
      <w:r>
        <w:t>inputs.</w:t>
      </w:r>
      <w:r>
        <w:rPr>
          <w:spacing w:val="12"/>
        </w:rPr>
        <w:t xml:space="preserve"> </w:t>
      </w:r>
      <w:r>
        <w:t>Command-line</w:t>
      </w:r>
      <w:r>
        <w:rPr>
          <w:spacing w:val="-12"/>
        </w:rPr>
        <w:t xml:space="preserve"> </w:t>
      </w:r>
      <w:r>
        <w:t>flags</w:t>
      </w:r>
      <w:r>
        <w:rPr>
          <w:spacing w:val="-12"/>
        </w:rPr>
        <w:t xml:space="preserve"> </w:t>
      </w:r>
      <w:r>
        <w:t>select</w:t>
      </w:r>
      <w:r>
        <w:rPr>
          <w:spacing w:val="-12"/>
        </w:rPr>
        <w:t xml:space="preserve"> </w:t>
      </w:r>
      <w:r>
        <w:t>cached</w:t>
      </w:r>
      <w:r>
        <w:rPr>
          <w:spacing w:val="-12"/>
        </w:rPr>
        <w:t xml:space="preserve"> </w:t>
      </w:r>
      <w:r>
        <w:t>BigQuery-derived</w:t>
      </w:r>
      <w:r>
        <w:rPr>
          <w:spacing w:val="-12"/>
        </w:rPr>
        <w:t xml:space="preserve"> </w:t>
      </w:r>
      <w:r>
        <w:t>inputs</w:t>
      </w:r>
      <w:r>
        <w:rPr>
          <w:spacing w:val="-12"/>
        </w:rPr>
        <w:t xml:space="preserve"> </w:t>
      </w:r>
      <w:r>
        <w:t xml:space="preserve">versus synthetic fixtures, enable damping, top-token, sample-size, and GMX-proxy variant sweeps, and export the result tables reported in Chapter </w:t>
      </w:r>
      <w:hyperlink w:anchor="_bookmark84" w:history="1">
        <w:r>
          <w:t>4</w:t>
        </w:r>
      </w:hyperlink>
      <w:r>
        <w:t>.</w:t>
      </w:r>
      <w:r>
        <w:rPr>
          <w:spacing w:val="40"/>
        </w:rPr>
        <w:t xml:space="preserve"> </w:t>
      </w:r>
      <w:r>
        <w:t>Observation window, damping, decay parameters, topic hashes, and benchmark seeds are collected in a single versioned configuration file.</w:t>
      </w:r>
      <w:r>
        <w:rPr>
          <w:spacing w:val="40"/>
        </w:rPr>
        <w:t xml:space="preserve"> </w:t>
      </w:r>
      <w:r>
        <w:t>Fixture mode supports offline verification without cloud credentials.</w:t>
      </w:r>
    </w:p>
    <w:p w14:paraId="00DC1FE7" w14:textId="77777777" w:rsidR="00350CFB" w:rsidRDefault="00283FFF">
      <w:pPr>
        <w:pStyle w:val="BodyText"/>
        <w:spacing w:before="21" w:line="396" w:lineRule="auto"/>
        <w:ind w:left="282" w:right="523"/>
        <w:jc w:val="both"/>
      </w:pPr>
      <w:r>
        <w:t>Reproducible</w:t>
      </w:r>
      <w:r>
        <w:rPr>
          <w:spacing w:val="-15"/>
        </w:rPr>
        <w:t xml:space="preserve"> </w:t>
      </w:r>
      <w:r>
        <w:t>elements</w:t>
      </w:r>
      <w:r>
        <w:rPr>
          <w:spacing w:val="-15"/>
        </w:rPr>
        <w:t xml:space="preserve"> </w:t>
      </w:r>
      <w:r>
        <w:t>include:</w:t>
      </w:r>
      <w:r>
        <w:rPr>
          <w:spacing w:val="5"/>
        </w:rPr>
        <w:t xml:space="preserve"> </w:t>
      </w:r>
      <w:r>
        <w:t>deterministic</w:t>
      </w:r>
      <w:r>
        <w:rPr>
          <w:spacing w:val="-15"/>
        </w:rPr>
        <w:t xml:space="preserve"> </w:t>
      </w:r>
      <w:r>
        <w:t>wallet</w:t>
      </w:r>
      <w:r>
        <w:rPr>
          <w:spacing w:val="-15"/>
        </w:rPr>
        <w:t xml:space="preserve"> </w:t>
      </w:r>
      <w:r>
        <w:t>subsampling</w:t>
      </w:r>
      <w:r>
        <w:rPr>
          <w:spacing w:val="-15"/>
        </w:rPr>
        <w:t xml:space="preserve"> </w:t>
      </w:r>
      <w:r>
        <w:t>via</w:t>
      </w:r>
      <w:r>
        <w:rPr>
          <w:spacing w:val="-15"/>
        </w:rPr>
        <w:t xml:space="preserve"> </w:t>
      </w:r>
      <w:r>
        <w:t>SHA256</w:t>
      </w:r>
      <w:r>
        <w:rPr>
          <w:spacing w:val="-15"/>
        </w:rPr>
        <w:t xml:space="preserve"> </w:t>
      </w:r>
      <w:r>
        <w:t>seeds;</w:t>
      </w:r>
      <w:r>
        <w:rPr>
          <w:spacing w:val="-13"/>
        </w:rPr>
        <w:t xml:space="preserve"> </w:t>
      </w:r>
      <w:r>
        <w:t>fixed</w:t>
      </w:r>
      <w:r>
        <w:rPr>
          <w:spacing w:val="-15"/>
        </w:rPr>
        <w:t xml:space="preserve"> </w:t>
      </w:r>
      <w:r>
        <w:t>PageR-ank</w:t>
      </w:r>
      <w:r>
        <w:rPr>
          <w:spacing w:val="24"/>
        </w:rPr>
        <w:t xml:space="preserve"> </w:t>
      </w:r>
      <w:r>
        <w:t>tolerance</w:t>
      </w:r>
      <w:r>
        <w:rPr>
          <w:spacing w:val="24"/>
        </w:rPr>
        <w:t xml:space="preserve"> </w:t>
      </w:r>
      <w:r>
        <w:t>and</w:t>
      </w:r>
      <w:r>
        <w:rPr>
          <w:spacing w:val="25"/>
        </w:rPr>
        <w:t xml:space="preserve"> </w:t>
      </w:r>
      <w:r>
        <w:t>iteration</w:t>
      </w:r>
      <w:r>
        <w:rPr>
          <w:spacing w:val="24"/>
        </w:rPr>
        <w:t xml:space="preserve"> </w:t>
      </w:r>
      <w:r>
        <w:t>caps;</w:t>
      </w:r>
      <w:r>
        <w:rPr>
          <w:spacing w:val="38"/>
        </w:rPr>
        <w:t xml:space="preserve"> </w:t>
      </w:r>
      <w:r>
        <w:t>explicit</w:t>
      </w:r>
      <w:r>
        <w:rPr>
          <w:spacing w:val="24"/>
        </w:rPr>
        <w:t xml:space="preserve"> </w:t>
      </w:r>
      <w:r>
        <w:t>proxy</w:t>
      </w:r>
      <w:r>
        <w:rPr>
          <w:spacing w:val="25"/>
        </w:rPr>
        <w:t xml:space="preserve"> </w:t>
      </w:r>
      <w:r>
        <w:t>formulas</w:t>
      </w:r>
      <w:r>
        <w:rPr>
          <w:spacing w:val="24"/>
        </w:rPr>
        <w:t xml:space="preserve"> </w:t>
      </w:r>
      <w:r>
        <w:t>in</w:t>
      </w:r>
      <w:r>
        <w:rPr>
          <w:spacing w:val="24"/>
        </w:rPr>
        <w:t xml:space="preserve"> </w:t>
      </w:r>
      <w:r>
        <w:t>Section</w:t>
      </w:r>
      <w:r>
        <w:rPr>
          <w:spacing w:val="24"/>
        </w:rPr>
        <w:t xml:space="preserve"> </w:t>
      </w:r>
      <w:hyperlink w:anchor="_bookmark66" w:history="1">
        <w:r>
          <w:t>3.9</w:t>
        </w:r>
      </w:hyperlink>
      <w:r>
        <w:t>;</w:t>
      </w:r>
      <w:r>
        <w:rPr>
          <w:spacing w:val="38"/>
        </w:rPr>
        <w:t xml:space="preserve"> </w:t>
      </w:r>
      <w:r>
        <w:t>and</w:t>
      </w:r>
      <w:r>
        <w:rPr>
          <w:spacing w:val="24"/>
        </w:rPr>
        <w:t xml:space="preserve"> </w:t>
      </w:r>
      <w:r>
        <w:t>logged</w:t>
      </w:r>
      <w:r>
        <w:rPr>
          <w:spacing w:val="25"/>
        </w:rPr>
        <w:t xml:space="preserve"> </w:t>
      </w:r>
      <w:r>
        <w:t>extraction</w:t>
      </w:r>
    </w:p>
    <w:p w14:paraId="00DC1FE8" w14:textId="77777777" w:rsidR="00350CFB" w:rsidRDefault="00350CFB">
      <w:pPr>
        <w:pStyle w:val="BodyText"/>
        <w:spacing w:line="396" w:lineRule="auto"/>
        <w:jc w:val="both"/>
        <w:sectPr w:rsidR="00350CFB">
          <w:pgSz w:w="11910" w:h="16840"/>
          <w:pgMar w:top="1920" w:right="708" w:bottom="2300" w:left="992" w:header="0" w:footer="2115" w:gutter="0"/>
          <w:cols w:space="720"/>
        </w:sectPr>
      </w:pPr>
    </w:p>
    <w:p w14:paraId="00DC1FE9" w14:textId="77777777" w:rsidR="00350CFB" w:rsidRDefault="00283FFF">
      <w:pPr>
        <w:pStyle w:val="BodyText"/>
        <w:spacing w:before="72" w:line="396" w:lineRule="auto"/>
        <w:ind w:left="273" w:right="563" w:firstLine="8"/>
        <w:jc w:val="both"/>
      </w:pPr>
      <w:r>
        <w:lastRenderedPageBreak/>
        <w:t>manifests.</w:t>
      </w:r>
      <w:r>
        <w:rPr>
          <w:spacing w:val="27"/>
        </w:rPr>
        <w:t xml:space="preserve"> </w:t>
      </w:r>
      <w:r>
        <w:t xml:space="preserve">Peer reviewers can regenerate alignment and benchmark tables from the same parquet </w:t>
      </w:r>
      <w:bookmarkStart w:id="258" w:name="Sampling_considerations_and_missingness"/>
      <w:bookmarkStart w:id="259" w:name="_bookmark75"/>
      <w:bookmarkEnd w:id="258"/>
      <w:bookmarkEnd w:id="259"/>
      <w:r>
        <w:t>without re-querying BigQuery.</w:t>
      </w:r>
    </w:p>
    <w:p w14:paraId="00DC1FEA" w14:textId="77777777" w:rsidR="00350CFB" w:rsidRDefault="00350CFB">
      <w:pPr>
        <w:pStyle w:val="BodyText"/>
        <w:spacing w:before="160"/>
      </w:pPr>
    </w:p>
    <w:p w14:paraId="00DC1FEB" w14:textId="77777777" w:rsidR="00350CFB" w:rsidRDefault="00283FFF">
      <w:pPr>
        <w:pStyle w:val="Heading2"/>
        <w:numPr>
          <w:ilvl w:val="1"/>
          <w:numId w:val="26"/>
        </w:numPr>
        <w:tabs>
          <w:tab w:val="left" w:pos="927"/>
        </w:tabs>
        <w:spacing w:before="1"/>
        <w:ind w:left="927" w:hanging="645"/>
      </w:pPr>
      <w:r>
        <w:t>Sampling</w:t>
      </w:r>
      <w:r>
        <w:rPr>
          <w:spacing w:val="18"/>
        </w:rPr>
        <w:t xml:space="preserve"> </w:t>
      </w:r>
      <w:r>
        <w:t>considerations</w:t>
      </w:r>
      <w:r>
        <w:rPr>
          <w:spacing w:val="18"/>
        </w:rPr>
        <w:t xml:space="preserve"> </w:t>
      </w:r>
      <w:r>
        <w:t>and</w:t>
      </w:r>
      <w:r>
        <w:rPr>
          <w:spacing w:val="18"/>
        </w:rPr>
        <w:t xml:space="preserve"> </w:t>
      </w:r>
      <w:r>
        <w:rPr>
          <w:spacing w:val="-2"/>
        </w:rPr>
        <w:t>missingness</w:t>
      </w:r>
    </w:p>
    <w:p w14:paraId="00DC1FEC" w14:textId="77777777" w:rsidR="00350CFB" w:rsidRDefault="00350CFB">
      <w:pPr>
        <w:pStyle w:val="BodyText"/>
        <w:spacing w:before="23"/>
        <w:rPr>
          <w:b/>
          <w:sz w:val="28"/>
        </w:rPr>
      </w:pPr>
    </w:p>
    <w:p w14:paraId="00DC1FED" w14:textId="77777777" w:rsidR="00350CFB" w:rsidRDefault="00283FFF">
      <w:pPr>
        <w:pStyle w:val="BodyText"/>
        <w:spacing w:before="1" w:line="396" w:lineRule="auto"/>
        <w:ind w:left="282" w:right="524" w:hanging="8"/>
        <w:jc w:val="both"/>
      </w:pPr>
      <w:r>
        <w:t>The matched cohort is a purposeful sample, not a random sample of all Arbitrum addresses.</w:t>
      </w:r>
      <w:r>
        <w:rPr>
          <w:spacing w:val="40"/>
        </w:rPr>
        <w:t xml:space="preserve"> </w:t>
      </w:r>
      <w:r>
        <w:t xml:space="preserve">El-igibility requires GMX activity and reputation-subgraph connectivity, so results speak to </w:t>
      </w:r>
      <w:r>
        <w:rPr>
          <w:i/>
        </w:rPr>
        <w:t>active perpetual traders with observable approval or transfer structure</w:t>
      </w:r>
      <w:r>
        <w:t>.</w:t>
      </w:r>
      <w:r>
        <w:rPr>
          <w:spacing w:val="40"/>
        </w:rPr>
        <w:t xml:space="preserve"> </w:t>
      </w:r>
      <w:r>
        <w:t>Idle wallets, pure holders, and addresses that interact only through non-ERC-20 mechanisms are out of scope by design.</w:t>
      </w:r>
    </w:p>
    <w:p w14:paraId="00DC1FEE" w14:textId="77777777" w:rsidR="00350CFB" w:rsidRDefault="00283FFF">
      <w:pPr>
        <w:pStyle w:val="BodyText"/>
        <w:spacing w:before="18" w:line="396" w:lineRule="auto"/>
        <w:ind w:left="282" w:right="560"/>
        <w:jc w:val="both"/>
      </w:pPr>
      <w:r>
        <w:t>Missingness</w:t>
      </w:r>
      <w:r>
        <w:rPr>
          <w:spacing w:val="-8"/>
        </w:rPr>
        <w:t xml:space="preserve"> </w:t>
      </w:r>
      <w:r>
        <w:t>arises</w:t>
      </w:r>
      <w:r>
        <w:rPr>
          <w:spacing w:val="-7"/>
        </w:rPr>
        <w:t xml:space="preserve"> </w:t>
      </w:r>
      <w:r>
        <w:t>in</w:t>
      </w:r>
      <w:r>
        <w:rPr>
          <w:spacing w:val="-7"/>
        </w:rPr>
        <w:t xml:space="preserve"> </w:t>
      </w:r>
      <w:r>
        <w:t>several</w:t>
      </w:r>
      <w:r>
        <w:rPr>
          <w:spacing w:val="-7"/>
        </w:rPr>
        <w:t xml:space="preserve"> </w:t>
      </w:r>
      <w:r>
        <w:t>forms. Tokens</w:t>
      </w:r>
      <w:r>
        <w:rPr>
          <w:spacing w:val="-8"/>
        </w:rPr>
        <w:t xml:space="preserve"> </w:t>
      </w:r>
      <w:r>
        <w:t>with</w:t>
      </w:r>
      <w:r>
        <w:rPr>
          <w:spacing w:val="-7"/>
        </w:rPr>
        <w:t xml:space="preserve"> </w:t>
      </w:r>
      <w:r>
        <w:t>unknown</w:t>
      </w:r>
      <w:r>
        <w:rPr>
          <w:spacing w:val="-7"/>
        </w:rPr>
        <w:t xml:space="preserve"> </w:t>
      </w:r>
      <w:r>
        <w:t>decimals</w:t>
      </w:r>
      <w:r>
        <w:rPr>
          <w:spacing w:val="-7"/>
        </w:rPr>
        <w:t xml:space="preserve"> </w:t>
      </w:r>
      <w:r>
        <w:t>may</w:t>
      </w:r>
      <w:r>
        <w:rPr>
          <w:spacing w:val="-8"/>
        </w:rPr>
        <w:t xml:space="preserve"> </w:t>
      </w:r>
      <w:r>
        <w:t>be</w:t>
      </w:r>
      <w:r>
        <w:rPr>
          <w:spacing w:val="-7"/>
        </w:rPr>
        <w:t xml:space="preserve"> </w:t>
      </w:r>
      <w:r>
        <w:t>dropped</w:t>
      </w:r>
      <w:r>
        <w:rPr>
          <w:spacing w:val="-7"/>
        </w:rPr>
        <w:t xml:space="preserve"> </w:t>
      </w:r>
      <w:r>
        <w:t>or</w:t>
      </w:r>
      <w:r>
        <w:rPr>
          <w:spacing w:val="-7"/>
        </w:rPr>
        <w:t xml:space="preserve"> </w:t>
      </w:r>
      <w:r>
        <w:t>defaulted during</w:t>
      </w:r>
      <w:r>
        <w:rPr>
          <w:spacing w:val="-15"/>
        </w:rPr>
        <w:t xml:space="preserve"> </w:t>
      </w:r>
      <w:r>
        <w:t>preprocessing;</w:t>
      </w:r>
      <w:r>
        <w:rPr>
          <w:spacing w:val="-15"/>
        </w:rPr>
        <w:t xml:space="preserve"> </w:t>
      </w:r>
      <w:r>
        <w:t>such</w:t>
      </w:r>
      <w:r>
        <w:rPr>
          <w:spacing w:val="-15"/>
        </w:rPr>
        <w:t xml:space="preserve"> </w:t>
      </w:r>
      <w:r>
        <w:t>decisions</w:t>
      </w:r>
      <w:r>
        <w:rPr>
          <w:spacing w:val="-15"/>
        </w:rPr>
        <w:t xml:space="preserve"> </w:t>
      </w:r>
      <w:r>
        <w:t>are</w:t>
      </w:r>
      <w:r>
        <w:rPr>
          <w:spacing w:val="-15"/>
        </w:rPr>
        <w:t xml:space="preserve"> </w:t>
      </w:r>
      <w:r>
        <w:t>logged</w:t>
      </w:r>
      <w:r>
        <w:rPr>
          <w:spacing w:val="-15"/>
        </w:rPr>
        <w:t xml:space="preserve"> </w:t>
      </w:r>
      <w:r>
        <w:t>in</w:t>
      </w:r>
      <w:r>
        <w:rPr>
          <w:spacing w:val="-15"/>
        </w:rPr>
        <w:t xml:space="preserve"> </w:t>
      </w:r>
      <w:r>
        <w:t>the</w:t>
      </w:r>
      <w:r>
        <w:rPr>
          <w:spacing w:val="-15"/>
        </w:rPr>
        <w:t xml:space="preserve"> </w:t>
      </w:r>
      <w:r>
        <w:t>pipeline.</w:t>
      </w:r>
      <w:r>
        <w:rPr>
          <w:spacing w:val="-15"/>
        </w:rPr>
        <w:t xml:space="preserve"> </w:t>
      </w:r>
      <w:r>
        <w:t>Approvals</w:t>
      </w:r>
      <w:r>
        <w:rPr>
          <w:spacing w:val="-15"/>
        </w:rPr>
        <w:t xml:space="preserve"> </w:t>
      </w:r>
      <w:r>
        <w:t>that</w:t>
      </w:r>
      <w:r>
        <w:rPr>
          <w:spacing w:val="-15"/>
        </w:rPr>
        <w:t xml:space="preserve"> </w:t>
      </w:r>
      <w:r>
        <w:t>never</w:t>
      </w:r>
      <w:r>
        <w:rPr>
          <w:spacing w:val="-15"/>
        </w:rPr>
        <w:t xml:space="preserve"> </w:t>
      </w:r>
      <w:r>
        <w:t>emit</w:t>
      </w:r>
      <w:r>
        <w:rPr>
          <w:spacing w:val="-15"/>
        </w:rPr>
        <w:t xml:space="preserve"> </w:t>
      </w:r>
      <w:r>
        <w:t>standard ERC-20</w:t>
      </w:r>
      <w:r>
        <w:rPr>
          <w:spacing w:val="-15"/>
        </w:rPr>
        <w:t xml:space="preserve"> </w:t>
      </w:r>
      <w:r>
        <w:t>logs</w:t>
      </w:r>
      <w:r>
        <w:rPr>
          <w:spacing w:val="-15"/>
        </w:rPr>
        <w:t xml:space="preserve"> </w:t>
      </w:r>
      <w:r>
        <w:t>(non-standard</w:t>
      </w:r>
      <w:r>
        <w:rPr>
          <w:spacing w:val="-15"/>
        </w:rPr>
        <w:t xml:space="preserve"> </w:t>
      </w:r>
      <w:r>
        <w:t>tokens)</w:t>
      </w:r>
      <w:r>
        <w:rPr>
          <w:spacing w:val="-15"/>
        </w:rPr>
        <w:t xml:space="preserve"> </w:t>
      </w:r>
      <w:r>
        <w:t>are</w:t>
      </w:r>
      <w:r>
        <w:rPr>
          <w:spacing w:val="-15"/>
        </w:rPr>
        <w:t xml:space="preserve"> </w:t>
      </w:r>
      <w:r>
        <w:t>invisible</w:t>
      </w:r>
      <w:r>
        <w:rPr>
          <w:spacing w:val="-15"/>
        </w:rPr>
        <w:t xml:space="preserve"> </w:t>
      </w:r>
      <w:r>
        <w:t>to</w:t>
      </w:r>
      <w:r>
        <w:rPr>
          <w:spacing w:val="-15"/>
        </w:rPr>
        <w:t xml:space="preserve"> </w:t>
      </w:r>
      <w:r>
        <w:t>EndorseRank.</w:t>
      </w:r>
      <w:r>
        <w:rPr>
          <w:spacing w:val="8"/>
        </w:rPr>
        <w:t xml:space="preserve"> </w:t>
      </w:r>
      <w:r>
        <w:t>Transfers</w:t>
      </w:r>
      <w:r>
        <w:rPr>
          <w:spacing w:val="-15"/>
        </w:rPr>
        <w:t xml:space="preserve"> </w:t>
      </w:r>
      <w:r>
        <w:t>that</w:t>
      </w:r>
      <w:r>
        <w:rPr>
          <w:spacing w:val="-15"/>
        </w:rPr>
        <w:t xml:space="preserve"> </w:t>
      </w:r>
      <w:r>
        <w:t>occur</w:t>
      </w:r>
      <w:r>
        <w:rPr>
          <w:spacing w:val="-15"/>
        </w:rPr>
        <w:t xml:space="preserve"> </w:t>
      </w:r>
      <w:r>
        <w:t>off-chain</w:t>
      </w:r>
      <w:r>
        <w:rPr>
          <w:spacing w:val="-15"/>
        </w:rPr>
        <w:t xml:space="preserve"> </w:t>
      </w:r>
      <w:r>
        <w:t>or through</w:t>
      </w:r>
      <w:r>
        <w:rPr>
          <w:spacing w:val="-14"/>
        </w:rPr>
        <w:t xml:space="preserve"> </w:t>
      </w:r>
      <w:r>
        <w:t>custodial</w:t>
      </w:r>
      <w:r>
        <w:rPr>
          <w:spacing w:val="-13"/>
        </w:rPr>
        <w:t xml:space="preserve"> </w:t>
      </w:r>
      <w:r>
        <w:t>systems</w:t>
      </w:r>
      <w:r>
        <w:rPr>
          <w:spacing w:val="-14"/>
        </w:rPr>
        <w:t xml:space="preserve"> </w:t>
      </w:r>
      <w:r>
        <w:t>never</w:t>
      </w:r>
      <w:r>
        <w:rPr>
          <w:spacing w:val="-14"/>
        </w:rPr>
        <w:t xml:space="preserve"> </w:t>
      </w:r>
      <w:r>
        <w:t>enter</w:t>
      </w:r>
      <w:r>
        <w:rPr>
          <w:spacing w:val="-14"/>
        </w:rPr>
        <w:t xml:space="preserve"> </w:t>
      </w:r>
      <w:r>
        <w:t>AWP.</w:t>
      </w:r>
      <w:r>
        <w:rPr>
          <w:spacing w:val="-14"/>
        </w:rPr>
        <w:t xml:space="preserve"> </w:t>
      </w:r>
      <w:r>
        <w:t>These</w:t>
      </w:r>
      <w:r>
        <w:rPr>
          <w:spacing w:val="-14"/>
        </w:rPr>
        <w:t xml:space="preserve"> </w:t>
      </w:r>
      <w:r>
        <w:t>missingness</w:t>
      </w:r>
      <w:r>
        <w:rPr>
          <w:spacing w:val="-14"/>
        </w:rPr>
        <w:t xml:space="preserve"> </w:t>
      </w:r>
      <w:r>
        <w:t>patterns</w:t>
      </w:r>
      <w:r>
        <w:rPr>
          <w:spacing w:val="-14"/>
        </w:rPr>
        <w:t xml:space="preserve"> </w:t>
      </w:r>
      <w:r>
        <w:t>bias</w:t>
      </w:r>
      <w:r>
        <w:rPr>
          <w:spacing w:val="-14"/>
        </w:rPr>
        <w:t xml:space="preserve"> </w:t>
      </w:r>
      <w:r>
        <w:t>both</w:t>
      </w:r>
      <w:r>
        <w:rPr>
          <w:spacing w:val="-14"/>
        </w:rPr>
        <w:t xml:space="preserve"> </w:t>
      </w:r>
      <w:r>
        <w:t>methods</w:t>
      </w:r>
      <w:r>
        <w:rPr>
          <w:spacing w:val="-14"/>
        </w:rPr>
        <w:t xml:space="preserve"> </w:t>
      </w:r>
      <w:r>
        <w:t>toward on-chain,</w:t>
      </w:r>
      <w:r>
        <w:rPr>
          <w:spacing w:val="-7"/>
        </w:rPr>
        <w:t xml:space="preserve"> </w:t>
      </w:r>
      <w:r>
        <w:t>standard-token</w:t>
      </w:r>
      <w:r>
        <w:rPr>
          <w:spacing w:val="-7"/>
        </w:rPr>
        <w:t xml:space="preserve"> </w:t>
      </w:r>
      <w:r>
        <w:t>activity—acceptable</w:t>
      </w:r>
      <w:r>
        <w:rPr>
          <w:spacing w:val="-7"/>
        </w:rPr>
        <w:t xml:space="preserve"> </w:t>
      </w:r>
      <w:r>
        <w:t>for</w:t>
      </w:r>
      <w:r>
        <w:rPr>
          <w:spacing w:val="-7"/>
        </w:rPr>
        <w:t xml:space="preserve"> </w:t>
      </w:r>
      <w:r>
        <w:t>an</w:t>
      </w:r>
      <w:r>
        <w:rPr>
          <w:spacing w:val="-7"/>
        </w:rPr>
        <w:t xml:space="preserve"> </w:t>
      </w:r>
      <w:r>
        <w:t>on-chain</w:t>
      </w:r>
      <w:r>
        <w:rPr>
          <w:spacing w:val="-7"/>
        </w:rPr>
        <w:t xml:space="preserve"> </w:t>
      </w:r>
      <w:r>
        <w:t>reputation</w:t>
      </w:r>
      <w:r>
        <w:rPr>
          <w:spacing w:val="-7"/>
        </w:rPr>
        <w:t xml:space="preserve"> </w:t>
      </w:r>
      <w:r>
        <w:t>study,</w:t>
      </w:r>
      <w:r>
        <w:rPr>
          <w:spacing w:val="-7"/>
        </w:rPr>
        <w:t xml:space="preserve"> </w:t>
      </w:r>
      <w:r>
        <w:t>but</w:t>
      </w:r>
      <w:r>
        <w:rPr>
          <w:spacing w:val="-7"/>
        </w:rPr>
        <w:t xml:space="preserve"> </w:t>
      </w:r>
      <w:r>
        <w:t>relevant</w:t>
      </w:r>
      <w:r>
        <w:rPr>
          <w:spacing w:val="-7"/>
        </w:rPr>
        <w:t xml:space="preserve"> </w:t>
      </w:r>
      <w:r>
        <w:t>when generalizing to the full user population of a protocol.</w:t>
      </w:r>
    </w:p>
    <w:p w14:paraId="00DC1FEF" w14:textId="77777777" w:rsidR="00350CFB" w:rsidRDefault="00283FFF">
      <w:pPr>
        <w:pStyle w:val="BodyText"/>
        <w:spacing w:before="20" w:line="396" w:lineRule="auto"/>
        <w:ind w:left="282" w:right="563"/>
        <w:jc w:val="both"/>
      </w:pPr>
      <w:r>
        <w:t>Supplemental addresses in the expanded wallet pool (</w:t>
      </w:r>
      <w:r>
        <w:rPr>
          <w:i/>
        </w:rPr>
        <w:t>N</w:t>
      </w:r>
      <w:r>
        <w:rPr>
          <w:i/>
          <w:spacing w:val="40"/>
        </w:rPr>
        <w:t xml:space="preserve"> </w:t>
      </w:r>
      <w:r>
        <w:t>= 31</w:t>
      </w:r>
      <w:r>
        <w:rPr>
          <w:i/>
        </w:rPr>
        <w:t>,</w:t>
      </w:r>
      <w:r>
        <w:t>612) increase coverage for runtime tests but do not automatically carry GMX labels.</w:t>
      </w:r>
      <w:r>
        <w:rPr>
          <w:spacing w:val="28"/>
        </w:rPr>
        <w:t xml:space="preserve"> </w:t>
      </w:r>
      <w:r>
        <w:t xml:space="preserve">Alignment claims therefore remain anchored to </w:t>
      </w:r>
      <w:bookmarkStart w:id="260" w:name="Implementation_notes"/>
      <w:bookmarkStart w:id="261" w:name="_bookmark76"/>
      <w:bookmarkEnd w:id="260"/>
      <w:bookmarkEnd w:id="261"/>
      <w:r>
        <w:rPr>
          <w:w w:val="105"/>
        </w:rPr>
        <w:t>the</w:t>
      </w:r>
      <w:r>
        <w:rPr>
          <w:spacing w:val="-12"/>
          <w:w w:val="105"/>
        </w:rPr>
        <w:t xml:space="preserve"> </w:t>
      </w:r>
      <w:r>
        <w:rPr>
          <w:w w:val="105"/>
        </w:rPr>
        <w:t>matched</w:t>
      </w:r>
      <w:r>
        <w:rPr>
          <w:spacing w:val="-12"/>
          <w:w w:val="105"/>
        </w:rPr>
        <w:t xml:space="preserve"> </w:t>
      </w:r>
      <w:r>
        <w:rPr>
          <w:w w:val="105"/>
        </w:rPr>
        <w:t>cohort</w:t>
      </w:r>
      <w:r>
        <w:rPr>
          <w:spacing w:val="-12"/>
          <w:w w:val="105"/>
        </w:rPr>
        <w:t xml:space="preserve"> </w:t>
      </w:r>
      <w:r>
        <w:rPr>
          <w:w w:val="105"/>
        </w:rPr>
        <w:t>(</w:t>
      </w:r>
      <w:r>
        <w:rPr>
          <w:i/>
          <w:w w:val="105"/>
        </w:rPr>
        <w:t>n</w:t>
      </w:r>
      <w:r>
        <w:rPr>
          <w:i/>
          <w:spacing w:val="-6"/>
          <w:w w:val="105"/>
        </w:rPr>
        <w:t xml:space="preserve"> </w:t>
      </w:r>
      <w:r>
        <w:rPr>
          <w:w w:val="105"/>
        </w:rPr>
        <w:t>=</w:t>
      </w:r>
      <w:r>
        <w:rPr>
          <w:spacing w:val="-6"/>
          <w:w w:val="105"/>
        </w:rPr>
        <w:t xml:space="preserve"> </w:t>
      </w:r>
      <w:r>
        <w:rPr>
          <w:w w:val="105"/>
        </w:rPr>
        <w:t>5</w:t>
      </w:r>
      <w:r>
        <w:rPr>
          <w:i/>
          <w:w w:val="105"/>
        </w:rPr>
        <w:t>,</w:t>
      </w:r>
      <w:r>
        <w:rPr>
          <w:w w:val="105"/>
        </w:rPr>
        <w:t>521),</w:t>
      </w:r>
      <w:r>
        <w:rPr>
          <w:spacing w:val="-12"/>
          <w:w w:val="105"/>
        </w:rPr>
        <w:t xml:space="preserve"> </w:t>
      </w:r>
      <w:r>
        <w:rPr>
          <w:w w:val="105"/>
        </w:rPr>
        <w:t>while</w:t>
      </w:r>
      <w:r>
        <w:rPr>
          <w:spacing w:val="-12"/>
          <w:w w:val="105"/>
        </w:rPr>
        <w:t xml:space="preserve"> </w:t>
      </w:r>
      <w:r>
        <w:rPr>
          <w:w w:val="105"/>
        </w:rPr>
        <w:t>scaling</w:t>
      </w:r>
      <w:r>
        <w:rPr>
          <w:spacing w:val="-12"/>
          <w:w w:val="105"/>
        </w:rPr>
        <w:t xml:space="preserve"> </w:t>
      </w:r>
      <w:r>
        <w:rPr>
          <w:w w:val="105"/>
        </w:rPr>
        <w:t>claims</w:t>
      </w:r>
      <w:r>
        <w:rPr>
          <w:spacing w:val="-12"/>
          <w:w w:val="105"/>
        </w:rPr>
        <w:t xml:space="preserve"> </w:t>
      </w:r>
      <w:r>
        <w:rPr>
          <w:w w:val="105"/>
        </w:rPr>
        <w:t>use</w:t>
      </w:r>
      <w:r>
        <w:rPr>
          <w:spacing w:val="-12"/>
          <w:w w:val="105"/>
        </w:rPr>
        <w:t xml:space="preserve"> </w:t>
      </w:r>
      <w:r>
        <w:rPr>
          <w:w w:val="105"/>
        </w:rPr>
        <w:t>the</w:t>
      </w:r>
      <w:r>
        <w:rPr>
          <w:spacing w:val="-12"/>
          <w:w w:val="105"/>
        </w:rPr>
        <w:t xml:space="preserve"> </w:t>
      </w:r>
      <w:r>
        <w:rPr>
          <w:w w:val="105"/>
        </w:rPr>
        <w:t>pool.</w:t>
      </w:r>
    </w:p>
    <w:p w14:paraId="00DC1FF0" w14:textId="77777777" w:rsidR="00350CFB" w:rsidRDefault="00350CFB">
      <w:pPr>
        <w:pStyle w:val="BodyText"/>
        <w:spacing w:before="161"/>
      </w:pPr>
    </w:p>
    <w:p w14:paraId="00DC1FF1" w14:textId="77777777" w:rsidR="00350CFB" w:rsidRDefault="00283FFF">
      <w:pPr>
        <w:pStyle w:val="Heading2"/>
        <w:numPr>
          <w:ilvl w:val="1"/>
          <w:numId w:val="26"/>
        </w:numPr>
        <w:tabs>
          <w:tab w:val="left" w:pos="927"/>
        </w:tabs>
        <w:spacing w:before="1"/>
        <w:ind w:left="927" w:hanging="645"/>
      </w:pPr>
      <w:r>
        <w:t>Implementation</w:t>
      </w:r>
      <w:r>
        <w:rPr>
          <w:spacing w:val="26"/>
        </w:rPr>
        <w:t xml:space="preserve"> </w:t>
      </w:r>
      <w:r>
        <w:rPr>
          <w:spacing w:val="-2"/>
        </w:rPr>
        <w:t>notes</w:t>
      </w:r>
    </w:p>
    <w:p w14:paraId="00DC1FF2" w14:textId="77777777" w:rsidR="00350CFB" w:rsidRDefault="00350CFB">
      <w:pPr>
        <w:pStyle w:val="BodyText"/>
        <w:spacing w:before="23"/>
        <w:rPr>
          <w:b/>
          <w:sz w:val="28"/>
        </w:rPr>
      </w:pPr>
    </w:p>
    <w:p w14:paraId="00DC1FF3" w14:textId="77777777" w:rsidR="00350CFB" w:rsidRDefault="00283FFF">
      <w:pPr>
        <w:pStyle w:val="BodyText"/>
        <w:spacing w:before="1" w:line="396" w:lineRule="auto"/>
        <w:ind w:left="282" w:right="523"/>
        <w:jc w:val="both"/>
      </w:pPr>
      <w:r>
        <w:t>PageRank</w:t>
      </w:r>
      <w:r>
        <w:rPr>
          <w:spacing w:val="-5"/>
        </w:rPr>
        <w:t xml:space="preserve"> </w:t>
      </w:r>
      <w:r>
        <w:t>is</w:t>
      </w:r>
      <w:r>
        <w:rPr>
          <w:spacing w:val="-5"/>
        </w:rPr>
        <w:t xml:space="preserve"> </w:t>
      </w:r>
      <w:r>
        <w:t>implemented</w:t>
      </w:r>
      <w:r>
        <w:rPr>
          <w:spacing w:val="-5"/>
        </w:rPr>
        <w:t xml:space="preserve"> </w:t>
      </w:r>
      <w:r>
        <w:t>with</w:t>
      </w:r>
      <w:r>
        <w:rPr>
          <w:spacing w:val="-5"/>
        </w:rPr>
        <w:t xml:space="preserve"> </w:t>
      </w:r>
      <w:r>
        <w:t>sparse</w:t>
      </w:r>
      <w:r>
        <w:rPr>
          <w:spacing w:val="-5"/>
        </w:rPr>
        <w:t xml:space="preserve"> </w:t>
      </w:r>
      <w:r>
        <w:t>adjacency</w:t>
      </w:r>
      <w:r>
        <w:rPr>
          <w:spacing w:val="-5"/>
        </w:rPr>
        <w:t xml:space="preserve"> </w:t>
      </w:r>
      <w:r>
        <w:t>lists</w:t>
      </w:r>
      <w:r>
        <w:rPr>
          <w:spacing w:val="-5"/>
        </w:rPr>
        <w:t xml:space="preserve"> </w:t>
      </w:r>
      <w:r>
        <w:t>and</w:t>
      </w:r>
      <w:r>
        <w:rPr>
          <w:spacing w:val="-5"/>
        </w:rPr>
        <w:t xml:space="preserve"> </w:t>
      </w:r>
      <w:r>
        <w:t>power</w:t>
      </w:r>
      <w:r>
        <w:rPr>
          <w:spacing w:val="-5"/>
        </w:rPr>
        <w:t xml:space="preserve"> </w:t>
      </w:r>
      <w:r>
        <w:t>iteration</w:t>
      </w:r>
      <w:r>
        <w:rPr>
          <w:spacing w:val="-5"/>
        </w:rPr>
        <w:t xml:space="preserve"> </w:t>
      </w:r>
      <w:r>
        <w:t>in</w:t>
      </w:r>
      <w:r>
        <w:rPr>
          <w:spacing w:val="-5"/>
        </w:rPr>
        <w:t xml:space="preserve"> </w:t>
      </w:r>
      <w:r>
        <w:t>Python,</w:t>
      </w:r>
      <w:r>
        <w:rPr>
          <w:spacing w:val="-5"/>
        </w:rPr>
        <w:t xml:space="preserve"> </w:t>
      </w:r>
      <w:r>
        <w:t>with</w:t>
      </w:r>
      <w:r>
        <w:rPr>
          <w:spacing w:val="-5"/>
        </w:rPr>
        <w:t xml:space="preserve"> </w:t>
      </w:r>
      <w:r>
        <w:t>optional NumPy</w:t>
      </w:r>
      <w:r>
        <w:rPr>
          <w:spacing w:val="-15"/>
        </w:rPr>
        <w:t xml:space="preserve"> </w:t>
      </w:r>
      <w:r>
        <w:t>vectorization</w:t>
      </w:r>
      <w:r>
        <w:rPr>
          <w:spacing w:val="-15"/>
        </w:rPr>
        <w:t xml:space="preserve"> </w:t>
      </w:r>
      <w:r>
        <w:t>for</w:t>
      </w:r>
      <w:r>
        <w:rPr>
          <w:spacing w:val="-15"/>
        </w:rPr>
        <w:t xml:space="preserve"> </w:t>
      </w:r>
      <w:r>
        <w:t>score</w:t>
      </w:r>
      <w:r>
        <w:rPr>
          <w:spacing w:val="-15"/>
        </w:rPr>
        <w:t xml:space="preserve"> </w:t>
      </w:r>
      <w:r>
        <w:t>updates.</w:t>
      </w:r>
      <w:r>
        <w:rPr>
          <w:spacing w:val="-10"/>
        </w:rPr>
        <w:t xml:space="preserve"> </w:t>
      </w:r>
      <w:r>
        <w:t>Graphs</w:t>
      </w:r>
      <w:r>
        <w:rPr>
          <w:spacing w:val="-15"/>
        </w:rPr>
        <w:t xml:space="preserve"> </w:t>
      </w:r>
      <w:r>
        <w:t>are</w:t>
      </w:r>
      <w:r>
        <w:rPr>
          <w:spacing w:val="-15"/>
        </w:rPr>
        <w:t xml:space="preserve"> </w:t>
      </w:r>
      <w:r>
        <w:t>built</w:t>
      </w:r>
      <w:r>
        <w:rPr>
          <w:spacing w:val="-15"/>
        </w:rPr>
        <w:t xml:space="preserve"> </w:t>
      </w:r>
      <w:r>
        <w:t>once</w:t>
      </w:r>
      <w:r>
        <w:rPr>
          <w:spacing w:val="-15"/>
        </w:rPr>
        <w:t xml:space="preserve"> </w:t>
      </w:r>
      <w:r>
        <w:t>per</w:t>
      </w:r>
      <w:r>
        <w:rPr>
          <w:spacing w:val="-15"/>
        </w:rPr>
        <w:t xml:space="preserve"> </w:t>
      </w:r>
      <w:r>
        <w:t>configuration;</w:t>
      </w:r>
      <w:r>
        <w:rPr>
          <w:spacing w:val="-13"/>
        </w:rPr>
        <w:t xml:space="preserve"> </w:t>
      </w:r>
      <w:r>
        <w:t>timed</w:t>
      </w:r>
      <w:r>
        <w:rPr>
          <w:spacing w:val="-15"/>
        </w:rPr>
        <w:t xml:space="preserve"> </w:t>
      </w:r>
      <w:r>
        <w:t>benchmarks exclude</w:t>
      </w:r>
      <w:r>
        <w:rPr>
          <w:spacing w:val="-4"/>
        </w:rPr>
        <w:t xml:space="preserve"> </w:t>
      </w:r>
      <w:r>
        <w:t>I/O</w:t>
      </w:r>
      <w:r>
        <w:rPr>
          <w:spacing w:val="-4"/>
        </w:rPr>
        <w:t xml:space="preserve"> </w:t>
      </w:r>
      <w:r>
        <w:t>and</w:t>
      </w:r>
      <w:r>
        <w:rPr>
          <w:spacing w:val="-4"/>
        </w:rPr>
        <w:t xml:space="preserve"> </w:t>
      </w:r>
      <w:r>
        <w:t>preprocessing.</w:t>
      </w:r>
      <w:r>
        <w:rPr>
          <w:spacing w:val="19"/>
        </w:rPr>
        <w:t xml:space="preserve"> </w:t>
      </w:r>
      <w:r>
        <w:t>Randomness</w:t>
      </w:r>
      <w:r>
        <w:rPr>
          <w:spacing w:val="-4"/>
        </w:rPr>
        <w:t xml:space="preserve"> </w:t>
      </w:r>
      <w:r>
        <w:t>enters</w:t>
      </w:r>
      <w:r>
        <w:rPr>
          <w:spacing w:val="-4"/>
        </w:rPr>
        <w:t xml:space="preserve"> </w:t>
      </w:r>
      <w:r>
        <w:t>only</w:t>
      </w:r>
      <w:r>
        <w:rPr>
          <w:spacing w:val="-4"/>
        </w:rPr>
        <w:t xml:space="preserve"> </w:t>
      </w:r>
      <w:r>
        <w:t>through</w:t>
      </w:r>
      <w:r>
        <w:rPr>
          <w:spacing w:val="-4"/>
        </w:rPr>
        <w:t xml:space="preserve"> </w:t>
      </w:r>
      <w:r>
        <w:t>optional</w:t>
      </w:r>
      <w:r>
        <w:rPr>
          <w:spacing w:val="-4"/>
        </w:rPr>
        <w:t xml:space="preserve"> </w:t>
      </w:r>
      <w:r>
        <w:t>fixture</w:t>
      </w:r>
      <w:r>
        <w:rPr>
          <w:spacing w:val="-4"/>
        </w:rPr>
        <w:t xml:space="preserve"> </w:t>
      </w:r>
      <w:r>
        <w:t>generation;</w:t>
      </w:r>
      <w:r>
        <w:rPr>
          <w:spacing w:val="-3"/>
        </w:rPr>
        <w:t xml:space="preserve"> </w:t>
      </w:r>
      <w:r>
        <w:t>real-data evaluation is deterministic given parquet inputs and configuration seeds.</w:t>
      </w:r>
      <w:r>
        <w:rPr>
          <w:spacing w:val="40"/>
        </w:rPr>
        <w:t xml:space="preserve"> </w:t>
      </w:r>
      <w:r>
        <w:t xml:space="preserve">Floating-point dif-ferences across machines are expected to be negligible relative to the reported </w:t>
      </w:r>
      <w:r>
        <w:rPr>
          <w:i/>
        </w:rPr>
        <w:t xml:space="preserve">τ </w:t>
      </w:r>
      <w:r>
        <w:t>precision (three decimal places).</w:t>
      </w:r>
    </w:p>
    <w:p w14:paraId="00DC1FF4" w14:textId="77777777" w:rsidR="00350CFB" w:rsidRDefault="00283FFF">
      <w:pPr>
        <w:pStyle w:val="BodyText"/>
        <w:spacing w:before="20"/>
        <w:ind w:left="282"/>
        <w:jc w:val="both"/>
      </w:pPr>
      <w:r>
        <w:t>Figures</w:t>
      </w:r>
      <w:r>
        <w:rPr>
          <w:spacing w:val="7"/>
        </w:rPr>
        <w:t xml:space="preserve"> </w:t>
      </w:r>
      <w:r>
        <w:t>are</w:t>
      </w:r>
      <w:r>
        <w:rPr>
          <w:spacing w:val="8"/>
        </w:rPr>
        <w:t xml:space="preserve"> </w:t>
      </w:r>
      <w:r>
        <w:t>generated</w:t>
      </w:r>
      <w:r>
        <w:rPr>
          <w:spacing w:val="8"/>
        </w:rPr>
        <w:t xml:space="preserve"> </w:t>
      </w:r>
      <w:r>
        <w:t>from</w:t>
      </w:r>
      <w:r>
        <w:rPr>
          <w:spacing w:val="8"/>
        </w:rPr>
        <w:t xml:space="preserve"> </w:t>
      </w:r>
      <w:r>
        <w:t>the</w:t>
      </w:r>
      <w:r>
        <w:rPr>
          <w:spacing w:val="7"/>
        </w:rPr>
        <w:t xml:space="preserve"> </w:t>
      </w:r>
      <w:r>
        <w:t>same</w:t>
      </w:r>
      <w:r>
        <w:rPr>
          <w:spacing w:val="8"/>
        </w:rPr>
        <w:t xml:space="preserve"> </w:t>
      </w:r>
      <w:r>
        <w:t>evaluation</w:t>
      </w:r>
      <w:r>
        <w:rPr>
          <w:spacing w:val="8"/>
        </w:rPr>
        <w:t xml:space="preserve"> </w:t>
      </w:r>
      <w:r>
        <w:t>artifacts</w:t>
      </w:r>
      <w:r>
        <w:rPr>
          <w:spacing w:val="8"/>
        </w:rPr>
        <w:t xml:space="preserve"> </w:t>
      </w:r>
      <w:r>
        <w:t>as</w:t>
      </w:r>
      <w:r>
        <w:rPr>
          <w:spacing w:val="7"/>
        </w:rPr>
        <w:t xml:space="preserve"> </w:t>
      </w:r>
      <w:r>
        <w:t>the</w:t>
      </w:r>
      <w:r>
        <w:rPr>
          <w:spacing w:val="8"/>
        </w:rPr>
        <w:t xml:space="preserve"> </w:t>
      </w:r>
      <w:r>
        <w:t>tables,</w:t>
      </w:r>
      <w:r>
        <w:rPr>
          <w:spacing w:val="11"/>
        </w:rPr>
        <w:t xml:space="preserve"> </w:t>
      </w:r>
      <w:r>
        <w:t>so</w:t>
      </w:r>
      <w:r>
        <w:rPr>
          <w:spacing w:val="8"/>
        </w:rPr>
        <w:t xml:space="preserve"> </w:t>
      </w:r>
      <w:r>
        <w:t>reported</w:t>
      </w:r>
      <w:r>
        <w:rPr>
          <w:spacing w:val="8"/>
        </w:rPr>
        <w:t xml:space="preserve"> </w:t>
      </w:r>
      <w:r>
        <w:t>numerics</w:t>
      </w:r>
      <w:r>
        <w:rPr>
          <w:spacing w:val="8"/>
        </w:rPr>
        <w:t xml:space="preserve"> </w:t>
      </w:r>
      <w:r>
        <w:rPr>
          <w:spacing w:val="-5"/>
        </w:rPr>
        <w:t>and</w:t>
      </w:r>
    </w:p>
    <w:p w14:paraId="00DC1FF5" w14:textId="77777777" w:rsidR="00350CFB" w:rsidRDefault="00350CFB">
      <w:pPr>
        <w:pStyle w:val="BodyText"/>
        <w:jc w:val="both"/>
        <w:sectPr w:rsidR="00350CFB">
          <w:pgSz w:w="11910" w:h="16840"/>
          <w:pgMar w:top="1840" w:right="708" w:bottom="2300" w:left="992" w:header="0" w:footer="2115" w:gutter="0"/>
          <w:cols w:space="720"/>
        </w:sectPr>
      </w:pPr>
    </w:p>
    <w:p w14:paraId="00DC1FF6" w14:textId="77777777" w:rsidR="00350CFB" w:rsidRDefault="00283FFF">
      <w:pPr>
        <w:pStyle w:val="BodyText"/>
        <w:spacing w:before="72"/>
        <w:ind w:left="282"/>
        <w:jc w:val="both"/>
      </w:pPr>
      <w:bookmarkStart w:id="262" w:name="Ethics"/>
      <w:bookmarkStart w:id="263" w:name="_bookmark77"/>
      <w:bookmarkEnd w:id="262"/>
      <w:bookmarkEnd w:id="263"/>
      <w:r>
        <w:lastRenderedPageBreak/>
        <w:t>plots</w:t>
      </w:r>
      <w:r>
        <w:rPr>
          <w:spacing w:val="-9"/>
        </w:rPr>
        <w:t xml:space="preserve"> </w:t>
      </w:r>
      <w:r>
        <w:t>remain</w:t>
      </w:r>
      <w:r>
        <w:rPr>
          <w:spacing w:val="-9"/>
        </w:rPr>
        <w:t xml:space="preserve"> </w:t>
      </w:r>
      <w:r>
        <w:rPr>
          <w:spacing w:val="-2"/>
        </w:rPr>
        <w:t>consistent.</w:t>
      </w:r>
    </w:p>
    <w:p w14:paraId="00DC1FF7" w14:textId="77777777" w:rsidR="00350CFB" w:rsidRDefault="00350CFB">
      <w:pPr>
        <w:pStyle w:val="BodyText"/>
      </w:pPr>
    </w:p>
    <w:p w14:paraId="00DC1FF8" w14:textId="77777777" w:rsidR="00350CFB" w:rsidRDefault="00350CFB">
      <w:pPr>
        <w:pStyle w:val="BodyText"/>
        <w:spacing w:before="63"/>
      </w:pPr>
    </w:p>
    <w:p w14:paraId="00DC1FF9" w14:textId="77777777" w:rsidR="00350CFB" w:rsidRDefault="00283FFF">
      <w:pPr>
        <w:pStyle w:val="Heading2"/>
        <w:numPr>
          <w:ilvl w:val="1"/>
          <w:numId w:val="26"/>
        </w:numPr>
        <w:tabs>
          <w:tab w:val="left" w:pos="927"/>
        </w:tabs>
        <w:ind w:left="927" w:hanging="645"/>
      </w:pPr>
      <w:r>
        <w:rPr>
          <w:spacing w:val="-2"/>
        </w:rPr>
        <w:t>Ethics</w:t>
      </w:r>
    </w:p>
    <w:p w14:paraId="00DC1FFA" w14:textId="77777777" w:rsidR="00350CFB" w:rsidRDefault="00350CFB">
      <w:pPr>
        <w:pStyle w:val="BodyText"/>
        <w:spacing w:before="24"/>
        <w:rPr>
          <w:b/>
          <w:sz w:val="28"/>
        </w:rPr>
      </w:pPr>
    </w:p>
    <w:p w14:paraId="00DC1FFB" w14:textId="77777777" w:rsidR="00350CFB" w:rsidRDefault="00283FFF">
      <w:pPr>
        <w:pStyle w:val="BodyText"/>
        <w:spacing w:line="396" w:lineRule="auto"/>
        <w:ind w:left="282" w:right="560" w:hanging="8"/>
        <w:jc w:val="both"/>
      </w:pPr>
      <w:commentRangeStart w:id="264"/>
      <w:r>
        <w:t>This</w:t>
      </w:r>
      <w:r>
        <w:rPr>
          <w:spacing w:val="-6"/>
        </w:rPr>
        <w:t xml:space="preserve"> </w:t>
      </w:r>
      <w:r>
        <w:t>study</w:t>
      </w:r>
      <w:r>
        <w:rPr>
          <w:spacing w:val="-6"/>
        </w:rPr>
        <w:t xml:space="preserve"> </w:t>
      </w:r>
      <w:r>
        <w:t>uses</w:t>
      </w:r>
      <w:r>
        <w:rPr>
          <w:spacing w:val="-6"/>
        </w:rPr>
        <w:t xml:space="preserve"> </w:t>
      </w:r>
      <w:r>
        <w:t>exclusively</w:t>
      </w:r>
      <w:r>
        <w:rPr>
          <w:spacing w:val="-6"/>
        </w:rPr>
        <w:t xml:space="preserve"> </w:t>
      </w:r>
      <w:r>
        <w:t>publicly</w:t>
      </w:r>
      <w:r>
        <w:rPr>
          <w:spacing w:val="-6"/>
        </w:rPr>
        <w:t xml:space="preserve"> </w:t>
      </w:r>
      <w:r>
        <w:t>available</w:t>
      </w:r>
      <w:r>
        <w:rPr>
          <w:spacing w:val="-6"/>
        </w:rPr>
        <w:t xml:space="preserve"> </w:t>
      </w:r>
      <w:r>
        <w:t>blockchain</w:t>
      </w:r>
      <w:r>
        <w:rPr>
          <w:spacing w:val="-6"/>
        </w:rPr>
        <w:t xml:space="preserve"> </w:t>
      </w:r>
      <w:r>
        <w:t>data</w:t>
      </w:r>
      <w:r>
        <w:rPr>
          <w:spacing w:val="-6"/>
        </w:rPr>
        <w:t xml:space="preserve"> </w:t>
      </w:r>
      <w:r>
        <w:t>and</w:t>
      </w:r>
      <w:r>
        <w:rPr>
          <w:spacing w:val="-6"/>
        </w:rPr>
        <w:t xml:space="preserve"> </w:t>
      </w:r>
      <w:r>
        <w:t>does</w:t>
      </w:r>
      <w:r>
        <w:rPr>
          <w:spacing w:val="-6"/>
        </w:rPr>
        <w:t xml:space="preserve"> </w:t>
      </w:r>
      <w:r>
        <w:t>not</w:t>
      </w:r>
      <w:r>
        <w:rPr>
          <w:spacing w:val="-6"/>
        </w:rPr>
        <w:t xml:space="preserve"> </w:t>
      </w:r>
      <w:r>
        <w:t>intervene</w:t>
      </w:r>
      <w:r>
        <w:rPr>
          <w:spacing w:val="-6"/>
        </w:rPr>
        <w:t xml:space="preserve"> </w:t>
      </w:r>
      <w:r>
        <w:t>with</w:t>
      </w:r>
      <w:r>
        <w:rPr>
          <w:spacing w:val="-6"/>
        </w:rPr>
        <w:t xml:space="preserve"> </w:t>
      </w:r>
      <w:r>
        <w:t>human participants. Ethics</w:t>
      </w:r>
      <w:r>
        <w:rPr>
          <w:spacing w:val="-8"/>
        </w:rPr>
        <w:t xml:space="preserve"> </w:t>
      </w:r>
      <w:r>
        <w:t>clearance</w:t>
      </w:r>
      <w:r>
        <w:rPr>
          <w:spacing w:val="-8"/>
        </w:rPr>
        <w:t xml:space="preserve"> </w:t>
      </w:r>
      <w:r>
        <w:t>and</w:t>
      </w:r>
      <w:r>
        <w:rPr>
          <w:spacing w:val="-8"/>
        </w:rPr>
        <w:t xml:space="preserve"> </w:t>
      </w:r>
      <w:r>
        <w:t>data-handling</w:t>
      </w:r>
      <w:r>
        <w:rPr>
          <w:spacing w:val="-8"/>
        </w:rPr>
        <w:t xml:space="preserve"> </w:t>
      </w:r>
      <w:r>
        <w:t>procedures</w:t>
      </w:r>
      <w:r>
        <w:rPr>
          <w:spacing w:val="-8"/>
        </w:rPr>
        <w:t xml:space="preserve"> </w:t>
      </w:r>
      <w:r>
        <w:t>were</w:t>
      </w:r>
      <w:r>
        <w:rPr>
          <w:spacing w:val="-8"/>
        </w:rPr>
        <w:t xml:space="preserve"> </w:t>
      </w:r>
      <w:r>
        <w:t>approved</w:t>
      </w:r>
      <w:r>
        <w:rPr>
          <w:spacing w:val="-8"/>
        </w:rPr>
        <w:t xml:space="preserve"> </w:t>
      </w:r>
      <w:r>
        <w:t>by</w:t>
      </w:r>
      <w:r>
        <w:rPr>
          <w:spacing w:val="-8"/>
        </w:rPr>
        <w:t xml:space="preserve"> </w:t>
      </w:r>
      <w:r>
        <w:t>the</w:t>
      </w:r>
      <w:r>
        <w:rPr>
          <w:spacing w:val="-8"/>
        </w:rPr>
        <w:t xml:space="preserve"> </w:t>
      </w:r>
      <w:r>
        <w:t>institution</w:t>
      </w:r>
      <w:r>
        <w:rPr>
          <w:spacing w:val="-8"/>
        </w:rPr>
        <w:t xml:space="preserve"> </w:t>
      </w:r>
      <w:r>
        <w:t>prior to empirical data collection; the exemption or clearance confirmation is retained as part of the research record.</w:t>
      </w:r>
      <w:commentRangeEnd w:id="264"/>
      <w:r>
        <w:rPr>
          <w:rStyle w:val="CommentReference"/>
          <w:sz w:val="24"/>
          <w:szCs w:val="24"/>
        </w:rPr>
        <w:commentReference w:id="264"/>
      </w:r>
    </w:p>
    <w:p w14:paraId="00DC1FFC" w14:textId="77777777" w:rsidR="00350CFB" w:rsidRDefault="00283FFF">
      <w:pPr>
        <w:pStyle w:val="ListParagraph"/>
        <w:numPr>
          <w:ilvl w:val="0"/>
          <w:numId w:val="10"/>
        </w:numPr>
        <w:tabs>
          <w:tab w:val="left" w:pos="806"/>
          <w:tab w:val="left" w:pos="808"/>
        </w:tabs>
        <w:spacing w:before="123" w:line="393" w:lineRule="auto"/>
        <w:ind w:right="523"/>
        <w:jc w:val="both"/>
        <w:rPr>
          <w:sz w:val="24"/>
        </w:rPr>
      </w:pPr>
      <w:bookmarkStart w:id="265" w:name="_bookmark78"/>
      <w:bookmarkEnd w:id="265"/>
      <w:r>
        <w:rPr>
          <w:b/>
          <w:sz w:val="24"/>
        </w:rPr>
        <w:t>Privacy and anonymity:</w:t>
      </w:r>
      <w:r>
        <w:rPr>
          <w:b/>
          <w:spacing w:val="25"/>
          <w:sz w:val="24"/>
        </w:rPr>
        <w:t xml:space="preserve"> </w:t>
      </w:r>
      <w:r>
        <w:rPr>
          <w:sz w:val="24"/>
        </w:rPr>
        <w:t xml:space="preserve">Arbitrum One addresses are pseudonymous identifiers, not inher-ently linked to real-world identities </w:t>
      </w:r>
      <w:hyperlink w:anchor="_bookmark181" w:history="1">
        <w:r>
          <w:rPr>
            <w:sz w:val="24"/>
            <w:vertAlign w:val="superscript"/>
          </w:rPr>
          <w:t>[48]</w:t>
        </w:r>
      </w:hyperlink>
      <w:r>
        <w:rPr>
          <w:sz w:val="24"/>
        </w:rPr>
        <w:t>.</w:t>
      </w:r>
      <w:r>
        <w:rPr>
          <w:spacing w:val="34"/>
          <w:sz w:val="24"/>
        </w:rPr>
        <w:t xml:space="preserve"> </w:t>
      </w:r>
      <w:r>
        <w:rPr>
          <w:sz w:val="24"/>
        </w:rPr>
        <w:t>Pseudonymity is not anonymity: determined adver-saries can sometimes link addresses to persons through exchange deposits, public profiles, or clustering heuristics.</w:t>
      </w:r>
      <w:r>
        <w:rPr>
          <w:spacing w:val="32"/>
          <w:sz w:val="24"/>
        </w:rPr>
        <w:t xml:space="preserve"> </w:t>
      </w:r>
      <w:r>
        <w:rPr>
          <w:sz w:val="24"/>
        </w:rPr>
        <w:t>This study deliberately refrains from such linkage.</w:t>
      </w:r>
      <w:r>
        <w:rPr>
          <w:spacing w:val="32"/>
          <w:sz w:val="24"/>
        </w:rPr>
        <w:t xml:space="preserve"> </w:t>
      </w:r>
      <w:r>
        <w:rPr>
          <w:sz w:val="24"/>
        </w:rPr>
        <w:t>Collection is re-</w:t>
      </w:r>
      <w:r>
        <w:rPr>
          <w:spacing w:val="-6"/>
          <w:sz w:val="24"/>
        </w:rPr>
        <w:t>stricted</w:t>
      </w:r>
      <w:r>
        <w:rPr>
          <w:spacing w:val="-9"/>
          <w:sz w:val="24"/>
        </w:rPr>
        <w:t xml:space="preserve"> </w:t>
      </w:r>
      <w:r>
        <w:rPr>
          <w:spacing w:val="-6"/>
          <w:sz w:val="24"/>
        </w:rPr>
        <w:t>to</w:t>
      </w:r>
      <w:r>
        <w:rPr>
          <w:spacing w:val="-8"/>
          <w:sz w:val="24"/>
        </w:rPr>
        <w:t xml:space="preserve"> </w:t>
      </w:r>
      <w:r>
        <w:rPr>
          <w:spacing w:val="-6"/>
          <w:sz w:val="24"/>
        </w:rPr>
        <w:t>on-chain</w:t>
      </w:r>
      <w:r>
        <w:rPr>
          <w:spacing w:val="-8"/>
          <w:sz w:val="24"/>
        </w:rPr>
        <w:t xml:space="preserve"> </w:t>
      </w:r>
      <w:r>
        <w:rPr>
          <w:spacing w:val="-6"/>
          <w:sz w:val="24"/>
        </w:rPr>
        <w:t>events—</w:t>
      </w:r>
      <w:r>
        <w:rPr>
          <w:rFonts w:ascii="Courier New" w:hAnsi="Courier New"/>
          <w:spacing w:val="-6"/>
          <w:sz w:val="24"/>
        </w:rPr>
        <w:t>Approval</w:t>
      </w:r>
      <w:r>
        <w:rPr>
          <w:spacing w:val="-6"/>
          <w:sz w:val="24"/>
        </w:rPr>
        <w:t xml:space="preserve">, </w:t>
      </w:r>
      <w:r>
        <w:rPr>
          <w:rFonts w:ascii="Courier New" w:hAnsi="Courier New"/>
          <w:spacing w:val="-6"/>
          <w:sz w:val="24"/>
        </w:rPr>
        <w:t>Transfer</w:t>
      </w:r>
      <w:r>
        <w:rPr>
          <w:spacing w:val="-6"/>
          <w:sz w:val="24"/>
        </w:rPr>
        <w:t>, and</w:t>
      </w:r>
      <w:r>
        <w:rPr>
          <w:spacing w:val="-8"/>
          <w:sz w:val="24"/>
        </w:rPr>
        <w:t xml:space="preserve"> </w:t>
      </w:r>
      <w:r>
        <w:rPr>
          <w:spacing w:val="-6"/>
          <w:sz w:val="24"/>
        </w:rPr>
        <w:t>GMX</w:t>
      </w:r>
      <w:r>
        <w:rPr>
          <w:spacing w:val="-8"/>
          <w:sz w:val="24"/>
        </w:rPr>
        <w:t xml:space="preserve"> </w:t>
      </w:r>
      <w:r>
        <w:rPr>
          <w:rFonts w:ascii="Courier New" w:hAnsi="Courier New"/>
          <w:spacing w:val="-6"/>
          <w:sz w:val="24"/>
        </w:rPr>
        <w:t>PositionDecrease</w:t>
      </w:r>
      <w:r>
        <w:rPr>
          <w:spacing w:val="-6"/>
          <w:sz w:val="24"/>
        </w:rPr>
        <w:t xml:space="preserve">—with </w:t>
      </w:r>
      <w:r>
        <w:rPr>
          <w:sz w:val="24"/>
        </w:rPr>
        <w:t>no scraping or integration of off-chain personal data such as IP addresses, exchange KYC records,</w:t>
      </w:r>
      <w:r>
        <w:rPr>
          <w:spacing w:val="24"/>
          <w:sz w:val="24"/>
        </w:rPr>
        <w:t xml:space="preserve"> </w:t>
      </w:r>
      <w:r>
        <w:rPr>
          <w:sz w:val="24"/>
        </w:rPr>
        <w:t>social-media</w:t>
      </w:r>
      <w:r>
        <w:rPr>
          <w:spacing w:val="18"/>
          <w:sz w:val="24"/>
        </w:rPr>
        <w:t xml:space="preserve"> </w:t>
      </w:r>
      <w:r>
        <w:rPr>
          <w:sz w:val="24"/>
        </w:rPr>
        <w:t>handles,</w:t>
      </w:r>
      <w:r>
        <w:rPr>
          <w:spacing w:val="24"/>
          <w:sz w:val="24"/>
        </w:rPr>
        <w:t xml:space="preserve"> </w:t>
      </w:r>
      <w:r>
        <w:rPr>
          <w:sz w:val="24"/>
        </w:rPr>
        <w:t>or</w:t>
      </w:r>
      <w:r>
        <w:rPr>
          <w:spacing w:val="18"/>
          <w:sz w:val="24"/>
        </w:rPr>
        <w:t xml:space="preserve"> </w:t>
      </w:r>
      <w:r>
        <w:rPr>
          <w:sz w:val="24"/>
        </w:rPr>
        <w:t>deanonymization</w:t>
      </w:r>
      <w:r>
        <w:rPr>
          <w:spacing w:val="18"/>
          <w:sz w:val="24"/>
        </w:rPr>
        <w:t xml:space="preserve"> </w:t>
      </w:r>
      <w:r>
        <w:rPr>
          <w:sz w:val="24"/>
        </w:rPr>
        <w:t>graphs.</w:t>
      </w:r>
      <w:r>
        <w:rPr>
          <w:spacing w:val="80"/>
          <w:sz w:val="24"/>
        </w:rPr>
        <w:t xml:space="preserve"> </w:t>
      </w:r>
      <w:r>
        <w:rPr>
          <w:sz w:val="24"/>
        </w:rPr>
        <w:t>No</w:t>
      </w:r>
      <w:r>
        <w:rPr>
          <w:spacing w:val="18"/>
          <w:sz w:val="24"/>
        </w:rPr>
        <w:t xml:space="preserve"> </w:t>
      </w:r>
      <w:r>
        <w:rPr>
          <w:sz w:val="24"/>
        </w:rPr>
        <w:t>attempt</w:t>
      </w:r>
      <w:r>
        <w:rPr>
          <w:spacing w:val="18"/>
          <w:sz w:val="24"/>
        </w:rPr>
        <w:t xml:space="preserve"> </w:t>
      </w:r>
      <w:r>
        <w:rPr>
          <w:sz w:val="24"/>
        </w:rPr>
        <w:t>was</w:t>
      </w:r>
      <w:r>
        <w:rPr>
          <w:spacing w:val="18"/>
          <w:sz w:val="24"/>
        </w:rPr>
        <w:t xml:space="preserve"> </w:t>
      </w:r>
      <w:r>
        <w:rPr>
          <w:sz w:val="24"/>
        </w:rPr>
        <w:t>made</w:t>
      </w:r>
      <w:r>
        <w:rPr>
          <w:spacing w:val="18"/>
          <w:sz w:val="24"/>
        </w:rPr>
        <w:t xml:space="preserve"> </w:t>
      </w:r>
      <w:r>
        <w:rPr>
          <w:sz w:val="24"/>
        </w:rPr>
        <w:t>to</w:t>
      </w:r>
      <w:r>
        <w:rPr>
          <w:spacing w:val="18"/>
          <w:sz w:val="24"/>
        </w:rPr>
        <w:t xml:space="preserve"> </w:t>
      </w:r>
      <w:r>
        <w:rPr>
          <w:sz w:val="24"/>
        </w:rPr>
        <w:t>clus-ter</w:t>
      </w:r>
      <w:r>
        <w:rPr>
          <w:spacing w:val="-4"/>
          <w:sz w:val="24"/>
        </w:rPr>
        <w:t xml:space="preserve"> </w:t>
      </w:r>
      <w:r>
        <w:rPr>
          <w:sz w:val="24"/>
        </w:rPr>
        <w:t>addresses</w:t>
      </w:r>
      <w:r>
        <w:rPr>
          <w:spacing w:val="-4"/>
          <w:sz w:val="24"/>
        </w:rPr>
        <w:t xml:space="preserve"> </w:t>
      </w:r>
      <w:r>
        <w:rPr>
          <w:sz w:val="24"/>
        </w:rPr>
        <w:t>into</w:t>
      </w:r>
      <w:r>
        <w:rPr>
          <w:spacing w:val="-4"/>
          <w:sz w:val="24"/>
        </w:rPr>
        <w:t xml:space="preserve"> </w:t>
      </w:r>
      <w:r>
        <w:rPr>
          <w:sz w:val="24"/>
        </w:rPr>
        <w:t>real-world</w:t>
      </w:r>
      <w:r>
        <w:rPr>
          <w:spacing w:val="-4"/>
          <w:sz w:val="24"/>
        </w:rPr>
        <w:t xml:space="preserve"> </w:t>
      </w:r>
      <w:r>
        <w:rPr>
          <w:sz w:val="24"/>
        </w:rPr>
        <w:t>entities,</w:t>
      </w:r>
      <w:r>
        <w:rPr>
          <w:spacing w:val="-4"/>
          <w:sz w:val="24"/>
        </w:rPr>
        <w:t xml:space="preserve"> </w:t>
      </w:r>
      <w:r>
        <w:rPr>
          <w:sz w:val="24"/>
        </w:rPr>
        <w:t>to</w:t>
      </w:r>
      <w:r>
        <w:rPr>
          <w:spacing w:val="-4"/>
          <w:sz w:val="24"/>
        </w:rPr>
        <w:t xml:space="preserve"> </w:t>
      </w:r>
      <w:r>
        <w:rPr>
          <w:sz w:val="24"/>
        </w:rPr>
        <w:t>publish</w:t>
      </w:r>
      <w:r>
        <w:rPr>
          <w:spacing w:val="-4"/>
          <w:sz w:val="24"/>
        </w:rPr>
        <w:t xml:space="preserve"> </w:t>
      </w:r>
      <w:r>
        <w:rPr>
          <w:sz w:val="24"/>
        </w:rPr>
        <w:t>address-level</w:t>
      </w:r>
      <w:r>
        <w:rPr>
          <w:spacing w:val="-4"/>
          <w:sz w:val="24"/>
        </w:rPr>
        <w:t xml:space="preserve"> </w:t>
      </w:r>
      <w:r>
        <w:rPr>
          <w:sz w:val="24"/>
        </w:rPr>
        <w:t>rankings</w:t>
      </w:r>
      <w:r>
        <w:rPr>
          <w:spacing w:val="-4"/>
          <w:sz w:val="24"/>
        </w:rPr>
        <w:t xml:space="preserve"> </w:t>
      </w:r>
      <w:r>
        <w:rPr>
          <w:sz w:val="24"/>
        </w:rPr>
        <w:t>that</w:t>
      </w:r>
      <w:r>
        <w:rPr>
          <w:spacing w:val="-4"/>
          <w:sz w:val="24"/>
        </w:rPr>
        <w:t xml:space="preserve"> </w:t>
      </w:r>
      <w:r>
        <w:rPr>
          <w:sz w:val="24"/>
        </w:rPr>
        <w:t>could</w:t>
      </w:r>
      <w:r>
        <w:rPr>
          <w:spacing w:val="-4"/>
          <w:sz w:val="24"/>
        </w:rPr>
        <w:t xml:space="preserve"> </w:t>
      </w:r>
      <w:r>
        <w:rPr>
          <w:sz w:val="24"/>
        </w:rPr>
        <w:t>reasonably</w:t>
      </w:r>
    </w:p>
    <w:p w14:paraId="00DC1FFD" w14:textId="77777777" w:rsidR="00350CFB" w:rsidRDefault="00283FFF">
      <w:pPr>
        <w:pStyle w:val="BodyText"/>
        <w:spacing w:before="11" w:line="396" w:lineRule="auto"/>
        <w:ind w:left="776" w:right="534" w:firstLine="31"/>
        <w:jc w:val="both"/>
      </w:pPr>
      <w:r>
        <w:t>identify</w:t>
      </w:r>
      <w:r>
        <w:rPr>
          <w:spacing w:val="-12"/>
        </w:rPr>
        <w:t xml:space="preserve"> </w:t>
      </w:r>
      <w:r>
        <w:t>individuals,</w:t>
      </w:r>
      <w:r>
        <w:rPr>
          <w:spacing w:val="-10"/>
        </w:rPr>
        <w:t xml:space="preserve"> </w:t>
      </w:r>
      <w:r>
        <w:t>or</w:t>
      </w:r>
      <w:r>
        <w:rPr>
          <w:spacing w:val="-12"/>
        </w:rPr>
        <w:t xml:space="preserve"> </w:t>
      </w:r>
      <w:r>
        <w:t>to</w:t>
      </w:r>
      <w:r>
        <w:rPr>
          <w:spacing w:val="-12"/>
        </w:rPr>
        <w:t xml:space="preserve"> </w:t>
      </w:r>
      <w:r>
        <w:t>combine</w:t>
      </w:r>
      <w:r>
        <w:rPr>
          <w:spacing w:val="-12"/>
        </w:rPr>
        <w:t xml:space="preserve"> </w:t>
      </w:r>
      <w:r>
        <w:t>wallet</w:t>
      </w:r>
      <w:r>
        <w:rPr>
          <w:spacing w:val="-12"/>
        </w:rPr>
        <w:t xml:space="preserve"> </w:t>
      </w:r>
      <w:r>
        <w:t>histories</w:t>
      </w:r>
      <w:r>
        <w:rPr>
          <w:spacing w:val="-12"/>
        </w:rPr>
        <w:t xml:space="preserve"> </w:t>
      </w:r>
      <w:r>
        <w:t>with</w:t>
      </w:r>
      <w:r>
        <w:rPr>
          <w:spacing w:val="-12"/>
        </w:rPr>
        <w:t xml:space="preserve"> </w:t>
      </w:r>
      <w:r>
        <w:t>external</w:t>
      </w:r>
      <w:r>
        <w:rPr>
          <w:spacing w:val="-12"/>
        </w:rPr>
        <w:t xml:space="preserve"> </w:t>
      </w:r>
      <w:r>
        <w:t>identity</w:t>
      </w:r>
      <w:r>
        <w:rPr>
          <w:spacing w:val="-12"/>
        </w:rPr>
        <w:t xml:space="preserve"> </w:t>
      </w:r>
      <w:r>
        <w:t>providers.</w:t>
      </w:r>
      <w:r>
        <w:rPr>
          <w:spacing w:val="13"/>
        </w:rPr>
        <w:t xml:space="preserve"> </w:t>
      </w:r>
      <w:r>
        <w:t>Reported results are cohort-level aggregates (correlations, runtimes, family means), not leaderboards of named users.</w:t>
      </w:r>
      <w:r>
        <w:rPr>
          <w:spacing w:val="40"/>
        </w:rPr>
        <w:t xml:space="preserve"> </w:t>
      </w:r>
      <w:r>
        <w:t>Where examples are discussed in prose, they refer to abstract roles (e.g., “high-allowance spenders”) rather than concrete addresses.</w:t>
      </w:r>
    </w:p>
    <w:p w14:paraId="00DC1FFE" w14:textId="77777777" w:rsidR="00350CFB" w:rsidRDefault="00283FFF">
      <w:pPr>
        <w:pStyle w:val="ListParagraph"/>
        <w:numPr>
          <w:ilvl w:val="0"/>
          <w:numId w:val="10"/>
        </w:numPr>
        <w:tabs>
          <w:tab w:val="left" w:pos="806"/>
          <w:tab w:val="left" w:pos="808"/>
        </w:tabs>
        <w:spacing w:before="41" w:line="396" w:lineRule="auto"/>
        <w:ind w:right="522"/>
        <w:jc w:val="both"/>
        <w:rPr>
          <w:sz w:val="24"/>
        </w:rPr>
      </w:pPr>
      <w:bookmarkStart w:id="266" w:name="_bookmark79"/>
      <w:bookmarkEnd w:id="266"/>
      <w:r>
        <w:rPr>
          <w:b/>
          <w:sz w:val="24"/>
        </w:rPr>
        <w:t xml:space="preserve">Data minimization: </w:t>
      </w:r>
      <w:r>
        <w:rPr>
          <w:sz w:val="24"/>
        </w:rPr>
        <w:t>Only fields required for graph construction and proxies are retained in processed</w:t>
      </w:r>
      <w:r>
        <w:rPr>
          <w:spacing w:val="-9"/>
          <w:sz w:val="24"/>
        </w:rPr>
        <w:t xml:space="preserve"> </w:t>
      </w:r>
      <w:r>
        <w:rPr>
          <w:sz w:val="24"/>
        </w:rPr>
        <w:t>tables</w:t>
      </w:r>
      <w:r>
        <w:rPr>
          <w:spacing w:val="-9"/>
          <w:sz w:val="24"/>
        </w:rPr>
        <w:t xml:space="preserve"> </w:t>
      </w:r>
      <w:r>
        <w:rPr>
          <w:sz w:val="24"/>
        </w:rPr>
        <w:t>(addresses,</w:t>
      </w:r>
      <w:r>
        <w:rPr>
          <w:spacing w:val="-8"/>
          <w:sz w:val="24"/>
        </w:rPr>
        <w:t xml:space="preserve"> </w:t>
      </w:r>
      <w:r>
        <w:rPr>
          <w:sz w:val="24"/>
        </w:rPr>
        <w:t>token</w:t>
      </w:r>
      <w:r>
        <w:rPr>
          <w:spacing w:val="-9"/>
          <w:sz w:val="24"/>
        </w:rPr>
        <w:t xml:space="preserve"> </w:t>
      </w:r>
      <w:r>
        <w:rPr>
          <w:sz w:val="24"/>
        </w:rPr>
        <w:t>amounts,</w:t>
      </w:r>
      <w:r>
        <w:rPr>
          <w:spacing w:val="-8"/>
          <w:sz w:val="24"/>
        </w:rPr>
        <w:t xml:space="preserve"> </w:t>
      </w:r>
      <w:r>
        <w:rPr>
          <w:sz w:val="24"/>
        </w:rPr>
        <w:t>timestamps,</w:t>
      </w:r>
      <w:r>
        <w:rPr>
          <w:spacing w:val="-8"/>
          <w:sz w:val="24"/>
        </w:rPr>
        <w:t xml:space="preserve"> </w:t>
      </w:r>
      <w:r>
        <w:rPr>
          <w:sz w:val="24"/>
        </w:rPr>
        <w:t>GMX</w:t>
      </w:r>
      <w:r>
        <w:rPr>
          <w:spacing w:val="-9"/>
          <w:sz w:val="24"/>
        </w:rPr>
        <w:t xml:space="preserve"> </w:t>
      </w:r>
      <w:r>
        <w:rPr>
          <w:sz w:val="24"/>
        </w:rPr>
        <w:t>PnL</w:t>
      </w:r>
      <w:r>
        <w:rPr>
          <w:spacing w:val="-9"/>
          <w:sz w:val="24"/>
        </w:rPr>
        <w:t xml:space="preserve"> </w:t>
      </w:r>
      <w:r>
        <w:rPr>
          <w:sz w:val="24"/>
        </w:rPr>
        <w:t>fields,</w:t>
      </w:r>
      <w:r>
        <w:rPr>
          <w:spacing w:val="-8"/>
          <w:sz w:val="24"/>
        </w:rPr>
        <w:t xml:space="preserve"> </w:t>
      </w:r>
      <w:r>
        <w:rPr>
          <w:sz w:val="24"/>
        </w:rPr>
        <w:t>liquidation</w:t>
      </w:r>
      <w:r>
        <w:rPr>
          <w:spacing w:val="-9"/>
          <w:sz w:val="24"/>
        </w:rPr>
        <w:t xml:space="preserve"> </w:t>
      </w:r>
      <w:r>
        <w:rPr>
          <w:sz w:val="24"/>
        </w:rPr>
        <w:t>flags). Raw logs are stored for auditability of the research pipeline but are not redistributed as a deanonymization</w:t>
      </w:r>
      <w:r>
        <w:rPr>
          <w:spacing w:val="-4"/>
          <w:sz w:val="24"/>
        </w:rPr>
        <w:t xml:space="preserve"> </w:t>
      </w:r>
      <w:r>
        <w:rPr>
          <w:sz w:val="24"/>
        </w:rPr>
        <w:t>aid. Query</w:t>
      </w:r>
      <w:r>
        <w:rPr>
          <w:spacing w:val="-4"/>
          <w:sz w:val="24"/>
        </w:rPr>
        <w:t xml:space="preserve"> </w:t>
      </w:r>
      <w:r>
        <w:rPr>
          <w:sz w:val="24"/>
        </w:rPr>
        <w:t>filters</w:t>
      </w:r>
      <w:r>
        <w:rPr>
          <w:spacing w:val="-4"/>
          <w:sz w:val="24"/>
        </w:rPr>
        <w:t xml:space="preserve"> </w:t>
      </w:r>
      <w:r>
        <w:rPr>
          <w:sz w:val="24"/>
        </w:rPr>
        <w:t>are</w:t>
      </w:r>
      <w:r>
        <w:rPr>
          <w:spacing w:val="-4"/>
          <w:sz w:val="24"/>
        </w:rPr>
        <w:t xml:space="preserve"> </w:t>
      </w:r>
      <w:r>
        <w:rPr>
          <w:sz w:val="24"/>
        </w:rPr>
        <w:t>wallet-scoped</w:t>
      </w:r>
      <w:r>
        <w:rPr>
          <w:spacing w:val="-4"/>
          <w:sz w:val="24"/>
        </w:rPr>
        <w:t xml:space="preserve"> </w:t>
      </w:r>
      <w:r>
        <w:rPr>
          <w:sz w:val="24"/>
        </w:rPr>
        <w:t>where</w:t>
      </w:r>
      <w:r>
        <w:rPr>
          <w:spacing w:val="-4"/>
          <w:sz w:val="24"/>
        </w:rPr>
        <w:t xml:space="preserve"> </w:t>
      </w:r>
      <w:r>
        <w:rPr>
          <w:sz w:val="24"/>
        </w:rPr>
        <w:t>possible</w:t>
      </w:r>
      <w:r>
        <w:rPr>
          <w:spacing w:val="-4"/>
          <w:sz w:val="24"/>
        </w:rPr>
        <w:t xml:space="preserve"> </w:t>
      </w:r>
      <w:r>
        <w:rPr>
          <w:sz w:val="24"/>
        </w:rPr>
        <w:t>to</w:t>
      </w:r>
      <w:r>
        <w:rPr>
          <w:spacing w:val="-4"/>
          <w:sz w:val="24"/>
        </w:rPr>
        <w:t xml:space="preserve"> </w:t>
      </w:r>
      <w:r>
        <w:rPr>
          <w:sz w:val="24"/>
        </w:rPr>
        <w:t>avoid</w:t>
      </w:r>
      <w:r>
        <w:rPr>
          <w:spacing w:val="-4"/>
          <w:sz w:val="24"/>
        </w:rPr>
        <w:t xml:space="preserve"> </w:t>
      </w:r>
      <w:r>
        <w:rPr>
          <w:sz w:val="24"/>
        </w:rPr>
        <w:t>indiscriminate full-chain dumps beyond the study design.</w:t>
      </w:r>
    </w:p>
    <w:p w14:paraId="00DC1FFF" w14:textId="77777777" w:rsidR="00350CFB" w:rsidRDefault="00283FFF">
      <w:pPr>
        <w:pStyle w:val="ListParagraph"/>
        <w:numPr>
          <w:ilvl w:val="0"/>
          <w:numId w:val="10"/>
        </w:numPr>
        <w:tabs>
          <w:tab w:val="left" w:pos="806"/>
          <w:tab w:val="left" w:pos="808"/>
        </w:tabs>
        <w:spacing w:before="43" w:line="369" w:lineRule="auto"/>
        <w:ind w:right="564"/>
        <w:jc w:val="both"/>
        <w:rPr>
          <w:sz w:val="24"/>
        </w:rPr>
      </w:pPr>
      <w:bookmarkStart w:id="267" w:name="_bookmark80"/>
      <w:bookmarkEnd w:id="267"/>
      <w:r>
        <w:rPr>
          <w:b/>
          <w:spacing w:val="-2"/>
          <w:sz w:val="24"/>
        </w:rPr>
        <w:t>Data</w:t>
      </w:r>
      <w:r>
        <w:rPr>
          <w:b/>
          <w:spacing w:val="-7"/>
          <w:sz w:val="24"/>
        </w:rPr>
        <w:t xml:space="preserve"> </w:t>
      </w:r>
      <w:r>
        <w:rPr>
          <w:b/>
          <w:spacing w:val="-2"/>
          <w:sz w:val="24"/>
        </w:rPr>
        <w:t>usage</w:t>
      </w:r>
      <w:r>
        <w:rPr>
          <w:b/>
          <w:spacing w:val="-7"/>
          <w:sz w:val="24"/>
        </w:rPr>
        <w:t xml:space="preserve"> </w:t>
      </w:r>
      <w:r>
        <w:rPr>
          <w:b/>
          <w:spacing w:val="-2"/>
          <w:sz w:val="24"/>
        </w:rPr>
        <w:t>and</w:t>
      </w:r>
      <w:r>
        <w:rPr>
          <w:b/>
          <w:spacing w:val="-7"/>
          <w:sz w:val="24"/>
        </w:rPr>
        <w:t xml:space="preserve"> </w:t>
      </w:r>
      <w:r>
        <w:rPr>
          <w:b/>
          <w:spacing w:val="-2"/>
          <w:sz w:val="24"/>
        </w:rPr>
        <w:t>compliance:</w:t>
      </w:r>
      <w:r>
        <w:rPr>
          <w:b/>
          <w:spacing w:val="17"/>
          <w:sz w:val="24"/>
        </w:rPr>
        <w:t xml:space="preserve"> </w:t>
      </w:r>
      <w:r>
        <w:rPr>
          <w:spacing w:val="-2"/>
          <w:sz w:val="24"/>
        </w:rPr>
        <w:t>All</w:t>
      </w:r>
      <w:r>
        <w:rPr>
          <w:spacing w:val="-7"/>
          <w:sz w:val="24"/>
        </w:rPr>
        <w:t xml:space="preserve"> </w:t>
      </w:r>
      <w:r>
        <w:rPr>
          <w:spacing w:val="-2"/>
          <w:sz w:val="24"/>
        </w:rPr>
        <w:t>queries</w:t>
      </w:r>
      <w:r>
        <w:rPr>
          <w:spacing w:val="-7"/>
          <w:sz w:val="24"/>
        </w:rPr>
        <w:t xml:space="preserve"> </w:t>
      </w:r>
      <w:r>
        <w:rPr>
          <w:spacing w:val="-2"/>
          <w:sz w:val="24"/>
        </w:rPr>
        <w:t>targeted</w:t>
      </w:r>
      <w:r>
        <w:rPr>
          <w:spacing w:val="-7"/>
          <w:sz w:val="24"/>
        </w:rPr>
        <w:t xml:space="preserve"> </w:t>
      </w:r>
      <w:r>
        <w:rPr>
          <w:spacing w:val="-2"/>
          <w:sz w:val="24"/>
        </w:rPr>
        <w:t>public</w:t>
      </w:r>
      <w:r>
        <w:rPr>
          <w:spacing w:val="-7"/>
          <w:sz w:val="24"/>
        </w:rPr>
        <w:t xml:space="preserve"> </w:t>
      </w:r>
      <w:r>
        <w:rPr>
          <w:spacing w:val="-2"/>
          <w:sz w:val="24"/>
        </w:rPr>
        <w:t>datasets</w:t>
      </w:r>
      <w:r>
        <w:rPr>
          <w:spacing w:val="-7"/>
          <w:sz w:val="24"/>
        </w:rPr>
        <w:t xml:space="preserve"> </w:t>
      </w:r>
      <w:r>
        <w:rPr>
          <w:spacing w:val="-2"/>
          <w:sz w:val="24"/>
        </w:rPr>
        <w:t>under</w:t>
      </w:r>
      <w:r>
        <w:rPr>
          <w:spacing w:val="-6"/>
          <w:sz w:val="24"/>
        </w:rPr>
        <w:t xml:space="preserve"> </w:t>
      </w:r>
      <w:r>
        <w:rPr>
          <w:rFonts w:ascii="Courier New" w:hAnsi="Courier New"/>
          <w:spacing w:val="-2"/>
          <w:sz w:val="24"/>
        </w:rPr>
        <w:t xml:space="preserve">bigquery-publi </w:t>
      </w:r>
      <w:r>
        <w:rPr>
          <w:rFonts w:ascii="Courier New" w:hAnsi="Courier New"/>
          <w:w w:val="90"/>
          <w:sz w:val="24"/>
        </w:rPr>
        <w:t>c-data.goog_blockchain_arbitrum_one_us</w:t>
      </w:r>
      <w:r>
        <w:rPr>
          <w:rFonts w:ascii="Courier New" w:hAnsi="Courier New"/>
          <w:spacing w:val="-54"/>
          <w:w w:val="90"/>
          <w:sz w:val="24"/>
        </w:rPr>
        <w:t xml:space="preserve"> </w:t>
      </w:r>
      <w:r>
        <w:rPr>
          <w:w w:val="90"/>
          <w:sz w:val="24"/>
        </w:rPr>
        <w:t>in accordance with Google Cloud terms of</w:t>
      </w:r>
    </w:p>
    <w:p w14:paraId="00DC2000" w14:textId="77777777" w:rsidR="00350CFB" w:rsidRDefault="00350CFB">
      <w:pPr>
        <w:pStyle w:val="ListParagraph"/>
        <w:spacing w:line="369" w:lineRule="auto"/>
        <w:jc w:val="both"/>
        <w:rPr>
          <w:sz w:val="24"/>
        </w:rPr>
        <w:sectPr w:rsidR="00350CFB">
          <w:pgSz w:w="11910" w:h="16840"/>
          <w:pgMar w:top="1840" w:right="708" w:bottom="2300" w:left="992" w:header="0" w:footer="2115" w:gutter="0"/>
          <w:cols w:space="720"/>
        </w:sectPr>
      </w:pPr>
    </w:p>
    <w:p w14:paraId="00DC2001" w14:textId="77777777" w:rsidR="00350CFB" w:rsidRDefault="00283FFF">
      <w:pPr>
        <w:pStyle w:val="BodyText"/>
        <w:spacing w:before="72" w:line="396" w:lineRule="auto"/>
        <w:ind w:left="808" w:right="522"/>
        <w:jc w:val="both"/>
      </w:pPr>
      <w:r>
        <w:lastRenderedPageBreak/>
        <w:t>service</w:t>
      </w:r>
      <w:r>
        <w:rPr>
          <w:spacing w:val="-15"/>
        </w:rPr>
        <w:t xml:space="preserve"> </w:t>
      </w:r>
      <w:r>
        <w:t>and</w:t>
      </w:r>
      <w:r>
        <w:rPr>
          <w:spacing w:val="-15"/>
        </w:rPr>
        <w:t xml:space="preserve"> </w:t>
      </w:r>
      <w:r>
        <w:t>rate</w:t>
      </w:r>
      <w:r>
        <w:rPr>
          <w:spacing w:val="-15"/>
        </w:rPr>
        <w:t xml:space="preserve"> </w:t>
      </w:r>
      <w:r>
        <w:t>limits.</w:t>
      </w:r>
      <w:r>
        <w:rPr>
          <w:spacing w:val="-15"/>
        </w:rPr>
        <w:t xml:space="preserve"> </w:t>
      </w:r>
      <w:r>
        <w:t>Dry-run</w:t>
      </w:r>
      <w:r>
        <w:rPr>
          <w:spacing w:val="-15"/>
        </w:rPr>
        <w:t xml:space="preserve"> </w:t>
      </w:r>
      <w:r>
        <w:t>byte</w:t>
      </w:r>
      <w:r>
        <w:rPr>
          <w:spacing w:val="-15"/>
        </w:rPr>
        <w:t xml:space="preserve"> </w:t>
      </w:r>
      <w:r>
        <w:t>estimates</w:t>
      </w:r>
      <w:r>
        <w:rPr>
          <w:spacing w:val="-15"/>
        </w:rPr>
        <w:t xml:space="preserve"> </w:t>
      </w:r>
      <w:r>
        <w:t>and</w:t>
      </w:r>
      <w:r>
        <w:rPr>
          <w:spacing w:val="-15"/>
        </w:rPr>
        <w:t xml:space="preserve"> </w:t>
      </w:r>
      <w:r>
        <w:t>per-query</w:t>
      </w:r>
      <w:r>
        <w:rPr>
          <w:spacing w:val="-15"/>
        </w:rPr>
        <w:t xml:space="preserve"> </w:t>
      </w:r>
      <w:r>
        <w:t>caps</w:t>
      </w:r>
      <w:r>
        <w:rPr>
          <w:spacing w:val="-15"/>
        </w:rPr>
        <w:t xml:space="preserve"> </w:t>
      </w:r>
      <w:r>
        <w:t>limit</w:t>
      </w:r>
      <w:r>
        <w:rPr>
          <w:spacing w:val="-15"/>
        </w:rPr>
        <w:t xml:space="preserve"> </w:t>
      </w:r>
      <w:r>
        <w:t>unnecessary</w:t>
      </w:r>
      <w:r>
        <w:rPr>
          <w:spacing w:val="-15"/>
        </w:rPr>
        <w:t xml:space="preserve"> </w:t>
      </w:r>
      <w:r>
        <w:t>scanning. No transactions were broadcast, no smart contracts were called in ways that could disrupt network operations, and no privileged or non-public indexer access was used.</w:t>
      </w:r>
    </w:p>
    <w:p w14:paraId="00DC2002" w14:textId="77777777" w:rsidR="00350CFB" w:rsidRDefault="00283FFF">
      <w:pPr>
        <w:pStyle w:val="ListParagraph"/>
        <w:numPr>
          <w:ilvl w:val="0"/>
          <w:numId w:val="10"/>
        </w:numPr>
        <w:tabs>
          <w:tab w:val="left" w:pos="799"/>
          <w:tab w:val="left" w:pos="806"/>
        </w:tabs>
        <w:spacing w:before="40" w:line="396" w:lineRule="auto"/>
        <w:ind w:left="799" w:right="524" w:hanging="207"/>
        <w:jc w:val="both"/>
        <w:rPr>
          <w:sz w:val="24"/>
        </w:rPr>
      </w:pPr>
      <w:bookmarkStart w:id="268" w:name="_bookmark81"/>
      <w:bookmarkEnd w:id="268"/>
      <w:r>
        <w:rPr>
          <w:sz w:val="24"/>
        </w:rPr>
        <w:tab/>
      </w:r>
      <w:r>
        <w:rPr>
          <w:b/>
          <w:sz w:val="24"/>
        </w:rPr>
        <w:t>Fairness and transparency:</w:t>
      </w:r>
      <w:r>
        <w:rPr>
          <w:b/>
          <w:spacing w:val="38"/>
          <w:sz w:val="24"/>
        </w:rPr>
        <w:t xml:space="preserve"> </w:t>
      </w:r>
      <w:r>
        <w:rPr>
          <w:sz w:val="24"/>
        </w:rPr>
        <w:t xml:space="preserve">Graph reputation systems can systematically undervalue new entrants, low-volume participants, or wallets that avoid public approvals </w:t>
      </w:r>
      <w:hyperlink w:anchor="_bookmark181" w:history="1">
        <w:r>
          <w:rPr>
            <w:sz w:val="24"/>
            <w:vertAlign w:val="superscript"/>
          </w:rPr>
          <w:t>[48]</w:t>
        </w:r>
      </w:hyperlink>
      <w:r>
        <w:rPr>
          <w:sz w:val="24"/>
        </w:rPr>
        <w:t>.</w:t>
      </w:r>
      <w:r>
        <w:rPr>
          <w:spacing w:val="40"/>
          <w:sz w:val="24"/>
        </w:rPr>
        <w:t xml:space="preserve"> </w:t>
      </w:r>
      <w:r>
        <w:rPr>
          <w:sz w:val="24"/>
        </w:rPr>
        <w:t>EndorseRank and</w:t>
      </w:r>
      <w:r>
        <w:rPr>
          <w:spacing w:val="-12"/>
          <w:sz w:val="24"/>
        </w:rPr>
        <w:t xml:space="preserve"> </w:t>
      </w:r>
      <w:r>
        <w:rPr>
          <w:sz w:val="24"/>
        </w:rPr>
        <w:t>AWP</w:t>
      </w:r>
      <w:r>
        <w:rPr>
          <w:spacing w:val="-12"/>
          <w:sz w:val="24"/>
        </w:rPr>
        <w:t xml:space="preserve"> </w:t>
      </w:r>
      <w:r>
        <w:rPr>
          <w:sz w:val="24"/>
        </w:rPr>
        <w:t>were</w:t>
      </w:r>
      <w:r>
        <w:rPr>
          <w:spacing w:val="-12"/>
          <w:sz w:val="24"/>
        </w:rPr>
        <w:t xml:space="preserve"> </w:t>
      </w:r>
      <w:r>
        <w:rPr>
          <w:sz w:val="24"/>
        </w:rPr>
        <w:t>therefore</w:t>
      </w:r>
      <w:r>
        <w:rPr>
          <w:spacing w:val="-12"/>
          <w:sz w:val="24"/>
        </w:rPr>
        <w:t xml:space="preserve"> </w:t>
      </w:r>
      <w:r>
        <w:rPr>
          <w:sz w:val="24"/>
        </w:rPr>
        <w:t>audited</w:t>
      </w:r>
      <w:r>
        <w:rPr>
          <w:spacing w:val="-12"/>
          <w:sz w:val="24"/>
        </w:rPr>
        <w:t xml:space="preserve"> </w:t>
      </w:r>
      <w:r>
        <w:rPr>
          <w:sz w:val="24"/>
        </w:rPr>
        <w:t>for</w:t>
      </w:r>
      <w:r>
        <w:rPr>
          <w:spacing w:val="-12"/>
          <w:sz w:val="24"/>
        </w:rPr>
        <w:t xml:space="preserve"> </w:t>
      </w:r>
      <w:r>
        <w:rPr>
          <w:sz w:val="24"/>
        </w:rPr>
        <w:t>such</w:t>
      </w:r>
      <w:r>
        <w:rPr>
          <w:spacing w:val="-12"/>
          <w:sz w:val="24"/>
        </w:rPr>
        <w:t xml:space="preserve"> </w:t>
      </w:r>
      <w:r>
        <w:rPr>
          <w:sz w:val="24"/>
        </w:rPr>
        <w:t>structural</w:t>
      </w:r>
      <w:r>
        <w:rPr>
          <w:spacing w:val="-12"/>
          <w:sz w:val="24"/>
        </w:rPr>
        <w:t xml:space="preserve"> </w:t>
      </w:r>
      <w:r>
        <w:rPr>
          <w:sz w:val="24"/>
        </w:rPr>
        <w:t>biases:</w:t>
      </w:r>
      <w:r>
        <w:rPr>
          <w:spacing w:val="11"/>
          <w:sz w:val="24"/>
        </w:rPr>
        <w:t xml:space="preserve"> </w:t>
      </w:r>
      <w:r>
        <w:rPr>
          <w:sz w:val="24"/>
        </w:rPr>
        <w:t>allowance</w:t>
      </w:r>
      <w:r>
        <w:rPr>
          <w:spacing w:val="-12"/>
          <w:sz w:val="24"/>
        </w:rPr>
        <w:t xml:space="preserve"> </w:t>
      </w:r>
      <w:r>
        <w:rPr>
          <w:sz w:val="24"/>
        </w:rPr>
        <w:t>graphs</w:t>
      </w:r>
      <w:r>
        <w:rPr>
          <w:spacing w:val="-12"/>
          <w:sz w:val="24"/>
        </w:rPr>
        <w:t xml:space="preserve"> </w:t>
      </w:r>
      <w:r>
        <w:rPr>
          <w:sz w:val="24"/>
        </w:rPr>
        <w:t>favor</w:t>
      </w:r>
      <w:r>
        <w:rPr>
          <w:spacing w:val="-12"/>
          <w:sz w:val="24"/>
        </w:rPr>
        <w:t xml:space="preserve"> </w:t>
      </w:r>
      <w:r>
        <w:rPr>
          <w:sz w:val="24"/>
        </w:rPr>
        <w:t>addresses that</w:t>
      </w:r>
      <w:r>
        <w:rPr>
          <w:spacing w:val="-5"/>
          <w:sz w:val="24"/>
        </w:rPr>
        <w:t xml:space="preserve"> </w:t>
      </w:r>
      <w:r>
        <w:rPr>
          <w:sz w:val="24"/>
        </w:rPr>
        <w:t>receive</w:t>
      </w:r>
      <w:r>
        <w:rPr>
          <w:spacing w:val="-5"/>
          <w:sz w:val="24"/>
        </w:rPr>
        <w:t xml:space="preserve"> </w:t>
      </w:r>
      <w:r>
        <w:rPr>
          <w:sz w:val="24"/>
        </w:rPr>
        <w:t>spending</w:t>
      </w:r>
      <w:r>
        <w:rPr>
          <w:spacing w:val="-5"/>
          <w:sz w:val="24"/>
        </w:rPr>
        <w:t xml:space="preserve"> </w:t>
      </w:r>
      <w:r>
        <w:rPr>
          <w:sz w:val="24"/>
        </w:rPr>
        <w:t>authority;</w:t>
      </w:r>
      <w:r>
        <w:rPr>
          <w:spacing w:val="-5"/>
          <w:sz w:val="24"/>
        </w:rPr>
        <w:t xml:space="preserve"> </w:t>
      </w:r>
      <w:r>
        <w:rPr>
          <w:sz w:val="24"/>
        </w:rPr>
        <w:t>transfer</w:t>
      </w:r>
      <w:r>
        <w:rPr>
          <w:spacing w:val="-5"/>
          <w:sz w:val="24"/>
        </w:rPr>
        <w:t xml:space="preserve"> </w:t>
      </w:r>
      <w:r>
        <w:rPr>
          <w:sz w:val="24"/>
        </w:rPr>
        <w:t>graphs</w:t>
      </w:r>
      <w:r>
        <w:rPr>
          <w:spacing w:val="-5"/>
          <w:sz w:val="24"/>
        </w:rPr>
        <w:t xml:space="preserve"> </w:t>
      </w:r>
      <w:r>
        <w:rPr>
          <w:sz w:val="24"/>
        </w:rPr>
        <w:t>favor</w:t>
      </w:r>
      <w:r>
        <w:rPr>
          <w:spacing w:val="-5"/>
          <w:sz w:val="24"/>
        </w:rPr>
        <w:t xml:space="preserve"> </w:t>
      </w:r>
      <w:r>
        <w:rPr>
          <w:sz w:val="24"/>
        </w:rPr>
        <w:t>addresses</w:t>
      </w:r>
      <w:r>
        <w:rPr>
          <w:spacing w:val="-5"/>
          <w:sz w:val="24"/>
        </w:rPr>
        <w:t xml:space="preserve"> </w:t>
      </w:r>
      <w:r>
        <w:rPr>
          <w:sz w:val="24"/>
        </w:rPr>
        <w:t>embedded</w:t>
      </w:r>
      <w:r>
        <w:rPr>
          <w:spacing w:val="-5"/>
          <w:sz w:val="24"/>
        </w:rPr>
        <w:t xml:space="preserve"> </w:t>
      </w:r>
      <w:r>
        <w:rPr>
          <w:sz w:val="24"/>
        </w:rPr>
        <w:t>in</w:t>
      </w:r>
      <w:r>
        <w:rPr>
          <w:spacing w:val="-5"/>
          <w:sz w:val="24"/>
        </w:rPr>
        <w:t xml:space="preserve"> </w:t>
      </w:r>
      <w:r>
        <w:rPr>
          <w:sz w:val="24"/>
        </w:rPr>
        <w:t>value-flow</w:t>
      </w:r>
      <w:r>
        <w:rPr>
          <w:spacing w:val="-5"/>
          <w:sz w:val="24"/>
        </w:rPr>
        <w:t xml:space="preserve"> </w:t>
      </w:r>
      <w:r>
        <w:rPr>
          <w:sz w:val="24"/>
        </w:rPr>
        <w:t>net-works.</w:t>
      </w:r>
      <w:r>
        <w:rPr>
          <w:spacing w:val="13"/>
          <w:sz w:val="24"/>
        </w:rPr>
        <w:t xml:space="preserve"> </w:t>
      </w:r>
      <w:r>
        <w:rPr>
          <w:sz w:val="24"/>
        </w:rPr>
        <w:t>Limitations—including</w:t>
      </w:r>
      <w:r>
        <w:rPr>
          <w:spacing w:val="-11"/>
          <w:sz w:val="24"/>
        </w:rPr>
        <w:t xml:space="preserve"> </w:t>
      </w:r>
      <w:r>
        <w:rPr>
          <w:sz w:val="24"/>
        </w:rPr>
        <w:t>cold-start</w:t>
      </w:r>
      <w:r>
        <w:rPr>
          <w:spacing w:val="-12"/>
          <w:sz w:val="24"/>
        </w:rPr>
        <w:t xml:space="preserve"> </w:t>
      </w:r>
      <w:r>
        <w:rPr>
          <w:sz w:val="24"/>
        </w:rPr>
        <w:t>effects,</w:t>
      </w:r>
      <w:r>
        <w:rPr>
          <w:spacing w:val="-10"/>
          <w:sz w:val="24"/>
        </w:rPr>
        <w:t xml:space="preserve"> </w:t>
      </w:r>
      <w:r>
        <w:rPr>
          <w:sz w:val="24"/>
        </w:rPr>
        <w:t>Sybil</w:t>
      </w:r>
      <w:r>
        <w:rPr>
          <w:spacing w:val="-11"/>
          <w:sz w:val="24"/>
        </w:rPr>
        <w:t xml:space="preserve"> </w:t>
      </w:r>
      <w:r>
        <w:rPr>
          <w:sz w:val="24"/>
        </w:rPr>
        <w:t>susceptibility</w:t>
      </w:r>
      <w:r>
        <w:rPr>
          <w:spacing w:val="-11"/>
          <w:sz w:val="24"/>
        </w:rPr>
        <w:t xml:space="preserve"> </w:t>
      </w:r>
      <w:r>
        <w:rPr>
          <w:sz w:val="24"/>
        </w:rPr>
        <w:t>of</w:t>
      </w:r>
      <w:r>
        <w:rPr>
          <w:spacing w:val="-11"/>
          <w:sz w:val="24"/>
        </w:rPr>
        <w:t xml:space="preserve"> </w:t>
      </w:r>
      <w:r>
        <w:rPr>
          <w:sz w:val="24"/>
        </w:rPr>
        <w:t>approval</w:t>
      </w:r>
      <w:r>
        <w:rPr>
          <w:spacing w:val="-12"/>
          <w:sz w:val="24"/>
        </w:rPr>
        <w:t xml:space="preserve"> </w:t>
      </w:r>
      <w:r>
        <w:rPr>
          <w:sz w:val="24"/>
        </w:rPr>
        <w:t>graphs,</w:t>
      </w:r>
      <w:r>
        <w:rPr>
          <w:spacing w:val="-10"/>
          <w:sz w:val="24"/>
        </w:rPr>
        <w:t xml:space="preserve"> </w:t>
      </w:r>
      <w:r>
        <w:rPr>
          <w:sz w:val="24"/>
        </w:rPr>
        <w:t>and construct</w:t>
      </w:r>
      <w:r>
        <w:rPr>
          <w:spacing w:val="-9"/>
          <w:sz w:val="24"/>
        </w:rPr>
        <w:t xml:space="preserve"> </w:t>
      </w:r>
      <w:r>
        <w:rPr>
          <w:sz w:val="24"/>
        </w:rPr>
        <w:t>overlap</w:t>
      </w:r>
      <w:r>
        <w:rPr>
          <w:spacing w:val="-9"/>
          <w:sz w:val="24"/>
        </w:rPr>
        <w:t xml:space="preserve"> </w:t>
      </w:r>
      <w:r>
        <w:rPr>
          <w:sz w:val="24"/>
        </w:rPr>
        <w:t>for</w:t>
      </w:r>
      <w:r>
        <w:rPr>
          <w:spacing w:val="-9"/>
          <w:sz w:val="24"/>
        </w:rPr>
        <w:t xml:space="preserve"> </w:t>
      </w:r>
      <w:r>
        <w:rPr>
          <w:sz w:val="24"/>
        </w:rPr>
        <w:t>GF-PR—are</w:t>
      </w:r>
      <w:r>
        <w:rPr>
          <w:spacing w:val="-9"/>
          <w:sz w:val="24"/>
        </w:rPr>
        <w:t xml:space="preserve"> </w:t>
      </w:r>
      <w:r>
        <w:rPr>
          <w:sz w:val="24"/>
        </w:rPr>
        <w:t>discussed</w:t>
      </w:r>
      <w:r>
        <w:rPr>
          <w:spacing w:val="-9"/>
          <w:sz w:val="24"/>
        </w:rPr>
        <w:t xml:space="preserve"> </w:t>
      </w:r>
      <w:r>
        <w:rPr>
          <w:sz w:val="24"/>
        </w:rPr>
        <w:t>in</w:t>
      </w:r>
      <w:r>
        <w:rPr>
          <w:spacing w:val="-9"/>
          <w:sz w:val="24"/>
        </w:rPr>
        <w:t xml:space="preserve"> </w:t>
      </w:r>
      <w:r>
        <w:rPr>
          <w:sz w:val="24"/>
        </w:rPr>
        <w:t>Chapter</w:t>
      </w:r>
      <w:r>
        <w:rPr>
          <w:spacing w:val="-10"/>
          <w:sz w:val="24"/>
        </w:rPr>
        <w:t xml:space="preserve"> </w:t>
      </w:r>
      <w:hyperlink w:anchor="_bookmark114" w:history="1">
        <w:r>
          <w:rPr>
            <w:sz w:val="24"/>
          </w:rPr>
          <w:t>5</w:t>
        </w:r>
      </w:hyperlink>
      <w:r>
        <w:rPr>
          <w:sz w:val="24"/>
        </w:rPr>
        <w:t>.</w:t>
      </w:r>
      <w:r>
        <w:rPr>
          <w:spacing w:val="13"/>
          <w:sz w:val="24"/>
        </w:rPr>
        <w:t xml:space="preserve"> </w:t>
      </w:r>
      <w:r>
        <w:rPr>
          <w:sz w:val="24"/>
        </w:rPr>
        <w:t>All</w:t>
      </w:r>
      <w:r>
        <w:rPr>
          <w:spacing w:val="-9"/>
          <w:sz w:val="24"/>
        </w:rPr>
        <w:t xml:space="preserve"> </w:t>
      </w:r>
      <w:r>
        <w:rPr>
          <w:sz w:val="24"/>
        </w:rPr>
        <w:t>code</w:t>
      </w:r>
      <w:r>
        <w:rPr>
          <w:spacing w:val="-9"/>
          <w:sz w:val="24"/>
        </w:rPr>
        <w:t xml:space="preserve"> </w:t>
      </w:r>
      <w:r>
        <w:rPr>
          <w:sz w:val="24"/>
        </w:rPr>
        <w:t>paths,</w:t>
      </w:r>
      <w:r>
        <w:rPr>
          <w:spacing w:val="-8"/>
          <w:sz w:val="24"/>
        </w:rPr>
        <w:t xml:space="preserve"> </w:t>
      </w:r>
      <w:r>
        <w:rPr>
          <w:sz w:val="24"/>
        </w:rPr>
        <w:t>parameter</w:t>
      </w:r>
      <w:r>
        <w:rPr>
          <w:spacing w:val="-9"/>
          <w:sz w:val="24"/>
        </w:rPr>
        <w:t xml:space="preserve"> </w:t>
      </w:r>
      <w:r>
        <w:rPr>
          <w:sz w:val="24"/>
        </w:rPr>
        <w:t xml:space="preserve">choices, and evaluation metrics are documented in the open pipeline (Appendix </w:t>
      </w:r>
      <w:hyperlink w:anchor="_bookmark198" w:history="1">
        <w:r>
          <w:rPr>
            <w:sz w:val="24"/>
          </w:rPr>
          <w:t>8.1</w:t>
        </w:r>
      </w:hyperlink>
      <w:r>
        <w:rPr>
          <w:sz w:val="24"/>
        </w:rPr>
        <w:t>) to enable peer review and independent replication.</w:t>
      </w:r>
    </w:p>
    <w:p w14:paraId="00DC2003" w14:textId="77777777" w:rsidR="00350CFB" w:rsidRDefault="00283FFF">
      <w:pPr>
        <w:pStyle w:val="ListParagraph"/>
        <w:numPr>
          <w:ilvl w:val="0"/>
          <w:numId w:val="10"/>
        </w:numPr>
        <w:tabs>
          <w:tab w:val="left" w:pos="806"/>
          <w:tab w:val="left" w:pos="808"/>
        </w:tabs>
        <w:spacing w:before="46" w:line="396" w:lineRule="auto"/>
        <w:ind w:right="523"/>
        <w:jc w:val="both"/>
        <w:rPr>
          <w:sz w:val="24"/>
        </w:rPr>
      </w:pPr>
      <w:bookmarkStart w:id="269" w:name="_bookmark82"/>
      <w:bookmarkEnd w:id="269"/>
      <w:r>
        <w:rPr>
          <w:b/>
          <w:sz w:val="24"/>
        </w:rPr>
        <w:t>Responsible</w:t>
      </w:r>
      <w:r>
        <w:rPr>
          <w:b/>
          <w:spacing w:val="-9"/>
          <w:sz w:val="24"/>
        </w:rPr>
        <w:t xml:space="preserve"> </w:t>
      </w:r>
      <w:r>
        <w:rPr>
          <w:b/>
          <w:sz w:val="24"/>
        </w:rPr>
        <w:t>disclosure</w:t>
      </w:r>
      <w:r>
        <w:rPr>
          <w:b/>
          <w:spacing w:val="-9"/>
          <w:sz w:val="24"/>
        </w:rPr>
        <w:t xml:space="preserve"> </w:t>
      </w:r>
      <w:r>
        <w:rPr>
          <w:b/>
          <w:sz w:val="24"/>
        </w:rPr>
        <w:t>and</w:t>
      </w:r>
      <w:r>
        <w:rPr>
          <w:b/>
          <w:spacing w:val="-9"/>
          <w:sz w:val="24"/>
        </w:rPr>
        <w:t xml:space="preserve"> </w:t>
      </w:r>
      <w:r>
        <w:rPr>
          <w:b/>
          <w:sz w:val="24"/>
        </w:rPr>
        <w:t>impact:</w:t>
      </w:r>
      <w:r>
        <w:rPr>
          <w:b/>
          <w:spacing w:val="13"/>
          <w:sz w:val="24"/>
        </w:rPr>
        <w:t xml:space="preserve"> </w:t>
      </w:r>
      <w:r>
        <w:rPr>
          <w:sz w:val="24"/>
        </w:rPr>
        <w:t>Although</w:t>
      </w:r>
      <w:r>
        <w:rPr>
          <w:spacing w:val="-9"/>
          <w:sz w:val="24"/>
        </w:rPr>
        <w:t xml:space="preserve"> </w:t>
      </w:r>
      <w:r>
        <w:rPr>
          <w:sz w:val="24"/>
        </w:rPr>
        <w:t>EndorseRank</w:t>
      </w:r>
      <w:r>
        <w:rPr>
          <w:spacing w:val="-9"/>
          <w:sz w:val="24"/>
        </w:rPr>
        <w:t xml:space="preserve"> </w:t>
      </w:r>
      <w:r>
        <w:rPr>
          <w:sz w:val="24"/>
        </w:rPr>
        <w:t>may</w:t>
      </w:r>
      <w:r>
        <w:rPr>
          <w:spacing w:val="-9"/>
          <w:sz w:val="24"/>
        </w:rPr>
        <w:t xml:space="preserve"> </w:t>
      </w:r>
      <w:r>
        <w:rPr>
          <w:sz w:val="24"/>
        </w:rPr>
        <w:t>inform</w:t>
      </w:r>
      <w:r>
        <w:rPr>
          <w:spacing w:val="-9"/>
          <w:sz w:val="24"/>
        </w:rPr>
        <w:t xml:space="preserve"> </w:t>
      </w:r>
      <w:r>
        <w:rPr>
          <w:sz w:val="24"/>
        </w:rPr>
        <w:t>risk</w:t>
      </w:r>
      <w:r>
        <w:rPr>
          <w:spacing w:val="-9"/>
          <w:sz w:val="24"/>
        </w:rPr>
        <w:t xml:space="preserve"> </w:t>
      </w:r>
      <w:r>
        <w:rPr>
          <w:sz w:val="24"/>
        </w:rPr>
        <w:t>assessment</w:t>
      </w:r>
      <w:r>
        <w:rPr>
          <w:spacing w:val="-9"/>
          <w:sz w:val="24"/>
        </w:rPr>
        <w:t xml:space="preserve"> </w:t>
      </w:r>
      <w:r>
        <w:rPr>
          <w:sz w:val="24"/>
        </w:rPr>
        <w:t>in DeFi</w:t>
      </w:r>
      <w:r>
        <w:rPr>
          <w:spacing w:val="-1"/>
          <w:sz w:val="24"/>
        </w:rPr>
        <w:t xml:space="preserve"> </w:t>
      </w:r>
      <w:r>
        <w:rPr>
          <w:sz w:val="24"/>
        </w:rPr>
        <w:t>contexts, it</w:t>
      </w:r>
      <w:r>
        <w:rPr>
          <w:spacing w:val="-1"/>
          <w:sz w:val="24"/>
        </w:rPr>
        <w:t xml:space="preserve"> </w:t>
      </w:r>
      <w:r>
        <w:rPr>
          <w:sz w:val="24"/>
        </w:rPr>
        <w:t>is</w:t>
      </w:r>
      <w:r>
        <w:rPr>
          <w:spacing w:val="-1"/>
          <w:sz w:val="24"/>
        </w:rPr>
        <w:t xml:space="preserve"> </w:t>
      </w:r>
      <w:r>
        <w:rPr>
          <w:sz w:val="24"/>
        </w:rPr>
        <w:t>not</w:t>
      </w:r>
      <w:r>
        <w:rPr>
          <w:spacing w:val="-1"/>
          <w:sz w:val="24"/>
        </w:rPr>
        <w:t xml:space="preserve"> </w:t>
      </w:r>
      <w:r>
        <w:rPr>
          <w:sz w:val="24"/>
        </w:rPr>
        <w:t>financial</w:t>
      </w:r>
      <w:r>
        <w:rPr>
          <w:spacing w:val="-1"/>
          <w:sz w:val="24"/>
        </w:rPr>
        <w:t xml:space="preserve"> </w:t>
      </w:r>
      <w:r>
        <w:rPr>
          <w:sz w:val="24"/>
        </w:rPr>
        <w:t>advice, credit</w:t>
      </w:r>
      <w:r>
        <w:rPr>
          <w:spacing w:val="-1"/>
          <w:sz w:val="24"/>
        </w:rPr>
        <w:t xml:space="preserve"> </w:t>
      </w:r>
      <w:r>
        <w:rPr>
          <w:sz w:val="24"/>
        </w:rPr>
        <w:t>advice, or</w:t>
      </w:r>
      <w:r>
        <w:rPr>
          <w:spacing w:val="-1"/>
          <w:sz w:val="24"/>
        </w:rPr>
        <w:t xml:space="preserve"> </w:t>
      </w:r>
      <w:r>
        <w:rPr>
          <w:sz w:val="24"/>
        </w:rPr>
        <w:t>a</w:t>
      </w:r>
      <w:r>
        <w:rPr>
          <w:spacing w:val="-1"/>
          <w:sz w:val="24"/>
        </w:rPr>
        <w:t xml:space="preserve"> </w:t>
      </w:r>
      <w:r>
        <w:rPr>
          <w:sz w:val="24"/>
        </w:rPr>
        <w:t>consumer</w:t>
      </w:r>
      <w:r>
        <w:rPr>
          <w:spacing w:val="-1"/>
          <w:sz w:val="24"/>
        </w:rPr>
        <w:t xml:space="preserve"> </w:t>
      </w:r>
      <w:r>
        <w:rPr>
          <w:sz w:val="24"/>
        </w:rPr>
        <w:t>reporting</w:t>
      </w:r>
      <w:r>
        <w:rPr>
          <w:spacing w:val="-1"/>
          <w:sz w:val="24"/>
        </w:rPr>
        <w:t xml:space="preserve"> </w:t>
      </w:r>
      <w:r>
        <w:rPr>
          <w:sz w:val="24"/>
        </w:rPr>
        <w:t>product.</w:t>
      </w:r>
      <w:r>
        <w:rPr>
          <w:spacing w:val="24"/>
          <w:sz w:val="24"/>
        </w:rPr>
        <w:t xml:space="preserve"> </w:t>
      </w:r>
      <w:r>
        <w:rPr>
          <w:sz w:val="24"/>
        </w:rPr>
        <w:t>Hu-man oversight remains necessary for lending, trading, and compliance decisions.</w:t>
      </w:r>
      <w:r>
        <w:rPr>
          <w:spacing w:val="40"/>
          <w:sz w:val="24"/>
        </w:rPr>
        <w:t xml:space="preserve"> </w:t>
      </w:r>
      <w:r>
        <w:rPr>
          <w:sz w:val="24"/>
        </w:rPr>
        <w:t>Potential adversarial</w:t>
      </w:r>
      <w:r>
        <w:rPr>
          <w:spacing w:val="-4"/>
          <w:sz w:val="24"/>
        </w:rPr>
        <w:t xml:space="preserve"> </w:t>
      </w:r>
      <w:r>
        <w:rPr>
          <w:sz w:val="24"/>
        </w:rPr>
        <w:t>manipulation</w:t>
      </w:r>
      <w:r>
        <w:rPr>
          <w:spacing w:val="-4"/>
          <w:sz w:val="24"/>
        </w:rPr>
        <w:t xml:space="preserve"> </w:t>
      </w:r>
      <w:r>
        <w:rPr>
          <w:sz w:val="24"/>
        </w:rPr>
        <w:t>(for</w:t>
      </w:r>
      <w:r>
        <w:rPr>
          <w:spacing w:val="-4"/>
          <w:sz w:val="24"/>
        </w:rPr>
        <w:t xml:space="preserve"> </w:t>
      </w:r>
      <w:r>
        <w:rPr>
          <w:sz w:val="24"/>
        </w:rPr>
        <w:t>example,</w:t>
      </w:r>
      <w:r>
        <w:rPr>
          <w:spacing w:val="-3"/>
          <w:sz w:val="24"/>
        </w:rPr>
        <w:t xml:space="preserve"> </w:t>
      </w:r>
      <w:r>
        <w:rPr>
          <w:sz w:val="24"/>
        </w:rPr>
        <w:t>Sybil</w:t>
      </w:r>
      <w:r>
        <w:rPr>
          <w:spacing w:val="-4"/>
          <w:sz w:val="24"/>
        </w:rPr>
        <w:t xml:space="preserve"> </w:t>
      </w:r>
      <w:r>
        <w:rPr>
          <w:sz w:val="24"/>
        </w:rPr>
        <w:t>attacks</w:t>
      </w:r>
      <w:r>
        <w:rPr>
          <w:spacing w:val="-4"/>
          <w:sz w:val="24"/>
        </w:rPr>
        <w:t xml:space="preserve"> </w:t>
      </w:r>
      <w:r>
        <w:rPr>
          <w:sz w:val="24"/>
        </w:rPr>
        <w:t>on</w:t>
      </w:r>
      <w:r>
        <w:rPr>
          <w:spacing w:val="-4"/>
          <w:sz w:val="24"/>
        </w:rPr>
        <w:t xml:space="preserve"> </w:t>
      </w:r>
      <w:r>
        <w:rPr>
          <w:i/>
          <w:sz w:val="24"/>
        </w:rPr>
        <w:t>G</w:t>
      </w:r>
      <w:r>
        <w:rPr>
          <w:sz w:val="24"/>
          <w:vertAlign w:val="subscript"/>
        </w:rPr>
        <w:t>approve</w:t>
      </w:r>
      <w:r>
        <w:rPr>
          <w:sz w:val="24"/>
        </w:rPr>
        <w:t xml:space="preserve"> or</w:t>
      </w:r>
      <w:r>
        <w:rPr>
          <w:spacing w:val="-4"/>
          <w:sz w:val="24"/>
        </w:rPr>
        <w:t xml:space="preserve"> </w:t>
      </w:r>
      <w:r>
        <w:rPr>
          <w:sz w:val="24"/>
        </w:rPr>
        <w:t>wash</w:t>
      </w:r>
      <w:r>
        <w:rPr>
          <w:spacing w:val="-4"/>
          <w:sz w:val="24"/>
        </w:rPr>
        <w:t xml:space="preserve"> </w:t>
      </w:r>
      <w:r>
        <w:rPr>
          <w:sz w:val="24"/>
        </w:rPr>
        <w:t>transfers</w:t>
      </w:r>
      <w:r>
        <w:rPr>
          <w:spacing w:val="-4"/>
          <w:sz w:val="24"/>
        </w:rPr>
        <w:t xml:space="preserve"> </w:t>
      </w:r>
      <w:r>
        <w:rPr>
          <w:sz w:val="24"/>
        </w:rPr>
        <w:t>on</w:t>
      </w:r>
      <w:r>
        <w:rPr>
          <w:spacing w:val="-4"/>
          <w:sz w:val="24"/>
        </w:rPr>
        <w:t xml:space="preserve"> </w:t>
      </w:r>
      <w:r>
        <w:rPr>
          <w:i/>
          <w:sz w:val="24"/>
        </w:rPr>
        <w:t>G</w:t>
      </w:r>
      <w:r>
        <w:rPr>
          <w:sz w:val="24"/>
          <w:vertAlign w:val="subscript"/>
        </w:rPr>
        <w:t>transfer</w:t>
      </w:r>
      <w:r>
        <w:rPr>
          <w:sz w:val="24"/>
        </w:rPr>
        <w:t>) is</w:t>
      </w:r>
      <w:r>
        <w:rPr>
          <w:spacing w:val="-7"/>
          <w:sz w:val="24"/>
        </w:rPr>
        <w:t xml:space="preserve"> </w:t>
      </w:r>
      <w:r>
        <w:rPr>
          <w:sz w:val="24"/>
        </w:rPr>
        <w:t>acknowledged</w:t>
      </w:r>
      <w:r>
        <w:rPr>
          <w:spacing w:val="-7"/>
          <w:sz w:val="24"/>
        </w:rPr>
        <w:t xml:space="preserve"> </w:t>
      </w:r>
      <w:r>
        <w:rPr>
          <w:sz w:val="24"/>
        </w:rPr>
        <w:t>and</w:t>
      </w:r>
      <w:r>
        <w:rPr>
          <w:spacing w:val="-7"/>
          <w:sz w:val="24"/>
        </w:rPr>
        <w:t xml:space="preserve"> </w:t>
      </w:r>
      <w:r>
        <w:rPr>
          <w:sz w:val="24"/>
        </w:rPr>
        <w:t>discussed</w:t>
      </w:r>
      <w:r>
        <w:rPr>
          <w:spacing w:val="-7"/>
          <w:sz w:val="24"/>
        </w:rPr>
        <w:t xml:space="preserve"> </w:t>
      </w:r>
      <w:r>
        <w:rPr>
          <w:sz w:val="24"/>
        </w:rPr>
        <w:t>in</w:t>
      </w:r>
      <w:r>
        <w:rPr>
          <w:spacing w:val="-7"/>
          <w:sz w:val="24"/>
        </w:rPr>
        <w:t xml:space="preserve"> </w:t>
      </w:r>
      <w:r>
        <w:rPr>
          <w:sz w:val="24"/>
        </w:rPr>
        <w:t>Chapter</w:t>
      </w:r>
      <w:r>
        <w:rPr>
          <w:spacing w:val="-7"/>
          <w:sz w:val="24"/>
        </w:rPr>
        <w:t xml:space="preserve"> </w:t>
      </w:r>
      <w:hyperlink w:anchor="_bookmark114" w:history="1">
        <w:r>
          <w:rPr>
            <w:sz w:val="24"/>
          </w:rPr>
          <w:t>5</w:t>
        </w:r>
      </w:hyperlink>
      <w:r>
        <w:rPr>
          <w:sz w:val="24"/>
        </w:rPr>
        <w:t>. The</w:t>
      </w:r>
      <w:r>
        <w:rPr>
          <w:spacing w:val="-7"/>
          <w:sz w:val="24"/>
        </w:rPr>
        <w:t xml:space="preserve"> </w:t>
      </w:r>
      <w:r>
        <w:rPr>
          <w:sz w:val="24"/>
        </w:rPr>
        <w:t>study</w:t>
      </w:r>
      <w:r>
        <w:rPr>
          <w:spacing w:val="-7"/>
          <w:sz w:val="24"/>
        </w:rPr>
        <w:t xml:space="preserve"> </w:t>
      </w:r>
      <w:r>
        <w:rPr>
          <w:sz w:val="24"/>
        </w:rPr>
        <w:t>reports</w:t>
      </w:r>
      <w:r>
        <w:rPr>
          <w:spacing w:val="-7"/>
          <w:sz w:val="24"/>
        </w:rPr>
        <w:t xml:space="preserve"> </w:t>
      </w:r>
      <w:r>
        <w:rPr>
          <w:sz w:val="24"/>
        </w:rPr>
        <w:t>aggregated</w:t>
      </w:r>
      <w:r>
        <w:rPr>
          <w:spacing w:val="-7"/>
          <w:sz w:val="24"/>
        </w:rPr>
        <w:t xml:space="preserve"> </w:t>
      </w:r>
      <w:r>
        <w:rPr>
          <w:sz w:val="24"/>
        </w:rPr>
        <w:t>cohort-level</w:t>
      </w:r>
      <w:r>
        <w:rPr>
          <w:spacing w:val="-7"/>
          <w:sz w:val="24"/>
        </w:rPr>
        <w:t xml:space="preserve"> </w:t>
      </w:r>
      <w:r>
        <w:rPr>
          <w:sz w:val="24"/>
        </w:rPr>
        <w:t>find-ings</w:t>
      </w:r>
      <w:r>
        <w:rPr>
          <w:spacing w:val="-3"/>
          <w:sz w:val="24"/>
        </w:rPr>
        <w:t xml:space="preserve"> </w:t>
      </w:r>
      <w:r>
        <w:rPr>
          <w:sz w:val="24"/>
        </w:rPr>
        <w:t>rather</w:t>
      </w:r>
      <w:r>
        <w:rPr>
          <w:spacing w:val="-3"/>
          <w:sz w:val="24"/>
        </w:rPr>
        <w:t xml:space="preserve"> </w:t>
      </w:r>
      <w:r>
        <w:rPr>
          <w:sz w:val="24"/>
        </w:rPr>
        <w:t>than</w:t>
      </w:r>
      <w:r>
        <w:rPr>
          <w:spacing w:val="-3"/>
          <w:sz w:val="24"/>
        </w:rPr>
        <w:t xml:space="preserve"> </w:t>
      </w:r>
      <w:r>
        <w:rPr>
          <w:sz w:val="24"/>
        </w:rPr>
        <w:t>wallet-level</w:t>
      </w:r>
      <w:r>
        <w:rPr>
          <w:spacing w:val="-3"/>
          <w:sz w:val="24"/>
        </w:rPr>
        <w:t xml:space="preserve"> </w:t>
      </w:r>
      <w:r>
        <w:rPr>
          <w:sz w:val="24"/>
        </w:rPr>
        <w:t>rankings</w:t>
      </w:r>
      <w:r>
        <w:rPr>
          <w:spacing w:val="-3"/>
          <w:sz w:val="24"/>
        </w:rPr>
        <w:t xml:space="preserve"> </w:t>
      </w:r>
      <w:r>
        <w:rPr>
          <w:sz w:val="24"/>
        </w:rPr>
        <w:t>intended</w:t>
      </w:r>
      <w:r>
        <w:rPr>
          <w:spacing w:val="-3"/>
          <w:sz w:val="24"/>
        </w:rPr>
        <w:t xml:space="preserve"> </w:t>
      </w:r>
      <w:r>
        <w:rPr>
          <w:sz w:val="24"/>
        </w:rPr>
        <w:t>for</w:t>
      </w:r>
      <w:r>
        <w:rPr>
          <w:spacing w:val="-3"/>
          <w:sz w:val="24"/>
        </w:rPr>
        <w:t xml:space="preserve"> </w:t>
      </w:r>
      <w:r>
        <w:rPr>
          <w:sz w:val="24"/>
        </w:rPr>
        <w:t>targeting</w:t>
      </w:r>
      <w:r>
        <w:rPr>
          <w:spacing w:val="-3"/>
          <w:sz w:val="24"/>
        </w:rPr>
        <w:t xml:space="preserve"> </w:t>
      </w:r>
      <w:r>
        <w:rPr>
          <w:sz w:val="24"/>
        </w:rPr>
        <w:t>individual</w:t>
      </w:r>
      <w:r>
        <w:rPr>
          <w:spacing w:val="-2"/>
          <w:sz w:val="24"/>
        </w:rPr>
        <w:t xml:space="preserve"> </w:t>
      </w:r>
      <w:r>
        <w:rPr>
          <w:sz w:val="24"/>
        </w:rPr>
        <w:t>users.</w:t>
      </w:r>
      <w:r>
        <w:rPr>
          <w:spacing w:val="21"/>
          <w:sz w:val="24"/>
        </w:rPr>
        <w:t xml:space="preserve"> </w:t>
      </w:r>
      <w:r>
        <w:rPr>
          <w:sz w:val="24"/>
        </w:rPr>
        <w:t>Any</w:t>
      </w:r>
      <w:r>
        <w:rPr>
          <w:spacing w:val="-3"/>
          <w:sz w:val="24"/>
        </w:rPr>
        <w:t xml:space="preserve"> </w:t>
      </w:r>
      <w:r>
        <w:rPr>
          <w:sz w:val="24"/>
        </w:rPr>
        <w:t>future</w:t>
      </w:r>
      <w:r>
        <w:rPr>
          <w:spacing w:val="-3"/>
          <w:sz w:val="24"/>
        </w:rPr>
        <w:t xml:space="preserve"> </w:t>
      </w:r>
      <w:r>
        <w:rPr>
          <w:sz w:val="24"/>
        </w:rPr>
        <w:t>op-erational</w:t>
      </w:r>
      <w:r>
        <w:rPr>
          <w:spacing w:val="-5"/>
          <w:sz w:val="24"/>
        </w:rPr>
        <w:t xml:space="preserve"> </w:t>
      </w:r>
      <w:r>
        <w:rPr>
          <w:sz w:val="24"/>
        </w:rPr>
        <w:t>deployment</w:t>
      </w:r>
      <w:r>
        <w:rPr>
          <w:spacing w:val="-5"/>
          <w:sz w:val="24"/>
        </w:rPr>
        <w:t xml:space="preserve"> </w:t>
      </w:r>
      <w:r>
        <w:rPr>
          <w:sz w:val="24"/>
        </w:rPr>
        <w:t>would</w:t>
      </w:r>
      <w:r>
        <w:rPr>
          <w:spacing w:val="-5"/>
          <w:sz w:val="24"/>
        </w:rPr>
        <w:t xml:space="preserve"> </w:t>
      </w:r>
      <w:r>
        <w:rPr>
          <w:sz w:val="24"/>
        </w:rPr>
        <w:t>require</w:t>
      </w:r>
      <w:r>
        <w:rPr>
          <w:spacing w:val="-5"/>
          <w:sz w:val="24"/>
        </w:rPr>
        <w:t xml:space="preserve"> </w:t>
      </w:r>
      <w:r>
        <w:rPr>
          <w:sz w:val="24"/>
        </w:rPr>
        <w:t>additional</w:t>
      </w:r>
      <w:r>
        <w:rPr>
          <w:spacing w:val="-5"/>
          <w:sz w:val="24"/>
        </w:rPr>
        <w:t xml:space="preserve"> </w:t>
      </w:r>
      <w:r>
        <w:rPr>
          <w:sz w:val="24"/>
        </w:rPr>
        <w:t>governance,</w:t>
      </w:r>
      <w:r>
        <w:rPr>
          <w:spacing w:val="-5"/>
          <w:sz w:val="24"/>
        </w:rPr>
        <w:t xml:space="preserve"> </w:t>
      </w:r>
      <w:r>
        <w:rPr>
          <w:sz w:val="24"/>
        </w:rPr>
        <w:t>appeal</w:t>
      </w:r>
      <w:r>
        <w:rPr>
          <w:spacing w:val="-5"/>
          <w:sz w:val="24"/>
        </w:rPr>
        <w:t xml:space="preserve"> </w:t>
      </w:r>
      <w:r>
        <w:rPr>
          <w:sz w:val="24"/>
        </w:rPr>
        <w:t>mechanisms,</w:t>
      </w:r>
      <w:r>
        <w:rPr>
          <w:spacing w:val="-5"/>
          <w:sz w:val="24"/>
        </w:rPr>
        <w:t xml:space="preserve"> </w:t>
      </w:r>
      <w:r>
        <w:rPr>
          <w:sz w:val="24"/>
        </w:rPr>
        <w:t>and</w:t>
      </w:r>
      <w:r>
        <w:rPr>
          <w:spacing w:val="-5"/>
          <w:sz w:val="24"/>
        </w:rPr>
        <w:t xml:space="preserve"> </w:t>
      </w:r>
      <w:r>
        <w:rPr>
          <w:sz w:val="24"/>
        </w:rPr>
        <w:t>fairness monitoring beyond the scope of this dissertation.</w:t>
      </w:r>
    </w:p>
    <w:p w14:paraId="00DC2004" w14:textId="77777777" w:rsidR="00350CFB" w:rsidRDefault="00283FFF">
      <w:pPr>
        <w:pStyle w:val="ListParagraph"/>
        <w:numPr>
          <w:ilvl w:val="0"/>
          <w:numId w:val="10"/>
        </w:numPr>
        <w:tabs>
          <w:tab w:val="left" w:pos="806"/>
          <w:tab w:val="left" w:pos="808"/>
        </w:tabs>
        <w:spacing w:before="45" w:line="396" w:lineRule="auto"/>
        <w:ind w:right="523"/>
        <w:jc w:val="both"/>
        <w:rPr>
          <w:sz w:val="24"/>
        </w:rPr>
      </w:pPr>
      <w:bookmarkStart w:id="270" w:name="_bookmark83"/>
      <w:bookmarkEnd w:id="270"/>
      <w:r>
        <w:rPr>
          <w:b/>
          <w:sz w:val="24"/>
        </w:rPr>
        <w:t>Summary of methodological commitments:</w:t>
      </w:r>
      <w:r>
        <w:rPr>
          <w:b/>
          <w:spacing w:val="40"/>
          <w:sz w:val="24"/>
        </w:rPr>
        <w:t xml:space="preserve"> </w:t>
      </w:r>
      <w:r>
        <w:rPr>
          <w:sz w:val="24"/>
        </w:rPr>
        <w:t>The design fixes the chain, window, cohort rules, graph formulas, proxy definitions, and statistical tests before interpreting results.</w:t>
      </w:r>
      <w:r>
        <w:rPr>
          <w:spacing w:val="40"/>
          <w:sz w:val="24"/>
        </w:rPr>
        <w:t xml:space="preserve"> </w:t>
      </w:r>
      <w:r>
        <w:rPr>
          <w:sz w:val="24"/>
        </w:rPr>
        <w:t xml:space="preserve">Pri-mary claims compare only EndorseRank and AWP on the matched wallet cohort; the ex-panded pool and robustness sweeps test efficiency and stability; GF-PR bounds outcome-native alignment for SRQ1. Chapter </w:t>
      </w:r>
      <w:hyperlink w:anchor="_bookmark84" w:history="1">
        <w:r>
          <w:rPr>
            <w:sz w:val="24"/>
          </w:rPr>
          <w:t>4</w:t>
        </w:r>
      </w:hyperlink>
      <w:r>
        <w:rPr>
          <w:sz w:val="24"/>
        </w:rPr>
        <w:t xml:space="preserve"> reports the empirical outcomes of this protocol.</w:t>
      </w:r>
    </w:p>
    <w:p w14:paraId="00DC2005" w14:textId="77777777" w:rsidR="00350CFB" w:rsidRDefault="00350CFB">
      <w:pPr>
        <w:pStyle w:val="ListParagraph"/>
        <w:spacing w:line="396" w:lineRule="auto"/>
        <w:jc w:val="both"/>
        <w:rPr>
          <w:sz w:val="24"/>
        </w:rPr>
        <w:sectPr w:rsidR="00350CFB">
          <w:pgSz w:w="11910" w:h="16840"/>
          <w:pgMar w:top="1840" w:right="708" w:bottom="2300" w:left="992" w:header="0" w:footer="2115" w:gutter="0"/>
          <w:cols w:space="720"/>
        </w:sectPr>
      </w:pPr>
    </w:p>
    <w:p w14:paraId="00DC2006" w14:textId="77777777" w:rsidR="00350CFB" w:rsidRDefault="00350CFB">
      <w:pPr>
        <w:pStyle w:val="BodyText"/>
        <w:rPr>
          <w:sz w:val="34"/>
        </w:rPr>
      </w:pPr>
    </w:p>
    <w:p w14:paraId="00DC2007" w14:textId="77777777" w:rsidR="00350CFB" w:rsidRDefault="00350CFB">
      <w:pPr>
        <w:pStyle w:val="BodyText"/>
        <w:spacing w:before="197"/>
        <w:rPr>
          <w:sz w:val="34"/>
        </w:rPr>
      </w:pPr>
    </w:p>
    <w:p w14:paraId="00DC2008" w14:textId="77777777" w:rsidR="00350CFB" w:rsidRDefault="00283FFF">
      <w:pPr>
        <w:pStyle w:val="Heading1"/>
        <w:numPr>
          <w:ilvl w:val="0"/>
          <w:numId w:val="26"/>
        </w:numPr>
        <w:tabs>
          <w:tab w:val="left" w:pos="625"/>
        </w:tabs>
        <w:ind w:left="625" w:hanging="343"/>
        <w:jc w:val="both"/>
      </w:pPr>
      <w:bookmarkStart w:id="271" w:name="Implementation_and_Empirical_Results"/>
      <w:bookmarkStart w:id="272" w:name="_bookmark84"/>
      <w:bookmarkEnd w:id="271"/>
      <w:bookmarkEnd w:id="272"/>
      <w:r>
        <w:t>Implementation</w:t>
      </w:r>
      <w:r>
        <w:rPr>
          <w:spacing w:val="10"/>
        </w:rPr>
        <w:t xml:space="preserve"> </w:t>
      </w:r>
      <w:r>
        <w:t>and</w:t>
      </w:r>
      <w:r>
        <w:rPr>
          <w:spacing w:val="10"/>
        </w:rPr>
        <w:t xml:space="preserve"> </w:t>
      </w:r>
      <w:r>
        <w:t>Empirical</w:t>
      </w:r>
      <w:r>
        <w:rPr>
          <w:spacing w:val="11"/>
        </w:rPr>
        <w:t xml:space="preserve"> </w:t>
      </w:r>
      <w:r>
        <w:rPr>
          <w:spacing w:val="-2"/>
        </w:rPr>
        <w:t>Results</w:t>
      </w:r>
    </w:p>
    <w:p w14:paraId="00DC2009" w14:textId="77777777" w:rsidR="00350CFB" w:rsidRDefault="00350CFB">
      <w:pPr>
        <w:pStyle w:val="BodyText"/>
        <w:spacing w:before="28"/>
        <w:rPr>
          <w:b/>
          <w:sz w:val="34"/>
        </w:rPr>
      </w:pPr>
    </w:p>
    <w:p w14:paraId="00DC200A" w14:textId="77777777" w:rsidR="00350CFB" w:rsidRDefault="00283FFF">
      <w:pPr>
        <w:pStyle w:val="BodyText"/>
        <w:spacing w:line="396" w:lineRule="auto"/>
        <w:ind w:left="282" w:right="523" w:hanging="8"/>
        <w:jc w:val="both"/>
      </w:pPr>
      <w:r>
        <w:t>This chapter reports the empirical evaluation of EndorseRank against Adaptive Weighted PageR-ank (AWP) on Arbitrum One.</w:t>
      </w:r>
      <w:r>
        <w:rPr>
          <w:spacing w:val="40"/>
        </w:rPr>
        <w:t xml:space="preserve"> </w:t>
      </w:r>
      <w:r>
        <w:t>The analysis proceeds from cohort construction and descriptive distributions, through computational benchmarks and robustness checks, to social-method align-ment across five proxy families, inter-method rank divergence, and a supplementary GainFlow PageRank</w:t>
      </w:r>
      <w:r>
        <w:rPr>
          <w:spacing w:val="-9"/>
        </w:rPr>
        <w:t xml:space="preserve"> </w:t>
      </w:r>
      <w:r>
        <w:t>(GF-PR)</w:t>
      </w:r>
      <w:r>
        <w:rPr>
          <w:spacing w:val="-9"/>
        </w:rPr>
        <w:t xml:space="preserve"> </w:t>
      </w:r>
      <w:r>
        <w:t>ceiling</w:t>
      </w:r>
      <w:r>
        <w:rPr>
          <w:spacing w:val="-9"/>
        </w:rPr>
        <w:t xml:space="preserve"> </w:t>
      </w:r>
      <w:r>
        <w:t>analysis. Primary</w:t>
      </w:r>
      <w:r>
        <w:rPr>
          <w:spacing w:val="-9"/>
        </w:rPr>
        <w:t xml:space="preserve"> </w:t>
      </w:r>
      <w:r>
        <w:t>claims</w:t>
      </w:r>
      <w:r>
        <w:rPr>
          <w:spacing w:val="-9"/>
        </w:rPr>
        <w:t xml:space="preserve"> </w:t>
      </w:r>
      <w:r>
        <w:t>C1–C4</w:t>
      </w:r>
      <w:r>
        <w:rPr>
          <w:spacing w:val="-9"/>
        </w:rPr>
        <w:t xml:space="preserve"> </w:t>
      </w:r>
      <w:r>
        <w:t>address</w:t>
      </w:r>
      <w:r>
        <w:rPr>
          <w:spacing w:val="-9"/>
        </w:rPr>
        <w:t xml:space="preserve"> </w:t>
      </w:r>
      <w:r>
        <w:t>the</w:t>
      </w:r>
      <w:r>
        <w:rPr>
          <w:spacing w:val="-9"/>
        </w:rPr>
        <w:t xml:space="preserve"> </w:t>
      </w:r>
      <w:r>
        <w:t>EndorseRank–AWP</w:t>
      </w:r>
      <w:r>
        <w:rPr>
          <w:spacing w:val="-9"/>
        </w:rPr>
        <w:t xml:space="preserve"> </w:t>
      </w:r>
      <w:r>
        <w:t>com-parison;</w:t>
      </w:r>
      <w:r>
        <w:rPr>
          <w:spacing w:val="-5"/>
        </w:rPr>
        <w:t xml:space="preserve"> </w:t>
      </w:r>
      <w:r>
        <w:t>supplementary</w:t>
      </w:r>
      <w:r>
        <w:rPr>
          <w:spacing w:val="-6"/>
        </w:rPr>
        <w:t xml:space="preserve"> </w:t>
      </w:r>
      <w:r>
        <w:t>claim</w:t>
      </w:r>
      <w:r>
        <w:rPr>
          <w:spacing w:val="-6"/>
        </w:rPr>
        <w:t xml:space="preserve"> </w:t>
      </w:r>
      <w:r>
        <w:t>SC1</w:t>
      </w:r>
      <w:r>
        <w:rPr>
          <w:spacing w:val="-6"/>
        </w:rPr>
        <w:t xml:space="preserve"> </w:t>
      </w:r>
      <w:r>
        <w:t>interprets</w:t>
      </w:r>
      <w:r>
        <w:rPr>
          <w:spacing w:val="-6"/>
        </w:rPr>
        <w:t xml:space="preserve"> </w:t>
      </w:r>
      <w:r>
        <w:t>GF-PR</w:t>
      </w:r>
      <w:r>
        <w:rPr>
          <w:spacing w:val="-5"/>
        </w:rPr>
        <w:t xml:space="preserve"> </w:t>
      </w:r>
      <w:r>
        <w:t>as</w:t>
      </w:r>
      <w:r>
        <w:rPr>
          <w:spacing w:val="-6"/>
        </w:rPr>
        <w:t xml:space="preserve"> </w:t>
      </w:r>
      <w:r>
        <w:t>an</w:t>
      </w:r>
      <w:r>
        <w:rPr>
          <w:spacing w:val="-6"/>
        </w:rPr>
        <w:t xml:space="preserve"> </w:t>
      </w:r>
      <w:r>
        <w:t>outcome-native</w:t>
      </w:r>
      <w:r>
        <w:rPr>
          <w:spacing w:val="-5"/>
        </w:rPr>
        <w:t xml:space="preserve"> </w:t>
      </w:r>
      <w:r>
        <w:t>diagnostic</w:t>
      </w:r>
      <w:r>
        <w:rPr>
          <w:spacing w:val="-6"/>
        </w:rPr>
        <w:t xml:space="preserve"> </w:t>
      </w:r>
      <w:r>
        <w:t>rather</w:t>
      </w:r>
      <w:r>
        <w:rPr>
          <w:spacing w:val="-5"/>
        </w:rPr>
        <w:t xml:space="preserve"> </w:t>
      </w:r>
      <w:r>
        <w:t>than</w:t>
      </w:r>
      <w:r>
        <w:rPr>
          <w:spacing w:val="-6"/>
        </w:rPr>
        <w:t xml:space="preserve"> </w:t>
      </w:r>
      <w:r>
        <w:t>a deployable social reputation method.</w:t>
      </w:r>
    </w:p>
    <w:p w14:paraId="00DC200B" w14:textId="77777777" w:rsidR="00350CFB" w:rsidRDefault="00283FFF">
      <w:pPr>
        <w:pStyle w:val="BodyText"/>
        <w:spacing w:before="22" w:line="396" w:lineRule="auto"/>
        <w:ind w:left="282" w:right="544" w:hanging="9"/>
        <w:jc w:val="both"/>
      </w:pPr>
      <w:r>
        <w:t xml:space="preserve">All primary results use an identical matched cohort of </w:t>
      </w:r>
      <w:r>
        <w:rPr>
          <w:i/>
        </w:rPr>
        <w:t xml:space="preserve">n </w:t>
      </w:r>
      <w:r>
        <w:t>= 5</w:t>
      </w:r>
      <w:r>
        <w:rPr>
          <w:i/>
        </w:rPr>
        <w:t>,</w:t>
      </w:r>
      <w:r>
        <w:t>521 wallets that satisfy both a GMX trading-activity filter and non-zero connectivity in the reputation subgraphs.</w:t>
      </w:r>
      <w:r>
        <w:rPr>
          <w:spacing w:val="40"/>
        </w:rPr>
        <w:t xml:space="preserve"> </w:t>
      </w:r>
      <w:r>
        <w:t>Runtime scaling is evaluated</w:t>
      </w:r>
      <w:r>
        <w:rPr>
          <w:spacing w:val="-15"/>
        </w:rPr>
        <w:t xml:space="preserve"> </w:t>
      </w:r>
      <w:r>
        <w:t>on</w:t>
      </w:r>
      <w:r>
        <w:rPr>
          <w:spacing w:val="-14"/>
        </w:rPr>
        <w:t xml:space="preserve"> </w:t>
      </w:r>
      <w:r>
        <w:t>an</w:t>
      </w:r>
      <w:r>
        <w:rPr>
          <w:spacing w:val="-15"/>
        </w:rPr>
        <w:t xml:space="preserve"> </w:t>
      </w:r>
      <w:r>
        <w:t>expanded</w:t>
      </w:r>
      <w:r>
        <w:rPr>
          <w:spacing w:val="-15"/>
        </w:rPr>
        <w:t xml:space="preserve"> </w:t>
      </w:r>
      <w:r>
        <w:t>wallet</w:t>
      </w:r>
      <w:r>
        <w:rPr>
          <w:spacing w:val="-14"/>
        </w:rPr>
        <w:t xml:space="preserve"> </w:t>
      </w:r>
      <w:r>
        <w:t>pool</w:t>
      </w:r>
      <w:r>
        <w:rPr>
          <w:spacing w:val="-14"/>
        </w:rPr>
        <w:t xml:space="preserve"> </w:t>
      </w:r>
      <w:r>
        <w:t>of</w:t>
      </w:r>
      <w:r>
        <w:rPr>
          <w:spacing w:val="-15"/>
        </w:rPr>
        <w:t xml:space="preserve"> </w:t>
      </w:r>
      <w:r>
        <w:rPr>
          <w:i/>
        </w:rPr>
        <w:t>N</w:t>
      </w:r>
      <w:r>
        <w:rPr>
          <w:i/>
          <w:spacing w:val="34"/>
        </w:rPr>
        <w:t xml:space="preserve"> </w:t>
      </w:r>
      <w:r>
        <w:t>= 31</w:t>
      </w:r>
      <w:r>
        <w:rPr>
          <w:i/>
        </w:rPr>
        <w:t>,</w:t>
      </w:r>
      <w:r>
        <w:t>612</w:t>
      </w:r>
      <w:r>
        <w:rPr>
          <w:spacing w:val="-14"/>
        </w:rPr>
        <w:t xml:space="preserve"> </w:t>
      </w:r>
      <w:r>
        <w:t>addresses.</w:t>
      </w:r>
      <w:r>
        <w:rPr>
          <w:spacing w:val="16"/>
        </w:rPr>
        <w:t xml:space="preserve"> </w:t>
      </w:r>
      <w:r>
        <w:t>Robustness</w:t>
      </w:r>
      <w:r>
        <w:rPr>
          <w:spacing w:val="-15"/>
        </w:rPr>
        <w:t xml:space="preserve"> </w:t>
      </w:r>
      <w:r>
        <w:t>checks</w:t>
      </w:r>
      <w:r>
        <w:rPr>
          <w:spacing w:val="-15"/>
        </w:rPr>
        <w:t xml:space="preserve"> </w:t>
      </w:r>
      <w:r>
        <w:t>vary</w:t>
      </w:r>
      <w:r>
        <w:rPr>
          <w:spacing w:val="-15"/>
        </w:rPr>
        <w:t xml:space="preserve"> </w:t>
      </w:r>
      <w:r>
        <w:t>PageRank damping, restrict the reputation graph to high-volume tokens, and recompute alignment at staged subsample sizes drawn from the expanded pool.</w:t>
      </w:r>
      <w:r>
        <w:rPr>
          <w:spacing w:val="34"/>
        </w:rPr>
        <w:t xml:space="preserve"> </w:t>
      </w:r>
      <w:r>
        <w:t xml:space="preserve">Methodological definitions appear in Chapter </w:t>
      </w:r>
      <w:hyperlink w:anchor="_bookmark48" w:history="1">
        <w:r>
          <w:t>3</w:t>
        </w:r>
      </w:hyperlink>
      <w:r>
        <w:t>; the</w:t>
      </w:r>
      <w:r>
        <w:rPr>
          <w:spacing w:val="-15"/>
        </w:rPr>
        <w:t xml:space="preserve"> </w:t>
      </w:r>
      <w:r>
        <w:t>open</w:t>
      </w:r>
      <w:r>
        <w:rPr>
          <w:spacing w:val="-15"/>
        </w:rPr>
        <w:t xml:space="preserve"> </w:t>
      </w:r>
      <w:r>
        <w:t>evaluation</w:t>
      </w:r>
      <w:r>
        <w:rPr>
          <w:spacing w:val="-15"/>
        </w:rPr>
        <w:t xml:space="preserve"> </w:t>
      </w:r>
      <w:r>
        <w:t>pipeline</w:t>
      </w:r>
      <w:r>
        <w:rPr>
          <w:spacing w:val="-15"/>
        </w:rPr>
        <w:t xml:space="preserve"> </w:t>
      </w:r>
      <w:r>
        <w:t>is</w:t>
      </w:r>
      <w:r>
        <w:rPr>
          <w:spacing w:val="-15"/>
        </w:rPr>
        <w:t xml:space="preserve"> </w:t>
      </w:r>
      <w:r>
        <w:t>documented</w:t>
      </w:r>
      <w:r>
        <w:rPr>
          <w:spacing w:val="-15"/>
        </w:rPr>
        <w:t xml:space="preserve"> </w:t>
      </w:r>
      <w:r>
        <w:t>in</w:t>
      </w:r>
      <w:r>
        <w:rPr>
          <w:spacing w:val="-15"/>
        </w:rPr>
        <w:t xml:space="preserve"> </w:t>
      </w:r>
      <w:r>
        <w:t>Appendix</w:t>
      </w:r>
      <w:r>
        <w:rPr>
          <w:spacing w:val="-15"/>
        </w:rPr>
        <w:t xml:space="preserve"> </w:t>
      </w:r>
      <w:hyperlink w:anchor="_bookmark198" w:history="1">
        <w:r>
          <w:t>8.1</w:t>
        </w:r>
      </w:hyperlink>
      <w:r>
        <w:t>.</w:t>
      </w:r>
      <w:r>
        <w:rPr>
          <w:spacing w:val="-13"/>
        </w:rPr>
        <w:t xml:space="preserve"> </w:t>
      </w:r>
      <w:r>
        <w:t>Claims</w:t>
      </w:r>
      <w:r>
        <w:rPr>
          <w:spacing w:val="-15"/>
        </w:rPr>
        <w:t xml:space="preserve"> </w:t>
      </w:r>
      <w:r>
        <w:t>are</w:t>
      </w:r>
      <w:r>
        <w:rPr>
          <w:spacing w:val="-15"/>
        </w:rPr>
        <w:t xml:space="preserve"> </w:t>
      </w:r>
      <w:r>
        <w:t>summarized</w:t>
      </w:r>
      <w:r>
        <w:rPr>
          <w:spacing w:val="-15"/>
        </w:rPr>
        <w:t xml:space="preserve"> </w:t>
      </w:r>
      <w:r>
        <w:t>in</w:t>
      </w:r>
      <w:r>
        <w:rPr>
          <w:spacing w:val="-15"/>
        </w:rPr>
        <w:t xml:space="preserve"> </w:t>
      </w:r>
      <w:r>
        <w:t>Section</w:t>
      </w:r>
      <w:r>
        <w:rPr>
          <w:spacing w:val="-15"/>
        </w:rPr>
        <w:t xml:space="preserve"> </w:t>
      </w:r>
      <w:hyperlink w:anchor="_bookmark113" w:history="1">
        <w:r>
          <w:t>4.8</w:t>
        </w:r>
      </w:hyperlink>
      <w:r>
        <w:t xml:space="preserve"> </w:t>
      </w:r>
      <w:bookmarkStart w:id="273" w:name="Dataset"/>
      <w:bookmarkStart w:id="274" w:name="_bookmark85"/>
      <w:bookmarkEnd w:id="273"/>
      <w:bookmarkEnd w:id="274"/>
      <w:r>
        <w:rPr>
          <w:spacing w:val="-2"/>
          <w:w w:val="105"/>
        </w:rPr>
        <w:t>and</w:t>
      </w:r>
      <w:r>
        <w:rPr>
          <w:spacing w:val="-12"/>
          <w:w w:val="105"/>
        </w:rPr>
        <w:t xml:space="preserve"> </w:t>
      </w:r>
      <w:r>
        <w:rPr>
          <w:spacing w:val="-2"/>
          <w:w w:val="105"/>
        </w:rPr>
        <w:t>mapped</w:t>
      </w:r>
      <w:r>
        <w:rPr>
          <w:spacing w:val="-12"/>
          <w:w w:val="105"/>
        </w:rPr>
        <w:t xml:space="preserve"> </w:t>
      </w:r>
      <w:r>
        <w:rPr>
          <w:spacing w:val="-2"/>
          <w:w w:val="105"/>
        </w:rPr>
        <w:t>to</w:t>
      </w:r>
      <w:r>
        <w:rPr>
          <w:spacing w:val="-12"/>
          <w:w w:val="105"/>
        </w:rPr>
        <w:t xml:space="preserve"> </w:t>
      </w:r>
      <w:r>
        <w:rPr>
          <w:spacing w:val="-2"/>
          <w:w w:val="105"/>
        </w:rPr>
        <w:t>hypotheses</w:t>
      </w:r>
      <w:r>
        <w:rPr>
          <w:spacing w:val="-12"/>
          <w:w w:val="105"/>
        </w:rPr>
        <w:t xml:space="preserve"> </w:t>
      </w:r>
      <w:r>
        <w:rPr>
          <w:spacing w:val="-2"/>
          <w:w w:val="105"/>
        </w:rPr>
        <w:t>and</w:t>
      </w:r>
      <w:r>
        <w:rPr>
          <w:spacing w:val="-12"/>
          <w:w w:val="105"/>
        </w:rPr>
        <w:t xml:space="preserve"> </w:t>
      </w:r>
      <w:r>
        <w:rPr>
          <w:spacing w:val="-2"/>
          <w:w w:val="105"/>
        </w:rPr>
        <w:t>research</w:t>
      </w:r>
      <w:r>
        <w:rPr>
          <w:spacing w:val="-12"/>
          <w:w w:val="105"/>
        </w:rPr>
        <w:t xml:space="preserve"> </w:t>
      </w:r>
      <w:r>
        <w:rPr>
          <w:spacing w:val="-2"/>
          <w:w w:val="105"/>
        </w:rPr>
        <w:t>questions</w:t>
      </w:r>
      <w:r>
        <w:rPr>
          <w:spacing w:val="-12"/>
          <w:w w:val="105"/>
        </w:rPr>
        <w:t xml:space="preserve"> </w:t>
      </w:r>
      <w:r>
        <w:rPr>
          <w:spacing w:val="-2"/>
          <w:w w:val="105"/>
        </w:rPr>
        <w:t>in</w:t>
      </w:r>
      <w:r>
        <w:rPr>
          <w:spacing w:val="-12"/>
          <w:w w:val="105"/>
        </w:rPr>
        <w:t xml:space="preserve"> </w:t>
      </w:r>
      <w:r>
        <w:rPr>
          <w:spacing w:val="-2"/>
          <w:w w:val="105"/>
        </w:rPr>
        <w:t>Table</w:t>
      </w:r>
      <w:r>
        <w:rPr>
          <w:spacing w:val="-11"/>
          <w:w w:val="105"/>
        </w:rPr>
        <w:t xml:space="preserve"> </w:t>
      </w:r>
      <w:hyperlink w:anchor="_bookmark13" w:history="1">
        <w:r>
          <w:rPr>
            <w:spacing w:val="-2"/>
            <w:w w:val="105"/>
          </w:rPr>
          <w:t>1.3</w:t>
        </w:r>
      </w:hyperlink>
      <w:r>
        <w:rPr>
          <w:spacing w:val="-2"/>
          <w:w w:val="105"/>
        </w:rPr>
        <w:t>.</w:t>
      </w:r>
    </w:p>
    <w:p w14:paraId="00DC200C" w14:textId="77777777" w:rsidR="00350CFB" w:rsidRDefault="00350CFB">
      <w:pPr>
        <w:pStyle w:val="BodyText"/>
        <w:spacing w:before="165"/>
      </w:pPr>
    </w:p>
    <w:p w14:paraId="00DC200D" w14:textId="77777777" w:rsidR="00350CFB" w:rsidRDefault="00283FFF">
      <w:pPr>
        <w:pStyle w:val="Heading2"/>
        <w:numPr>
          <w:ilvl w:val="1"/>
          <w:numId w:val="26"/>
        </w:numPr>
        <w:tabs>
          <w:tab w:val="left" w:pos="783"/>
        </w:tabs>
        <w:spacing w:before="1"/>
        <w:ind w:left="783" w:hanging="501"/>
      </w:pPr>
      <w:r>
        <w:rPr>
          <w:spacing w:val="-2"/>
        </w:rPr>
        <w:t>Dataset</w:t>
      </w:r>
    </w:p>
    <w:p w14:paraId="00DC200E" w14:textId="77777777" w:rsidR="00350CFB" w:rsidRDefault="00350CFB">
      <w:pPr>
        <w:pStyle w:val="BodyText"/>
        <w:spacing w:before="23"/>
        <w:rPr>
          <w:b/>
          <w:sz w:val="28"/>
        </w:rPr>
      </w:pPr>
    </w:p>
    <w:p w14:paraId="00DC200F" w14:textId="77777777" w:rsidR="00350CFB" w:rsidRDefault="00283FFF">
      <w:pPr>
        <w:pStyle w:val="BodyText"/>
        <w:spacing w:before="1" w:line="386" w:lineRule="auto"/>
        <w:ind w:left="282" w:right="524" w:hanging="8"/>
        <w:jc w:val="both"/>
      </w:pPr>
      <w:r>
        <w:rPr>
          <w:spacing w:val="-2"/>
        </w:rPr>
        <w:t>The</w:t>
      </w:r>
      <w:r>
        <w:rPr>
          <w:spacing w:val="-9"/>
        </w:rPr>
        <w:t xml:space="preserve"> </w:t>
      </w:r>
      <w:r>
        <w:rPr>
          <w:spacing w:val="-2"/>
        </w:rPr>
        <w:t>matched</w:t>
      </w:r>
      <w:r>
        <w:rPr>
          <w:spacing w:val="-9"/>
        </w:rPr>
        <w:t xml:space="preserve"> </w:t>
      </w:r>
      <w:r>
        <w:rPr>
          <w:spacing w:val="-2"/>
        </w:rPr>
        <w:t>cohort</w:t>
      </w:r>
      <w:r>
        <w:rPr>
          <w:spacing w:val="-9"/>
        </w:rPr>
        <w:t xml:space="preserve"> </w:t>
      </w:r>
      <w:r>
        <w:rPr>
          <w:spacing w:val="-2"/>
        </w:rPr>
        <w:t>comprises</w:t>
      </w:r>
      <w:r>
        <w:rPr>
          <w:spacing w:val="-9"/>
        </w:rPr>
        <w:t xml:space="preserve"> </w:t>
      </w:r>
      <w:r>
        <w:rPr>
          <w:i/>
          <w:spacing w:val="-2"/>
        </w:rPr>
        <w:t>n</w:t>
      </w:r>
      <w:r>
        <w:rPr>
          <w:i/>
          <w:spacing w:val="-3"/>
        </w:rPr>
        <w:t xml:space="preserve"> </w:t>
      </w:r>
      <w:r>
        <w:rPr>
          <w:spacing w:val="-2"/>
          <w:w w:val="105"/>
        </w:rPr>
        <w:t>=</w:t>
      </w:r>
      <w:r>
        <w:rPr>
          <w:spacing w:val="-6"/>
          <w:w w:val="105"/>
        </w:rPr>
        <w:t xml:space="preserve"> </w:t>
      </w:r>
      <w:r>
        <w:rPr>
          <w:spacing w:val="-2"/>
        </w:rPr>
        <w:t>5</w:t>
      </w:r>
      <w:r>
        <w:rPr>
          <w:i/>
          <w:spacing w:val="-2"/>
        </w:rPr>
        <w:t>,</w:t>
      </w:r>
      <w:r>
        <w:rPr>
          <w:spacing w:val="-2"/>
        </w:rPr>
        <w:t>521</w:t>
      </w:r>
      <w:r>
        <w:rPr>
          <w:spacing w:val="-9"/>
        </w:rPr>
        <w:t xml:space="preserve"> </w:t>
      </w:r>
      <w:r>
        <w:rPr>
          <w:spacing w:val="-2"/>
        </w:rPr>
        <w:t>wallets</w:t>
      </w:r>
      <w:r>
        <w:rPr>
          <w:spacing w:val="-10"/>
        </w:rPr>
        <w:t xml:space="preserve"> </w:t>
      </w:r>
      <w:r>
        <w:rPr>
          <w:spacing w:val="-2"/>
        </w:rPr>
        <w:t>with</w:t>
      </w:r>
      <w:r>
        <w:rPr>
          <w:spacing w:val="-9"/>
        </w:rPr>
        <w:t xml:space="preserve"> </w:t>
      </w:r>
      <w:r>
        <w:rPr>
          <w:spacing w:val="-2"/>
        </w:rPr>
        <w:t>at</w:t>
      </w:r>
      <w:r>
        <w:rPr>
          <w:spacing w:val="-9"/>
        </w:rPr>
        <w:t xml:space="preserve"> </w:t>
      </w:r>
      <w:r>
        <w:rPr>
          <w:spacing w:val="-2"/>
        </w:rPr>
        <w:t>least</w:t>
      </w:r>
      <w:r>
        <w:rPr>
          <w:spacing w:val="-9"/>
        </w:rPr>
        <w:t xml:space="preserve"> </w:t>
      </w:r>
      <w:r>
        <w:rPr>
          <w:spacing w:val="-2"/>
        </w:rPr>
        <w:t>three</w:t>
      </w:r>
      <w:r>
        <w:rPr>
          <w:spacing w:val="-9"/>
        </w:rPr>
        <w:t xml:space="preserve"> </w:t>
      </w:r>
      <w:r>
        <w:rPr>
          <w:spacing w:val="-2"/>
        </w:rPr>
        <w:t>GMX</w:t>
      </w:r>
      <w:r>
        <w:rPr>
          <w:spacing w:val="-9"/>
        </w:rPr>
        <w:t xml:space="preserve"> </w:t>
      </w:r>
      <w:r>
        <w:rPr>
          <w:spacing w:val="-2"/>
        </w:rPr>
        <w:t>V2</w:t>
      </w:r>
      <w:r>
        <w:rPr>
          <w:spacing w:val="-9"/>
        </w:rPr>
        <w:t xml:space="preserve"> </w:t>
      </w:r>
      <w:r>
        <w:rPr>
          <w:rFonts w:ascii="Courier New" w:hAnsi="Courier New"/>
          <w:spacing w:val="-2"/>
        </w:rPr>
        <w:t xml:space="preserve">PositionDecreas </w:t>
      </w:r>
      <w:r>
        <w:rPr>
          <w:rFonts w:ascii="Courier New" w:hAnsi="Courier New"/>
        </w:rPr>
        <w:t>e</w:t>
      </w:r>
      <w:r>
        <w:rPr>
          <w:rFonts w:ascii="Courier New" w:hAnsi="Courier New"/>
          <w:spacing w:val="-36"/>
        </w:rPr>
        <w:t xml:space="preserve"> </w:t>
      </w:r>
      <w:r>
        <w:t>closes</w:t>
      </w:r>
      <w:r>
        <w:rPr>
          <w:spacing w:val="-15"/>
        </w:rPr>
        <w:t xml:space="preserve"> </w:t>
      </w:r>
      <w:r>
        <w:t>and</w:t>
      </w:r>
      <w:r>
        <w:rPr>
          <w:spacing w:val="-15"/>
        </w:rPr>
        <w:t xml:space="preserve"> </w:t>
      </w:r>
      <w:r>
        <w:t>non-zero</w:t>
      </w:r>
      <w:r>
        <w:rPr>
          <w:spacing w:val="-15"/>
        </w:rPr>
        <w:t xml:space="preserve"> </w:t>
      </w:r>
      <w:r>
        <w:t>reputation-subgraph</w:t>
      </w:r>
      <w:r>
        <w:rPr>
          <w:spacing w:val="-9"/>
        </w:rPr>
        <w:t xml:space="preserve"> </w:t>
      </w:r>
      <w:r>
        <w:t>connectivity, drawn</w:t>
      </w:r>
      <w:r>
        <w:rPr>
          <w:spacing w:val="-1"/>
        </w:rPr>
        <w:t xml:space="preserve"> </w:t>
      </w:r>
      <w:r>
        <w:t>from</w:t>
      </w:r>
      <w:r>
        <w:rPr>
          <w:spacing w:val="-1"/>
        </w:rPr>
        <w:t xml:space="preserve"> </w:t>
      </w:r>
      <w:r>
        <w:t>six</w:t>
      </w:r>
      <w:r>
        <w:rPr>
          <w:spacing w:val="-2"/>
        </w:rPr>
        <w:t xml:space="preserve"> </w:t>
      </w:r>
      <w:r>
        <w:t>months</w:t>
      </w:r>
      <w:r>
        <w:rPr>
          <w:spacing w:val="-1"/>
        </w:rPr>
        <w:t xml:space="preserve"> </w:t>
      </w:r>
      <w:r>
        <w:t>of</w:t>
      </w:r>
      <w:r>
        <w:rPr>
          <w:spacing w:val="-1"/>
        </w:rPr>
        <w:t xml:space="preserve"> </w:t>
      </w:r>
      <w:r>
        <w:t>Arbitrum</w:t>
      </w:r>
      <w:r>
        <w:rPr>
          <w:spacing w:val="-1"/>
        </w:rPr>
        <w:t xml:space="preserve"> </w:t>
      </w:r>
      <w:r>
        <w:t>One BigQuery logs spanning 2025-12-01 through 2026-05-31.</w:t>
      </w:r>
      <w:r>
        <w:rPr>
          <w:spacing w:val="40"/>
        </w:rPr>
        <w:t xml:space="preserve"> </w:t>
      </w:r>
      <w:r>
        <w:t xml:space="preserve">EndorseRank scores are computed on the latest-allowance endorsement graph </w:t>
      </w:r>
      <w:r>
        <w:rPr>
          <w:i/>
        </w:rPr>
        <w:t>G</w:t>
      </w:r>
      <w:r>
        <w:rPr>
          <w:vertAlign w:val="subscript"/>
        </w:rPr>
        <w:t>approve</w:t>
      </w:r>
      <w:r>
        <w:t>; AWP scores are computed on the time-decayed transfer</w:t>
      </w:r>
      <w:r>
        <w:rPr>
          <w:spacing w:val="-15"/>
        </w:rPr>
        <w:t xml:space="preserve"> </w:t>
      </w:r>
      <w:r>
        <w:t>graph</w:t>
      </w:r>
      <w:r>
        <w:rPr>
          <w:spacing w:val="-15"/>
        </w:rPr>
        <w:t xml:space="preserve"> </w:t>
      </w:r>
      <w:r>
        <w:rPr>
          <w:i/>
        </w:rPr>
        <w:t>G</w:t>
      </w:r>
      <w:r>
        <w:rPr>
          <w:vertAlign w:val="subscript"/>
        </w:rPr>
        <w:t>transfer</w:t>
      </w:r>
      <w:r>
        <w:t>.</w:t>
      </w:r>
      <w:r>
        <w:rPr>
          <w:spacing w:val="-15"/>
        </w:rPr>
        <w:t xml:space="preserve"> </w:t>
      </w:r>
      <w:r>
        <w:t>Five</w:t>
      </w:r>
      <w:r>
        <w:rPr>
          <w:spacing w:val="-15"/>
        </w:rPr>
        <w:t xml:space="preserve"> </w:t>
      </w:r>
      <w:r>
        <w:t>proxy</w:t>
      </w:r>
      <w:r>
        <w:rPr>
          <w:spacing w:val="-15"/>
        </w:rPr>
        <w:t xml:space="preserve"> </w:t>
      </w:r>
      <w:r>
        <w:t>families—transfer,</w:t>
      </w:r>
      <w:r>
        <w:rPr>
          <w:spacing w:val="-15"/>
        </w:rPr>
        <w:t xml:space="preserve"> </w:t>
      </w:r>
      <w:r>
        <w:t>allowance,</w:t>
      </w:r>
      <w:r>
        <w:rPr>
          <w:spacing w:val="-15"/>
        </w:rPr>
        <w:t xml:space="preserve"> </w:t>
      </w:r>
      <w:r>
        <w:t>inverse</w:t>
      </w:r>
      <w:r>
        <w:rPr>
          <w:spacing w:val="-15"/>
        </w:rPr>
        <w:t xml:space="preserve"> </w:t>
      </w:r>
      <w:r>
        <w:t>risk,</w:t>
      </w:r>
      <w:r>
        <w:rPr>
          <w:spacing w:val="-15"/>
        </w:rPr>
        <w:t xml:space="preserve"> </w:t>
      </w:r>
      <w:r>
        <w:t>Sybil-adjusted</w:t>
      </w:r>
      <w:r>
        <w:rPr>
          <w:spacing w:val="-15"/>
        </w:rPr>
        <w:t xml:space="preserve"> </w:t>
      </w:r>
      <w:r>
        <w:t>stabil-ity, and trading success—are evaluated against both social methods.</w:t>
      </w:r>
      <w:r>
        <w:rPr>
          <w:spacing w:val="35"/>
        </w:rPr>
        <w:t xml:space="preserve"> </w:t>
      </w:r>
      <w:r>
        <w:t>GF-PR scores are computed</w:t>
      </w:r>
    </w:p>
    <w:p w14:paraId="00DC2010" w14:textId="77777777" w:rsidR="00350CFB" w:rsidRDefault="00350CFB">
      <w:pPr>
        <w:pStyle w:val="BodyText"/>
        <w:spacing w:line="386" w:lineRule="auto"/>
        <w:jc w:val="both"/>
        <w:sectPr w:rsidR="00350CFB">
          <w:pgSz w:w="11910" w:h="16840"/>
          <w:pgMar w:top="1920" w:right="708" w:bottom="2300" w:left="992" w:header="0" w:footer="2115" w:gutter="0"/>
          <w:cols w:space="720"/>
        </w:sectPr>
      </w:pPr>
    </w:p>
    <w:p w14:paraId="00DC2011" w14:textId="77777777" w:rsidR="00350CFB" w:rsidRDefault="00283FFF">
      <w:pPr>
        <w:pStyle w:val="BodyText"/>
        <w:spacing w:before="72"/>
        <w:ind w:left="282"/>
        <w:jc w:val="both"/>
      </w:pPr>
      <w:r>
        <w:lastRenderedPageBreak/>
        <w:t>from</w:t>
      </w:r>
      <w:r>
        <w:rPr>
          <w:spacing w:val="-8"/>
        </w:rPr>
        <w:t xml:space="preserve"> </w:t>
      </w:r>
      <w:r>
        <w:t>the</w:t>
      </w:r>
      <w:r>
        <w:rPr>
          <w:spacing w:val="-8"/>
        </w:rPr>
        <w:t xml:space="preserve"> </w:t>
      </w:r>
      <w:r>
        <w:t>same</w:t>
      </w:r>
      <w:r>
        <w:rPr>
          <w:spacing w:val="-8"/>
        </w:rPr>
        <w:t xml:space="preserve"> </w:t>
      </w:r>
      <w:r>
        <w:t>cohort</w:t>
      </w:r>
      <w:r>
        <w:rPr>
          <w:spacing w:val="-8"/>
        </w:rPr>
        <w:t xml:space="preserve"> </w:t>
      </w:r>
      <w:r>
        <w:t>for</w:t>
      </w:r>
      <w:r>
        <w:rPr>
          <w:spacing w:val="-8"/>
        </w:rPr>
        <w:t xml:space="preserve"> </w:t>
      </w:r>
      <w:r>
        <w:t>supplementary</w:t>
      </w:r>
      <w:r>
        <w:rPr>
          <w:spacing w:val="-8"/>
        </w:rPr>
        <w:t xml:space="preserve"> </w:t>
      </w:r>
      <w:r>
        <w:t>analysis</w:t>
      </w:r>
      <w:r>
        <w:rPr>
          <w:spacing w:val="-8"/>
        </w:rPr>
        <w:t xml:space="preserve"> </w:t>
      </w:r>
      <w:r>
        <w:t>only</w:t>
      </w:r>
      <w:r>
        <w:rPr>
          <w:spacing w:val="-8"/>
        </w:rPr>
        <w:t xml:space="preserve"> </w:t>
      </w:r>
      <w:r>
        <w:t>(Section</w:t>
      </w:r>
      <w:r>
        <w:rPr>
          <w:spacing w:val="-8"/>
        </w:rPr>
        <w:t xml:space="preserve"> </w:t>
      </w:r>
      <w:hyperlink w:anchor="_bookmark112" w:history="1">
        <w:r>
          <w:rPr>
            <w:spacing w:val="-2"/>
          </w:rPr>
          <w:t>4.7</w:t>
        </w:r>
      </w:hyperlink>
      <w:r>
        <w:rPr>
          <w:spacing w:val="-2"/>
        </w:rPr>
        <w:t>).</w:t>
      </w:r>
    </w:p>
    <w:p w14:paraId="00DC2012" w14:textId="77777777" w:rsidR="00350CFB" w:rsidRDefault="00283FFF">
      <w:pPr>
        <w:pStyle w:val="BodyText"/>
        <w:spacing w:before="194" w:line="396" w:lineRule="auto"/>
        <w:ind w:left="282" w:right="523" w:hanging="8"/>
        <w:jc w:val="both"/>
      </w:pPr>
      <w:r>
        <w:t>Table</w:t>
      </w:r>
      <w:r>
        <w:rPr>
          <w:spacing w:val="-15"/>
        </w:rPr>
        <w:t xml:space="preserve"> </w:t>
      </w:r>
      <w:hyperlink w:anchor="_bookmark86" w:history="1">
        <w:r>
          <w:t>4.1</w:t>
        </w:r>
      </w:hyperlink>
      <w:r>
        <w:rPr>
          <w:spacing w:val="-15"/>
        </w:rPr>
        <w:t xml:space="preserve"> </w:t>
      </w:r>
      <w:r>
        <w:t>summarizes</w:t>
      </w:r>
      <w:r>
        <w:rPr>
          <w:spacing w:val="-15"/>
        </w:rPr>
        <w:t xml:space="preserve"> </w:t>
      </w:r>
      <w:r>
        <w:t>cohort</w:t>
      </w:r>
      <w:r>
        <w:rPr>
          <w:spacing w:val="-15"/>
        </w:rPr>
        <w:t xml:space="preserve"> </w:t>
      </w:r>
      <w:r>
        <w:t>size,</w:t>
      </w:r>
      <w:r>
        <w:rPr>
          <w:spacing w:val="-15"/>
        </w:rPr>
        <w:t xml:space="preserve"> </w:t>
      </w:r>
      <w:r>
        <w:t>event</w:t>
      </w:r>
      <w:r>
        <w:rPr>
          <w:spacing w:val="-15"/>
        </w:rPr>
        <w:t xml:space="preserve"> </w:t>
      </w:r>
      <w:r>
        <w:t>counts,</w:t>
      </w:r>
      <w:r>
        <w:rPr>
          <w:spacing w:val="-13"/>
        </w:rPr>
        <w:t xml:space="preserve"> </w:t>
      </w:r>
      <w:r>
        <w:t>and</w:t>
      </w:r>
      <w:r>
        <w:rPr>
          <w:spacing w:val="-15"/>
        </w:rPr>
        <w:t xml:space="preserve"> </w:t>
      </w:r>
      <w:r>
        <w:t>subgraph</w:t>
      </w:r>
      <w:r>
        <w:rPr>
          <w:spacing w:val="-15"/>
        </w:rPr>
        <w:t xml:space="preserve"> </w:t>
      </w:r>
      <w:r>
        <w:t>edge</w:t>
      </w:r>
      <w:r>
        <w:rPr>
          <w:spacing w:val="-15"/>
        </w:rPr>
        <w:t xml:space="preserve"> </w:t>
      </w:r>
      <w:r>
        <w:t>counts.</w:t>
      </w:r>
      <w:r>
        <w:rPr>
          <w:spacing w:val="10"/>
        </w:rPr>
        <w:t xml:space="preserve"> </w:t>
      </w:r>
      <w:r>
        <w:t>The</w:t>
      </w:r>
      <w:r>
        <w:rPr>
          <w:spacing w:val="-15"/>
        </w:rPr>
        <w:t xml:space="preserve"> </w:t>
      </w:r>
      <w:r>
        <w:t>endorsement</w:t>
      </w:r>
      <w:r>
        <w:rPr>
          <w:spacing w:val="-15"/>
        </w:rPr>
        <w:t xml:space="preserve"> </w:t>
      </w:r>
      <w:r>
        <w:t>graph is substantially sparser than the transfer graph (14,727 vs. 137,087 edges), a structural difference that</w:t>
      </w:r>
      <w:r>
        <w:rPr>
          <w:spacing w:val="-6"/>
        </w:rPr>
        <w:t xml:space="preserve"> </w:t>
      </w:r>
      <w:r>
        <w:t>underpins</w:t>
      </w:r>
      <w:r>
        <w:rPr>
          <w:spacing w:val="-6"/>
        </w:rPr>
        <w:t xml:space="preserve"> </w:t>
      </w:r>
      <w:r>
        <w:t>both</w:t>
      </w:r>
      <w:r>
        <w:rPr>
          <w:spacing w:val="-6"/>
        </w:rPr>
        <w:t xml:space="preserve"> </w:t>
      </w:r>
      <w:r>
        <w:t>the</w:t>
      </w:r>
      <w:r>
        <w:rPr>
          <w:spacing w:val="-6"/>
        </w:rPr>
        <w:t xml:space="preserve"> </w:t>
      </w:r>
      <w:r>
        <w:t>runtime</w:t>
      </w:r>
      <w:r>
        <w:rPr>
          <w:spacing w:val="-6"/>
        </w:rPr>
        <w:t xml:space="preserve"> </w:t>
      </w:r>
      <w:r>
        <w:t>advantage</w:t>
      </w:r>
      <w:r>
        <w:rPr>
          <w:spacing w:val="-6"/>
        </w:rPr>
        <w:t xml:space="preserve"> </w:t>
      </w:r>
      <w:r>
        <w:t>reported</w:t>
      </w:r>
      <w:r>
        <w:rPr>
          <w:spacing w:val="-6"/>
        </w:rPr>
        <w:t xml:space="preserve"> </w:t>
      </w:r>
      <w:r>
        <w:t>in</w:t>
      </w:r>
      <w:r>
        <w:rPr>
          <w:spacing w:val="-6"/>
        </w:rPr>
        <w:t xml:space="preserve"> </w:t>
      </w:r>
      <w:r>
        <w:t>Section</w:t>
      </w:r>
      <w:r>
        <w:rPr>
          <w:spacing w:val="-6"/>
        </w:rPr>
        <w:t xml:space="preserve"> </w:t>
      </w:r>
      <w:hyperlink w:anchor="_bookmark90" w:history="1">
        <w:r>
          <w:t>4.2</w:t>
        </w:r>
      </w:hyperlink>
      <w:r>
        <w:rPr>
          <w:spacing w:val="-6"/>
        </w:rPr>
        <w:t xml:space="preserve"> </w:t>
      </w:r>
      <w:r>
        <w:t>and</w:t>
      </w:r>
      <w:r>
        <w:rPr>
          <w:spacing w:val="-6"/>
        </w:rPr>
        <w:t xml:space="preserve"> </w:t>
      </w:r>
      <w:r>
        <w:t>the</w:t>
      </w:r>
      <w:r>
        <w:rPr>
          <w:spacing w:val="-6"/>
        </w:rPr>
        <w:t xml:space="preserve"> </w:t>
      </w:r>
      <w:r>
        <w:t>construct-specific</w:t>
      </w:r>
      <w:r>
        <w:rPr>
          <w:spacing w:val="-6"/>
        </w:rPr>
        <w:t xml:space="preserve"> </w:t>
      </w:r>
      <w:r>
        <w:t xml:space="preserve">align-ment patterns in Sections </w:t>
      </w:r>
      <w:hyperlink w:anchor="_bookmark100" w:history="1">
        <w:r>
          <w:t>4.4</w:t>
        </w:r>
      </w:hyperlink>
      <w:r>
        <w:t>–</w:t>
      </w:r>
      <w:hyperlink w:anchor="_bookmark103" w:history="1">
        <w:r>
          <w:t>4.5</w:t>
        </w:r>
      </w:hyperlink>
      <w:r>
        <w:t>.</w:t>
      </w:r>
    </w:p>
    <w:p w14:paraId="00DC2013" w14:textId="77777777" w:rsidR="00350CFB" w:rsidRDefault="00283FFF">
      <w:pPr>
        <w:pStyle w:val="BodyText"/>
        <w:spacing w:before="43" w:line="206" w:lineRule="auto"/>
        <w:ind w:left="282" w:right="564" w:hanging="8"/>
        <w:jc w:val="both"/>
      </w:pPr>
      <w:bookmarkStart w:id="275" w:name="_bookmark86"/>
      <w:bookmarkEnd w:id="275"/>
      <w:r>
        <w:t>Table</w:t>
      </w:r>
      <w:r>
        <w:rPr>
          <w:spacing w:val="-7"/>
        </w:rPr>
        <w:t xml:space="preserve"> </w:t>
      </w:r>
      <w:r>
        <w:t>4.1:</w:t>
      </w:r>
      <w:r>
        <w:rPr>
          <w:spacing w:val="18"/>
        </w:rPr>
        <w:t xml:space="preserve"> </w:t>
      </w:r>
      <w:r>
        <w:t>Dataset</w:t>
      </w:r>
      <w:r>
        <w:rPr>
          <w:spacing w:val="-6"/>
        </w:rPr>
        <w:t xml:space="preserve"> </w:t>
      </w:r>
      <w:r>
        <w:t>characteristics</w:t>
      </w:r>
      <w:r>
        <w:rPr>
          <w:spacing w:val="-6"/>
        </w:rPr>
        <w:t xml:space="preserve"> </w:t>
      </w:r>
      <w:r>
        <w:t>for</w:t>
      </w:r>
      <w:r>
        <w:rPr>
          <w:spacing w:val="-6"/>
        </w:rPr>
        <w:t xml:space="preserve"> </w:t>
      </w:r>
      <w:r>
        <w:t>the</w:t>
      </w:r>
      <w:r>
        <w:rPr>
          <w:spacing w:val="-6"/>
        </w:rPr>
        <w:t xml:space="preserve"> </w:t>
      </w:r>
      <w:r>
        <w:t>matched</w:t>
      </w:r>
      <w:r>
        <w:rPr>
          <w:spacing w:val="-6"/>
        </w:rPr>
        <w:t xml:space="preserve"> </w:t>
      </w:r>
      <w:r>
        <w:t>cohort</w:t>
      </w:r>
      <w:r>
        <w:rPr>
          <w:spacing w:val="-6"/>
        </w:rPr>
        <w:t xml:space="preserve"> </w:t>
      </w:r>
      <w:r>
        <w:t>(</w:t>
      </w:r>
      <w:r>
        <w:rPr>
          <w:i/>
        </w:rPr>
        <w:t xml:space="preserve">n </w:t>
      </w:r>
      <w:r>
        <w:t>= 5</w:t>
      </w:r>
      <w:r>
        <w:rPr>
          <w:i/>
        </w:rPr>
        <w:t>,</w:t>
      </w:r>
      <w:r>
        <w:t>521</w:t>
      </w:r>
      <w:r>
        <w:rPr>
          <w:spacing w:val="-6"/>
        </w:rPr>
        <w:t xml:space="preserve"> </w:t>
      </w:r>
      <w:r>
        <w:t>wallets</w:t>
      </w:r>
      <w:r>
        <w:rPr>
          <w:spacing w:val="-6"/>
        </w:rPr>
        <w:t xml:space="preserve"> </w:t>
      </w:r>
      <w:r>
        <w:t>with</w:t>
      </w:r>
      <w:r>
        <w:rPr>
          <w:spacing w:val="-6"/>
        </w:rPr>
        <w:t xml:space="preserve"> </w:t>
      </w:r>
      <w:r>
        <w:rPr>
          <w:rFonts w:ascii="Arial Unicode MS" w:hAnsi="Arial Unicode MS"/>
        </w:rPr>
        <w:t xml:space="preserve">≥ </w:t>
      </w:r>
      <w:r>
        <w:t>3</w:t>
      </w:r>
      <w:r>
        <w:rPr>
          <w:spacing w:val="-6"/>
        </w:rPr>
        <w:t xml:space="preserve"> </w:t>
      </w:r>
      <w:r>
        <w:t>GMX</w:t>
      </w:r>
      <w:r>
        <w:rPr>
          <w:spacing w:val="-6"/>
        </w:rPr>
        <w:t xml:space="preserve"> </w:t>
      </w:r>
      <w:r>
        <w:t>closes and non-zero reputation-subgraph connectivity).</w:t>
      </w:r>
    </w:p>
    <w:p w14:paraId="00DC2014" w14:textId="77777777" w:rsidR="00350CFB" w:rsidRDefault="00350CFB">
      <w:pPr>
        <w:pStyle w:val="BodyText"/>
        <w:spacing w:before="19"/>
        <w:rPr>
          <w:sz w:val="20"/>
        </w:rPr>
      </w:pPr>
    </w:p>
    <w:tbl>
      <w:tblPr>
        <w:tblW w:w="0" w:type="auto"/>
        <w:tblInd w:w="1356" w:type="dxa"/>
        <w:tblLayout w:type="fixed"/>
        <w:tblCellMar>
          <w:left w:w="0" w:type="dxa"/>
          <w:right w:w="0" w:type="dxa"/>
        </w:tblCellMar>
        <w:tblLook w:val="01E0" w:firstRow="1" w:lastRow="1" w:firstColumn="1" w:lastColumn="1" w:noHBand="0" w:noVBand="0"/>
      </w:tblPr>
      <w:tblGrid>
        <w:gridCol w:w="4513"/>
        <w:gridCol w:w="2710"/>
      </w:tblGrid>
      <w:tr w:rsidR="00350CFB" w14:paraId="00DC2017" w14:textId="77777777">
        <w:trPr>
          <w:trHeight w:val="399"/>
        </w:trPr>
        <w:tc>
          <w:tcPr>
            <w:tcW w:w="4513" w:type="dxa"/>
            <w:tcBorders>
              <w:top w:val="single" w:sz="8" w:space="0" w:color="000000"/>
              <w:bottom w:val="single" w:sz="6" w:space="0" w:color="000000"/>
            </w:tcBorders>
          </w:tcPr>
          <w:p w14:paraId="00DC2015" w14:textId="77777777" w:rsidR="00350CFB" w:rsidRDefault="00283FFF">
            <w:pPr>
              <w:pStyle w:val="TableParagraph"/>
              <w:spacing w:before="47"/>
              <w:ind w:left="119"/>
              <w:jc w:val="left"/>
              <w:rPr>
                <w:sz w:val="24"/>
              </w:rPr>
            </w:pPr>
            <w:r>
              <w:rPr>
                <w:spacing w:val="-2"/>
                <w:sz w:val="24"/>
              </w:rPr>
              <w:t>Statistic</w:t>
            </w:r>
          </w:p>
        </w:tc>
        <w:tc>
          <w:tcPr>
            <w:tcW w:w="2710" w:type="dxa"/>
            <w:tcBorders>
              <w:top w:val="single" w:sz="8" w:space="0" w:color="000000"/>
              <w:bottom w:val="single" w:sz="6" w:space="0" w:color="000000"/>
            </w:tcBorders>
          </w:tcPr>
          <w:p w14:paraId="00DC2016" w14:textId="77777777" w:rsidR="00350CFB" w:rsidRDefault="00283FFF">
            <w:pPr>
              <w:pStyle w:val="TableParagraph"/>
              <w:spacing w:before="47"/>
              <w:ind w:right="117"/>
              <w:jc w:val="right"/>
              <w:rPr>
                <w:sz w:val="24"/>
              </w:rPr>
            </w:pPr>
            <w:r>
              <w:rPr>
                <w:spacing w:val="-2"/>
                <w:sz w:val="24"/>
              </w:rPr>
              <w:t>Value</w:t>
            </w:r>
          </w:p>
        </w:tc>
      </w:tr>
      <w:tr w:rsidR="00350CFB" w14:paraId="00DC201A" w14:textId="77777777">
        <w:trPr>
          <w:trHeight w:val="318"/>
        </w:trPr>
        <w:tc>
          <w:tcPr>
            <w:tcW w:w="4513" w:type="dxa"/>
            <w:tcBorders>
              <w:top w:val="single" w:sz="6" w:space="0" w:color="000000"/>
            </w:tcBorders>
          </w:tcPr>
          <w:p w14:paraId="00DC2018" w14:textId="77777777" w:rsidR="00350CFB" w:rsidRDefault="00283FFF">
            <w:pPr>
              <w:pStyle w:val="TableParagraph"/>
              <w:spacing w:before="46" w:line="253" w:lineRule="exact"/>
              <w:ind w:left="119"/>
              <w:jc w:val="left"/>
              <w:rPr>
                <w:sz w:val="24"/>
              </w:rPr>
            </w:pPr>
            <w:r>
              <w:rPr>
                <w:sz w:val="24"/>
              </w:rPr>
              <w:t>Matched</w:t>
            </w:r>
            <w:r>
              <w:rPr>
                <w:spacing w:val="-10"/>
                <w:sz w:val="24"/>
              </w:rPr>
              <w:t xml:space="preserve"> </w:t>
            </w:r>
            <w:r>
              <w:rPr>
                <w:spacing w:val="-2"/>
                <w:sz w:val="24"/>
              </w:rPr>
              <w:t>wallets</w:t>
            </w:r>
          </w:p>
        </w:tc>
        <w:tc>
          <w:tcPr>
            <w:tcW w:w="2710" w:type="dxa"/>
            <w:tcBorders>
              <w:top w:val="single" w:sz="6" w:space="0" w:color="000000"/>
            </w:tcBorders>
          </w:tcPr>
          <w:p w14:paraId="00DC2019" w14:textId="77777777" w:rsidR="00350CFB" w:rsidRDefault="00283FFF">
            <w:pPr>
              <w:pStyle w:val="TableParagraph"/>
              <w:spacing w:before="46" w:line="253" w:lineRule="exact"/>
              <w:ind w:right="117"/>
              <w:jc w:val="right"/>
              <w:rPr>
                <w:sz w:val="24"/>
              </w:rPr>
            </w:pPr>
            <w:r>
              <w:rPr>
                <w:spacing w:val="-2"/>
                <w:sz w:val="24"/>
              </w:rPr>
              <w:t>5,521</w:t>
            </w:r>
          </w:p>
        </w:tc>
      </w:tr>
      <w:tr w:rsidR="00350CFB" w14:paraId="00DC201D" w14:textId="77777777">
        <w:trPr>
          <w:trHeight w:val="315"/>
        </w:trPr>
        <w:tc>
          <w:tcPr>
            <w:tcW w:w="4513" w:type="dxa"/>
          </w:tcPr>
          <w:p w14:paraId="00DC201B" w14:textId="77777777" w:rsidR="00350CFB" w:rsidRDefault="00283FFF">
            <w:pPr>
              <w:pStyle w:val="TableParagraph"/>
              <w:spacing w:before="16" w:line="279" w:lineRule="exact"/>
              <w:ind w:left="119"/>
              <w:jc w:val="left"/>
              <w:rPr>
                <w:sz w:val="24"/>
              </w:rPr>
            </w:pPr>
            <w:r>
              <w:rPr>
                <w:w w:val="90"/>
                <w:sz w:val="24"/>
              </w:rPr>
              <w:t>GMX</w:t>
            </w:r>
            <w:r>
              <w:rPr>
                <w:spacing w:val="-7"/>
                <w:w w:val="90"/>
                <w:sz w:val="24"/>
              </w:rPr>
              <w:t xml:space="preserve"> </w:t>
            </w:r>
            <w:r>
              <w:rPr>
                <w:rFonts w:ascii="Courier New"/>
                <w:w w:val="90"/>
                <w:sz w:val="24"/>
              </w:rPr>
              <w:t>PositionDecrease</w:t>
            </w:r>
            <w:r>
              <w:rPr>
                <w:rFonts w:ascii="Courier New"/>
                <w:spacing w:val="-70"/>
                <w:w w:val="90"/>
                <w:sz w:val="24"/>
              </w:rPr>
              <w:t xml:space="preserve"> </w:t>
            </w:r>
            <w:r>
              <w:rPr>
                <w:w w:val="90"/>
                <w:sz w:val="24"/>
              </w:rPr>
              <w:t>events</w:t>
            </w:r>
            <w:r>
              <w:rPr>
                <w:spacing w:val="-1"/>
                <w:w w:val="90"/>
                <w:sz w:val="24"/>
              </w:rPr>
              <w:t xml:space="preserve"> </w:t>
            </w:r>
            <w:r>
              <w:rPr>
                <w:spacing w:val="-2"/>
                <w:w w:val="90"/>
                <w:sz w:val="24"/>
              </w:rPr>
              <w:t>(decoded)</w:t>
            </w:r>
          </w:p>
        </w:tc>
        <w:tc>
          <w:tcPr>
            <w:tcW w:w="2710" w:type="dxa"/>
          </w:tcPr>
          <w:p w14:paraId="00DC201C" w14:textId="77777777" w:rsidR="00350CFB" w:rsidRDefault="00283FFF">
            <w:pPr>
              <w:pStyle w:val="TableParagraph"/>
              <w:spacing w:before="16"/>
              <w:ind w:right="117"/>
              <w:jc w:val="right"/>
              <w:rPr>
                <w:sz w:val="24"/>
              </w:rPr>
            </w:pPr>
            <w:r>
              <w:rPr>
                <w:spacing w:val="-2"/>
                <w:sz w:val="24"/>
              </w:rPr>
              <w:t>365,488</w:t>
            </w:r>
          </w:p>
        </w:tc>
      </w:tr>
      <w:tr w:rsidR="00350CFB" w14:paraId="00DC2020" w14:textId="77777777">
        <w:trPr>
          <w:trHeight w:val="277"/>
        </w:trPr>
        <w:tc>
          <w:tcPr>
            <w:tcW w:w="4513" w:type="dxa"/>
          </w:tcPr>
          <w:p w14:paraId="00DC201E" w14:textId="77777777" w:rsidR="00350CFB" w:rsidRDefault="00283FFF">
            <w:pPr>
              <w:pStyle w:val="TableParagraph"/>
              <w:spacing w:before="0" w:line="258" w:lineRule="exact"/>
              <w:ind w:left="119"/>
              <w:jc w:val="left"/>
              <w:rPr>
                <w:sz w:val="24"/>
              </w:rPr>
            </w:pPr>
            <w:r>
              <w:rPr>
                <w:sz w:val="24"/>
              </w:rPr>
              <w:t>EndorseRank</w:t>
            </w:r>
            <w:r>
              <w:rPr>
                <w:spacing w:val="-13"/>
                <w:sz w:val="24"/>
              </w:rPr>
              <w:t xml:space="preserve"> </w:t>
            </w:r>
            <w:r>
              <w:rPr>
                <w:sz w:val="24"/>
              </w:rPr>
              <w:t>edges</w:t>
            </w:r>
            <w:r>
              <w:rPr>
                <w:spacing w:val="-12"/>
                <w:sz w:val="24"/>
              </w:rPr>
              <w:t xml:space="preserve"> </w:t>
            </w:r>
            <w:r>
              <w:rPr>
                <w:spacing w:val="-2"/>
                <w:sz w:val="24"/>
              </w:rPr>
              <w:t>(subgraph)</w:t>
            </w:r>
          </w:p>
        </w:tc>
        <w:tc>
          <w:tcPr>
            <w:tcW w:w="2710" w:type="dxa"/>
          </w:tcPr>
          <w:p w14:paraId="00DC201F" w14:textId="77777777" w:rsidR="00350CFB" w:rsidRDefault="00283FFF">
            <w:pPr>
              <w:pStyle w:val="TableParagraph"/>
              <w:spacing w:before="0" w:line="258" w:lineRule="exact"/>
              <w:ind w:right="117"/>
              <w:jc w:val="right"/>
              <w:rPr>
                <w:sz w:val="24"/>
              </w:rPr>
            </w:pPr>
            <w:r>
              <w:rPr>
                <w:spacing w:val="-2"/>
                <w:sz w:val="24"/>
              </w:rPr>
              <w:t>14,727</w:t>
            </w:r>
          </w:p>
        </w:tc>
      </w:tr>
      <w:tr w:rsidR="00350CFB" w14:paraId="00DC2023" w14:textId="77777777">
        <w:trPr>
          <w:trHeight w:val="288"/>
        </w:trPr>
        <w:tc>
          <w:tcPr>
            <w:tcW w:w="4513" w:type="dxa"/>
          </w:tcPr>
          <w:p w14:paraId="00DC2021" w14:textId="77777777" w:rsidR="00350CFB" w:rsidRDefault="00283FFF">
            <w:pPr>
              <w:pStyle w:val="TableParagraph"/>
              <w:spacing w:before="1" w:line="268" w:lineRule="exact"/>
              <w:ind w:left="119"/>
              <w:jc w:val="left"/>
              <w:rPr>
                <w:sz w:val="24"/>
              </w:rPr>
            </w:pPr>
            <w:r>
              <w:rPr>
                <w:spacing w:val="-2"/>
                <w:sz w:val="24"/>
              </w:rPr>
              <w:t>AWP</w:t>
            </w:r>
            <w:r>
              <w:rPr>
                <w:spacing w:val="-11"/>
                <w:sz w:val="24"/>
              </w:rPr>
              <w:t xml:space="preserve"> </w:t>
            </w:r>
            <w:r>
              <w:rPr>
                <w:spacing w:val="-2"/>
                <w:sz w:val="24"/>
              </w:rPr>
              <w:t>edges</w:t>
            </w:r>
            <w:r>
              <w:rPr>
                <w:spacing w:val="-11"/>
                <w:sz w:val="24"/>
              </w:rPr>
              <w:t xml:space="preserve"> </w:t>
            </w:r>
            <w:r>
              <w:rPr>
                <w:spacing w:val="-2"/>
                <w:sz w:val="24"/>
              </w:rPr>
              <w:t>(subgraph)</w:t>
            </w:r>
          </w:p>
        </w:tc>
        <w:tc>
          <w:tcPr>
            <w:tcW w:w="2710" w:type="dxa"/>
          </w:tcPr>
          <w:p w14:paraId="00DC2022" w14:textId="77777777" w:rsidR="00350CFB" w:rsidRDefault="00283FFF">
            <w:pPr>
              <w:pStyle w:val="TableParagraph"/>
              <w:spacing w:before="1" w:line="268" w:lineRule="exact"/>
              <w:ind w:right="117"/>
              <w:jc w:val="right"/>
              <w:rPr>
                <w:sz w:val="24"/>
              </w:rPr>
            </w:pPr>
            <w:r>
              <w:rPr>
                <w:spacing w:val="-2"/>
                <w:sz w:val="24"/>
              </w:rPr>
              <w:t>137,087</w:t>
            </w:r>
          </w:p>
        </w:tc>
      </w:tr>
      <w:tr w:rsidR="00350CFB" w14:paraId="00DC2026" w14:textId="77777777">
        <w:trPr>
          <w:trHeight w:val="288"/>
        </w:trPr>
        <w:tc>
          <w:tcPr>
            <w:tcW w:w="4513" w:type="dxa"/>
          </w:tcPr>
          <w:p w14:paraId="00DC2024" w14:textId="77777777" w:rsidR="00350CFB" w:rsidRDefault="00283FFF">
            <w:pPr>
              <w:pStyle w:val="TableParagraph"/>
              <w:spacing w:before="1" w:line="268" w:lineRule="exact"/>
              <w:ind w:left="119"/>
              <w:jc w:val="left"/>
              <w:rPr>
                <w:sz w:val="24"/>
              </w:rPr>
            </w:pPr>
            <w:r>
              <w:rPr>
                <w:sz w:val="24"/>
              </w:rPr>
              <w:t>Observation</w:t>
            </w:r>
            <w:r>
              <w:rPr>
                <w:spacing w:val="-13"/>
                <w:sz w:val="24"/>
              </w:rPr>
              <w:t xml:space="preserve"> </w:t>
            </w:r>
            <w:r>
              <w:rPr>
                <w:spacing w:val="-2"/>
                <w:sz w:val="24"/>
              </w:rPr>
              <w:t>window</w:t>
            </w:r>
          </w:p>
        </w:tc>
        <w:tc>
          <w:tcPr>
            <w:tcW w:w="2710" w:type="dxa"/>
          </w:tcPr>
          <w:p w14:paraId="00DC2025" w14:textId="77777777" w:rsidR="00350CFB" w:rsidRDefault="00283FFF">
            <w:pPr>
              <w:pStyle w:val="TableParagraph"/>
              <w:spacing w:before="1" w:line="268" w:lineRule="exact"/>
              <w:ind w:right="117"/>
              <w:jc w:val="right"/>
              <w:rPr>
                <w:sz w:val="24"/>
              </w:rPr>
            </w:pPr>
            <w:r>
              <w:rPr>
                <w:sz w:val="24"/>
              </w:rPr>
              <w:t>2025-12-01</w:t>
            </w:r>
            <w:r>
              <w:rPr>
                <w:spacing w:val="-12"/>
                <w:sz w:val="24"/>
              </w:rPr>
              <w:t xml:space="preserve"> </w:t>
            </w:r>
            <w:r>
              <w:rPr>
                <w:sz w:val="24"/>
              </w:rPr>
              <w:t>–</w:t>
            </w:r>
            <w:r>
              <w:rPr>
                <w:spacing w:val="-12"/>
                <w:sz w:val="24"/>
              </w:rPr>
              <w:t xml:space="preserve"> </w:t>
            </w:r>
            <w:r>
              <w:rPr>
                <w:sz w:val="24"/>
              </w:rPr>
              <w:t>2026-05-</w:t>
            </w:r>
            <w:r>
              <w:rPr>
                <w:spacing w:val="-5"/>
                <w:sz w:val="24"/>
              </w:rPr>
              <w:t>31</w:t>
            </w:r>
          </w:p>
        </w:tc>
      </w:tr>
      <w:tr w:rsidR="00350CFB" w14:paraId="00DC2029" w14:textId="77777777">
        <w:trPr>
          <w:trHeight w:val="354"/>
        </w:trPr>
        <w:tc>
          <w:tcPr>
            <w:tcW w:w="4513" w:type="dxa"/>
            <w:tcBorders>
              <w:bottom w:val="single" w:sz="8" w:space="0" w:color="000000"/>
            </w:tcBorders>
          </w:tcPr>
          <w:p w14:paraId="00DC2027" w14:textId="77777777" w:rsidR="00350CFB" w:rsidRDefault="00283FFF">
            <w:pPr>
              <w:pStyle w:val="TableParagraph"/>
              <w:spacing w:before="1"/>
              <w:ind w:left="119"/>
              <w:jc w:val="left"/>
              <w:rPr>
                <w:sz w:val="24"/>
              </w:rPr>
            </w:pPr>
            <w:r>
              <w:rPr>
                <w:sz w:val="24"/>
              </w:rPr>
              <w:t>Min.</w:t>
            </w:r>
            <w:r>
              <w:rPr>
                <w:spacing w:val="-8"/>
                <w:sz w:val="24"/>
              </w:rPr>
              <w:t xml:space="preserve"> </w:t>
            </w:r>
            <w:r>
              <w:rPr>
                <w:sz w:val="24"/>
              </w:rPr>
              <w:t>GMX</w:t>
            </w:r>
            <w:r>
              <w:rPr>
                <w:spacing w:val="-8"/>
                <w:sz w:val="24"/>
              </w:rPr>
              <w:t xml:space="preserve"> </w:t>
            </w:r>
            <w:r>
              <w:rPr>
                <w:sz w:val="24"/>
              </w:rPr>
              <w:t>closes</w:t>
            </w:r>
            <w:r>
              <w:rPr>
                <w:spacing w:val="-7"/>
                <w:sz w:val="24"/>
              </w:rPr>
              <w:t xml:space="preserve"> </w:t>
            </w:r>
            <w:r>
              <w:rPr>
                <w:sz w:val="24"/>
              </w:rPr>
              <w:t>per</w:t>
            </w:r>
            <w:r>
              <w:rPr>
                <w:spacing w:val="-8"/>
                <w:sz w:val="24"/>
              </w:rPr>
              <w:t xml:space="preserve"> </w:t>
            </w:r>
            <w:r>
              <w:rPr>
                <w:spacing w:val="-2"/>
                <w:sz w:val="24"/>
              </w:rPr>
              <w:t>wallet</w:t>
            </w:r>
          </w:p>
        </w:tc>
        <w:tc>
          <w:tcPr>
            <w:tcW w:w="2710" w:type="dxa"/>
            <w:tcBorders>
              <w:bottom w:val="single" w:sz="8" w:space="0" w:color="000000"/>
            </w:tcBorders>
          </w:tcPr>
          <w:p w14:paraId="00DC2028" w14:textId="77777777" w:rsidR="00350CFB" w:rsidRDefault="00283FFF">
            <w:pPr>
              <w:pStyle w:val="TableParagraph"/>
              <w:spacing w:before="1"/>
              <w:ind w:right="117"/>
              <w:jc w:val="right"/>
              <w:rPr>
                <w:sz w:val="24"/>
              </w:rPr>
            </w:pPr>
            <w:r>
              <w:rPr>
                <w:spacing w:val="-10"/>
                <w:sz w:val="24"/>
              </w:rPr>
              <w:t>3</w:t>
            </w:r>
          </w:p>
        </w:tc>
      </w:tr>
    </w:tbl>
    <w:p w14:paraId="00DC202A" w14:textId="77777777" w:rsidR="00350CFB" w:rsidRDefault="00350CFB">
      <w:pPr>
        <w:pStyle w:val="BodyText"/>
        <w:spacing w:before="177"/>
      </w:pPr>
    </w:p>
    <w:p w14:paraId="00DC202B" w14:textId="77777777" w:rsidR="00350CFB" w:rsidRDefault="00283FFF">
      <w:pPr>
        <w:pStyle w:val="BodyText"/>
        <w:spacing w:before="1" w:line="396" w:lineRule="auto"/>
        <w:ind w:left="282" w:right="562" w:hanging="8"/>
        <w:jc w:val="both"/>
      </w:pPr>
      <w:r>
        <w:t>The edge-count asymmetry is not an artifact of incomplete extraction:</w:t>
      </w:r>
      <w:r>
        <w:rPr>
          <w:spacing w:val="27"/>
        </w:rPr>
        <w:t xml:space="preserve"> </w:t>
      </w:r>
      <w:r>
        <w:t>both graphs are built from the same wallet seed set and the same observation window.</w:t>
      </w:r>
      <w:r>
        <w:rPr>
          <w:spacing w:val="40"/>
        </w:rPr>
        <w:t xml:space="preserve"> </w:t>
      </w:r>
      <w:r>
        <w:t>EndorseRank retains only the latest decimal-adjusted allowance per owner–spender pair, so repeated approvals collapse to a single directed edge.</w:t>
      </w:r>
      <w:r>
        <w:rPr>
          <w:spacing w:val="40"/>
        </w:rPr>
        <w:t xml:space="preserve"> </w:t>
      </w:r>
      <w:r>
        <w:t>AWP aggregates transfer history with logistic time-decay, producing many more directed edges among the same wallets.</w:t>
      </w:r>
      <w:r>
        <w:rPr>
          <w:spacing w:val="40"/>
        </w:rPr>
        <w:t xml:space="preserve"> </w:t>
      </w:r>
      <w:r>
        <w:t>Consequently, differences in scores and alignment are attributable to ranking logic and graph semantics, not to inconsistent sampling.</w:t>
      </w:r>
    </w:p>
    <w:p w14:paraId="00DC202C" w14:textId="77777777" w:rsidR="00350CFB" w:rsidRDefault="00283FFF">
      <w:pPr>
        <w:pStyle w:val="BodyText"/>
        <w:spacing w:line="358" w:lineRule="exact"/>
        <w:ind w:left="274"/>
        <w:jc w:val="both"/>
      </w:pPr>
      <w:r>
        <w:t>The</w:t>
      </w:r>
      <w:r>
        <w:rPr>
          <w:spacing w:val="-12"/>
        </w:rPr>
        <w:t xml:space="preserve"> </w:t>
      </w:r>
      <w:r>
        <w:t>matched-cohort</w:t>
      </w:r>
      <w:r>
        <w:rPr>
          <w:spacing w:val="-11"/>
        </w:rPr>
        <w:t xml:space="preserve"> </w:t>
      </w:r>
      <w:r>
        <w:t>design</w:t>
      </w:r>
      <w:r>
        <w:rPr>
          <w:spacing w:val="-12"/>
        </w:rPr>
        <w:t xml:space="preserve"> </w:t>
      </w:r>
      <w:r>
        <w:t>deliberately</w:t>
      </w:r>
      <w:r>
        <w:rPr>
          <w:spacing w:val="-11"/>
        </w:rPr>
        <w:t xml:space="preserve"> </w:t>
      </w:r>
      <w:r>
        <w:t>intersects</w:t>
      </w:r>
      <w:r>
        <w:rPr>
          <w:spacing w:val="-12"/>
        </w:rPr>
        <w:t xml:space="preserve"> </w:t>
      </w:r>
      <w:r>
        <w:t>two</w:t>
      </w:r>
      <w:r>
        <w:rPr>
          <w:spacing w:val="-11"/>
        </w:rPr>
        <w:t xml:space="preserve"> </w:t>
      </w:r>
      <w:r>
        <w:t>filters.</w:t>
      </w:r>
      <w:r>
        <w:rPr>
          <w:spacing w:val="11"/>
        </w:rPr>
        <w:t xml:space="preserve"> </w:t>
      </w:r>
      <w:r>
        <w:t>The</w:t>
      </w:r>
      <w:r>
        <w:rPr>
          <w:spacing w:val="-11"/>
        </w:rPr>
        <w:t xml:space="preserve"> </w:t>
      </w:r>
      <w:r>
        <w:t>GMX</w:t>
      </w:r>
      <w:r>
        <w:rPr>
          <w:spacing w:val="-12"/>
        </w:rPr>
        <w:t xml:space="preserve"> </w:t>
      </w:r>
      <w:r>
        <w:t>activity</w:t>
      </w:r>
      <w:r>
        <w:rPr>
          <w:spacing w:val="-11"/>
        </w:rPr>
        <w:t xml:space="preserve"> </w:t>
      </w:r>
      <w:r>
        <w:t>filter</w:t>
      </w:r>
      <w:r>
        <w:rPr>
          <w:spacing w:val="-12"/>
        </w:rPr>
        <w:t xml:space="preserve"> </w:t>
      </w:r>
      <w:r>
        <w:t>(</w:t>
      </w:r>
      <w:r>
        <w:rPr>
          <w:rFonts w:ascii="Arial Unicode MS" w:hAnsi="Arial Unicode MS"/>
        </w:rPr>
        <w:t>≥</w:t>
      </w:r>
      <w:r>
        <w:rPr>
          <w:rFonts w:ascii="Arial Unicode MS" w:hAnsi="Arial Unicode MS"/>
          <w:spacing w:val="-5"/>
        </w:rPr>
        <w:t xml:space="preserve"> </w:t>
      </w:r>
      <w:r>
        <w:t>3</w:t>
      </w:r>
      <w:r>
        <w:rPr>
          <w:spacing w:val="-11"/>
        </w:rPr>
        <w:t xml:space="preserve"> </w:t>
      </w:r>
      <w:r>
        <w:rPr>
          <w:spacing w:val="-2"/>
        </w:rPr>
        <w:t>closes)</w:t>
      </w:r>
    </w:p>
    <w:p w14:paraId="00DC202D" w14:textId="77777777" w:rsidR="00350CFB" w:rsidRDefault="00283FFF">
      <w:pPr>
        <w:pStyle w:val="BodyText"/>
        <w:spacing w:before="118" w:line="393" w:lineRule="auto"/>
        <w:ind w:left="282" w:right="525"/>
        <w:jc w:val="both"/>
      </w:pPr>
      <w:r>
        <w:t>ensures that trading-success and inverse-risk proxies are defined for every wallet, avoiding unde-fined rates and unstable count statistics for one-off traders.</w:t>
      </w:r>
      <w:r>
        <w:rPr>
          <w:spacing w:val="33"/>
        </w:rPr>
        <w:t xml:space="preserve"> </w:t>
      </w:r>
      <w:r>
        <w:t>The reputation-subgraph connectivity filter ensures that both EndorseRank and AWP produce non-degenerate scores:</w:t>
      </w:r>
      <w:r>
        <w:rPr>
          <w:spacing w:val="40"/>
        </w:rPr>
        <w:t xml:space="preserve"> </w:t>
      </w:r>
      <w:r>
        <w:t>wallets with no approval</w:t>
      </w:r>
      <w:r>
        <w:rPr>
          <w:spacing w:val="-4"/>
        </w:rPr>
        <w:t xml:space="preserve"> </w:t>
      </w:r>
      <w:r>
        <w:t>edges</w:t>
      </w:r>
      <w:r>
        <w:rPr>
          <w:spacing w:val="-4"/>
        </w:rPr>
        <w:t xml:space="preserve"> </w:t>
      </w:r>
      <w:r>
        <w:t>and</w:t>
      </w:r>
      <w:r>
        <w:rPr>
          <w:spacing w:val="-4"/>
        </w:rPr>
        <w:t xml:space="preserve"> </w:t>
      </w:r>
      <w:r>
        <w:t>no</w:t>
      </w:r>
      <w:r>
        <w:rPr>
          <w:spacing w:val="-4"/>
        </w:rPr>
        <w:t xml:space="preserve"> </w:t>
      </w:r>
      <w:r>
        <w:t>transfer</w:t>
      </w:r>
      <w:r>
        <w:rPr>
          <w:spacing w:val="-4"/>
        </w:rPr>
        <w:t xml:space="preserve"> </w:t>
      </w:r>
      <w:r>
        <w:t>edges</w:t>
      </w:r>
      <w:r>
        <w:rPr>
          <w:spacing w:val="-4"/>
        </w:rPr>
        <w:t xml:space="preserve"> </w:t>
      </w:r>
      <w:r>
        <w:t>cannot</w:t>
      </w:r>
      <w:r>
        <w:rPr>
          <w:spacing w:val="-4"/>
        </w:rPr>
        <w:t xml:space="preserve"> </w:t>
      </w:r>
      <w:r>
        <w:t>be</w:t>
      </w:r>
      <w:r>
        <w:rPr>
          <w:spacing w:val="-4"/>
        </w:rPr>
        <w:t xml:space="preserve"> </w:t>
      </w:r>
      <w:r>
        <w:t>ranked</w:t>
      </w:r>
      <w:r>
        <w:rPr>
          <w:spacing w:val="-4"/>
        </w:rPr>
        <w:t xml:space="preserve"> </w:t>
      </w:r>
      <w:r>
        <w:t>meaningfully</w:t>
      </w:r>
      <w:r>
        <w:rPr>
          <w:spacing w:val="-4"/>
        </w:rPr>
        <w:t xml:space="preserve"> </w:t>
      </w:r>
      <w:r>
        <w:t>by</w:t>
      </w:r>
      <w:r>
        <w:rPr>
          <w:spacing w:val="-4"/>
        </w:rPr>
        <w:t xml:space="preserve"> </w:t>
      </w:r>
      <w:r>
        <w:t>either</w:t>
      </w:r>
      <w:r>
        <w:rPr>
          <w:spacing w:val="-4"/>
        </w:rPr>
        <w:t xml:space="preserve"> </w:t>
      </w:r>
      <w:r>
        <w:t>social</w:t>
      </w:r>
      <w:r>
        <w:rPr>
          <w:spacing w:val="-4"/>
        </w:rPr>
        <w:t xml:space="preserve"> </w:t>
      </w:r>
      <w:r>
        <w:t>method. The intersection</w:t>
      </w:r>
      <w:r>
        <w:rPr>
          <w:spacing w:val="-15"/>
        </w:rPr>
        <w:t xml:space="preserve"> </w:t>
      </w:r>
      <w:r>
        <w:t>yields</w:t>
      </w:r>
      <w:r>
        <w:rPr>
          <w:spacing w:val="-15"/>
        </w:rPr>
        <w:t xml:space="preserve"> </w:t>
      </w:r>
      <w:r>
        <w:rPr>
          <w:i/>
        </w:rPr>
        <w:t>n</w:t>
      </w:r>
      <w:r>
        <w:rPr>
          <w:i/>
          <w:spacing w:val="-15"/>
        </w:rPr>
        <w:t xml:space="preserve"> </w:t>
      </w:r>
      <w:r>
        <w:rPr>
          <w:w w:val="105"/>
        </w:rPr>
        <w:t>=</w:t>
      </w:r>
      <w:r>
        <w:rPr>
          <w:spacing w:val="-16"/>
          <w:w w:val="105"/>
        </w:rPr>
        <w:t xml:space="preserve"> </w:t>
      </w:r>
      <w:r>
        <w:t>5</w:t>
      </w:r>
      <w:r>
        <w:rPr>
          <w:i/>
        </w:rPr>
        <w:t>,</w:t>
      </w:r>
      <w:r>
        <w:t>521</w:t>
      </w:r>
      <w:r>
        <w:rPr>
          <w:spacing w:val="-15"/>
        </w:rPr>
        <w:t xml:space="preserve"> </w:t>
      </w:r>
      <w:r>
        <w:t>wallets</w:t>
      </w:r>
      <w:r>
        <w:rPr>
          <w:spacing w:val="-15"/>
        </w:rPr>
        <w:t xml:space="preserve"> </w:t>
      </w:r>
      <w:r>
        <w:t>and</w:t>
      </w:r>
      <w:r>
        <w:rPr>
          <w:spacing w:val="-14"/>
        </w:rPr>
        <w:t xml:space="preserve"> </w:t>
      </w:r>
      <w:r>
        <w:t>365,488</w:t>
      </w:r>
      <w:r>
        <w:rPr>
          <w:spacing w:val="-11"/>
        </w:rPr>
        <w:t xml:space="preserve"> </w:t>
      </w:r>
      <w:r>
        <w:t>decoded</w:t>
      </w:r>
      <w:r>
        <w:rPr>
          <w:spacing w:val="-11"/>
        </w:rPr>
        <w:t xml:space="preserve"> </w:t>
      </w:r>
      <w:r>
        <w:rPr>
          <w:rFonts w:ascii="Courier New" w:hAnsi="Courier New"/>
        </w:rPr>
        <w:t>PositionDecrease</w:t>
      </w:r>
      <w:r>
        <w:rPr>
          <w:rFonts w:ascii="Courier New" w:hAnsi="Courier New"/>
          <w:spacing w:val="-36"/>
        </w:rPr>
        <w:t xml:space="preserve"> </w:t>
      </w:r>
      <w:r>
        <w:t>events</w:t>
      </w:r>
      <w:r>
        <w:rPr>
          <w:spacing w:val="-11"/>
        </w:rPr>
        <w:t xml:space="preserve"> </w:t>
      </w:r>
      <w:r>
        <w:t>over</w:t>
      </w:r>
      <w:r>
        <w:rPr>
          <w:spacing w:val="-11"/>
        </w:rPr>
        <w:t xml:space="preserve"> </w:t>
      </w:r>
      <w:r>
        <w:t>the six-month</w:t>
      </w:r>
      <w:r>
        <w:rPr>
          <w:spacing w:val="-4"/>
        </w:rPr>
        <w:t xml:space="preserve"> </w:t>
      </w:r>
      <w:r>
        <w:t>window. This</w:t>
      </w:r>
      <w:r>
        <w:rPr>
          <w:spacing w:val="-4"/>
        </w:rPr>
        <w:t xml:space="preserve"> </w:t>
      </w:r>
      <w:r>
        <w:t>sample</w:t>
      </w:r>
      <w:r>
        <w:rPr>
          <w:spacing w:val="-3"/>
        </w:rPr>
        <w:t xml:space="preserve"> </w:t>
      </w:r>
      <w:r>
        <w:t>is</w:t>
      </w:r>
      <w:r>
        <w:rPr>
          <w:spacing w:val="-4"/>
        </w:rPr>
        <w:t xml:space="preserve"> </w:t>
      </w:r>
      <w:r>
        <w:t>large</w:t>
      </w:r>
      <w:r>
        <w:rPr>
          <w:spacing w:val="-4"/>
        </w:rPr>
        <w:t xml:space="preserve"> </w:t>
      </w:r>
      <w:r>
        <w:t>enough</w:t>
      </w:r>
      <w:r>
        <w:rPr>
          <w:spacing w:val="-3"/>
        </w:rPr>
        <w:t xml:space="preserve"> </w:t>
      </w:r>
      <w:r>
        <w:t>for</w:t>
      </w:r>
      <w:r>
        <w:rPr>
          <w:spacing w:val="-4"/>
        </w:rPr>
        <w:t xml:space="preserve"> </w:t>
      </w:r>
      <w:r>
        <w:t>stable</w:t>
      </w:r>
      <w:r>
        <w:rPr>
          <w:spacing w:val="-3"/>
        </w:rPr>
        <w:t xml:space="preserve"> </w:t>
      </w:r>
      <w:r>
        <w:t>Kendall</w:t>
      </w:r>
      <w:r>
        <w:rPr>
          <w:spacing w:val="-4"/>
        </w:rPr>
        <w:t xml:space="preserve"> </w:t>
      </w:r>
      <w:r>
        <w:rPr>
          <w:i/>
        </w:rPr>
        <w:t>τ</w:t>
      </w:r>
      <w:r>
        <w:rPr>
          <w:i/>
          <w:spacing w:val="22"/>
        </w:rPr>
        <w:t xml:space="preserve"> </w:t>
      </w:r>
      <w:r>
        <w:t>estimates</w:t>
      </w:r>
      <w:r>
        <w:rPr>
          <w:spacing w:val="-4"/>
        </w:rPr>
        <w:t xml:space="preserve"> </w:t>
      </w:r>
      <w:r>
        <w:t>at</w:t>
      </w:r>
      <w:r>
        <w:rPr>
          <w:spacing w:val="-3"/>
        </w:rPr>
        <w:t xml:space="preserve"> </w:t>
      </w:r>
      <w:r>
        <w:t>the</w:t>
      </w:r>
      <w:r>
        <w:rPr>
          <w:spacing w:val="-3"/>
        </w:rPr>
        <w:t xml:space="preserve"> </w:t>
      </w:r>
      <w:r>
        <w:t>family</w:t>
      </w:r>
      <w:r>
        <w:rPr>
          <w:spacing w:val="-3"/>
        </w:rPr>
        <w:t xml:space="preserve"> </w:t>
      </w:r>
      <w:r>
        <w:t>level, yet</w:t>
      </w:r>
      <w:r>
        <w:rPr>
          <w:spacing w:val="-17"/>
        </w:rPr>
        <w:t xml:space="preserve"> </w:t>
      </w:r>
      <w:r>
        <w:t>small</w:t>
      </w:r>
      <w:r>
        <w:rPr>
          <w:spacing w:val="-17"/>
        </w:rPr>
        <w:t xml:space="preserve"> </w:t>
      </w:r>
      <w:r>
        <w:t>enough</w:t>
      </w:r>
      <w:r>
        <w:rPr>
          <w:spacing w:val="-16"/>
        </w:rPr>
        <w:t xml:space="preserve"> </w:t>
      </w:r>
      <w:r>
        <w:t>that</w:t>
      </w:r>
      <w:r>
        <w:rPr>
          <w:spacing w:val="-17"/>
        </w:rPr>
        <w:t xml:space="preserve"> </w:t>
      </w:r>
      <w:r>
        <w:t>full</w:t>
      </w:r>
      <w:r>
        <w:rPr>
          <w:spacing w:val="-16"/>
        </w:rPr>
        <w:t xml:space="preserve"> </w:t>
      </w:r>
      <w:r>
        <w:t>PageRank</w:t>
      </w:r>
      <w:r>
        <w:rPr>
          <w:spacing w:val="-17"/>
        </w:rPr>
        <w:t xml:space="preserve"> </w:t>
      </w:r>
      <w:r>
        <w:t>solves</w:t>
      </w:r>
      <w:r>
        <w:rPr>
          <w:spacing w:val="-17"/>
        </w:rPr>
        <w:t xml:space="preserve"> </w:t>
      </w:r>
      <w:r>
        <w:t>remain</w:t>
      </w:r>
      <w:r>
        <w:rPr>
          <w:spacing w:val="-16"/>
        </w:rPr>
        <w:t xml:space="preserve"> </w:t>
      </w:r>
      <w:r>
        <w:t>interactive</w:t>
      </w:r>
      <w:r>
        <w:rPr>
          <w:spacing w:val="-17"/>
        </w:rPr>
        <w:t xml:space="preserve"> </w:t>
      </w:r>
      <w:r>
        <w:t>on</w:t>
      </w:r>
      <w:r>
        <w:rPr>
          <w:spacing w:val="-16"/>
        </w:rPr>
        <w:t xml:space="preserve"> </w:t>
      </w:r>
      <w:r>
        <w:t>commodity</w:t>
      </w:r>
      <w:r>
        <w:rPr>
          <w:spacing w:val="-17"/>
        </w:rPr>
        <w:t xml:space="preserve"> </w:t>
      </w:r>
      <w:r>
        <w:t>hardware—a</w:t>
      </w:r>
      <w:r>
        <w:rPr>
          <w:spacing w:val="-17"/>
        </w:rPr>
        <w:t xml:space="preserve"> </w:t>
      </w:r>
      <w:r>
        <w:t>practical</w:t>
      </w:r>
    </w:p>
    <w:p w14:paraId="00DC202E" w14:textId="77777777" w:rsidR="00350CFB" w:rsidRDefault="00350CFB">
      <w:pPr>
        <w:pStyle w:val="BodyText"/>
        <w:spacing w:line="393" w:lineRule="auto"/>
        <w:jc w:val="both"/>
        <w:sectPr w:rsidR="00350CFB">
          <w:pgSz w:w="11910" w:h="16840"/>
          <w:pgMar w:top="1840" w:right="708" w:bottom="2300" w:left="992" w:header="0" w:footer="2115" w:gutter="0"/>
          <w:cols w:space="720"/>
        </w:sectPr>
      </w:pPr>
    </w:p>
    <w:p w14:paraId="00DC202F" w14:textId="77777777" w:rsidR="00350CFB" w:rsidRDefault="00283FFF">
      <w:pPr>
        <w:pStyle w:val="BodyText"/>
        <w:spacing w:before="72"/>
        <w:ind w:left="282"/>
        <w:jc w:val="both"/>
      </w:pPr>
      <w:r>
        <w:lastRenderedPageBreak/>
        <w:t>advantage</w:t>
      </w:r>
      <w:r>
        <w:rPr>
          <w:spacing w:val="-9"/>
        </w:rPr>
        <w:t xml:space="preserve"> </w:t>
      </w:r>
      <w:r>
        <w:t>when</w:t>
      </w:r>
      <w:r>
        <w:rPr>
          <w:spacing w:val="-8"/>
        </w:rPr>
        <w:t xml:space="preserve"> </w:t>
      </w:r>
      <w:r>
        <w:t>iterating</w:t>
      </w:r>
      <w:r>
        <w:rPr>
          <w:spacing w:val="-8"/>
        </w:rPr>
        <w:t xml:space="preserve"> </w:t>
      </w:r>
      <w:r>
        <w:t>on</w:t>
      </w:r>
      <w:r>
        <w:rPr>
          <w:spacing w:val="-8"/>
        </w:rPr>
        <w:t xml:space="preserve"> </w:t>
      </w:r>
      <w:r>
        <w:t>evaluation</w:t>
      </w:r>
      <w:r>
        <w:rPr>
          <w:spacing w:val="-8"/>
        </w:rPr>
        <w:t xml:space="preserve"> </w:t>
      </w:r>
      <w:r>
        <w:rPr>
          <w:spacing w:val="-2"/>
        </w:rPr>
        <w:t>design.</w:t>
      </w:r>
    </w:p>
    <w:p w14:paraId="00DC2030" w14:textId="77777777" w:rsidR="00350CFB" w:rsidRDefault="00283FFF">
      <w:pPr>
        <w:pStyle w:val="BodyText"/>
        <w:spacing w:before="194" w:line="396" w:lineRule="auto"/>
        <w:ind w:left="273" w:right="563" w:firstLine="1"/>
        <w:jc w:val="both"/>
      </w:pPr>
      <w:r>
        <w:t>The observation window (2025-12-01 – 2026-05-31) is long enough to capture multiple market regimes within a single perpetual-futures venue, but short enough that latest-allowance snapshots remain contemporaneous with transfer histories used by AWP. Longer windows would increase AWP’s historical edge accumulation and could further widen the runtime gap; shorter windows would</w:t>
      </w:r>
      <w:r>
        <w:rPr>
          <w:spacing w:val="-9"/>
        </w:rPr>
        <w:t xml:space="preserve"> </w:t>
      </w:r>
      <w:r>
        <w:t>reduce</w:t>
      </w:r>
      <w:r>
        <w:rPr>
          <w:spacing w:val="-9"/>
        </w:rPr>
        <w:t xml:space="preserve"> </w:t>
      </w:r>
      <w:r>
        <w:t>proxy</w:t>
      </w:r>
      <w:r>
        <w:rPr>
          <w:spacing w:val="-9"/>
        </w:rPr>
        <w:t xml:space="preserve"> </w:t>
      </w:r>
      <w:r>
        <w:t>stability</w:t>
      </w:r>
      <w:r>
        <w:rPr>
          <w:spacing w:val="-9"/>
        </w:rPr>
        <w:t xml:space="preserve"> </w:t>
      </w:r>
      <w:r>
        <w:t>for</w:t>
      </w:r>
      <w:r>
        <w:rPr>
          <w:spacing w:val="-9"/>
        </w:rPr>
        <w:t xml:space="preserve"> </w:t>
      </w:r>
      <w:r>
        <w:t>tenure</w:t>
      </w:r>
      <w:r>
        <w:rPr>
          <w:spacing w:val="-9"/>
        </w:rPr>
        <w:t xml:space="preserve"> </w:t>
      </w:r>
      <w:r>
        <w:t>and</w:t>
      </w:r>
      <w:r>
        <w:rPr>
          <w:spacing w:val="-9"/>
        </w:rPr>
        <w:t xml:space="preserve"> </w:t>
      </w:r>
      <w:r>
        <w:t>active-month</w:t>
      </w:r>
      <w:r>
        <w:rPr>
          <w:spacing w:val="-9"/>
        </w:rPr>
        <w:t xml:space="preserve"> </w:t>
      </w:r>
      <w:r>
        <w:t>measures.</w:t>
      </w:r>
      <w:r>
        <w:rPr>
          <w:spacing w:val="11"/>
        </w:rPr>
        <w:t xml:space="preserve"> </w:t>
      </w:r>
      <w:r>
        <w:t>The</w:t>
      </w:r>
      <w:r>
        <w:rPr>
          <w:spacing w:val="-9"/>
        </w:rPr>
        <w:t xml:space="preserve"> </w:t>
      </w:r>
      <w:r>
        <w:t>chosen</w:t>
      </w:r>
      <w:r>
        <w:rPr>
          <w:spacing w:val="-9"/>
        </w:rPr>
        <w:t xml:space="preserve"> </w:t>
      </w:r>
      <w:r>
        <w:t>window</w:t>
      </w:r>
      <w:r>
        <w:rPr>
          <w:spacing w:val="-9"/>
        </w:rPr>
        <w:t xml:space="preserve"> </w:t>
      </w:r>
      <w:r>
        <w:t xml:space="preserve">therefore balances recency, activity volume, and comparability between snapshot-based and history-based </w:t>
      </w:r>
      <w:bookmarkStart w:id="276" w:name="GMX_trading_activity_in_the_matched_coho"/>
      <w:bookmarkEnd w:id="276"/>
      <w:r>
        <w:rPr>
          <w:spacing w:val="-2"/>
        </w:rPr>
        <w:t>graphs.</w:t>
      </w:r>
    </w:p>
    <w:p w14:paraId="00DC2031" w14:textId="77777777" w:rsidR="00350CFB" w:rsidRDefault="00350CFB">
      <w:pPr>
        <w:pStyle w:val="BodyText"/>
        <w:spacing w:before="13"/>
      </w:pPr>
    </w:p>
    <w:p w14:paraId="00DC2032" w14:textId="77777777" w:rsidR="00350CFB" w:rsidRDefault="00283FFF">
      <w:pPr>
        <w:pStyle w:val="Heading3"/>
        <w:numPr>
          <w:ilvl w:val="2"/>
          <w:numId w:val="26"/>
        </w:numPr>
        <w:tabs>
          <w:tab w:val="left" w:pos="879"/>
        </w:tabs>
        <w:ind w:left="879" w:hanging="597"/>
      </w:pPr>
      <w:r>
        <w:t>GMX</w:t>
      </w:r>
      <w:r>
        <w:rPr>
          <w:spacing w:val="-9"/>
        </w:rPr>
        <w:t xml:space="preserve"> </w:t>
      </w:r>
      <w:r>
        <w:t>trading</w:t>
      </w:r>
      <w:r>
        <w:rPr>
          <w:spacing w:val="-8"/>
        </w:rPr>
        <w:t xml:space="preserve"> </w:t>
      </w:r>
      <w:r>
        <w:t>activity</w:t>
      </w:r>
      <w:r>
        <w:rPr>
          <w:spacing w:val="-9"/>
        </w:rPr>
        <w:t xml:space="preserve"> </w:t>
      </w:r>
      <w:r>
        <w:t>in</w:t>
      </w:r>
      <w:r>
        <w:rPr>
          <w:spacing w:val="-8"/>
        </w:rPr>
        <w:t xml:space="preserve"> </w:t>
      </w:r>
      <w:r>
        <w:t>the</w:t>
      </w:r>
      <w:r>
        <w:rPr>
          <w:spacing w:val="-8"/>
        </w:rPr>
        <w:t xml:space="preserve"> </w:t>
      </w:r>
      <w:r>
        <w:t>matched</w:t>
      </w:r>
      <w:r>
        <w:rPr>
          <w:spacing w:val="-9"/>
        </w:rPr>
        <w:t xml:space="preserve"> </w:t>
      </w:r>
      <w:r>
        <w:rPr>
          <w:spacing w:val="-2"/>
        </w:rPr>
        <w:t>cohort</w:t>
      </w:r>
    </w:p>
    <w:p w14:paraId="00DC2033" w14:textId="77777777" w:rsidR="00350CFB" w:rsidRDefault="00350CFB">
      <w:pPr>
        <w:pStyle w:val="BodyText"/>
        <w:spacing w:before="47"/>
        <w:rPr>
          <w:b/>
        </w:rPr>
      </w:pPr>
    </w:p>
    <w:p w14:paraId="00DC2034" w14:textId="77777777" w:rsidR="00350CFB" w:rsidRDefault="00283FFF">
      <w:pPr>
        <w:pStyle w:val="BodyText"/>
        <w:spacing w:line="396" w:lineRule="auto"/>
        <w:ind w:left="282" w:right="523"/>
        <w:jc w:val="both"/>
      </w:pPr>
      <w:r>
        <w:t>Before</w:t>
      </w:r>
      <w:r>
        <w:rPr>
          <w:spacing w:val="-13"/>
        </w:rPr>
        <w:t xml:space="preserve"> </w:t>
      </w:r>
      <w:r>
        <w:t>comparing</w:t>
      </w:r>
      <w:r>
        <w:rPr>
          <w:spacing w:val="-13"/>
        </w:rPr>
        <w:t xml:space="preserve"> </w:t>
      </w:r>
      <w:r>
        <w:t>reputation</w:t>
      </w:r>
      <w:r>
        <w:rPr>
          <w:spacing w:val="-13"/>
        </w:rPr>
        <w:t xml:space="preserve"> </w:t>
      </w:r>
      <w:r>
        <w:t>rankings,</w:t>
      </w:r>
      <w:r>
        <w:rPr>
          <w:spacing w:val="-11"/>
        </w:rPr>
        <w:t xml:space="preserve"> </w:t>
      </w:r>
      <w:r>
        <w:t>it</w:t>
      </w:r>
      <w:r>
        <w:rPr>
          <w:spacing w:val="-13"/>
        </w:rPr>
        <w:t xml:space="preserve"> </w:t>
      </w:r>
      <w:r>
        <w:t>is</w:t>
      </w:r>
      <w:r>
        <w:rPr>
          <w:spacing w:val="-13"/>
        </w:rPr>
        <w:t xml:space="preserve"> </w:t>
      </w:r>
      <w:r>
        <w:t>useful</w:t>
      </w:r>
      <w:r>
        <w:rPr>
          <w:spacing w:val="-13"/>
        </w:rPr>
        <w:t xml:space="preserve"> </w:t>
      </w:r>
      <w:r>
        <w:t>to</w:t>
      </w:r>
      <w:r>
        <w:rPr>
          <w:spacing w:val="-13"/>
        </w:rPr>
        <w:t xml:space="preserve"> </w:t>
      </w:r>
      <w:r>
        <w:t>characterize</w:t>
      </w:r>
      <w:r>
        <w:rPr>
          <w:spacing w:val="-13"/>
        </w:rPr>
        <w:t xml:space="preserve"> </w:t>
      </w:r>
      <w:r>
        <w:t>the</w:t>
      </w:r>
      <w:r>
        <w:rPr>
          <w:spacing w:val="-13"/>
        </w:rPr>
        <w:t xml:space="preserve"> </w:t>
      </w:r>
      <w:r>
        <w:t>trading-outcome</w:t>
      </w:r>
      <w:r>
        <w:rPr>
          <w:spacing w:val="-13"/>
        </w:rPr>
        <w:t xml:space="preserve"> </w:t>
      </w:r>
      <w:r>
        <w:t>distributions that define the inverse-risk and trading-success proxy families.</w:t>
      </w:r>
      <w:r>
        <w:rPr>
          <w:spacing w:val="40"/>
        </w:rPr>
        <w:t xml:space="preserve"> </w:t>
      </w:r>
      <w:r>
        <w:t xml:space="preserve">Figure </w:t>
      </w:r>
      <w:hyperlink w:anchor="_bookmark87" w:history="1">
        <w:r>
          <w:t>4.1</w:t>
        </w:r>
      </w:hyperlink>
      <w:r>
        <w:t xml:space="preserve"> shows the distribution of GMX close counts per wallet in the matched cohort.</w:t>
      </w:r>
      <w:r>
        <w:rPr>
          <w:spacing w:val="34"/>
        </w:rPr>
        <w:t xml:space="preserve"> </w:t>
      </w:r>
      <w:r>
        <w:t>The minimum of three closes is enforced by</w:t>
      </w:r>
      <w:r>
        <w:rPr>
          <w:spacing w:val="-4"/>
        </w:rPr>
        <w:t xml:space="preserve"> </w:t>
      </w:r>
      <w:r>
        <w:t>construction;</w:t>
      </w:r>
      <w:r>
        <w:rPr>
          <w:spacing w:val="-3"/>
        </w:rPr>
        <w:t xml:space="preserve"> </w:t>
      </w:r>
      <w:r>
        <w:t>the</w:t>
      </w:r>
      <w:r>
        <w:rPr>
          <w:spacing w:val="-4"/>
        </w:rPr>
        <w:t xml:space="preserve"> </w:t>
      </w:r>
      <w:r>
        <w:t>right</w:t>
      </w:r>
      <w:r>
        <w:rPr>
          <w:spacing w:val="-4"/>
        </w:rPr>
        <w:t xml:space="preserve"> </w:t>
      </w:r>
      <w:r>
        <w:t>tail</w:t>
      </w:r>
      <w:r>
        <w:rPr>
          <w:spacing w:val="-4"/>
        </w:rPr>
        <w:t xml:space="preserve"> </w:t>
      </w:r>
      <w:r>
        <w:t>indicates</w:t>
      </w:r>
      <w:r>
        <w:rPr>
          <w:spacing w:val="-4"/>
        </w:rPr>
        <w:t xml:space="preserve"> </w:t>
      </w:r>
      <w:r>
        <w:t>a</w:t>
      </w:r>
      <w:r>
        <w:rPr>
          <w:spacing w:val="-4"/>
        </w:rPr>
        <w:t xml:space="preserve"> </w:t>
      </w:r>
      <w:r>
        <w:t>minority</w:t>
      </w:r>
      <w:r>
        <w:rPr>
          <w:spacing w:val="-4"/>
        </w:rPr>
        <w:t xml:space="preserve"> </w:t>
      </w:r>
      <w:r>
        <w:t>of</w:t>
      </w:r>
      <w:r>
        <w:rPr>
          <w:spacing w:val="-4"/>
        </w:rPr>
        <w:t xml:space="preserve"> </w:t>
      </w:r>
      <w:r>
        <w:t>highly</w:t>
      </w:r>
      <w:r>
        <w:rPr>
          <w:spacing w:val="-4"/>
        </w:rPr>
        <w:t xml:space="preserve"> </w:t>
      </w:r>
      <w:r>
        <w:t>active</w:t>
      </w:r>
      <w:r>
        <w:rPr>
          <w:spacing w:val="-4"/>
        </w:rPr>
        <w:t xml:space="preserve"> </w:t>
      </w:r>
      <w:r>
        <w:t>traders</w:t>
      </w:r>
      <w:r>
        <w:rPr>
          <w:spacing w:val="-4"/>
        </w:rPr>
        <w:t xml:space="preserve"> </w:t>
      </w:r>
      <w:r>
        <w:t>whose</w:t>
      </w:r>
      <w:r>
        <w:rPr>
          <w:spacing w:val="-4"/>
        </w:rPr>
        <w:t xml:space="preserve"> </w:t>
      </w:r>
      <w:r>
        <w:t>close</w:t>
      </w:r>
      <w:r>
        <w:rPr>
          <w:spacing w:val="-4"/>
        </w:rPr>
        <w:t xml:space="preserve"> </w:t>
      </w:r>
      <w:r>
        <w:t>counts</w:t>
      </w:r>
      <w:r>
        <w:rPr>
          <w:spacing w:val="-4"/>
        </w:rPr>
        <w:t xml:space="preserve"> </w:t>
      </w:r>
      <w:r>
        <w:t>sub-stantially exceed the cohort median.</w:t>
      </w:r>
      <w:r>
        <w:rPr>
          <w:spacing w:val="40"/>
        </w:rPr>
        <w:t xml:space="preserve"> </w:t>
      </w:r>
      <w:r>
        <w:t xml:space="preserve">This heterogeneity matters for interpretation: proxies based on close-success </w:t>
      </w:r>
      <w:r>
        <w:rPr>
          <w:i/>
        </w:rPr>
        <w:t xml:space="preserve">counts </w:t>
      </w:r>
      <w:r>
        <w:t>can favor high-activity wallets, whereas rate-based proxies normalize by activity and may yield weaker rank correlations when success rates concentrate near the center of the distribution.</w:t>
      </w:r>
    </w:p>
    <w:p w14:paraId="00DC2035" w14:textId="77777777" w:rsidR="00350CFB" w:rsidRDefault="00283FFF">
      <w:pPr>
        <w:pStyle w:val="BodyText"/>
        <w:spacing w:before="23" w:line="398" w:lineRule="auto"/>
        <w:ind w:left="282" w:right="521"/>
      </w:pPr>
      <w:r>
        <w:t xml:space="preserve">Figure </w:t>
      </w:r>
      <w:hyperlink w:anchor="_bookmark88" w:history="1">
        <w:r>
          <w:t>4.2</w:t>
        </w:r>
      </w:hyperlink>
      <w:r>
        <w:t xml:space="preserve"> displays the distribution of realized profit-and-loss (PnL) summaries used to construct inverse-risk</w:t>
      </w:r>
      <w:r>
        <w:rPr>
          <w:spacing w:val="-11"/>
        </w:rPr>
        <w:t xml:space="preserve"> </w:t>
      </w:r>
      <w:r>
        <w:t>and</w:t>
      </w:r>
      <w:r>
        <w:rPr>
          <w:spacing w:val="-11"/>
        </w:rPr>
        <w:t xml:space="preserve"> </w:t>
      </w:r>
      <w:r>
        <w:t>trading-success</w:t>
      </w:r>
      <w:r>
        <w:rPr>
          <w:spacing w:val="-11"/>
        </w:rPr>
        <w:t xml:space="preserve"> </w:t>
      </w:r>
      <w:r>
        <w:t>proxies.</w:t>
      </w:r>
      <w:r>
        <w:rPr>
          <w:spacing w:val="14"/>
        </w:rPr>
        <w:t xml:space="preserve"> </w:t>
      </w:r>
      <w:r>
        <w:t>The</w:t>
      </w:r>
      <w:r>
        <w:rPr>
          <w:spacing w:val="-11"/>
        </w:rPr>
        <w:t xml:space="preserve"> </w:t>
      </w:r>
      <w:r>
        <w:t>mass</w:t>
      </w:r>
      <w:r>
        <w:rPr>
          <w:spacing w:val="-11"/>
        </w:rPr>
        <w:t xml:space="preserve"> </w:t>
      </w:r>
      <w:r>
        <w:t>around</w:t>
      </w:r>
      <w:r>
        <w:rPr>
          <w:spacing w:val="-11"/>
        </w:rPr>
        <w:t xml:space="preserve"> </w:t>
      </w:r>
      <w:r>
        <w:t>zero</w:t>
      </w:r>
      <w:r>
        <w:rPr>
          <w:spacing w:val="-11"/>
        </w:rPr>
        <w:t xml:space="preserve"> </w:t>
      </w:r>
      <w:r>
        <w:t>and</w:t>
      </w:r>
      <w:r>
        <w:rPr>
          <w:spacing w:val="-11"/>
        </w:rPr>
        <w:t xml:space="preserve"> </w:t>
      </w:r>
      <w:r>
        <w:t>the</w:t>
      </w:r>
      <w:r>
        <w:rPr>
          <w:spacing w:val="-11"/>
        </w:rPr>
        <w:t xml:space="preserve"> </w:t>
      </w:r>
      <w:r>
        <w:t>presence</w:t>
      </w:r>
      <w:r>
        <w:rPr>
          <w:spacing w:val="-11"/>
        </w:rPr>
        <w:t xml:space="preserve"> </w:t>
      </w:r>
      <w:r>
        <w:t>of</w:t>
      </w:r>
      <w:r>
        <w:rPr>
          <w:spacing w:val="-11"/>
        </w:rPr>
        <w:t xml:space="preserve"> </w:t>
      </w:r>
      <w:r>
        <w:t>both</w:t>
      </w:r>
      <w:r>
        <w:rPr>
          <w:spacing w:val="-11"/>
        </w:rPr>
        <w:t xml:space="preserve"> </w:t>
      </w:r>
      <w:r>
        <w:t>profitable and loss-making tails indicate that the cohort is not dominated by uniformly successful traders.</w:t>
      </w:r>
      <w:r>
        <w:rPr>
          <w:spacing w:val="80"/>
        </w:rPr>
        <w:t xml:space="preserve"> </w:t>
      </w:r>
      <w:r>
        <w:t>Social reputation methods that align only weakly with PnL-derived proxies are therefore not nec-essarily</w:t>
      </w:r>
      <w:r>
        <w:rPr>
          <w:spacing w:val="27"/>
        </w:rPr>
        <w:t xml:space="preserve"> </w:t>
      </w:r>
      <w:r>
        <w:t>failing</w:t>
      </w:r>
      <w:r>
        <w:rPr>
          <w:spacing w:val="27"/>
        </w:rPr>
        <w:t xml:space="preserve"> </w:t>
      </w:r>
      <w:r>
        <w:t>a</w:t>
      </w:r>
      <w:r>
        <w:rPr>
          <w:spacing w:val="27"/>
        </w:rPr>
        <w:t xml:space="preserve"> </w:t>
      </w:r>
      <w:r>
        <w:t>validation</w:t>
      </w:r>
      <w:r>
        <w:rPr>
          <w:spacing w:val="27"/>
        </w:rPr>
        <w:t xml:space="preserve"> </w:t>
      </w:r>
      <w:r>
        <w:t>test;</w:t>
      </w:r>
      <w:r>
        <w:rPr>
          <w:spacing w:val="40"/>
        </w:rPr>
        <w:t xml:space="preserve"> </w:t>
      </w:r>
      <w:r>
        <w:t>they</w:t>
      </w:r>
      <w:r>
        <w:rPr>
          <w:spacing w:val="27"/>
        </w:rPr>
        <w:t xml:space="preserve"> </w:t>
      </w:r>
      <w:r>
        <w:t>may</w:t>
      </w:r>
      <w:r>
        <w:rPr>
          <w:spacing w:val="27"/>
        </w:rPr>
        <w:t xml:space="preserve"> </w:t>
      </w:r>
      <w:r>
        <w:t>be</w:t>
      </w:r>
      <w:r>
        <w:rPr>
          <w:spacing w:val="27"/>
        </w:rPr>
        <w:t xml:space="preserve"> </w:t>
      </w:r>
      <w:r>
        <w:t>measuring</w:t>
      </w:r>
      <w:r>
        <w:rPr>
          <w:spacing w:val="27"/>
        </w:rPr>
        <w:t xml:space="preserve"> </w:t>
      </w:r>
      <w:r>
        <w:t>a</w:t>
      </w:r>
      <w:r>
        <w:rPr>
          <w:spacing w:val="27"/>
        </w:rPr>
        <w:t xml:space="preserve"> </w:t>
      </w:r>
      <w:r>
        <w:t>construct—authorization</w:t>
      </w:r>
      <w:r>
        <w:rPr>
          <w:spacing w:val="27"/>
        </w:rPr>
        <w:t xml:space="preserve"> </w:t>
      </w:r>
      <w:r>
        <w:t>or</w:t>
      </w:r>
      <w:r>
        <w:rPr>
          <w:spacing w:val="27"/>
        </w:rPr>
        <w:t xml:space="preserve"> </w:t>
      </w:r>
      <w:r>
        <w:t xml:space="preserve">transfer centrality—that is only partially related to leveraged trading outcomes over a six-month window. Figure </w:t>
      </w:r>
      <w:hyperlink w:anchor="_bookmark89" w:history="1">
        <w:r>
          <w:t>4.3</w:t>
        </w:r>
      </w:hyperlink>
      <w:r>
        <w:t xml:space="preserve"> shows close success rates.</w:t>
      </w:r>
      <w:r>
        <w:rPr>
          <w:spacing w:val="80"/>
        </w:rPr>
        <w:t xml:space="preserve"> </w:t>
      </w:r>
      <w:r>
        <w:t>Relative to count-based proxies,</w:t>
      </w:r>
      <w:r>
        <w:rPr>
          <w:spacing w:val="33"/>
        </w:rPr>
        <w:t xml:space="preserve"> </w:t>
      </w:r>
      <w:r>
        <w:t>success rates compress</w:t>
      </w:r>
      <w:r>
        <w:rPr>
          <w:spacing w:val="40"/>
        </w:rPr>
        <w:t xml:space="preserve"> </w:t>
      </w:r>
      <w:r>
        <w:t>much of the activity-driven variation and concentrate mass in a narrower band.</w:t>
      </w:r>
      <w:r>
        <w:rPr>
          <w:spacing w:val="40"/>
        </w:rPr>
        <w:t xml:space="preserve"> </w:t>
      </w:r>
      <w:r>
        <w:t xml:space="preserve">Weak alignment of social methods with success-rate proxies (Section </w:t>
      </w:r>
      <w:hyperlink w:anchor="_bookmark103" w:history="1">
        <w:r>
          <w:t>4.5</w:t>
        </w:r>
      </w:hyperlink>
      <w:r>
        <w:t>) should be read in this light:</w:t>
      </w:r>
      <w:r>
        <w:rPr>
          <w:spacing w:val="25"/>
        </w:rPr>
        <w:t xml:space="preserve"> </w:t>
      </w:r>
      <w:r>
        <w:t>when many</w:t>
      </w:r>
    </w:p>
    <w:p w14:paraId="00DC2036" w14:textId="77777777" w:rsidR="00350CFB" w:rsidRDefault="00350CFB">
      <w:pPr>
        <w:pStyle w:val="BodyText"/>
        <w:spacing w:line="398" w:lineRule="auto"/>
        <w:sectPr w:rsidR="00350CFB">
          <w:pgSz w:w="11910" w:h="16840"/>
          <w:pgMar w:top="1840" w:right="708" w:bottom="2300" w:left="992" w:header="0" w:footer="2115" w:gutter="0"/>
          <w:cols w:space="720"/>
        </w:sectPr>
      </w:pPr>
    </w:p>
    <w:p w14:paraId="00DC2037" w14:textId="77777777" w:rsidR="00350CFB" w:rsidRDefault="00350CFB">
      <w:pPr>
        <w:pStyle w:val="BodyText"/>
        <w:rPr>
          <w:sz w:val="23"/>
        </w:rPr>
      </w:pPr>
    </w:p>
    <w:p w14:paraId="00DC2038" w14:textId="77777777" w:rsidR="00350CFB" w:rsidRDefault="00350CFB">
      <w:pPr>
        <w:pStyle w:val="BodyText"/>
        <w:rPr>
          <w:sz w:val="23"/>
        </w:rPr>
      </w:pPr>
    </w:p>
    <w:p w14:paraId="00DC2039" w14:textId="77777777" w:rsidR="00350CFB" w:rsidRDefault="00350CFB">
      <w:pPr>
        <w:pStyle w:val="BodyText"/>
        <w:rPr>
          <w:sz w:val="23"/>
        </w:rPr>
      </w:pPr>
    </w:p>
    <w:p w14:paraId="00DC203A" w14:textId="77777777" w:rsidR="00350CFB" w:rsidRDefault="00350CFB">
      <w:pPr>
        <w:pStyle w:val="BodyText"/>
        <w:rPr>
          <w:sz w:val="23"/>
        </w:rPr>
      </w:pPr>
    </w:p>
    <w:p w14:paraId="00DC203B" w14:textId="77777777" w:rsidR="00350CFB" w:rsidRDefault="00350CFB">
      <w:pPr>
        <w:pStyle w:val="BodyText"/>
        <w:rPr>
          <w:sz w:val="23"/>
        </w:rPr>
      </w:pPr>
    </w:p>
    <w:p w14:paraId="00DC203C" w14:textId="77777777" w:rsidR="00350CFB" w:rsidRDefault="00350CFB">
      <w:pPr>
        <w:pStyle w:val="BodyText"/>
        <w:rPr>
          <w:sz w:val="23"/>
        </w:rPr>
      </w:pPr>
    </w:p>
    <w:p w14:paraId="00DC203D" w14:textId="77777777" w:rsidR="00350CFB" w:rsidRDefault="00350CFB">
      <w:pPr>
        <w:pStyle w:val="BodyText"/>
        <w:rPr>
          <w:sz w:val="23"/>
        </w:rPr>
      </w:pPr>
    </w:p>
    <w:p w14:paraId="00DC203E" w14:textId="77777777" w:rsidR="00350CFB" w:rsidRDefault="00350CFB">
      <w:pPr>
        <w:pStyle w:val="BodyText"/>
        <w:rPr>
          <w:sz w:val="23"/>
        </w:rPr>
      </w:pPr>
    </w:p>
    <w:p w14:paraId="00DC203F" w14:textId="77777777" w:rsidR="00350CFB" w:rsidRDefault="00350CFB">
      <w:pPr>
        <w:pStyle w:val="BodyText"/>
        <w:rPr>
          <w:sz w:val="23"/>
        </w:rPr>
      </w:pPr>
    </w:p>
    <w:p w14:paraId="00DC2040" w14:textId="77777777" w:rsidR="00350CFB" w:rsidRDefault="00350CFB">
      <w:pPr>
        <w:pStyle w:val="BodyText"/>
        <w:rPr>
          <w:sz w:val="23"/>
        </w:rPr>
      </w:pPr>
    </w:p>
    <w:p w14:paraId="00DC2041" w14:textId="77777777" w:rsidR="00350CFB" w:rsidRDefault="00350CFB">
      <w:pPr>
        <w:pStyle w:val="BodyText"/>
        <w:spacing w:before="104"/>
        <w:rPr>
          <w:sz w:val="23"/>
        </w:rPr>
      </w:pPr>
    </w:p>
    <w:p w14:paraId="00DC2042" w14:textId="77777777" w:rsidR="00350CFB" w:rsidRDefault="00283FFF">
      <w:pPr>
        <w:ind w:left="1257"/>
        <w:rPr>
          <w:rFonts w:ascii="Arial"/>
          <w:sz w:val="25"/>
        </w:rPr>
      </w:pPr>
      <w:r>
        <w:rPr>
          <w:rFonts w:ascii="Arial"/>
          <w:noProof/>
          <w:sz w:val="25"/>
        </w:rPr>
        <mc:AlternateContent>
          <mc:Choice Requires="wpg">
            <w:drawing>
              <wp:anchor distT="0" distB="0" distL="0" distR="0" simplePos="0" relativeHeight="15768576" behindDoc="0" locked="0" layoutInCell="1" allowOverlap="1" wp14:anchorId="00DC2774" wp14:editId="00DC2775">
                <wp:simplePos x="0" y="0"/>
                <wp:positionH relativeFrom="page">
                  <wp:posOffset>1847993</wp:posOffset>
                </wp:positionH>
                <wp:positionV relativeFrom="paragraph">
                  <wp:posOffset>-70714</wp:posOffset>
                </wp:positionV>
                <wp:extent cx="4507865" cy="2951480"/>
                <wp:effectExtent l="0" t="0" r="0" b="0"/>
                <wp:wrapNone/>
                <wp:docPr id="233" name="Group 2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07865" cy="2951480"/>
                          <a:chOff x="0" y="0"/>
                          <a:chExt cx="4507865" cy="2951480"/>
                        </a:xfrm>
                      </wpg:grpSpPr>
                      <wps:wsp>
                        <wps:cNvPr id="234" name="Graphic 234"/>
                        <wps:cNvSpPr/>
                        <wps:spPr>
                          <a:xfrm>
                            <a:off x="253068" y="143641"/>
                            <a:ext cx="202565" cy="2757170"/>
                          </a:xfrm>
                          <a:custGeom>
                            <a:avLst/>
                            <a:gdLst/>
                            <a:ahLst/>
                            <a:cxnLst/>
                            <a:rect l="l" t="t" r="r" b="b"/>
                            <a:pathLst>
                              <a:path w="202565" h="2757170">
                                <a:moveTo>
                                  <a:pt x="202311" y="2222830"/>
                                </a:moveTo>
                                <a:lnTo>
                                  <a:pt x="101155" y="2222830"/>
                                </a:lnTo>
                                <a:lnTo>
                                  <a:pt x="101155" y="0"/>
                                </a:lnTo>
                                <a:lnTo>
                                  <a:pt x="0" y="0"/>
                                </a:lnTo>
                                <a:lnTo>
                                  <a:pt x="0" y="2756662"/>
                                </a:lnTo>
                                <a:lnTo>
                                  <a:pt x="101155" y="2756662"/>
                                </a:lnTo>
                                <a:lnTo>
                                  <a:pt x="202311" y="2756662"/>
                                </a:lnTo>
                                <a:lnTo>
                                  <a:pt x="202311" y="2222830"/>
                                </a:lnTo>
                                <a:close/>
                              </a:path>
                            </a:pathLst>
                          </a:custGeom>
                          <a:solidFill>
                            <a:srgbClr val="2B5E8A"/>
                          </a:solidFill>
                        </wps:spPr>
                        <wps:bodyPr wrap="square" lIns="0" tIns="0" rIns="0" bIns="0" rtlCol="0">
                          <a:prstTxWarp prst="textNoShape">
                            <a:avLst/>
                          </a:prstTxWarp>
                          <a:noAutofit/>
                        </wps:bodyPr>
                      </wps:wsp>
                      <wps:wsp>
                        <wps:cNvPr id="235" name="Graphic 235"/>
                        <wps:cNvSpPr/>
                        <wps:spPr>
                          <a:xfrm>
                            <a:off x="354226" y="2366470"/>
                            <a:ext cx="101600" cy="534035"/>
                          </a:xfrm>
                          <a:custGeom>
                            <a:avLst/>
                            <a:gdLst/>
                            <a:ahLst/>
                            <a:cxnLst/>
                            <a:rect l="l" t="t" r="r" b="b"/>
                            <a:pathLst>
                              <a:path w="101600" h="534035">
                                <a:moveTo>
                                  <a:pt x="0" y="533824"/>
                                </a:moveTo>
                                <a:lnTo>
                                  <a:pt x="101155" y="533824"/>
                                </a:lnTo>
                                <a:lnTo>
                                  <a:pt x="101155" y="0"/>
                                </a:lnTo>
                                <a:lnTo>
                                  <a:pt x="0" y="0"/>
                                </a:lnTo>
                                <a:lnTo>
                                  <a:pt x="0" y="533824"/>
                                </a:lnTo>
                                <a:close/>
                              </a:path>
                            </a:pathLst>
                          </a:custGeom>
                          <a:ln w="5801">
                            <a:solidFill>
                              <a:srgbClr val="FFFFFF"/>
                            </a:solidFill>
                            <a:prstDash val="solid"/>
                          </a:ln>
                        </wps:spPr>
                        <wps:bodyPr wrap="square" lIns="0" tIns="0" rIns="0" bIns="0" rtlCol="0">
                          <a:prstTxWarp prst="textNoShape">
                            <a:avLst/>
                          </a:prstTxWarp>
                          <a:noAutofit/>
                        </wps:bodyPr>
                      </wps:wsp>
                      <wps:wsp>
                        <wps:cNvPr id="236" name="Graphic 236"/>
                        <wps:cNvSpPr/>
                        <wps:spPr>
                          <a:xfrm>
                            <a:off x="455382" y="2649405"/>
                            <a:ext cx="101600" cy="251460"/>
                          </a:xfrm>
                          <a:custGeom>
                            <a:avLst/>
                            <a:gdLst/>
                            <a:ahLst/>
                            <a:cxnLst/>
                            <a:rect l="l" t="t" r="r" b="b"/>
                            <a:pathLst>
                              <a:path w="101600" h="251460">
                                <a:moveTo>
                                  <a:pt x="101155" y="0"/>
                                </a:moveTo>
                                <a:lnTo>
                                  <a:pt x="0" y="0"/>
                                </a:lnTo>
                                <a:lnTo>
                                  <a:pt x="0" y="250889"/>
                                </a:lnTo>
                                <a:lnTo>
                                  <a:pt x="101155" y="250889"/>
                                </a:lnTo>
                                <a:lnTo>
                                  <a:pt x="101155" y="0"/>
                                </a:lnTo>
                                <a:close/>
                              </a:path>
                            </a:pathLst>
                          </a:custGeom>
                          <a:solidFill>
                            <a:srgbClr val="2B5E8A"/>
                          </a:solidFill>
                        </wps:spPr>
                        <wps:bodyPr wrap="square" lIns="0" tIns="0" rIns="0" bIns="0" rtlCol="0">
                          <a:prstTxWarp prst="textNoShape">
                            <a:avLst/>
                          </a:prstTxWarp>
                          <a:noAutofit/>
                        </wps:bodyPr>
                      </wps:wsp>
                      <wps:wsp>
                        <wps:cNvPr id="237" name="Graphic 237"/>
                        <wps:cNvSpPr/>
                        <wps:spPr>
                          <a:xfrm>
                            <a:off x="455382" y="2649405"/>
                            <a:ext cx="101600" cy="251460"/>
                          </a:xfrm>
                          <a:custGeom>
                            <a:avLst/>
                            <a:gdLst/>
                            <a:ahLst/>
                            <a:cxnLst/>
                            <a:rect l="l" t="t" r="r" b="b"/>
                            <a:pathLst>
                              <a:path w="101600" h="251460">
                                <a:moveTo>
                                  <a:pt x="0" y="250889"/>
                                </a:moveTo>
                                <a:lnTo>
                                  <a:pt x="101155" y="250889"/>
                                </a:lnTo>
                                <a:lnTo>
                                  <a:pt x="101155" y="0"/>
                                </a:lnTo>
                                <a:lnTo>
                                  <a:pt x="0" y="0"/>
                                </a:lnTo>
                                <a:lnTo>
                                  <a:pt x="0" y="250889"/>
                                </a:lnTo>
                                <a:close/>
                              </a:path>
                            </a:pathLst>
                          </a:custGeom>
                          <a:ln w="5801">
                            <a:solidFill>
                              <a:srgbClr val="FFFFFF"/>
                            </a:solidFill>
                            <a:prstDash val="solid"/>
                          </a:ln>
                        </wps:spPr>
                        <wps:bodyPr wrap="square" lIns="0" tIns="0" rIns="0" bIns="0" rtlCol="0">
                          <a:prstTxWarp prst="textNoShape">
                            <a:avLst/>
                          </a:prstTxWarp>
                          <a:noAutofit/>
                        </wps:bodyPr>
                      </wps:wsp>
                      <wps:wsp>
                        <wps:cNvPr id="238" name="Graphic 238"/>
                        <wps:cNvSpPr/>
                        <wps:spPr>
                          <a:xfrm>
                            <a:off x="556538" y="2739288"/>
                            <a:ext cx="101600" cy="161290"/>
                          </a:xfrm>
                          <a:custGeom>
                            <a:avLst/>
                            <a:gdLst/>
                            <a:ahLst/>
                            <a:cxnLst/>
                            <a:rect l="l" t="t" r="r" b="b"/>
                            <a:pathLst>
                              <a:path w="101600" h="161290">
                                <a:moveTo>
                                  <a:pt x="101155" y="0"/>
                                </a:moveTo>
                                <a:lnTo>
                                  <a:pt x="0" y="0"/>
                                </a:lnTo>
                                <a:lnTo>
                                  <a:pt x="0" y="161007"/>
                                </a:lnTo>
                                <a:lnTo>
                                  <a:pt x="101155" y="161007"/>
                                </a:lnTo>
                                <a:lnTo>
                                  <a:pt x="101155" y="0"/>
                                </a:lnTo>
                                <a:close/>
                              </a:path>
                            </a:pathLst>
                          </a:custGeom>
                          <a:solidFill>
                            <a:srgbClr val="2B5E8A"/>
                          </a:solidFill>
                        </wps:spPr>
                        <wps:bodyPr wrap="square" lIns="0" tIns="0" rIns="0" bIns="0" rtlCol="0">
                          <a:prstTxWarp prst="textNoShape">
                            <a:avLst/>
                          </a:prstTxWarp>
                          <a:noAutofit/>
                        </wps:bodyPr>
                      </wps:wsp>
                      <wps:wsp>
                        <wps:cNvPr id="239" name="Graphic 239"/>
                        <wps:cNvSpPr/>
                        <wps:spPr>
                          <a:xfrm>
                            <a:off x="556538" y="2739288"/>
                            <a:ext cx="101600" cy="161290"/>
                          </a:xfrm>
                          <a:custGeom>
                            <a:avLst/>
                            <a:gdLst/>
                            <a:ahLst/>
                            <a:cxnLst/>
                            <a:rect l="l" t="t" r="r" b="b"/>
                            <a:pathLst>
                              <a:path w="101600" h="161290">
                                <a:moveTo>
                                  <a:pt x="0" y="161007"/>
                                </a:moveTo>
                                <a:lnTo>
                                  <a:pt x="101155" y="161007"/>
                                </a:lnTo>
                                <a:lnTo>
                                  <a:pt x="101155" y="0"/>
                                </a:lnTo>
                                <a:lnTo>
                                  <a:pt x="0" y="0"/>
                                </a:lnTo>
                                <a:lnTo>
                                  <a:pt x="0" y="161007"/>
                                </a:lnTo>
                                <a:close/>
                              </a:path>
                            </a:pathLst>
                          </a:custGeom>
                          <a:ln w="5801">
                            <a:solidFill>
                              <a:srgbClr val="FFFFFF"/>
                            </a:solidFill>
                            <a:prstDash val="solid"/>
                          </a:ln>
                        </wps:spPr>
                        <wps:bodyPr wrap="square" lIns="0" tIns="0" rIns="0" bIns="0" rtlCol="0">
                          <a:prstTxWarp prst="textNoShape">
                            <a:avLst/>
                          </a:prstTxWarp>
                          <a:noAutofit/>
                        </wps:bodyPr>
                      </wps:wsp>
                      <wps:wsp>
                        <wps:cNvPr id="240" name="Graphic 240"/>
                        <wps:cNvSpPr/>
                        <wps:spPr>
                          <a:xfrm>
                            <a:off x="657694" y="2777586"/>
                            <a:ext cx="101600" cy="123189"/>
                          </a:xfrm>
                          <a:custGeom>
                            <a:avLst/>
                            <a:gdLst/>
                            <a:ahLst/>
                            <a:cxnLst/>
                            <a:rect l="l" t="t" r="r" b="b"/>
                            <a:pathLst>
                              <a:path w="101600" h="123189">
                                <a:moveTo>
                                  <a:pt x="101155" y="0"/>
                                </a:moveTo>
                                <a:lnTo>
                                  <a:pt x="0" y="0"/>
                                </a:lnTo>
                                <a:lnTo>
                                  <a:pt x="0" y="122709"/>
                                </a:lnTo>
                                <a:lnTo>
                                  <a:pt x="101155" y="122709"/>
                                </a:lnTo>
                                <a:lnTo>
                                  <a:pt x="101155" y="0"/>
                                </a:lnTo>
                                <a:close/>
                              </a:path>
                            </a:pathLst>
                          </a:custGeom>
                          <a:solidFill>
                            <a:srgbClr val="2B5E8A"/>
                          </a:solidFill>
                        </wps:spPr>
                        <wps:bodyPr wrap="square" lIns="0" tIns="0" rIns="0" bIns="0" rtlCol="0">
                          <a:prstTxWarp prst="textNoShape">
                            <a:avLst/>
                          </a:prstTxWarp>
                          <a:noAutofit/>
                        </wps:bodyPr>
                      </wps:wsp>
                      <wps:wsp>
                        <wps:cNvPr id="241" name="Graphic 241"/>
                        <wps:cNvSpPr/>
                        <wps:spPr>
                          <a:xfrm>
                            <a:off x="657694" y="2777586"/>
                            <a:ext cx="101600" cy="123189"/>
                          </a:xfrm>
                          <a:custGeom>
                            <a:avLst/>
                            <a:gdLst/>
                            <a:ahLst/>
                            <a:cxnLst/>
                            <a:rect l="l" t="t" r="r" b="b"/>
                            <a:pathLst>
                              <a:path w="101600" h="123189">
                                <a:moveTo>
                                  <a:pt x="0" y="122709"/>
                                </a:moveTo>
                                <a:lnTo>
                                  <a:pt x="101155" y="122709"/>
                                </a:lnTo>
                                <a:lnTo>
                                  <a:pt x="101155" y="0"/>
                                </a:lnTo>
                                <a:lnTo>
                                  <a:pt x="0" y="0"/>
                                </a:lnTo>
                                <a:lnTo>
                                  <a:pt x="0" y="122709"/>
                                </a:lnTo>
                                <a:close/>
                              </a:path>
                            </a:pathLst>
                          </a:custGeom>
                          <a:ln w="5801">
                            <a:solidFill>
                              <a:srgbClr val="FFFFFF"/>
                            </a:solidFill>
                            <a:prstDash val="solid"/>
                          </a:ln>
                        </wps:spPr>
                        <wps:bodyPr wrap="square" lIns="0" tIns="0" rIns="0" bIns="0" rtlCol="0">
                          <a:prstTxWarp prst="textNoShape">
                            <a:avLst/>
                          </a:prstTxWarp>
                          <a:noAutofit/>
                        </wps:bodyPr>
                      </wps:wsp>
                      <wps:wsp>
                        <wps:cNvPr id="242" name="Graphic 242"/>
                        <wps:cNvSpPr/>
                        <wps:spPr>
                          <a:xfrm>
                            <a:off x="758850" y="2816665"/>
                            <a:ext cx="101600" cy="83820"/>
                          </a:xfrm>
                          <a:custGeom>
                            <a:avLst/>
                            <a:gdLst/>
                            <a:ahLst/>
                            <a:cxnLst/>
                            <a:rect l="l" t="t" r="r" b="b"/>
                            <a:pathLst>
                              <a:path w="101600" h="83820">
                                <a:moveTo>
                                  <a:pt x="101155" y="0"/>
                                </a:moveTo>
                                <a:lnTo>
                                  <a:pt x="0" y="0"/>
                                </a:lnTo>
                                <a:lnTo>
                                  <a:pt x="0" y="83629"/>
                                </a:lnTo>
                                <a:lnTo>
                                  <a:pt x="101155" y="83629"/>
                                </a:lnTo>
                                <a:lnTo>
                                  <a:pt x="101155" y="0"/>
                                </a:lnTo>
                                <a:close/>
                              </a:path>
                            </a:pathLst>
                          </a:custGeom>
                          <a:solidFill>
                            <a:srgbClr val="2B5E8A"/>
                          </a:solidFill>
                        </wps:spPr>
                        <wps:bodyPr wrap="square" lIns="0" tIns="0" rIns="0" bIns="0" rtlCol="0">
                          <a:prstTxWarp prst="textNoShape">
                            <a:avLst/>
                          </a:prstTxWarp>
                          <a:noAutofit/>
                        </wps:bodyPr>
                      </wps:wsp>
                      <wps:wsp>
                        <wps:cNvPr id="243" name="Graphic 243"/>
                        <wps:cNvSpPr/>
                        <wps:spPr>
                          <a:xfrm>
                            <a:off x="758850" y="2816665"/>
                            <a:ext cx="101600" cy="83820"/>
                          </a:xfrm>
                          <a:custGeom>
                            <a:avLst/>
                            <a:gdLst/>
                            <a:ahLst/>
                            <a:cxnLst/>
                            <a:rect l="l" t="t" r="r" b="b"/>
                            <a:pathLst>
                              <a:path w="101600" h="83820">
                                <a:moveTo>
                                  <a:pt x="0" y="83629"/>
                                </a:moveTo>
                                <a:lnTo>
                                  <a:pt x="101155" y="83629"/>
                                </a:lnTo>
                                <a:lnTo>
                                  <a:pt x="101155" y="0"/>
                                </a:lnTo>
                                <a:lnTo>
                                  <a:pt x="0" y="0"/>
                                </a:lnTo>
                                <a:lnTo>
                                  <a:pt x="0" y="83629"/>
                                </a:lnTo>
                                <a:close/>
                              </a:path>
                            </a:pathLst>
                          </a:custGeom>
                          <a:ln w="5801">
                            <a:solidFill>
                              <a:srgbClr val="FFFFFF"/>
                            </a:solidFill>
                            <a:prstDash val="solid"/>
                          </a:ln>
                        </wps:spPr>
                        <wps:bodyPr wrap="square" lIns="0" tIns="0" rIns="0" bIns="0" rtlCol="0">
                          <a:prstTxWarp prst="textNoShape">
                            <a:avLst/>
                          </a:prstTxWarp>
                          <a:noAutofit/>
                        </wps:bodyPr>
                      </wps:wsp>
                      <wps:wsp>
                        <wps:cNvPr id="244" name="Graphic 244"/>
                        <wps:cNvSpPr/>
                        <wps:spPr>
                          <a:xfrm>
                            <a:off x="860006" y="2843239"/>
                            <a:ext cx="101600" cy="57150"/>
                          </a:xfrm>
                          <a:custGeom>
                            <a:avLst/>
                            <a:gdLst/>
                            <a:ahLst/>
                            <a:cxnLst/>
                            <a:rect l="l" t="t" r="r" b="b"/>
                            <a:pathLst>
                              <a:path w="101600" h="57150">
                                <a:moveTo>
                                  <a:pt x="101155" y="0"/>
                                </a:moveTo>
                                <a:lnTo>
                                  <a:pt x="0" y="0"/>
                                </a:lnTo>
                                <a:lnTo>
                                  <a:pt x="0" y="57055"/>
                                </a:lnTo>
                                <a:lnTo>
                                  <a:pt x="101155" y="57055"/>
                                </a:lnTo>
                                <a:lnTo>
                                  <a:pt x="101155" y="0"/>
                                </a:lnTo>
                                <a:close/>
                              </a:path>
                            </a:pathLst>
                          </a:custGeom>
                          <a:solidFill>
                            <a:srgbClr val="2B5E8A"/>
                          </a:solidFill>
                        </wps:spPr>
                        <wps:bodyPr wrap="square" lIns="0" tIns="0" rIns="0" bIns="0" rtlCol="0">
                          <a:prstTxWarp prst="textNoShape">
                            <a:avLst/>
                          </a:prstTxWarp>
                          <a:noAutofit/>
                        </wps:bodyPr>
                      </wps:wsp>
                      <wps:wsp>
                        <wps:cNvPr id="245" name="Graphic 245"/>
                        <wps:cNvSpPr/>
                        <wps:spPr>
                          <a:xfrm>
                            <a:off x="860006" y="2843239"/>
                            <a:ext cx="101600" cy="57150"/>
                          </a:xfrm>
                          <a:custGeom>
                            <a:avLst/>
                            <a:gdLst/>
                            <a:ahLst/>
                            <a:cxnLst/>
                            <a:rect l="l" t="t" r="r" b="b"/>
                            <a:pathLst>
                              <a:path w="101600" h="57150">
                                <a:moveTo>
                                  <a:pt x="0" y="57055"/>
                                </a:moveTo>
                                <a:lnTo>
                                  <a:pt x="101155" y="57055"/>
                                </a:lnTo>
                                <a:lnTo>
                                  <a:pt x="101155" y="0"/>
                                </a:lnTo>
                                <a:lnTo>
                                  <a:pt x="0" y="0"/>
                                </a:lnTo>
                                <a:lnTo>
                                  <a:pt x="0" y="57055"/>
                                </a:lnTo>
                                <a:close/>
                              </a:path>
                            </a:pathLst>
                          </a:custGeom>
                          <a:ln w="5801">
                            <a:solidFill>
                              <a:srgbClr val="FFFFFF"/>
                            </a:solidFill>
                            <a:prstDash val="solid"/>
                          </a:ln>
                        </wps:spPr>
                        <wps:bodyPr wrap="square" lIns="0" tIns="0" rIns="0" bIns="0" rtlCol="0">
                          <a:prstTxWarp prst="textNoShape">
                            <a:avLst/>
                          </a:prstTxWarp>
                          <a:noAutofit/>
                        </wps:bodyPr>
                      </wps:wsp>
                      <wps:wsp>
                        <wps:cNvPr id="246" name="Graphic 246"/>
                        <wps:cNvSpPr/>
                        <wps:spPr>
                          <a:xfrm>
                            <a:off x="961162" y="2846365"/>
                            <a:ext cx="101600" cy="53975"/>
                          </a:xfrm>
                          <a:custGeom>
                            <a:avLst/>
                            <a:gdLst/>
                            <a:ahLst/>
                            <a:cxnLst/>
                            <a:rect l="l" t="t" r="r" b="b"/>
                            <a:pathLst>
                              <a:path w="101600" h="53975">
                                <a:moveTo>
                                  <a:pt x="101155" y="0"/>
                                </a:moveTo>
                                <a:lnTo>
                                  <a:pt x="0" y="0"/>
                                </a:lnTo>
                                <a:lnTo>
                                  <a:pt x="0" y="53929"/>
                                </a:lnTo>
                                <a:lnTo>
                                  <a:pt x="101155" y="53929"/>
                                </a:lnTo>
                                <a:lnTo>
                                  <a:pt x="101155" y="0"/>
                                </a:lnTo>
                                <a:close/>
                              </a:path>
                            </a:pathLst>
                          </a:custGeom>
                          <a:solidFill>
                            <a:srgbClr val="2B5E8A"/>
                          </a:solidFill>
                        </wps:spPr>
                        <wps:bodyPr wrap="square" lIns="0" tIns="0" rIns="0" bIns="0" rtlCol="0">
                          <a:prstTxWarp prst="textNoShape">
                            <a:avLst/>
                          </a:prstTxWarp>
                          <a:noAutofit/>
                        </wps:bodyPr>
                      </wps:wsp>
                      <wps:wsp>
                        <wps:cNvPr id="247" name="Graphic 247"/>
                        <wps:cNvSpPr/>
                        <wps:spPr>
                          <a:xfrm>
                            <a:off x="961162" y="2846365"/>
                            <a:ext cx="101600" cy="53975"/>
                          </a:xfrm>
                          <a:custGeom>
                            <a:avLst/>
                            <a:gdLst/>
                            <a:ahLst/>
                            <a:cxnLst/>
                            <a:rect l="l" t="t" r="r" b="b"/>
                            <a:pathLst>
                              <a:path w="101600" h="53975">
                                <a:moveTo>
                                  <a:pt x="0" y="53929"/>
                                </a:moveTo>
                                <a:lnTo>
                                  <a:pt x="101155" y="53929"/>
                                </a:lnTo>
                                <a:lnTo>
                                  <a:pt x="101155" y="0"/>
                                </a:lnTo>
                                <a:lnTo>
                                  <a:pt x="0" y="0"/>
                                </a:lnTo>
                                <a:lnTo>
                                  <a:pt x="0" y="53929"/>
                                </a:lnTo>
                                <a:close/>
                              </a:path>
                            </a:pathLst>
                          </a:custGeom>
                          <a:ln w="5801">
                            <a:solidFill>
                              <a:srgbClr val="FFFFFF"/>
                            </a:solidFill>
                            <a:prstDash val="solid"/>
                          </a:ln>
                        </wps:spPr>
                        <wps:bodyPr wrap="square" lIns="0" tIns="0" rIns="0" bIns="0" rtlCol="0">
                          <a:prstTxWarp prst="textNoShape">
                            <a:avLst/>
                          </a:prstTxWarp>
                          <a:noAutofit/>
                        </wps:bodyPr>
                      </wps:wsp>
                      <wps:wsp>
                        <wps:cNvPr id="248" name="Graphic 248"/>
                        <wps:cNvSpPr/>
                        <wps:spPr>
                          <a:xfrm>
                            <a:off x="1062318" y="2865905"/>
                            <a:ext cx="101600" cy="34925"/>
                          </a:xfrm>
                          <a:custGeom>
                            <a:avLst/>
                            <a:gdLst/>
                            <a:ahLst/>
                            <a:cxnLst/>
                            <a:rect l="l" t="t" r="r" b="b"/>
                            <a:pathLst>
                              <a:path w="101600" h="34925">
                                <a:moveTo>
                                  <a:pt x="101155" y="0"/>
                                </a:moveTo>
                                <a:lnTo>
                                  <a:pt x="0" y="0"/>
                                </a:lnTo>
                                <a:lnTo>
                                  <a:pt x="0" y="34389"/>
                                </a:lnTo>
                                <a:lnTo>
                                  <a:pt x="101155" y="34389"/>
                                </a:lnTo>
                                <a:lnTo>
                                  <a:pt x="101155" y="0"/>
                                </a:lnTo>
                                <a:close/>
                              </a:path>
                            </a:pathLst>
                          </a:custGeom>
                          <a:solidFill>
                            <a:srgbClr val="2B5E8A"/>
                          </a:solidFill>
                        </wps:spPr>
                        <wps:bodyPr wrap="square" lIns="0" tIns="0" rIns="0" bIns="0" rtlCol="0">
                          <a:prstTxWarp prst="textNoShape">
                            <a:avLst/>
                          </a:prstTxWarp>
                          <a:noAutofit/>
                        </wps:bodyPr>
                      </wps:wsp>
                      <wps:wsp>
                        <wps:cNvPr id="249" name="Graphic 249"/>
                        <wps:cNvSpPr/>
                        <wps:spPr>
                          <a:xfrm>
                            <a:off x="1062318" y="2865905"/>
                            <a:ext cx="101600" cy="34925"/>
                          </a:xfrm>
                          <a:custGeom>
                            <a:avLst/>
                            <a:gdLst/>
                            <a:ahLst/>
                            <a:cxnLst/>
                            <a:rect l="l" t="t" r="r" b="b"/>
                            <a:pathLst>
                              <a:path w="101600" h="34925">
                                <a:moveTo>
                                  <a:pt x="0" y="34389"/>
                                </a:moveTo>
                                <a:lnTo>
                                  <a:pt x="101155" y="34389"/>
                                </a:lnTo>
                                <a:lnTo>
                                  <a:pt x="101155" y="0"/>
                                </a:lnTo>
                                <a:lnTo>
                                  <a:pt x="0" y="0"/>
                                </a:lnTo>
                                <a:lnTo>
                                  <a:pt x="0" y="34389"/>
                                </a:lnTo>
                                <a:close/>
                              </a:path>
                            </a:pathLst>
                          </a:custGeom>
                          <a:ln w="5801">
                            <a:solidFill>
                              <a:srgbClr val="FFFFFF"/>
                            </a:solidFill>
                            <a:prstDash val="solid"/>
                          </a:ln>
                        </wps:spPr>
                        <wps:bodyPr wrap="square" lIns="0" tIns="0" rIns="0" bIns="0" rtlCol="0">
                          <a:prstTxWarp prst="textNoShape">
                            <a:avLst/>
                          </a:prstTxWarp>
                          <a:noAutofit/>
                        </wps:bodyPr>
                      </wps:wsp>
                      <wps:wsp>
                        <wps:cNvPr id="250" name="Graphic 250"/>
                        <wps:cNvSpPr/>
                        <wps:spPr>
                          <a:xfrm>
                            <a:off x="1163474" y="2874503"/>
                            <a:ext cx="101600" cy="26034"/>
                          </a:xfrm>
                          <a:custGeom>
                            <a:avLst/>
                            <a:gdLst/>
                            <a:ahLst/>
                            <a:cxnLst/>
                            <a:rect l="l" t="t" r="r" b="b"/>
                            <a:pathLst>
                              <a:path w="101600" h="26034">
                                <a:moveTo>
                                  <a:pt x="101155" y="0"/>
                                </a:moveTo>
                                <a:lnTo>
                                  <a:pt x="0" y="0"/>
                                </a:lnTo>
                                <a:lnTo>
                                  <a:pt x="0" y="25792"/>
                                </a:lnTo>
                                <a:lnTo>
                                  <a:pt x="101155" y="25792"/>
                                </a:lnTo>
                                <a:lnTo>
                                  <a:pt x="101155" y="0"/>
                                </a:lnTo>
                                <a:close/>
                              </a:path>
                            </a:pathLst>
                          </a:custGeom>
                          <a:solidFill>
                            <a:srgbClr val="2B5E8A"/>
                          </a:solidFill>
                        </wps:spPr>
                        <wps:bodyPr wrap="square" lIns="0" tIns="0" rIns="0" bIns="0" rtlCol="0">
                          <a:prstTxWarp prst="textNoShape">
                            <a:avLst/>
                          </a:prstTxWarp>
                          <a:noAutofit/>
                        </wps:bodyPr>
                      </wps:wsp>
                      <wps:wsp>
                        <wps:cNvPr id="251" name="Graphic 251"/>
                        <wps:cNvSpPr/>
                        <wps:spPr>
                          <a:xfrm>
                            <a:off x="1163474" y="2874503"/>
                            <a:ext cx="101600" cy="26034"/>
                          </a:xfrm>
                          <a:custGeom>
                            <a:avLst/>
                            <a:gdLst/>
                            <a:ahLst/>
                            <a:cxnLst/>
                            <a:rect l="l" t="t" r="r" b="b"/>
                            <a:pathLst>
                              <a:path w="101600" h="26034">
                                <a:moveTo>
                                  <a:pt x="0" y="25792"/>
                                </a:moveTo>
                                <a:lnTo>
                                  <a:pt x="101155" y="25792"/>
                                </a:lnTo>
                                <a:lnTo>
                                  <a:pt x="101155" y="0"/>
                                </a:lnTo>
                                <a:lnTo>
                                  <a:pt x="0" y="0"/>
                                </a:lnTo>
                                <a:lnTo>
                                  <a:pt x="0" y="25792"/>
                                </a:lnTo>
                                <a:close/>
                              </a:path>
                            </a:pathLst>
                          </a:custGeom>
                          <a:ln w="5801">
                            <a:solidFill>
                              <a:srgbClr val="FFFFFF"/>
                            </a:solidFill>
                            <a:prstDash val="solid"/>
                          </a:ln>
                        </wps:spPr>
                        <wps:bodyPr wrap="square" lIns="0" tIns="0" rIns="0" bIns="0" rtlCol="0">
                          <a:prstTxWarp prst="textNoShape">
                            <a:avLst/>
                          </a:prstTxWarp>
                          <a:noAutofit/>
                        </wps:bodyPr>
                      </wps:wsp>
                      <wps:wsp>
                        <wps:cNvPr id="252" name="Graphic 252"/>
                        <wps:cNvSpPr/>
                        <wps:spPr>
                          <a:xfrm>
                            <a:off x="1264630" y="2876847"/>
                            <a:ext cx="101600" cy="23495"/>
                          </a:xfrm>
                          <a:custGeom>
                            <a:avLst/>
                            <a:gdLst/>
                            <a:ahLst/>
                            <a:cxnLst/>
                            <a:rect l="l" t="t" r="r" b="b"/>
                            <a:pathLst>
                              <a:path w="101600" h="23495">
                                <a:moveTo>
                                  <a:pt x="101155" y="0"/>
                                </a:moveTo>
                                <a:lnTo>
                                  <a:pt x="0" y="0"/>
                                </a:lnTo>
                                <a:lnTo>
                                  <a:pt x="0" y="23447"/>
                                </a:lnTo>
                                <a:lnTo>
                                  <a:pt x="101155" y="23447"/>
                                </a:lnTo>
                                <a:lnTo>
                                  <a:pt x="101155" y="0"/>
                                </a:lnTo>
                                <a:close/>
                              </a:path>
                            </a:pathLst>
                          </a:custGeom>
                          <a:solidFill>
                            <a:srgbClr val="2B5E8A"/>
                          </a:solidFill>
                        </wps:spPr>
                        <wps:bodyPr wrap="square" lIns="0" tIns="0" rIns="0" bIns="0" rtlCol="0">
                          <a:prstTxWarp prst="textNoShape">
                            <a:avLst/>
                          </a:prstTxWarp>
                          <a:noAutofit/>
                        </wps:bodyPr>
                      </wps:wsp>
                      <wps:wsp>
                        <wps:cNvPr id="253" name="Graphic 253"/>
                        <wps:cNvSpPr/>
                        <wps:spPr>
                          <a:xfrm>
                            <a:off x="1264630" y="2876847"/>
                            <a:ext cx="101600" cy="23495"/>
                          </a:xfrm>
                          <a:custGeom>
                            <a:avLst/>
                            <a:gdLst/>
                            <a:ahLst/>
                            <a:cxnLst/>
                            <a:rect l="l" t="t" r="r" b="b"/>
                            <a:pathLst>
                              <a:path w="101600" h="23495">
                                <a:moveTo>
                                  <a:pt x="0" y="23447"/>
                                </a:moveTo>
                                <a:lnTo>
                                  <a:pt x="101155" y="23447"/>
                                </a:lnTo>
                                <a:lnTo>
                                  <a:pt x="101155" y="0"/>
                                </a:lnTo>
                                <a:lnTo>
                                  <a:pt x="0" y="0"/>
                                </a:lnTo>
                                <a:lnTo>
                                  <a:pt x="0" y="23447"/>
                                </a:lnTo>
                                <a:close/>
                              </a:path>
                            </a:pathLst>
                          </a:custGeom>
                          <a:ln w="5801">
                            <a:solidFill>
                              <a:srgbClr val="FFFFFF"/>
                            </a:solidFill>
                            <a:prstDash val="solid"/>
                          </a:ln>
                        </wps:spPr>
                        <wps:bodyPr wrap="square" lIns="0" tIns="0" rIns="0" bIns="0" rtlCol="0">
                          <a:prstTxWarp prst="textNoShape">
                            <a:avLst/>
                          </a:prstTxWarp>
                          <a:noAutofit/>
                        </wps:bodyPr>
                      </wps:wsp>
                      <wps:wsp>
                        <wps:cNvPr id="254" name="Graphic 254"/>
                        <wps:cNvSpPr/>
                        <wps:spPr>
                          <a:xfrm>
                            <a:off x="1365785" y="2879192"/>
                            <a:ext cx="101600" cy="21590"/>
                          </a:xfrm>
                          <a:custGeom>
                            <a:avLst/>
                            <a:gdLst/>
                            <a:ahLst/>
                            <a:cxnLst/>
                            <a:rect l="l" t="t" r="r" b="b"/>
                            <a:pathLst>
                              <a:path w="101600" h="21590">
                                <a:moveTo>
                                  <a:pt x="101155" y="0"/>
                                </a:moveTo>
                                <a:lnTo>
                                  <a:pt x="0" y="0"/>
                                </a:lnTo>
                                <a:lnTo>
                                  <a:pt x="0" y="21102"/>
                                </a:lnTo>
                                <a:lnTo>
                                  <a:pt x="101155" y="21102"/>
                                </a:lnTo>
                                <a:lnTo>
                                  <a:pt x="101155" y="0"/>
                                </a:lnTo>
                                <a:close/>
                              </a:path>
                            </a:pathLst>
                          </a:custGeom>
                          <a:solidFill>
                            <a:srgbClr val="2B5E8A"/>
                          </a:solidFill>
                        </wps:spPr>
                        <wps:bodyPr wrap="square" lIns="0" tIns="0" rIns="0" bIns="0" rtlCol="0">
                          <a:prstTxWarp prst="textNoShape">
                            <a:avLst/>
                          </a:prstTxWarp>
                          <a:noAutofit/>
                        </wps:bodyPr>
                      </wps:wsp>
                      <wps:wsp>
                        <wps:cNvPr id="255" name="Graphic 255"/>
                        <wps:cNvSpPr/>
                        <wps:spPr>
                          <a:xfrm>
                            <a:off x="1365785" y="2879192"/>
                            <a:ext cx="101600" cy="21590"/>
                          </a:xfrm>
                          <a:custGeom>
                            <a:avLst/>
                            <a:gdLst/>
                            <a:ahLst/>
                            <a:cxnLst/>
                            <a:rect l="l" t="t" r="r" b="b"/>
                            <a:pathLst>
                              <a:path w="101600" h="21590">
                                <a:moveTo>
                                  <a:pt x="0" y="21102"/>
                                </a:moveTo>
                                <a:lnTo>
                                  <a:pt x="101155" y="21102"/>
                                </a:lnTo>
                                <a:lnTo>
                                  <a:pt x="101155" y="0"/>
                                </a:lnTo>
                                <a:lnTo>
                                  <a:pt x="0" y="0"/>
                                </a:lnTo>
                                <a:lnTo>
                                  <a:pt x="0" y="21102"/>
                                </a:lnTo>
                                <a:close/>
                              </a:path>
                            </a:pathLst>
                          </a:custGeom>
                          <a:ln w="5801">
                            <a:solidFill>
                              <a:srgbClr val="FFFFFF"/>
                            </a:solidFill>
                            <a:prstDash val="solid"/>
                          </a:ln>
                        </wps:spPr>
                        <wps:bodyPr wrap="square" lIns="0" tIns="0" rIns="0" bIns="0" rtlCol="0">
                          <a:prstTxWarp prst="textNoShape">
                            <a:avLst/>
                          </a:prstTxWarp>
                          <a:noAutofit/>
                        </wps:bodyPr>
                      </wps:wsp>
                      <wps:wsp>
                        <wps:cNvPr id="256" name="Graphic 256"/>
                        <wps:cNvSpPr/>
                        <wps:spPr>
                          <a:xfrm>
                            <a:off x="1466941" y="2888571"/>
                            <a:ext cx="101600" cy="12065"/>
                          </a:xfrm>
                          <a:custGeom>
                            <a:avLst/>
                            <a:gdLst/>
                            <a:ahLst/>
                            <a:cxnLst/>
                            <a:rect l="l" t="t" r="r" b="b"/>
                            <a:pathLst>
                              <a:path w="101600" h="12065">
                                <a:moveTo>
                                  <a:pt x="101155" y="0"/>
                                </a:moveTo>
                                <a:lnTo>
                                  <a:pt x="0" y="0"/>
                                </a:lnTo>
                                <a:lnTo>
                                  <a:pt x="0" y="11723"/>
                                </a:lnTo>
                                <a:lnTo>
                                  <a:pt x="101155" y="11723"/>
                                </a:lnTo>
                                <a:lnTo>
                                  <a:pt x="101155" y="0"/>
                                </a:lnTo>
                                <a:close/>
                              </a:path>
                            </a:pathLst>
                          </a:custGeom>
                          <a:solidFill>
                            <a:srgbClr val="2B5E8A"/>
                          </a:solidFill>
                        </wps:spPr>
                        <wps:bodyPr wrap="square" lIns="0" tIns="0" rIns="0" bIns="0" rtlCol="0">
                          <a:prstTxWarp prst="textNoShape">
                            <a:avLst/>
                          </a:prstTxWarp>
                          <a:noAutofit/>
                        </wps:bodyPr>
                      </wps:wsp>
                      <wps:wsp>
                        <wps:cNvPr id="257" name="Graphic 257"/>
                        <wps:cNvSpPr/>
                        <wps:spPr>
                          <a:xfrm>
                            <a:off x="1466941" y="2888571"/>
                            <a:ext cx="101600" cy="12065"/>
                          </a:xfrm>
                          <a:custGeom>
                            <a:avLst/>
                            <a:gdLst/>
                            <a:ahLst/>
                            <a:cxnLst/>
                            <a:rect l="l" t="t" r="r" b="b"/>
                            <a:pathLst>
                              <a:path w="101600" h="12065">
                                <a:moveTo>
                                  <a:pt x="0" y="11723"/>
                                </a:moveTo>
                                <a:lnTo>
                                  <a:pt x="101155" y="11723"/>
                                </a:lnTo>
                                <a:lnTo>
                                  <a:pt x="101155" y="0"/>
                                </a:lnTo>
                                <a:lnTo>
                                  <a:pt x="0" y="0"/>
                                </a:lnTo>
                                <a:lnTo>
                                  <a:pt x="0" y="11723"/>
                                </a:lnTo>
                                <a:close/>
                              </a:path>
                            </a:pathLst>
                          </a:custGeom>
                          <a:ln w="5801">
                            <a:solidFill>
                              <a:srgbClr val="FFFFFF"/>
                            </a:solidFill>
                            <a:prstDash val="solid"/>
                          </a:ln>
                        </wps:spPr>
                        <wps:bodyPr wrap="square" lIns="0" tIns="0" rIns="0" bIns="0" rtlCol="0">
                          <a:prstTxWarp prst="textNoShape">
                            <a:avLst/>
                          </a:prstTxWarp>
                          <a:noAutofit/>
                        </wps:bodyPr>
                      </wps:wsp>
                      <wps:wsp>
                        <wps:cNvPr id="258" name="Graphic 258"/>
                        <wps:cNvSpPr/>
                        <wps:spPr>
                          <a:xfrm>
                            <a:off x="1568097" y="2880755"/>
                            <a:ext cx="101600" cy="19685"/>
                          </a:xfrm>
                          <a:custGeom>
                            <a:avLst/>
                            <a:gdLst/>
                            <a:ahLst/>
                            <a:cxnLst/>
                            <a:rect l="l" t="t" r="r" b="b"/>
                            <a:pathLst>
                              <a:path w="101600" h="19685">
                                <a:moveTo>
                                  <a:pt x="101155" y="0"/>
                                </a:moveTo>
                                <a:lnTo>
                                  <a:pt x="0" y="0"/>
                                </a:lnTo>
                                <a:lnTo>
                                  <a:pt x="0" y="19539"/>
                                </a:lnTo>
                                <a:lnTo>
                                  <a:pt x="101155" y="19539"/>
                                </a:lnTo>
                                <a:lnTo>
                                  <a:pt x="101155" y="0"/>
                                </a:lnTo>
                                <a:close/>
                              </a:path>
                            </a:pathLst>
                          </a:custGeom>
                          <a:solidFill>
                            <a:srgbClr val="2B5E8A"/>
                          </a:solidFill>
                        </wps:spPr>
                        <wps:bodyPr wrap="square" lIns="0" tIns="0" rIns="0" bIns="0" rtlCol="0">
                          <a:prstTxWarp prst="textNoShape">
                            <a:avLst/>
                          </a:prstTxWarp>
                          <a:noAutofit/>
                        </wps:bodyPr>
                      </wps:wsp>
                      <wps:wsp>
                        <wps:cNvPr id="259" name="Graphic 259"/>
                        <wps:cNvSpPr/>
                        <wps:spPr>
                          <a:xfrm>
                            <a:off x="1568097" y="2880755"/>
                            <a:ext cx="101600" cy="19685"/>
                          </a:xfrm>
                          <a:custGeom>
                            <a:avLst/>
                            <a:gdLst/>
                            <a:ahLst/>
                            <a:cxnLst/>
                            <a:rect l="l" t="t" r="r" b="b"/>
                            <a:pathLst>
                              <a:path w="101600" h="19685">
                                <a:moveTo>
                                  <a:pt x="0" y="19539"/>
                                </a:moveTo>
                                <a:lnTo>
                                  <a:pt x="101155" y="19539"/>
                                </a:lnTo>
                                <a:lnTo>
                                  <a:pt x="101155" y="0"/>
                                </a:lnTo>
                                <a:lnTo>
                                  <a:pt x="0" y="0"/>
                                </a:lnTo>
                                <a:lnTo>
                                  <a:pt x="0" y="19539"/>
                                </a:lnTo>
                                <a:close/>
                              </a:path>
                            </a:pathLst>
                          </a:custGeom>
                          <a:ln w="5801">
                            <a:solidFill>
                              <a:srgbClr val="FFFFFF"/>
                            </a:solidFill>
                            <a:prstDash val="solid"/>
                          </a:ln>
                        </wps:spPr>
                        <wps:bodyPr wrap="square" lIns="0" tIns="0" rIns="0" bIns="0" rtlCol="0">
                          <a:prstTxWarp prst="textNoShape">
                            <a:avLst/>
                          </a:prstTxWarp>
                          <a:noAutofit/>
                        </wps:bodyPr>
                      </wps:wsp>
                      <wps:wsp>
                        <wps:cNvPr id="260" name="Graphic 260"/>
                        <wps:cNvSpPr/>
                        <wps:spPr>
                          <a:xfrm>
                            <a:off x="1669253" y="2890134"/>
                            <a:ext cx="101600" cy="10160"/>
                          </a:xfrm>
                          <a:custGeom>
                            <a:avLst/>
                            <a:gdLst/>
                            <a:ahLst/>
                            <a:cxnLst/>
                            <a:rect l="l" t="t" r="r" b="b"/>
                            <a:pathLst>
                              <a:path w="101600" h="10160">
                                <a:moveTo>
                                  <a:pt x="101155" y="0"/>
                                </a:moveTo>
                                <a:lnTo>
                                  <a:pt x="0" y="0"/>
                                </a:lnTo>
                                <a:lnTo>
                                  <a:pt x="0" y="10160"/>
                                </a:lnTo>
                                <a:lnTo>
                                  <a:pt x="101155" y="10160"/>
                                </a:lnTo>
                                <a:lnTo>
                                  <a:pt x="101155" y="0"/>
                                </a:lnTo>
                                <a:close/>
                              </a:path>
                            </a:pathLst>
                          </a:custGeom>
                          <a:solidFill>
                            <a:srgbClr val="2B5E8A"/>
                          </a:solidFill>
                        </wps:spPr>
                        <wps:bodyPr wrap="square" lIns="0" tIns="0" rIns="0" bIns="0" rtlCol="0">
                          <a:prstTxWarp prst="textNoShape">
                            <a:avLst/>
                          </a:prstTxWarp>
                          <a:noAutofit/>
                        </wps:bodyPr>
                      </wps:wsp>
                      <wps:wsp>
                        <wps:cNvPr id="261" name="Graphic 261"/>
                        <wps:cNvSpPr/>
                        <wps:spPr>
                          <a:xfrm>
                            <a:off x="1669253" y="2890134"/>
                            <a:ext cx="101600" cy="10160"/>
                          </a:xfrm>
                          <a:custGeom>
                            <a:avLst/>
                            <a:gdLst/>
                            <a:ahLst/>
                            <a:cxnLst/>
                            <a:rect l="l" t="t" r="r" b="b"/>
                            <a:pathLst>
                              <a:path w="101600" h="10160">
                                <a:moveTo>
                                  <a:pt x="0" y="10160"/>
                                </a:moveTo>
                                <a:lnTo>
                                  <a:pt x="101155" y="10160"/>
                                </a:lnTo>
                                <a:lnTo>
                                  <a:pt x="101155" y="0"/>
                                </a:lnTo>
                                <a:lnTo>
                                  <a:pt x="0" y="0"/>
                                </a:lnTo>
                                <a:lnTo>
                                  <a:pt x="0" y="10160"/>
                                </a:lnTo>
                                <a:close/>
                              </a:path>
                            </a:pathLst>
                          </a:custGeom>
                          <a:ln w="5801">
                            <a:solidFill>
                              <a:srgbClr val="FFFFFF"/>
                            </a:solidFill>
                            <a:prstDash val="solid"/>
                          </a:ln>
                        </wps:spPr>
                        <wps:bodyPr wrap="square" lIns="0" tIns="0" rIns="0" bIns="0" rtlCol="0">
                          <a:prstTxWarp prst="textNoShape">
                            <a:avLst/>
                          </a:prstTxWarp>
                          <a:noAutofit/>
                        </wps:bodyPr>
                      </wps:wsp>
                      <wps:wsp>
                        <wps:cNvPr id="262" name="Graphic 262"/>
                        <wps:cNvSpPr/>
                        <wps:spPr>
                          <a:xfrm>
                            <a:off x="1770409" y="2890916"/>
                            <a:ext cx="101600" cy="9525"/>
                          </a:xfrm>
                          <a:custGeom>
                            <a:avLst/>
                            <a:gdLst/>
                            <a:ahLst/>
                            <a:cxnLst/>
                            <a:rect l="l" t="t" r="r" b="b"/>
                            <a:pathLst>
                              <a:path w="101600" h="9525">
                                <a:moveTo>
                                  <a:pt x="101155" y="0"/>
                                </a:moveTo>
                                <a:lnTo>
                                  <a:pt x="0" y="0"/>
                                </a:lnTo>
                                <a:lnTo>
                                  <a:pt x="0" y="9379"/>
                                </a:lnTo>
                                <a:lnTo>
                                  <a:pt x="101155" y="9379"/>
                                </a:lnTo>
                                <a:lnTo>
                                  <a:pt x="101155" y="0"/>
                                </a:lnTo>
                                <a:close/>
                              </a:path>
                            </a:pathLst>
                          </a:custGeom>
                          <a:solidFill>
                            <a:srgbClr val="2B5E8A"/>
                          </a:solidFill>
                        </wps:spPr>
                        <wps:bodyPr wrap="square" lIns="0" tIns="0" rIns="0" bIns="0" rtlCol="0">
                          <a:prstTxWarp prst="textNoShape">
                            <a:avLst/>
                          </a:prstTxWarp>
                          <a:noAutofit/>
                        </wps:bodyPr>
                      </wps:wsp>
                      <wps:wsp>
                        <wps:cNvPr id="263" name="Graphic 263"/>
                        <wps:cNvSpPr/>
                        <wps:spPr>
                          <a:xfrm>
                            <a:off x="1770409" y="2890916"/>
                            <a:ext cx="101600" cy="9525"/>
                          </a:xfrm>
                          <a:custGeom>
                            <a:avLst/>
                            <a:gdLst/>
                            <a:ahLst/>
                            <a:cxnLst/>
                            <a:rect l="l" t="t" r="r" b="b"/>
                            <a:pathLst>
                              <a:path w="101600" h="9525">
                                <a:moveTo>
                                  <a:pt x="0" y="9379"/>
                                </a:moveTo>
                                <a:lnTo>
                                  <a:pt x="101155" y="9379"/>
                                </a:lnTo>
                                <a:lnTo>
                                  <a:pt x="101155" y="0"/>
                                </a:lnTo>
                                <a:lnTo>
                                  <a:pt x="0" y="0"/>
                                </a:lnTo>
                                <a:lnTo>
                                  <a:pt x="0" y="9379"/>
                                </a:lnTo>
                                <a:close/>
                              </a:path>
                            </a:pathLst>
                          </a:custGeom>
                          <a:ln w="5801">
                            <a:solidFill>
                              <a:srgbClr val="FFFFFF"/>
                            </a:solidFill>
                            <a:prstDash val="solid"/>
                          </a:ln>
                        </wps:spPr>
                        <wps:bodyPr wrap="square" lIns="0" tIns="0" rIns="0" bIns="0" rtlCol="0">
                          <a:prstTxWarp prst="textNoShape">
                            <a:avLst/>
                          </a:prstTxWarp>
                          <a:noAutofit/>
                        </wps:bodyPr>
                      </wps:wsp>
                      <wps:wsp>
                        <wps:cNvPr id="264" name="Graphic 264"/>
                        <wps:cNvSpPr/>
                        <wps:spPr>
                          <a:xfrm>
                            <a:off x="1871565" y="2891698"/>
                            <a:ext cx="101600" cy="8890"/>
                          </a:xfrm>
                          <a:custGeom>
                            <a:avLst/>
                            <a:gdLst/>
                            <a:ahLst/>
                            <a:cxnLst/>
                            <a:rect l="l" t="t" r="r" b="b"/>
                            <a:pathLst>
                              <a:path w="101600" h="8890">
                                <a:moveTo>
                                  <a:pt x="101155" y="0"/>
                                </a:moveTo>
                                <a:lnTo>
                                  <a:pt x="0" y="0"/>
                                </a:lnTo>
                                <a:lnTo>
                                  <a:pt x="0" y="8597"/>
                                </a:lnTo>
                                <a:lnTo>
                                  <a:pt x="101155" y="8597"/>
                                </a:lnTo>
                                <a:lnTo>
                                  <a:pt x="101155" y="0"/>
                                </a:lnTo>
                                <a:close/>
                              </a:path>
                            </a:pathLst>
                          </a:custGeom>
                          <a:solidFill>
                            <a:srgbClr val="2B5E8A"/>
                          </a:solidFill>
                        </wps:spPr>
                        <wps:bodyPr wrap="square" lIns="0" tIns="0" rIns="0" bIns="0" rtlCol="0">
                          <a:prstTxWarp prst="textNoShape">
                            <a:avLst/>
                          </a:prstTxWarp>
                          <a:noAutofit/>
                        </wps:bodyPr>
                      </wps:wsp>
                      <wps:wsp>
                        <wps:cNvPr id="265" name="Graphic 265"/>
                        <wps:cNvSpPr/>
                        <wps:spPr>
                          <a:xfrm>
                            <a:off x="1871565" y="2891698"/>
                            <a:ext cx="101600" cy="8890"/>
                          </a:xfrm>
                          <a:custGeom>
                            <a:avLst/>
                            <a:gdLst/>
                            <a:ahLst/>
                            <a:cxnLst/>
                            <a:rect l="l" t="t" r="r" b="b"/>
                            <a:pathLst>
                              <a:path w="101600" h="8890">
                                <a:moveTo>
                                  <a:pt x="0" y="8597"/>
                                </a:moveTo>
                                <a:lnTo>
                                  <a:pt x="101155" y="8597"/>
                                </a:lnTo>
                                <a:lnTo>
                                  <a:pt x="101155" y="0"/>
                                </a:lnTo>
                                <a:lnTo>
                                  <a:pt x="0" y="0"/>
                                </a:lnTo>
                                <a:lnTo>
                                  <a:pt x="0" y="8597"/>
                                </a:lnTo>
                                <a:close/>
                              </a:path>
                            </a:pathLst>
                          </a:custGeom>
                          <a:ln w="5801">
                            <a:solidFill>
                              <a:srgbClr val="FFFFFF"/>
                            </a:solidFill>
                            <a:prstDash val="solid"/>
                          </a:ln>
                        </wps:spPr>
                        <wps:bodyPr wrap="square" lIns="0" tIns="0" rIns="0" bIns="0" rtlCol="0">
                          <a:prstTxWarp prst="textNoShape">
                            <a:avLst/>
                          </a:prstTxWarp>
                          <a:noAutofit/>
                        </wps:bodyPr>
                      </wps:wsp>
                      <wps:wsp>
                        <wps:cNvPr id="266" name="Graphic 266"/>
                        <wps:cNvSpPr/>
                        <wps:spPr>
                          <a:xfrm>
                            <a:off x="1972721" y="2889353"/>
                            <a:ext cx="101600" cy="11430"/>
                          </a:xfrm>
                          <a:custGeom>
                            <a:avLst/>
                            <a:gdLst/>
                            <a:ahLst/>
                            <a:cxnLst/>
                            <a:rect l="l" t="t" r="r" b="b"/>
                            <a:pathLst>
                              <a:path w="101600" h="11430">
                                <a:moveTo>
                                  <a:pt x="101155" y="0"/>
                                </a:moveTo>
                                <a:lnTo>
                                  <a:pt x="0" y="0"/>
                                </a:lnTo>
                                <a:lnTo>
                                  <a:pt x="0" y="10942"/>
                                </a:lnTo>
                                <a:lnTo>
                                  <a:pt x="101155" y="10942"/>
                                </a:lnTo>
                                <a:lnTo>
                                  <a:pt x="101155" y="0"/>
                                </a:lnTo>
                                <a:close/>
                              </a:path>
                            </a:pathLst>
                          </a:custGeom>
                          <a:solidFill>
                            <a:srgbClr val="2B5E8A"/>
                          </a:solidFill>
                        </wps:spPr>
                        <wps:bodyPr wrap="square" lIns="0" tIns="0" rIns="0" bIns="0" rtlCol="0">
                          <a:prstTxWarp prst="textNoShape">
                            <a:avLst/>
                          </a:prstTxWarp>
                          <a:noAutofit/>
                        </wps:bodyPr>
                      </wps:wsp>
                      <wps:wsp>
                        <wps:cNvPr id="267" name="Graphic 267"/>
                        <wps:cNvSpPr/>
                        <wps:spPr>
                          <a:xfrm>
                            <a:off x="1972721" y="2889353"/>
                            <a:ext cx="101600" cy="11430"/>
                          </a:xfrm>
                          <a:custGeom>
                            <a:avLst/>
                            <a:gdLst/>
                            <a:ahLst/>
                            <a:cxnLst/>
                            <a:rect l="l" t="t" r="r" b="b"/>
                            <a:pathLst>
                              <a:path w="101600" h="11430">
                                <a:moveTo>
                                  <a:pt x="0" y="10942"/>
                                </a:moveTo>
                                <a:lnTo>
                                  <a:pt x="101155" y="10942"/>
                                </a:lnTo>
                                <a:lnTo>
                                  <a:pt x="101155" y="0"/>
                                </a:lnTo>
                                <a:lnTo>
                                  <a:pt x="0" y="0"/>
                                </a:lnTo>
                                <a:lnTo>
                                  <a:pt x="0" y="10942"/>
                                </a:lnTo>
                                <a:close/>
                              </a:path>
                            </a:pathLst>
                          </a:custGeom>
                          <a:ln w="5801">
                            <a:solidFill>
                              <a:srgbClr val="FFFFFF"/>
                            </a:solidFill>
                            <a:prstDash val="solid"/>
                          </a:ln>
                        </wps:spPr>
                        <wps:bodyPr wrap="square" lIns="0" tIns="0" rIns="0" bIns="0" rtlCol="0">
                          <a:prstTxWarp prst="textNoShape">
                            <a:avLst/>
                          </a:prstTxWarp>
                          <a:noAutofit/>
                        </wps:bodyPr>
                      </wps:wsp>
                      <wps:wsp>
                        <wps:cNvPr id="268" name="Graphic 268"/>
                        <wps:cNvSpPr/>
                        <wps:spPr>
                          <a:xfrm>
                            <a:off x="2073877" y="2892479"/>
                            <a:ext cx="101600" cy="8255"/>
                          </a:xfrm>
                          <a:custGeom>
                            <a:avLst/>
                            <a:gdLst/>
                            <a:ahLst/>
                            <a:cxnLst/>
                            <a:rect l="l" t="t" r="r" b="b"/>
                            <a:pathLst>
                              <a:path w="101600" h="8255">
                                <a:moveTo>
                                  <a:pt x="101155" y="0"/>
                                </a:moveTo>
                                <a:lnTo>
                                  <a:pt x="0" y="0"/>
                                </a:lnTo>
                                <a:lnTo>
                                  <a:pt x="0" y="7815"/>
                                </a:lnTo>
                                <a:lnTo>
                                  <a:pt x="101155" y="7815"/>
                                </a:lnTo>
                                <a:lnTo>
                                  <a:pt x="101155" y="0"/>
                                </a:lnTo>
                                <a:close/>
                              </a:path>
                            </a:pathLst>
                          </a:custGeom>
                          <a:solidFill>
                            <a:srgbClr val="2B5E8A"/>
                          </a:solidFill>
                        </wps:spPr>
                        <wps:bodyPr wrap="square" lIns="0" tIns="0" rIns="0" bIns="0" rtlCol="0">
                          <a:prstTxWarp prst="textNoShape">
                            <a:avLst/>
                          </a:prstTxWarp>
                          <a:noAutofit/>
                        </wps:bodyPr>
                      </wps:wsp>
                      <wps:wsp>
                        <wps:cNvPr id="269" name="Graphic 269"/>
                        <wps:cNvSpPr/>
                        <wps:spPr>
                          <a:xfrm>
                            <a:off x="2073877" y="2892479"/>
                            <a:ext cx="101600" cy="8255"/>
                          </a:xfrm>
                          <a:custGeom>
                            <a:avLst/>
                            <a:gdLst/>
                            <a:ahLst/>
                            <a:cxnLst/>
                            <a:rect l="l" t="t" r="r" b="b"/>
                            <a:pathLst>
                              <a:path w="101600" h="8255">
                                <a:moveTo>
                                  <a:pt x="0" y="7815"/>
                                </a:moveTo>
                                <a:lnTo>
                                  <a:pt x="101155" y="7815"/>
                                </a:lnTo>
                                <a:lnTo>
                                  <a:pt x="101155" y="0"/>
                                </a:lnTo>
                                <a:lnTo>
                                  <a:pt x="0" y="0"/>
                                </a:lnTo>
                                <a:lnTo>
                                  <a:pt x="0" y="7815"/>
                                </a:lnTo>
                                <a:close/>
                              </a:path>
                            </a:pathLst>
                          </a:custGeom>
                          <a:ln w="5801">
                            <a:solidFill>
                              <a:srgbClr val="FFFFFF"/>
                            </a:solidFill>
                            <a:prstDash val="solid"/>
                          </a:ln>
                        </wps:spPr>
                        <wps:bodyPr wrap="square" lIns="0" tIns="0" rIns="0" bIns="0" rtlCol="0">
                          <a:prstTxWarp prst="textNoShape">
                            <a:avLst/>
                          </a:prstTxWarp>
                          <a:noAutofit/>
                        </wps:bodyPr>
                      </wps:wsp>
                      <wps:wsp>
                        <wps:cNvPr id="270" name="Graphic 270"/>
                        <wps:cNvSpPr/>
                        <wps:spPr>
                          <a:xfrm>
                            <a:off x="2175033" y="2894042"/>
                            <a:ext cx="101600" cy="6350"/>
                          </a:xfrm>
                          <a:custGeom>
                            <a:avLst/>
                            <a:gdLst/>
                            <a:ahLst/>
                            <a:cxnLst/>
                            <a:rect l="l" t="t" r="r" b="b"/>
                            <a:pathLst>
                              <a:path w="101600" h="6350">
                                <a:moveTo>
                                  <a:pt x="101155" y="0"/>
                                </a:moveTo>
                                <a:lnTo>
                                  <a:pt x="0" y="0"/>
                                </a:lnTo>
                                <a:lnTo>
                                  <a:pt x="0" y="6252"/>
                                </a:lnTo>
                                <a:lnTo>
                                  <a:pt x="101155" y="6252"/>
                                </a:lnTo>
                                <a:lnTo>
                                  <a:pt x="101155" y="0"/>
                                </a:lnTo>
                                <a:close/>
                              </a:path>
                            </a:pathLst>
                          </a:custGeom>
                          <a:solidFill>
                            <a:srgbClr val="2B5E8A"/>
                          </a:solidFill>
                        </wps:spPr>
                        <wps:bodyPr wrap="square" lIns="0" tIns="0" rIns="0" bIns="0" rtlCol="0">
                          <a:prstTxWarp prst="textNoShape">
                            <a:avLst/>
                          </a:prstTxWarp>
                          <a:noAutofit/>
                        </wps:bodyPr>
                      </wps:wsp>
                      <wps:wsp>
                        <wps:cNvPr id="271" name="Graphic 271"/>
                        <wps:cNvSpPr/>
                        <wps:spPr>
                          <a:xfrm>
                            <a:off x="2175033" y="2894042"/>
                            <a:ext cx="101600" cy="6350"/>
                          </a:xfrm>
                          <a:custGeom>
                            <a:avLst/>
                            <a:gdLst/>
                            <a:ahLst/>
                            <a:cxnLst/>
                            <a:rect l="l" t="t" r="r" b="b"/>
                            <a:pathLst>
                              <a:path w="101600" h="6350">
                                <a:moveTo>
                                  <a:pt x="0" y="6252"/>
                                </a:moveTo>
                                <a:lnTo>
                                  <a:pt x="101155" y="6252"/>
                                </a:lnTo>
                                <a:lnTo>
                                  <a:pt x="101155" y="0"/>
                                </a:lnTo>
                                <a:lnTo>
                                  <a:pt x="0" y="0"/>
                                </a:lnTo>
                                <a:lnTo>
                                  <a:pt x="0" y="6252"/>
                                </a:lnTo>
                                <a:close/>
                              </a:path>
                            </a:pathLst>
                          </a:custGeom>
                          <a:ln w="5801">
                            <a:solidFill>
                              <a:srgbClr val="FFFFFF"/>
                            </a:solidFill>
                            <a:prstDash val="solid"/>
                          </a:ln>
                        </wps:spPr>
                        <wps:bodyPr wrap="square" lIns="0" tIns="0" rIns="0" bIns="0" rtlCol="0">
                          <a:prstTxWarp prst="textNoShape">
                            <a:avLst/>
                          </a:prstTxWarp>
                          <a:noAutofit/>
                        </wps:bodyPr>
                      </wps:wsp>
                      <wps:wsp>
                        <wps:cNvPr id="272" name="Graphic 272"/>
                        <wps:cNvSpPr/>
                        <wps:spPr>
                          <a:xfrm>
                            <a:off x="2276188" y="2894042"/>
                            <a:ext cx="101600" cy="6350"/>
                          </a:xfrm>
                          <a:custGeom>
                            <a:avLst/>
                            <a:gdLst/>
                            <a:ahLst/>
                            <a:cxnLst/>
                            <a:rect l="l" t="t" r="r" b="b"/>
                            <a:pathLst>
                              <a:path w="101600" h="6350">
                                <a:moveTo>
                                  <a:pt x="101155" y="0"/>
                                </a:moveTo>
                                <a:lnTo>
                                  <a:pt x="0" y="0"/>
                                </a:lnTo>
                                <a:lnTo>
                                  <a:pt x="0" y="6252"/>
                                </a:lnTo>
                                <a:lnTo>
                                  <a:pt x="101155" y="6252"/>
                                </a:lnTo>
                                <a:lnTo>
                                  <a:pt x="101155" y="0"/>
                                </a:lnTo>
                                <a:close/>
                              </a:path>
                            </a:pathLst>
                          </a:custGeom>
                          <a:solidFill>
                            <a:srgbClr val="2B5E8A"/>
                          </a:solidFill>
                        </wps:spPr>
                        <wps:bodyPr wrap="square" lIns="0" tIns="0" rIns="0" bIns="0" rtlCol="0">
                          <a:prstTxWarp prst="textNoShape">
                            <a:avLst/>
                          </a:prstTxWarp>
                          <a:noAutofit/>
                        </wps:bodyPr>
                      </wps:wsp>
                      <wps:wsp>
                        <wps:cNvPr id="273" name="Graphic 273"/>
                        <wps:cNvSpPr/>
                        <wps:spPr>
                          <a:xfrm>
                            <a:off x="2276188" y="2894042"/>
                            <a:ext cx="101600" cy="6350"/>
                          </a:xfrm>
                          <a:custGeom>
                            <a:avLst/>
                            <a:gdLst/>
                            <a:ahLst/>
                            <a:cxnLst/>
                            <a:rect l="l" t="t" r="r" b="b"/>
                            <a:pathLst>
                              <a:path w="101600" h="6350">
                                <a:moveTo>
                                  <a:pt x="0" y="6252"/>
                                </a:moveTo>
                                <a:lnTo>
                                  <a:pt x="101155" y="6252"/>
                                </a:lnTo>
                                <a:lnTo>
                                  <a:pt x="101155" y="0"/>
                                </a:lnTo>
                                <a:lnTo>
                                  <a:pt x="0" y="0"/>
                                </a:lnTo>
                                <a:lnTo>
                                  <a:pt x="0" y="6252"/>
                                </a:lnTo>
                                <a:close/>
                              </a:path>
                            </a:pathLst>
                          </a:custGeom>
                          <a:ln w="5801">
                            <a:solidFill>
                              <a:srgbClr val="FFFFFF"/>
                            </a:solidFill>
                            <a:prstDash val="solid"/>
                          </a:ln>
                        </wps:spPr>
                        <wps:bodyPr wrap="square" lIns="0" tIns="0" rIns="0" bIns="0" rtlCol="0">
                          <a:prstTxWarp prst="textNoShape">
                            <a:avLst/>
                          </a:prstTxWarp>
                          <a:noAutofit/>
                        </wps:bodyPr>
                      </wps:wsp>
                      <wps:wsp>
                        <wps:cNvPr id="274" name="Graphic 274"/>
                        <wps:cNvSpPr/>
                        <wps:spPr>
                          <a:xfrm>
                            <a:off x="2377345" y="2893261"/>
                            <a:ext cx="101600" cy="7620"/>
                          </a:xfrm>
                          <a:custGeom>
                            <a:avLst/>
                            <a:gdLst/>
                            <a:ahLst/>
                            <a:cxnLst/>
                            <a:rect l="l" t="t" r="r" b="b"/>
                            <a:pathLst>
                              <a:path w="101600" h="7620">
                                <a:moveTo>
                                  <a:pt x="101155" y="0"/>
                                </a:moveTo>
                                <a:lnTo>
                                  <a:pt x="0" y="0"/>
                                </a:lnTo>
                                <a:lnTo>
                                  <a:pt x="0" y="7034"/>
                                </a:lnTo>
                                <a:lnTo>
                                  <a:pt x="101155" y="7034"/>
                                </a:lnTo>
                                <a:lnTo>
                                  <a:pt x="101155" y="0"/>
                                </a:lnTo>
                                <a:close/>
                              </a:path>
                            </a:pathLst>
                          </a:custGeom>
                          <a:solidFill>
                            <a:srgbClr val="2B5E8A"/>
                          </a:solidFill>
                        </wps:spPr>
                        <wps:bodyPr wrap="square" lIns="0" tIns="0" rIns="0" bIns="0" rtlCol="0">
                          <a:prstTxWarp prst="textNoShape">
                            <a:avLst/>
                          </a:prstTxWarp>
                          <a:noAutofit/>
                        </wps:bodyPr>
                      </wps:wsp>
                      <wps:wsp>
                        <wps:cNvPr id="275" name="Graphic 275"/>
                        <wps:cNvSpPr/>
                        <wps:spPr>
                          <a:xfrm>
                            <a:off x="2377345" y="2893261"/>
                            <a:ext cx="101600" cy="7620"/>
                          </a:xfrm>
                          <a:custGeom>
                            <a:avLst/>
                            <a:gdLst/>
                            <a:ahLst/>
                            <a:cxnLst/>
                            <a:rect l="l" t="t" r="r" b="b"/>
                            <a:pathLst>
                              <a:path w="101600" h="7620">
                                <a:moveTo>
                                  <a:pt x="0" y="7034"/>
                                </a:moveTo>
                                <a:lnTo>
                                  <a:pt x="101155" y="7034"/>
                                </a:lnTo>
                                <a:lnTo>
                                  <a:pt x="101155" y="0"/>
                                </a:lnTo>
                                <a:lnTo>
                                  <a:pt x="0" y="0"/>
                                </a:lnTo>
                                <a:lnTo>
                                  <a:pt x="0" y="7034"/>
                                </a:lnTo>
                                <a:close/>
                              </a:path>
                            </a:pathLst>
                          </a:custGeom>
                          <a:ln w="5801">
                            <a:solidFill>
                              <a:srgbClr val="FFFFFF"/>
                            </a:solidFill>
                            <a:prstDash val="solid"/>
                          </a:ln>
                        </wps:spPr>
                        <wps:bodyPr wrap="square" lIns="0" tIns="0" rIns="0" bIns="0" rtlCol="0">
                          <a:prstTxWarp prst="textNoShape">
                            <a:avLst/>
                          </a:prstTxWarp>
                          <a:noAutofit/>
                        </wps:bodyPr>
                      </wps:wsp>
                      <wps:wsp>
                        <wps:cNvPr id="276" name="Graphic 276"/>
                        <wps:cNvSpPr/>
                        <wps:spPr>
                          <a:xfrm>
                            <a:off x="2478500" y="2893261"/>
                            <a:ext cx="101600" cy="7620"/>
                          </a:xfrm>
                          <a:custGeom>
                            <a:avLst/>
                            <a:gdLst/>
                            <a:ahLst/>
                            <a:cxnLst/>
                            <a:rect l="l" t="t" r="r" b="b"/>
                            <a:pathLst>
                              <a:path w="101600" h="7620">
                                <a:moveTo>
                                  <a:pt x="101155" y="0"/>
                                </a:moveTo>
                                <a:lnTo>
                                  <a:pt x="0" y="0"/>
                                </a:lnTo>
                                <a:lnTo>
                                  <a:pt x="0" y="7034"/>
                                </a:lnTo>
                                <a:lnTo>
                                  <a:pt x="101155" y="7034"/>
                                </a:lnTo>
                                <a:lnTo>
                                  <a:pt x="101155" y="0"/>
                                </a:lnTo>
                                <a:close/>
                              </a:path>
                            </a:pathLst>
                          </a:custGeom>
                          <a:solidFill>
                            <a:srgbClr val="2B5E8A"/>
                          </a:solidFill>
                        </wps:spPr>
                        <wps:bodyPr wrap="square" lIns="0" tIns="0" rIns="0" bIns="0" rtlCol="0">
                          <a:prstTxWarp prst="textNoShape">
                            <a:avLst/>
                          </a:prstTxWarp>
                          <a:noAutofit/>
                        </wps:bodyPr>
                      </wps:wsp>
                      <wps:wsp>
                        <wps:cNvPr id="277" name="Graphic 277"/>
                        <wps:cNvSpPr/>
                        <wps:spPr>
                          <a:xfrm>
                            <a:off x="2478500" y="2893261"/>
                            <a:ext cx="101600" cy="7620"/>
                          </a:xfrm>
                          <a:custGeom>
                            <a:avLst/>
                            <a:gdLst/>
                            <a:ahLst/>
                            <a:cxnLst/>
                            <a:rect l="l" t="t" r="r" b="b"/>
                            <a:pathLst>
                              <a:path w="101600" h="7620">
                                <a:moveTo>
                                  <a:pt x="0" y="7034"/>
                                </a:moveTo>
                                <a:lnTo>
                                  <a:pt x="101155" y="7034"/>
                                </a:lnTo>
                                <a:lnTo>
                                  <a:pt x="101155" y="0"/>
                                </a:lnTo>
                                <a:lnTo>
                                  <a:pt x="0" y="0"/>
                                </a:lnTo>
                                <a:lnTo>
                                  <a:pt x="0" y="7034"/>
                                </a:lnTo>
                                <a:close/>
                              </a:path>
                            </a:pathLst>
                          </a:custGeom>
                          <a:ln w="5801">
                            <a:solidFill>
                              <a:srgbClr val="FFFFFF"/>
                            </a:solidFill>
                            <a:prstDash val="solid"/>
                          </a:ln>
                        </wps:spPr>
                        <wps:bodyPr wrap="square" lIns="0" tIns="0" rIns="0" bIns="0" rtlCol="0">
                          <a:prstTxWarp prst="textNoShape">
                            <a:avLst/>
                          </a:prstTxWarp>
                          <a:noAutofit/>
                        </wps:bodyPr>
                      </wps:wsp>
                      <wps:wsp>
                        <wps:cNvPr id="278" name="Graphic 278"/>
                        <wps:cNvSpPr/>
                        <wps:spPr>
                          <a:xfrm>
                            <a:off x="2579656" y="2895606"/>
                            <a:ext cx="101600" cy="5080"/>
                          </a:xfrm>
                          <a:custGeom>
                            <a:avLst/>
                            <a:gdLst/>
                            <a:ahLst/>
                            <a:cxnLst/>
                            <a:rect l="l" t="t" r="r" b="b"/>
                            <a:pathLst>
                              <a:path w="101600" h="5080">
                                <a:moveTo>
                                  <a:pt x="101155" y="0"/>
                                </a:moveTo>
                                <a:lnTo>
                                  <a:pt x="0" y="0"/>
                                </a:lnTo>
                                <a:lnTo>
                                  <a:pt x="0" y="4689"/>
                                </a:lnTo>
                                <a:lnTo>
                                  <a:pt x="101155" y="4689"/>
                                </a:lnTo>
                                <a:lnTo>
                                  <a:pt x="101155" y="0"/>
                                </a:lnTo>
                                <a:close/>
                              </a:path>
                            </a:pathLst>
                          </a:custGeom>
                          <a:solidFill>
                            <a:srgbClr val="2B5E8A"/>
                          </a:solidFill>
                        </wps:spPr>
                        <wps:bodyPr wrap="square" lIns="0" tIns="0" rIns="0" bIns="0" rtlCol="0">
                          <a:prstTxWarp prst="textNoShape">
                            <a:avLst/>
                          </a:prstTxWarp>
                          <a:noAutofit/>
                        </wps:bodyPr>
                      </wps:wsp>
                      <wps:wsp>
                        <wps:cNvPr id="279" name="Graphic 279"/>
                        <wps:cNvSpPr/>
                        <wps:spPr>
                          <a:xfrm>
                            <a:off x="2579656" y="2895606"/>
                            <a:ext cx="101600" cy="5080"/>
                          </a:xfrm>
                          <a:custGeom>
                            <a:avLst/>
                            <a:gdLst/>
                            <a:ahLst/>
                            <a:cxnLst/>
                            <a:rect l="l" t="t" r="r" b="b"/>
                            <a:pathLst>
                              <a:path w="101600" h="5080">
                                <a:moveTo>
                                  <a:pt x="0" y="4689"/>
                                </a:moveTo>
                                <a:lnTo>
                                  <a:pt x="101155" y="4689"/>
                                </a:lnTo>
                                <a:lnTo>
                                  <a:pt x="101155" y="0"/>
                                </a:lnTo>
                                <a:lnTo>
                                  <a:pt x="0" y="0"/>
                                </a:lnTo>
                                <a:lnTo>
                                  <a:pt x="0" y="4689"/>
                                </a:lnTo>
                                <a:close/>
                              </a:path>
                            </a:pathLst>
                          </a:custGeom>
                          <a:ln w="5801">
                            <a:solidFill>
                              <a:srgbClr val="FFFFFF"/>
                            </a:solidFill>
                            <a:prstDash val="solid"/>
                          </a:ln>
                        </wps:spPr>
                        <wps:bodyPr wrap="square" lIns="0" tIns="0" rIns="0" bIns="0" rtlCol="0">
                          <a:prstTxWarp prst="textNoShape">
                            <a:avLst/>
                          </a:prstTxWarp>
                          <a:noAutofit/>
                        </wps:bodyPr>
                      </wps:wsp>
                      <wps:wsp>
                        <wps:cNvPr id="280" name="Graphic 280"/>
                        <wps:cNvSpPr/>
                        <wps:spPr>
                          <a:xfrm>
                            <a:off x="2680812" y="2897169"/>
                            <a:ext cx="101600" cy="3175"/>
                          </a:xfrm>
                          <a:custGeom>
                            <a:avLst/>
                            <a:gdLst/>
                            <a:ahLst/>
                            <a:cxnLst/>
                            <a:rect l="l" t="t" r="r" b="b"/>
                            <a:pathLst>
                              <a:path w="101600" h="3175">
                                <a:moveTo>
                                  <a:pt x="101155" y="0"/>
                                </a:moveTo>
                                <a:lnTo>
                                  <a:pt x="0" y="0"/>
                                </a:lnTo>
                                <a:lnTo>
                                  <a:pt x="0" y="3126"/>
                                </a:lnTo>
                                <a:lnTo>
                                  <a:pt x="101155" y="3126"/>
                                </a:lnTo>
                                <a:lnTo>
                                  <a:pt x="101155" y="0"/>
                                </a:lnTo>
                                <a:close/>
                              </a:path>
                            </a:pathLst>
                          </a:custGeom>
                          <a:solidFill>
                            <a:srgbClr val="2B5E8A"/>
                          </a:solidFill>
                        </wps:spPr>
                        <wps:bodyPr wrap="square" lIns="0" tIns="0" rIns="0" bIns="0" rtlCol="0">
                          <a:prstTxWarp prst="textNoShape">
                            <a:avLst/>
                          </a:prstTxWarp>
                          <a:noAutofit/>
                        </wps:bodyPr>
                      </wps:wsp>
                      <wps:wsp>
                        <wps:cNvPr id="281" name="Graphic 281"/>
                        <wps:cNvSpPr/>
                        <wps:spPr>
                          <a:xfrm>
                            <a:off x="2680812" y="2897169"/>
                            <a:ext cx="101600" cy="3175"/>
                          </a:xfrm>
                          <a:custGeom>
                            <a:avLst/>
                            <a:gdLst/>
                            <a:ahLst/>
                            <a:cxnLst/>
                            <a:rect l="l" t="t" r="r" b="b"/>
                            <a:pathLst>
                              <a:path w="101600" h="3175">
                                <a:moveTo>
                                  <a:pt x="0" y="3126"/>
                                </a:moveTo>
                                <a:lnTo>
                                  <a:pt x="101155" y="3126"/>
                                </a:lnTo>
                                <a:lnTo>
                                  <a:pt x="101155" y="0"/>
                                </a:lnTo>
                                <a:lnTo>
                                  <a:pt x="0" y="0"/>
                                </a:lnTo>
                                <a:lnTo>
                                  <a:pt x="0" y="3126"/>
                                </a:lnTo>
                                <a:close/>
                              </a:path>
                            </a:pathLst>
                          </a:custGeom>
                          <a:ln w="5801">
                            <a:solidFill>
                              <a:srgbClr val="FFFFFF"/>
                            </a:solidFill>
                            <a:prstDash val="solid"/>
                          </a:ln>
                        </wps:spPr>
                        <wps:bodyPr wrap="square" lIns="0" tIns="0" rIns="0" bIns="0" rtlCol="0">
                          <a:prstTxWarp prst="textNoShape">
                            <a:avLst/>
                          </a:prstTxWarp>
                          <a:noAutofit/>
                        </wps:bodyPr>
                      </wps:wsp>
                      <wps:wsp>
                        <wps:cNvPr id="282" name="Graphic 282"/>
                        <wps:cNvSpPr/>
                        <wps:spPr>
                          <a:xfrm>
                            <a:off x="2781968" y="2897950"/>
                            <a:ext cx="101600" cy="2540"/>
                          </a:xfrm>
                          <a:custGeom>
                            <a:avLst/>
                            <a:gdLst/>
                            <a:ahLst/>
                            <a:cxnLst/>
                            <a:rect l="l" t="t" r="r" b="b"/>
                            <a:pathLst>
                              <a:path w="101600" h="2540">
                                <a:moveTo>
                                  <a:pt x="101155" y="0"/>
                                </a:moveTo>
                                <a:lnTo>
                                  <a:pt x="0" y="0"/>
                                </a:lnTo>
                                <a:lnTo>
                                  <a:pt x="0" y="2344"/>
                                </a:lnTo>
                                <a:lnTo>
                                  <a:pt x="101155" y="2344"/>
                                </a:lnTo>
                                <a:lnTo>
                                  <a:pt x="101155" y="0"/>
                                </a:lnTo>
                                <a:close/>
                              </a:path>
                            </a:pathLst>
                          </a:custGeom>
                          <a:solidFill>
                            <a:srgbClr val="2B5E8A"/>
                          </a:solidFill>
                        </wps:spPr>
                        <wps:bodyPr wrap="square" lIns="0" tIns="0" rIns="0" bIns="0" rtlCol="0">
                          <a:prstTxWarp prst="textNoShape">
                            <a:avLst/>
                          </a:prstTxWarp>
                          <a:noAutofit/>
                        </wps:bodyPr>
                      </wps:wsp>
                      <wps:wsp>
                        <wps:cNvPr id="283" name="Graphic 283"/>
                        <wps:cNvSpPr/>
                        <wps:spPr>
                          <a:xfrm>
                            <a:off x="2781968" y="2897950"/>
                            <a:ext cx="101600" cy="2540"/>
                          </a:xfrm>
                          <a:custGeom>
                            <a:avLst/>
                            <a:gdLst/>
                            <a:ahLst/>
                            <a:cxnLst/>
                            <a:rect l="l" t="t" r="r" b="b"/>
                            <a:pathLst>
                              <a:path w="101600" h="2540">
                                <a:moveTo>
                                  <a:pt x="0" y="2344"/>
                                </a:moveTo>
                                <a:lnTo>
                                  <a:pt x="101155" y="2344"/>
                                </a:lnTo>
                                <a:lnTo>
                                  <a:pt x="101155" y="0"/>
                                </a:lnTo>
                                <a:lnTo>
                                  <a:pt x="0" y="0"/>
                                </a:lnTo>
                                <a:lnTo>
                                  <a:pt x="0" y="2344"/>
                                </a:lnTo>
                                <a:close/>
                              </a:path>
                            </a:pathLst>
                          </a:custGeom>
                          <a:ln w="5801">
                            <a:solidFill>
                              <a:srgbClr val="FFFFFF"/>
                            </a:solidFill>
                            <a:prstDash val="solid"/>
                          </a:ln>
                        </wps:spPr>
                        <wps:bodyPr wrap="square" lIns="0" tIns="0" rIns="0" bIns="0" rtlCol="0">
                          <a:prstTxWarp prst="textNoShape">
                            <a:avLst/>
                          </a:prstTxWarp>
                          <a:noAutofit/>
                        </wps:bodyPr>
                      </wps:wsp>
                      <wps:wsp>
                        <wps:cNvPr id="284" name="Graphic 284"/>
                        <wps:cNvSpPr/>
                        <wps:spPr>
                          <a:xfrm>
                            <a:off x="2883124" y="2895606"/>
                            <a:ext cx="101600" cy="5080"/>
                          </a:xfrm>
                          <a:custGeom>
                            <a:avLst/>
                            <a:gdLst/>
                            <a:ahLst/>
                            <a:cxnLst/>
                            <a:rect l="l" t="t" r="r" b="b"/>
                            <a:pathLst>
                              <a:path w="101600" h="5080">
                                <a:moveTo>
                                  <a:pt x="101155" y="0"/>
                                </a:moveTo>
                                <a:lnTo>
                                  <a:pt x="0" y="0"/>
                                </a:lnTo>
                                <a:lnTo>
                                  <a:pt x="0" y="4689"/>
                                </a:lnTo>
                                <a:lnTo>
                                  <a:pt x="101155" y="4689"/>
                                </a:lnTo>
                                <a:lnTo>
                                  <a:pt x="101155" y="0"/>
                                </a:lnTo>
                                <a:close/>
                              </a:path>
                            </a:pathLst>
                          </a:custGeom>
                          <a:solidFill>
                            <a:srgbClr val="2B5E8A"/>
                          </a:solidFill>
                        </wps:spPr>
                        <wps:bodyPr wrap="square" lIns="0" tIns="0" rIns="0" bIns="0" rtlCol="0">
                          <a:prstTxWarp prst="textNoShape">
                            <a:avLst/>
                          </a:prstTxWarp>
                          <a:noAutofit/>
                        </wps:bodyPr>
                      </wps:wsp>
                      <wps:wsp>
                        <wps:cNvPr id="285" name="Graphic 285"/>
                        <wps:cNvSpPr/>
                        <wps:spPr>
                          <a:xfrm>
                            <a:off x="2883124" y="2895606"/>
                            <a:ext cx="101600" cy="5080"/>
                          </a:xfrm>
                          <a:custGeom>
                            <a:avLst/>
                            <a:gdLst/>
                            <a:ahLst/>
                            <a:cxnLst/>
                            <a:rect l="l" t="t" r="r" b="b"/>
                            <a:pathLst>
                              <a:path w="101600" h="5080">
                                <a:moveTo>
                                  <a:pt x="0" y="4689"/>
                                </a:moveTo>
                                <a:lnTo>
                                  <a:pt x="101155" y="4689"/>
                                </a:lnTo>
                                <a:lnTo>
                                  <a:pt x="101155" y="0"/>
                                </a:lnTo>
                                <a:lnTo>
                                  <a:pt x="0" y="0"/>
                                </a:lnTo>
                                <a:lnTo>
                                  <a:pt x="0" y="4689"/>
                                </a:lnTo>
                                <a:close/>
                              </a:path>
                            </a:pathLst>
                          </a:custGeom>
                          <a:ln w="5801">
                            <a:solidFill>
                              <a:srgbClr val="FFFFFF"/>
                            </a:solidFill>
                            <a:prstDash val="solid"/>
                          </a:ln>
                        </wps:spPr>
                        <wps:bodyPr wrap="square" lIns="0" tIns="0" rIns="0" bIns="0" rtlCol="0">
                          <a:prstTxWarp prst="textNoShape">
                            <a:avLst/>
                          </a:prstTxWarp>
                          <a:noAutofit/>
                        </wps:bodyPr>
                      </wps:wsp>
                      <wps:wsp>
                        <wps:cNvPr id="286" name="Graphic 286"/>
                        <wps:cNvSpPr/>
                        <wps:spPr>
                          <a:xfrm>
                            <a:off x="2984280" y="2897950"/>
                            <a:ext cx="101600" cy="2540"/>
                          </a:xfrm>
                          <a:custGeom>
                            <a:avLst/>
                            <a:gdLst/>
                            <a:ahLst/>
                            <a:cxnLst/>
                            <a:rect l="l" t="t" r="r" b="b"/>
                            <a:pathLst>
                              <a:path w="101600" h="2540">
                                <a:moveTo>
                                  <a:pt x="101155" y="0"/>
                                </a:moveTo>
                                <a:lnTo>
                                  <a:pt x="0" y="0"/>
                                </a:lnTo>
                                <a:lnTo>
                                  <a:pt x="0" y="2344"/>
                                </a:lnTo>
                                <a:lnTo>
                                  <a:pt x="101155" y="2344"/>
                                </a:lnTo>
                                <a:lnTo>
                                  <a:pt x="101155" y="0"/>
                                </a:lnTo>
                                <a:close/>
                              </a:path>
                            </a:pathLst>
                          </a:custGeom>
                          <a:solidFill>
                            <a:srgbClr val="2B5E8A"/>
                          </a:solidFill>
                        </wps:spPr>
                        <wps:bodyPr wrap="square" lIns="0" tIns="0" rIns="0" bIns="0" rtlCol="0">
                          <a:prstTxWarp prst="textNoShape">
                            <a:avLst/>
                          </a:prstTxWarp>
                          <a:noAutofit/>
                        </wps:bodyPr>
                      </wps:wsp>
                      <wps:wsp>
                        <wps:cNvPr id="287" name="Graphic 287"/>
                        <wps:cNvSpPr/>
                        <wps:spPr>
                          <a:xfrm>
                            <a:off x="2984280" y="2897950"/>
                            <a:ext cx="101600" cy="2540"/>
                          </a:xfrm>
                          <a:custGeom>
                            <a:avLst/>
                            <a:gdLst/>
                            <a:ahLst/>
                            <a:cxnLst/>
                            <a:rect l="l" t="t" r="r" b="b"/>
                            <a:pathLst>
                              <a:path w="101600" h="2540">
                                <a:moveTo>
                                  <a:pt x="0" y="2344"/>
                                </a:moveTo>
                                <a:lnTo>
                                  <a:pt x="101155" y="2344"/>
                                </a:lnTo>
                                <a:lnTo>
                                  <a:pt x="101155" y="0"/>
                                </a:lnTo>
                                <a:lnTo>
                                  <a:pt x="0" y="0"/>
                                </a:lnTo>
                                <a:lnTo>
                                  <a:pt x="0" y="2344"/>
                                </a:lnTo>
                                <a:close/>
                              </a:path>
                            </a:pathLst>
                          </a:custGeom>
                          <a:ln w="5801">
                            <a:solidFill>
                              <a:srgbClr val="FFFFFF"/>
                            </a:solidFill>
                            <a:prstDash val="solid"/>
                          </a:ln>
                        </wps:spPr>
                        <wps:bodyPr wrap="square" lIns="0" tIns="0" rIns="0" bIns="0" rtlCol="0">
                          <a:prstTxWarp prst="textNoShape">
                            <a:avLst/>
                          </a:prstTxWarp>
                          <a:noAutofit/>
                        </wps:bodyPr>
                      </wps:wsp>
                      <wps:wsp>
                        <wps:cNvPr id="288" name="Graphic 288"/>
                        <wps:cNvSpPr/>
                        <wps:spPr>
                          <a:xfrm>
                            <a:off x="3085436" y="2894824"/>
                            <a:ext cx="101600" cy="5715"/>
                          </a:xfrm>
                          <a:custGeom>
                            <a:avLst/>
                            <a:gdLst/>
                            <a:ahLst/>
                            <a:cxnLst/>
                            <a:rect l="l" t="t" r="r" b="b"/>
                            <a:pathLst>
                              <a:path w="101600" h="5715">
                                <a:moveTo>
                                  <a:pt x="101155" y="0"/>
                                </a:moveTo>
                                <a:lnTo>
                                  <a:pt x="0" y="0"/>
                                </a:lnTo>
                                <a:lnTo>
                                  <a:pt x="0" y="5471"/>
                                </a:lnTo>
                                <a:lnTo>
                                  <a:pt x="101155" y="5471"/>
                                </a:lnTo>
                                <a:lnTo>
                                  <a:pt x="101155" y="0"/>
                                </a:lnTo>
                                <a:close/>
                              </a:path>
                            </a:pathLst>
                          </a:custGeom>
                          <a:solidFill>
                            <a:srgbClr val="2B5E8A"/>
                          </a:solidFill>
                        </wps:spPr>
                        <wps:bodyPr wrap="square" lIns="0" tIns="0" rIns="0" bIns="0" rtlCol="0">
                          <a:prstTxWarp prst="textNoShape">
                            <a:avLst/>
                          </a:prstTxWarp>
                          <a:noAutofit/>
                        </wps:bodyPr>
                      </wps:wsp>
                      <wps:wsp>
                        <wps:cNvPr id="289" name="Graphic 289"/>
                        <wps:cNvSpPr/>
                        <wps:spPr>
                          <a:xfrm>
                            <a:off x="3085436" y="2894824"/>
                            <a:ext cx="101600" cy="5715"/>
                          </a:xfrm>
                          <a:custGeom>
                            <a:avLst/>
                            <a:gdLst/>
                            <a:ahLst/>
                            <a:cxnLst/>
                            <a:rect l="l" t="t" r="r" b="b"/>
                            <a:pathLst>
                              <a:path w="101600" h="5715">
                                <a:moveTo>
                                  <a:pt x="0" y="5471"/>
                                </a:moveTo>
                                <a:lnTo>
                                  <a:pt x="101155" y="5471"/>
                                </a:lnTo>
                                <a:lnTo>
                                  <a:pt x="101155" y="0"/>
                                </a:lnTo>
                                <a:lnTo>
                                  <a:pt x="0" y="0"/>
                                </a:lnTo>
                                <a:lnTo>
                                  <a:pt x="0" y="5471"/>
                                </a:lnTo>
                                <a:close/>
                              </a:path>
                            </a:pathLst>
                          </a:custGeom>
                          <a:ln w="5801">
                            <a:solidFill>
                              <a:srgbClr val="FFFFFF"/>
                            </a:solidFill>
                            <a:prstDash val="solid"/>
                          </a:ln>
                        </wps:spPr>
                        <wps:bodyPr wrap="square" lIns="0" tIns="0" rIns="0" bIns="0" rtlCol="0">
                          <a:prstTxWarp prst="textNoShape">
                            <a:avLst/>
                          </a:prstTxWarp>
                          <a:noAutofit/>
                        </wps:bodyPr>
                      </wps:wsp>
                      <wps:wsp>
                        <wps:cNvPr id="290" name="Graphic 290"/>
                        <wps:cNvSpPr/>
                        <wps:spPr>
                          <a:xfrm>
                            <a:off x="3186592" y="2899513"/>
                            <a:ext cx="101600" cy="1270"/>
                          </a:xfrm>
                          <a:custGeom>
                            <a:avLst/>
                            <a:gdLst/>
                            <a:ahLst/>
                            <a:cxnLst/>
                            <a:rect l="l" t="t" r="r" b="b"/>
                            <a:pathLst>
                              <a:path w="101600" h="1270">
                                <a:moveTo>
                                  <a:pt x="101155" y="0"/>
                                </a:moveTo>
                                <a:lnTo>
                                  <a:pt x="0" y="0"/>
                                </a:lnTo>
                                <a:lnTo>
                                  <a:pt x="0" y="781"/>
                                </a:lnTo>
                                <a:lnTo>
                                  <a:pt x="101155" y="781"/>
                                </a:lnTo>
                                <a:lnTo>
                                  <a:pt x="101155" y="0"/>
                                </a:lnTo>
                                <a:close/>
                              </a:path>
                            </a:pathLst>
                          </a:custGeom>
                          <a:solidFill>
                            <a:srgbClr val="2B5E8A"/>
                          </a:solidFill>
                        </wps:spPr>
                        <wps:bodyPr wrap="square" lIns="0" tIns="0" rIns="0" bIns="0" rtlCol="0">
                          <a:prstTxWarp prst="textNoShape">
                            <a:avLst/>
                          </a:prstTxWarp>
                          <a:noAutofit/>
                        </wps:bodyPr>
                      </wps:wsp>
                      <wps:wsp>
                        <wps:cNvPr id="291" name="Graphic 291"/>
                        <wps:cNvSpPr/>
                        <wps:spPr>
                          <a:xfrm>
                            <a:off x="3186592" y="2899513"/>
                            <a:ext cx="101600" cy="1270"/>
                          </a:xfrm>
                          <a:custGeom>
                            <a:avLst/>
                            <a:gdLst/>
                            <a:ahLst/>
                            <a:cxnLst/>
                            <a:rect l="l" t="t" r="r" b="b"/>
                            <a:pathLst>
                              <a:path w="101600" h="1270">
                                <a:moveTo>
                                  <a:pt x="0" y="781"/>
                                </a:moveTo>
                                <a:lnTo>
                                  <a:pt x="101155" y="781"/>
                                </a:lnTo>
                                <a:lnTo>
                                  <a:pt x="101155" y="0"/>
                                </a:lnTo>
                                <a:lnTo>
                                  <a:pt x="0" y="0"/>
                                </a:lnTo>
                                <a:lnTo>
                                  <a:pt x="0" y="781"/>
                                </a:lnTo>
                                <a:close/>
                              </a:path>
                            </a:pathLst>
                          </a:custGeom>
                          <a:ln w="5801">
                            <a:solidFill>
                              <a:srgbClr val="FFFFFF"/>
                            </a:solidFill>
                            <a:prstDash val="solid"/>
                          </a:ln>
                        </wps:spPr>
                        <wps:bodyPr wrap="square" lIns="0" tIns="0" rIns="0" bIns="0" rtlCol="0">
                          <a:prstTxWarp prst="textNoShape">
                            <a:avLst/>
                          </a:prstTxWarp>
                          <a:noAutofit/>
                        </wps:bodyPr>
                      </wps:wsp>
                      <wps:wsp>
                        <wps:cNvPr id="292" name="Graphic 292"/>
                        <wps:cNvSpPr/>
                        <wps:spPr>
                          <a:xfrm>
                            <a:off x="3287748" y="2897950"/>
                            <a:ext cx="101600" cy="2540"/>
                          </a:xfrm>
                          <a:custGeom>
                            <a:avLst/>
                            <a:gdLst/>
                            <a:ahLst/>
                            <a:cxnLst/>
                            <a:rect l="l" t="t" r="r" b="b"/>
                            <a:pathLst>
                              <a:path w="101600" h="2540">
                                <a:moveTo>
                                  <a:pt x="101155" y="0"/>
                                </a:moveTo>
                                <a:lnTo>
                                  <a:pt x="0" y="0"/>
                                </a:lnTo>
                                <a:lnTo>
                                  <a:pt x="0" y="2344"/>
                                </a:lnTo>
                                <a:lnTo>
                                  <a:pt x="101155" y="2344"/>
                                </a:lnTo>
                                <a:lnTo>
                                  <a:pt x="101155" y="0"/>
                                </a:lnTo>
                                <a:close/>
                              </a:path>
                            </a:pathLst>
                          </a:custGeom>
                          <a:solidFill>
                            <a:srgbClr val="2B5E8A"/>
                          </a:solidFill>
                        </wps:spPr>
                        <wps:bodyPr wrap="square" lIns="0" tIns="0" rIns="0" bIns="0" rtlCol="0">
                          <a:prstTxWarp prst="textNoShape">
                            <a:avLst/>
                          </a:prstTxWarp>
                          <a:noAutofit/>
                        </wps:bodyPr>
                      </wps:wsp>
                      <wps:wsp>
                        <wps:cNvPr id="293" name="Graphic 293"/>
                        <wps:cNvSpPr/>
                        <wps:spPr>
                          <a:xfrm>
                            <a:off x="3287748" y="2897950"/>
                            <a:ext cx="101600" cy="2540"/>
                          </a:xfrm>
                          <a:custGeom>
                            <a:avLst/>
                            <a:gdLst/>
                            <a:ahLst/>
                            <a:cxnLst/>
                            <a:rect l="l" t="t" r="r" b="b"/>
                            <a:pathLst>
                              <a:path w="101600" h="2540">
                                <a:moveTo>
                                  <a:pt x="0" y="2344"/>
                                </a:moveTo>
                                <a:lnTo>
                                  <a:pt x="101155" y="2344"/>
                                </a:lnTo>
                                <a:lnTo>
                                  <a:pt x="101155" y="0"/>
                                </a:lnTo>
                                <a:lnTo>
                                  <a:pt x="0" y="0"/>
                                </a:lnTo>
                                <a:lnTo>
                                  <a:pt x="0" y="2344"/>
                                </a:lnTo>
                                <a:close/>
                              </a:path>
                            </a:pathLst>
                          </a:custGeom>
                          <a:ln w="5801">
                            <a:solidFill>
                              <a:srgbClr val="FFFFFF"/>
                            </a:solidFill>
                            <a:prstDash val="solid"/>
                          </a:ln>
                        </wps:spPr>
                        <wps:bodyPr wrap="square" lIns="0" tIns="0" rIns="0" bIns="0" rtlCol="0">
                          <a:prstTxWarp prst="textNoShape">
                            <a:avLst/>
                          </a:prstTxWarp>
                          <a:noAutofit/>
                        </wps:bodyPr>
                      </wps:wsp>
                      <wps:wsp>
                        <wps:cNvPr id="294" name="Graphic 294"/>
                        <wps:cNvSpPr/>
                        <wps:spPr>
                          <a:xfrm>
                            <a:off x="3388903" y="2897950"/>
                            <a:ext cx="101600" cy="2540"/>
                          </a:xfrm>
                          <a:custGeom>
                            <a:avLst/>
                            <a:gdLst/>
                            <a:ahLst/>
                            <a:cxnLst/>
                            <a:rect l="l" t="t" r="r" b="b"/>
                            <a:pathLst>
                              <a:path w="101600" h="2540">
                                <a:moveTo>
                                  <a:pt x="101155" y="0"/>
                                </a:moveTo>
                                <a:lnTo>
                                  <a:pt x="0" y="0"/>
                                </a:lnTo>
                                <a:lnTo>
                                  <a:pt x="0" y="2344"/>
                                </a:lnTo>
                                <a:lnTo>
                                  <a:pt x="101155" y="2344"/>
                                </a:lnTo>
                                <a:lnTo>
                                  <a:pt x="101155" y="0"/>
                                </a:lnTo>
                                <a:close/>
                              </a:path>
                            </a:pathLst>
                          </a:custGeom>
                          <a:solidFill>
                            <a:srgbClr val="2B5E8A"/>
                          </a:solidFill>
                        </wps:spPr>
                        <wps:bodyPr wrap="square" lIns="0" tIns="0" rIns="0" bIns="0" rtlCol="0">
                          <a:prstTxWarp prst="textNoShape">
                            <a:avLst/>
                          </a:prstTxWarp>
                          <a:noAutofit/>
                        </wps:bodyPr>
                      </wps:wsp>
                      <wps:wsp>
                        <wps:cNvPr id="295" name="Graphic 295"/>
                        <wps:cNvSpPr/>
                        <wps:spPr>
                          <a:xfrm>
                            <a:off x="3388903" y="2897950"/>
                            <a:ext cx="101600" cy="2540"/>
                          </a:xfrm>
                          <a:custGeom>
                            <a:avLst/>
                            <a:gdLst/>
                            <a:ahLst/>
                            <a:cxnLst/>
                            <a:rect l="l" t="t" r="r" b="b"/>
                            <a:pathLst>
                              <a:path w="101600" h="2540">
                                <a:moveTo>
                                  <a:pt x="0" y="2344"/>
                                </a:moveTo>
                                <a:lnTo>
                                  <a:pt x="101155" y="2344"/>
                                </a:lnTo>
                                <a:lnTo>
                                  <a:pt x="101155" y="0"/>
                                </a:lnTo>
                                <a:lnTo>
                                  <a:pt x="0" y="0"/>
                                </a:lnTo>
                                <a:lnTo>
                                  <a:pt x="0" y="2344"/>
                                </a:lnTo>
                                <a:close/>
                              </a:path>
                            </a:pathLst>
                          </a:custGeom>
                          <a:ln w="5801">
                            <a:solidFill>
                              <a:srgbClr val="FFFFFF"/>
                            </a:solidFill>
                            <a:prstDash val="solid"/>
                          </a:ln>
                        </wps:spPr>
                        <wps:bodyPr wrap="square" lIns="0" tIns="0" rIns="0" bIns="0" rtlCol="0">
                          <a:prstTxWarp prst="textNoShape">
                            <a:avLst/>
                          </a:prstTxWarp>
                          <a:noAutofit/>
                        </wps:bodyPr>
                      </wps:wsp>
                      <wps:wsp>
                        <wps:cNvPr id="296" name="Graphic 296"/>
                        <wps:cNvSpPr/>
                        <wps:spPr>
                          <a:xfrm>
                            <a:off x="3490059" y="2898732"/>
                            <a:ext cx="101600" cy="1905"/>
                          </a:xfrm>
                          <a:custGeom>
                            <a:avLst/>
                            <a:gdLst/>
                            <a:ahLst/>
                            <a:cxnLst/>
                            <a:rect l="l" t="t" r="r" b="b"/>
                            <a:pathLst>
                              <a:path w="101600" h="1905">
                                <a:moveTo>
                                  <a:pt x="101155" y="0"/>
                                </a:moveTo>
                                <a:lnTo>
                                  <a:pt x="0" y="0"/>
                                </a:lnTo>
                                <a:lnTo>
                                  <a:pt x="0" y="1563"/>
                                </a:lnTo>
                                <a:lnTo>
                                  <a:pt x="101155" y="1563"/>
                                </a:lnTo>
                                <a:lnTo>
                                  <a:pt x="101155" y="0"/>
                                </a:lnTo>
                                <a:close/>
                              </a:path>
                            </a:pathLst>
                          </a:custGeom>
                          <a:solidFill>
                            <a:srgbClr val="2B5E8A"/>
                          </a:solidFill>
                        </wps:spPr>
                        <wps:bodyPr wrap="square" lIns="0" tIns="0" rIns="0" bIns="0" rtlCol="0">
                          <a:prstTxWarp prst="textNoShape">
                            <a:avLst/>
                          </a:prstTxWarp>
                          <a:noAutofit/>
                        </wps:bodyPr>
                      </wps:wsp>
                      <wps:wsp>
                        <wps:cNvPr id="297" name="Graphic 297"/>
                        <wps:cNvSpPr/>
                        <wps:spPr>
                          <a:xfrm>
                            <a:off x="3490059" y="2898732"/>
                            <a:ext cx="101600" cy="1905"/>
                          </a:xfrm>
                          <a:custGeom>
                            <a:avLst/>
                            <a:gdLst/>
                            <a:ahLst/>
                            <a:cxnLst/>
                            <a:rect l="l" t="t" r="r" b="b"/>
                            <a:pathLst>
                              <a:path w="101600" h="1905">
                                <a:moveTo>
                                  <a:pt x="0" y="1563"/>
                                </a:moveTo>
                                <a:lnTo>
                                  <a:pt x="101155" y="1563"/>
                                </a:lnTo>
                                <a:lnTo>
                                  <a:pt x="101155" y="0"/>
                                </a:lnTo>
                                <a:lnTo>
                                  <a:pt x="0" y="0"/>
                                </a:lnTo>
                                <a:lnTo>
                                  <a:pt x="0" y="1563"/>
                                </a:lnTo>
                                <a:close/>
                              </a:path>
                            </a:pathLst>
                          </a:custGeom>
                          <a:ln w="5801">
                            <a:solidFill>
                              <a:srgbClr val="FFFFFF"/>
                            </a:solidFill>
                            <a:prstDash val="solid"/>
                          </a:ln>
                        </wps:spPr>
                        <wps:bodyPr wrap="square" lIns="0" tIns="0" rIns="0" bIns="0" rtlCol="0">
                          <a:prstTxWarp prst="textNoShape">
                            <a:avLst/>
                          </a:prstTxWarp>
                          <a:noAutofit/>
                        </wps:bodyPr>
                      </wps:wsp>
                      <wps:wsp>
                        <wps:cNvPr id="298" name="Graphic 298"/>
                        <wps:cNvSpPr/>
                        <wps:spPr>
                          <a:xfrm>
                            <a:off x="3591215" y="2895606"/>
                            <a:ext cx="101600" cy="5080"/>
                          </a:xfrm>
                          <a:custGeom>
                            <a:avLst/>
                            <a:gdLst/>
                            <a:ahLst/>
                            <a:cxnLst/>
                            <a:rect l="l" t="t" r="r" b="b"/>
                            <a:pathLst>
                              <a:path w="101600" h="5080">
                                <a:moveTo>
                                  <a:pt x="101155" y="0"/>
                                </a:moveTo>
                                <a:lnTo>
                                  <a:pt x="0" y="0"/>
                                </a:lnTo>
                                <a:lnTo>
                                  <a:pt x="0" y="4689"/>
                                </a:lnTo>
                                <a:lnTo>
                                  <a:pt x="101155" y="4689"/>
                                </a:lnTo>
                                <a:lnTo>
                                  <a:pt x="101155" y="0"/>
                                </a:lnTo>
                                <a:close/>
                              </a:path>
                            </a:pathLst>
                          </a:custGeom>
                          <a:solidFill>
                            <a:srgbClr val="2B5E8A"/>
                          </a:solidFill>
                        </wps:spPr>
                        <wps:bodyPr wrap="square" lIns="0" tIns="0" rIns="0" bIns="0" rtlCol="0">
                          <a:prstTxWarp prst="textNoShape">
                            <a:avLst/>
                          </a:prstTxWarp>
                          <a:noAutofit/>
                        </wps:bodyPr>
                      </wps:wsp>
                      <wps:wsp>
                        <wps:cNvPr id="299" name="Graphic 299"/>
                        <wps:cNvSpPr/>
                        <wps:spPr>
                          <a:xfrm>
                            <a:off x="3591215" y="2895606"/>
                            <a:ext cx="101600" cy="5080"/>
                          </a:xfrm>
                          <a:custGeom>
                            <a:avLst/>
                            <a:gdLst/>
                            <a:ahLst/>
                            <a:cxnLst/>
                            <a:rect l="l" t="t" r="r" b="b"/>
                            <a:pathLst>
                              <a:path w="101600" h="5080">
                                <a:moveTo>
                                  <a:pt x="0" y="4689"/>
                                </a:moveTo>
                                <a:lnTo>
                                  <a:pt x="101155" y="4689"/>
                                </a:lnTo>
                                <a:lnTo>
                                  <a:pt x="101155" y="0"/>
                                </a:lnTo>
                                <a:lnTo>
                                  <a:pt x="0" y="0"/>
                                </a:lnTo>
                                <a:lnTo>
                                  <a:pt x="0" y="4689"/>
                                </a:lnTo>
                                <a:close/>
                              </a:path>
                            </a:pathLst>
                          </a:custGeom>
                          <a:ln w="5801">
                            <a:solidFill>
                              <a:srgbClr val="FFFFFF"/>
                            </a:solidFill>
                            <a:prstDash val="solid"/>
                          </a:ln>
                        </wps:spPr>
                        <wps:bodyPr wrap="square" lIns="0" tIns="0" rIns="0" bIns="0" rtlCol="0">
                          <a:prstTxWarp prst="textNoShape">
                            <a:avLst/>
                          </a:prstTxWarp>
                          <a:noAutofit/>
                        </wps:bodyPr>
                      </wps:wsp>
                      <wps:wsp>
                        <wps:cNvPr id="300" name="Graphic 300"/>
                        <wps:cNvSpPr/>
                        <wps:spPr>
                          <a:xfrm>
                            <a:off x="3692371" y="2899513"/>
                            <a:ext cx="101600" cy="1270"/>
                          </a:xfrm>
                          <a:custGeom>
                            <a:avLst/>
                            <a:gdLst/>
                            <a:ahLst/>
                            <a:cxnLst/>
                            <a:rect l="l" t="t" r="r" b="b"/>
                            <a:pathLst>
                              <a:path w="101600" h="1270">
                                <a:moveTo>
                                  <a:pt x="101155" y="0"/>
                                </a:moveTo>
                                <a:lnTo>
                                  <a:pt x="0" y="0"/>
                                </a:lnTo>
                                <a:lnTo>
                                  <a:pt x="0" y="781"/>
                                </a:lnTo>
                                <a:lnTo>
                                  <a:pt x="101155" y="781"/>
                                </a:lnTo>
                                <a:lnTo>
                                  <a:pt x="101155" y="0"/>
                                </a:lnTo>
                                <a:close/>
                              </a:path>
                            </a:pathLst>
                          </a:custGeom>
                          <a:solidFill>
                            <a:srgbClr val="2B5E8A"/>
                          </a:solidFill>
                        </wps:spPr>
                        <wps:bodyPr wrap="square" lIns="0" tIns="0" rIns="0" bIns="0" rtlCol="0">
                          <a:prstTxWarp prst="textNoShape">
                            <a:avLst/>
                          </a:prstTxWarp>
                          <a:noAutofit/>
                        </wps:bodyPr>
                      </wps:wsp>
                      <wps:wsp>
                        <wps:cNvPr id="301" name="Graphic 301"/>
                        <wps:cNvSpPr/>
                        <wps:spPr>
                          <a:xfrm>
                            <a:off x="3692371" y="2899513"/>
                            <a:ext cx="101600" cy="1270"/>
                          </a:xfrm>
                          <a:custGeom>
                            <a:avLst/>
                            <a:gdLst/>
                            <a:ahLst/>
                            <a:cxnLst/>
                            <a:rect l="l" t="t" r="r" b="b"/>
                            <a:pathLst>
                              <a:path w="101600" h="1270">
                                <a:moveTo>
                                  <a:pt x="0" y="781"/>
                                </a:moveTo>
                                <a:lnTo>
                                  <a:pt x="101155" y="781"/>
                                </a:lnTo>
                                <a:lnTo>
                                  <a:pt x="101155" y="0"/>
                                </a:lnTo>
                                <a:lnTo>
                                  <a:pt x="0" y="0"/>
                                </a:lnTo>
                                <a:lnTo>
                                  <a:pt x="0" y="781"/>
                                </a:lnTo>
                                <a:close/>
                              </a:path>
                            </a:pathLst>
                          </a:custGeom>
                          <a:ln w="5801">
                            <a:solidFill>
                              <a:srgbClr val="FFFFFF"/>
                            </a:solidFill>
                            <a:prstDash val="solid"/>
                          </a:ln>
                        </wps:spPr>
                        <wps:bodyPr wrap="square" lIns="0" tIns="0" rIns="0" bIns="0" rtlCol="0">
                          <a:prstTxWarp prst="textNoShape">
                            <a:avLst/>
                          </a:prstTxWarp>
                          <a:noAutofit/>
                        </wps:bodyPr>
                      </wps:wsp>
                      <wps:wsp>
                        <wps:cNvPr id="302" name="Graphic 302"/>
                        <wps:cNvSpPr/>
                        <wps:spPr>
                          <a:xfrm>
                            <a:off x="3793527" y="2897169"/>
                            <a:ext cx="101600" cy="3175"/>
                          </a:xfrm>
                          <a:custGeom>
                            <a:avLst/>
                            <a:gdLst/>
                            <a:ahLst/>
                            <a:cxnLst/>
                            <a:rect l="l" t="t" r="r" b="b"/>
                            <a:pathLst>
                              <a:path w="101600" h="3175">
                                <a:moveTo>
                                  <a:pt x="101155" y="0"/>
                                </a:moveTo>
                                <a:lnTo>
                                  <a:pt x="0" y="0"/>
                                </a:lnTo>
                                <a:lnTo>
                                  <a:pt x="0" y="3126"/>
                                </a:lnTo>
                                <a:lnTo>
                                  <a:pt x="101155" y="3126"/>
                                </a:lnTo>
                                <a:lnTo>
                                  <a:pt x="101155" y="0"/>
                                </a:lnTo>
                                <a:close/>
                              </a:path>
                            </a:pathLst>
                          </a:custGeom>
                          <a:solidFill>
                            <a:srgbClr val="2B5E8A"/>
                          </a:solidFill>
                        </wps:spPr>
                        <wps:bodyPr wrap="square" lIns="0" tIns="0" rIns="0" bIns="0" rtlCol="0">
                          <a:prstTxWarp prst="textNoShape">
                            <a:avLst/>
                          </a:prstTxWarp>
                          <a:noAutofit/>
                        </wps:bodyPr>
                      </wps:wsp>
                      <wps:wsp>
                        <wps:cNvPr id="303" name="Graphic 303"/>
                        <wps:cNvSpPr/>
                        <wps:spPr>
                          <a:xfrm>
                            <a:off x="3793527" y="2897169"/>
                            <a:ext cx="101600" cy="3175"/>
                          </a:xfrm>
                          <a:custGeom>
                            <a:avLst/>
                            <a:gdLst/>
                            <a:ahLst/>
                            <a:cxnLst/>
                            <a:rect l="l" t="t" r="r" b="b"/>
                            <a:pathLst>
                              <a:path w="101600" h="3175">
                                <a:moveTo>
                                  <a:pt x="0" y="3126"/>
                                </a:moveTo>
                                <a:lnTo>
                                  <a:pt x="101155" y="3126"/>
                                </a:lnTo>
                                <a:lnTo>
                                  <a:pt x="101155" y="0"/>
                                </a:lnTo>
                                <a:lnTo>
                                  <a:pt x="0" y="0"/>
                                </a:lnTo>
                                <a:lnTo>
                                  <a:pt x="0" y="3126"/>
                                </a:lnTo>
                                <a:close/>
                              </a:path>
                            </a:pathLst>
                          </a:custGeom>
                          <a:ln w="5801">
                            <a:solidFill>
                              <a:srgbClr val="FFFFFF"/>
                            </a:solidFill>
                            <a:prstDash val="solid"/>
                          </a:ln>
                        </wps:spPr>
                        <wps:bodyPr wrap="square" lIns="0" tIns="0" rIns="0" bIns="0" rtlCol="0">
                          <a:prstTxWarp prst="textNoShape">
                            <a:avLst/>
                          </a:prstTxWarp>
                          <a:noAutofit/>
                        </wps:bodyPr>
                      </wps:wsp>
                      <wps:wsp>
                        <wps:cNvPr id="304" name="Graphic 304"/>
                        <wps:cNvSpPr/>
                        <wps:spPr>
                          <a:xfrm>
                            <a:off x="3894683" y="2898732"/>
                            <a:ext cx="101600" cy="1905"/>
                          </a:xfrm>
                          <a:custGeom>
                            <a:avLst/>
                            <a:gdLst/>
                            <a:ahLst/>
                            <a:cxnLst/>
                            <a:rect l="l" t="t" r="r" b="b"/>
                            <a:pathLst>
                              <a:path w="101600" h="1905">
                                <a:moveTo>
                                  <a:pt x="101155" y="0"/>
                                </a:moveTo>
                                <a:lnTo>
                                  <a:pt x="0" y="0"/>
                                </a:lnTo>
                                <a:lnTo>
                                  <a:pt x="0" y="1563"/>
                                </a:lnTo>
                                <a:lnTo>
                                  <a:pt x="101155" y="1563"/>
                                </a:lnTo>
                                <a:lnTo>
                                  <a:pt x="101155" y="0"/>
                                </a:lnTo>
                                <a:close/>
                              </a:path>
                            </a:pathLst>
                          </a:custGeom>
                          <a:solidFill>
                            <a:srgbClr val="2B5E8A"/>
                          </a:solidFill>
                        </wps:spPr>
                        <wps:bodyPr wrap="square" lIns="0" tIns="0" rIns="0" bIns="0" rtlCol="0">
                          <a:prstTxWarp prst="textNoShape">
                            <a:avLst/>
                          </a:prstTxWarp>
                          <a:noAutofit/>
                        </wps:bodyPr>
                      </wps:wsp>
                      <wps:wsp>
                        <wps:cNvPr id="305" name="Graphic 305"/>
                        <wps:cNvSpPr/>
                        <wps:spPr>
                          <a:xfrm>
                            <a:off x="3894683" y="2898732"/>
                            <a:ext cx="101600" cy="1905"/>
                          </a:xfrm>
                          <a:custGeom>
                            <a:avLst/>
                            <a:gdLst/>
                            <a:ahLst/>
                            <a:cxnLst/>
                            <a:rect l="l" t="t" r="r" b="b"/>
                            <a:pathLst>
                              <a:path w="101600" h="1905">
                                <a:moveTo>
                                  <a:pt x="0" y="1563"/>
                                </a:moveTo>
                                <a:lnTo>
                                  <a:pt x="101155" y="1563"/>
                                </a:lnTo>
                                <a:lnTo>
                                  <a:pt x="101155" y="0"/>
                                </a:lnTo>
                                <a:lnTo>
                                  <a:pt x="0" y="0"/>
                                </a:lnTo>
                                <a:lnTo>
                                  <a:pt x="0" y="1563"/>
                                </a:lnTo>
                                <a:close/>
                              </a:path>
                            </a:pathLst>
                          </a:custGeom>
                          <a:ln w="5801">
                            <a:solidFill>
                              <a:srgbClr val="FFFFFF"/>
                            </a:solidFill>
                            <a:prstDash val="solid"/>
                          </a:ln>
                        </wps:spPr>
                        <wps:bodyPr wrap="square" lIns="0" tIns="0" rIns="0" bIns="0" rtlCol="0">
                          <a:prstTxWarp prst="textNoShape">
                            <a:avLst/>
                          </a:prstTxWarp>
                          <a:noAutofit/>
                        </wps:bodyPr>
                      </wps:wsp>
                      <wps:wsp>
                        <wps:cNvPr id="306" name="Graphic 306"/>
                        <wps:cNvSpPr/>
                        <wps:spPr>
                          <a:xfrm>
                            <a:off x="3995839" y="2898732"/>
                            <a:ext cx="101600" cy="1905"/>
                          </a:xfrm>
                          <a:custGeom>
                            <a:avLst/>
                            <a:gdLst/>
                            <a:ahLst/>
                            <a:cxnLst/>
                            <a:rect l="l" t="t" r="r" b="b"/>
                            <a:pathLst>
                              <a:path w="101600" h="1905">
                                <a:moveTo>
                                  <a:pt x="101155" y="0"/>
                                </a:moveTo>
                                <a:lnTo>
                                  <a:pt x="0" y="0"/>
                                </a:lnTo>
                                <a:lnTo>
                                  <a:pt x="0" y="1563"/>
                                </a:lnTo>
                                <a:lnTo>
                                  <a:pt x="101155" y="1563"/>
                                </a:lnTo>
                                <a:lnTo>
                                  <a:pt x="101155" y="0"/>
                                </a:lnTo>
                                <a:close/>
                              </a:path>
                            </a:pathLst>
                          </a:custGeom>
                          <a:solidFill>
                            <a:srgbClr val="2B5E8A"/>
                          </a:solidFill>
                        </wps:spPr>
                        <wps:bodyPr wrap="square" lIns="0" tIns="0" rIns="0" bIns="0" rtlCol="0">
                          <a:prstTxWarp prst="textNoShape">
                            <a:avLst/>
                          </a:prstTxWarp>
                          <a:noAutofit/>
                        </wps:bodyPr>
                      </wps:wsp>
                      <wps:wsp>
                        <wps:cNvPr id="307" name="Graphic 307"/>
                        <wps:cNvSpPr/>
                        <wps:spPr>
                          <a:xfrm>
                            <a:off x="3995839" y="2898732"/>
                            <a:ext cx="101600" cy="1905"/>
                          </a:xfrm>
                          <a:custGeom>
                            <a:avLst/>
                            <a:gdLst/>
                            <a:ahLst/>
                            <a:cxnLst/>
                            <a:rect l="l" t="t" r="r" b="b"/>
                            <a:pathLst>
                              <a:path w="101600" h="1905">
                                <a:moveTo>
                                  <a:pt x="0" y="1563"/>
                                </a:moveTo>
                                <a:lnTo>
                                  <a:pt x="101155" y="1563"/>
                                </a:lnTo>
                                <a:lnTo>
                                  <a:pt x="101155" y="0"/>
                                </a:lnTo>
                                <a:lnTo>
                                  <a:pt x="0" y="0"/>
                                </a:lnTo>
                                <a:lnTo>
                                  <a:pt x="0" y="1563"/>
                                </a:lnTo>
                                <a:close/>
                              </a:path>
                            </a:pathLst>
                          </a:custGeom>
                          <a:ln w="5801">
                            <a:solidFill>
                              <a:srgbClr val="FFFFFF"/>
                            </a:solidFill>
                            <a:prstDash val="solid"/>
                          </a:ln>
                        </wps:spPr>
                        <wps:bodyPr wrap="square" lIns="0" tIns="0" rIns="0" bIns="0" rtlCol="0">
                          <a:prstTxWarp prst="textNoShape">
                            <a:avLst/>
                          </a:prstTxWarp>
                          <a:noAutofit/>
                        </wps:bodyPr>
                      </wps:wsp>
                      <wps:wsp>
                        <wps:cNvPr id="308" name="Graphic 308"/>
                        <wps:cNvSpPr/>
                        <wps:spPr>
                          <a:xfrm>
                            <a:off x="4096995" y="2900295"/>
                            <a:ext cx="101600" cy="1270"/>
                          </a:xfrm>
                          <a:custGeom>
                            <a:avLst/>
                            <a:gdLst/>
                            <a:ahLst/>
                            <a:cxnLst/>
                            <a:rect l="l" t="t" r="r" b="b"/>
                            <a:pathLst>
                              <a:path w="101600">
                                <a:moveTo>
                                  <a:pt x="101155" y="0"/>
                                </a:moveTo>
                                <a:lnTo>
                                  <a:pt x="0" y="0"/>
                                </a:lnTo>
                                <a:lnTo>
                                  <a:pt x="101155" y="0"/>
                                </a:lnTo>
                                <a:close/>
                              </a:path>
                            </a:pathLst>
                          </a:custGeom>
                          <a:solidFill>
                            <a:srgbClr val="2B5E8A"/>
                          </a:solidFill>
                        </wps:spPr>
                        <wps:bodyPr wrap="square" lIns="0" tIns="0" rIns="0" bIns="0" rtlCol="0">
                          <a:prstTxWarp prst="textNoShape">
                            <a:avLst/>
                          </a:prstTxWarp>
                          <a:noAutofit/>
                        </wps:bodyPr>
                      </wps:wsp>
                      <wps:wsp>
                        <wps:cNvPr id="309" name="Graphic 309"/>
                        <wps:cNvSpPr/>
                        <wps:spPr>
                          <a:xfrm>
                            <a:off x="4096995" y="2900295"/>
                            <a:ext cx="101600" cy="1270"/>
                          </a:xfrm>
                          <a:custGeom>
                            <a:avLst/>
                            <a:gdLst/>
                            <a:ahLst/>
                            <a:cxnLst/>
                            <a:rect l="l" t="t" r="r" b="b"/>
                            <a:pathLst>
                              <a:path w="101600">
                                <a:moveTo>
                                  <a:pt x="0" y="0"/>
                                </a:moveTo>
                                <a:lnTo>
                                  <a:pt x="101155" y="0"/>
                                </a:lnTo>
                                <a:lnTo>
                                  <a:pt x="0" y="0"/>
                                </a:lnTo>
                                <a:close/>
                              </a:path>
                            </a:pathLst>
                          </a:custGeom>
                          <a:ln w="5801">
                            <a:solidFill>
                              <a:srgbClr val="FFFFFF"/>
                            </a:solidFill>
                            <a:prstDash val="solid"/>
                          </a:ln>
                        </wps:spPr>
                        <wps:bodyPr wrap="square" lIns="0" tIns="0" rIns="0" bIns="0" rtlCol="0">
                          <a:prstTxWarp prst="textNoShape">
                            <a:avLst/>
                          </a:prstTxWarp>
                          <a:noAutofit/>
                        </wps:bodyPr>
                      </wps:wsp>
                      <wps:wsp>
                        <wps:cNvPr id="310" name="Graphic 310"/>
                        <wps:cNvSpPr/>
                        <wps:spPr>
                          <a:xfrm>
                            <a:off x="4198151" y="2855745"/>
                            <a:ext cx="101600" cy="45085"/>
                          </a:xfrm>
                          <a:custGeom>
                            <a:avLst/>
                            <a:gdLst/>
                            <a:ahLst/>
                            <a:cxnLst/>
                            <a:rect l="l" t="t" r="r" b="b"/>
                            <a:pathLst>
                              <a:path w="101600" h="45085">
                                <a:moveTo>
                                  <a:pt x="101155" y="0"/>
                                </a:moveTo>
                                <a:lnTo>
                                  <a:pt x="0" y="0"/>
                                </a:lnTo>
                                <a:lnTo>
                                  <a:pt x="0" y="44550"/>
                                </a:lnTo>
                                <a:lnTo>
                                  <a:pt x="101155" y="44550"/>
                                </a:lnTo>
                                <a:lnTo>
                                  <a:pt x="101155" y="0"/>
                                </a:lnTo>
                                <a:close/>
                              </a:path>
                            </a:pathLst>
                          </a:custGeom>
                          <a:solidFill>
                            <a:srgbClr val="2B5E8A"/>
                          </a:solidFill>
                        </wps:spPr>
                        <wps:bodyPr wrap="square" lIns="0" tIns="0" rIns="0" bIns="0" rtlCol="0">
                          <a:prstTxWarp prst="textNoShape">
                            <a:avLst/>
                          </a:prstTxWarp>
                          <a:noAutofit/>
                        </wps:bodyPr>
                      </wps:wsp>
                      <wps:wsp>
                        <wps:cNvPr id="311" name="Graphic 311"/>
                        <wps:cNvSpPr/>
                        <wps:spPr>
                          <a:xfrm>
                            <a:off x="4198151" y="2855745"/>
                            <a:ext cx="101600" cy="45085"/>
                          </a:xfrm>
                          <a:custGeom>
                            <a:avLst/>
                            <a:gdLst/>
                            <a:ahLst/>
                            <a:cxnLst/>
                            <a:rect l="l" t="t" r="r" b="b"/>
                            <a:pathLst>
                              <a:path w="101600" h="45085">
                                <a:moveTo>
                                  <a:pt x="0" y="44550"/>
                                </a:moveTo>
                                <a:lnTo>
                                  <a:pt x="101155" y="44550"/>
                                </a:lnTo>
                                <a:lnTo>
                                  <a:pt x="101155" y="0"/>
                                </a:lnTo>
                                <a:lnTo>
                                  <a:pt x="0" y="0"/>
                                </a:lnTo>
                                <a:lnTo>
                                  <a:pt x="0" y="44550"/>
                                </a:lnTo>
                                <a:close/>
                              </a:path>
                            </a:pathLst>
                          </a:custGeom>
                          <a:ln w="5801">
                            <a:solidFill>
                              <a:srgbClr val="FFFFFF"/>
                            </a:solidFill>
                            <a:prstDash val="solid"/>
                          </a:ln>
                        </wps:spPr>
                        <wps:bodyPr wrap="square" lIns="0" tIns="0" rIns="0" bIns="0" rtlCol="0">
                          <a:prstTxWarp prst="textNoShape">
                            <a:avLst/>
                          </a:prstTxWarp>
                          <a:noAutofit/>
                        </wps:bodyPr>
                      </wps:wsp>
                      <wps:wsp>
                        <wps:cNvPr id="312" name="Graphic 312"/>
                        <wps:cNvSpPr/>
                        <wps:spPr>
                          <a:xfrm>
                            <a:off x="237748" y="5801"/>
                            <a:ext cx="1270" cy="2894965"/>
                          </a:xfrm>
                          <a:custGeom>
                            <a:avLst/>
                            <a:gdLst/>
                            <a:ahLst/>
                            <a:cxnLst/>
                            <a:rect l="l" t="t" r="r" b="b"/>
                            <a:pathLst>
                              <a:path h="2894965">
                                <a:moveTo>
                                  <a:pt x="0" y="2894494"/>
                                </a:moveTo>
                                <a:lnTo>
                                  <a:pt x="0" y="0"/>
                                </a:lnTo>
                              </a:path>
                            </a:pathLst>
                          </a:custGeom>
                          <a:ln w="11602">
                            <a:solidFill>
                              <a:srgbClr val="AFAFAF"/>
                            </a:solidFill>
                            <a:prstDash val="solid"/>
                          </a:ln>
                        </wps:spPr>
                        <wps:bodyPr wrap="square" lIns="0" tIns="0" rIns="0" bIns="0" rtlCol="0">
                          <a:prstTxWarp prst="textNoShape">
                            <a:avLst/>
                          </a:prstTxWarp>
                          <a:noAutofit/>
                        </wps:bodyPr>
                      </wps:wsp>
                      <wps:wsp>
                        <wps:cNvPr id="313" name="Graphic 313"/>
                        <wps:cNvSpPr/>
                        <wps:spPr>
                          <a:xfrm>
                            <a:off x="237748" y="2900295"/>
                            <a:ext cx="1270" cy="50800"/>
                          </a:xfrm>
                          <a:custGeom>
                            <a:avLst/>
                            <a:gdLst/>
                            <a:ahLst/>
                            <a:cxnLst/>
                            <a:rect l="l" t="t" r="r" b="b"/>
                            <a:pathLst>
                              <a:path h="50800">
                                <a:moveTo>
                                  <a:pt x="0" y="0"/>
                                </a:moveTo>
                                <a:lnTo>
                                  <a:pt x="0" y="50759"/>
                                </a:lnTo>
                              </a:path>
                            </a:pathLst>
                          </a:custGeom>
                          <a:solidFill>
                            <a:srgbClr val="000000"/>
                          </a:solidFill>
                        </wps:spPr>
                        <wps:bodyPr wrap="square" lIns="0" tIns="0" rIns="0" bIns="0" rtlCol="0">
                          <a:prstTxWarp prst="textNoShape">
                            <a:avLst/>
                          </a:prstTxWarp>
                          <a:noAutofit/>
                        </wps:bodyPr>
                      </wps:wsp>
                      <wps:wsp>
                        <wps:cNvPr id="314" name="Graphic 314"/>
                        <wps:cNvSpPr/>
                        <wps:spPr>
                          <a:xfrm>
                            <a:off x="237748" y="2900295"/>
                            <a:ext cx="1270" cy="50800"/>
                          </a:xfrm>
                          <a:custGeom>
                            <a:avLst/>
                            <a:gdLst/>
                            <a:ahLst/>
                            <a:cxnLst/>
                            <a:rect l="l" t="t" r="r" b="b"/>
                            <a:pathLst>
                              <a:path h="50800">
                                <a:moveTo>
                                  <a:pt x="0" y="0"/>
                                </a:moveTo>
                                <a:lnTo>
                                  <a:pt x="0" y="50759"/>
                                </a:lnTo>
                              </a:path>
                            </a:pathLst>
                          </a:custGeom>
                          <a:ln w="11602">
                            <a:solidFill>
                              <a:srgbClr val="000000"/>
                            </a:solidFill>
                            <a:prstDash val="solid"/>
                          </a:ln>
                        </wps:spPr>
                        <wps:bodyPr wrap="square" lIns="0" tIns="0" rIns="0" bIns="0" rtlCol="0">
                          <a:prstTxWarp prst="textNoShape">
                            <a:avLst/>
                          </a:prstTxWarp>
                          <a:noAutofit/>
                        </wps:bodyPr>
                      </wps:wsp>
                      <wps:wsp>
                        <wps:cNvPr id="315" name="Graphic 315"/>
                        <wps:cNvSpPr/>
                        <wps:spPr>
                          <a:xfrm>
                            <a:off x="748507" y="5801"/>
                            <a:ext cx="1270" cy="2894965"/>
                          </a:xfrm>
                          <a:custGeom>
                            <a:avLst/>
                            <a:gdLst/>
                            <a:ahLst/>
                            <a:cxnLst/>
                            <a:rect l="l" t="t" r="r" b="b"/>
                            <a:pathLst>
                              <a:path h="2894965">
                                <a:moveTo>
                                  <a:pt x="0" y="2894494"/>
                                </a:moveTo>
                                <a:lnTo>
                                  <a:pt x="0" y="0"/>
                                </a:lnTo>
                              </a:path>
                            </a:pathLst>
                          </a:custGeom>
                          <a:ln w="11602">
                            <a:solidFill>
                              <a:srgbClr val="AFAFAF"/>
                            </a:solidFill>
                            <a:prstDash val="solid"/>
                          </a:ln>
                        </wps:spPr>
                        <wps:bodyPr wrap="square" lIns="0" tIns="0" rIns="0" bIns="0" rtlCol="0">
                          <a:prstTxWarp prst="textNoShape">
                            <a:avLst/>
                          </a:prstTxWarp>
                          <a:noAutofit/>
                        </wps:bodyPr>
                      </wps:wsp>
                      <wps:wsp>
                        <wps:cNvPr id="316" name="Graphic 316"/>
                        <wps:cNvSpPr/>
                        <wps:spPr>
                          <a:xfrm>
                            <a:off x="748507" y="2900295"/>
                            <a:ext cx="1270" cy="50800"/>
                          </a:xfrm>
                          <a:custGeom>
                            <a:avLst/>
                            <a:gdLst/>
                            <a:ahLst/>
                            <a:cxnLst/>
                            <a:rect l="l" t="t" r="r" b="b"/>
                            <a:pathLst>
                              <a:path h="50800">
                                <a:moveTo>
                                  <a:pt x="0" y="0"/>
                                </a:moveTo>
                                <a:lnTo>
                                  <a:pt x="0" y="50759"/>
                                </a:lnTo>
                              </a:path>
                            </a:pathLst>
                          </a:custGeom>
                          <a:solidFill>
                            <a:srgbClr val="000000"/>
                          </a:solidFill>
                        </wps:spPr>
                        <wps:bodyPr wrap="square" lIns="0" tIns="0" rIns="0" bIns="0" rtlCol="0">
                          <a:prstTxWarp prst="textNoShape">
                            <a:avLst/>
                          </a:prstTxWarp>
                          <a:noAutofit/>
                        </wps:bodyPr>
                      </wps:wsp>
                      <wps:wsp>
                        <wps:cNvPr id="317" name="Graphic 317"/>
                        <wps:cNvSpPr/>
                        <wps:spPr>
                          <a:xfrm>
                            <a:off x="748507" y="2900295"/>
                            <a:ext cx="1270" cy="50800"/>
                          </a:xfrm>
                          <a:custGeom>
                            <a:avLst/>
                            <a:gdLst/>
                            <a:ahLst/>
                            <a:cxnLst/>
                            <a:rect l="l" t="t" r="r" b="b"/>
                            <a:pathLst>
                              <a:path h="50800">
                                <a:moveTo>
                                  <a:pt x="0" y="0"/>
                                </a:moveTo>
                                <a:lnTo>
                                  <a:pt x="0" y="50759"/>
                                </a:lnTo>
                              </a:path>
                            </a:pathLst>
                          </a:custGeom>
                          <a:ln w="11602">
                            <a:solidFill>
                              <a:srgbClr val="000000"/>
                            </a:solidFill>
                            <a:prstDash val="solid"/>
                          </a:ln>
                        </wps:spPr>
                        <wps:bodyPr wrap="square" lIns="0" tIns="0" rIns="0" bIns="0" rtlCol="0">
                          <a:prstTxWarp prst="textNoShape">
                            <a:avLst/>
                          </a:prstTxWarp>
                          <a:noAutofit/>
                        </wps:bodyPr>
                      </wps:wsp>
                      <wps:wsp>
                        <wps:cNvPr id="318" name="Graphic 318"/>
                        <wps:cNvSpPr/>
                        <wps:spPr>
                          <a:xfrm>
                            <a:off x="1259267" y="5801"/>
                            <a:ext cx="1270" cy="2894965"/>
                          </a:xfrm>
                          <a:custGeom>
                            <a:avLst/>
                            <a:gdLst/>
                            <a:ahLst/>
                            <a:cxnLst/>
                            <a:rect l="l" t="t" r="r" b="b"/>
                            <a:pathLst>
                              <a:path h="2894965">
                                <a:moveTo>
                                  <a:pt x="0" y="2894494"/>
                                </a:moveTo>
                                <a:lnTo>
                                  <a:pt x="0" y="0"/>
                                </a:lnTo>
                              </a:path>
                            </a:pathLst>
                          </a:custGeom>
                          <a:ln w="11602">
                            <a:solidFill>
                              <a:srgbClr val="AFAFAF"/>
                            </a:solidFill>
                            <a:prstDash val="solid"/>
                          </a:ln>
                        </wps:spPr>
                        <wps:bodyPr wrap="square" lIns="0" tIns="0" rIns="0" bIns="0" rtlCol="0">
                          <a:prstTxWarp prst="textNoShape">
                            <a:avLst/>
                          </a:prstTxWarp>
                          <a:noAutofit/>
                        </wps:bodyPr>
                      </wps:wsp>
                      <wps:wsp>
                        <wps:cNvPr id="319" name="Graphic 319"/>
                        <wps:cNvSpPr/>
                        <wps:spPr>
                          <a:xfrm>
                            <a:off x="1259267" y="2900295"/>
                            <a:ext cx="1270" cy="50800"/>
                          </a:xfrm>
                          <a:custGeom>
                            <a:avLst/>
                            <a:gdLst/>
                            <a:ahLst/>
                            <a:cxnLst/>
                            <a:rect l="l" t="t" r="r" b="b"/>
                            <a:pathLst>
                              <a:path h="50800">
                                <a:moveTo>
                                  <a:pt x="0" y="0"/>
                                </a:moveTo>
                                <a:lnTo>
                                  <a:pt x="0" y="50759"/>
                                </a:lnTo>
                              </a:path>
                            </a:pathLst>
                          </a:custGeom>
                          <a:solidFill>
                            <a:srgbClr val="000000"/>
                          </a:solidFill>
                        </wps:spPr>
                        <wps:bodyPr wrap="square" lIns="0" tIns="0" rIns="0" bIns="0" rtlCol="0">
                          <a:prstTxWarp prst="textNoShape">
                            <a:avLst/>
                          </a:prstTxWarp>
                          <a:noAutofit/>
                        </wps:bodyPr>
                      </wps:wsp>
                      <wps:wsp>
                        <wps:cNvPr id="320" name="Graphic 320"/>
                        <wps:cNvSpPr/>
                        <wps:spPr>
                          <a:xfrm>
                            <a:off x="1259267" y="2900295"/>
                            <a:ext cx="1270" cy="50800"/>
                          </a:xfrm>
                          <a:custGeom>
                            <a:avLst/>
                            <a:gdLst/>
                            <a:ahLst/>
                            <a:cxnLst/>
                            <a:rect l="l" t="t" r="r" b="b"/>
                            <a:pathLst>
                              <a:path h="50800">
                                <a:moveTo>
                                  <a:pt x="0" y="0"/>
                                </a:moveTo>
                                <a:lnTo>
                                  <a:pt x="0" y="50759"/>
                                </a:lnTo>
                              </a:path>
                            </a:pathLst>
                          </a:custGeom>
                          <a:ln w="11602">
                            <a:solidFill>
                              <a:srgbClr val="000000"/>
                            </a:solidFill>
                            <a:prstDash val="solid"/>
                          </a:ln>
                        </wps:spPr>
                        <wps:bodyPr wrap="square" lIns="0" tIns="0" rIns="0" bIns="0" rtlCol="0">
                          <a:prstTxWarp prst="textNoShape">
                            <a:avLst/>
                          </a:prstTxWarp>
                          <a:noAutofit/>
                        </wps:bodyPr>
                      </wps:wsp>
                      <wps:wsp>
                        <wps:cNvPr id="321" name="Graphic 321"/>
                        <wps:cNvSpPr/>
                        <wps:spPr>
                          <a:xfrm>
                            <a:off x="1770026" y="5801"/>
                            <a:ext cx="1270" cy="2894965"/>
                          </a:xfrm>
                          <a:custGeom>
                            <a:avLst/>
                            <a:gdLst/>
                            <a:ahLst/>
                            <a:cxnLst/>
                            <a:rect l="l" t="t" r="r" b="b"/>
                            <a:pathLst>
                              <a:path h="2894965">
                                <a:moveTo>
                                  <a:pt x="0" y="2894494"/>
                                </a:moveTo>
                                <a:lnTo>
                                  <a:pt x="0" y="0"/>
                                </a:lnTo>
                              </a:path>
                            </a:pathLst>
                          </a:custGeom>
                          <a:ln w="11602">
                            <a:solidFill>
                              <a:srgbClr val="AFAFAF"/>
                            </a:solidFill>
                            <a:prstDash val="solid"/>
                          </a:ln>
                        </wps:spPr>
                        <wps:bodyPr wrap="square" lIns="0" tIns="0" rIns="0" bIns="0" rtlCol="0">
                          <a:prstTxWarp prst="textNoShape">
                            <a:avLst/>
                          </a:prstTxWarp>
                          <a:noAutofit/>
                        </wps:bodyPr>
                      </wps:wsp>
                      <wps:wsp>
                        <wps:cNvPr id="322" name="Graphic 322"/>
                        <wps:cNvSpPr/>
                        <wps:spPr>
                          <a:xfrm>
                            <a:off x="1770026" y="2900295"/>
                            <a:ext cx="1270" cy="50800"/>
                          </a:xfrm>
                          <a:custGeom>
                            <a:avLst/>
                            <a:gdLst/>
                            <a:ahLst/>
                            <a:cxnLst/>
                            <a:rect l="l" t="t" r="r" b="b"/>
                            <a:pathLst>
                              <a:path h="50800">
                                <a:moveTo>
                                  <a:pt x="0" y="0"/>
                                </a:moveTo>
                                <a:lnTo>
                                  <a:pt x="0" y="50759"/>
                                </a:lnTo>
                              </a:path>
                            </a:pathLst>
                          </a:custGeom>
                          <a:solidFill>
                            <a:srgbClr val="000000"/>
                          </a:solidFill>
                        </wps:spPr>
                        <wps:bodyPr wrap="square" lIns="0" tIns="0" rIns="0" bIns="0" rtlCol="0">
                          <a:prstTxWarp prst="textNoShape">
                            <a:avLst/>
                          </a:prstTxWarp>
                          <a:noAutofit/>
                        </wps:bodyPr>
                      </wps:wsp>
                      <wps:wsp>
                        <wps:cNvPr id="323" name="Graphic 323"/>
                        <wps:cNvSpPr/>
                        <wps:spPr>
                          <a:xfrm>
                            <a:off x="1770026" y="2900295"/>
                            <a:ext cx="1270" cy="50800"/>
                          </a:xfrm>
                          <a:custGeom>
                            <a:avLst/>
                            <a:gdLst/>
                            <a:ahLst/>
                            <a:cxnLst/>
                            <a:rect l="l" t="t" r="r" b="b"/>
                            <a:pathLst>
                              <a:path h="50800">
                                <a:moveTo>
                                  <a:pt x="0" y="0"/>
                                </a:moveTo>
                                <a:lnTo>
                                  <a:pt x="0" y="50759"/>
                                </a:lnTo>
                              </a:path>
                            </a:pathLst>
                          </a:custGeom>
                          <a:ln w="11602">
                            <a:solidFill>
                              <a:srgbClr val="000000"/>
                            </a:solidFill>
                            <a:prstDash val="solid"/>
                          </a:ln>
                        </wps:spPr>
                        <wps:bodyPr wrap="square" lIns="0" tIns="0" rIns="0" bIns="0" rtlCol="0">
                          <a:prstTxWarp prst="textNoShape">
                            <a:avLst/>
                          </a:prstTxWarp>
                          <a:noAutofit/>
                        </wps:bodyPr>
                      </wps:wsp>
                      <wps:wsp>
                        <wps:cNvPr id="324" name="Graphic 324"/>
                        <wps:cNvSpPr/>
                        <wps:spPr>
                          <a:xfrm>
                            <a:off x="2280785" y="5801"/>
                            <a:ext cx="1270" cy="2894965"/>
                          </a:xfrm>
                          <a:custGeom>
                            <a:avLst/>
                            <a:gdLst/>
                            <a:ahLst/>
                            <a:cxnLst/>
                            <a:rect l="l" t="t" r="r" b="b"/>
                            <a:pathLst>
                              <a:path h="2894965">
                                <a:moveTo>
                                  <a:pt x="0" y="2894494"/>
                                </a:moveTo>
                                <a:lnTo>
                                  <a:pt x="0" y="0"/>
                                </a:lnTo>
                              </a:path>
                            </a:pathLst>
                          </a:custGeom>
                          <a:ln w="11602">
                            <a:solidFill>
                              <a:srgbClr val="AFAFAF"/>
                            </a:solidFill>
                            <a:prstDash val="solid"/>
                          </a:ln>
                        </wps:spPr>
                        <wps:bodyPr wrap="square" lIns="0" tIns="0" rIns="0" bIns="0" rtlCol="0">
                          <a:prstTxWarp prst="textNoShape">
                            <a:avLst/>
                          </a:prstTxWarp>
                          <a:noAutofit/>
                        </wps:bodyPr>
                      </wps:wsp>
                      <wps:wsp>
                        <wps:cNvPr id="325" name="Graphic 325"/>
                        <wps:cNvSpPr/>
                        <wps:spPr>
                          <a:xfrm>
                            <a:off x="2280785" y="2900295"/>
                            <a:ext cx="1270" cy="50800"/>
                          </a:xfrm>
                          <a:custGeom>
                            <a:avLst/>
                            <a:gdLst/>
                            <a:ahLst/>
                            <a:cxnLst/>
                            <a:rect l="l" t="t" r="r" b="b"/>
                            <a:pathLst>
                              <a:path h="50800">
                                <a:moveTo>
                                  <a:pt x="0" y="0"/>
                                </a:moveTo>
                                <a:lnTo>
                                  <a:pt x="0" y="50759"/>
                                </a:lnTo>
                              </a:path>
                            </a:pathLst>
                          </a:custGeom>
                          <a:solidFill>
                            <a:srgbClr val="000000"/>
                          </a:solidFill>
                        </wps:spPr>
                        <wps:bodyPr wrap="square" lIns="0" tIns="0" rIns="0" bIns="0" rtlCol="0">
                          <a:prstTxWarp prst="textNoShape">
                            <a:avLst/>
                          </a:prstTxWarp>
                          <a:noAutofit/>
                        </wps:bodyPr>
                      </wps:wsp>
                      <wps:wsp>
                        <wps:cNvPr id="326" name="Graphic 326"/>
                        <wps:cNvSpPr/>
                        <wps:spPr>
                          <a:xfrm>
                            <a:off x="2280785" y="2900295"/>
                            <a:ext cx="1270" cy="50800"/>
                          </a:xfrm>
                          <a:custGeom>
                            <a:avLst/>
                            <a:gdLst/>
                            <a:ahLst/>
                            <a:cxnLst/>
                            <a:rect l="l" t="t" r="r" b="b"/>
                            <a:pathLst>
                              <a:path h="50800">
                                <a:moveTo>
                                  <a:pt x="0" y="0"/>
                                </a:moveTo>
                                <a:lnTo>
                                  <a:pt x="0" y="50759"/>
                                </a:lnTo>
                              </a:path>
                            </a:pathLst>
                          </a:custGeom>
                          <a:ln w="11602">
                            <a:solidFill>
                              <a:srgbClr val="000000"/>
                            </a:solidFill>
                            <a:prstDash val="solid"/>
                          </a:ln>
                        </wps:spPr>
                        <wps:bodyPr wrap="square" lIns="0" tIns="0" rIns="0" bIns="0" rtlCol="0">
                          <a:prstTxWarp prst="textNoShape">
                            <a:avLst/>
                          </a:prstTxWarp>
                          <a:noAutofit/>
                        </wps:bodyPr>
                      </wps:wsp>
                      <wps:wsp>
                        <wps:cNvPr id="327" name="Graphic 327"/>
                        <wps:cNvSpPr/>
                        <wps:spPr>
                          <a:xfrm>
                            <a:off x="2791545" y="5801"/>
                            <a:ext cx="1270" cy="2894965"/>
                          </a:xfrm>
                          <a:custGeom>
                            <a:avLst/>
                            <a:gdLst/>
                            <a:ahLst/>
                            <a:cxnLst/>
                            <a:rect l="l" t="t" r="r" b="b"/>
                            <a:pathLst>
                              <a:path h="2894965">
                                <a:moveTo>
                                  <a:pt x="0" y="2894494"/>
                                </a:moveTo>
                                <a:lnTo>
                                  <a:pt x="0" y="0"/>
                                </a:lnTo>
                              </a:path>
                            </a:pathLst>
                          </a:custGeom>
                          <a:ln w="11602">
                            <a:solidFill>
                              <a:srgbClr val="AFAFAF"/>
                            </a:solidFill>
                            <a:prstDash val="solid"/>
                          </a:ln>
                        </wps:spPr>
                        <wps:bodyPr wrap="square" lIns="0" tIns="0" rIns="0" bIns="0" rtlCol="0">
                          <a:prstTxWarp prst="textNoShape">
                            <a:avLst/>
                          </a:prstTxWarp>
                          <a:noAutofit/>
                        </wps:bodyPr>
                      </wps:wsp>
                      <wps:wsp>
                        <wps:cNvPr id="328" name="Graphic 328"/>
                        <wps:cNvSpPr/>
                        <wps:spPr>
                          <a:xfrm>
                            <a:off x="2791545" y="2900295"/>
                            <a:ext cx="1270" cy="50800"/>
                          </a:xfrm>
                          <a:custGeom>
                            <a:avLst/>
                            <a:gdLst/>
                            <a:ahLst/>
                            <a:cxnLst/>
                            <a:rect l="l" t="t" r="r" b="b"/>
                            <a:pathLst>
                              <a:path h="50800">
                                <a:moveTo>
                                  <a:pt x="0" y="0"/>
                                </a:moveTo>
                                <a:lnTo>
                                  <a:pt x="0" y="50759"/>
                                </a:lnTo>
                              </a:path>
                            </a:pathLst>
                          </a:custGeom>
                          <a:solidFill>
                            <a:srgbClr val="000000"/>
                          </a:solidFill>
                        </wps:spPr>
                        <wps:bodyPr wrap="square" lIns="0" tIns="0" rIns="0" bIns="0" rtlCol="0">
                          <a:prstTxWarp prst="textNoShape">
                            <a:avLst/>
                          </a:prstTxWarp>
                          <a:noAutofit/>
                        </wps:bodyPr>
                      </wps:wsp>
                      <wps:wsp>
                        <wps:cNvPr id="329" name="Graphic 329"/>
                        <wps:cNvSpPr/>
                        <wps:spPr>
                          <a:xfrm>
                            <a:off x="2791545" y="2900295"/>
                            <a:ext cx="1270" cy="50800"/>
                          </a:xfrm>
                          <a:custGeom>
                            <a:avLst/>
                            <a:gdLst/>
                            <a:ahLst/>
                            <a:cxnLst/>
                            <a:rect l="l" t="t" r="r" b="b"/>
                            <a:pathLst>
                              <a:path h="50800">
                                <a:moveTo>
                                  <a:pt x="0" y="0"/>
                                </a:moveTo>
                                <a:lnTo>
                                  <a:pt x="0" y="50759"/>
                                </a:lnTo>
                              </a:path>
                            </a:pathLst>
                          </a:custGeom>
                          <a:ln w="11602">
                            <a:solidFill>
                              <a:srgbClr val="000000"/>
                            </a:solidFill>
                            <a:prstDash val="solid"/>
                          </a:ln>
                        </wps:spPr>
                        <wps:bodyPr wrap="square" lIns="0" tIns="0" rIns="0" bIns="0" rtlCol="0">
                          <a:prstTxWarp prst="textNoShape">
                            <a:avLst/>
                          </a:prstTxWarp>
                          <a:noAutofit/>
                        </wps:bodyPr>
                      </wps:wsp>
                      <wps:wsp>
                        <wps:cNvPr id="330" name="Graphic 330"/>
                        <wps:cNvSpPr/>
                        <wps:spPr>
                          <a:xfrm>
                            <a:off x="3302304" y="5801"/>
                            <a:ext cx="1270" cy="2894965"/>
                          </a:xfrm>
                          <a:custGeom>
                            <a:avLst/>
                            <a:gdLst/>
                            <a:ahLst/>
                            <a:cxnLst/>
                            <a:rect l="l" t="t" r="r" b="b"/>
                            <a:pathLst>
                              <a:path h="2894965">
                                <a:moveTo>
                                  <a:pt x="0" y="2894494"/>
                                </a:moveTo>
                                <a:lnTo>
                                  <a:pt x="0" y="0"/>
                                </a:lnTo>
                              </a:path>
                            </a:pathLst>
                          </a:custGeom>
                          <a:ln w="11602">
                            <a:solidFill>
                              <a:srgbClr val="AFAFAF"/>
                            </a:solidFill>
                            <a:prstDash val="solid"/>
                          </a:ln>
                        </wps:spPr>
                        <wps:bodyPr wrap="square" lIns="0" tIns="0" rIns="0" bIns="0" rtlCol="0">
                          <a:prstTxWarp prst="textNoShape">
                            <a:avLst/>
                          </a:prstTxWarp>
                          <a:noAutofit/>
                        </wps:bodyPr>
                      </wps:wsp>
                      <wps:wsp>
                        <wps:cNvPr id="331" name="Graphic 331"/>
                        <wps:cNvSpPr/>
                        <wps:spPr>
                          <a:xfrm>
                            <a:off x="3302304" y="2900295"/>
                            <a:ext cx="1270" cy="50800"/>
                          </a:xfrm>
                          <a:custGeom>
                            <a:avLst/>
                            <a:gdLst/>
                            <a:ahLst/>
                            <a:cxnLst/>
                            <a:rect l="l" t="t" r="r" b="b"/>
                            <a:pathLst>
                              <a:path h="50800">
                                <a:moveTo>
                                  <a:pt x="0" y="0"/>
                                </a:moveTo>
                                <a:lnTo>
                                  <a:pt x="0" y="50759"/>
                                </a:lnTo>
                              </a:path>
                            </a:pathLst>
                          </a:custGeom>
                          <a:solidFill>
                            <a:srgbClr val="000000"/>
                          </a:solidFill>
                        </wps:spPr>
                        <wps:bodyPr wrap="square" lIns="0" tIns="0" rIns="0" bIns="0" rtlCol="0">
                          <a:prstTxWarp prst="textNoShape">
                            <a:avLst/>
                          </a:prstTxWarp>
                          <a:noAutofit/>
                        </wps:bodyPr>
                      </wps:wsp>
                      <wps:wsp>
                        <wps:cNvPr id="332" name="Graphic 332"/>
                        <wps:cNvSpPr/>
                        <wps:spPr>
                          <a:xfrm>
                            <a:off x="3302304" y="2900295"/>
                            <a:ext cx="1270" cy="50800"/>
                          </a:xfrm>
                          <a:custGeom>
                            <a:avLst/>
                            <a:gdLst/>
                            <a:ahLst/>
                            <a:cxnLst/>
                            <a:rect l="l" t="t" r="r" b="b"/>
                            <a:pathLst>
                              <a:path h="50800">
                                <a:moveTo>
                                  <a:pt x="0" y="0"/>
                                </a:moveTo>
                                <a:lnTo>
                                  <a:pt x="0" y="50759"/>
                                </a:lnTo>
                              </a:path>
                            </a:pathLst>
                          </a:custGeom>
                          <a:ln w="11602">
                            <a:solidFill>
                              <a:srgbClr val="000000"/>
                            </a:solidFill>
                            <a:prstDash val="solid"/>
                          </a:ln>
                        </wps:spPr>
                        <wps:bodyPr wrap="square" lIns="0" tIns="0" rIns="0" bIns="0" rtlCol="0">
                          <a:prstTxWarp prst="textNoShape">
                            <a:avLst/>
                          </a:prstTxWarp>
                          <a:noAutofit/>
                        </wps:bodyPr>
                      </wps:wsp>
                      <wps:wsp>
                        <wps:cNvPr id="333" name="Graphic 333"/>
                        <wps:cNvSpPr/>
                        <wps:spPr>
                          <a:xfrm>
                            <a:off x="3813064" y="5801"/>
                            <a:ext cx="1270" cy="2894965"/>
                          </a:xfrm>
                          <a:custGeom>
                            <a:avLst/>
                            <a:gdLst/>
                            <a:ahLst/>
                            <a:cxnLst/>
                            <a:rect l="l" t="t" r="r" b="b"/>
                            <a:pathLst>
                              <a:path h="2894965">
                                <a:moveTo>
                                  <a:pt x="0" y="2894494"/>
                                </a:moveTo>
                                <a:lnTo>
                                  <a:pt x="0" y="0"/>
                                </a:lnTo>
                              </a:path>
                            </a:pathLst>
                          </a:custGeom>
                          <a:ln w="11602">
                            <a:solidFill>
                              <a:srgbClr val="AFAFAF"/>
                            </a:solidFill>
                            <a:prstDash val="solid"/>
                          </a:ln>
                        </wps:spPr>
                        <wps:bodyPr wrap="square" lIns="0" tIns="0" rIns="0" bIns="0" rtlCol="0">
                          <a:prstTxWarp prst="textNoShape">
                            <a:avLst/>
                          </a:prstTxWarp>
                          <a:noAutofit/>
                        </wps:bodyPr>
                      </wps:wsp>
                      <wps:wsp>
                        <wps:cNvPr id="334" name="Graphic 334"/>
                        <wps:cNvSpPr/>
                        <wps:spPr>
                          <a:xfrm>
                            <a:off x="3813064" y="2900295"/>
                            <a:ext cx="1270" cy="50800"/>
                          </a:xfrm>
                          <a:custGeom>
                            <a:avLst/>
                            <a:gdLst/>
                            <a:ahLst/>
                            <a:cxnLst/>
                            <a:rect l="l" t="t" r="r" b="b"/>
                            <a:pathLst>
                              <a:path h="50800">
                                <a:moveTo>
                                  <a:pt x="0" y="0"/>
                                </a:moveTo>
                                <a:lnTo>
                                  <a:pt x="0" y="50759"/>
                                </a:lnTo>
                              </a:path>
                            </a:pathLst>
                          </a:custGeom>
                          <a:solidFill>
                            <a:srgbClr val="000000"/>
                          </a:solidFill>
                        </wps:spPr>
                        <wps:bodyPr wrap="square" lIns="0" tIns="0" rIns="0" bIns="0" rtlCol="0">
                          <a:prstTxWarp prst="textNoShape">
                            <a:avLst/>
                          </a:prstTxWarp>
                          <a:noAutofit/>
                        </wps:bodyPr>
                      </wps:wsp>
                      <wps:wsp>
                        <wps:cNvPr id="335" name="Graphic 335"/>
                        <wps:cNvSpPr/>
                        <wps:spPr>
                          <a:xfrm>
                            <a:off x="3813064" y="2900295"/>
                            <a:ext cx="1270" cy="50800"/>
                          </a:xfrm>
                          <a:custGeom>
                            <a:avLst/>
                            <a:gdLst/>
                            <a:ahLst/>
                            <a:cxnLst/>
                            <a:rect l="l" t="t" r="r" b="b"/>
                            <a:pathLst>
                              <a:path h="50800">
                                <a:moveTo>
                                  <a:pt x="0" y="0"/>
                                </a:moveTo>
                                <a:lnTo>
                                  <a:pt x="0" y="50759"/>
                                </a:lnTo>
                              </a:path>
                            </a:pathLst>
                          </a:custGeom>
                          <a:ln w="11602">
                            <a:solidFill>
                              <a:srgbClr val="000000"/>
                            </a:solidFill>
                            <a:prstDash val="solid"/>
                          </a:ln>
                        </wps:spPr>
                        <wps:bodyPr wrap="square" lIns="0" tIns="0" rIns="0" bIns="0" rtlCol="0">
                          <a:prstTxWarp prst="textNoShape">
                            <a:avLst/>
                          </a:prstTxWarp>
                          <a:noAutofit/>
                        </wps:bodyPr>
                      </wps:wsp>
                      <wps:wsp>
                        <wps:cNvPr id="336" name="Graphic 336"/>
                        <wps:cNvSpPr/>
                        <wps:spPr>
                          <a:xfrm>
                            <a:off x="4323823" y="5801"/>
                            <a:ext cx="1270" cy="2894965"/>
                          </a:xfrm>
                          <a:custGeom>
                            <a:avLst/>
                            <a:gdLst/>
                            <a:ahLst/>
                            <a:cxnLst/>
                            <a:rect l="l" t="t" r="r" b="b"/>
                            <a:pathLst>
                              <a:path h="2894965">
                                <a:moveTo>
                                  <a:pt x="0" y="2894494"/>
                                </a:moveTo>
                                <a:lnTo>
                                  <a:pt x="0" y="0"/>
                                </a:lnTo>
                              </a:path>
                            </a:pathLst>
                          </a:custGeom>
                          <a:ln w="11602">
                            <a:solidFill>
                              <a:srgbClr val="AFAFAF"/>
                            </a:solidFill>
                            <a:prstDash val="solid"/>
                          </a:ln>
                        </wps:spPr>
                        <wps:bodyPr wrap="square" lIns="0" tIns="0" rIns="0" bIns="0" rtlCol="0">
                          <a:prstTxWarp prst="textNoShape">
                            <a:avLst/>
                          </a:prstTxWarp>
                          <a:noAutofit/>
                        </wps:bodyPr>
                      </wps:wsp>
                      <wps:wsp>
                        <wps:cNvPr id="337" name="Graphic 337"/>
                        <wps:cNvSpPr/>
                        <wps:spPr>
                          <a:xfrm>
                            <a:off x="4323823" y="2900295"/>
                            <a:ext cx="1270" cy="50800"/>
                          </a:xfrm>
                          <a:custGeom>
                            <a:avLst/>
                            <a:gdLst/>
                            <a:ahLst/>
                            <a:cxnLst/>
                            <a:rect l="l" t="t" r="r" b="b"/>
                            <a:pathLst>
                              <a:path h="50800">
                                <a:moveTo>
                                  <a:pt x="0" y="0"/>
                                </a:moveTo>
                                <a:lnTo>
                                  <a:pt x="0" y="50759"/>
                                </a:lnTo>
                              </a:path>
                            </a:pathLst>
                          </a:custGeom>
                          <a:solidFill>
                            <a:srgbClr val="000000"/>
                          </a:solidFill>
                        </wps:spPr>
                        <wps:bodyPr wrap="square" lIns="0" tIns="0" rIns="0" bIns="0" rtlCol="0">
                          <a:prstTxWarp prst="textNoShape">
                            <a:avLst/>
                          </a:prstTxWarp>
                          <a:noAutofit/>
                        </wps:bodyPr>
                      </wps:wsp>
                      <wps:wsp>
                        <wps:cNvPr id="338" name="Graphic 338"/>
                        <wps:cNvSpPr/>
                        <wps:spPr>
                          <a:xfrm>
                            <a:off x="4323823" y="2900295"/>
                            <a:ext cx="1270" cy="50800"/>
                          </a:xfrm>
                          <a:custGeom>
                            <a:avLst/>
                            <a:gdLst/>
                            <a:ahLst/>
                            <a:cxnLst/>
                            <a:rect l="l" t="t" r="r" b="b"/>
                            <a:pathLst>
                              <a:path h="50800">
                                <a:moveTo>
                                  <a:pt x="0" y="0"/>
                                </a:moveTo>
                                <a:lnTo>
                                  <a:pt x="0" y="50759"/>
                                </a:lnTo>
                              </a:path>
                            </a:pathLst>
                          </a:custGeom>
                          <a:ln w="11602">
                            <a:solidFill>
                              <a:srgbClr val="000000"/>
                            </a:solidFill>
                            <a:prstDash val="solid"/>
                          </a:ln>
                        </wps:spPr>
                        <wps:bodyPr wrap="square" lIns="0" tIns="0" rIns="0" bIns="0" rtlCol="0">
                          <a:prstTxWarp prst="textNoShape">
                            <a:avLst/>
                          </a:prstTxWarp>
                          <a:noAutofit/>
                        </wps:bodyPr>
                      </wps:wsp>
                      <wps:wsp>
                        <wps:cNvPr id="339" name="Graphic 339"/>
                        <wps:cNvSpPr/>
                        <wps:spPr>
                          <a:xfrm>
                            <a:off x="50759" y="2894494"/>
                            <a:ext cx="4451350" cy="12065"/>
                          </a:xfrm>
                          <a:custGeom>
                            <a:avLst/>
                            <a:gdLst/>
                            <a:ahLst/>
                            <a:cxnLst/>
                            <a:rect l="l" t="t" r="r" b="b"/>
                            <a:pathLst>
                              <a:path w="4451350" h="12065">
                                <a:moveTo>
                                  <a:pt x="0" y="11602"/>
                                </a:moveTo>
                                <a:lnTo>
                                  <a:pt x="4450859" y="11602"/>
                                </a:lnTo>
                                <a:lnTo>
                                  <a:pt x="4450859" y="0"/>
                                </a:lnTo>
                                <a:lnTo>
                                  <a:pt x="0" y="0"/>
                                </a:lnTo>
                                <a:lnTo>
                                  <a:pt x="0" y="11602"/>
                                </a:lnTo>
                                <a:close/>
                              </a:path>
                            </a:pathLst>
                          </a:custGeom>
                          <a:solidFill>
                            <a:srgbClr val="AFAFAF"/>
                          </a:solidFill>
                        </wps:spPr>
                        <wps:bodyPr wrap="square" lIns="0" tIns="0" rIns="0" bIns="0" rtlCol="0">
                          <a:prstTxWarp prst="textNoShape">
                            <a:avLst/>
                          </a:prstTxWarp>
                          <a:noAutofit/>
                        </wps:bodyPr>
                      </wps:wsp>
                      <wps:wsp>
                        <wps:cNvPr id="340" name="Graphic 340"/>
                        <wps:cNvSpPr/>
                        <wps:spPr>
                          <a:xfrm>
                            <a:off x="0" y="2900295"/>
                            <a:ext cx="50800" cy="1270"/>
                          </a:xfrm>
                          <a:custGeom>
                            <a:avLst/>
                            <a:gdLst/>
                            <a:ahLst/>
                            <a:cxnLst/>
                            <a:rect l="l" t="t" r="r" b="b"/>
                            <a:pathLst>
                              <a:path w="50800">
                                <a:moveTo>
                                  <a:pt x="50759" y="0"/>
                                </a:moveTo>
                                <a:lnTo>
                                  <a:pt x="0" y="0"/>
                                </a:lnTo>
                              </a:path>
                            </a:pathLst>
                          </a:custGeom>
                          <a:solidFill>
                            <a:srgbClr val="000000"/>
                          </a:solidFill>
                        </wps:spPr>
                        <wps:bodyPr wrap="square" lIns="0" tIns="0" rIns="0" bIns="0" rtlCol="0">
                          <a:prstTxWarp prst="textNoShape">
                            <a:avLst/>
                          </a:prstTxWarp>
                          <a:noAutofit/>
                        </wps:bodyPr>
                      </wps:wsp>
                      <wps:wsp>
                        <wps:cNvPr id="341" name="Graphic 341"/>
                        <wps:cNvSpPr/>
                        <wps:spPr>
                          <a:xfrm>
                            <a:off x="0" y="2900295"/>
                            <a:ext cx="50800" cy="1270"/>
                          </a:xfrm>
                          <a:custGeom>
                            <a:avLst/>
                            <a:gdLst/>
                            <a:ahLst/>
                            <a:cxnLst/>
                            <a:rect l="l" t="t" r="r" b="b"/>
                            <a:pathLst>
                              <a:path w="50800">
                                <a:moveTo>
                                  <a:pt x="50759" y="0"/>
                                </a:moveTo>
                                <a:lnTo>
                                  <a:pt x="0" y="0"/>
                                </a:lnTo>
                              </a:path>
                            </a:pathLst>
                          </a:custGeom>
                          <a:ln w="11602">
                            <a:solidFill>
                              <a:srgbClr val="000000"/>
                            </a:solidFill>
                            <a:prstDash val="solid"/>
                          </a:ln>
                        </wps:spPr>
                        <wps:bodyPr wrap="square" lIns="0" tIns="0" rIns="0" bIns="0" rtlCol="0">
                          <a:prstTxWarp prst="textNoShape">
                            <a:avLst/>
                          </a:prstTxWarp>
                          <a:noAutofit/>
                        </wps:bodyPr>
                      </wps:wsp>
                      <wps:wsp>
                        <wps:cNvPr id="342" name="Graphic 342"/>
                        <wps:cNvSpPr/>
                        <wps:spPr>
                          <a:xfrm>
                            <a:off x="50759" y="2509501"/>
                            <a:ext cx="4451350" cy="1270"/>
                          </a:xfrm>
                          <a:custGeom>
                            <a:avLst/>
                            <a:gdLst/>
                            <a:ahLst/>
                            <a:cxnLst/>
                            <a:rect l="l" t="t" r="r" b="b"/>
                            <a:pathLst>
                              <a:path w="4451350">
                                <a:moveTo>
                                  <a:pt x="0" y="0"/>
                                </a:moveTo>
                                <a:lnTo>
                                  <a:pt x="4450859" y="0"/>
                                </a:lnTo>
                              </a:path>
                            </a:pathLst>
                          </a:custGeom>
                          <a:ln w="11602">
                            <a:solidFill>
                              <a:srgbClr val="AFAFAF"/>
                            </a:solidFill>
                            <a:prstDash val="solid"/>
                          </a:ln>
                        </wps:spPr>
                        <wps:bodyPr wrap="square" lIns="0" tIns="0" rIns="0" bIns="0" rtlCol="0">
                          <a:prstTxWarp prst="textNoShape">
                            <a:avLst/>
                          </a:prstTxWarp>
                          <a:noAutofit/>
                        </wps:bodyPr>
                      </wps:wsp>
                      <wps:wsp>
                        <wps:cNvPr id="343" name="Graphic 343"/>
                        <wps:cNvSpPr/>
                        <wps:spPr>
                          <a:xfrm>
                            <a:off x="0" y="2509501"/>
                            <a:ext cx="50800" cy="1270"/>
                          </a:xfrm>
                          <a:custGeom>
                            <a:avLst/>
                            <a:gdLst/>
                            <a:ahLst/>
                            <a:cxnLst/>
                            <a:rect l="l" t="t" r="r" b="b"/>
                            <a:pathLst>
                              <a:path w="50800">
                                <a:moveTo>
                                  <a:pt x="50759" y="0"/>
                                </a:moveTo>
                                <a:lnTo>
                                  <a:pt x="0" y="0"/>
                                </a:lnTo>
                              </a:path>
                            </a:pathLst>
                          </a:custGeom>
                          <a:solidFill>
                            <a:srgbClr val="000000"/>
                          </a:solidFill>
                        </wps:spPr>
                        <wps:bodyPr wrap="square" lIns="0" tIns="0" rIns="0" bIns="0" rtlCol="0">
                          <a:prstTxWarp prst="textNoShape">
                            <a:avLst/>
                          </a:prstTxWarp>
                          <a:noAutofit/>
                        </wps:bodyPr>
                      </wps:wsp>
                      <wps:wsp>
                        <wps:cNvPr id="344" name="Graphic 344"/>
                        <wps:cNvSpPr/>
                        <wps:spPr>
                          <a:xfrm>
                            <a:off x="0" y="2509501"/>
                            <a:ext cx="50800" cy="1270"/>
                          </a:xfrm>
                          <a:custGeom>
                            <a:avLst/>
                            <a:gdLst/>
                            <a:ahLst/>
                            <a:cxnLst/>
                            <a:rect l="l" t="t" r="r" b="b"/>
                            <a:pathLst>
                              <a:path w="50800">
                                <a:moveTo>
                                  <a:pt x="50759" y="0"/>
                                </a:moveTo>
                                <a:lnTo>
                                  <a:pt x="0" y="0"/>
                                </a:lnTo>
                              </a:path>
                            </a:pathLst>
                          </a:custGeom>
                          <a:ln w="11602">
                            <a:solidFill>
                              <a:srgbClr val="000000"/>
                            </a:solidFill>
                            <a:prstDash val="solid"/>
                          </a:ln>
                        </wps:spPr>
                        <wps:bodyPr wrap="square" lIns="0" tIns="0" rIns="0" bIns="0" rtlCol="0">
                          <a:prstTxWarp prst="textNoShape">
                            <a:avLst/>
                          </a:prstTxWarp>
                          <a:noAutofit/>
                        </wps:bodyPr>
                      </wps:wsp>
                      <wps:wsp>
                        <wps:cNvPr id="345" name="Graphic 345"/>
                        <wps:cNvSpPr/>
                        <wps:spPr>
                          <a:xfrm>
                            <a:off x="50759" y="2118707"/>
                            <a:ext cx="4451350" cy="1270"/>
                          </a:xfrm>
                          <a:custGeom>
                            <a:avLst/>
                            <a:gdLst/>
                            <a:ahLst/>
                            <a:cxnLst/>
                            <a:rect l="l" t="t" r="r" b="b"/>
                            <a:pathLst>
                              <a:path w="4451350">
                                <a:moveTo>
                                  <a:pt x="0" y="0"/>
                                </a:moveTo>
                                <a:lnTo>
                                  <a:pt x="4450859" y="0"/>
                                </a:lnTo>
                              </a:path>
                            </a:pathLst>
                          </a:custGeom>
                          <a:ln w="11602">
                            <a:solidFill>
                              <a:srgbClr val="AFAFAF"/>
                            </a:solidFill>
                            <a:prstDash val="solid"/>
                          </a:ln>
                        </wps:spPr>
                        <wps:bodyPr wrap="square" lIns="0" tIns="0" rIns="0" bIns="0" rtlCol="0">
                          <a:prstTxWarp prst="textNoShape">
                            <a:avLst/>
                          </a:prstTxWarp>
                          <a:noAutofit/>
                        </wps:bodyPr>
                      </wps:wsp>
                      <wps:wsp>
                        <wps:cNvPr id="346" name="Graphic 346"/>
                        <wps:cNvSpPr/>
                        <wps:spPr>
                          <a:xfrm>
                            <a:off x="0" y="2118707"/>
                            <a:ext cx="50800" cy="1270"/>
                          </a:xfrm>
                          <a:custGeom>
                            <a:avLst/>
                            <a:gdLst/>
                            <a:ahLst/>
                            <a:cxnLst/>
                            <a:rect l="l" t="t" r="r" b="b"/>
                            <a:pathLst>
                              <a:path w="50800">
                                <a:moveTo>
                                  <a:pt x="50759" y="0"/>
                                </a:moveTo>
                                <a:lnTo>
                                  <a:pt x="0" y="0"/>
                                </a:lnTo>
                              </a:path>
                            </a:pathLst>
                          </a:custGeom>
                          <a:solidFill>
                            <a:srgbClr val="000000"/>
                          </a:solidFill>
                        </wps:spPr>
                        <wps:bodyPr wrap="square" lIns="0" tIns="0" rIns="0" bIns="0" rtlCol="0">
                          <a:prstTxWarp prst="textNoShape">
                            <a:avLst/>
                          </a:prstTxWarp>
                          <a:noAutofit/>
                        </wps:bodyPr>
                      </wps:wsp>
                      <wps:wsp>
                        <wps:cNvPr id="347" name="Graphic 347"/>
                        <wps:cNvSpPr/>
                        <wps:spPr>
                          <a:xfrm>
                            <a:off x="0" y="2118707"/>
                            <a:ext cx="50800" cy="1270"/>
                          </a:xfrm>
                          <a:custGeom>
                            <a:avLst/>
                            <a:gdLst/>
                            <a:ahLst/>
                            <a:cxnLst/>
                            <a:rect l="l" t="t" r="r" b="b"/>
                            <a:pathLst>
                              <a:path w="50800">
                                <a:moveTo>
                                  <a:pt x="50759" y="0"/>
                                </a:moveTo>
                                <a:lnTo>
                                  <a:pt x="0" y="0"/>
                                </a:lnTo>
                              </a:path>
                            </a:pathLst>
                          </a:custGeom>
                          <a:ln w="11602">
                            <a:solidFill>
                              <a:srgbClr val="000000"/>
                            </a:solidFill>
                            <a:prstDash val="solid"/>
                          </a:ln>
                        </wps:spPr>
                        <wps:bodyPr wrap="square" lIns="0" tIns="0" rIns="0" bIns="0" rtlCol="0">
                          <a:prstTxWarp prst="textNoShape">
                            <a:avLst/>
                          </a:prstTxWarp>
                          <a:noAutofit/>
                        </wps:bodyPr>
                      </wps:wsp>
                      <wps:wsp>
                        <wps:cNvPr id="348" name="Graphic 348"/>
                        <wps:cNvSpPr/>
                        <wps:spPr>
                          <a:xfrm>
                            <a:off x="50759" y="1727913"/>
                            <a:ext cx="4451350" cy="1270"/>
                          </a:xfrm>
                          <a:custGeom>
                            <a:avLst/>
                            <a:gdLst/>
                            <a:ahLst/>
                            <a:cxnLst/>
                            <a:rect l="l" t="t" r="r" b="b"/>
                            <a:pathLst>
                              <a:path w="4451350">
                                <a:moveTo>
                                  <a:pt x="0" y="0"/>
                                </a:moveTo>
                                <a:lnTo>
                                  <a:pt x="4450859" y="0"/>
                                </a:lnTo>
                              </a:path>
                            </a:pathLst>
                          </a:custGeom>
                          <a:ln w="11602">
                            <a:solidFill>
                              <a:srgbClr val="AFAFAF"/>
                            </a:solidFill>
                            <a:prstDash val="solid"/>
                          </a:ln>
                        </wps:spPr>
                        <wps:bodyPr wrap="square" lIns="0" tIns="0" rIns="0" bIns="0" rtlCol="0">
                          <a:prstTxWarp prst="textNoShape">
                            <a:avLst/>
                          </a:prstTxWarp>
                          <a:noAutofit/>
                        </wps:bodyPr>
                      </wps:wsp>
                      <wps:wsp>
                        <wps:cNvPr id="349" name="Graphic 349"/>
                        <wps:cNvSpPr/>
                        <wps:spPr>
                          <a:xfrm>
                            <a:off x="0" y="1727913"/>
                            <a:ext cx="50800" cy="1270"/>
                          </a:xfrm>
                          <a:custGeom>
                            <a:avLst/>
                            <a:gdLst/>
                            <a:ahLst/>
                            <a:cxnLst/>
                            <a:rect l="l" t="t" r="r" b="b"/>
                            <a:pathLst>
                              <a:path w="50800">
                                <a:moveTo>
                                  <a:pt x="50759" y="0"/>
                                </a:moveTo>
                                <a:lnTo>
                                  <a:pt x="0" y="0"/>
                                </a:lnTo>
                              </a:path>
                            </a:pathLst>
                          </a:custGeom>
                          <a:solidFill>
                            <a:srgbClr val="000000"/>
                          </a:solidFill>
                        </wps:spPr>
                        <wps:bodyPr wrap="square" lIns="0" tIns="0" rIns="0" bIns="0" rtlCol="0">
                          <a:prstTxWarp prst="textNoShape">
                            <a:avLst/>
                          </a:prstTxWarp>
                          <a:noAutofit/>
                        </wps:bodyPr>
                      </wps:wsp>
                      <wps:wsp>
                        <wps:cNvPr id="350" name="Graphic 350"/>
                        <wps:cNvSpPr/>
                        <wps:spPr>
                          <a:xfrm>
                            <a:off x="0" y="1727913"/>
                            <a:ext cx="50800" cy="1270"/>
                          </a:xfrm>
                          <a:custGeom>
                            <a:avLst/>
                            <a:gdLst/>
                            <a:ahLst/>
                            <a:cxnLst/>
                            <a:rect l="l" t="t" r="r" b="b"/>
                            <a:pathLst>
                              <a:path w="50800">
                                <a:moveTo>
                                  <a:pt x="50759" y="0"/>
                                </a:moveTo>
                                <a:lnTo>
                                  <a:pt x="0" y="0"/>
                                </a:lnTo>
                              </a:path>
                            </a:pathLst>
                          </a:custGeom>
                          <a:ln w="11602">
                            <a:solidFill>
                              <a:srgbClr val="000000"/>
                            </a:solidFill>
                            <a:prstDash val="solid"/>
                          </a:ln>
                        </wps:spPr>
                        <wps:bodyPr wrap="square" lIns="0" tIns="0" rIns="0" bIns="0" rtlCol="0">
                          <a:prstTxWarp prst="textNoShape">
                            <a:avLst/>
                          </a:prstTxWarp>
                          <a:noAutofit/>
                        </wps:bodyPr>
                      </wps:wsp>
                      <wps:wsp>
                        <wps:cNvPr id="351" name="Graphic 351"/>
                        <wps:cNvSpPr/>
                        <wps:spPr>
                          <a:xfrm>
                            <a:off x="50759" y="1337119"/>
                            <a:ext cx="4451350" cy="1270"/>
                          </a:xfrm>
                          <a:custGeom>
                            <a:avLst/>
                            <a:gdLst/>
                            <a:ahLst/>
                            <a:cxnLst/>
                            <a:rect l="l" t="t" r="r" b="b"/>
                            <a:pathLst>
                              <a:path w="4451350">
                                <a:moveTo>
                                  <a:pt x="0" y="0"/>
                                </a:moveTo>
                                <a:lnTo>
                                  <a:pt x="4450859" y="0"/>
                                </a:lnTo>
                              </a:path>
                            </a:pathLst>
                          </a:custGeom>
                          <a:ln w="11602">
                            <a:solidFill>
                              <a:srgbClr val="AFAFAF"/>
                            </a:solidFill>
                            <a:prstDash val="solid"/>
                          </a:ln>
                        </wps:spPr>
                        <wps:bodyPr wrap="square" lIns="0" tIns="0" rIns="0" bIns="0" rtlCol="0">
                          <a:prstTxWarp prst="textNoShape">
                            <a:avLst/>
                          </a:prstTxWarp>
                          <a:noAutofit/>
                        </wps:bodyPr>
                      </wps:wsp>
                      <wps:wsp>
                        <wps:cNvPr id="352" name="Graphic 352"/>
                        <wps:cNvSpPr/>
                        <wps:spPr>
                          <a:xfrm>
                            <a:off x="0" y="1337119"/>
                            <a:ext cx="50800" cy="1270"/>
                          </a:xfrm>
                          <a:custGeom>
                            <a:avLst/>
                            <a:gdLst/>
                            <a:ahLst/>
                            <a:cxnLst/>
                            <a:rect l="l" t="t" r="r" b="b"/>
                            <a:pathLst>
                              <a:path w="50800">
                                <a:moveTo>
                                  <a:pt x="50759" y="0"/>
                                </a:moveTo>
                                <a:lnTo>
                                  <a:pt x="0" y="0"/>
                                </a:lnTo>
                              </a:path>
                            </a:pathLst>
                          </a:custGeom>
                          <a:solidFill>
                            <a:srgbClr val="000000"/>
                          </a:solidFill>
                        </wps:spPr>
                        <wps:bodyPr wrap="square" lIns="0" tIns="0" rIns="0" bIns="0" rtlCol="0">
                          <a:prstTxWarp prst="textNoShape">
                            <a:avLst/>
                          </a:prstTxWarp>
                          <a:noAutofit/>
                        </wps:bodyPr>
                      </wps:wsp>
                      <wps:wsp>
                        <wps:cNvPr id="353" name="Graphic 353"/>
                        <wps:cNvSpPr/>
                        <wps:spPr>
                          <a:xfrm>
                            <a:off x="0" y="1337119"/>
                            <a:ext cx="50800" cy="1270"/>
                          </a:xfrm>
                          <a:custGeom>
                            <a:avLst/>
                            <a:gdLst/>
                            <a:ahLst/>
                            <a:cxnLst/>
                            <a:rect l="l" t="t" r="r" b="b"/>
                            <a:pathLst>
                              <a:path w="50800">
                                <a:moveTo>
                                  <a:pt x="50759" y="0"/>
                                </a:moveTo>
                                <a:lnTo>
                                  <a:pt x="0" y="0"/>
                                </a:lnTo>
                              </a:path>
                            </a:pathLst>
                          </a:custGeom>
                          <a:ln w="11602">
                            <a:solidFill>
                              <a:srgbClr val="000000"/>
                            </a:solidFill>
                            <a:prstDash val="solid"/>
                          </a:ln>
                        </wps:spPr>
                        <wps:bodyPr wrap="square" lIns="0" tIns="0" rIns="0" bIns="0" rtlCol="0">
                          <a:prstTxWarp prst="textNoShape">
                            <a:avLst/>
                          </a:prstTxWarp>
                          <a:noAutofit/>
                        </wps:bodyPr>
                      </wps:wsp>
                      <wps:wsp>
                        <wps:cNvPr id="354" name="Graphic 354"/>
                        <wps:cNvSpPr/>
                        <wps:spPr>
                          <a:xfrm>
                            <a:off x="50759" y="946325"/>
                            <a:ext cx="4451350" cy="1270"/>
                          </a:xfrm>
                          <a:custGeom>
                            <a:avLst/>
                            <a:gdLst/>
                            <a:ahLst/>
                            <a:cxnLst/>
                            <a:rect l="l" t="t" r="r" b="b"/>
                            <a:pathLst>
                              <a:path w="4451350">
                                <a:moveTo>
                                  <a:pt x="0" y="0"/>
                                </a:moveTo>
                                <a:lnTo>
                                  <a:pt x="4450859" y="0"/>
                                </a:lnTo>
                              </a:path>
                            </a:pathLst>
                          </a:custGeom>
                          <a:ln w="11602">
                            <a:solidFill>
                              <a:srgbClr val="AFAFAF"/>
                            </a:solidFill>
                            <a:prstDash val="solid"/>
                          </a:ln>
                        </wps:spPr>
                        <wps:bodyPr wrap="square" lIns="0" tIns="0" rIns="0" bIns="0" rtlCol="0">
                          <a:prstTxWarp prst="textNoShape">
                            <a:avLst/>
                          </a:prstTxWarp>
                          <a:noAutofit/>
                        </wps:bodyPr>
                      </wps:wsp>
                      <wps:wsp>
                        <wps:cNvPr id="355" name="Graphic 355"/>
                        <wps:cNvSpPr/>
                        <wps:spPr>
                          <a:xfrm>
                            <a:off x="0" y="946325"/>
                            <a:ext cx="50800" cy="1270"/>
                          </a:xfrm>
                          <a:custGeom>
                            <a:avLst/>
                            <a:gdLst/>
                            <a:ahLst/>
                            <a:cxnLst/>
                            <a:rect l="l" t="t" r="r" b="b"/>
                            <a:pathLst>
                              <a:path w="50800">
                                <a:moveTo>
                                  <a:pt x="50759" y="0"/>
                                </a:moveTo>
                                <a:lnTo>
                                  <a:pt x="0" y="0"/>
                                </a:lnTo>
                              </a:path>
                            </a:pathLst>
                          </a:custGeom>
                          <a:solidFill>
                            <a:srgbClr val="000000"/>
                          </a:solidFill>
                        </wps:spPr>
                        <wps:bodyPr wrap="square" lIns="0" tIns="0" rIns="0" bIns="0" rtlCol="0">
                          <a:prstTxWarp prst="textNoShape">
                            <a:avLst/>
                          </a:prstTxWarp>
                          <a:noAutofit/>
                        </wps:bodyPr>
                      </wps:wsp>
                      <wps:wsp>
                        <wps:cNvPr id="356" name="Graphic 356"/>
                        <wps:cNvSpPr/>
                        <wps:spPr>
                          <a:xfrm>
                            <a:off x="0" y="946325"/>
                            <a:ext cx="50800" cy="1270"/>
                          </a:xfrm>
                          <a:custGeom>
                            <a:avLst/>
                            <a:gdLst/>
                            <a:ahLst/>
                            <a:cxnLst/>
                            <a:rect l="l" t="t" r="r" b="b"/>
                            <a:pathLst>
                              <a:path w="50800">
                                <a:moveTo>
                                  <a:pt x="50759" y="0"/>
                                </a:moveTo>
                                <a:lnTo>
                                  <a:pt x="0" y="0"/>
                                </a:lnTo>
                              </a:path>
                            </a:pathLst>
                          </a:custGeom>
                          <a:ln w="11602">
                            <a:solidFill>
                              <a:srgbClr val="000000"/>
                            </a:solidFill>
                            <a:prstDash val="solid"/>
                          </a:ln>
                        </wps:spPr>
                        <wps:bodyPr wrap="square" lIns="0" tIns="0" rIns="0" bIns="0" rtlCol="0">
                          <a:prstTxWarp prst="textNoShape">
                            <a:avLst/>
                          </a:prstTxWarp>
                          <a:noAutofit/>
                        </wps:bodyPr>
                      </wps:wsp>
                      <wps:wsp>
                        <wps:cNvPr id="357" name="Graphic 357"/>
                        <wps:cNvSpPr/>
                        <wps:spPr>
                          <a:xfrm>
                            <a:off x="50759" y="555531"/>
                            <a:ext cx="4451350" cy="1270"/>
                          </a:xfrm>
                          <a:custGeom>
                            <a:avLst/>
                            <a:gdLst/>
                            <a:ahLst/>
                            <a:cxnLst/>
                            <a:rect l="l" t="t" r="r" b="b"/>
                            <a:pathLst>
                              <a:path w="4451350">
                                <a:moveTo>
                                  <a:pt x="0" y="0"/>
                                </a:moveTo>
                                <a:lnTo>
                                  <a:pt x="4450859" y="0"/>
                                </a:lnTo>
                              </a:path>
                            </a:pathLst>
                          </a:custGeom>
                          <a:ln w="11602">
                            <a:solidFill>
                              <a:srgbClr val="AFAFAF"/>
                            </a:solidFill>
                            <a:prstDash val="solid"/>
                          </a:ln>
                        </wps:spPr>
                        <wps:bodyPr wrap="square" lIns="0" tIns="0" rIns="0" bIns="0" rtlCol="0">
                          <a:prstTxWarp prst="textNoShape">
                            <a:avLst/>
                          </a:prstTxWarp>
                          <a:noAutofit/>
                        </wps:bodyPr>
                      </wps:wsp>
                      <wps:wsp>
                        <wps:cNvPr id="358" name="Graphic 358"/>
                        <wps:cNvSpPr/>
                        <wps:spPr>
                          <a:xfrm>
                            <a:off x="0" y="555531"/>
                            <a:ext cx="50800" cy="1270"/>
                          </a:xfrm>
                          <a:custGeom>
                            <a:avLst/>
                            <a:gdLst/>
                            <a:ahLst/>
                            <a:cxnLst/>
                            <a:rect l="l" t="t" r="r" b="b"/>
                            <a:pathLst>
                              <a:path w="50800">
                                <a:moveTo>
                                  <a:pt x="50759" y="0"/>
                                </a:moveTo>
                                <a:lnTo>
                                  <a:pt x="0" y="0"/>
                                </a:lnTo>
                              </a:path>
                            </a:pathLst>
                          </a:custGeom>
                          <a:solidFill>
                            <a:srgbClr val="000000"/>
                          </a:solidFill>
                        </wps:spPr>
                        <wps:bodyPr wrap="square" lIns="0" tIns="0" rIns="0" bIns="0" rtlCol="0">
                          <a:prstTxWarp prst="textNoShape">
                            <a:avLst/>
                          </a:prstTxWarp>
                          <a:noAutofit/>
                        </wps:bodyPr>
                      </wps:wsp>
                      <wps:wsp>
                        <wps:cNvPr id="359" name="Graphic 359"/>
                        <wps:cNvSpPr/>
                        <wps:spPr>
                          <a:xfrm>
                            <a:off x="0" y="555531"/>
                            <a:ext cx="50800" cy="1270"/>
                          </a:xfrm>
                          <a:custGeom>
                            <a:avLst/>
                            <a:gdLst/>
                            <a:ahLst/>
                            <a:cxnLst/>
                            <a:rect l="l" t="t" r="r" b="b"/>
                            <a:pathLst>
                              <a:path w="50800">
                                <a:moveTo>
                                  <a:pt x="50759" y="0"/>
                                </a:moveTo>
                                <a:lnTo>
                                  <a:pt x="0" y="0"/>
                                </a:lnTo>
                              </a:path>
                            </a:pathLst>
                          </a:custGeom>
                          <a:ln w="11602">
                            <a:solidFill>
                              <a:srgbClr val="000000"/>
                            </a:solidFill>
                            <a:prstDash val="solid"/>
                          </a:ln>
                        </wps:spPr>
                        <wps:bodyPr wrap="square" lIns="0" tIns="0" rIns="0" bIns="0" rtlCol="0">
                          <a:prstTxWarp prst="textNoShape">
                            <a:avLst/>
                          </a:prstTxWarp>
                          <a:noAutofit/>
                        </wps:bodyPr>
                      </wps:wsp>
                      <wps:wsp>
                        <wps:cNvPr id="360" name="Graphic 360"/>
                        <wps:cNvSpPr/>
                        <wps:spPr>
                          <a:xfrm>
                            <a:off x="50759" y="164737"/>
                            <a:ext cx="4451350" cy="1270"/>
                          </a:xfrm>
                          <a:custGeom>
                            <a:avLst/>
                            <a:gdLst/>
                            <a:ahLst/>
                            <a:cxnLst/>
                            <a:rect l="l" t="t" r="r" b="b"/>
                            <a:pathLst>
                              <a:path w="4451350">
                                <a:moveTo>
                                  <a:pt x="0" y="0"/>
                                </a:moveTo>
                                <a:lnTo>
                                  <a:pt x="4450859" y="0"/>
                                </a:lnTo>
                              </a:path>
                            </a:pathLst>
                          </a:custGeom>
                          <a:ln w="11602">
                            <a:solidFill>
                              <a:srgbClr val="AFAFAF"/>
                            </a:solidFill>
                            <a:prstDash val="solid"/>
                          </a:ln>
                        </wps:spPr>
                        <wps:bodyPr wrap="square" lIns="0" tIns="0" rIns="0" bIns="0" rtlCol="0">
                          <a:prstTxWarp prst="textNoShape">
                            <a:avLst/>
                          </a:prstTxWarp>
                          <a:noAutofit/>
                        </wps:bodyPr>
                      </wps:wsp>
                      <wps:wsp>
                        <wps:cNvPr id="361" name="Graphic 361"/>
                        <wps:cNvSpPr/>
                        <wps:spPr>
                          <a:xfrm>
                            <a:off x="0" y="164737"/>
                            <a:ext cx="50800" cy="1270"/>
                          </a:xfrm>
                          <a:custGeom>
                            <a:avLst/>
                            <a:gdLst/>
                            <a:ahLst/>
                            <a:cxnLst/>
                            <a:rect l="l" t="t" r="r" b="b"/>
                            <a:pathLst>
                              <a:path w="50800">
                                <a:moveTo>
                                  <a:pt x="50759" y="0"/>
                                </a:moveTo>
                                <a:lnTo>
                                  <a:pt x="0" y="0"/>
                                </a:lnTo>
                              </a:path>
                            </a:pathLst>
                          </a:custGeom>
                          <a:solidFill>
                            <a:srgbClr val="000000"/>
                          </a:solidFill>
                        </wps:spPr>
                        <wps:bodyPr wrap="square" lIns="0" tIns="0" rIns="0" bIns="0" rtlCol="0">
                          <a:prstTxWarp prst="textNoShape">
                            <a:avLst/>
                          </a:prstTxWarp>
                          <a:noAutofit/>
                        </wps:bodyPr>
                      </wps:wsp>
                      <wps:wsp>
                        <wps:cNvPr id="362" name="Graphic 362"/>
                        <wps:cNvSpPr/>
                        <wps:spPr>
                          <a:xfrm>
                            <a:off x="0" y="164737"/>
                            <a:ext cx="50800" cy="1270"/>
                          </a:xfrm>
                          <a:custGeom>
                            <a:avLst/>
                            <a:gdLst/>
                            <a:ahLst/>
                            <a:cxnLst/>
                            <a:rect l="l" t="t" r="r" b="b"/>
                            <a:pathLst>
                              <a:path w="50800">
                                <a:moveTo>
                                  <a:pt x="50759" y="0"/>
                                </a:moveTo>
                                <a:lnTo>
                                  <a:pt x="0" y="0"/>
                                </a:lnTo>
                              </a:path>
                            </a:pathLst>
                          </a:custGeom>
                          <a:ln w="11602">
                            <a:solidFill>
                              <a:srgbClr val="000000"/>
                            </a:solidFill>
                            <a:prstDash val="solid"/>
                          </a:ln>
                        </wps:spPr>
                        <wps:bodyPr wrap="square" lIns="0" tIns="0" rIns="0" bIns="0" rtlCol="0">
                          <a:prstTxWarp prst="textNoShape">
                            <a:avLst/>
                          </a:prstTxWarp>
                          <a:noAutofit/>
                        </wps:bodyPr>
                      </wps:wsp>
                      <wps:wsp>
                        <wps:cNvPr id="363" name="Graphic 363"/>
                        <wps:cNvSpPr/>
                        <wps:spPr>
                          <a:xfrm>
                            <a:off x="50759" y="5801"/>
                            <a:ext cx="4451350" cy="2894965"/>
                          </a:xfrm>
                          <a:custGeom>
                            <a:avLst/>
                            <a:gdLst/>
                            <a:ahLst/>
                            <a:cxnLst/>
                            <a:rect l="l" t="t" r="r" b="b"/>
                            <a:pathLst>
                              <a:path w="4451350" h="2894965">
                                <a:moveTo>
                                  <a:pt x="0" y="2894494"/>
                                </a:moveTo>
                                <a:lnTo>
                                  <a:pt x="0" y="0"/>
                                </a:lnTo>
                              </a:path>
                              <a:path w="4451350" h="2894965">
                                <a:moveTo>
                                  <a:pt x="4450859" y="2894494"/>
                                </a:moveTo>
                                <a:lnTo>
                                  <a:pt x="4450859" y="0"/>
                                </a:lnTo>
                              </a:path>
                            </a:pathLst>
                          </a:custGeom>
                          <a:ln w="11602">
                            <a:solidFill>
                              <a:srgbClr val="000000"/>
                            </a:solidFill>
                            <a:prstDash val="solid"/>
                          </a:ln>
                        </wps:spPr>
                        <wps:bodyPr wrap="square" lIns="0" tIns="0" rIns="0" bIns="0" rtlCol="0">
                          <a:prstTxWarp prst="textNoShape">
                            <a:avLst/>
                          </a:prstTxWarp>
                          <a:noAutofit/>
                        </wps:bodyPr>
                      </wps:wsp>
                      <wps:wsp>
                        <wps:cNvPr id="364" name="Graphic 364"/>
                        <wps:cNvSpPr/>
                        <wps:spPr>
                          <a:xfrm>
                            <a:off x="50759" y="2894494"/>
                            <a:ext cx="4451350" cy="12065"/>
                          </a:xfrm>
                          <a:custGeom>
                            <a:avLst/>
                            <a:gdLst/>
                            <a:ahLst/>
                            <a:cxnLst/>
                            <a:rect l="l" t="t" r="r" b="b"/>
                            <a:pathLst>
                              <a:path w="4451350" h="12065">
                                <a:moveTo>
                                  <a:pt x="0" y="11602"/>
                                </a:moveTo>
                                <a:lnTo>
                                  <a:pt x="4450859" y="11602"/>
                                </a:lnTo>
                                <a:lnTo>
                                  <a:pt x="4450859" y="0"/>
                                </a:lnTo>
                                <a:lnTo>
                                  <a:pt x="0" y="0"/>
                                </a:lnTo>
                                <a:lnTo>
                                  <a:pt x="0" y="11602"/>
                                </a:lnTo>
                                <a:close/>
                              </a:path>
                            </a:pathLst>
                          </a:custGeom>
                          <a:solidFill>
                            <a:srgbClr val="000000"/>
                          </a:solidFill>
                        </wps:spPr>
                        <wps:bodyPr wrap="square" lIns="0" tIns="0" rIns="0" bIns="0" rtlCol="0">
                          <a:prstTxWarp prst="textNoShape">
                            <a:avLst/>
                          </a:prstTxWarp>
                          <a:noAutofit/>
                        </wps:bodyPr>
                      </wps:wsp>
                      <wps:wsp>
                        <wps:cNvPr id="365" name="Graphic 365"/>
                        <wps:cNvSpPr/>
                        <wps:spPr>
                          <a:xfrm>
                            <a:off x="50759" y="5801"/>
                            <a:ext cx="4451350" cy="1270"/>
                          </a:xfrm>
                          <a:custGeom>
                            <a:avLst/>
                            <a:gdLst/>
                            <a:ahLst/>
                            <a:cxnLst/>
                            <a:rect l="l" t="t" r="r" b="b"/>
                            <a:pathLst>
                              <a:path w="4451350">
                                <a:moveTo>
                                  <a:pt x="0" y="0"/>
                                </a:moveTo>
                                <a:lnTo>
                                  <a:pt x="4450859" y="0"/>
                                </a:lnTo>
                              </a:path>
                            </a:pathLst>
                          </a:custGeom>
                          <a:ln w="1160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DDC2EFA" id="Group 233" o:spid="_x0000_s1026" style="position:absolute;margin-left:145.5pt;margin-top:-5.55pt;width:354.95pt;height:232.4pt;z-index:15768576;mso-wrap-distance-left:0;mso-wrap-distance-right:0;mso-position-horizontal-relative:page" coordsize="45078,2951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">
                <v:shape id="Graphic 234" o:spid="_x0000_s1027" style="position:absolute;left:2530;top:1436;width:2026;height:27572;visibility:visible;mso-wrap-style:square;v-text-anchor:top" coordsize="202565,27571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" path="m202311,2222830r-101156,l101155,,,,,2756662r101155,l202311,2756662r,-533832xe" fillcolor="#2b5e8a" stroked="f">
                  <v:path arrowok="t"/>
                </v:shape>
                <v:shape id="Graphic 235" o:spid="_x0000_s1028" style="position:absolute;left:3542;top:23664;width:1016;height:5341;visibility:visible;mso-wrap-style:square;v-text-anchor:top" coordsize="101600,5340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" path="m,533824r101155,l101155,,,,,533824xe" filled="f" strokecolor="white" strokeweight=".16114mm">
                  <v:path arrowok="t"/>
                </v:shape>
                <v:shape id="Graphic 236" o:spid="_x0000_s1029" style="position:absolute;left:4553;top:26494;width:1016;height:2514;visibility:visible;mso-wrap-style:square;v-text-anchor:top" coordsize="101600,2514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" path="m101155,l,,,250889r101155,l101155,xe" fillcolor="#2b5e8a" stroked="f">
                  <v:path arrowok="t"/>
                </v:shape>
                <v:shape id="Graphic 237" o:spid="_x0000_s1030" style="position:absolute;left:4553;top:26494;width:1016;height:2514;visibility:visible;mso-wrap-style:square;v-text-anchor:top" coordsize="101600,2514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" path="m,250889r101155,l101155,,,,,250889xe" filled="f" strokecolor="white" strokeweight=".16114mm">
                  <v:path arrowok="t"/>
                </v:shape>
                <v:shape id="Graphic 238" o:spid="_x0000_s1031" style="position:absolute;left:5565;top:27392;width:1016;height:1613;visibility:visible;mso-wrap-style:square;v-text-anchor:top" coordsize="101600,1612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" path="m101155,l,,,161007r101155,l101155,xe" fillcolor="#2b5e8a" stroked="f">
                  <v:path arrowok="t"/>
                </v:shape>
                <v:shape id="Graphic 239" o:spid="_x0000_s1032" style="position:absolute;left:5565;top:27392;width:1016;height:1613;visibility:visible;mso-wrap-style:square;v-text-anchor:top" coordsize="101600,1612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" path="m,161007r101155,l101155,,,,,161007xe" filled="f" strokecolor="white" strokeweight=".16114mm">
                  <v:path arrowok="t"/>
                </v:shape>
                <v:shape id="Graphic 240" o:spid="_x0000_s1033" style="position:absolute;left:6576;top:27775;width:1016;height:1232;visibility:visible;mso-wrap-style:square;v-text-anchor:top" coordsize="101600,12318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" path="m101155,l,,,122709r101155,l101155,xe" fillcolor="#2b5e8a" stroked="f">
                  <v:path arrowok="t"/>
                </v:shape>
                <v:shape id="Graphic 241" o:spid="_x0000_s1034" style="position:absolute;left:6576;top:27775;width:1016;height:1232;visibility:visible;mso-wrap-style:square;v-text-anchor:top" coordsize="101600,12318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" path="m,122709r101155,l101155,,,,,122709xe" filled="f" strokecolor="white" strokeweight=".16114mm">
                  <v:path arrowok="t"/>
                </v:shape>
                <v:shape id="Graphic 242" o:spid="_x0000_s1035" style="position:absolute;left:7588;top:28166;width:1016;height:838;visibility:visible;mso-wrap-style:square;v-text-anchor:top" coordsize="101600,838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" path="m101155,l,,,83629r101155,l101155,xe" fillcolor="#2b5e8a" stroked="f">
                  <v:path arrowok="t"/>
                </v:shape>
                <v:shape id="Graphic 243" o:spid="_x0000_s1036" style="position:absolute;left:7588;top:28166;width:1016;height:838;visibility:visible;mso-wrap-style:square;v-text-anchor:top" coordsize="101600,838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" path="m,83629r101155,l101155,,,,,83629xe" filled="f" strokecolor="white" strokeweight=".16114mm">
                  <v:path arrowok="t"/>
                </v:shape>
                <v:shape id="Graphic 244" o:spid="_x0000_s1037" style="position:absolute;left:8600;top:28432;width:1016;height:571;visibility:visible;mso-wrap-style:square;v-text-anchor:top" coordsize="101600,571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" path="m101155,l,,,57055r101155,l101155,xe" fillcolor="#2b5e8a" stroked="f">
                  <v:path arrowok="t"/>
                </v:shape>
                <v:shape id="Graphic 245" o:spid="_x0000_s1038" style="position:absolute;left:8600;top:28432;width:1016;height:571;visibility:visible;mso-wrap-style:square;v-text-anchor:top" coordsize="101600,571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" path="m,57055r101155,l101155,,,,,57055xe" filled="f" strokecolor="white" strokeweight=".16114mm">
                  <v:path arrowok="t"/>
                </v:shape>
                <v:shape id="Graphic 246" o:spid="_x0000_s1039" style="position:absolute;left:9611;top:28463;width:1016;height:540;visibility:visible;mso-wrap-style:square;v-text-anchor:top" coordsize="101600,539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" path="m101155,l,,,53929r101155,l101155,xe" fillcolor="#2b5e8a" stroked="f">
                  <v:path arrowok="t"/>
                </v:shape>
                <v:shape id="Graphic 247" o:spid="_x0000_s1040" style="position:absolute;left:9611;top:28463;width:1016;height:540;visibility:visible;mso-wrap-style:square;v-text-anchor:top" coordsize="101600,539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" path="m,53929r101155,l101155,,,,,53929xe" filled="f" strokecolor="white" strokeweight=".16114mm">
                  <v:path arrowok="t"/>
                </v:shape>
                <v:shape id="Graphic 248" o:spid="_x0000_s1041" style="position:absolute;left:10623;top:28659;width:1016;height:349;visibility:visible;mso-wrap-style:square;v-text-anchor:top" coordsize="101600,349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" path="m101155,l,,,34389r101155,l101155,xe" fillcolor="#2b5e8a" stroked="f">
                  <v:path arrowok="t"/>
                </v:shape>
                <v:shape id="Graphic 249" o:spid="_x0000_s1042" style="position:absolute;left:10623;top:28659;width:1016;height:349;visibility:visible;mso-wrap-style:square;v-text-anchor:top" coordsize="101600,349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" path="m,34389r101155,l101155,,,,,34389xe" filled="f" strokecolor="white" strokeweight=".16114mm">
                  <v:path arrowok="t"/>
                </v:shape>
                <v:shape id="Graphic 250" o:spid="_x0000_s1043" style="position:absolute;left:11634;top:28745;width:1016;height:260;visibility:visible;mso-wrap-style:square;v-text-anchor:top" coordsize="101600,2603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" path="m101155,l,,,25792r101155,l101155,xe" fillcolor="#2b5e8a" stroked="f">
                  <v:path arrowok="t"/>
                </v:shape>
                <v:shape id="Graphic 251" o:spid="_x0000_s1044" style="position:absolute;left:11634;top:28745;width:1016;height:260;visibility:visible;mso-wrap-style:square;v-text-anchor:top" coordsize="101600,2603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" path="m,25792r101155,l101155,,,,,25792xe" filled="f" strokecolor="white" strokeweight=".16114mm">
                  <v:path arrowok="t"/>
                </v:shape>
                <v:shape id="Graphic 252" o:spid="_x0000_s1045" style="position:absolute;left:12646;top:28768;width:1016;height:235;visibility:visible;mso-wrap-style:square;v-text-anchor:top" coordsize="101600,234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" path="m101155,l,,,23447r101155,l101155,xe" fillcolor="#2b5e8a" stroked="f">
                  <v:path arrowok="t"/>
                </v:shape>
                <v:shape id="Graphic 253" o:spid="_x0000_s1046" style="position:absolute;left:12646;top:28768;width:1016;height:235;visibility:visible;mso-wrap-style:square;v-text-anchor:top" coordsize="101600,234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" path="m,23447r101155,l101155,,,,,23447xe" filled="f" strokecolor="white" strokeweight=".16114mm">
                  <v:path arrowok="t"/>
                </v:shape>
                <v:shape id="Graphic 254" o:spid="_x0000_s1047" style="position:absolute;left:13657;top:28791;width:1016;height:216;visibility:visible;mso-wrap-style:square;v-text-anchor:top" coordsize="101600,215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" path="m101155,l,,,21102r101155,l101155,xe" fillcolor="#2b5e8a" stroked="f">
                  <v:path arrowok="t"/>
                </v:shape>
                <v:shape id="Graphic 255" o:spid="_x0000_s1048" style="position:absolute;left:13657;top:28791;width:1016;height:216;visibility:visible;mso-wrap-style:square;v-text-anchor:top" coordsize="101600,215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" path="m,21102r101155,l101155,,,,,21102xe" filled="f" strokecolor="white" strokeweight=".16114mm">
                  <v:path arrowok="t"/>
                </v:shape>
                <v:shape id="Graphic 256" o:spid="_x0000_s1049" style="position:absolute;left:14669;top:28885;width:1016;height:121;visibility:visible;mso-wrap-style:square;v-text-anchor:top" coordsize="101600,120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" path="m101155,l,,,11723r101155,l101155,xe" fillcolor="#2b5e8a" stroked="f">
                  <v:path arrowok="t"/>
                </v:shape>
                <v:shape id="Graphic 257" o:spid="_x0000_s1050" style="position:absolute;left:14669;top:28885;width:1016;height:121;visibility:visible;mso-wrap-style:square;v-text-anchor:top" coordsize="101600,120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" path="m,11723r101155,l101155,,,,,11723xe" filled="f" strokecolor="white" strokeweight=".16114mm">
                  <v:path arrowok="t"/>
                </v:shape>
                <v:shape id="Graphic 258" o:spid="_x0000_s1051" style="position:absolute;left:15680;top:28807;width:1016;height:197;visibility:visible;mso-wrap-style:square;v-text-anchor:top" coordsize="101600,1968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" path="m101155,l,,,19539r101155,l101155,xe" fillcolor="#2b5e8a" stroked="f">
                  <v:path arrowok="t"/>
                </v:shape>
                <v:shape id="Graphic 259" o:spid="_x0000_s1052" style="position:absolute;left:15680;top:28807;width:1016;height:197;visibility:visible;mso-wrap-style:square;v-text-anchor:top" coordsize="101600,1968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" path="m,19539r101155,l101155,,,,,19539xe" filled="f" strokecolor="white" strokeweight=".16114mm">
                  <v:path arrowok="t"/>
                </v:shape>
                <v:shape id="Graphic 260" o:spid="_x0000_s1053" style="position:absolute;left:16692;top:28901;width:1016;height:101;visibility:visible;mso-wrap-style:square;v-text-anchor:top" coordsize="101600,101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" path="m101155,l,,,10160r101155,l101155,xe" fillcolor="#2b5e8a" stroked="f">
                  <v:path arrowok="t"/>
                </v:shape>
                <v:shape id="Graphic 261" o:spid="_x0000_s1054" style="position:absolute;left:16692;top:28901;width:1016;height:101;visibility:visible;mso-wrap-style:square;v-text-anchor:top" coordsize="101600,101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" path="m,10160r101155,l101155,,,,,10160xe" filled="f" strokecolor="white" strokeweight=".16114mm">
                  <v:path arrowok="t"/>
                </v:shape>
                <v:shape id="Graphic 262" o:spid="_x0000_s1055" style="position:absolute;left:17704;top:28909;width:1016;height:95;visibility:visible;mso-wrap-style:square;v-text-anchor:top" coordsize="101600,95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" path="m101155,l,,,9379r101155,l101155,xe" fillcolor="#2b5e8a" stroked="f">
                  <v:path arrowok="t"/>
                </v:shape>
                <v:shape id="Graphic 263" o:spid="_x0000_s1056" style="position:absolute;left:17704;top:28909;width:1016;height:95;visibility:visible;mso-wrap-style:square;v-text-anchor:top" coordsize="101600,95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" path="m,9379r101155,l101155,,,,,9379xe" filled="f" strokecolor="white" strokeweight=".16114mm">
                  <v:path arrowok="t"/>
                </v:shape>
                <v:shape id="Graphic 264" o:spid="_x0000_s1057" style="position:absolute;left:18715;top:28916;width:1016;height:89;visibility:visible;mso-wrap-style:square;v-text-anchor:top" coordsize="101600,88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" path="m101155,l,,,8597r101155,l101155,xe" fillcolor="#2b5e8a" stroked="f">
                  <v:path arrowok="t"/>
                </v:shape>
                <v:shape id="Graphic 265" o:spid="_x0000_s1058" style="position:absolute;left:18715;top:28916;width:1016;height:89;visibility:visible;mso-wrap-style:square;v-text-anchor:top" coordsize="101600,88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" path="m,8597r101155,l101155,,,,,8597xe" filled="f" strokecolor="white" strokeweight=".16114mm">
                  <v:path arrowok="t"/>
                </v:shape>
                <v:shape id="Graphic 266" o:spid="_x0000_s1059" style="position:absolute;left:19727;top:28893;width:1016;height:114;visibility:visible;mso-wrap-style:square;v-text-anchor:top" coordsize="101600,114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" path="m101155,l,,,10942r101155,l101155,xe" fillcolor="#2b5e8a" stroked="f">
                  <v:path arrowok="t"/>
                </v:shape>
                <v:shape id="Graphic 267" o:spid="_x0000_s1060" style="position:absolute;left:19727;top:28893;width:1016;height:114;visibility:visible;mso-wrap-style:square;v-text-anchor:top" coordsize="101600,114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" path="m,10942r101155,l101155,,,,,10942xe" filled="f" strokecolor="white" strokeweight=".16114mm">
                  <v:path arrowok="t"/>
                </v:shape>
                <v:shape id="Graphic 268" o:spid="_x0000_s1061" style="position:absolute;left:20738;top:28924;width:1016;height:83;visibility:visible;mso-wrap-style:square;v-text-anchor:top" coordsize="101600,82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" path="m101155,l,,,7815r101155,l101155,xe" fillcolor="#2b5e8a" stroked="f">
                  <v:path arrowok="t"/>
                </v:shape>
                <v:shape id="Graphic 269" o:spid="_x0000_s1062" style="position:absolute;left:20738;top:28924;width:1016;height:83;visibility:visible;mso-wrap-style:square;v-text-anchor:top" coordsize="101600,82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" path="m,7815r101155,l101155,,,,,7815xe" filled="f" strokecolor="white" strokeweight=".16114mm">
                  <v:path arrowok="t"/>
                </v:shape>
                <v:shape id="Graphic 270" o:spid="_x0000_s1063" style="position:absolute;left:21750;top:28940;width:1016;height:63;visibility:visible;mso-wrap-style:square;v-text-anchor:top" coordsize="101600,63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" path="m101155,l,,,6252r101155,l101155,xe" fillcolor="#2b5e8a" stroked="f">
                  <v:path arrowok="t"/>
                </v:shape>
                <v:shape id="Graphic 271" o:spid="_x0000_s1064" style="position:absolute;left:21750;top:28940;width:1016;height:63;visibility:visible;mso-wrap-style:square;v-text-anchor:top" coordsize="101600,63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" path="m,6252r101155,l101155,,,,,6252xe" filled="f" strokecolor="white" strokeweight=".16114mm">
                  <v:path arrowok="t"/>
                </v:shape>
                <v:shape id="Graphic 272" o:spid="_x0000_s1065" style="position:absolute;left:22761;top:28940;width:1016;height:63;visibility:visible;mso-wrap-style:square;v-text-anchor:top" coordsize="101600,63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" path="m101155,l,,,6252r101155,l101155,xe" fillcolor="#2b5e8a" stroked="f">
                  <v:path arrowok="t"/>
                </v:shape>
                <v:shape id="Graphic 273" o:spid="_x0000_s1066" style="position:absolute;left:22761;top:28940;width:1016;height:63;visibility:visible;mso-wrap-style:square;v-text-anchor:top" coordsize="101600,63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" path="m,6252r101155,l101155,,,,,6252xe" filled="f" strokecolor="white" strokeweight=".16114mm">
                  <v:path arrowok="t"/>
                </v:shape>
                <v:shape id="Graphic 274" o:spid="_x0000_s1067" style="position:absolute;left:23773;top:28932;width:1016;height:76;visibility:visible;mso-wrap-style:square;v-text-anchor:top" coordsize="101600,76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" path="m101155,l,,,7034r101155,l101155,xe" fillcolor="#2b5e8a" stroked="f">
                  <v:path arrowok="t"/>
                </v:shape>
                <v:shape id="Graphic 275" o:spid="_x0000_s1068" style="position:absolute;left:23773;top:28932;width:1016;height:76;visibility:visible;mso-wrap-style:square;v-text-anchor:top" coordsize="101600,76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" path="m,7034r101155,l101155,,,,,7034xe" filled="f" strokecolor="white" strokeweight=".16114mm">
                  <v:path arrowok="t"/>
                </v:shape>
                <v:shape id="Graphic 276" o:spid="_x0000_s1069" style="position:absolute;left:24785;top:28932;width:1016;height:76;visibility:visible;mso-wrap-style:square;v-text-anchor:top" coordsize="101600,76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" path="m101155,l,,,7034r101155,l101155,xe" fillcolor="#2b5e8a" stroked="f">
                  <v:path arrowok="t"/>
                </v:shape>
                <v:shape id="Graphic 277" o:spid="_x0000_s1070" style="position:absolute;left:24785;top:28932;width:1016;height:76;visibility:visible;mso-wrap-style:square;v-text-anchor:top" coordsize="101600,76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" path="m,7034r101155,l101155,,,,,7034xe" filled="f" strokecolor="white" strokeweight=".16114mm">
                  <v:path arrowok="t"/>
                </v:shape>
                <v:shape id="Graphic 278" o:spid="_x0000_s1071" style="position:absolute;left:25796;top:28956;width:1016;height:50;visibility:visible;mso-wrap-style:square;v-text-anchor:top" coordsize="101600,50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" path="m101155,l,,,4689r101155,l101155,xe" fillcolor="#2b5e8a" stroked="f">
                  <v:path arrowok="t"/>
                </v:shape>
                <v:shape id="Graphic 279" o:spid="_x0000_s1072" style="position:absolute;left:25796;top:28956;width:1016;height:50;visibility:visible;mso-wrap-style:square;v-text-anchor:top" coordsize="101600,50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" path="m,4689r101155,l101155,,,,,4689xe" filled="f" strokecolor="white" strokeweight=".16114mm">
                  <v:path arrowok="t"/>
                </v:shape>
                <v:shape id="Graphic 280" o:spid="_x0000_s1073" style="position:absolute;left:26808;top:28971;width:1016;height:32;visibility:visible;mso-wrap-style:square;v-text-anchor:top" coordsize="101600,31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" path="m101155,l,,,3126r101155,l101155,xe" fillcolor="#2b5e8a" stroked="f">
                  <v:path arrowok="t"/>
                </v:shape>
                <v:shape id="Graphic 281" o:spid="_x0000_s1074" style="position:absolute;left:26808;top:28971;width:1016;height:32;visibility:visible;mso-wrap-style:square;v-text-anchor:top" coordsize="101600,31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" path="m,3126r101155,l101155,,,,,3126xe" filled="f" strokecolor="white" strokeweight=".16114mm">
                  <v:path arrowok="t"/>
                </v:shape>
                <v:shape id="Graphic 282" o:spid="_x0000_s1075" style="position:absolute;left:27819;top:28979;width:1016;height:25;visibility:visible;mso-wrap-style:square;v-text-anchor:top" coordsize="101600,25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" path="m101155,l,,,2344r101155,l101155,xe" fillcolor="#2b5e8a" stroked="f">
                  <v:path arrowok="t"/>
                </v:shape>
                <v:shape id="Graphic 283" o:spid="_x0000_s1076" style="position:absolute;left:27819;top:28979;width:1016;height:25;visibility:visible;mso-wrap-style:square;v-text-anchor:top" coordsize="101600,25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" path="m,2344r101155,l101155,,,,,2344xe" filled="f" strokecolor="white" strokeweight=".16114mm">
                  <v:path arrowok="t"/>
                </v:shape>
                <v:shape id="Graphic 284" o:spid="_x0000_s1077" style="position:absolute;left:28831;top:28956;width:1016;height:50;visibility:visible;mso-wrap-style:square;v-text-anchor:top" coordsize="101600,50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" path="m101155,l,,,4689r101155,l101155,xe" fillcolor="#2b5e8a" stroked="f">
                  <v:path arrowok="t"/>
                </v:shape>
                <v:shape id="Graphic 285" o:spid="_x0000_s1078" style="position:absolute;left:28831;top:28956;width:1016;height:50;visibility:visible;mso-wrap-style:square;v-text-anchor:top" coordsize="101600,50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" path="m,4689r101155,l101155,,,,,4689xe" filled="f" strokecolor="white" strokeweight=".16114mm">
                  <v:path arrowok="t"/>
                </v:shape>
                <v:shape id="Graphic 286" o:spid="_x0000_s1079" style="position:absolute;left:29842;top:28979;width:1016;height:25;visibility:visible;mso-wrap-style:square;v-text-anchor:top" coordsize="101600,25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" path="m101155,l,,,2344r101155,l101155,xe" fillcolor="#2b5e8a" stroked="f">
                  <v:path arrowok="t"/>
                </v:shape>
                <v:shape id="Graphic 287" o:spid="_x0000_s1080" style="position:absolute;left:29842;top:28979;width:1016;height:25;visibility:visible;mso-wrap-style:square;v-text-anchor:top" coordsize="101600,25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" path="m,2344r101155,l101155,,,,,2344xe" filled="f" strokecolor="white" strokeweight=".16114mm">
                  <v:path arrowok="t"/>
                </v:shape>
                <v:shape id="Graphic 288" o:spid="_x0000_s1081" style="position:absolute;left:30854;top:28948;width:1016;height:57;visibility:visible;mso-wrap-style:square;v-text-anchor:top" coordsize="101600,57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" path="m101155,l,,,5471r101155,l101155,xe" fillcolor="#2b5e8a" stroked="f">
                  <v:path arrowok="t"/>
                </v:shape>
                <v:shape id="Graphic 289" o:spid="_x0000_s1082" style="position:absolute;left:30854;top:28948;width:1016;height:57;visibility:visible;mso-wrap-style:square;v-text-anchor:top" coordsize="101600,57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" path="m,5471r101155,l101155,,,,,5471xe" filled="f" strokecolor="white" strokeweight=".16114mm">
                  <v:path arrowok="t"/>
                </v:shape>
                <v:shape id="Graphic 290" o:spid="_x0000_s1083" style="position:absolute;left:31865;top:28995;width:1016;height:12;visibility:visible;mso-wrap-style:square;v-text-anchor:top" coordsize="10160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" path="m101155,l,,,781r101155,l101155,xe" fillcolor="#2b5e8a" stroked="f">
                  <v:path arrowok="t"/>
                </v:shape>
                <v:shape id="Graphic 291" o:spid="_x0000_s1084" style="position:absolute;left:31865;top:28995;width:1016;height:12;visibility:visible;mso-wrap-style:square;v-text-anchor:top" coordsize="10160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" path="m,781r101155,l101155,,,,,781xe" filled="f" strokecolor="white" strokeweight=".16114mm">
                  <v:path arrowok="t"/>
                </v:shape>
                <v:shape id="Graphic 292" o:spid="_x0000_s1085" style="position:absolute;left:32877;top:28979;width:1016;height:25;visibility:visible;mso-wrap-style:square;v-text-anchor:top" coordsize="101600,25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" path="m101155,l,,,2344r101155,l101155,xe" fillcolor="#2b5e8a" stroked="f">
                  <v:path arrowok="t"/>
                </v:shape>
                <v:shape id="Graphic 293" o:spid="_x0000_s1086" style="position:absolute;left:32877;top:28979;width:1016;height:25;visibility:visible;mso-wrap-style:square;v-text-anchor:top" coordsize="101600,25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" path="m,2344r101155,l101155,,,,,2344xe" filled="f" strokecolor="white" strokeweight=".16114mm">
                  <v:path arrowok="t"/>
                </v:shape>
                <v:shape id="Graphic 294" o:spid="_x0000_s1087" style="position:absolute;left:33889;top:28979;width:1016;height:25;visibility:visible;mso-wrap-style:square;v-text-anchor:top" coordsize="101600,25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" path="m101155,l,,,2344r101155,l101155,xe" fillcolor="#2b5e8a" stroked="f">
                  <v:path arrowok="t"/>
                </v:shape>
                <v:shape id="Graphic 295" o:spid="_x0000_s1088" style="position:absolute;left:33889;top:28979;width:1016;height:25;visibility:visible;mso-wrap-style:square;v-text-anchor:top" coordsize="101600,25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" path="m,2344r101155,l101155,,,,,2344xe" filled="f" strokecolor="white" strokeweight=".16114mm">
                  <v:path arrowok="t"/>
                </v:shape>
                <v:shape id="Graphic 296" o:spid="_x0000_s1089" style="position:absolute;left:34900;top:28987;width:1016;height:19;visibility:visible;mso-wrap-style:square;v-text-anchor:top" coordsize="101600,190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" path="m101155,l,,,1563r101155,l101155,xe" fillcolor="#2b5e8a" stroked="f">
                  <v:path arrowok="t"/>
                </v:shape>
                <v:shape id="Graphic 297" o:spid="_x0000_s1090" style="position:absolute;left:34900;top:28987;width:1016;height:19;visibility:visible;mso-wrap-style:square;v-text-anchor:top" coordsize="101600,190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" path="m,1563r101155,l101155,,,,,1563xe" filled="f" strokecolor="white" strokeweight=".16114mm">
                  <v:path arrowok="t"/>
                </v:shape>
                <v:shape id="Graphic 298" o:spid="_x0000_s1091" style="position:absolute;left:35912;top:28956;width:1016;height:50;visibility:visible;mso-wrap-style:square;v-text-anchor:top" coordsize="101600,50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" path="m101155,l,,,4689r101155,l101155,xe" fillcolor="#2b5e8a" stroked="f">
                  <v:path arrowok="t"/>
                </v:shape>
                <v:shape id="Graphic 299" o:spid="_x0000_s1092" style="position:absolute;left:35912;top:28956;width:1016;height:50;visibility:visible;mso-wrap-style:square;v-text-anchor:top" coordsize="101600,50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" path="m,4689r101155,l101155,,,,,4689xe" filled="f" strokecolor="white" strokeweight=".16114mm">
                  <v:path arrowok="t"/>
                </v:shape>
                <v:shape id="Graphic 300" o:spid="_x0000_s1093" style="position:absolute;left:36923;top:28995;width:1016;height:12;visibility:visible;mso-wrap-style:square;v-text-anchor:top" coordsize="10160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" path="m101155,l,,,781r101155,l101155,xe" fillcolor="#2b5e8a" stroked="f">
                  <v:path arrowok="t"/>
                </v:shape>
                <v:shape id="Graphic 301" o:spid="_x0000_s1094" style="position:absolute;left:36923;top:28995;width:1016;height:12;visibility:visible;mso-wrap-style:square;v-text-anchor:top" coordsize="10160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" path="m,781r101155,l101155,,,,,781xe" filled="f" strokecolor="white" strokeweight=".16114mm">
                  <v:path arrowok="t"/>
                </v:shape>
                <v:shape id="Graphic 302" o:spid="_x0000_s1095" style="position:absolute;left:37935;top:28971;width:1016;height:32;visibility:visible;mso-wrap-style:square;v-text-anchor:top" coordsize="101600,31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" path="m101155,l,,,3126r101155,l101155,xe" fillcolor="#2b5e8a" stroked="f">
                  <v:path arrowok="t"/>
                </v:shape>
                <v:shape id="Graphic 303" o:spid="_x0000_s1096" style="position:absolute;left:37935;top:28971;width:1016;height:32;visibility:visible;mso-wrap-style:square;v-text-anchor:top" coordsize="101600,31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" path="m,3126r101155,l101155,,,,,3126xe" filled="f" strokecolor="white" strokeweight=".16114mm">
                  <v:path arrowok="t"/>
                </v:shape>
                <v:shape id="Graphic 304" o:spid="_x0000_s1097" style="position:absolute;left:38946;top:28987;width:1016;height:19;visibility:visible;mso-wrap-style:square;v-text-anchor:top" coordsize="101600,190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" path="m101155,l,,,1563r101155,l101155,xe" fillcolor="#2b5e8a" stroked="f">
                  <v:path arrowok="t"/>
                </v:shape>
                <v:shape id="Graphic 305" o:spid="_x0000_s1098" style="position:absolute;left:38946;top:28987;width:1016;height:19;visibility:visible;mso-wrap-style:square;v-text-anchor:top" coordsize="101600,190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" path="m,1563r101155,l101155,,,,,1563xe" filled="f" strokecolor="white" strokeweight=".16114mm">
                  <v:path arrowok="t"/>
                </v:shape>
                <v:shape id="Graphic 306" o:spid="_x0000_s1099" style="position:absolute;left:39958;top:28987;width:1016;height:19;visibility:visible;mso-wrap-style:square;v-text-anchor:top" coordsize="101600,190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" path="m101155,l,,,1563r101155,l101155,xe" fillcolor="#2b5e8a" stroked="f">
                  <v:path arrowok="t"/>
                </v:shape>
                <v:shape id="Graphic 307" o:spid="_x0000_s1100" style="position:absolute;left:39958;top:28987;width:1016;height:19;visibility:visible;mso-wrap-style:square;v-text-anchor:top" coordsize="101600,190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" path="m,1563r101155,l101155,,,,,1563xe" filled="f" strokecolor="white" strokeweight=".16114mm">
                  <v:path arrowok="t"/>
                </v:shape>
                <v:shape id="Graphic 308" o:spid="_x0000_s1101" style="position:absolute;left:40969;top:29002;width:1016;height:13;visibility:visible;mso-wrap-style:square;v-text-anchor:top" coordsize="10160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" path="m101155,l,,101155,xe" fillcolor="#2b5e8a" stroked="f">
                  <v:path arrowok="t"/>
                </v:shape>
                <v:shape id="Graphic 309" o:spid="_x0000_s1102" style="position:absolute;left:40969;top:29002;width:1016;height:13;visibility:visible;mso-wrap-style:square;v-text-anchor:top" coordsize="10160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" path="m,l101155,,,xe" filled="f" strokecolor="white" strokeweight=".16114mm">
                  <v:path arrowok="t"/>
                </v:shape>
                <v:shape id="Graphic 310" o:spid="_x0000_s1103" style="position:absolute;left:41981;top:28557;width:1016;height:451;visibility:visible;mso-wrap-style:square;v-text-anchor:top" coordsize="101600,4508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" path="m101155,l,,,44550r101155,l101155,xe" fillcolor="#2b5e8a" stroked="f">
                  <v:path arrowok="t"/>
                </v:shape>
                <v:shape id="Graphic 311" o:spid="_x0000_s1104" style="position:absolute;left:41981;top:28557;width:1016;height:451;visibility:visible;mso-wrap-style:square;v-text-anchor:top" coordsize="101600,4508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" path="m,44550r101155,l101155,,,,,44550xe" filled="f" strokecolor="white" strokeweight=".16114mm">
                  <v:path arrowok="t"/>
                </v:shape>
                <v:shape id="Graphic 312" o:spid="_x0000_s1105" style="position:absolute;left:2377;top:58;width:13;height:28949;visibility:visible;mso-wrap-style:square;v-text-anchor:top" coordsize="1270,28949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" path="m,2894494l,e" filled="f" strokecolor="#afafaf" strokeweight=".32228mm">
                  <v:path arrowok="t"/>
                </v:shape>
                <v:shape id="Graphic 313" o:spid="_x0000_s1106" style="position:absolute;left:2377;top:29002;width:13;height:508;visibility:visible;mso-wrap-style:square;v-text-anchor:top" coordsize="1270,508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" path="m,l,50759e" fillcolor="black" stroked="f">
                  <v:path arrowok="t"/>
                </v:shape>
                <v:shape id="Graphic 314" o:spid="_x0000_s1107" style="position:absolute;left:2377;top:29002;width:13;height:508;visibility:visible;mso-wrap-style:square;v-text-anchor:top" coordsize="1270,508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" path="m,l,50759e" filled="f" strokeweight=".32228mm">
                  <v:path arrowok="t"/>
                </v:shape>
                <v:shape id="Graphic 315" o:spid="_x0000_s1108" style="position:absolute;left:7485;top:58;width:12;height:28949;visibility:visible;mso-wrap-style:square;v-text-anchor:top" coordsize="1270,28949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" path="m,2894494l,e" filled="f" strokecolor="#afafaf" strokeweight=".32228mm">
                  <v:path arrowok="t"/>
                </v:shape>
                <v:shape id="Graphic 316" o:spid="_x0000_s1109" style="position:absolute;left:7485;top:29002;width:12;height:508;visibility:visible;mso-wrap-style:square;v-text-anchor:top" coordsize="1270,508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" path="m,l,50759e" fillcolor="black" stroked="f">
                  <v:path arrowok="t"/>
                </v:shape>
                <v:shape id="Graphic 317" o:spid="_x0000_s1110" style="position:absolute;left:7485;top:29002;width:12;height:508;visibility:visible;mso-wrap-style:square;v-text-anchor:top" coordsize="1270,508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" path="m,l,50759e" filled="f" strokeweight=".32228mm">
                  <v:path arrowok="t"/>
                </v:shape>
                <v:shape id="Graphic 318" o:spid="_x0000_s1111" style="position:absolute;left:12592;top:58;width:13;height:28949;visibility:visible;mso-wrap-style:square;v-text-anchor:top" coordsize="1270,28949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" path="m,2894494l,e" filled="f" strokecolor="#afafaf" strokeweight=".32228mm">
                  <v:path arrowok="t"/>
                </v:shape>
                <v:shape id="Graphic 319" o:spid="_x0000_s1112" style="position:absolute;left:12592;top:29002;width:13;height:508;visibility:visible;mso-wrap-style:square;v-text-anchor:top" coordsize="1270,508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" path="m,l,50759e" fillcolor="black" stroked="f">
                  <v:path arrowok="t"/>
                </v:shape>
                <v:shape id="Graphic 320" o:spid="_x0000_s1113" style="position:absolute;left:12592;top:29002;width:13;height:508;visibility:visible;mso-wrap-style:square;v-text-anchor:top" coordsize="1270,508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" path="m,l,50759e" filled="f" strokeweight=".32228mm">
                  <v:path arrowok="t"/>
                </v:shape>
                <v:shape id="Graphic 321" o:spid="_x0000_s1114" style="position:absolute;left:17700;top:58;width:12;height:28949;visibility:visible;mso-wrap-style:square;v-text-anchor:top" coordsize="1270,28949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" path="m,2894494l,e" filled="f" strokecolor="#afafaf" strokeweight=".32228mm">
                  <v:path arrowok="t"/>
                </v:shape>
                <v:shape id="Graphic 322" o:spid="_x0000_s1115" style="position:absolute;left:17700;top:29002;width:12;height:508;visibility:visible;mso-wrap-style:square;v-text-anchor:top" coordsize="1270,508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" path="m,l,50759e" fillcolor="black" stroked="f">
                  <v:path arrowok="t"/>
                </v:shape>
                <v:shape id="Graphic 323" o:spid="_x0000_s1116" style="position:absolute;left:17700;top:29002;width:12;height:508;visibility:visible;mso-wrap-style:square;v-text-anchor:top" coordsize="1270,508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" path="m,l,50759e" filled="f" strokeweight=".32228mm">
                  <v:path arrowok="t"/>
                </v:shape>
                <v:shape id="Graphic 324" o:spid="_x0000_s1117" style="position:absolute;left:22807;top:58;width:13;height:28949;visibility:visible;mso-wrap-style:square;v-text-anchor:top" coordsize="1270,28949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" path="m,2894494l,e" filled="f" strokecolor="#afafaf" strokeweight=".32228mm">
                  <v:path arrowok="t"/>
                </v:shape>
                <v:shape id="Graphic 325" o:spid="_x0000_s1118" style="position:absolute;left:22807;top:29002;width:13;height:508;visibility:visible;mso-wrap-style:square;v-text-anchor:top" coordsize="1270,508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" path="m,l,50759e" fillcolor="black" stroked="f">
                  <v:path arrowok="t"/>
                </v:shape>
                <v:shape id="Graphic 326" o:spid="_x0000_s1119" style="position:absolute;left:22807;top:29002;width:13;height:508;visibility:visible;mso-wrap-style:square;v-text-anchor:top" coordsize="1270,508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" path="m,l,50759e" filled="f" strokeweight=".32228mm">
                  <v:path arrowok="t"/>
                </v:shape>
                <v:shape id="Graphic 327" o:spid="_x0000_s1120" style="position:absolute;left:27915;top:58;width:13;height:28949;visibility:visible;mso-wrap-style:square;v-text-anchor:top" coordsize="1270,28949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" path="m,2894494l,e" filled="f" strokecolor="#afafaf" strokeweight=".32228mm">
                  <v:path arrowok="t"/>
                </v:shape>
                <v:shape id="Graphic 328" o:spid="_x0000_s1121" style="position:absolute;left:27915;top:29002;width:13;height:508;visibility:visible;mso-wrap-style:square;v-text-anchor:top" coordsize="1270,508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" path="m,l,50759e" fillcolor="black" stroked="f">
                  <v:path arrowok="t"/>
                </v:shape>
                <v:shape id="Graphic 329" o:spid="_x0000_s1122" style="position:absolute;left:27915;top:29002;width:13;height:508;visibility:visible;mso-wrap-style:square;v-text-anchor:top" coordsize="1270,508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" path="m,l,50759e" filled="f" strokeweight=".32228mm">
                  <v:path arrowok="t"/>
                </v:shape>
                <v:shape id="Graphic 330" o:spid="_x0000_s1123" style="position:absolute;left:33023;top:58;width:12;height:28949;visibility:visible;mso-wrap-style:square;v-text-anchor:top" coordsize="1270,28949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" path="m,2894494l,e" filled="f" strokecolor="#afafaf" strokeweight=".32228mm">
                  <v:path arrowok="t"/>
                </v:shape>
                <v:shape id="Graphic 331" o:spid="_x0000_s1124" style="position:absolute;left:33023;top:29002;width:12;height:508;visibility:visible;mso-wrap-style:square;v-text-anchor:top" coordsize="1270,508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" path="m,l,50759e" fillcolor="black" stroked="f">
                  <v:path arrowok="t"/>
                </v:shape>
                <v:shape id="Graphic 332" o:spid="_x0000_s1125" style="position:absolute;left:33023;top:29002;width:12;height:508;visibility:visible;mso-wrap-style:square;v-text-anchor:top" coordsize="1270,508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" path="m,l,50759e" filled="f" strokeweight=".32228mm">
                  <v:path arrowok="t"/>
                </v:shape>
                <v:shape id="Graphic 333" o:spid="_x0000_s1126" style="position:absolute;left:38130;top:58;width:13;height:28949;visibility:visible;mso-wrap-style:square;v-text-anchor:top" coordsize="1270,28949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" path="m,2894494l,e" filled="f" strokecolor="#afafaf" strokeweight=".32228mm">
                  <v:path arrowok="t"/>
                </v:shape>
                <v:shape id="Graphic 334" o:spid="_x0000_s1127" style="position:absolute;left:38130;top:29002;width:13;height:508;visibility:visible;mso-wrap-style:square;v-text-anchor:top" coordsize="1270,508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" path="m,l,50759e" fillcolor="black" stroked="f">
                  <v:path arrowok="t"/>
                </v:shape>
                <v:shape id="Graphic 335" o:spid="_x0000_s1128" style="position:absolute;left:38130;top:29002;width:13;height:508;visibility:visible;mso-wrap-style:square;v-text-anchor:top" coordsize="1270,508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" path="m,l,50759e" filled="f" strokeweight=".32228mm">
                  <v:path arrowok="t"/>
                </v:shape>
                <v:shape id="Graphic 336" o:spid="_x0000_s1129" style="position:absolute;left:43238;top:58;width:12;height:28949;visibility:visible;mso-wrap-style:square;v-text-anchor:top" coordsize="1270,28949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" path="m,2894494l,e" filled="f" strokecolor="#afafaf" strokeweight=".32228mm">
                  <v:path arrowok="t"/>
                </v:shape>
                <v:shape id="Graphic 337" o:spid="_x0000_s1130" style="position:absolute;left:43238;top:29002;width:12;height:508;visibility:visible;mso-wrap-style:square;v-text-anchor:top" coordsize="1270,508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" path="m,l,50759e" fillcolor="black" stroked="f">
                  <v:path arrowok="t"/>
                </v:shape>
                <v:shape id="Graphic 338" o:spid="_x0000_s1131" style="position:absolute;left:43238;top:29002;width:12;height:508;visibility:visible;mso-wrap-style:square;v-text-anchor:top" coordsize="1270,508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" path="m,l,50759e" filled="f" strokeweight=".32228mm">
                  <v:path arrowok="t"/>
                </v:shape>
                <v:shape id="Graphic 339" o:spid="_x0000_s1132" style="position:absolute;left:507;top:28944;width:44514;height:121;visibility:visible;mso-wrap-style:square;v-text-anchor:top" coordsize="4451350,120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" path="m,11602r4450859,l4450859,,,,,11602xe" fillcolor="#afafaf" stroked="f">
                  <v:path arrowok="t"/>
                </v:shape>
                <v:shape id="Graphic 340" o:spid="_x0000_s1133" style="position:absolute;top:29002;width:508;height:13;visibility:visible;mso-wrap-style:square;v-text-anchor:top" coordsize="5080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" path="m50759,l,e" fillcolor="black" stroked="f">
                  <v:path arrowok="t"/>
                </v:shape>
                <v:shape id="Graphic 341" o:spid="_x0000_s1134" style="position:absolute;top:29002;width:508;height:13;visibility:visible;mso-wrap-style:square;v-text-anchor:top" coordsize="5080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" path="m50759,l,e" filled="f" strokeweight=".32228mm">
                  <v:path arrowok="t"/>
                </v:shape>
                <v:shape id="Graphic 342" o:spid="_x0000_s1135" style="position:absolute;left:507;top:25095;width:44514;height:12;visibility:visible;mso-wrap-style:square;v-text-anchor:top" coordsize="445135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" path="m,l4450859,e" filled="f" strokecolor="#afafaf" strokeweight=".32228mm">
                  <v:path arrowok="t"/>
                </v:shape>
                <v:shape id="Graphic 343" o:spid="_x0000_s1136" style="position:absolute;top:25095;width:508;height:12;visibility:visible;mso-wrap-style:square;v-text-anchor:top" coordsize="5080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" path="m50759,l,e" fillcolor="black" stroked="f">
                  <v:path arrowok="t"/>
                </v:shape>
                <v:shape id="Graphic 344" o:spid="_x0000_s1137" style="position:absolute;top:25095;width:508;height:12;visibility:visible;mso-wrap-style:square;v-text-anchor:top" coordsize="5080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" path="m50759,l,e" filled="f" strokeweight=".32228mm">
                  <v:path arrowok="t"/>
                </v:shape>
                <v:shape id="Graphic 345" o:spid="_x0000_s1138" style="position:absolute;left:507;top:21187;width:44514;height:12;visibility:visible;mso-wrap-style:square;v-text-anchor:top" coordsize="445135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" path="m,l4450859,e" filled="f" strokecolor="#afafaf" strokeweight=".32228mm">
                  <v:path arrowok="t"/>
                </v:shape>
                <v:shape id="Graphic 346" o:spid="_x0000_s1139" style="position:absolute;top:21187;width:508;height:12;visibility:visible;mso-wrap-style:square;v-text-anchor:top" coordsize="5080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" path="m50759,l,e" fillcolor="black" stroked="f">
                  <v:path arrowok="t"/>
                </v:shape>
                <v:shape id="Graphic 347" o:spid="_x0000_s1140" style="position:absolute;top:21187;width:508;height:12;visibility:visible;mso-wrap-style:square;v-text-anchor:top" coordsize="5080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" path="m50759,l,e" filled="f" strokeweight=".32228mm">
                  <v:path arrowok="t"/>
                </v:shape>
                <v:shape id="Graphic 348" o:spid="_x0000_s1141" style="position:absolute;left:507;top:17279;width:44514;height:12;visibility:visible;mso-wrap-style:square;v-text-anchor:top" coordsize="445135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" path="m,l4450859,e" filled="f" strokecolor="#afafaf" strokeweight=".32228mm">
                  <v:path arrowok="t"/>
                </v:shape>
                <v:shape id="Graphic 349" o:spid="_x0000_s1142" style="position:absolute;top:17279;width:508;height:12;visibility:visible;mso-wrap-style:square;v-text-anchor:top" coordsize="5080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" path="m50759,l,e" fillcolor="black" stroked="f">
                  <v:path arrowok="t"/>
                </v:shape>
                <v:shape id="Graphic 350" o:spid="_x0000_s1143" style="position:absolute;top:17279;width:508;height:12;visibility:visible;mso-wrap-style:square;v-text-anchor:top" coordsize="5080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" path="m50759,l,e" filled="f" strokeweight=".32228mm">
                  <v:path arrowok="t"/>
                </v:shape>
                <v:shape id="Graphic 351" o:spid="_x0000_s1144" style="position:absolute;left:507;top:13371;width:44514;height:12;visibility:visible;mso-wrap-style:square;v-text-anchor:top" coordsize="445135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" path="m,l4450859,e" filled="f" strokecolor="#afafaf" strokeweight=".32228mm">
                  <v:path arrowok="t"/>
                </v:shape>
                <v:shape id="Graphic 352" o:spid="_x0000_s1145" style="position:absolute;top:13371;width:508;height:12;visibility:visible;mso-wrap-style:square;v-text-anchor:top" coordsize="5080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" path="m50759,l,e" fillcolor="black" stroked="f">
                  <v:path arrowok="t"/>
                </v:shape>
                <v:shape id="Graphic 353" o:spid="_x0000_s1146" style="position:absolute;top:13371;width:508;height:12;visibility:visible;mso-wrap-style:square;v-text-anchor:top" coordsize="5080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" path="m50759,l,e" filled="f" strokeweight=".32228mm">
                  <v:path arrowok="t"/>
                </v:shape>
                <v:shape id="Graphic 354" o:spid="_x0000_s1147" style="position:absolute;left:507;top:9463;width:44514;height:12;visibility:visible;mso-wrap-style:square;v-text-anchor:top" coordsize="445135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" path="m,l4450859,e" filled="f" strokecolor="#afafaf" strokeweight=".32228mm">
                  <v:path arrowok="t"/>
                </v:shape>
                <v:shape id="Graphic 355" o:spid="_x0000_s1148" style="position:absolute;top:9463;width:508;height:12;visibility:visible;mso-wrap-style:square;v-text-anchor:top" coordsize="5080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" path="m50759,l,e" fillcolor="black" stroked="f">
                  <v:path arrowok="t"/>
                </v:shape>
                <v:shape id="Graphic 356" o:spid="_x0000_s1149" style="position:absolute;top:9463;width:508;height:12;visibility:visible;mso-wrap-style:square;v-text-anchor:top" coordsize="5080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" path="m50759,l,e" filled="f" strokeweight=".32228mm">
                  <v:path arrowok="t"/>
                </v:shape>
                <v:shape id="Graphic 357" o:spid="_x0000_s1150" style="position:absolute;left:507;top:5555;width:44514;height:13;visibility:visible;mso-wrap-style:square;v-text-anchor:top" coordsize="445135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" path="m,l4450859,e" filled="f" strokecolor="#afafaf" strokeweight=".32228mm">
                  <v:path arrowok="t"/>
                </v:shape>
                <v:shape id="Graphic 358" o:spid="_x0000_s1151" style="position:absolute;top:5555;width:508;height:13;visibility:visible;mso-wrap-style:square;v-text-anchor:top" coordsize="5080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" path="m50759,l,e" fillcolor="black" stroked="f">
                  <v:path arrowok="t"/>
                </v:shape>
                <v:shape id="Graphic 359" o:spid="_x0000_s1152" style="position:absolute;top:5555;width:508;height:13;visibility:visible;mso-wrap-style:square;v-text-anchor:top" coordsize="5080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" path="m50759,l,e" filled="f" strokeweight=".32228mm">
                  <v:path arrowok="t"/>
                </v:shape>
                <v:shape id="Graphic 360" o:spid="_x0000_s1153" style="position:absolute;left:507;top:1647;width:44514;height:13;visibility:visible;mso-wrap-style:square;v-text-anchor:top" coordsize="445135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" path="m,l4450859,e" filled="f" strokecolor="#afafaf" strokeweight=".32228mm">
                  <v:path arrowok="t"/>
                </v:shape>
                <v:shape id="Graphic 361" o:spid="_x0000_s1154" style="position:absolute;top:1647;width:508;height:13;visibility:visible;mso-wrap-style:square;v-text-anchor:top" coordsize="5080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" path="m50759,l,e" fillcolor="black" stroked="f">
                  <v:path arrowok="t"/>
                </v:shape>
                <v:shape id="Graphic 362" o:spid="_x0000_s1155" style="position:absolute;top:1647;width:508;height:13;visibility:visible;mso-wrap-style:square;v-text-anchor:top" coordsize="5080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" path="m50759,l,e" filled="f" strokeweight=".32228mm">
                  <v:path arrowok="t"/>
                </v:shape>
                <v:shape id="Graphic 363" o:spid="_x0000_s1156" style="position:absolute;left:507;top:58;width:44514;height:28949;visibility:visible;mso-wrap-style:square;v-text-anchor:top" coordsize="4451350,28949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" path="m,2894494l,em4450859,2894494l4450859,e" filled="f" strokeweight=".32228mm">
                  <v:path arrowok="t"/>
                </v:shape>
                <v:shape id="Graphic 364" o:spid="_x0000_s1157" style="position:absolute;left:507;top:28944;width:44514;height:121;visibility:visible;mso-wrap-style:square;v-text-anchor:top" coordsize="4451350,120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" path="m,11602r4450859,l4450859,,,,,11602xe" fillcolor="black" stroked="f">
                  <v:path arrowok="t"/>
                </v:shape>
                <v:shape id="Graphic 365" o:spid="_x0000_s1158" style="position:absolute;left:507;top:58;width:44514;height:12;visibility:visible;mso-wrap-style:square;v-text-anchor:top" coordsize="445135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" path="m,l4450859,e" filled="f" strokeweight=".32228mm">
                  <v:path arrowok="t"/>
                </v:shape>
                <w10:wrap anchorx="page"/>
              </v:group>
            </w:pict>
          </mc:Fallback>
        </mc:AlternateContent>
      </w:r>
      <w:bookmarkStart w:id="277" w:name="_bookmark87"/>
      <w:bookmarkEnd w:id="277"/>
      <w:r>
        <w:rPr>
          <w:rFonts w:ascii="Arial"/>
          <w:spacing w:val="-4"/>
          <w:w w:val="105"/>
          <w:sz w:val="25"/>
        </w:rPr>
        <w:t>3500</w:t>
      </w:r>
    </w:p>
    <w:p w14:paraId="00DC2043" w14:textId="77777777" w:rsidR="00350CFB" w:rsidRDefault="00350CFB">
      <w:pPr>
        <w:pStyle w:val="BodyText"/>
        <w:spacing w:before="63"/>
        <w:rPr>
          <w:rFonts w:ascii="Arial"/>
          <w:sz w:val="23"/>
        </w:rPr>
      </w:pPr>
    </w:p>
    <w:p w14:paraId="00DC2044" w14:textId="77777777" w:rsidR="00350CFB" w:rsidRDefault="00283FFF">
      <w:pPr>
        <w:spacing w:before="1"/>
        <w:ind w:left="1257"/>
        <w:rPr>
          <w:rFonts w:ascii="Arial"/>
          <w:sz w:val="25"/>
        </w:rPr>
      </w:pPr>
      <w:r>
        <w:rPr>
          <w:rFonts w:ascii="Arial"/>
          <w:spacing w:val="-4"/>
          <w:w w:val="105"/>
          <w:sz w:val="25"/>
        </w:rPr>
        <w:t>3000</w:t>
      </w:r>
    </w:p>
    <w:p w14:paraId="00DC2045" w14:textId="77777777" w:rsidR="00350CFB" w:rsidRDefault="00350CFB">
      <w:pPr>
        <w:pStyle w:val="BodyText"/>
        <w:spacing w:before="63"/>
        <w:rPr>
          <w:rFonts w:ascii="Arial"/>
          <w:sz w:val="23"/>
        </w:rPr>
      </w:pPr>
    </w:p>
    <w:p w14:paraId="00DC2046" w14:textId="77777777" w:rsidR="00350CFB" w:rsidRDefault="00283FFF">
      <w:pPr>
        <w:ind w:left="1257"/>
        <w:rPr>
          <w:rFonts w:ascii="Arial"/>
          <w:sz w:val="25"/>
        </w:rPr>
      </w:pPr>
      <w:r>
        <w:rPr>
          <w:rFonts w:ascii="Arial"/>
          <w:noProof/>
          <w:sz w:val="25"/>
        </w:rPr>
        <mc:AlternateContent>
          <mc:Choice Requires="wps">
            <w:drawing>
              <wp:anchor distT="0" distB="0" distL="0" distR="0" simplePos="0" relativeHeight="15769088" behindDoc="0" locked="0" layoutInCell="1" allowOverlap="1" wp14:anchorId="00DC2776" wp14:editId="00DC2777">
                <wp:simplePos x="0" y="0"/>
                <wp:positionH relativeFrom="page">
                  <wp:posOffset>1198046</wp:posOffset>
                </wp:positionH>
                <wp:positionV relativeFrom="paragraph">
                  <wp:posOffset>-160900</wp:posOffset>
                </wp:positionV>
                <wp:extent cx="180340" cy="1523365"/>
                <wp:effectExtent l="0" t="0" r="0" b="0"/>
                <wp:wrapNone/>
                <wp:docPr id="366" name="Textbox 3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340" cy="1523365"/>
                        </a:xfrm>
                        <a:prstGeom prst="rect">
                          <a:avLst/>
                        </a:prstGeom>
                      </wps:spPr>
                      <wps:txbx>
                        <w:txbxContent>
                          <w:p w14:paraId="00DC284C" w14:textId="77777777" w:rsidR="00350CFB" w:rsidRDefault="00283FFF">
                            <w:pPr>
                              <w:spacing w:line="270" w:lineRule="exact"/>
                              <w:ind w:left="20"/>
                              <w:rPr>
                                <w:rFonts w:ascii="Arial"/>
                                <w:sz w:val="28"/>
                              </w:rPr>
                            </w:pPr>
                            <w:r>
                              <w:rPr>
                                <w:rFonts w:ascii="Arial"/>
                                <w:sz w:val="28"/>
                              </w:rPr>
                              <w:t>Number</w:t>
                            </w:r>
                            <w:r>
                              <w:rPr>
                                <w:rFonts w:ascii="Arial"/>
                                <w:spacing w:val="31"/>
                                <w:sz w:val="28"/>
                              </w:rPr>
                              <w:t xml:space="preserve"> </w:t>
                            </w:r>
                            <w:r>
                              <w:rPr>
                                <w:rFonts w:ascii="Arial"/>
                                <w:sz w:val="28"/>
                              </w:rPr>
                              <w:t>of</w:t>
                            </w:r>
                            <w:r>
                              <w:rPr>
                                <w:rFonts w:ascii="Arial"/>
                                <w:spacing w:val="31"/>
                                <w:sz w:val="28"/>
                              </w:rPr>
                              <w:t xml:space="preserve"> </w:t>
                            </w:r>
                            <w:r>
                              <w:rPr>
                                <w:rFonts w:ascii="Arial"/>
                                <w:spacing w:val="-2"/>
                                <w:sz w:val="28"/>
                              </w:rPr>
                              <w:t>wallets</w:t>
                            </w:r>
                          </w:p>
                        </w:txbxContent>
                      </wps:txbx>
                      <wps:bodyPr vert="vert270" wrap="square" lIns="0" tIns="0" rIns="0" bIns="0" rtlCol="0">
                        <a:noAutofit/>
                      </wps:bodyPr>
                    </wps:wsp>
                  </a:graphicData>
                </a:graphic>
              </wp:anchor>
            </w:drawing>
          </mc:Choice>
          <mc:Fallback>
            <w:pict>
              <v:shape w14:anchorId="00DC2776" id="Textbox 366" o:spid="_x0000_s1216" type="#_x0000_t202" style="position:absolute;left:0;text-align:left;margin-left:94.35pt;margin-top:-12.65pt;width:14.2pt;height:119.95pt;z-index:157690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" filled="f" stroked="f">
                <v:textbox style="layout-flow:vertical;mso-layout-flow-alt:bottom-to-top" inset="0,0,0,0">
                  <w:txbxContent>
                    <w:p w14:paraId="00DC284C" w14:textId="77777777" w:rsidR="00350CFB" w:rsidRDefault="00283FFF">
                      <w:pPr>
                        <w:spacing w:line="270" w:lineRule="exact"/>
                        <w:ind w:left="20"/>
                        <w:rPr>
                          <w:rFonts w:ascii="Arial"/>
                          <w:sz w:val="28"/>
                        </w:rPr>
                      </w:pPr>
                      <w:r>
                        <w:rPr>
                          <w:rFonts w:ascii="Arial"/>
                          <w:sz w:val="28"/>
                        </w:rPr>
                        <w:t>Number</w:t>
                      </w:r>
                      <w:r>
                        <w:rPr>
                          <w:rFonts w:ascii="Arial"/>
                          <w:spacing w:val="31"/>
                          <w:sz w:val="28"/>
                        </w:rPr>
                        <w:t xml:space="preserve"> </w:t>
                      </w:r>
                      <w:r>
                        <w:rPr>
                          <w:rFonts w:ascii="Arial"/>
                          <w:sz w:val="28"/>
                        </w:rPr>
                        <w:t>of</w:t>
                      </w:r>
                      <w:r>
                        <w:rPr>
                          <w:rFonts w:ascii="Arial"/>
                          <w:spacing w:val="31"/>
                          <w:sz w:val="28"/>
                        </w:rPr>
                        <w:t xml:space="preserve"> </w:t>
                      </w:r>
                      <w:r>
                        <w:rPr>
                          <w:rFonts w:ascii="Arial"/>
                          <w:spacing w:val="-2"/>
                          <w:sz w:val="28"/>
                        </w:rPr>
                        <w:t>wallets</w:t>
                      </w:r>
                    </w:p>
                  </w:txbxContent>
                </v:textbox>
                <w10:wrap anchorx="page"/>
              </v:shape>
            </w:pict>
          </mc:Fallback>
        </mc:AlternateContent>
      </w:r>
      <w:r>
        <w:rPr>
          <w:rFonts w:ascii="Arial"/>
          <w:spacing w:val="-4"/>
          <w:w w:val="105"/>
          <w:sz w:val="25"/>
        </w:rPr>
        <w:t>2500</w:t>
      </w:r>
    </w:p>
    <w:p w14:paraId="00DC2047" w14:textId="77777777" w:rsidR="00350CFB" w:rsidRDefault="00350CFB">
      <w:pPr>
        <w:pStyle w:val="BodyText"/>
        <w:spacing w:before="63"/>
        <w:rPr>
          <w:rFonts w:ascii="Arial"/>
          <w:sz w:val="23"/>
        </w:rPr>
      </w:pPr>
    </w:p>
    <w:p w14:paraId="00DC2048" w14:textId="77777777" w:rsidR="00350CFB" w:rsidRDefault="00283FFF">
      <w:pPr>
        <w:ind w:left="1257"/>
        <w:rPr>
          <w:rFonts w:ascii="Arial"/>
          <w:sz w:val="25"/>
        </w:rPr>
      </w:pPr>
      <w:r>
        <w:rPr>
          <w:rFonts w:ascii="Arial"/>
          <w:spacing w:val="-4"/>
          <w:w w:val="105"/>
          <w:sz w:val="25"/>
        </w:rPr>
        <w:t>2000</w:t>
      </w:r>
    </w:p>
    <w:p w14:paraId="00DC2049" w14:textId="77777777" w:rsidR="00350CFB" w:rsidRDefault="00350CFB">
      <w:pPr>
        <w:pStyle w:val="BodyText"/>
        <w:spacing w:before="64"/>
        <w:rPr>
          <w:rFonts w:ascii="Arial"/>
          <w:sz w:val="23"/>
        </w:rPr>
      </w:pPr>
    </w:p>
    <w:p w14:paraId="00DC204A" w14:textId="77777777" w:rsidR="00350CFB" w:rsidRDefault="00283FFF">
      <w:pPr>
        <w:ind w:left="1257"/>
        <w:rPr>
          <w:rFonts w:ascii="Arial"/>
          <w:sz w:val="25"/>
        </w:rPr>
      </w:pPr>
      <w:r>
        <w:rPr>
          <w:rFonts w:ascii="Arial"/>
          <w:spacing w:val="-4"/>
          <w:w w:val="105"/>
          <w:sz w:val="25"/>
        </w:rPr>
        <w:t>1500</w:t>
      </w:r>
    </w:p>
    <w:p w14:paraId="00DC204B" w14:textId="77777777" w:rsidR="00350CFB" w:rsidRDefault="00350CFB">
      <w:pPr>
        <w:pStyle w:val="BodyText"/>
        <w:spacing w:before="63"/>
        <w:rPr>
          <w:rFonts w:ascii="Arial"/>
          <w:sz w:val="23"/>
        </w:rPr>
      </w:pPr>
    </w:p>
    <w:p w14:paraId="00DC204C" w14:textId="77777777" w:rsidR="00350CFB" w:rsidRDefault="00283FFF">
      <w:pPr>
        <w:ind w:left="1257"/>
        <w:rPr>
          <w:rFonts w:ascii="Arial"/>
          <w:sz w:val="25"/>
        </w:rPr>
      </w:pPr>
      <w:r>
        <w:rPr>
          <w:rFonts w:ascii="Arial"/>
          <w:spacing w:val="-4"/>
          <w:w w:val="105"/>
          <w:sz w:val="25"/>
        </w:rPr>
        <w:t>1000</w:t>
      </w:r>
    </w:p>
    <w:p w14:paraId="00DC204D" w14:textId="77777777" w:rsidR="00350CFB" w:rsidRDefault="00350CFB">
      <w:pPr>
        <w:pStyle w:val="BodyText"/>
        <w:spacing w:before="64"/>
        <w:rPr>
          <w:rFonts w:ascii="Arial"/>
          <w:sz w:val="23"/>
        </w:rPr>
      </w:pPr>
    </w:p>
    <w:p w14:paraId="00DC204E" w14:textId="77777777" w:rsidR="00350CFB" w:rsidRDefault="00283FFF">
      <w:pPr>
        <w:ind w:left="1402"/>
        <w:rPr>
          <w:rFonts w:ascii="Arial"/>
          <w:sz w:val="25"/>
        </w:rPr>
      </w:pPr>
      <w:r>
        <w:rPr>
          <w:rFonts w:ascii="Arial"/>
          <w:spacing w:val="-5"/>
          <w:w w:val="105"/>
          <w:sz w:val="25"/>
        </w:rPr>
        <w:t>500</w:t>
      </w:r>
    </w:p>
    <w:p w14:paraId="00DC204F" w14:textId="77777777" w:rsidR="00350CFB" w:rsidRDefault="00350CFB">
      <w:pPr>
        <w:pStyle w:val="BodyText"/>
        <w:spacing w:before="63"/>
        <w:rPr>
          <w:rFonts w:ascii="Arial"/>
          <w:sz w:val="23"/>
        </w:rPr>
      </w:pPr>
    </w:p>
    <w:p w14:paraId="00DC2050" w14:textId="77777777" w:rsidR="00350CFB" w:rsidRDefault="00283FFF">
      <w:pPr>
        <w:spacing w:line="267" w:lineRule="exact"/>
        <w:ind w:left="1693"/>
        <w:rPr>
          <w:rFonts w:ascii="Arial"/>
          <w:sz w:val="25"/>
        </w:rPr>
      </w:pPr>
      <w:r>
        <w:rPr>
          <w:rFonts w:ascii="Arial"/>
          <w:spacing w:val="-10"/>
          <w:w w:val="105"/>
          <w:sz w:val="25"/>
        </w:rPr>
        <w:t>0</w:t>
      </w:r>
    </w:p>
    <w:p w14:paraId="00DC2051" w14:textId="77777777" w:rsidR="00350CFB" w:rsidRDefault="00283FFF">
      <w:pPr>
        <w:tabs>
          <w:tab w:val="left" w:pos="659"/>
          <w:tab w:val="left" w:pos="1463"/>
          <w:tab w:val="left" w:pos="2267"/>
          <w:tab w:val="left" w:pos="3072"/>
          <w:tab w:val="left" w:pos="3876"/>
          <w:tab w:val="left" w:pos="4680"/>
          <w:tab w:val="left" w:pos="5485"/>
          <w:tab w:val="left" w:pos="6289"/>
        </w:tabs>
        <w:spacing w:line="267" w:lineRule="exact"/>
        <w:ind w:right="1258"/>
        <w:jc w:val="right"/>
        <w:rPr>
          <w:rFonts w:ascii="Arial"/>
          <w:sz w:val="25"/>
        </w:rPr>
      </w:pPr>
      <w:r>
        <w:rPr>
          <w:rFonts w:ascii="Arial"/>
          <w:spacing w:val="-10"/>
          <w:w w:val="105"/>
          <w:sz w:val="25"/>
        </w:rPr>
        <w:t>0</w:t>
      </w:r>
      <w:r>
        <w:rPr>
          <w:rFonts w:ascii="Arial"/>
          <w:sz w:val="25"/>
        </w:rPr>
        <w:tab/>
      </w:r>
      <w:r>
        <w:rPr>
          <w:rFonts w:ascii="Arial"/>
          <w:spacing w:val="-5"/>
          <w:w w:val="105"/>
          <w:sz w:val="25"/>
        </w:rPr>
        <w:t>100</w:t>
      </w:r>
      <w:r>
        <w:rPr>
          <w:rFonts w:ascii="Arial"/>
          <w:sz w:val="25"/>
        </w:rPr>
        <w:tab/>
      </w:r>
      <w:r>
        <w:rPr>
          <w:rFonts w:ascii="Arial"/>
          <w:spacing w:val="-5"/>
          <w:w w:val="105"/>
          <w:sz w:val="25"/>
        </w:rPr>
        <w:t>200</w:t>
      </w:r>
      <w:r>
        <w:rPr>
          <w:rFonts w:ascii="Arial"/>
          <w:sz w:val="25"/>
        </w:rPr>
        <w:tab/>
      </w:r>
      <w:r>
        <w:rPr>
          <w:rFonts w:ascii="Arial"/>
          <w:spacing w:val="-5"/>
          <w:w w:val="105"/>
          <w:sz w:val="25"/>
        </w:rPr>
        <w:t>300</w:t>
      </w:r>
      <w:r>
        <w:rPr>
          <w:rFonts w:ascii="Arial"/>
          <w:sz w:val="25"/>
        </w:rPr>
        <w:tab/>
      </w:r>
      <w:r>
        <w:rPr>
          <w:rFonts w:ascii="Arial"/>
          <w:spacing w:val="-5"/>
          <w:w w:val="105"/>
          <w:sz w:val="25"/>
        </w:rPr>
        <w:t>400</w:t>
      </w:r>
      <w:r>
        <w:rPr>
          <w:rFonts w:ascii="Arial"/>
          <w:sz w:val="25"/>
        </w:rPr>
        <w:tab/>
      </w:r>
      <w:r>
        <w:rPr>
          <w:rFonts w:ascii="Arial"/>
          <w:spacing w:val="-5"/>
          <w:w w:val="105"/>
          <w:sz w:val="25"/>
        </w:rPr>
        <w:t>500</w:t>
      </w:r>
      <w:r>
        <w:rPr>
          <w:rFonts w:ascii="Arial"/>
          <w:sz w:val="25"/>
        </w:rPr>
        <w:tab/>
      </w:r>
      <w:r>
        <w:rPr>
          <w:rFonts w:ascii="Arial"/>
          <w:spacing w:val="-5"/>
          <w:w w:val="105"/>
          <w:sz w:val="25"/>
        </w:rPr>
        <w:t>600</w:t>
      </w:r>
      <w:r>
        <w:rPr>
          <w:rFonts w:ascii="Arial"/>
          <w:sz w:val="25"/>
        </w:rPr>
        <w:tab/>
      </w:r>
      <w:r>
        <w:rPr>
          <w:rFonts w:ascii="Arial"/>
          <w:spacing w:val="-5"/>
          <w:w w:val="105"/>
          <w:sz w:val="25"/>
        </w:rPr>
        <w:t>700</w:t>
      </w:r>
      <w:r>
        <w:rPr>
          <w:rFonts w:ascii="Arial"/>
          <w:sz w:val="25"/>
        </w:rPr>
        <w:tab/>
      </w:r>
      <w:r>
        <w:rPr>
          <w:rFonts w:ascii="Arial"/>
          <w:spacing w:val="-5"/>
          <w:w w:val="105"/>
          <w:sz w:val="25"/>
        </w:rPr>
        <w:t>800</w:t>
      </w:r>
    </w:p>
    <w:p w14:paraId="00DC2052" w14:textId="77777777" w:rsidR="00350CFB" w:rsidRDefault="00283FFF">
      <w:pPr>
        <w:spacing w:before="22"/>
        <w:ind w:right="1259"/>
        <w:jc w:val="right"/>
        <w:rPr>
          <w:rFonts w:ascii="Arial"/>
          <w:sz w:val="28"/>
        </w:rPr>
      </w:pPr>
      <w:r>
        <w:rPr>
          <w:rFonts w:ascii="Arial"/>
          <w:w w:val="105"/>
          <w:sz w:val="28"/>
        </w:rPr>
        <w:t>GMX</w:t>
      </w:r>
      <w:r>
        <w:rPr>
          <w:rFonts w:ascii="Arial"/>
          <w:spacing w:val="-14"/>
          <w:w w:val="105"/>
          <w:sz w:val="28"/>
        </w:rPr>
        <w:t xml:space="preserve"> </w:t>
      </w:r>
      <w:r>
        <w:rPr>
          <w:rFonts w:ascii="Arial"/>
          <w:w w:val="105"/>
          <w:sz w:val="28"/>
        </w:rPr>
        <w:t>closes</w:t>
      </w:r>
      <w:r>
        <w:rPr>
          <w:rFonts w:ascii="Arial"/>
          <w:spacing w:val="-14"/>
          <w:w w:val="105"/>
          <w:sz w:val="28"/>
        </w:rPr>
        <w:t xml:space="preserve"> </w:t>
      </w:r>
      <w:r>
        <w:rPr>
          <w:rFonts w:ascii="Arial"/>
          <w:w w:val="105"/>
          <w:sz w:val="28"/>
        </w:rPr>
        <w:t>per</w:t>
      </w:r>
      <w:r>
        <w:rPr>
          <w:rFonts w:ascii="Arial"/>
          <w:spacing w:val="-13"/>
          <w:w w:val="105"/>
          <w:sz w:val="28"/>
        </w:rPr>
        <w:t xml:space="preserve"> </w:t>
      </w:r>
      <w:r>
        <w:rPr>
          <w:rFonts w:ascii="Arial"/>
          <w:w w:val="105"/>
          <w:sz w:val="28"/>
        </w:rPr>
        <w:t>wallet</w:t>
      </w:r>
      <w:r>
        <w:rPr>
          <w:rFonts w:ascii="Arial"/>
          <w:spacing w:val="-14"/>
          <w:w w:val="105"/>
          <w:sz w:val="28"/>
        </w:rPr>
        <w:t xml:space="preserve"> </w:t>
      </w:r>
      <w:r>
        <w:rPr>
          <w:rFonts w:ascii="Arial"/>
          <w:w w:val="105"/>
          <w:sz w:val="28"/>
        </w:rPr>
        <w:t>(winsorized</w:t>
      </w:r>
      <w:r>
        <w:rPr>
          <w:rFonts w:ascii="Arial"/>
          <w:spacing w:val="-13"/>
          <w:w w:val="105"/>
          <w:sz w:val="28"/>
        </w:rPr>
        <w:t xml:space="preserve"> </w:t>
      </w:r>
      <w:r>
        <w:rPr>
          <w:rFonts w:ascii="Arial"/>
          <w:w w:val="105"/>
          <w:sz w:val="28"/>
        </w:rPr>
        <w:t>at</w:t>
      </w:r>
      <w:r>
        <w:rPr>
          <w:rFonts w:ascii="Arial"/>
          <w:spacing w:val="-14"/>
          <w:w w:val="105"/>
          <w:sz w:val="28"/>
        </w:rPr>
        <w:t xml:space="preserve"> </w:t>
      </w:r>
      <w:r>
        <w:rPr>
          <w:rFonts w:ascii="Arial"/>
          <w:w w:val="105"/>
          <w:sz w:val="28"/>
        </w:rPr>
        <w:t>99th</w:t>
      </w:r>
      <w:r>
        <w:rPr>
          <w:rFonts w:ascii="Arial"/>
          <w:spacing w:val="-13"/>
          <w:w w:val="105"/>
          <w:sz w:val="28"/>
        </w:rPr>
        <w:t xml:space="preserve"> </w:t>
      </w:r>
      <w:r>
        <w:rPr>
          <w:rFonts w:ascii="Arial"/>
          <w:spacing w:val="-2"/>
          <w:w w:val="105"/>
          <w:sz w:val="28"/>
        </w:rPr>
        <w:t>percentile)</w:t>
      </w:r>
    </w:p>
    <w:p w14:paraId="00DC2053" w14:textId="77777777" w:rsidR="00350CFB" w:rsidRDefault="00350CFB">
      <w:pPr>
        <w:pStyle w:val="BodyText"/>
        <w:spacing w:before="67"/>
        <w:rPr>
          <w:rFonts w:ascii="Arial"/>
        </w:rPr>
      </w:pPr>
    </w:p>
    <w:p w14:paraId="00DC2054" w14:textId="77777777" w:rsidR="00350CFB" w:rsidRDefault="00283FFF">
      <w:pPr>
        <w:pStyle w:val="BodyText"/>
        <w:spacing w:line="242" w:lineRule="auto"/>
        <w:ind w:left="282" w:right="563"/>
        <w:jc w:val="both"/>
      </w:pPr>
      <w:r>
        <w:rPr>
          <w:spacing w:val="-2"/>
        </w:rPr>
        <w:t>Figure</w:t>
      </w:r>
      <w:r>
        <w:rPr>
          <w:spacing w:val="-15"/>
        </w:rPr>
        <w:t xml:space="preserve"> </w:t>
      </w:r>
      <w:r>
        <w:rPr>
          <w:spacing w:val="-2"/>
        </w:rPr>
        <w:t>4.1:</w:t>
      </w:r>
      <w:r>
        <w:rPr>
          <w:spacing w:val="-13"/>
        </w:rPr>
        <w:t xml:space="preserve"> </w:t>
      </w:r>
      <w:r>
        <w:rPr>
          <w:spacing w:val="-2"/>
        </w:rPr>
        <w:t>Distribution</w:t>
      </w:r>
      <w:r>
        <w:rPr>
          <w:spacing w:val="-13"/>
        </w:rPr>
        <w:t xml:space="preserve"> </w:t>
      </w:r>
      <w:r>
        <w:rPr>
          <w:spacing w:val="-2"/>
        </w:rPr>
        <w:t>of</w:t>
      </w:r>
      <w:r>
        <w:rPr>
          <w:spacing w:val="-13"/>
        </w:rPr>
        <w:t xml:space="preserve"> </w:t>
      </w:r>
      <w:r>
        <w:rPr>
          <w:spacing w:val="-2"/>
        </w:rPr>
        <w:t>GMX</w:t>
      </w:r>
      <w:r>
        <w:rPr>
          <w:spacing w:val="-13"/>
        </w:rPr>
        <w:t xml:space="preserve"> </w:t>
      </w:r>
      <w:r>
        <w:rPr>
          <w:spacing w:val="-2"/>
        </w:rPr>
        <w:t>V2</w:t>
      </w:r>
      <w:r>
        <w:rPr>
          <w:spacing w:val="-13"/>
        </w:rPr>
        <w:t xml:space="preserve"> </w:t>
      </w:r>
      <w:r>
        <w:rPr>
          <w:rFonts w:ascii="Courier New" w:hAnsi="Courier New"/>
          <w:spacing w:val="-2"/>
        </w:rPr>
        <w:t>PositionDecrease</w:t>
      </w:r>
      <w:r>
        <w:rPr>
          <w:rFonts w:ascii="Courier New" w:hAnsi="Courier New"/>
          <w:spacing w:val="-34"/>
        </w:rPr>
        <w:t xml:space="preserve"> </w:t>
      </w:r>
      <w:r>
        <w:rPr>
          <w:spacing w:val="-2"/>
        </w:rPr>
        <w:t>close</w:t>
      </w:r>
      <w:r>
        <w:rPr>
          <w:spacing w:val="-13"/>
        </w:rPr>
        <w:t xml:space="preserve"> </w:t>
      </w:r>
      <w:r>
        <w:rPr>
          <w:spacing w:val="-2"/>
        </w:rPr>
        <w:t>counts</w:t>
      </w:r>
      <w:r>
        <w:rPr>
          <w:spacing w:val="-13"/>
        </w:rPr>
        <w:t xml:space="preserve"> </w:t>
      </w:r>
      <w:r>
        <w:rPr>
          <w:spacing w:val="-2"/>
        </w:rPr>
        <w:t>per</w:t>
      </w:r>
      <w:r>
        <w:rPr>
          <w:spacing w:val="-13"/>
        </w:rPr>
        <w:t xml:space="preserve"> </w:t>
      </w:r>
      <w:r>
        <w:rPr>
          <w:spacing w:val="-2"/>
        </w:rPr>
        <w:t>wallet</w:t>
      </w:r>
      <w:r>
        <w:rPr>
          <w:spacing w:val="-13"/>
        </w:rPr>
        <w:t xml:space="preserve"> </w:t>
      </w:r>
      <w:r>
        <w:rPr>
          <w:spacing w:val="-2"/>
        </w:rPr>
        <w:t>in</w:t>
      </w:r>
      <w:r>
        <w:rPr>
          <w:spacing w:val="-13"/>
        </w:rPr>
        <w:t xml:space="preserve"> </w:t>
      </w:r>
      <w:r>
        <w:rPr>
          <w:spacing w:val="-2"/>
        </w:rPr>
        <w:t>the</w:t>
      </w:r>
      <w:r>
        <w:rPr>
          <w:spacing w:val="-13"/>
        </w:rPr>
        <w:t xml:space="preserve"> </w:t>
      </w:r>
      <w:r>
        <w:rPr>
          <w:spacing w:val="-2"/>
        </w:rPr>
        <w:t xml:space="preserve">matched </w:t>
      </w:r>
      <w:r>
        <w:t>cohort (</w:t>
      </w:r>
      <w:r>
        <w:rPr>
          <w:i/>
        </w:rPr>
        <w:t xml:space="preserve">n </w:t>
      </w:r>
      <w:r>
        <w:rPr>
          <w:w w:val="105"/>
        </w:rPr>
        <w:t xml:space="preserve">= </w:t>
      </w:r>
      <w:r>
        <w:t>5</w:t>
      </w:r>
      <w:r>
        <w:rPr>
          <w:i/>
        </w:rPr>
        <w:t>,</w:t>
      </w:r>
      <w:r>
        <w:t>521).</w:t>
      </w:r>
      <w:r>
        <w:rPr>
          <w:spacing w:val="40"/>
        </w:rPr>
        <w:t xml:space="preserve"> </w:t>
      </w:r>
      <w:r>
        <w:t>The cohort filter requires at least three closes; the long right tail reflects a minority of highly active traders.</w:t>
      </w:r>
    </w:p>
    <w:p w14:paraId="00DC2055" w14:textId="77777777" w:rsidR="00350CFB" w:rsidRDefault="00350CFB">
      <w:pPr>
        <w:pStyle w:val="BodyText"/>
        <w:spacing w:line="242" w:lineRule="auto"/>
        <w:jc w:val="both"/>
        <w:sectPr w:rsidR="00350CFB">
          <w:pgSz w:w="11910" w:h="16840"/>
          <w:pgMar w:top="1920" w:right="708" w:bottom="2300" w:left="992" w:header="0" w:footer="2115" w:gutter="0"/>
          <w:cols w:space="720"/>
        </w:sectPr>
      </w:pPr>
    </w:p>
    <w:p w14:paraId="00DC2056" w14:textId="77777777" w:rsidR="00350CFB" w:rsidRDefault="00350CFB">
      <w:pPr>
        <w:pStyle w:val="BodyText"/>
        <w:rPr>
          <w:sz w:val="22"/>
        </w:rPr>
      </w:pPr>
    </w:p>
    <w:p w14:paraId="00DC2057" w14:textId="77777777" w:rsidR="00350CFB" w:rsidRDefault="00350CFB">
      <w:pPr>
        <w:pStyle w:val="BodyText"/>
        <w:rPr>
          <w:sz w:val="22"/>
        </w:rPr>
      </w:pPr>
    </w:p>
    <w:p w14:paraId="00DC2058" w14:textId="77777777" w:rsidR="00350CFB" w:rsidRDefault="00350CFB">
      <w:pPr>
        <w:pStyle w:val="BodyText"/>
        <w:rPr>
          <w:sz w:val="22"/>
        </w:rPr>
      </w:pPr>
    </w:p>
    <w:p w14:paraId="00DC2059" w14:textId="77777777" w:rsidR="00350CFB" w:rsidRDefault="00350CFB">
      <w:pPr>
        <w:pStyle w:val="BodyText"/>
        <w:rPr>
          <w:sz w:val="22"/>
        </w:rPr>
      </w:pPr>
    </w:p>
    <w:p w14:paraId="00DC205A" w14:textId="77777777" w:rsidR="00350CFB" w:rsidRDefault="00350CFB">
      <w:pPr>
        <w:pStyle w:val="BodyText"/>
        <w:rPr>
          <w:sz w:val="22"/>
        </w:rPr>
      </w:pPr>
    </w:p>
    <w:p w14:paraId="00DC205B" w14:textId="77777777" w:rsidR="00350CFB" w:rsidRDefault="00350CFB">
      <w:pPr>
        <w:pStyle w:val="BodyText"/>
        <w:rPr>
          <w:sz w:val="22"/>
        </w:rPr>
      </w:pPr>
    </w:p>
    <w:p w14:paraId="00DC205C" w14:textId="77777777" w:rsidR="00350CFB" w:rsidRDefault="00350CFB">
      <w:pPr>
        <w:pStyle w:val="BodyText"/>
        <w:rPr>
          <w:sz w:val="22"/>
        </w:rPr>
      </w:pPr>
    </w:p>
    <w:p w14:paraId="00DC205D" w14:textId="77777777" w:rsidR="00350CFB" w:rsidRDefault="00350CFB">
      <w:pPr>
        <w:pStyle w:val="BodyText"/>
        <w:rPr>
          <w:sz w:val="22"/>
        </w:rPr>
      </w:pPr>
    </w:p>
    <w:p w14:paraId="00DC205E" w14:textId="77777777" w:rsidR="00350CFB" w:rsidRDefault="00350CFB">
      <w:pPr>
        <w:pStyle w:val="BodyText"/>
        <w:rPr>
          <w:sz w:val="22"/>
        </w:rPr>
      </w:pPr>
    </w:p>
    <w:p w14:paraId="00DC205F" w14:textId="77777777" w:rsidR="00350CFB" w:rsidRDefault="00350CFB">
      <w:pPr>
        <w:pStyle w:val="BodyText"/>
        <w:rPr>
          <w:sz w:val="22"/>
        </w:rPr>
      </w:pPr>
    </w:p>
    <w:p w14:paraId="00DC2060" w14:textId="77777777" w:rsidR="00350CFB" w:rsidRDefault="00350CFB">
      <w:pPr>
        <w:pStyle w:val="BodyText"/>
        <w:rPr>
          <w:sz w:val="22"/>
        </w:rPr>
      </w:pPr>
    </w:p>
    <w:p w14:paraId="00DC2061" w14:textId="77777777" w:rsidR="00350CFB" w:rsidRDefault="00350CFB">
      <w:pPr>
        <w:pStyle w:val="BodyText"/>
        <w:rPr>
          <w:sz w:val="22"/>
        </w:rPr>
      </w:pPr>
    </w:p>
    <w:p w14:paraId="00DC2062" w14:textId="77777777" w:rsidR="00350CFB" w:rsidRDefault="00350CFB">
      <w:pPr>
        <w:pStyle w:val="BodyText"/>
        <w:rPr>
          <w:sz w:val="22"/>
        </w:rPr>
      </w:pPr>
    </w:p>
    <w:p w14:paraId="00DC2063" w14:textId="77777777" w:rsidR="00350CFB" w:rsidRDefault="00350CFB">
      <w:pPr>
        <w:pStyle w:val="BodyText"/>
        <w:spacing w:before="93"/>
        <w:rPr>
          <w:sz w:val="22"/>
        </w:rPr>
      </w:pPr>
    </w:p>
    <w:p w14:paraId="00DC2064" w14:textId="77777777" w:rsidR="00350CFB" w:rsidRDefault="00283FFF">
      <w:pPr>
        <w:ind w:left="1240"/>
        <w:rPr>
          <w:rFonts w:ascii="Arial"/>
          <w:sz w:val="25"/>
        </w:rPr>
      </w:pPr>
      <w:r>
        <w:rPr>
          <w:rFonts w:ascii="Arial"/>
          <w:noProof/>
          <w:sz w:val="25"/>
        </w:rPr>
        <mc:AlternateContent>
          <mc:Choice Requires="wpg">
            <w:drawing>
              <wp:anchor distT="0" distB="0" distL="0" distR="0" simplePos="0" relativeHeight="15769600" behindDoc="0" locked="0" layoutInCell="1" allowOverlap="1" wp14:anchorId="00DC2778" wp14:editId="00DC2779">
                <wp:simplePos x="0" y="0"/>
                <wp:positionH relativeFrom="page">
                  <wp:posOffset>2001532</wp:posOffset>
                </wp:positionH>
                <wp:positionV relativeFrom="paragraph">
                  <wp:posOffset>-409068</wp:posOffset>
                </wp:positionV>
                <wp:extent cx="4357370" cy="2853055"/>
                <wp:effectExtent l="0" t="0" r="0" b="0"/>
                <wp:wrapNone/>
                <wp:docPr id="367" name="Group 3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57370" cy="2853055"/>
                          <a:chOff x="0" y="0"/>
                          <a:chExt cx="4357370" cy="2853055"/>
                        </a:xfrm>
                      </wpg:grpSpPr>
                      <wps:wsp>
                        <wps:cNvPr id="368" name="Graphic 368"/>
                        <wps:cNvSpPr/>
                        <wps:spPr>
                          <a:xfrm>
                            <a:off x="244614" y="138850"/>
                            <a:ext cx="3911600" cy="2665095"/>
                          </a:xfrm>
                          <a:custGeom>
                            <a:avLst/>
                            <a:gdLst/>
                            <a:ahLst/>
                            <a:cxnLst/>
                            <a:rect l="l" t="t" r="r" b="b"/>
                            <a:pathLst>
                              <a:path w="3911600" h="2665095">
                                <a:moveTo>
                                  <a:pt x="3911168" y="2662237"/>
                                </a:moveTo>
                                <a:lnTo>
                                  <a:pt x="3832949" y="2662237"/>
                                </a:lnTo>
                                <a:lnTo>
                                  <a:pt x="3754717" y="2662224"/>
                                </a:lnTo>
                                <a:lnTo>
                                  <a:pt x="3754717" y="2662656"/>
                                </a:lnTo>
                                <a:lnTo>
                                  <a:pt x="3676497" y="2662656"/>
                                </a:lnTo>
                                <a:lnTo>
                                  <a:pt x="3676497" y="2662339"/>
                                </a:lnTo>
                                <a:lnTo>
                                  <a:pt x="3598278" y="2662339"/>
                                </a:lnTo>
                                <a:lnTo>
                                  <a:pt x="3598278" y="2661513"/>
                                </a:lnTo>
                                <a:lnTo>
                                  <a:pt x="3520046" y="2661513"/>
                                </a:lnTo>
                                <a:lnTo>
                                  <a:pt x="3520046" y="2661970"/>
                                </a:lnTo>
                                <a:lnTo>
                                  <a:pt x="3441827" y="2661970"/>
                                </a:lnTo>
                                <a:lnTo>
                                  <a:pt x="3363607" y="2661907"/>
                                </a:lnTo>
                                <a:lnTo>
                                  <a:pt x="3363607" y="2661526"/>
                                </a:lnTo>
                                <a:lnTo>
                                  <a:pt x="3285375" y="2661526"/>
                                </a:lnTo>
                                <a:lnTo>
                                  <a:pt x="3285375" y="2660916"/>
                                </a:lnTo>
                                <a:lnTo>
                                  <a:pt x="3207156" y="2660916"/>
                                </a:lnTo>
                                <a:lnTo>
                                  <a:pt x="3128937" y="2661031"/>
                                </a:lnTo>
                                <a:lnTo>
                                  <a:pt x="3128937" y="2660827"/>
                                </a:lnTo>
                                <a:lnTo>
                                  <a:pt x="3050705" y="2660827"/>
                                </a:lnTo>
                                <a:lnTo>
                                  <a:pt x="3050705" y="2659621"/>
                                </a:lnTo>
                                <a:lnTo>
                                  <a:pt x="2972485" y="2659621"/>
                                </a:lnTo>
                                <a:lnTo>
                                  <a:pt x="2972485" y="2659443"/>
                                </a:lnTo>
                                <a:lnTo>
                                  <a:pt x="2894266" y="2659443"/>
                                </a:lnTo>
                                <a:lnTo>
                                  <a:pt x="2894266" y="2658338"/>
                                </a:lnTo>
                                <a:lnTo>
                                  <a:pt x="2816034" y="2658338"/>
                                </a:lnTo>
                                <a:lnTo>
                                  <a:pt x="2816034" y="2654427"/>
                                </a:lnTo>
                                <a:lnTo>
                                  <a:pt x="2737815" y="2654427"/>
                                </a:lnTo>
                                <a:lnTo>
                                  <a:pt x="2737815" y="2653080"/>
                                </a:lnTo>
                                <a:lnTo>
                                  <a:pt x="2659596" y="2653080"/>
                                </a:lnTo>
                                <a:lnTo>
                                  <a:pt x="2659596" y="2652572"/>
                                </a:lnTo>
                                <a:lnTo>
                                  <a:pt x="2581376" y="2652572"/>
                                </a:lnTo>
                                <a:lnTo>
                                  <a:pt x="2581376" y="2646616"/>
                                </a:lnTo>
                                <a:lnTo>
                                  <a:pt x="2503144" y="2646616"/>
                                </a:lnTo>
                                <a:lnTo>
                                  <a:pt x="2503144" y="2645765"/>
                                </a:lnTo>
                                <a:lnTo>
                                  <a:pt x="2424925" y="2645765"/>
                                </a:lnTo>
                                <a:lnTo>
                                  <a:pt x="2424925" y="2647759"/>
                                </a:lnTo>
                                <a:lnTo>
                                  <a:pt x="2346706" y="2647759"/>
                                </a:lnTo>
                                <a:lnTo>
                                  <a:pt x="2346706" y="2641955"/>
                                </a:lnTo>
                                <a:lnTo>
                                  <a:pt x="2268474" y="2641955"/>
                                </a:lnTo>
                                <a:lnTo>
                                  <a:pt x="2268474" y="2632976"/>
                                </a:lnTo>
                                <a:lnTo>
                                  <a:pt x="2190254" y="2632976"/>
                                </a:lnTo>
                                <a:lnTo>
                                  <a:pt x="2190254" y="2620911"/>
                                </a:lnTo>
                                <a:lnTo>
                                  <a:pt x="2112035" y="2620911"/>
                                </a:lnTo>
                                <a:lnTo>
                                  <a:pt x="2112035" y="2595130"/>
                                </a:lnTo>
                                <a:lnTo>
                                  <a:pt x="2033803" y="2595130"/>
                                </a:lnTo>
                                <a:lnTo>
                                  <a:pt x="2033803" y="2523083"/>
                                </a:lnTo>
                                <a:lnTo>
                                  <a:pt x="1955584" y="2523083"/>
                                </a:lnTo>
                                <a:lnTo>
                                  <a:pt x="1955584" y="2061908"/>
                                </a:lnTo>
                                <a:lnTo>
                                  <a:pt x="1877364" y="2061908"/>
                                </a:lnTo>
                                <a:lnTo>
                                  <a:pt x="1877364" y="0"/>
                                </a:lnTo>
                                <a:lnTo>
                                  <a:pt x="1799132" y="0"/>
                                </a:lnTo>
                                <a:lnTo>
                                  <a:pt x="1799132" y="2511590"/>
                                </a:lnTo>
                                <a:lnTo>
                                  <a:pt x="1720913" y="2511590"/>
                                </a:lnTo>
                                <a:lnTo>
                                  <a:pt x="1720913" y="2596756"/>
                                </a:lnTo>
                                <a:lnTo>
                                  <a:pt x="1642694" y="2596756"/>
                                </a:lnTo>
                                <a:lnTo>
                                  <a:pt x="1642694" y="2623578"/>
                                </a:lnTo>
                                <a:lnTo>
                                  <a:pt x="1564462" y="2623578"/>
                                </a:lnTo>
                                <a:lnTo>
                                  <a:pt x="1564462" y="2637256"/>
                                </a:lnTo>
                                <a:lnTo>
                                  <a:pt x="1486242" y="2637256"/>
                                </a:lnTo>
                                <a:lnTo>
                                  <a:pt x="1486242" y="2645816"/>
                                </a:lnTo>
                                <a:lnTo>
                                  <a:pt x="1408023" y="2645816"/>
                                </a:lnTo>
                                <a:lnTo>
                                  <a:pt x="1408023" y="2649270"/>
                                </a:lnTo>
                                <a:lnTo>
                                  <a:pt x="1329804" y="2649270"/>
                                </a:lnTo>
                                <a:lnTo>
                                  <a:pt x="1329804" y="2654414"/>
                                </a:lnTo>
                                <a:lnTo>
                                  <a:pt x="1251572" y="2654414"/>
                                </a:lnTo>
                                <a:lnTo>
                                  <a:pt x="1173353" y="2654490"/>
                                </a:lnTo>
                                <a:lnTo>
                                  <a:pt x="1173353" y="2657170"/>
                                </a:lnTo>
                                <a:lnTo>
                                  <a:pt x="1095133" y="2657170"/>
                                </a:lnTo>
                                <a:lnTo>
                                  <a:pt x="1095133" y="2656967"/>
                                </a:lnTo>
                                <a:lnTo>
                                  <a:pt x="1016901" y="2656967"/>
                                </a:lnTo>
                                <a:lnTo>
                                  <a:pt x="1016901" y="2658859"/>
                                </a:lnTo>
                                <a:lnTo>
                                  <a:pt x="938682" y="2658859"/>
                                </a:lnTo>
                                <a:lnTo>
                                  <a:pt x="938682" y="2660015"/>
                                </a:lnTo>
                                <a:lnTo>
                                  <a:pt x="860463" y="2660015"/>
                                </a:lnTo>
                                <a:lnTo>
                                  <a:pt x="860463" y="2660319"/>
                                </a:lnTo>
                                <a:lnTo>
                                  <a:pt x="782231" y="2660319"/>
                                </a:lnTo>
                                <a:lnTo>
                                  <a:pt x="782231" y="2660535"/>
                                </a:lnTo>
                                <a:lnTo>
                                  <a:pt x="704011" y="2660535"/>
                                </a:lnTo>
                                <a:lnTo>
                                  <a:pt x="704011" y="2659507"/>
                                </a:lnTo>
                                <a:lnTo>
                                  <a:pt x="625792" y="2659507"/>
                                </a:lnTo>
                                <a:lnTo>
                                  <a:pt x="625792" y="2661272"/>
                                </a:lnTo>
                                <a:lnTo>
                                  <a:pt x="547560" y="2661272"/>
                                </a:lnTo>
                                <a:lnTo>
                                  <a:pt x="547560" y="2661450"/>
                                </a:lnTo>
                                <a:lnTo>
                                  <a:pt x="469341" y="2661450"/>
                                </a:lnTo>
                                <a:lnTo>
                                  <a:pt x="469341" y="2661615"/>
                                </a:lnTo>
                                <a:lnTo>
                                  <a:pt x="391121" y="2661615"/>
                                </a:lnTo>
                                <a:lnTo>
                                  <a:pt x="312889" y="2661589"/>
                                </a:lnTo>
                                <a:lnTo>
                                  <a:pt x="312889" y="2662301"/>
                                </a:lnTo>
                                <a:lnTo>
                                  <a:pt x="234670" y="2662301"/>
                                </a:lnTo>
                                <a:lnTo>
                                  <a:pt x="234670" y="2662491"/>
                                </a:lnTo>
                                <a:lnTo>
                                  <a:pt x="156451" y="2662491"/>
                                </a:lnTo>
                                <a:lnTo>
                                  <a:pt x="78219" y="2662542"/>
                                </a:lnTo>
                                <a:lnTo>
                                  <a:pt x="78219" y="2663012"/>
                                </a:lnTo>
                                <a:lnTo>
                                  <a:pt x="0" y="2663012"/>
                                </a:lnTo>
                                <a:lnTo>
                                  <a:pt x="0" y="2664637"/>
                                </a:lnTo>
                                <a:lnTo>
                                  <a:pt x="78219" y="2664637"/>
                                </a:lnTo>
                                <a:lnTo>
                                  <a:pt x="156451" y="2664637"/>
                                </a:lnTo>
                                <a:lnTo>
                                  <a:pt x="3911168" y="2664637"/>
                                </a:lnTo>
                                <a:lnTo>
                                  <a:pt x="3911168" y="2662237"/>
                                </a:lnTo>
                                <a:close/>
                              </a:path>
                            </a:pathLst>
                          </a:custGeom>
                          <a:solidFill>
                            <a:srgbClr val="3D795A"/>
                          </a:solidFill>
                        </wps:spPr>
                        <wps:bodyPr wrap="square" lIns="0" tIns="0" rIns="0" bIns="0" rtlCol="0">
                          <a:prstTxWarp prst="textNoShape">
                            <a:avLst/>
                          </a:prstTxWarp>
                          <a:noAutofit/>
                        </wps:bodyPr>
                      </wps:wsp>
                      <wps:wsp>
                        <wps:cNvPr id="369" name="Graphic 369"/>
                        <wps:cNvSpPr/>
                        <wps:spPr>
                          <a:xfrm>
                            <a:off x="425979" y="5607"/>
                            <a:ext cx="1270" cy="2798445"/>
                          </a:xfrm>
                          <a:custGeom>
                            <a:avLst/>
                            <a:gdLst/>
                            <a:ahLst/>
                            <a:cxnLst/>
                            <a:rect l="l" t="t" r="r" b="b"/>
                            <a:pathLst>
                              <a:path h="2798445">
                                <a:moveTo>
                                  <a:pt x="0" y="2797871"/>
                                </a:moveTo>
                                <a:lnTo>
                                  <a:pt x="0" y="0"/>
                                </a:lnTo>
                              </a:path>
                            </a:pathLst>
                          </a:custGeom>
                          <a:ln w="11214">
                            <a:solidFill>
                              <a:srgbClr val="AFAFAF"/>
                            </a:solidFill>
                            <a:prstDash val="solid"/>
                          </a:ln>
                        </wps:spPr>
                        <wps:bodyPr wrap="square" lIns="0" tIns="0" rIns="0" bIns="0" rtlCol="0">
                          <a:prstTxWarp prst="textNoShape">
                            <a:avLst/>
                          </a:prstTxWarp>
                          <a:noAutofit/>
                        </wps:bodyPr>
                      </wps:wsp>
                      <wps:wsp>
                        <wps:cNvPr id="370" name="Graphic 370"/>
                        <wps:cNvSpPr/>
                        <wps:spPr>
                          <a:xfrm>
                            <a:off x="425979" y="2803478"/>
                            <a:ext cx="1270" cy="49530"/>
                          </a:xfrm>
                          <a:custGeom>
                            <a:avLst/>
                            <a:gdLst/>
                            <a:ahLst/>
                            <a:cxnLst/>
                            <a:rect l="l" t="t" r="r" b="b"/>
                            <a:pathLst>
                              <a:path h="49530">
                                <a:moveTo>
                                  <a:pt x="0" y="0"/>
                                </a:moveTo>
                                <a:lnTo>
                                  <a:pt x="0" y="49064"/>
                                </a:lnTo>
                              </a:path>
                            </a:pathLst>
                          </a:custGeom>
                          <a:solidFill>
                            <a:srgbClr val="000000"/>
                          </a:solidFill>
                        </wps:spPr>
                        <wps:bodyPr wrap="square" lIns="0" tIns="0" rIns="0" bIns="0" rtlCol="0">
                          <a:prstTxWarp prst="textNoShape">
                            <a:avLst/>
                          </a:prstTxWarp>
                          <a:noAutofit/>
                        </wps:bodyPr>
                      </wps:wsp>
                      <wps:wsp>
                        <wps:cNvPr id="371" name="Graphic 371"/>
                        <wps:cNvSpPr/>
                        <wps:spPr>
                          <a:xfrm>
                            <a:off x="425979" y="2803478"/>
                            <a:ext cx="1270" cy="49530"/>
                          </a:xfrm>
                          <a:custGeom>
                            <a:avLst/>
                            <a:gdLst/>
                            <a:ahLst/>
                            <a:cxnLst/>
                            <a:rect l="l" t="t" r="r" b="b"/>
                            <a:pathLst>
                              <a:path h="49530">
                                <a:moveTo>
                                  <a:pt x="0" y="0"/>
                                </a:moveTo>
                                <a:lnTo>
                                  <a:pt x="0" y="49064"/>
                                </a:lnTo>
                              </a:path>
                            </a:pathLst>
                          </a:custGeom>
                          <a:ln w="11214">
                            <a:solidFill>
                              <a:srgbClr val="000000"/>
                            </a:solidFill>
                            <a:prstDash val="solid"/>
                          </a:ln>
                        </wps:spPr>
                        <wps:bodyPr wrap="square" lIns="0" tIns="0" rIns="0" bIns="0" rtlCol="0">
                          <a:prstTxWarp prst="textNoShape">
                            <a:avLst/>
                          </a:prstTxWarp>
                          <a:noAutofit/>
                        </wps:bodyPr>
                      </wps:wsp>
                      <wps:wsp>
                        <wps:cNvPr id="372" name="Graphic 372"/>
                        <wps:cNvSpPr/>
                        <wps:spPr>
                          <a:xfrm>
                            <a:off x="987376" y="5607"/>
                            <a:ext cx="1270" cy="2798445"/>
                          </a:xfrm>
                          <a:custGeom>
                            <a:avLst/>
                            <a:gdLst/>
                            <a:ahLst/>
                            <a:cxnLst/>
                            <a:rect l="l" t="t" r="r" b="b"/>
                            <a:pathLst>
                              <a:path h="2798445">
                                <a:moveTo>
                                  <a:pt x="0" y="2797871"/>
                                </a:moveTo>
                                <a:lnTo>
                                  <a:pt x="0" y="0"/>
                                </a:lnTo>
                              </a:path>
                            </a:pathLst>
                          </a:custGeom>
                          <a:ln w="11214">
                            <a:solidFill>
                              <a:srgbClr val="AFAFAF"/>
                            </a:solidFill>
                            <a:prstDash val="solid"/>
                          </a:ln>
                        </wps:spPr>
                        <wps:bodyPr wrap="square" lIns="0" tIns="0" rIns="0" bIns="0" rtlCol="0">
                          <a:prstTxWarp prst="textNoShape">
                            <a:avLst/>
                          </a:prstTxWarp>
                          <a:noAutofit/>
                        </wps:bodyPr>
                      </wps:wsp>
                      <wps:wsp>
                        <wps:cNvPr id="373" name="Graphic 373"/>
                        <wps:cNvSpPr/>
                        <wps:spPr>
                          <a:xfrm>
                            <a:off x="987376" y="2803478"/>
                            <a:ext cx="1270" cy="49530"/>
                          </a:xfrm>
                          <a:custGeom>
                            <a:avLst/>
                            <a:gdLst/>
                            <a:ahLst/>
                            <a:cxnLst/>
                            <a:rect l="l" t="t" r="r" b="b"/>
                            <a:pathLst>
                              <a:path h="49530">
                                <a:moveTo>
                                  <a:pt x="0" y="0"/>
                                </a:moveTo>
                                <a:lnTo>
                                  <a:pt x="0" y="49064"/>
                                </a:lnTo>
                              </a:path>
                            </a:pathLst>
                          </a:custGeom>
                          <a:solidFill>
                            <a:srgbClr val="000000"/>
                          </a:solidFill>
                        </wps:spPr>
                        <wps:bodyPr wrap="square" lIns="0" tIns="0" rIns="0" bIns="0" rtlCol="0">
                          <a:prstTxWarp prst="textNoShape">
                            <a:avLst/>
                          </a:prstTxWarp>
                          <a:noAutofit/>
                        </wps:bodyPr>
                      </wps:wsp>
                      <wps:wsp>
                        <wps:cNvPr id="374" name="Graphic 374"/>
                        <wps:cNvSpPr/>
                        <wps:spPr>
                          <a:xfrm>
                            <a:off x="987376" y="2803478"/>
                            <a:ext cx="1270" cy="49530"/>
                          </a:xfrm>
                          <a:custGeom>
                            <a:avLst/>
                            <a:gdLst/>
                            <a:ahLst/>
                            <a:cxnLst/>
                            <a:rect l="l" t="t" r="r" b="b"/>
                            <a:pathLst>
                              <a:path h="49530">
                                <a:moveTo>
                                  <a:pt x="0" y="0"/>
                                </a:moveTo>
                                <a:lnTo>
                                  <a:pt x="0" y="49064"/>
                                </a:lnTo>
                              </a:path>
                            </a:pathLst>
                          </a:custGeom>
                          <a:ln w="11214">
                            <a:solidFill>
                              <a:srgbClr val="000000"/>
                            </a:solidFill>
                            <a:prstDash val="solid"/>
                          </a:ln>
                        </wps:spPr>
                        <wps:bodyPr wrap="square" lIns="0" tIns="0" rIns="0" bIns="0" rtlCol="0">
                          <a:prstTxWarp prst="textNoShape">
                            <a:avLst/>
                          </a:prstTxWarp>
                          <a:noAutofit/>
                        </wps:bodyPr>
                      </wps:wsp>
                      <wps:wsp>
                        <wps:cNvPr id="375" name="Graphic 375"/>
                        <wps:cNvSpPr/>
                        <wps:spPr>
                          <a:xfrm>
                            <a:off x="1548773" y="5607"/>
                            <a:ext cx="1270" cy="2798445"/>
                          </a:xfrm>
                          <a:custGeom>
                            <a:avLst/>
                            <a:gdLst/>
                            <a:ahLst/>
                            <a:cxnLst/>
                            <a:rect l="l" t="t" r="r" b="b"/>
                            <a:pathLst>
                              <a:path h="2798445">
                                <a:moveTo>
                                  <a:pt x="0" y="2797871"/>
                                </a:moveTo>
                                <a:lnTo>
                                  <a:pt x="0" y="0"/>
                                </a:lnTo>
                              </a:path>
                            </a:pathLst>
                          </a:custGeom>
                          <a:ln w="11214">
                            <a:solidFill>
                              <a:srgbClr val="AFAFAF"/>
                            </a:solidFill>
                            <a:prstDash val="solid"/>
                          </a:ln>
                        </wps:spPr>
                        <wps:bodyPr wrap="square" lIns="0" tIns="0" rIns="0" bIns="0" rtlCol="0">
                          <a:prstTxWarp prst="textNoShape">
                            <a:avLst/>
                          </a:prstTxWarp>
                          <a:noAutofit/>
                        </wps:bodyPr>
                      </wps:wsp>
                      <wps:wsp>
                        <wps:cNvPr id="376" name="Graphic 376"/>
                        <wps:cNvSpPr/>
                        <wps:spPr>
                          <a:xfrm>
                            <a:off x="1548773" y="2803478"/>
                            <a:ext cx="1270" cy="49530"/>
                          </a:xfrm>
                          <a:custGeom>
                            <a:avLst/>
                            <a:gdLst/>
                            <a:ahLst/>
                            <a:cxnLst/>
                            <a:rect l="l" t="t" r="r" b="b"/>
                            <a:pathLst>
                              <a:path h="49530">
                                <a:moveTo>
                                  <a:pt x="0" y="0"/>
                                </a:moveTo>
                                <a:lnTo>
                                  <a:pt x="0" y="49064"/>
                                </a:lnTo>
                              </a:path>
                            </a:pathLst>
                          </a:custGeom>
                          <a:solidFill>
                            <a:srgbClr val="000000"/>
                          </a:solidFill>
                        </wps:spPr>
                        <wps:bodyPr wrap="square" lIns="0" tIns="0" rIns="0" bIns="0" rtlCol="0">
                          <a:prstTxWarp prst="textNoShape">
                            <a:avLst/>
                          </a:prstTxWarp>
                          <a:noAutofit/>
                        </wps:bodyPr>
                      </wps:wsp>
                      <wps:wsp>
                        <wps:cNvPr id="377" name="Graphic 377"/>
                        <wps:cNvSpPr/>
                        <wps:spPr>
                          <a:xfrm>
                            <a:off x="1548773" y="2803478"/>
                            <a:ext cx="1270" cy="49530"/>
                          </a:xfrm>
                          <a:custGeom>
                            <a:avLst/>
                            <a:gdLst/>
                            <a:ahLst/>
                            <a:cxnLst/>
                            <a:rect l="l" t="t" r="r" b="b"/>
                            <a:pathLst>
                              <a:path h="49530">
                                <a:moveTo>
                                  <a:pt x="0" y="0"/>
                                </a:moveTo>
                                <a:lnTo>
                                  <a:pt x="0" y="49064"/>
                                </a:lnTo>
                              </a:path>
                            </a:pathLst>
                          </a:custGeom>
                          <a:ln w="11214">
                            <a:solidFill>
                              <a:srgbClr val="000000"/>
                            </a:solidFill>
                            <a:prstDash val="solid"/>
                          </a:ln>
                        </wps:spPr>
                        <wps:bodyPr wrap="square" lIns="0" tIns="0" rIns="0" bIns="0" rtlCol="0">
                          <a:prstTxWarp prst="textNoShape">
                            <a:avLst/>
                          </a:prstTxWarp>
                          <a:noAutofit/>
                        </wps:bodyPr>
                      </wps:wsp>
                      <wps:wsp>
                        <wps:cNvPr id="378" name="Graphic 378"/>
                        <wps:cNvSpPr/>
                        <wps:spPr>
                          <a:xfrm>
                            <a:off x="2110170" y="5607"/>
                            <a:ext cx="1270" cy="2798445"/>
                          </a:xfrm>
                          <a:custGeom>
                            <a:avLst/>
                            <a:gdLst/>
                            <a:ahLst/>
                            <a:cxnLst/>
                            <a:rect l="l" t="t" r="r" b="b"/>
                            <a:pathLst>
                              <a:path h="2798445">
                                <a:moveTo>
                                  <a:pt x="0" y="2797871"/>
                                </a:moveTo>
                                <a:lnTo>
                                  <a:pt x="0" y="0"/>
                                </a:lnTo>
                              </a:path>
                            </a:pathLst>
                          </a:custGeom>
                          <a:ln w="11214">
                            <a:solidFill>
                              <a:srgbClr val="AFAFAF"/>
                            </a:solidFill>
                            <a:prstDash val="solid"/>
                          </a:ln>
                        </wps:spPr>
                        <wps:bodyPr wrap="square" lIns="0" tIns="0" rIns="0" bIns="0" rtlCol="0">
                          <a:prstTxWarp prst="textNoShape">
                            <a:avLst/>
                          </a:prstTxWarp>
                          <a:noAutofit/>
                        </wps:bodyPr>
                      </wps:wsp>
                      <wps:wsp>
                        <wps:cNvPr id="379" name="Graphic 379"/>
                        <wps:cNvSpPr/>
                        <wps:spPr>
                          <a:xfrm>
                            <a:off x="2110170" y="2803478"/>
                            <a:ext cx="1270" cy="49530"/>
                          </a:xfrm>
                          <a:custGeom>
                            <a:avLst/>
                            <a:gdLst/>
                            <a:ahLst/>
                            <a:cxnLst/>
                            <a:rect l="l" t="t" r="r" b="b"/>
                            <a:pathLst>
                              <a:path h="49530">
                                <a:moveTo>
                                  <a:pt x="0" y="0"/>
                                </a:moveTo>
                                <a:lnTo>
                                  <a:pt x="0" y="49064"/>
                                </a:lnTo>
                              </a:path>
                            </a:pathLst>
                          </a:custGeom>
                          <a:solidFill>
                            <a:srgbClr val="000000"/>
                          </a:solidFill>
                        </wps:spPr>
                        <wps:bodyPr wrap="square" lIns="0" tIns="0" rIns="0" bIns="0" rtlCol="0">
                          <a:prstTxWarp prst="textNoShape">
                            <a:avLst/>
                          </a:prstTxWarp>
                          <a:noAutofit/>
                        </wps:bodyPr>
                      </wps:wsp>
                      <wps:wsp>
                        <wps:cNvPr id="380" name="Graphic 380"/>
                        <wps:cNvSpPr/>
                        <wps:spPr>
                          <a:xfrm>
                            <a:off x="2110170" y="2803478"/>
                            <a:ext cx="1270" cy="49530"/>
                          </a:xfrm>
                          <a:custGeom>
                            <a:avLst/>
                            <a:gdLst/>
                            <a:ahLst/>
                            <a:cxnLst/>
                            <a:rect l="l" t="t" r="r" b="b"/>
                            <a:pathLst>
                              <a:path h="49530">
                                <a:moveTo>
                                  <a:pt x="0" y="0"/>
                                </a:moveTo>
                                <a:lnTo>
                                  <a:pt x="0" y="49064"/>
                                </a:lnTo>
                              </a:path>
                            </a:pathLst>
                          </a:custGeom>
                          <a:ln w="11214">
                            <a:solidFill>
                              <a:srgbClr val="000000"/>
                            </a:solidFill>
                            <a:prstDash val="solid"/>
                          </a:ln>
                        </wps:spPr>
                        <wps:bodyPr wrap="square" lIns="0" tIns="0" rIns="0" bIns="0" rtlCol="0">
                          <a:prstTxWarp prst="textNoShape">
                            <a:avLst/>
                          </a:prstTxWarp>
                          <a:noAutofit/>
                        </wps:bodyPr>
                      </wps:wsp>
                      <wps:wsp>
                        <wps:cNvPr id="381" name="Graphic 381"/>
                        <wps:cNvSpPr/>
                        <wps:spPr>
                          <a:xfrm>
                            <a:off x="2671567" y="5607"/>
                            <a:ext cx="1270" cy="2798445"/>
                          </a:xfrm>
                          <a:custGeom>
                            <a:avLst/>
                            <a:gdLst/>
                            <a:ahLst/>
                            <a:cxnLst/>
                            <a:rect l="l" t="t" r="r" b="b"/>
                            <a:pathLst>
                              <a:path h="2798445">
                                <a:moveTo>
                                  <a:pt x="0" y="2797871"/>
                                </a:moveTo>
                                <a:lnTo>
                                  <a:pt x="0" y="0"/>
                                </a:lnTo>
                              </a:path>
                            </a:pathLst>
                          </a:custGeom>
                          <a:ln w="11214">
                            <a:solidFill>
                              <a:srgbClr val="AFAFAF"/>
                            </a:solidFill>
                            <a:prstDash val="solid"/>
                          </a:ln>
                        </wps:spPr>
                        <wps:bodyPr wrap="square" lIns="0" tIns="0" rIns="0" bIns="0" rtlCol="0">
                          <a:prstTxWarp prst="textNoShape">
                            <a:avLst/>
                          </a:prstTxWarp>
                          <a:noAutofit/>
                        </wps:bodyPr>
                      </wps:wsp>
                      <wps:wsp>
                        <wps:cNvPr id="382" name="Graphic 382"/>
                        <wps:cNvSpPr/>
                        <wps:spPr>
                          <a:xfrm>
                            <a:off x="2671567" y="2803478"/>
                            <a:ext cx="1270" cy="49530"/>
                          </a:xfrm>
                          <a:custGeom>
                            <a:avLst/>
                            <a:gdLst/>
                            <a:ahLst/>
                            <a:cxnLst/>
                            <a:rect l="l" t="t" r="r" b="b"/>
                            <a:pathLst>
                              <a:path h="49530">
                                <a:moveTo>
                                  <a:pt x="0" y="0"/>
                                </a:moveTo>
                                <a:lnTo>
                                  <a:pt x="0" y="49064"/>
                                </a:lnTo>
                              </a:path>
                            </a:pathLst>
                          </a:custGeom>
                          <a:solidFill>
                            <a:srgbClr val="000000"/>
                          </a:solidFill>
                        </wps:spPr>
                        <wps:bodyPr wrap="square" lIns="0" tIns="0" rIns="0" bIns="0" rtlCol="0">
                          <a:prstTxWarp prst="textNoShape">
                            <a:avLst/>
                          </a:prstTxWarp>
                          <a:noAutofit/>
                        </wps:bodyPr>
                      </wps:wsp>
                      <wps:wsp>
                        <wps:cNvPr id="383" name="Graphic 383"/>
                        <wps:cNvSpPr/>
                        <wps:spPr>
                          <a:xfrm>
                            <a:off x="2671567" y="2803478"/>
                            <a:ext cx="1270" cy="49530"/>
                          </a:xfrm>
                          <a:custGeom>
                            <a:avLst/>
                            <a:gdLst/>
                            <a:ahLst/>
                            <a:cxnLst/>
                            <a:rect l="l" t="t" r="r" b="b"/>
                            <a:pathLst>
                              <a:path h="49530">
                                <a:moveTo>
                                  <a:pt x="0" y="0"/>
                                </a:moveTo>
                                <a:lnTo>
                                  <a:pt x="0" y="49064"/>
                                </a:lnTo>
                              </a:path>
                            </a:pathLst>
                          </a:custGeom>
                          <a:ln w="11214">
                            <a:solidFill>
                              <a:srgbClr val="000000"/>
                            </a:solidFill>
                            <a:prstDash val="solid"/>
                          </a:ln>
                        </wps:spPr>
                        <wps:bodyPr wrap="square" lIns="0" tIns="0" rIns="0" bIns="0" rtlCol="0">
                          <a:prstTxWarp prst="textNoShape">
                            <a:avLst/>
                          </a:prstTxWarp>
                          <a:noAutofit/>
                        </wps:bodyPr>
                      </wps:wsp>
                      <wps:wsp>
                        <wps:cNvPr id="384" name="Graphic 384"/>
                        <wps:cNvSpPr/>
                        <wps:spPr>
                          <a:xfrm>
                            <a:off x="3232964" y="5607"/>
                            <a:ext cx="1270" cy="2798445"/>
                          </a:xfrm>
                          <a:custGeom>
                            <a:avLst/>
                            <a:gdLst/>
                            <a:ahLst/>
                            <a:cxnLst/>
                            <a:rect l="l" t="t" r="r" b="b"/>
                            <a:pathLst>
                              <a:path h="2798445">
                                <a:moveTo>
                                  <a:pt x="0" y="2797871"/>
                                </a:moveTo>
                                <a:lnTo>
                                  <a:pt x="0" y="0"/>
                                </a:lnTo>
                              </a:path>
                            </a:pathLst>
                          </a:custGeom>
                          <a:ln w="11214">
                            <a:solidFill>
                              <a:srgbClr val="AFAFAF"/>
                            </a:solidFill>
                            <a:prstDash val="solid"/>
                          </a:ln>
                        </wps:spPr>
                        <wps:bodyPr wrap="square" lIns="0" tIns="0" rIns="0" bIns="0" rtlCol="0">
                          <a:prstTxWarp prst="textNoShape">
                            <a:avLst/>
                          </a:prstTxWarp>
                          <a:noAutofit/>
                        </wps:bodyPr>
                      </wps:wsp>
                      <wps:wsp>
                        <wps:cNvPr id="385" name="Graphic 385"/>
                        <wps:cNvSpPr/>
                        <wps:spPr>
                          <a:xfrm>
                            <a:off x="3232964" y="2803478"/>
                            <a:ext cx="1270" cy="49530"/>
                          </a:xfrm>
                          <a:custGeom>
                            <a:avLst/>
                            <a:gdLst/>
                            <a:ahLst/>
                            <a:cxnLst/>
                            <a:rect l="l" t="t" r="r" b="b"/>
                            <a:pathLst>
                              <a:path h="49530">
                                <a:moveTo>
                                  <a:pt x="0" y="0"/>
                                </a:moveTo>
                                <a:lnTo>
                                  <a:pt x="0" y="49064"/>
                                </a:lnTo>
                              </a:path>
                            </a:pathLst>
                          </a:custGeom>
                          <a:solidFill>
                            <a:srgbClr val="000000"/>
                          </a:solidFill>
                        </wps:spPr>
                        <wps:bodyPr wrap="square" lIns="0" tIns="0" rIns="0" bIns="0" rtlCol="0">
                          <a:prstTxWarp prst="textNoShape">
                            <a:avLst/>
                          </a:prstTxWarp>
                          <a:noAutofit/>
                        </wps:bodyPr>
                      </wps:wsp>
                      <wps:wsp>
                        <wps:cNvPr id="386" name="Graphic 386"/>
                        <wps:cNvSpPr/>
                        <wps:spPr>
                          <a:xfrm>
                            <a:off x="3232964" y="2803478"/>
                            <a:ext cx="1270" cy="49530"/>
                          </a:xfrm>
                          <a:custGeom>
                            <a:avLst/>
                            <a:gdLst/>
                            <a:ahLst/>
                            <a:cxnLst/>
                            <a:rect l="l" t="t" r="r" b="b"/>
                            <a:pathLst>
                              <a:path h="49530">
                                <a:moveTo>
                                  <a:pt x="0" y="0"/>
                                </a:moveTo>
                                <a:lnTo>
                                  <a:pt x="0" y="49064"/>
                                </a:lnTo>
                              </a:path>
                            </a:pathLst>
                          </a:custGeom>
                          <a:ln w="11214">
                            <a:solidFill>
                              <a:srgbClr val="000000"/>
                            </a:solidFill>
                            <a:prstDash val="solid"/>
                          </a:ln>
                        </wps:spPr>
                        <wps:bodyPr wrap="square" lIns="0" tIns="0" rIns="0" bIns="0" rtlCol="0">
                          <a:prstTxWarp prst="textNoShape">
                            <a:avLst/>
                          </a:prstTxWarp>
                          <a:noAutofit/>
                        </wps:bodyPr>
                      </wps:wsp>
                      <wps:wsp>
                        <wps:cNvPr id="387" name="Graphic 387"/>
                        <wps:cNvSpPr/>
                        <wps:spPr>
                          <a:xfrm>
                            <a:off x="3794361" y="5607"/>
                            <a:ext cx="1270" cy="2798445"/>
                          </a:xfrm>
                          <a:custGeom>
                            <a:avLst/>
                            <a:gdLst/>
                            <a:ahLst/>
                            <a:cxnLst/>
                            <a:rect l="l" t="t" r="r" b="b"/>
                            <a:pathLst>
                              <a:path h="2798445">
                                <a:moveTo>
                                  <a:pt x="0" y="2797871"/>
                                </a:moveTo>
                                <a:lnTo>
                                  <a:pt x="0" y="0"/>
                                </a:lnTo>
                              </a:path>
                            </a:pathLst>
                          </a:custGeom>
                          <a:ln w="11214">
                            <a:solidFill>
                              <a:srgbClr val="AFAFAF"/>
                            </a:solidFill>
                            <a:prstDash val="solid"/>
                          </a:ln>
                        </wps:spPr>
                        <wps:bodyPr wrap="square" lIns="0" tIns="0" rIns="0" bIns="0" rtlCol="0">
                          <a:prstTxWarp prst="textNoShape">
                            <a:avLst/>
                          </a:prstTxWarp>
                          <a:noAutofit/>
                        </wps:bodyPr>
                      </wps:wsp>
                      <wps:wsp>
                        <wps:cNvPr id="388" name="Graphic 388"/>
                        <wps:cNvSpPr/>
                        <wps:spPr>
                          <a:xfrm>
                            <a:off x="3794361" y="2803478"/>
                            <a:ext cx="1270" cy="49530"/>
                          </a:xfrm>
                          <a:custGeom>
                            <a:avLst/>
                            <a:gdLst/>
                            <a:ahLst/>
                            <a:cxnLst/>
                            <a:rect l="l" t="t" r="r" b="b"/>
                            <a:pathLst>
                              <a:path h="49530">
                                <a:moveTo>
                                  <a:pt x="0" y="0"/>
                                </a:moveTo>
                                <a:lnTo>
                                  <a:pt x="0" y="49064"/>
                                </a:lnTo>
                              </a:path>
                            </a:pathLst>
                          </a:custGeom>
                          <a:solidFill>
                            <a:srgbClr val="000000"/>
                          </a:solidFill>
                        </wps:spPr>
                        <wps:bodyPr wrap="square" lIns="0" tIns="0" rIns="0" bIns="0" rtlCol="0">
                          <a:prstTxWarp prst="textNoShape">
                            <a:avLst/>
                          </a:prstTxWarp>
                          <a:noAutofit/>
                        </wps:bodyPr>
                      </wps:wsp>
                      <wps:wsp>
                        <wps:cNvPr id="389" name="Graphic 389"/>
                        <wps:cNvSpPr/>
                        <wps:spPr>
                          <a:xfrm>
                            <a:off x="3794361" y="2803478"/>
                            <a:ext cx="1270" cy="49530"/>
                          </a:xfrm>
                          <a:custGeom>
                            <a:avLst/>
                            <a:gdLst/>
                            <a:ahLst/>
                            <a:cxnLst/>
                            <a:rect l="l" t="t" r="r" b="b"/>
                            <a:pathLst>
                              <a:path h="49530">
                                <a:moveTo>
                                  <a:pt x="0" y="0"/>
                                </a:moveTo>
                                <a:lnTo>
                                  <a:pt x="0" y="49064"/>
                                </a:lnTo>
                              </a:path>
                            </a:pathLst>
                          </a:custGeom>
                          <a:ln w="11214">
                            <a:solidFill>
                              <a:srgbClr val="000000"/>
                            </a:solidFill>
                            <a:prstDash val="solid"/>
                          </a:ln>
                        </wps:spPr>
                        <wps:bodyPr wrap="square" lIns="0" tIns="0" rIns="0" bIns="0" rtlCol="0">
                          <a:prstTxWarp prst="textNoShape">
                            <a:avLst/>
                          </a:prstTxWarp>
                          <a:noAutofit/>
                        </wps:bodyPr>
                      </wps:wsp>
                      <wps:wsp>
                        <wps:cNvPr id="390" name="Graphic 390"/>
                        <wps:cNvSpPr/>
                        <wps:spPr>
                          <a:xfrm>
                            <a:off x="49064" y="2803478"/>
                            <a:ext cx="4302760" cy="1270"/>
                          </a:xfrm>
                          <a:custGeom>
                            <a:avLst/>
                            <a:gdLst/>
                            <a:ahLst/>
                            <a:cxnLst/>
                            <a:rect l="l" t="t" r="r" b="b"/>
                            <a:pathLst>
                              <a:path w="4302760">
                                <a:moveTo>
                                  <a:pt x="0" y="0"/>
                                </a:moveTo>
                                <a:lnTo>
                                  <a:pt x="4302281" y="0"/>
                                </a:lnTo>
                              </a:path>
                            </a:pathLst>
                          </a:custGeom>
                          <a:ln w="11214">
                            <a:solidFill>
                              <a:srgbClr val="AFAFAF"/>
                            </a:solidFill>
                            <a:prstDash val="solid"/>
                          </a:ln>
                        </wps:spPr>
                        <wps:bodyPr wrap="square" lIns="0" tIns="0" rIns="0" bIns="0" rtlCol="0">
                          <a:prstTxWarp prst="textNoShape">
                            <a:avLst/>
                          </a:prstTxWarp>
                          <a:noAutofit/>
                        </wps:bodyPr>
                      </wps:wsp>
                      <wps:wsp>
                        <wps:cNvPr id="391" name="Graphic 391"/>
                        <wps:cNvSpPr/>
                        <wps:spPr>
                          <a:xfrm>
                            <a:off x="0" y="2803478"/>
                            <a:ext cx="49530" cy="1270"/>
                          </a:xfrm>
                          <a:custGeom>
                            <a:avLst/>
                            <a:gdLst/>
                            <a:ahLst/>
                            <a:cxnLst/>
                            <a:rect l="l" t="t" r="r" b="b"/>
                            <a:pathLst>
                              <a:path w="49530">
                                <a:moveTo>
                                  <a:pt x="49064" y="0"/>
                                </a:moveTo>
                                <a:lnTo>
                                  <a:pt x="0" y="0"/>
                                </a:lnTo>
                              </a:path>
                            </a:pathLst>
                          </a:custGeom>
                          <a:solidFill>
                            <a:srgbClr val="000000"/>
                          </a:solidFill>
                        </wps:spPr>
                        <wps:bodyPr wrap="square" lIns="0" tIns="0" rIns="0" bIns="0" rtlCol="0">
                          <a:prstTxWarp prst="textNoShape">
                            <a:avLst/>
                          </a:prstTxWarp>
                          <a:noAutofit/>
                        </wps:bodyPr>
                      </wps:wsp>
                      <wps:wsp>
                        <wps:cNvPr id="392" name="Graphic 392"/>
                        <wps:cNvSpPr/>
                        <wps:spPr>
                          <a:xfrm>
                            <a:off x="0" y="2803478"/>
                            <a:ext cx="49530" cy="1270"/>
                          </a:xfrm>
                          <a:custGeom>
                            <a:avLst/>
                            <a:gdLst/>
                            <a:ahLst/>
                            <a:cxnLst/>
                            <a:rect l="l" t="t" r="r" b="b"/>
                            <a:pathLst>
                              <a:path w="49530">
                                <a:moveTo>
                                  <a:pt x="49064" y="0"/>
                                </a:moveTo>
                                <a:lnTo>
                                  <a:pt x="0" y="0"/>
                                </a:lnTo>
                              </a:path>
                            </a:pathLst>
                          </a:custGeom>
                          <a:ln w="11214">
                            <a:solidFill>
                              <a:srgbClr val="000000"/>
                            </a:solidFill>
                            <a:prstDash val="solid"/>
                          </a:ln>
                        </wps:spPr>
                        <wps:bodyPr wrap="square" lIns="0" tIns="0" rIns="0" bIns="0" rtlCol="0">
                          <a:prstTxWarp prst="textNoShape">
                            <a:avLst/>
                          </a:prstTxWarp>
                          <a:noAutofit/>
                        </wps:bodyPr>
                      </wps:wsp>
                      <wps:wsp>
                        <wps:cNvPr id="393" name="Graphic 393"/>
                        <wps:cNvSpPr/>
                        <wps:spPr>
                          <a:xfrm>
                            <a:off x="49064" y="2228880"/>
                            <a:ext cx="4302760" cy="1270"/>
                          </a:xfrm>
                          <a:custGeom>
                            <a:avLst/>
                            <a:gdLst/>
                            <a:ahLst/>
                            <a:cxnLst/>
                            <a:rect l="l" t="t" r="r" b="b"/>
                            <a:pathLst>
                              <a:path w="4302760">
                                <a:moveTo>
                                  <a:pt x="0" y="0"/>
                                </a:moveTo>
                                <a:lnTo>
                                  <a:pt x="4302281" y="0"/>
                                </a:lnTo>
                              </a:path>
                            </a:pathLst>
                          </a:custGeom>
                          <a:ln w="11214">
                            <a:solidFill>
                              <a:srgbClr val="AFAFAF"/>
                            </a:solidFill>
                            <a:prstDash val="solid"/>
                          </a:ln>
                        </wps:spPr>
                        <wps:bodyPr wrap="square" lIns="0" tIns="0" rIns="0" bIns="0" rtlCol="0">
                          <a:prstTxWarp prst="textNoShape">
                            <a:avLst/>
                          </a:prstTxWarp>
                          <a:noAutofit/>
                        </wps:bodyPr>
                      </wps:wsp>
                      <wps:wsp>
                        <wps:cNvPr id="394" name="Graphic 394"/>
                        <wps:cNvSpPr/>
                        <wps:spPr>
                          <a:xfrm>
                            <a:off x="0" y="2228880"/>
                            <a:ext cx="49530" cy="1270"/>
                          </a:xfrm>
                          <a:custGeom>
                            <a:avLst/>
                            <a:gdLst/>
                            <a:ahLst/>
                            <a:cxnLst/>
                            <a:rect l="l" t="t" r="r" b="b"/>
                            <a:pathLst>
                              <a:path w="49530">
                                <a:moveTo>
                                  <a:pt x="49064" y="0"/>
                                </a:moveTo>
                                <a:lnTo>
                                  <a:pt x="0" y="0"/>
                                </a:lnTo>
                              </a:path>
                            </a:pathLst>
                          </a:custGeom>
                          <a:solidFill>
                            <a:srgbClr val="000000"/>
                          </a:solidFill>
                        </wps:spPr>
                        <wps:bodyPr wrap="square" lIns="0" tIns="0" rIns="0" bIns="0" rtlCol="0">
                          <a:prstTxWarp prst="textNoShape">
                            <a:avLst/>
                          </a:prstTxWarp>
                          <a:noAutofit/>
                        </wps:bodyPr>
                      </wps:wsp>
                      <wps:wsp>
                        <wps:cNvPr id="395" name="Graphic 395"/>
                        <wps:cNvSpPr/>
                        <wps:spPr>
                          <a:xfrm>
                            <a:off x="0" y="2228880"/>
                            <a:ext cx="49530" cy="1270"/>
                          </a:xfrm>
                          <a:custGeom>
                            <a:avLst/>
                            <a:gdLst/>
                            <a:ahLst/>
                            <a:cxnLst/>
                            <a:rect l="l" t="t" r="r" b="b"/>
                            <a:pathLst>
                              <a:path w="49530">
                                <a:moveTo>
                                  <a:pt x="49064" y="0"/>
                                </a:moveTo>
                                <a:lnTo>
                                  <a:pt x="0" y="0"/>
                                </a:lnTo>
                              </a:path>
                            </a:pathLst>
                          </a:custGeom>
                          <a:ln w="11214">
                            <a:solidFill>
                              <a:srgbClr val="000000"/>
                            </a:solidFill>
                            <a:prstDash val="solid"/>
                          </a:ln>
                        </wps:spPr>
                        <wps:bodyPr wrap="square" lIns="0" tIns="0" rIns="0" bIns="0" rtlCol="0">
                          <a:prstTxWarp prst="textNoShape">
                            <a:avLst/>
                          </a:prstTxWarp>
                          <a:noAutofit/>
                        </wps:bodyPr>
                      </wps:wsp>
                      <wps:wsp>
                        <wps:cNvPr id="396" name="Graphic 396"/>
                        <wps:cNvSpPr/>
                        <wps:spPr>
                          <a:xfrm>
                            <a:off x="49064" y="1654283"/>
                            <a:ext cx="4302760" cy="1270"/>
                          </a:xfrm>
                          <a:custGeom>
                            <a:avLst/>
                            <a:gdLst/>
                            <a:ahLst/>
                            <a:cxnLst/>
                            <a:rect l="l" t="t" r="r" b="b"/>
                            <a:pathLst>
                              <a:path w="4302760">
                                <a:moveTo>
                                  <a:pt x="0" y="0"/>
                                </a:moveTo>
                                <a:lnTo>
                                  <a:pt x="4302281" y="0"/>
                                </a:lnTo>
                              </a:path>
                            </a:pathLst>
                          </a:custGeom>
                          <a:ln w="11214">
                            <a:solidFill>
                              <a:srgbClr val="AFAFAF"/>
                            </a:solidFill>
                            <a:prstDash val="solid"/>
                          </a:ln>
                        </wps:spPr>
                        <wps:bodyPr wrap="square" lIns="0" tIns="0" rIns="0" bIns="0" rtlCol="0">
                          <a:prstTxWarp prst="textNoShape">
                            <a:avLst/>
                          </a:prstTxWarp>
                          <a:noAutofit/>
                        </wps:bodyPr>
                      </wps:wsp>
                      <wps:wsp>
                        <wps:cNvPr id="397" name="Graphic 397"/>
                        <wps:cNvSpPr/>
                        <wps:spPr>
                          <a:xfrm>
                            <a:off x="0" y="1654283"/>
                            <a:ext cx="49530" cy="1270"/>
                          </a:xfrm>
                          <a:custGeom>
                            <a:avLst/>
                            <a:gdLst/>
                            <a:ahLst/>
                            <a:cxnLst/>
                            <a:rect l="l" t="t" r="r" b="b"/>
                            <a:pathLst>
                              <a:path w="49530">
                                <a:moveTo>
                                  <a:pt x="49064" y="0"/>
                                </a:moveTo>
                                <a:lnTo>
                                  <a:pt x="0" y="0"/>
                                </a:lnTo>
                              </a:path>
                            </a:pathLst>
                          </a:custGeom>
                          <a:solidFill>
                            <a:srgbClr val="000000"/>
                          </a:solidFill>
                        </wps:spPr>
                        <wps:bodyPr wrap="square" lIns="0" tIns="0" rIns="0" bIns="0" rtlCol="0">
                          <a:prstTxWarp prst="textNoShape">
                            <a:avLst/>
                          </a:prstTxWarp>
                          <a:noAutofit/>
                        </wps:bodyPr>
                      </wps:wsp>
                      <wps:wsp>
                        <wps:cNvPr id="398" name="Graphic 398"/>
                        <wps:cNvSpPr/>
                        <wps:spPr>
                          <a:xfrm>
                            <a:off x="0" y="1654283"/>
                            <a:ext cx="49530" cy="1270"/>
                          </a:xfrm>
                          <a:custGeom>
                            <a:avLst/>
                            <a:gdLst/>
                            <a:ahLst/>
                            <a:cxnLst/>
                            <a:rect l="l" t="t" r="r" b="b"/>
                            <a:pathLst>
                              <a:path w="49530">
                                <a:moveTo>
                                  <a:pt x="49064" y="0"/>
                                </a:moveTo>
                                <a:lnTo>
                                  <a:pt x="0" y="0"/>
                                </a:lnTo>
                              </a:path>
                            </a:pathLst>
                          </a:custGeom>
                          <a:ln w="11214">
                            <a:solidFill>
                              <a:srgbClr val="000000"/>
                            </a:solidFill>
                            <a:prstDash val="solid"/>
                          </a:ln>
                        </wps:spPr>
                        <wps:bodyPr wrap="square" lIns="0" tIns="0" rIns="0" bIns="0" rtlCol="0">
                          <a:prstTxWarp prst="textNoShape">
                            <a:avLst/>
                          </a:prstTxWarp>
                          <a:noAutofit/>
                        </wps:bodyPr>
                      </wps:wsp>
                      <wps:wsp>
                        <wps:cNvPr id="399" name="Graphic 399"/>
                        <wps:cNvSpPr/>
                        <wps:spPr>
                          <a:xfrm>
                            <a:off x="49064" y="1079685"/>
                            <a:ext cx="4302760" cy="1270"/>
                          </a:xfrm>
                          <a:custGeom>
                            <a:avLst/>
                            <a:gdLst/>
                            <a:ahLst/>
                            <a:cxnLst/>
                            <a:rect l="l" t="t" r="r" b="b"/>
                            <a:pathLst>
                              <a:path w="4302760">
                                <a:moveTo>
                                  <a:pt x="0" y="0"/>
                                </a:moveTo>
                                <a:lnTo>
                                  <a:pt x="4302281" y="0"/>
                                </a:lnTo>
                              </a:path>
                            </a:pathLst>
                          </a:custGeom>
                          <a:ln w="11214">
                            <a:solidFill>
                              <a:srgbClr val="AFAFAF"/>
                            </a:solidFill>
                            <a:prstDash val="solid"/>
                          </a:ln>
                        </wps:spPr>
                        <wps:bodyPr wrap="square" lIns="0" tIns="0" rIns="0" bIns="0" rtlCol="0">
                          <a:prstTxWarp prst="textNoShape">
                            <a:avLst/>
                          </a:prstTxWarp>
                          <a:noAutofit/>
                        </wps:bodyPr>
                      </wps:wsp>
                      <wps:wsp>
                        <wps:cNvPr id="400" name="Graphic 400"/>
                        <wps:cNvSpPr/>
                        <wps:spPr>
                          <a:xfrm>
                            <a:off x="0" y="1079685"/>
                            <a:ext cx="49530" cy="1270"/>
                          </a:xfrm>
                          <a:custGeom>
                            <a:avLst/>
                            <a:gdLst/>
                            <a:ahLst/>
                            <a:cxnLst/>
                            <a:rect l="l" t="t" r="r" b="b"/>
                            <a:pathLst>
                              <a:path w="49530">
                                <a:moveTo>
                                  <a:pt x="49064" y="0"/>
                                </a:moveTo>
                                <a:lnTo>
                                  <a:pt x="0" y="0"/>
                                </a:lnTo>
                              </a:path>
                            </a:pathLst>
                          </a:custGeom>
                          <a:solidFill>
                            <a:srgbClr val="000000"/>
                          </a:solidFill>
                        </wps:spPr>
                        <wps:bodyPr wrap="square" lIns="0" tIns="0" rIns="0" bIns="0" rtlCol="0">
                          <a:prstTxWarp prst="textNoShape">
                            <a:avLst/>
                          </a:prstTxWarp>
                          <a:noAutofit/>
                        </wps:bodyPr>
                      </wps:wsp>
                      <wps:wsp>
                        <wps:cNvPr id="401" name="Graphic 401"/>
                        <wps:cNvSpPr/>
                        <wps:spPr>
                          <a:xfrm>
                            <a:off x="0" y="1079685"/>
                            <a:ext cx="49530" cy="1270"/>
                          </a:xfrm>
                          <a:custGeom>
                            <a:avLst/>
                            <a:gdLst/>
                            <a:ahLst/>
                            <a:cxnLst/>
                            <a:rect l="l" t="t" r="r" b="b"/>
                            <a:pathLst>
                              <a:path w="49530">
                                <a:moveTo>
                                  <a:pt x="49064" y="0"/>
                                </a:moveTo>
                                <a:lnTo>
                                  <a:pt x="0" y="0"/>
                                </a:lnTo>
                              </a:path>
                            </a:pathLst>
                          </a:custGeom>
                          <a:ln w="11214">
                            <a:solidFill>
                              <a:srgbClr val="000000"/>
                            </a:solidFill>
                            <a:prstDash val="solid"/>
                          </a:ln>
                        </wps:spPr>
                        <wps:bodyPr wrap="square" lIns="0" tIns="0" rIns="0" bIns="0" rtlCol="0">
                          <a:prstTxWarp prst="textNoShape">
                            <a:avLst/>
                          </a:prstTxWarp>
                          <a:noAutofit/>
                        </wps:bodyPr>
                      </wps:wsp>
                      <wps:wsp>
                        <wps:cNvPr id="402" name="Graphic 402"/>
                        <wps:cNvSpPr/>
                        <wps:spPr>
                          <a:xfrm>
                            <a:off x="49064" y="505087"/>
                            <a:ext cx="4302760" cy="1270"/>
                          </a:xfrm>
                          <a:custGeom>
                            <a:avLst/>
                            <a:gdLst/>
                            <a:ahLst/>
                            <a:cxnLst/>
                            <a:rect l="l" t="t" r="r" b="b"/>
                            <a:pathLst>
                              <a:path w="4302760">
                                <a:moveTo>
                                  <a:pt x="0" y="0"/>
                                </a:moveTo>
                                <a:lnTo>
                                  <a:pt x="4302281" y="0"/>
                                </a:lnTo>
                              </a:path>
                            </a:pathLst>
                          </a:custGeom>
                          <a:ln w="11214">
                            <a:solidFill>
                              <a:srgbClr val="AFAFAF"/>
                            </a:solidFill>
                            <a:prstDash val="solid"/>
                          </a:ln>
                        </wps:spPr>
                        <wps:bodyPr wrap="square" lIns="0" tIns="0" rIns="0" bIns="0" rtlCol="0">
                          <a:prstTxWarp prst="textNoShape">
                            <a:avLst/>
                          </a:prstTxWarp>
                          <a:noAutofit/>
                        </wps:bodyPr>
                      </wps:wsp>
                      <wps:wsp>
                        <wps:cNvPr id="403" name="Graphic 403"/>
                        <wps:cNvSpPr/>
                        <wps:spPr>
                          <a:xfrm>
                            <a:off x="0" y="505087"/>
                            <a:ext cx="49530" cy="1270"/>
                          </a:xfrm>
                          <a:custGeom>
                            <a:avLst/>
                            <a:gdLst/>
                            <a:ahLst/>
                            <a:cxnLst/>
                            <a:rect l="l" t="t" r="r" b="b"/>
                            <a:pathLst>
                              <a:path w="49530">
                                <a:moveTo>
                                  <a:pt x="49064" y="0"/>
                                </a:moveTo>
                                <a:lnTo>
                                  <a:pt x="0" y="0"/>
                                </a:lnTo>
                              </a:path>
                            </a:pathLst>
                          </a:custGeom>
                          <a:solidFill>
                            <a:srgbClr val="000000"/>
                          </a:solidFill>
                        </wps:spPr>
                        <wps:bodyPr wrap="square" lIns="0" tIns="0" rIns="0" bIns="0" rtlCol="0">
                          <a:prstTxWarp prst="textNoShape">
                            <a:avLst/>
                          </a:prstTxWarp>
                          <a:noAutofit/>
                        </wps:bodyPr>
                      </wps:wsp>
                      <wps:wsp>
                        <wps:cNvPr id="404" name="Graphic 404"/>
                        <wps:cNvSpPr/>
                        <wps:spPr>
                          <a:xfrm>
                            <a:off x="0" y="505087"/>
                            <a:ext cx="49530" cy="1270"/>
                          </a:xfrm>
                          <a:custGeom>
                            <a:avLst/>
                            <a:gdLst/>
                            <a:ahLst/>
                            <a:cxnLst/>
                            <a:rect l="l" t="t" r="r" b="b"/>
                            <a:pathLst>
                              <a:path w="49530">
                                <a:moveTo>
                                  <a:pt x="49064" y="0"/>
                                </a:moveTo>
                                <a:lnTo>
                                  <a:pt x="0" y="0"/>
                                </a:lnTo>
                              </a:path>
                            </a:pathLst>
                          </a:custGeom>
                          <a:ln w="11214">
                            <a:solidFill>
                              <a:srgbClr val="000000"/>
                            </a:solidFill>
                            <a:prstDash val="solid"/>
                          </a:ln>
                        </wps:spPr>
                        <wps:bodyPr wrap="square" lIns="0" tIns="0" rIns="0" bIns="0" rtlCol="0">
                          <a:prstTxWarp prst="textNoShape">
                            <a:avLst/>
                          </a:prstTxWarp>
                          <a:noAutofit/>
                        </wps:bodyPr>
                      </wps:wsp>
                      <wps:wsp>
                        <wps:cNvPr id="405" name="Graphic 405"/>
                        <wps:cNvSpPr/>
                        <wps:spPr>
                          <a:xfrm>
                            <a:off x="2110170" y="5607"/>
                            <a:ext cx="1270" cy="2798445"/>
                          </a:xfrm>
                          <a:custGeom>
                            <a:avLst/>
                            <a:gdLst/>
                            <a:ahLst/>
                            <a:cxnLst/>
                            <a:rect l="l" t="t" r="r" b="b"/>
                            <a:pathLst>
                              <a:path h="2798445">
                                <a:moveTo>
                                  <a:pt x="0" y="2797871"/>
                                </a:moveTo>
                                <a:lnTo>
                                  <a:pt x="0" y="0"/>
                                </a:lnTo>
                              </a:path>
                            </a:pathLst>
                          </a:custGeom>
                          <a:ln w="11214">
                            <a:solidFill>
                              <a:srgbClr val="000000"/>
                            </a:solidFill>
                            <a:prstDash val="sysDash"/>
                          </a:ln>
                        </wps:spPr>
                        <wps:bodyPr wrap="square" lIns="0" tIns="0" rIns="0" bIns="0" rtlCol="0">
                          <a:prstTxWarp prst="textNoShape">
                            <a:avLst/>
                          </a:prstTxWarp>
                          <a:noAutofit/>
                        </wps:bodyPr>
                      </wps:wsp>
                      <wps:wsp>
                        <wps:cNvPr id="406" name="Graphic 406"/>
                        <wps:cNvSpPr/>
                        <wps:spPr>
                          <a:xfrm>
                            <a:off x="49064" y="5607"/>
                            <a:ext cx="4302760" cy="2798445"/>
                          </a:xfrm>
                          <a:custGeom>
                            <a:avLst/>
                            <a:gdLst/>
                            <a:ahLst/>
                            <a:cxnLst/>
                            <a:rect l="l" t="t" r="r" b="b"/>
                            <a:pathLst>
                              <a:path w="4302760" h="2798445">
                                <a:moveTo>
                                  <a:pt x="0" y="2797871"/>
                                </a:moveTo>
                                <a:lnTo>
                                  <a:pt x="0" y="0"/>
                                </a:lnTo>
                              </a:path>
                              <a:path w="4302760" h="2798445">
                                <a:moveTo>
                                  <a:pt x="4302281" y="2797871"/>
                                </a:moveTo>
                                <a:lnTo>
                                  <a:pt x="4302281" y="0"/>
                                </a:lnTo>
                              </a:path>
                              <a:path w="4302760" h="2798445">
                                <a:moveTo>
                                  <a:pt x="0" y="2797871"/>
                                </a:moveTo>
                                <a:lnTo>
                                  <a:pt x="4302281" y="2797871"/>
                                </a:lnTo>
                              </a:path>
                              <a:path w="4302760" h="2798445">
                                <a:moveTo>
                                  <a:pt x="0" y="0"/>
                                </a:moveTo>
                                <a:lnTo>
                                  <a:pt x="4302281" y="0"/>
                                </a:lnTo>
                              </a:path>
                            </a:pathLst>
                          </a:custGeom>
                          <a:ln w="1121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6EE3C14" id="Group 367" o:spid="_x0000_s1026" style="position:absolute;margin-left:157.6pt;margin-top:-32.2pt;width:343.1pt;height:224.65pt;z-index:15769600;mso-wrap-distance-left:0;mso-wrap-distance-right:0;mso-position-horizontal-relative:page" coordsize="43573,2853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">
                <v:shape id="Graphic 368" o:spid="_x0000_s1027" style="position:absolute;left:2446;top:1388;width:39116;height:26651;visibility:visible;mso-wrap-style:square;v-text-anchor:top" coordsize="3911600,26650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" path="m3911168,2662237r-78219,l3754717,2662224r,432l3676497,2662656r,-317l3598278,2662339r,-826l3520046,2661513r,457l3441827,2661970r-78220,-63l3363607,2661526r-78232,l3285375,2660916r-78219,l3128937,2661031r,-204l3050705,2660827r,-1206l2972485,2659621r,-178l2894266,2659443r,-1105l2816034,2658338r,-3911l2737815,2654427r,-1347l2659596,2653080r,-508l2581376,2652572r,-5956l2503144,2646616r,-851l2424925,2645765r,1994l2346706,2647759r,-5804l2268474,2641955r,-8979l2190254,2632976r,-12065l2112035,2620911r,-25781l2033803,2595130r,-72047l1955584,2523083r,-461175l1877364,2061908,1877364,r-78232,l1799132,2511590r-78219,l1720913,2596756r-78219,l1642694,2623578r-78232,l1564462,2637256r-78220,l1486242,2645816r-78219,l1408023,2649270r-78219,l1329804,2654414r-78232,l1173353,2654490r,2680l1095133,2657170r,-203l1016901,2656967r,1892l938682,2658859r,1156l860463,2660015r,304l782231,2660319r,216l704011,2660535r,-1028l625792,2659507r,1765l547560,2661272r,178l469341,2661450r,165l391121,2661615r-78232,-26l312889,2662301r-78219,l234670,2662491r-78219,l78219,2662542r,470l,2663012r,1625l78219,2664637r78232,l3911168,2664637r,-2400xe" fillcolor="#3d795a" stroked="f">
                  <v:path arrowok="t"/>
                </v:shape>
                <v:shape id="Graphic 369" o:spid="_x0000_s1028" style="position:absolute;left:4259;top:56;width:13;height:27984;visibility:visible;mso-wrap-style:square;v-text-anchor:top" coordsize="1270,27984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" path="m,2797871l,e" filled="f" strokecolor="#afafaf" strokeweight=".3115mm">
                  <v:path arrowok="t"/>
                </v:shape>
                <v:shape id="Graphic 370" o:spid="_x0000_s1029" style="position:absolute;left:4259;top:28034;width:13;height:496;visibility:visible;mso-wrap-style:square;v-text-anchor:top" coordsize="1270,495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" path="m,l,49064e" fillcolor="black" stroked="f">
                  <v:path arrowok="t"/>
                </v:shape>
                <v:shape id="Graphic 371" o:spid="_x0000_s1030" style="position:absolute;left:4259;top:28034;width:13;height:496;visibility:visible;mso-wrap-style:square;v-text-anchor:top" coordsize="1270,495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" path="m,l,49064e" filled="f" strokeweight=".3115mm">
                  <v:path arrowok="t"/>
                </v:shape>
                <v:shape id="Graphic 372" o:spid="_x0000_s1031" style="position:absolute;left:9873;top:56;width:13;height:27984;visibility:visible;mso-wrap-style:square;v-text-anchor:top" coordsize="1270,27984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" path="m,2797871l,e" filled="f" strokecolor="#afafaf" strokeweight=".3115mm">
                  <v:path arrowok="t"/>
                </v:shape>
                <v:shape id="Graphic 373" o:spid="_x0000_s1032" style="position:absolute;left:9873;top:28034;width:13;height:496;visibility:visible;mso-wrap-style:square;v-text-anchor:top" coordsize="1270,495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" path="m,l,49064e" fillcolor="black" stroked="f">
                  <v:path arrowok="t"/>
                </v:shape>
                <v:shape id="Graphic 374" o:spid="_x0000_s1033" style="position:absolute;left:9873;top:28034;width:13;height:496;visibility:visible;mso-wrap-style:square;v-text-anchor:top" coordsize="1270,495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" path="m,l,49064e" filled="f" strokeweight=".3115mm">
                  <v:path arrowok="t"/>
                </v:shape>
                <v:shape id="Graphic 375" o:spid="_x0000_s1034" style="position:absolute;left:15487;top:56;width:13;height:27984;visibility:visible;mso-wrap-style:square;v-text-anchor:top" coordsize="1270,27984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" path="m,2797871l,e" filled="f" strokecolor="#afafaf" strokeweight=".3115mm">
                  <v:path arrowok="t"/>
                </v:shape>
                <v:shape id="Graphic 376" o:spid="_x0000_s1035" style="position:absolute;left:15487;top:28034;width:13;height:496;visibility:visible;mso-wrap-style:square;v-text-anchor:top" coordsize="1270,495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" path="m,l,49064e" fillcolor="black" stroked="f">
                  <v:path arrowok="t"/>
                </v:shape>
                <v:shape id="Graphic 377" o:spid="_x0000_s1036" style="position:absolute;left:15487;top:28034;width:13;height:496;visibility:visible;mso-wrap-style:square;v-text-anchor:top" coordsize="1270,495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" path="m,l,49064e" filled="f" strokeweight=".3115mm">
                  <v:path arrowok="t"/>
                </v:shape>
                <v:shape id="Graphic 378" o:spid="_x0000_s1037" style="position:absolute;left:21101;top:56;width:13;height:27984;visibility:visible;mso-wrap-style:square;v-text-anchor:top" coordsize="1270,27984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" path="m,2797871l,e" filled="f" strokecolor="#afafaf" strokeweight=".3115mm">
                  <v:path arrowok="t"/>
                </v:shape>
                <v:shape id="Graphic 379" o:spid="_x0000_s1038" style="position:absolute;left:21101;top:28034;width:13;height:496;visibility:visible;mso-wrap-style:square;v-text-anchor:top" coordsize="1270,495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" path="m,l,49064e" fillcolor="black" stroked="f">
                  <v:path arrowok="t"/>
                </v:shape>
                <v:shape id="Graphic 380" o:spid="_x0000_s1039" style="position:absolute;left:21101;top:28034;width:13;height:496;visibility:visible;mso-wrap-style:square;v-text-anchor:top" coordsize="1270,495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" path="m,l,49064e" filled="f" strokeweight=".3115mm">
                  <v:path arrowok="t"/>
                </v:shape>
                <v:shape id="Graphic 381" o:spid="_x0000_s1040" style="position:absolute;left:26715;top:56;width:13;height:27984;visibility:visible;mso-wrap-style:square;v-text-anchor:top" coordsize="1270,27984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" path="m,2797871l,e" filled="f" strokecolor="#afafaf" strokeweight=".3115mm">
                  <v:path arrowok="t"/>
                </v:shape>
                <v:shape id="Graphic 382" o:spid="_x0000_s1041" style="position:absolute;left:26715;top:28034;width:13;height:496;visibility:visible;mso-wrap-style:square;v-text-anchor:top" coordsize="1270,495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" path="m,l,49064e" fillcolor="black" stroked="f">
                  <v:path arrowok="t"/>
                </v:shape>
                <v:shape id="Graphic 383" o:spid="_x0000_s1042" style="position:absolute;left:26715;top:28034;width:13;height:496;visibility:visible;mso-wrap-style:square;v-text-anchor:top" coordsize="1270,495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" path="m,l,49064e" filled="f" strokeweight=".3115mm">
                  <v:path arrowok="t"/>
                </v:shape>
                <v:shape id="Graphic 384" o:spid="_x0000_s1043" style="position:absolute;left:32329;top:56;width:13;height:27984;visibility:visible;mso-wrap-style:square;v-text-anchor:top" coordsize="1270,27984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" path="m,2797871l,e" filled="f" strokecolor="#afafaf" strokeweight=".3115mm">
                  <v:path arrowok="t"/>
                </v:shape>
                <v:shape id="Graphic 385" o:spid="_x0000_s1044" style="position:absolute;left:32329;top:28034;width:13;height:496;visibility:visible;mso-wrap-style:square;v-text-anchor:top" coordsize="1270,495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" path="m,l,49064e" fillcolor="black" stroked="f">
                  <v:path arrowok="t"/>
                </v:shape>
                <v:shape id="Graphic 386" o:spid="_x0000_s1045" style="position:absolute;left:32329;top:28034;width:13;height:496;visibility:visible;mso-wrap-style:square;v-text-anchor:top" coordsize="1270,495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" path="m,l,49064e" filled="f" strokeweight=".3115mm">
                  <v:path arrowok="t"/>
                </v:shape>
                <v:shape id="Graphic 387" o:spid="_x0000_s1046" style="position:absolute;left:37943;top:56;width:13;height:27984;visibility:visible;mso-wrap-style:square;v-text-anchor:top" coordsize="1270,27984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" path="m,2797871l,e" filled="f" strokecolor="#afafaf" strokeweight=".3115mm">
                  <v:path arrowok="t"/>
                </v:shape>
                <v:shape id="Graphic 388" o:spid="_x0000_s1047" style="position:absolute;left:37943;top:28034;width:13;height:496;visibility:visible;mso-wrap-style:square;v-text-anchor:top" coordsize="1270,495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" path="m,l,49064e" fillcolor="black" stroked="f">
                  <v:path arrowok="t"/>
                </v:shape>
                <v:shape id="Graphic 389" o:spid="_x0000_s1048" style="position:absolute;left:37943;top:28034;width:13;height:496;visibility:visible;mso-wrap-style:square;v-text-anchor:top" coordsize="1270,495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" path="m,l,49064e" filled="f" strokeweight=".3115mm">
                  <v:path arrowok="t"/>
                </v:shape>
                <v:shape id="Graphic 390" o:spid="_x0000_s1049" style="position:absolute;left:490;top:28034;width:43028;height:13;visibility:visible;mso-wrap-style:square;v-text-anchor:top" coordsize="430276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" path="m,l4302281,e" filled="f" strokecolor="#afafaf" strokeweight=".3115mm">
                  <v:path arrowok="t"/>
                </v:shape>
                <v:shape id="Graphic 391" o:spid="_x0000_s1050" style="position:absolute;top:28034;width:495;height:13;visibility:visible;mso-wrap-style:square;v-text-anchor:top" coordsize="4953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" path="m49064,l,e" fillcolor="black" stroked="f">
                  <v:path arrowok="t"/>
                </v:shape>
                <v:shape id="Graphic 392" o:spid="_x0000_s1051" style="position:absolute;top:28034;width:495;height:13;visibility:visible;mso-wrap-style:square;v-text-anchor:top" coordsize="4953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" path="m49064,l,e" filled="f" strokeweight=".3115mm">
                  <v:path arrowok="t"/>
                </v:shape>
                <v:shape id="Graphic 393" o:spid="_x0000_s1052" style="position:absolute;left:490;top:22288;width:43028;height:13;visibility:visible;mso-wrap-style:square;v-text-anchor:top" coordsize="430276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" path="m,l4302281,e" filled="f" strokecolor="#afafaf" strokeweight=".3115mm">
                  <v:path arrowok="t"/>
                </v:shape>
                <v:shape id="Graphic 394" o:spid="_x0000_s1053" style="position:absolute;top:22288;width:495;height:13;visibility:visible;mso-wrap-style:square;v-text-anchor:top" coordsize="4953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" path="m49064,l,e" fillcolor="black" stroked="f">
                  <v:path arrowok="t"/>
                </v:shape>
                <v:shape id="Graphic 395" o:spid="_x0000_s1054" style="position:absolute;top:22288;width:495;height:13;visibility:visible;mso-wrap-style:square;v-text-anchor:top" coordsize="4953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" path="m49064,l,e" filled="f" strokeweight=".3115mm">
                  <v:path arrowok="t"/>
                </v:shape>
                <v:shape id="Graphic 396" o:spid="_x0000_s1055" style="position:absolute;left:490;top:16542;width:43028;height:13;visibility:visible;mso-wrap-style:square;v-text-anchor:top" coordsize="430276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" path="m,l4302281,e" filled="f" strokecolor="#afafaf" strokeweight=".3115mm">
                  <v:path arrowok="t"/>
                </v:shape>
                <v:shape id="Graphic 397" o:spid="_x0000_s1056" style="position:absolute;top:16542;width:495;height:13;visibility:visible;mso-wrap-style:square;v-text-anchor:top" coordsize="4953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" path="m49064,l,e" fillcolor="black" stroked="f">
                  <v:path arrowok="t"/>
                </v:shape>
                <v:shape id="Graphic 398" o:spid="_x0000_s1057" style="position:absolute;top:16542;width:495;height:13;visibility:visible;mso-wrap-style:square;v-text-anchor:top" coordsize="4953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" path="m49064,l,e" filled="f" strokeweight=".3115mm">
                  <v:path arrowok="t"/>
                </v:shape>
                <v:shape id="Graphic 399" o:spid="_x0000_s1058" style="position:absolute;left:490;top:10796;width:43028;height:13;visibility:visible;mso-wrap-style:square;v-text-anchor:top" coordsize="430276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" path="m,l4302281,e" filled="f" strokecolor="#afafaf" strokeweight=".3115mm">
                  <v:path arrowok="t"/>
                </v:shape>
                <v:shape id="Graphic 400" o:spid="_x0000_s1059" style="position:absolute;top:10796;width:495;height:13;visibility:visible;mso-wrap-style:square;v-text-anchor:top" coordsize="4953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" path="m49064,l,e" fillcolor="black" stroked="f">
                  <v:path arrowok="t"/>
                </v:shape>
                <v:shape id="Graphic 401" o:spid="_x0000_s1060" style="position:absolute;top:10796;width:495;height:13;visibility:visible;mso-wrap-style:square;v-text-anchor:top" coordsize="4953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" path="m49064,l,e" filled="f" strokeweight=".3115mm">
                  <v:path arrowok="t"/>
                </v:shape>
                <v:shape id="Graphic 402" o:spid="_x0000_s1061" style="position:absolute;left:490;top:5050;width:43028;height:13;visibility:visible;mso-wrap-style:square;v-text-anchor:top" coordsize="430276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" path="m,l4302281,e" filled="f" strokecolor="#afafaf" strokeweight=".3115mm">
                  <v:path arrowok="t"/>
                </v:shape>
                <v:shape id="Graphic 403" o:spid="_x0000_s1062" style="position:absolute;top:5050;width:495;height:13;visibility:visible;mso-wrap-style:square;v-text-anchor:top" coordsize="4953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" path="m49064,l,e" fillcolor="black" stroked="f">
                  <v:path arrowok="t"/>
                </v:shape>
                <v:shape id="Graphic 404" o:spid="_x0000_s1063" style="position:absolute;top:5050;width:495;height:13;visibility:visible;mso-wrap-style:square;v-text-anchor:top" coordsize="4953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" path="m49064,l,e" filled="f" strokeweight=".3115mm">
                  <v:path arrowok="t"/>
                </v:shape>
                <v:shape id="Graphic 405" o:spid="_x0000_s1064" style="position:absolute;left:21101;top:56;width:13;height:27984;visibility:visible;mso-wrap-style:square;v-text-anchor:top" coordsize="1270,27984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" path="m,2797871l,e" filled="f" strokeweight=".3115mm">
                  <v:stroke dashstyle="3 1"/>
                  <v:path arrowok="t"/>
                </v:shape>
                <v:shape id="Graphic 406" o:spid="_x0000_s1065" style="position:absolute;left:490;top:56;width:43028;height:27984;visibility:visible;mso-wrap-style:square;v-text-anchor:top" coordsize="4302760,27984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" path="m,2797871l,em4302281,2797871l4302281,em,2797871r4302281,em,l4302281,e" filled="f" strokeweight=".3115mm">
                  <v:path arrowok="t"/>
                </v:shape>
                <w10:wrap anchorx="page"/>
              </v:group>
            </w:pict>
          </mc:Fallback>
        </mc:AlternateContent>
      </w:r>
      <w:r>
        <w:rPr>
          <w:rFonts w:ascii="Arial"/>
          <w:noProof/>
          <w:sz w:val="25"/>
        </w:rPr>
        <mc:AlternateContent>
          <mc:Choice Requires="wps">
            <w:drawing>
              <wp:anchor distT="0" distB="0" distL="0" distR="0" simplePos="0" relativeHeight="15770112" behindDoc="0" locked="0" layoutInCell="1" allowOverlap="1" wp14:anchorId="00DC277A" wp14:editId="00DC277B">
                <wp:simplePos x="0" y="0"/>
                <wp:positionH relativeFrom="page">
                  <wp:posOffset>1194560</wp:posOffset>
                </wp:positionH>
                <wp:positionV relativeFrom="paragraph">
                  <wp:posOffset>-418754</wp:posOffset>
                </wp:positionV>
                <wp:extent cx="175260" cy="2828290"/>
                <wp:effectExtent l="0" t="0" r="0" b="0"/>
                <wp:wrapNone/>
                <wp:docPr id="407" name="Textbox 4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5260" cy="2828290"/>
                        </a:xfrm>
                        <a:prstGeom prst="rect">
                          <a:avLst/>
                        </a:prstGeom>
                      </wps:spPr>
                      <wps:txbx>
                        <w:txbxContent>
                          <w:p w14:paraId="00DC284D" w14:textId="77777777" w:rsidR="00350CFB" w:rsidRDefault="00283FFF">
                            <w:pPr>
                              <w:spacing w:line="262" w:lineRule="exact"/>
                              <w:ind w:left="20"/>
                              <w:rPr>
                                <w:rFonts w:ascii="Arial"/>
                                <w:sz w:val="27"/>
                              </w:rPr>
                            </w:pPr>
                            <w:r>
                              <w:rPr>
                                <w:rFonts w:ascii="Arial"/>
                                <w:sz w:val="27"/>
                              </w:rPr>
                              <w:t>Number</w:t>
                            </w:r>
                            <w:r>
                              <w:rPr>
                                <w:rFonts w:ascii="Arial"/>
                                <w:spacing w:val="18"/>
                                <w:sz w:val="27"/>
                              </w:rPr>
                              <w:t xml:space="preserve"> </w:t>
                            </w:r>
                            <w:r>
                              <w:rPr>
                                <w:rFonts w:ascii="Arial"/>
                                <w:sz w:val="27"/>
                              </w:rPr>
                              <w:t>of</w:t>
                            </w:r>
                            <w:r>
                              <w:rPr>
                                <w:rFonts w:ascii="Arial"/>
                                <w:spacing w:val="19"/>
                                <w:sz w:val="27"/>
                              </w:rPr>
                              <w:t xml:space="preserve"> </w:t>
                            </w:r>
                            <w:r>
                              <w:rPr>
                                <w:rFonts w:ascii="Arial"/>
                                <w:sz w:val="27"/>
                              </w:rPr>
                              <w:t>PositionDecrease</w:t>
                            </w:r>
                            <w:r>
                              <w:rPr>
                                <w:rFonts w:ascii="Arial"/>
                                <w:spacing w:val="19"/>
                                <w:sz w:val="27"/>
                              </w:rPr>
                              <w:t xml:space="preserve"> </w:t>
                            </w:r>
                            <w:r>
                              <w:rPr>
                                <w:rFonts w:ascii="Arial"/>
                                <w:spacing w:val="-2"/>
                                <w:sz w:val="27"/>
                              </w:rPr>
                              <w:t>events</w:t>
                            </w:r>
                          </w:p>
                        </w:txbxContent>
                      </wps:txbx>
                      <wps:bodyPr vert="vert270" wrap="square" lIns="0" tIns="0" rIns="0" bIns="0" rtlCol="0">
                        <a:noAutofit/>
                      </wps:bodyPr>
                    </wps:wsp>
                  </a:graphicData>
                </a:graphic>
              </wp:anchor>
            </w:drawing>
          </mc:Choice>
          <mc:Fallback>
            <w:pict>
              <v:shape w14:anchorId="00DC277A" id="Textbox 407" o:spid="_x0000_s1217" type="#_x0000_t202" style="position:absolute;left:0;text-align:left;margin-left:94.05pt;margin-top:-32.95pt;width:13.8pt;height:222.7pt;z-index:157701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" filled="f" stroked="f">
                <v:textbox style="layout-flow:vertical;mso-layout-flow-alt:bottom-to-top" inset="0,0,0,0">
                  <w:txbxContent>
                    <w:p w14:paraId="00DC284D" w14:textId="77777777" w:rsidR="00350CFB" w:rsidRDefault="00283FFF">
                      <w:pPr>
                        <w:spacing w:line="262" w:lineRule="exact"/>
                        <w:ind w:left="20"/>
                        <w:rPr>
                          <w:rFonts w:ascii="Arial"/>
                          <w:sz w:val="27"/>
                        </w:rPr>
                      </w:pPr>
                      <w:r>
                        <w:rPr>
                          <w:rFonts w:ascii="Arial"/>
                          <w:sz w:val="27"/>
                        </w:rPr>
                        <w:t>Number</w:t>
                      </w:r>
                      <w:r>
                        <w:rPr>
                          <w:rFonts w:ascii="Arial"/>
                          <w:spacing w:val="18"/>
                          <w:sz w:val="27"/>
                        </w:rPr>
                        <w:t xml:space="preserve"> </w:t>
                      </w:r>
                      <w:r>
                        <w:rPr>
                          <w:rFonts w:ascii="Arial"/>
                          <w:sz w:val="27"/>
                        </w:rPr>
                        <w:t>of</w:t>
                      </w:r>
                      <w:r>
                        <w:rPr>
                          <w:rFonts w:ascii="Arial"/>
                          <w:spacing w:val="19"/>
                          <w:sz w:val="27"/>
                        </w:rPr>
                        <w:t xml:space="preserve"> </w:t>
                      </w:r>
                      <w:r>
                        <w:rPr>
                          <w:rFonts w:ascii="Arial"/>
                          <w:sz w:val="27"/>
                        </w:rPr>
                        <w:t>PositionDecrease</w:t>
                      </w:r>
                      <w:r>
                        <w:rPr>
                          <w:rFonts w:ascii="Arial"/>
                          <w:spacing w:val="19"/>
                          <w:sz w:val="27"/>
                        </w:rPr>
                        <w:t xml:space="preserve"> </w:t>
                      </w:r>
                      <w:r>
                        <w:rPr>
                          <w:rFonts w:ascii="Arial"/>
                          <w:spacing w:val="-2"/>
                          <w:sz w:val="27"/>
                        </w:rPr>
                        <w:t>events</w:t>
                      </w:r>
                    </w:p>
                  </w:txbxContent>
                </v:textbox>
                <w10:wrap anchorx="page"/>
              </v:shape>
            </w:pict>
          </mc:Fallback>
        </mc:AlternateContent>
      </w:r>
      <w:bookmarkStart w:id="278" w:name="_bookmark88"/>
      <w:bookmarkEnd w:id="278"/>
      <w:r>
        <w:rPr>
          <w:rFonts w:ascii="Arial"/>
          <w:spacing w:val="-2"/>
          <w:sz w:val="25"/>
        </w:rPr>
        <w:t>200000</w:t>
      </w:r>
    </w:p>
    <w:p w14:paraId="00DC2065" w14:textId="77777777" w:rsidR="00350CFB" w:rsidRDefault="00350CFB">
      <w:pPr>
        <w:pStyle w:val="BodyText"/>
        <w:rPr>
          <w:rFonts w:ascii="Arial"/>
          <w:sz w:val="22"/>
        </w:rPr>
      </w:pPr>
    </w:p>
    <w:p w14:paraId="00DC2066" w14:textId="77777777" w:rsidR="00350CFB" w:rsidRDefault="00350CFB">
      <w:pPr>
        <w:pStyle w:val="BodyText"/>
        <w:spacing w:before="112"/>
        <w:rPr>
          <w:rFonts w:ascii="Arial"/>
          <w:sz w:val="22"/>
        </w:rPr>
      </w:pPr>
    </w:p>
    <w:p w14:paraId="00DC2067" w14:textId="77777777" w:rsidR="00350CFB" w:rsidRDefault="00283FFF">
      <w:pPr>
        <w:ind w:left="1240"/>
        <w:rPr>
          <w:rFonts w:ascii="Arial"/>
          <w:sz w:val="25"/>
        </w:rPr>
      </w:pPr>
      <w:r>
        <w:rPr>
          <w:rFonts w:ascii="Arial"/>
          <w:spacing w:val="-2"/>
          <w:sz w:val="25"/>
        </w:rPr>
        <w:t>150000</w:t>
      </w:r>
    </w:p>
    <w:p w14:paraId="00DC2068" w14:textId="77777777" w:rsidR="00350CFB" w:rsidRDefault="00350CFB">
      <w:pPr>
        <w:pStyle w:val="BodyText"/>
        <w:rPr>
          <w:rFonts w:ascii="Arial"/>
          <w:sz w:val="22"/>
        </w:rPr>
      </w:pPr>
    </w:p>
    <w:p w14:paraId="00DC2069" w14:textId="77777777" w:rsidR="00350CFB" w:rsidRDefault="00350CFB">
      <w:pPr>
        <w:pStyle w:val="BodyText"/>
        <w:spacing w:before="111"/>
        <w:rPr>
          <w:rFonts w:ascii="Arial"/>
          <w:sz w:val="22"/>
        </w:rPr>
      </w:pPr>
    </w:p>
    <w:p w14:paraId="00DC206A" w14:textId="77777777" w:rsidR="00350CFB" w:rsidRDefault="00283FFF">
      <w:pPr>
        <w:ind w:left="1240"/>
        <w:rPr>
          <w:rFonts w:ascii="Arial"/>
          <w:sz w:val="25"/>
        </w:rPr>
      </w:pPr>
      <w:r>
        <w:rPr>
          <w:rFonts w:ascii="Arial"/>
          <w:spacing w:val="-2"/>
          <w:sz w:val="25"/>
        </w:rPr>
        <w:t>100000</w:t>
      </w:r>
    </w:p>
    <w:p w14:paraId="00DC206B" w14:textId="77777777" w:rsidR="00350CFB" w:rsidRDefault="00350CFB">
      <w:pPr>
        <w:pStyle w:val="BodyText"/>
        <w:rPr>
          <w:rFonts w:ascii="Arial"/>
          <w:sz w:val="22"/>
        </w:rPr>
      </w:pPr>
    </w:p>
    <w:p w14:paraId="00DC206C" w14:textId="77777777" w:rsidR="00350CFB" w:rsidRDefault="00350CFB">
      <w:pPr>
        <w:pStyle w:val="BodyText"/>
        <w:spacing w:before="111"/>
        <w:rPr>
          <w:rFonts w:ascii="Arial"/>
          <w:sz w:val="22"/>
        </w:rPr>
      </w:pPr>
    </w:p>
    <w:p w14:paraId="00DC206D" w14:textId="77777777" w:rsidR="00350CFB" w:rsidRDefault="00283FFF">
      <w:pPr>
        <w:spacing w:before="1"/>
        <w:ind w:left="1380"/>
        <w:rPr>
          <w:rFonts w:ascii="Arial"/>
          <w:sz w:val="25"/>
        </w:rPr>
      </w:pPr>
      <w:r>
        <w:rPr>
          <w:rFonts w:ascii="Arial"/>
          <w:spacing w:val="-2"/>
          <w:sz w:val="25"/>
        </w:rPr>
        <w:t>50000</w:t>
      </w:r>
    </w:p>
    <w:p w14:paraId="00DC206E" w14:textId="77777777" w:rsidR="00350CFB" w:rsidRDefault="00350CFB">
      <w:pPr>
        <w:pStyle w:val="BodyText"/>
        <w:rPr>
          <w:rFonts w:ascii="Arial"/>
          <w:sz w:val="22"/>
        </w:rPr>
      </w:pPr>
    </w:p>
    <w:p w14:paraId="00DC206F" w14:textId="77777777" w:rsidR="00350CFB" w:rsidRDefault="00350CFB">
      <w:pPr>
        <w:pStyle w:val="BodyText"/>
        <w:spacing w:before="111"/>
        <w:rPr>
          <w:rFonts w:ascii="Arial"/>
          <w:sz w:val="22"/>
        </w:rPr>
      </w:pPr>
    </w:p>
    <w:p w14:paraId="00DC2070" w14:textId="77777777" w:rsidR="00350CFB" w:rsidRDefault="00283FFF">
      <w:pPr>
        <w:spacing w:line="263" w:lineRule="exact"/>
        <w:ind w:left="1942"/>
        <w:rPr>
          <w:rFonts w:ascii="Arial"/>
          <w:sz w:val="25"/>
        </w:rPr>
      </w:pPr>
      <w:r>
        <w:rPr>
          <w:rFonts w:ascii="Arial"/>
          <w:spacing w:val="-10"/>
          <w:sz w:val="25"/>
        </w:rPr>
        <w:t>0</w:t>
      </w:r>
    </w:p>
    <w:p w14:paraId="00DC2071" w14:textId="77777777" w:rsidR="00350CFB" w:rsidRDefault="00283FFF">
      <w:pPr>
        <w:tabs>
          <w:tab w:val="left" w:pos="3552"/>
          <w:tab w:val="left" w:pos="4436"/>
          <w:tab w:val="left" w:pos="5412"/>
          <w:tab w:val="left" w:pos="6296"/>
          <w:tab w:val="left" w:pos="7181"/>
          <w:tab w:val="left" w:pos="8065"/>
        </w:tabs>
        <w:spacing w:line="262" w:lineRule="exact"/>
        <w:ind w:left="2668"/>
        <w:rPr>
          <w:rFonts w:ascii="Arial" w:hAnsi="Arial"/>
          <w:sz w:val="25"/>
        </w:rPr>
      </w:pPr>
      <w:r>
        <w:rPr>
          <w:rFonts w:ascii="Arial" w:hAnsi="Arial"/>
          <w:spacing w:val="-6"/>
          <w:w w:val="580"/>
          <w:sz w:val="2"/>
        </w:rPr>
        <w:t>−</w:t>
      </w:r>
      <w:r>
        <w:rPr>
          <w:rFonts w:ascii="Arial" w:hAnsi="Arial"/>
          <w:spacing w:val="-5"/>
          <w:w w:val="80"/>
          <w:sz w:val="25"/>
        </w:rPr>
        <w:t>3</w:t>
      </w:r>
      <w:r>
        <w:rPr>
          <w:rFonts w:ascii="Arial" w:hAnsi="Arial"/>
          <w:sz w:val="25"/>
        </w:rPr>
        <w:tab/>
      </w:r>
      <w:r>
        <w:rPr>
          <w:rFonts w:ascii="Arial" w:hAnsi="Arial"/>
          <w:spacing w:val="-6"/>
          <w:w w:val="580"/>
          <w:sz w:val="2"/>
        </w:rPr>
        <w:t>−</w:t>
      </w:r>
      <w:r>
        <w:rPr>
          <w:rFonts w:ascii="Arial" w:hAnsi="Arial"/>
          <w:spacing w:val="-5"/>
          <w:w w:val="80"/>
          <w:sz w:val="25"/>
        </w:rPr>
        <w:t>2</w:t>
      </w:r>
      <w:r>
        <w:rPr>
          <w:rFonts w:ascii="Arial" w:hAnsi="Arial"/>
          <w:sz w:val="25"/>
        </w:rPr>
        <w:tab/>
      </w:r>
      <w:r>
        <w:rPr>
          <w:rFonts w:ascii="Arial" w:hAnsi="Arial"/>
          <w:spacing w:val="-6"/>
          <w:w w:val="580"/>
          <w:sz w:val="2"/>
        </w:rPr>
        <w:t>−</w:t>
      </w:r>
      <w:r>
        <w:rPr>
          <w:rFonts w:ascii="Arial" w:hAnsi="Arial"/>
          <w:spacing w:val="-5"/>
          <w:w w:val="80"/>
          <w:sz w:val="25"/>
        </w:rPr>
        <w:t>1</w:t>
      </w:r>
      <w:r>
        <w:rPr>
          <w:rFonts w:ascii="Arial" w:hAnsi="Arial"/>
          <w:sz w:val="25"/>
        </w:rPr>
        <w:tab/>
      </w:r>
      <w:r>
        <w:rPr>
          <w:rFonts w:ascii="Arial" w:hAnsi="Arial"/>
          <w:spacing w:val="-10"/>
          <w:w w:val="120"/>
          <w:sz w:val="25"/>
        </w:rPr>
        <w:t>0</w:t>
      </w:r>
      <w:r>
        <w:rPr>
          <w:rFonts w:ascii="Arial" w:hAnsi="Arial"/>
          <w:sz w:val="25"/>
        </w:rPr>
        <w:tab/>
      </w:r>
      <w:r>
        <w:rPr>
          <w:rFonts w:ascii="Arial" w:hAnsi="Arial"/>
          <w:spacing w:val="-10"/>
          <w:w w:val="120"/>
          <w:sz w:val="25"/>
        </w:rPr>
        <w:t>1</w:t>
      </w:r>
      <w:r>
        <w:rPr>
          <w:rFonts w:ascii="Arial" w:hAnsi="Arial"/>
          <w:sz w:val="25"/>
        </w:rPr>
        <w:tab/>
      </w:r>
      <w:r>
        <w:rPr>
          <w:rFonts w:ascii="Arial" w:hAnsi="Arial"/>
          <w:spacing w:val="-10"/>
          <w:w w:val="120"/>
          <w:sz w:val="25"/>
        </w:rPr>
        <w:t>2</w:t>
      </w:r>
      <w:r>
        <w:rPr>
          <w:rFonts w:ascii="Arial" w:hAnsi="Arial"/>
          <w:sz w:val="25"/>
        </w:rPr>
        <w:tab/>
      </w:r>
      <w:r>
        <w:rPr>
          <w:rFonts w:ascii="Arial" w:hAnsi="Arial"/>
          <w:spacing w:val="-10"/>
          <w:w w:val="120"/>
          <w:sz w:val="25"/>
        </w:rPr>
        <w:t>3</w:t>
      </w:r>
    </w:p>
    <w:p w14:paraId="00DC2072" w14:textId="77777777" w:rsidR="00350CFB" w:rsidRDefault="00283FFF">
      <w:pPr>
        <w:spacing w:line="331" w:lineRule="exact"/>
        <w:ind w:left="2791"/>
        <w:rPr>
          <w:rFonts w:ascii="Arial"/>
          <w:position w:val="4"/>
          <w:sz w:val="25"/>
        </w:rPr>
      </w:pPr>
      <w:r>
        <w:rPr>
          <w:rFonts w:ascii="Arial"/>
          <w:sz w:val="27"/>
        </w:rPr>
        <w:t>Realized</w:t>
      </w:r>
      <w:r>
        <w:rPr>
          <w:rFonts w:ascii="Arial"/>
          <w:spacing w:val="-1"/>
          <w:sz w:val="27"/>
        </w:rPr>
        <w:t xml:space="preserve"> </w:t>
      </w:r>
      <w:r>
        <w:rPr>
          <w:rFonts w:ascii="Arial"/>
          <w:sz w:val="27"/>
        </w:rPr>
        <w:t>base PnL (USD,</w:t>
      </w:r>
      <w:r>
        <w:rPr>
          <w:rFonts w:ascii="Arial"/>
          <w:spacing w:val="-1"/>
          <w:sz w:val="27"/>
        </w:rPr>
        <w:t xml:space="preserve"> </w:t>
      </w:r>
      <w:r>
        <w:rPr>
          <w:rFonts w:ascii="Arial"/>
          <w:sz w:val="27"/>
        </w:rPr>
        <w:t xml:space="preserve">1st--99th </w:t>
      </w:r>
      <w:r>
        <w:rPr>
          <w:rFonts w:ascii="Arial"/>
          <w:spacing w:val="-2"/>
          <w:sz w:val="27"/>
        </w:rPr>
        <w:t>percentile)</w:t>
      </w:r>
      <w:r>
        <w:rPr>
          <w:rFonts w:ascii="Arial"/>
          <w:spacing w:val="-2"/>
          <w:position w:val="4"/>
          <w:sz w:val="25"/>
        </w:rPr>
        <w:t>1e33</w:t>
      </w:r>
    </w:p>
    <w:p w14:paraId="00DC2073" w14:textId="77777777" w:rsidR="00350CFB" w:rsidRDefault="00350CFB">
      <w:pPr>
        <w:pStyle w:val="BodyText"/>
        <w:spacing w:before="61"/>
        <w:rPr>
          <w:rFonts w:ascii="Arial"/>
        </w:rPr>
      </w:pPr>
    </w:p>
    <w:p w14:paraId="00DC2074" w14:textId="77777777" w:rsidR="00350CFB" w:rsidRDefault="00283FFF">
      <w:pPr>
        <w:pStyle w:val="BodyText"/>
        <w:spacing w:before="1" w:line="252" w:lineRule="auto"/>
        <w:ind w:left="282" w:right="564"/>
        <w:jc w:val="both"/>
      </w:pPr>
      <w:r>
        <w:t>Figure 4.2: Distribution of GMX realized PnL summaries in the matched cohort.</w:t>
      </w:r>
      <w:r>
        <w:rPr>
          <w:spacing w:val="34"/>
        </w:rPr>
        <w:t xml:space="preserve"> </w:t>
      </w:r>
      <w:r>
        <w:t>Heterogeneous profit and loss outcomes motivate treating trading-success proxies as one validation axis among several, rather than as a sole ground truth for social reputation.</w:t>
      </w:r>
    </w:p>
    <w:p w14:paraId="00DC2075" w14:textId="77777777" w:rsidR="00350CFB" w:rsidRDefault="00350CFB">
      <w:pPr>
        <w:pStyle w:val="BodyText"/>
        <w:spacing w:line="252" w:lineRule="auto"/>
        <w:jc w:val="both"/>
        <w:sectPr w:rsidR="00350CFB">
          <w:pgSz w:w="11910" w:h="16840"/>
          <w:pgMar w:top="1920" w:right="708" w:bottom="2300" w:left="992" w:header="0" w:footer="2115" w:gutter="0"/>
          <w:cols w:space="720"/>
        </w:sectPr>
      </w:pPr>
    </w:p>
    <w:p w14:paraId="00DC2076" w14:textId="77777777" w:rsidR="00350CFB" w:rsidRDefault="00283FFF">
      <w:pPr>
        <w:pStyle w:val="BodyText"/>
        <w:spacing w:before="72" w:line="396" w:lineRule="auto"/>
        <w:ind w:left="282" w:hanging="9"/>
      </w:pPr>
      <w:r>
        <w:lastRenderedPageBreak/>
        <w:t>wallets share similar rates, rank correlation has limited room to rise even if reputation scores are informative on other axes.</w:t>
      </w:r>
    </w:p>
    <w:p w14:paraId="00DC2077" w14:textId="77777777" w:rsidR="00350CFB" w:rsidRDefault="00350CFB">
      <w:pPr>
        <w:pStyle w:val="BodyText"/>
        <w:rPr>
          <w:sz w:val="23"/>
        </w:rPr>
      </w:pPr>
    </w:p>
    <w:p w14:paraId="00DC2078" w14:textId="77777777" w:rsidR="00350CFB" w:rsidRDefault="00350CFB">
      <w:pPr>
        <w:pStyle w:val="BodyText"/>
        <w:spacing w:before="143"/>
        <w:rPr>
          <w:sz w:val="23"/>
        </w:rPr>
      </w:pPr>
    </w:p>
    <w:p w14:paraId="00DC2079" w14:textId="77777777" w:rsidR="00350CFB" w:rsidRDefault="00283FFF">
      <w:pPr>
        <w:ind w:left="1266"/>
        <w:rPr>
          <w:rFonts w:ascii="Arial"/>
          <w:sz w:val="26"/>
        </w:rPr>
      </w:pPr>
      <w:r>
        <w:rPr>
          <w:rFonts w:ascii="Arial"/>
          <w:noProof/>
          <w:sz w:val="26"/>
        </w:rPr>
        <mc:AlternateContent>
          <mc:Choice Requires="wpg">
            <w:drawing>
              <wp:anchor distT="0" distB="0" distL="0" distR="0" simplePos="0" relativeHeight="15770624" behindDoc="0" locked="0" layoutInCell="1" allowOverlap="1" wp14:anchorId="00DC277C" wp14:editId="00DC277D">
                <wp:simplePos x="0" y="0"/>
                <wp:positionH relativeFrom="page">
                  <wp:posOffset>1767146</wp:posOffset>
                </wp:positionH>
                <wp:positionV relativeFrom="paragraph">
                  <wp:posOffset>-293037</wp:posOffset>
                </wp:positionV>
                <wp:extent cx="4586605" cy="3002915"/>
                <wp:effectExtent l="0" t="0" r="0" b="0"/>
                <wp:wrapNone/>
                <wp:docPr id="408" name="Group 4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86605" cy="3002915"/>
                          <a:chOff x="0" y="0"/>
                          <a:chExt cx="4586605" cy="3002915"/>
                        </a:xfrm>
                      </wpg:grpSpPr>
                      <wps:wsp>
                        <wps:cNvPr id="409" name="Graphic 409"/>
                        <wps:cNvSpPr/>
                        <wps:spPr>
                          <a:xfrm>
                            <a:off x="257500" y="867878"/>
                            <a:ext cx="274955" cy="2083435"/>
                          </a:xfrm>
                          <a:custGeom>
                            <a:avLst/>
                            <a:gdLst/>
                            <a:ahLst/>
                            <a:cxnLst/>
                            <a:rect l="l" t="t" r="r" b="b"/>
                            <a:pathLst>
                              <a:path w="274955" h="2083435">
                                <a:moveTo>
                                  <a:pt x="274485" y="1996249"/>
                                </a:moveTo>
                                <a:lnTo>
                                  <a:pt x="137236" y="1996249"/>
                                </a:lnTo>
                                <a:lnTo>
                                  <a:pt x="137236" y="0"/>
                                </a:lnTo>
                                <a:lnTo>
                                  <a:pt x="0" y="0"/>
                                </a:lnTo>
                                <a:lnTo>
                                  <a:pt x="0" y="2083269"/>
                                </a:lnTo>
                                <a:lnTo>
                                  <a:pt x="137236" y="2083269"/>
                                </a:lnTo>
                                <a:lnTo>
                                  <a:pt x="274485" y="2083269"/>
                                </a:lnTo>
                                <a:lnTo>
                                  <a:pt x="274485" y="1996249"/>
                                </a:lnTo>
                                <a:close/>
                              </a:path>
                            </a:pathLst>
                          </a:custGeom>
                          <a:solidFill>
                            <a:srgbClr val="795A2B"/>
                          </a:solidFill>
                        </wps:spPr>
                        <wps:bodyPr wrap="square" lIns="0" tIns="0" rIns="0" bIns="0" rtlCol="0">
                          <a:prstTxWarp prst="textNoShape">
                            <a:avLst/>
                          </a:prstTxWarp>
                          <a:noAutofit/>
                        </wps:bodyPr>
                      </wps:wsp>
                      <wps:wsp>
                        <wps:cNvPr id="410" name="Graphic 410"/>
                        <wps:cNvSpPr/>
                        <wps:spPr>
                          <a:xfrm>
                            <a:off x="394746" y="2864126"/>
                            <a:ext cx="137795" cy="87630"/>
                          </a:xfrm>
                          <a:custGeom>
                            <a:avLst/>
                            <a:gdLst/>
                            <a:ahLst/>
                            <a:cxnLst/>
                            <a:rect l="l" t="t" r="r" b="b"/>
                            <a:pathLst>
                              <a:path w="137795" h="87630">
                                <a:moveTo>
                                  <a:pt x="0" y="87016"/>
                                </a:moveTo>
                                <a:lnTo>
                                  <a:pt x="137239" y="87016"/>
                                </a:lnTo>
                                <a:lnTo>
                                  <a:pt x="137239" y="0"/>
                                </a:lnTo>
                                <a:lnTo>
                                  <a:pt x="0" y="0"/>
                                </a:lnTo>
                                <a:lnTo>
                                  <a:pt x="0" y="87016"/>
                                </a:lnTo>
                                <a:close/>
                              </a:path>
                            </a:pathLst>
                          </a:custGeom>
                          <a:ln w="14756">
                            <a:solidFill>
                              <a:srgbClr val="FFFFFF"/>
                            </a:solidFill>
                            <a:prstDash val="solid"/>
                          </a:ln>
                        </wps:spPr>
                        <wps:bodyPr wrap="square" lIns="0" tIns="0" rIns="0" bIns="0" rtlCol="0">
                          <a:prstTxWarp prst="textNoShape">
                            <a:avLst/>
                          </a:prstTxWarp>
                          <a:noAutofit/>
                        </wps:bodyPr>
                      </wps:wsp>
                      <wps:wsp>
                        <wps:cNvPr id="411" name="Graphic 411"/>
                        <wps:cNvSpPr/>
                        <wps:spPr>
                          <a:xfrm>
                            <a:off x="531985" y="2705449"/>
                            <a:ext cx="137795" cy="245745"/>
                          </a:xfrm>
                          <a:custGeom>
                            <a:avLst/>
                            <a:gdLst/>
                            <a:ahLst/>
                            <a:cxnLst/>
                            <a:rect l="l" t="t" r="r" b="b"/>
                            <a:pathLst>
                              <a:path w="137795" h="245745">
                                <a:moveTo>
                                  <a:pt x="137239" y="0"/>
                                </a:moveTo>
                                <a:lnTo>
                                  <a:pt x="0" y="0"/>
                                </a:lnTo>
                                <a:lnTo>
                                  <a:pt x="0" y="245692"/>
                                </a:lnTo>
                                <a:lnTo>
                                  <a:pt x="137239" y="245692"/>
                                </a:lnTo>
                                <a:lnTo>
                                  <a:pt x="137239" y="0"/>
                                </a:lnTo>
                                <a:close/>
                              </a:path>
                            </a:pathLst>
                          </a:custGeom>
                          <a:solidFill>
                            <a:srgbClr val="795A2B"/>
                          </a:solidFill>
                        </wps:spPr>
                        <wps:bodyPr wrap="square" lIns="0" tIns="0" rIns="0" bIns="0" rtlCol="0">
                          <a:prstTxWarp prst="textNoShape">
                            <a:avLst/>
                          </a:prstTxWarp>
                          <a:noAutofit/>
                        </wps:bodyPr>
                      </wps:wsp>
                      <wps:wsp>
                        <wps:cNvPr id="412" name="Graphic 412"/>
                        <wps:cNvSpPr/>
                        <wps:spPr>
                          <a:xfrm>
                            <a:off x="531985" y="2705449"/>
                            <a:ext cx="137795" cy="245745"/>
                          </a:xfrm>
                          <a:custGeom>
                            <a:avLst/>
                            <a:gdLst/>
                            <a:ahLst/>
                            <a:cxnLst/>
                            <a:rect l="l" t="t" r="r" b="b"/>
                            <a:pathLst>
                              <a:path w="137795" h="245745">
                                <a:moveTo>
                                  <a:pt x="0" y="245692"/>
                                </a:moveTo>
                                <a:lnTo>
                                  <a:pt x="137239" y="245692"/>
                                </a:lnTo>
                                <a:lnTo>
                                  <a:pt x="137239" y="0"/>
                                </a:lnTo>
                                <a:lnTo>
                                  <a:pt x="0" y="0"/>
                                </a:lnTo>
                                <a:lnTo>
                                  <a:pt x="0" y="245692"/>
                                </a:lnTo>
                                <a:close/>
                              </a:path>
                            </a:pathLst>
                          </a:custGeom>
                          <a:ln w="14756">
                            <a:solidFill>
                              <a:srgbClr val="FFFFFF"/>
                            </a:solidFill>
                            <a:prstDash val="solid"/>
                          </a:ln>
                        </wps:spPr>
                        <wps:bodyPr wrap="square" lIns="0" tIns="0" rIns="0" bIns="0" rtlCol="0">
                          <a:prstTxWarp prst="textNoShape">
                            <a:avLst/>
                          </a:prstTxWarp>
                          <a:noAutofit/>
                        </wps:bodyPr>
                      </wps:wsp>
                      <wps:wsp>
                        <wps:cNvPr id="413" name="Graphic 413"/>
                        <wps:cNvSpPr/>
                        <wps:spPr>
                          <a:xfrm>
                            <a:off x="669225" y="2562129"/>
                            <a:ext cx="137795" cy="389255"/>
                          </a:xfrm>
                          <a:custGeom>
                            <a:avLst/>
                            <a:gdLst/>
                            <a:ahLst/>
                            <a:cxnLst/>
                            <a:rect l="l" t="t" r="r" b="b"/>
                            <a:pathLst>
                              <a:path w="137795" h="389255">
                                <a:moveTo>
                                  <a:pt x="137239" y="0"/>
                                </a:moveTo>
                                <a:lnTo>
                                  <a:pt x="0" y="0"/>
                                </a:lnTo>
                                <a:lnTo>
                                  <a:pt x="0" y="389013"/>
                                </a:lnTo>
                                <a:lnTo>
                                  <a:pt x="137239" y="389013"/>
                                </a:lnTo>
                                <a:lnTo>
                                  <a:pt x="137239" y="0"/>
                                </a:lnTo>
                                <a:close/>
                              </a:path>
                            </a:pathLst>
                          </a:custGeom>
                          <a:solidFill>
                            <a:srgbClr val="795A2B"/>
                          </a:solidFill>
                        </wps:spPr>
                        <wps:bodyPr wrap="square" lIns="0" tIns="0" rIns="0" bIns="0" rtlCol="0">
                          <a:prstTxWarp prst="textNoShape">
                            <a:avLst/>
                          </a:prstTxWarp>
                          <a:noAutofit/>
                        </wps:bodyPr>
                      </wps:wsp>
                      <wps:wsp>
                        <wps:cNvPr id="414" name="Graphic 414"/>
                        <wps:cNvSpPr/>
                        <wps:spPr>
                          <a:xfrm>
                            <a:off x="669225" y="2562129"/>
                            <a:ext cx="137795" cy="389255"/>
                          </a:xfrm>
                          <a:custGeom>
                            <a:avLst/>
                            <a:gdLst/>
                            <a:ahLst/>
                            <a:cxnLst/>
                            <a:rect l="l" t="t" r="r" b="b"/>
                            <a:pathLst>
                              <a:path w="137795" h="389255">
                                <a:moveTo>
                                  <a:pt x="0" y="389013"/>
                                </a:moveTo>
                                <a:lnTo>
                                  <a:pt x="137239" y="389013"/>
                                </a:lnTo>
                                <a:lnTo>
                                  <a:pt x="137239" y="0"/>
                                </a:lnTo>
                                <a:lnTo>
                                  <a:pt x="0" y="0"/>
                                </a:lnTo>
                                <a:lnTo>
                                  <a:pt x="0" y="389013"/>
                                </a:lnTo>
                                <a:close/>
                              </a:path>
                            </a:pathLst>
                          </a:custGeom>
                          <a:ln w="14756">
                            <a:solidFill>
                              <a:srgbClr val="FFFFFF"/>
                            </a:solidFill>
                            <a:prstDash val="solid"/>
                          </a:ln>
                        </wps:spPr>
                        <wps:bodyPr wrap="square" lIns="0" tIns="0" rIns="0" bIns="0" rtlCol="0">
                          <a:prstTxWarp prst="textNoShape">
                            <a:avLst/>
                          </a:prstTxWarp>
                          <a:noAutofit/>
                        </wps:bodyPr>
                      </wps:wsp>
                      <wps:wsp>
                        <wps:cNvPr id="415" name="Graphic 415"/>
                        <wps:cNvSpPr/>
                        <wps:spPr>
                          <a:xfrm>
                            <a:off x="806464" y="2516061"/>
                            <a:ext cx="137795" cy="435609"/>
                          </a:xfrm>
                          <a:custGeom>
                            <a:avLst/>
                            <a:gdLst/>
                            <a:ahLst/>
                            <a:cxnLst/>
                            <a:rect l="l" t="t" r="r" b="b"/>
                            <a:pathLst>
                              <a:path w="137795" h="435609">
                                <a:moveTo>
                                  <a:pt x="137239" y="0"/>
                                </a:moveTo>
                                <a:lnTo>
                                  <a:pt x="0" y="0"/>
                                </a:lnTo>
                                <a:lnTo>
                                  <a:pt x="0" y="435080"/>
                                </a:lnTo>
                                <a:lnTo>
                                  <a:pt x="137239" y="435080"/>
                                </a:lnTo>
                                <a:lnTo>
                                  <a:pt x="137239" y="0"/>
                                </a:lnTo>
                                <a:close/>
                              </a:path>
                            </a:pathLst>
                          </a:custGeom>
                          <a:solidFill>
                            <a:srgbClr val="795A2B"/>
                          </a:solidFill>
                        </wps:spPr>
                        <wps:bodyPr wrap="square" lIns="0" tIns="0" rIns="0" bIns="0" rtlCol="0">
                          <a:prstTxWarp prst="textNoShape">
                            <a:avLst/>
                          </a:prstTxWarp>
                          <a:noAutofit/>
                        </wps:bodyPr>
                      </wps:wsp>
                      <wps:wsp>
                        <wps:cNvPr id="416" name="Graphic 416"/>
                        <wps:cNvSpPr/>
                        <wps:spPr>
                          <a:xfrm>
                            <a:off x="806464" y="2516061"/>
                            <a:ext cx="137795" cy="435609"/>
                          </a:xfrm>
                          <a:custGeom>
                            <a:avLst/>
                            <a:gdLst/>
                            <a:ahLst/>
                            <a:cxnLst/>
                            <a:rect l="l" t="t" r="r" b="b"/>
                            <a:pathLst>
                              <a:path w="137795" h="435609">
                                <a:moveTo>
                                  <a:pt x="0" y="435080"/>
                                </a:moveTo>
                                <a:lnTo>
                                  <a:pt x="137239" y="435080"/>
                                </a:lnTo>
                                <a:lnTo>
                                  <a:pt x="137239" y="0"/>
                                </a:lnTo>
                                <a:lnTo>
                                  <a:pt x="0" y="0"/>
                                </a:lnTo>
                                <a:lnTo>
                                  <a:pt x="0" y="435080"/>
                                </a:lnTo>
                                <a:close/>
                              </a:path>
                            </a:pathLst>
                          </a:custGeom>
                          <a:ln w="14756">
                            <a:solidFill>
                              <a:srgbClr val="FFFFFF"/>
                            </a:solidFill>
                            <a:prstDash val="solid"/>
                          </a:ln>
                        </wps:spPr>
                        <wps:bodyPr wrap="square" lIns="0" tIns="0" rIns="0" bIns="0" rtlCol="0">
                          <a:prstTxWarp prst="textNoShape">
                            <a:avLst/>
                          </a:prstTxWarp>
                          <a:noAutofit/>
                        </wps:bodyPr>
                      </wps:wsp>
                      <wps:wsp>
                        <wps:cNvPr id="417" name="Graphic 417"/>
                        <wps:cNvSpPr/>
                        <wps:spPr>
                          <a:xfrm>
                            <a:off x="943703" y="2408571"/>
                            <a:ext cx="137795" cy="542925"/>
                          </a:xfrm>
                          <a:custGeom>
                            <a:avLst/>
                            <a:gdLst/>
                            <a:ahLst/>
                            <a:cxnLst/>
                            <a:rect l="l" t="t" r="r" b="b"/>
                            <a:pathLst>
                              <a:path w="137795" h="542925">
                                <a:moveTo>
                                  <a:pt x="137239" y="0"/>
                                </a:moveTo>
                                <a:lnTo>
                                  <a:pt x="0" y="0"/>
                                </a:lnTo>
                                <a:lnTo>
                                  <a:pt x="0" y="542571"/>
                                </a:lnTo>
                                <a:lnTo>
                                  <a:pt x="137239" y="542571"/>
                                </a:lnTo>
                                <a:lnTo>
                                  <a:pt x="137239" y="0"/>
                                </a:lnTo>
                                <a:close/>
                              </a:path>
                            </a:pathLst>
                          </a:custGeom>
                          <a:solidFill>
                            <a:srgbClr val="795A2B"/>
                          </a:solidFill>
                        </wps:spPr>
                        <wps:bodyPr wrap="square" lIns="0" tIns="0" rIns="0" bIns="0" rtlCol="0">
                          <a:prstTxWarp prst="textNoShape">
                            <a:avLst/>
                          </a:prstTxWarp>
                          <a:noAutofit/>
                        </wps:bodyPr>
                      </wps:wsp>
                      <wps:wsp>
                        <wps:cNvPr id="418" name="Graphic 418"/>
                        <wps:cNvSpPr/>
                        <wps:spPr>
                          <a:xfrm>
                            <a:off x="943703" y="2408571"/>
                            <a:ext cx="137795" cy="542925"/>
                          </a:xfrm>
                          <a:custGeom>
                            <a:avLst/>
                            <a:gdLst/>
                            <a:ahLst/>
                            <a:cxnLst/>
                            <a:rect l="l" t="t" r="r" b="b"/>
                            <a:pathLst>
                              <a:path w="137795" h="542925">
                                <a:moveTo>
                                  <a:pt x="0" y="542571"/>
                                </a:moveTo>
                                <a:lnTo>
                                  <a:pt x="137239" y="542571"/>
                                </a:lnTo>
                                <a:lnTo>
                                  <a:pt x="137239" y="0"/>
                                </a:lnTo>
                                <a:lnTo>
                                  <a:pt x="0" y="0"/>
                                </a:lnTo>
                                <a:lnTo>
                                  <a:pt x="0" y="542571"/>
                                </a:lnTo>
                                <a:close/>
                              </a:path>
                            </a:pathLst>
                          </a:custGeom>
                          <a:ln w="14756">
                            <a:solidFill>
                              <a:srgbClr val="FFFFFF"/>
                            </a:solidFill>
                            <a:prstDash val="solid"/>
                          </a:ln>
                        </wps:spPr>
                        <wps:bodyPr wrap="square" lIns="0" tIns="0" rIns="0" bIns="0" rtlCol="0">
                          <a:prstTxWarp prst="textNoShape">
                            <a:avLst/>
                          </a:prstTxWarp>
                          <a:noAutofit/>
                        </wps:bodyPr>
                      </wps:wsp>
                      <wps:wsp>
                        <wps:cNvPr id="419" name="Graphic 419"/>
                        <wps:cNvSpPr/>
                        <wps:spPr>
                          <a:xfrm>
                            <a:off x="1080942" y="1958134"/>
                            <a:ext cx="137795" cy="993140"/>
                          </a:xfrm>
                          <a:custGeom>
                            <a:avLst/>
                            <a:gdLst/>
                            <a:ahLst/>
                            <a:cxnLst/>
                            <a:rect l="l" t="t" r="r" b="b"/>
                            <a:pathLst>
                              <a:path w="137795" h="993140">
                                <a:moveTo>
                                  <a:pt x="137239" y="0"/>
                                </a:moveTo>
                                <a:lnTo>
                                  <a:pt x="0" y="0"/>
                                </a:lnTo>
                                <a:lnTo>
                                  <a:pt x="0" y="993007"/>
                                </a:lnTo>
                                <a:lnTo>
                                  <a:pt x="137239" y="993007"/>
                                </a:lnTo>
                                <a:lnTo>
                                  <a:pt x="137239" y="0"/>
                                </a:lnTo>
                                <a:close/>
                              </a:path>
                            </a:pathLst>
                          </a:custGeom>
                          <a:solidFill>
                            <a:srgbClr val="795A2B"/>
                          </a:solidFill>
                        </wps:spPr>
                        <wps:bodyPr wrap="square" lIns="0" tIns="0" rIns="0" bIns="0" rtlCol="0">
                          <a:prstTxWarp prst="textNoShape">
                            <a:avLst/>
                          </a:prstTxWarp>
                          <a:noAutofit/>
                        </wps:bodyPr>
                      </wps:wsp>
                      <wps:wsp>
                        <wps:cNvPr id="420" name="Graphic 420"/>
                        <wps:cNvSpPr/>
                        <wps:spPr>
                          <a:xfrm>
                            <a:off x="1080942" y="1958134"/>
                            <a:ext cx="137795" cy="993140"/>
                          </a:xfrm>
                          <a:custGeom>
                            <a:avLst/>
                            <a:gdLst/>
                            <a:ahLst/>
                            <a:cxnLst/>
                            <a:rect l="l" t="t" r="r" b="b"/>
                            <a:pathLst>
                              <a:path w="137795" h="993140">
                                <a:moveTo>
                                  <a:pt x="0" y="993007"/>
                                </a:moveTo>
                                <a:lnTo>
                                  <a:pt x="137239" y="993007"/>
                                </a:lnTo>
                                <a:lnTo>
                                  <a:pt x="137239" y="0"/>
                                </a:lnTo>
                                <a:lnTo>
                                  <a:pt x="0" y="0"/>
                                </a:lnTo>
                                <a:lnTo>
                                  <a:pt x="0" y="993007"/>
                                </a:lnTo>
                                <a:close/>
                              </a:path>
                            </a:pathLst>
                          </a:custGeom>
                          <a:ln w="14756">
                            <a:solidFill>
                              <a:srgbClr val="FFFFFF"/>
                            </a:solidFill>
                            <a:prstDash val="solid"/>
                          </a:ln>
                        </wps:spPr>
                        <wps:bodyPr wrap="square" lIns="0" tIns="0" rIns="0" bIns="0" rtlCol="0">
                          <a:prstTxWarp prst="textNoShape">
                            <a:avLst/>
                          </a:prstTxWarp>
                          <a:noAutofit/>
                        </wps:bodyPr>
                      </wps:wsp>
                      <wps:wsp>
                        <wps:cNvPr id="421" name="Graphic 421"/>
                        <wps:cNvSpPr/>
                        <wps:spPr>
                          <a:xfrm>
                            <a:off x="1218181" y="1564003"/>
                            <a:ext cx="137795" cy="1387475"/>
                          </a:xfrm>
                          <a:custGeom>
                            <a:avLst/>
                            <a:gdLst/>
                            <a:ahLst/>
                            <a:cxnLst/>
                            <a:rect l="l" t="t" r="r" b="b"/>
                            <a:pathLst>
                              <a:path w="137795" h="1387475">
                                <a:moveTo>
                                  <a:pt x="137239" y="0"/>
                                </a:moveTo>
                                <a:lnTo>
                                  <a:pt x="0" y="0"/>
                                </a:lnTo>
                                <a:lnTo>
                                  <a:pt x="0" y="1387139"/>
                                </a:lnTo>
                                <a:lnTo>
                                  <a:pt x="137239" y="1387139"/>
                                </a:lnTo>
                                <a:lnTo>
                                  <a:pt x="137239" y="0"/>
                                </a:lnTo>
                                <a:close/>
                              </a:path>
                            </a:pathLst>
                          </a:custGeom>
                          <a:solidFill>
                            <a:srgbClr val="795A2B"/>
                          </a:solidFill>
                        </wps:spPr>
                        <wps:bodyPr wrap="square" lIns="0" tIns="0" rIns="0" bIns="0" rtlCol="0">
                          <a:prstTxWarp prst="textNoShape">
                            <a:avLst/>
                          </a:prstTxWarp>
                          <a:noAutofit/>
                        </wps:bodyPr>
                      </wps:wsp>
                      <wps:wsp>
                        <wps:cNvPr id="422" name="Graphic 422"/>
                        <wps:cNvSpPr/>
                        <wps:spPr>
                          <a:xfrm>
                            <a:off x="1218181" y="1564003"/>
                            <a:ext cx="137795" cy="1387475"/>
                          </a:xfrm>
                          <a:custGeom>
                            <a:avLst/>
                            <a:gdLst/>
                            <a:ahLst/>
                            <a:cxnLst/>
                            <a:rect l="l" t="t" r="r" b="b"/>
                            <a:pathLst>
                              <a:path w="137795" h="1387475">
                                <a:moveTo>
                                  <a:pt x="0" y="1387139"/>
                                </a:moveTo>
                                <a:lnTo>
                                  <a:pt x="137239" y="1387139"/>
                                </a:lnTo>
                                <a:lnTo>
                                  <a:pt x="137239" y="0"/>
                                </a:lnTo>
                                <a:lnTo>
                                  <a:pt x="0" y="0"/>
                                </a:lnTo>
                                <a:lnTo>
                                  <a:pt x="0" y="1387139"/>
                                </a:lnTo>
                                <a:close/>
                              </a:path>
                            </a:pathLst>
                          </a:custGeom>
                          <a:ln w="14756">
                            <a:solidFill>
                              <a:srgbClr val="FFFFFF"/>
                            </a:solidFill>
                            <a:prstDash val="solid"/>
                          </a:ln>
                        </wps:spPr>
                        <wps:bodyPr wrap="square" lIns="0" tIns="0" rIns="0" bIns="0" rtlCol="0">
                          <a:prstTxWarp prst="textNoShape">
                            <a:avLst/>
                          </a:prstTxWarp>
                          <a:noAutofit/>
                        </wps:bodyPr>
                      </wps:wsp>
                      <wps:wsp>
                        <wps:cNvPr id="423" name="Graphic 423"/>
                        <wps:cNvSpPr/>
                        <wps:spPr>
                          <a:xfrm>
                            <a:off x="1355420" y="1988846"/>
                            <a:ext cx="137795" cy="962660"/>
                          </a:xfrm>
                          <a:custGeom>
                            <a:avLst/>
                            <a:gdLst/>
                            <a:ahLst/>
                            <a:cxnLst/>
                            <a:rect l="l" t="t" r="r" b="b"/>
                            <a:pathLst>
                              <a:path w="137795" h="962660">
                                <a:moveTo>
                                  <a:pt x="137239" y="0"/>
                                </a:moveTo>
                                <a:lnTo>
                                  <a:pt x="0" y="0"/>
                                </a:lnTo>
                                <a:lnTo>
                                  <a:pt x="0" y="962295"/>
                                </a:lnTo>
                                <a:lnTo>
                                  <a:pt x="137239" y="962295"/>
                                </a:lnTo>
                                <a:lnTo>
                                  <a:pt x="137239" y="0"/>
                                </a:lnTo>
                                <a:close/>
                              </a:path>
                            </a:pathLst>
                          </a:custGeom>
                          <a:solidFill>
                            <a:srgbClr val="795A2B"/>
                          </a:solidFill>
                        </wps:spPr>
                        <wps:bodyPr wrap="square" lIns="0" tIns="0" rIns="0" bIns="0" rtlCol="0">
                          <a:prstTxWarp prst="textNoShape">
                            <a:avLst/>
                          </a:prstTxWarp>
                          <a:noAutofit/>
                        </wps:bodyPr>
                      </wps:wsp>
                      <wps:wsp>
                        <wps:cNvPr id="424" name="Graphic 424"/>
                        <wps:cNvSpPr/>
                        <wps:spPr>
                          <a:xfrm>
                            <a:off x="1355420" y="1988846"/>
                            <a:ext cx="137795" cy="962660"/>
                          </a:xfrm>
                          <a:custGeom>
                            <a:avLst/>
                            <a:gdLst/>
                            <a:ahLst/>
                            <a:cxnLst/>
                            <a:rect l="l" t="t" r="r" b="b"/>
                            <a:pathLst>
                              <a:path w="137795" h="962660">
                                <a:moveTo>
                                  <a:pt x="0" y="962295"/>
                                </a:moveTo>
                                <a:lnTo>
                                  <a:pt x="137239" y="962295"/>
                                </a:lnTo>
                                <a:lnTo>
                                  <a:pt x="137239" y="0"/>
                                </a:lnTo>
                                <a:lnTo>
                                  <a:pt x="0" y="0"/>
                                </a:lnTo>
                                <a:lnTo>
                                  <a:pt x="0" y="962295"/>
                                </a:lnTo>
                                <a:close/>
                              </a:path>
                            </a:pathLst>
                          </a:custGeom>
                          <a:ln w="14756">
                            <a:solidFill>
                              <a:srgbClr val="FFFFFF"/>
                            </a:solidFill>
                            <a:prstDash val="solid"/>
                          </a:ln>
                        </wps:spPr>
                        <wps:bodyPr wrap="square" lIns="0" tIns="0" rIns="0" bIns="0" rtlCol="0">
                          <a:prstTxWarp prst="textNoShape">
                            <a:avLst/>
                          </a:prstTxWarp>
                          <a:noAutofit/>
                        </wps:bodyPr>
                      </wps:wsp>
                      <wps:wsp>
                        <wps:cNvPr id="425" name="Graphic 425"/>
                        <wps:cNvSpPr/>
                        <wps:spPr>
                          <a:xfrm>
                            <a:off x="1492659" y="2265250"/>
                            <a:ext cx="137795" cy="686435"/>
                          </a:xfrm>
                          <a:custGeom>
                            <a:avLst/>
                            <a:gdLst/>
                            <a:ahLst/>
                            <a:cxnLst/>
                            <a:rect l="l" t="t" r="r" b="b"/>
                            <a:pathLst>
                              <a:path w="137795" h="686435">
                                <a:moveTo>
                                  <a:pt x="137239" y="0"/>
                                </a:moveTo>
                                <a:lnTo>
                                  <a:pt x="0" y="0"/>
                                </a:lnTo>
                                <a:lnTo>
                                  <a:pt x="0" y="685891"/>
                                </a:lnTo>
                                <a:lnTo>
                                  <a:pt x="137239" y="685891"/>
                                </a:lnTo>
                                <a:lnTo>
                                  <a:pt x="137239" y="0"/>
                                </a:lnTo>
                                <a:close/>
                              </a:path>
                            </a:pathLst>
                          </a:custGeom>
                          <a:solidFill>
                            <a:srgbClr val="795A2B"/>
                          </a:solidFill>
                        </wps:spPr>
                        <wps:bodyPr wrap="square" lIns="0" tIns="0" rIns="0" bIns="0" rtlCol="0">
                          <a:prstTxWarp prst="textNoShape">
                            <a:avLst/>
                          </a:prstTxWarp>
                          <a:noAutofit/>
                        </wps:bodyPr>
                      </wps:wsp>
                      <wps:wsp>
                        <wps:cNvPr id="426" name="Graphic 426"/>
                        <wps:cNvSpPr/>
                        <wps:spPr>
                          <a:xfrm>
                            <a:off x="1492659" y="2265250"/>
                            <a:ext cx="137795" cy="686435"/>
                          </a:xfrm>
                          <a:custGeom>
                            <a:avLst/>
                            <a:gdLst/>
                            <a:ahLst/>
                            <a:cxnLst/>
                            <a:rect l="l" t="t" r="r" b="b"/>
                            <a:pathLst>
                              <a:path w="137795" h="686435">
                                <a:moveTo>
                                  <a:pt x="0" y="685891"/>
                                </a:moveTo>
                                <a:lnTo>
                                  <a:pt x="137239" y="685891"/>
                                </a:lnTo>
                                <a:lnTo>
                                  <a:pt x="137239" y="0"/>
                                </a:lnTo>
                                <a:lnTo>
                                  <a:pt x="0" y="0"/>
                                </a:lnTo>
                                <a:lnTo>
                                  <a:pt x="0" y="685891"/>
                                </a:lnTo>
                                <a:close/>
                              </a:path>
                            </a:pathLst>
                          </a:custGeom>
                          <a:ln w="14756">
                            <a:solidFill>
                              <a:srgbClr val="FFFFFF"/>
                            </a:solidFill>
                            <a:prstDash val="solid"/>
                          </a:ln>
                        </wps:spPr>
                        <wps:bodyPr wrap="square" lIns="0" tIns="0" rIns="0" bIns="0" rtlCol="0">
                          <a:prstTxWarp prst="textNoShape">
                            <a:avLst/>
                          </a:prstTxWarp>
                          <a:noAutofit/>
                        </wps:bodyPr>
                      </wps:wsp>
                      <wps:wsp>
                        <wps:cNvPr id="427" name="Graphic 427"/>
                        <wps:cNvSpPr/>
                        <wps:spPr>
                          <a:xfrm>
                            <a:off x="1629898" y="146152"/>
                            <a:ext cx="137795" cy="2805430"/>
                          </a:xfrm>
                          <a:custGeom>
                            <a:avLst/>
                            <a:gdLst/>
                            <a:ahLst/>
                            <a:cxnLst/>
                            <a:rect l="l" t="t" r="r" b="b"/>
                            <a:pathLst>
                              <a:path w="137795" h="2805430">
                                <a:moveTo>
                                  <a:pt x="137239" y="0"/>
                                </a:moveTo>
                                <a:lnTo>
                                  <a:pt x="0" y="0"/>
                                </a:lnTo>
                                <a:lnTo>
                                  <a:pt x="0" y="2804990"/>
                                </a:lnTo>
                                <a:lnTo>
                                  <a:pt x="137239" y="2804990"/>
                                </a:lnTo>
                                <a:lnTo>
                                  <a:pt x="137239" y="0"/>
                                </a:lnTo>
                                <a:close/>
                              </a:path>
                            </a:pathLst>
                          </a:custGeom>
                          <a:solidFill>
                            <a:srgbClr val="795A2B"/>
                          </a:solidFill>
                        </wps:spPr>
                        <wps:bodyPr wrap="square" lIns="0" tIns="0" rIns="0" bIns="0" rtlCol="0">
                          <a:prstTxWarp prst="textNoShape">
                            <a:avLst/>
                          </a:prstTxWarp>
                          <a:noAutofit/>
                        </wps:bodyPr>
                      </wps:wsp>
                      <wps:wsp>
                        <wps:cNvPr id="428" name="Graphic 428"/>
                        <wps:cNvSpPr/>
                        <wps:spPr>
                          <a:xfrm>
                            <a:off x="1629898" y="146152"/>
                            <a:ext cx="137795" cy="2805430"/>
                          </a:xfrm>
                          <a:custGeom>
                            <a:avLst/>
                            <a:gdLst/>
                            <a:ahLst/>
                            <a:cxnLst/>
                            <a:rect l="l" t="t" r="r" b="b"/>
                            <a:pathLst>
                              <a:path w="137795" h="2805430">
                                <a:moveTo>
                                  <a:pt x="0" y="2804990"/>
                                </a:moveTo>
                                <a:lnTo>
                                  <a:pt x="137239" y="2804990"/>
                                </a:lnTo>
                                <a:lnTo>
                                  <a:pt x="137239" y="0"/>
                                </a:lnTo>
                                <a:lnTo>
                                  <a:pt x="0" y="0"/>
                                </a:lnTo>
                                <a:lnTo>
                                  <a:pt x="0" y="2804990"/>
                                </a:lnTo>
                                <a:close/>
                              </a:path>
                            </a:pathLst>
                          </a:custGeom>
                          <a:ln w="14756">
                            <a:solidFill>
                              <a:srgbClr val="FFFFFF"/>
                            </a:solidFill>
                            <a:prstDash val="solid"/>
                          </a:ln>
                        </wps:spPr>
                        <wps:bodyPr wrap="square" lIns="0" tIns="0" rIns="0" bIns="0" rtlCol="0">
                          <a:prstTxWarp prst="textNoShape">
                            <a:avLst/>
                          </a:prstTxWarp>
                          <a:noAutofit/>
                        </wps:bodyPr>
                      </wps:wsp>
                      <wps:wsp>
                        <wps:cNvPr id="429" name="Graphic 429"/>
                        <wps:cNvSpPr/>
                        <wps:spPr>
                          <a:xfrm>
                            <a:off x="1767137" y="1896711"/>
                            <a:ext cx="137795" cy="1054735"/>
                          </a:xfrm>
                          <a:custGeom>
                            <a:avLst/>
                            <a:gdLst/>
                            <a:ahLst/>
                            <a:cxnLst/>
                            <a:rect l="l" t="t" r="r" b="b"/>
                            <a:pathLst>
                              <a:path w="137795" h="1054735">
                                <a:moveTo>
                                  <a:pt x="137239" y="0"/>
                                </a:moveTo>
                                <a:lnTo>
                                  <a:pt x="0" y="0"/>
                                </a:lnTo>
                                <a:lnTo>
                                  <a:pt x="0" y="1054430"/>
                                </a:lnTo>
                                <a:lnTo>
                                  <a:pt x="137239" y="1054430"/>
                                </a:lnTo>
                                <a:lnTo>
                                  <a:pt x="137239" y="0"/>
                                </a:lnTo>
                                <a:close/>
                              </a:path>
                            </a:pathLst>
                          </a:custGeom>
                          <a:solidFill>
                            <a:srgbClr val="795A2B"/>
                          </a:solidFill>
                        </wps:spPr>
                        <wps:bodyPr wrap="square" lIns="0" tIns="0" rIns="0" bIns="0" rtlCol="0">
                          <a:prstTxWarp prst="textNoShape">
                            <a:avLst/>
                          </a:prstTxWarp>
                          <a:noAutofit/>
                        </wps:bodyPr>
                      </wps:wsp>
                      <wps:wsp>
                        <wps:cNvPr id="430" name="Graphic 430"/>
                        <wps:cNvSpPr/>
                        <wps:spPr>
                          <a:xfrm>
                            <a:off x="1767137" y="1896711"/>
                            <a:ext cx="137795" cy="1054735"/>
                          </a:xfrm>
                          <a:custGeom>
                            <a:avLst/>
                            <a:gdLst/>
                            <a:ahLst/>
                            <a:cxnLst/>
                            <a:rect l="l" t="t" r="r" b="b"/>
                            <a:pathLst>
                              <a:path w="137795" h="1054735">
                                <a:moveTo>
                                  <a:pt x="0" y="1054430"/>
                                </a:moveTo>
                                <a:lnTo>
                                  <a:pt x="137239" y="1054430"/>
                                </a:lnTo>
                                <a:lnTo>
                                  <a:pt x="137239" y="0"/>
                                </a:lnTo>
                                <a:lnTo>
                                  <a:pt x="0" y="0"/>
                                </a:lnTo>
                                <a:lnTo>
                                  <a:pt x="0" y="1054430"/>
                                </a:lnTo>
                                <a:close/>
                              </a:path>
                            </a:pathLst>
                          </a:custGeom>
                          <a:ln w="14756">
                            <a:solidFill>
                              <a:srgbClr val="FFFFFF"/>
                            </a:solidFill>
                            <a:prstDash val="solid"/>
                          </a:ln>
                        </wps:spPr>
                        <wps:bodyPr wrap="square" lIns="0" tIns="0" rIns="0" bIns="0" rtlCol="0">
                          <a:prstTxWarp prst="textNoShape">
                            <a:avLst/>
                          </a:prstTxWarp>
                          <a:noAutofit/>
                        </wps:bodyPr>
                      </wps:wsp>
                      <wps:wsp>
                        <wps:cNvPr id="431" name="Graphic 431"/>
                        <wps:cNvSpPr/>
                        <wps:spPr>
                          <a:xfrm>
                            <a:off x="1904376" y="1246650"/>
                            <a:ext cx="137795" cy="1704975"/>
                          </a:xfrm>
                          <a:custGeom>
                            <a:avLst/>
                            <a:gdLst/>
                            <a:ahLst/>
                            <a:cxnLst/>
                            <a:rect l="l" t="t" r="r" b="b"/>
                            <a:pathLst>
                              <a:path w="137795" h="1704975">
                                <a:moveTo>
                                  <a:pt x="137239" y="0"/>
                                </a:moveTo>
                                <a:lnTo>
                                  <a:pt x="0" y="0"/>
                                </a:lnTo>
                                <a:lnTo>
                                  <a:pt x="0" y="1704492"/>
                                </a:lnTo>
                                <a:lnTo>
                                  <a:pt x="137239" y="1704492"/>
                                </a:lnTo>
                                <a:lnTo>
                                  <a:pt x="137239" y="0"/>
                                </a:lnTo>
                                <a:close/>
                              </a:path>
                            </a:pathLst>
                          </a:custGeom>
                          <a:solidFill>
                            <a:srgbClr val="795A2B"/>
                          </a:solidFill>
                        </wps:spPr>
                        <wps:bodyPr wrap="square" lIns="0" tIns="0" rIns="0" bIns="0" rtlCol="0">
                          <a:prstTxWarp prst="textNoShape">
                            <a:avLst/>
                          </a:prstTxWarp>
                          <a:noAutofit/>
                        </wps:bodyPr>
                      </wps:wsp>
                      <wps:wsp>
                        <wps:cNvPr id="432" name="Graphic 432"/>
                        <wps:cNvSpPr/>
                        <wps:spPr>
                          <a:xfrm>
                            <a:off x="1904376" y="1246650"/>
                            <a:ext cx="137795" cy="1704975"/>
                          </a:xfrm>
                          <a:custGeom>
                            <a:avLst/>
                            <a:gdLst/>
                            <a:ahLst/>
                            <a:cxnLst/>
                            <a:rect l="l" t="t" r="r" b="b"/>
                            <a:pathLst>
                              <a:path w="137795" h="1704975">
                                <a:moveTo>
                                  <a:pt x="0" y="1704492"/>
                                </a:moveTo>
                                <a:lnTo>
                                  <a:pt x="137239" y="1704492"/>
                                </a:lnTo>
                                <a:lnTo>
                                  <a:pt x="137239" y="0"/>
                                </a:lnTo>
                                <a:lnTo>
                                  <a:pt x="0" y="0"/>
                                </a:lnTo>
                                <a:lnTo>
                                  <a:pt x="0" y="1704492"/>
                                </a:lnTo>
                                <a:close/>
                              </a:path>
                            </a:pathLst>
                          </a:custGeom>
                          <a:ln w="14756">
                            <a:solidFill>
                              <a:srgbClr val="FFFFFF"/>
                            </a:solidFill>
                            <a:prstDash val="solid"/>
                          </a:ln>
                        </wps:spPr>
                        <wps:bodyPr wrap="square" lIns="0" tIns="0" rIns="0" bIns="0" rtlCol="0">
                          <a:prstTxWarp prst="textNoShape">
                            <a:avLst/>
                          </a:prstTxWarp>
                          <a:noAutofit/>
                        </wps:bodyPr>
                      </wps:wsp>
                      <wps:wsp>
                        <wps:cNvPr id="433" name="Graphic 433"/>
                        <wps:cNvSpPr/>
                        <wps:spPr>
                          <a:xfrm>
                            <a:off x="2041616" y="1656137"/>
                            <a:ext cx="137795" cy="1295400"/>
                          </a:xfrm>
                          <a:custGeom>
                            <a:avLst/>
                            <a:gdLst/>
                            <a:ahLst/>
                            <a:cxnLst/>
                            <a:rect l="l" t="t" r="r" b="b"/>
                            <a:pathLst>
                              <a:path w="137795" h="1295400">
                                <a:moveTo>
                                  <a:pt x="137239" y="0"/>
                                </a:moveTo>
                                <a:lnTo>
                                  <a:pt x="0" y="0"/>
                                </a:lnTo>
                                <a:lnTo>
                                  <a:pt x="0" y="1295004"/>
                                </a:lnTo>
                                <a:lnTo>
                                  <a:pt x="137239" y="1295004"/>
                                </a:lnTo>
                                <a:lnTo>
                                  <a:pt x="137239" y="0"/>
                                </a:lnTo>
                                <a:close/>
                              </a:path>
                            </a:pathLst>
                          </a:custGeom>
                          <a:solidFill>
                            <a:srgbClr val="795A2B"/>
                          </a:solidFill>
                        </wps:spPr>
                        <wps:bodyPr wrap="square" lIns="0" tIns="0" rIns="0" bIns="0" rtlCol="0">
                          <a:prstTxWarp prst="textNoShape">
                            <a:avLst/>
                          </a:prstTxWarp>
                          <a:noAutofit/>
                        </wps:bodyPr>
                      </wps:wsp>
                      <wps:wsp>
                        <wps:cNvPr id="434" name="Graphic 434"/>
                        <wps:cNvSpPr/>
                        <wps:spPr>
                          <a:xfrm>
                            <a:off x="2041616" y="1656137"/>
                            <a:ext cx="137795" cy="1295400"/>
                          </a:xfrm>
                          <a:custGeom>
                            <a:avLst/>
                            <a:gdLst/>
                            <a:ahLst/>
                            <a:cxnLst/>
                            <a:rect l="l" t="t" r="r" b="b"/>
                            <a:pathLst>
                              <a:path w="137795" h="1295400">
                                <a:moveTo>
                                  <a:pt x="0" y="1295004"/>
                                </a:moveTo>
                                <a:lnTo>
                                  <a:pt x="137239" y="1295004"/>
                                </a:lnTo>
                                <a:lnTo>
                                  <a:pt x="137239" y="0"/>
                                </a:lnTo>
                                <a:lnTo>
                                  <a:pt x="0" y="0"/>
                                </a:lnTo>
                                <a:lnTo>
                                  <a:pt x="0" y="1295004"/>
                                </a:lnTo>
                                <a:close/>
                              </a:path>
                            </a:pathLst>
                          </a:custGeom>
                          <a:ln w="14756">
                            <a:solidFill>
                              <a:srgbClr val="FFFFFF"/>
                            </a:solidFill>
                            <a:prstDash val="solid"/>
                          </a:ln>
                        </wps:spPr>
                        <wps:bodyPr wrap="square" lIns="0" tIns="0" rIns="0" bIns="0" rtlCol="0">
                          <a:prstTxWarp prst="textNoShape">
                            <a:avLst/>
                          </a:prstTxWarp>
                          <a:noAutofit/>
                        </wps:bodyPr>
                      </wps:wsp>
                      <wps:wsp>
                        <wps:cNvPr id="435" name="Graphic 435"/>
                        <wps:cNvSpPr/>
                        <wps:spPr>
                          <a:xfrm>
                            <a:off x="2178855" y="2142404"/>
                            <a:ext cx="137795" cy="808990"/>
                          </a:xfrm>
                          <a:custGeom>
                            <a:avLst/>
                            <a:gdLst/>
                            <a:ahLst/>
                            <a:cxnLst/>
                            <a:rect l="l" t="t" r="r" b="b"/>
                            <a:pathLst>
                              <a:path w="137795" h="808990">
                                <a:moveTo>
                                  <a:pt x="137239" y="0"/>
                                </a:moveTo>
                                <a:lnTo>
                                  <a:pt x="0" y="0"/>
                                </a:lnTo>
                                <a:lnTo>
                                  <a:pt x="0" y="808738"/>
                                </a:lnTo>
                                <a:lnTo>
                                  <a:pt x="137239" y="808738"/>
                                </a:lnTo>
                                <a:lnTo>
                                  <a:pt x="137239" y="0"/>
                                </a:lnTo>
                                <a:close/>
                              </a:path>
                            </a:pathLst>
                          </a:custGeom>
                          <a:solidFill>
                            <a:srgbClr val="795A2B"/>
                          </a:solidFill>
                        </wps:spPr>
                        <wps:bodyPr wrap="square" lIns="0" tIns="0" rIns="0" bIns="0" rtlCol="0">
                          <a:prstTxWarp prst="textNoShape">
                            <a:avLst/>
                          </a:prstTxWarp>
                          <a:noAutofit/>
                        </wps:bodyPr>
                      </wps:wsp>
                      <wps:wsp>
                        <wps:cNvPr id="436" name="Graphic 436"/>
                        <wps:cNvSpPr/>
                        <wps:spPr>
                          <a:xfrm>
                            <a:off x="2178855" y="2142404"/>
                            <a:ext cx="137795" cy="808990"/>
                          </a:xfrm>
                          <a:custGeom>
                            <a:avLst/>
                            <a:gdLst/>
                            <a:ahLst/>
                            <a:cxnLst/>
                            <a:rect l="l" t="t" r="r" b="b"/>
                            <a:pathLst>
                              <a:path w="137795" h="808990">
                                <a:moveTo>
                                  <a:pt x="0" y="808738"/>
                                </a:moveTo>
                                <a:lnTo>
                                  <a:pt x="137239" y="808738"/>
                                </a:lnTo>
                                <a:lnTo>
                                  <a:pt x="137239" y="0"/>
                                </a:lnTo>
                                <a:lnTo>
                                  <a:pt x="0" y="0"/>
                                </a:lnTo>
                                <a:lnTo>
                                  <a:pt x="0" y="808738"/>
                                </a:lnTo>
                                <a:close/>
                              </a:path>
                            </a:pathLst>
                          </a:custGeom>
                          <a:ln w="14756">
                            <a:solidFill>
                              <a:srgbClr val="FFFFFF"/>
                            </a:solidFill>
                            <a:prstDash val="solid"/>
                          </a:ln>
                        </wps:spPr>
                        <wps:bodyPr wrap="square" lIns="0" tIns="0" rIns="0" bIns="0" rtlCol="0">
                          <a:prstTxWarp prst="textNoShape">
                            <a:avLst/>
                          </a:prstTxWarp>
                          <a:noAutofit/>
                        </wps:bodyPr>
                      </wps:wsp>
                      <wps:wsp>
                        <wps:cNvPr id="437" name="Graphic 437"/>
                        <wps:cNvSpPr/>
                        <wps:spPr>
                          <a:xfrm>
                            <a:off x="2316094" y="371370"/>
                            <a:ext cx="137795" cy="2580005"/>
                          </a:xfrm>
                          <a:custGeom>
                            <a:avLst/>
                            <a:gdLst/>
                            <a:ahLst/>
                            <a:cxnLst/>
                            <a:rect l="l" t="t" r="r" b="b"/>
                            <a:pathLst>
                              <a:path w="137795" h="2580005">
                                <a:moveTo>
                                  <a:pt x="137239" y="0"/>
                                </a:moveTo>
                                <a:lnTo>
                                  <a:pt x="0" y="0"/>
                                </a:lnTo>
                                <a:lnTo>
                                  <a:pt x="0" y="2579771"/>
                                </a:lnTo>
                                <a:lnTo>
                                  <a:pt x="137239" y="2579771"/>
                                </a:lnTo>
                                <a:lnTo>
                                  <a:pt x="137239" y="0"/>
                                </a:lnTo>
                                <a:close/>
                              </a:path>
                            </a:pathLst>
                          </a:custGeom>
                          <a:solidFill>
                            <a:srgbClr val="795A2B"/>
                          </a:solidFill>
                        </wps:spPr>
                        <wps:bodyPr wrap="square" lIns="0" tIns="0" rIns="0" bIns="0" rtlCol="0">
                          <a:prstTxWarp prst="textNoShape">
                            <a:avLst/>
                          </a:prstTxWarp>
                          <a:noAutofit/>
                        </wps:bodyPr>
                      </wps:wsp>
                      <wps:wsp>
                        <wps:cNvPr id="438" name="Graphic 438"/>
                        <wps:cNvSpPr/>
                        <wps:spPr>
                          <a:xfrm>
                            <a:off x="2316094" y="371370"/>
                            <a:ext cx="137795" cy="2580005"/>
                          </a:xfrm>
                          <a:custGeom>
                            <a:avLst/>
                            <a:gdLst/>
                            <a:ahLst/>
                            <a:cxnLst/>
                            <a:rect l="l" t="t" r="r" b="b"/>
                            <a:pathLst>
                              <a:path w="137795" h="2580005">
                                <a:moveTo>
                                  <a:pt x="0" y="2579771"/>
                                </a:moveTo>
                                <a:lnTo>
                                  <a:pt x="137239" y="2579771"/>
                                </a:lnTo>
                                <a:lnTo>
                                  <a:pt x="137239" y="0"/>
                                </a:lnTo>
                                <a:lnTo>
                                  <a:pt x="0" y="0"/>
                                </a:lnTo>
                                <a:lnTo>
                                  <a:pt x="0" y="2579771"/>
                                </a:lnTo>
                                <a:close/>
                              </a:path>
                            </a:pathLst>
                          </a:custGeom>
                          <a:ln w="14756">
                            <a:solidFill>
                              <a:srgbClr val="FFFFFF"/>
                            </a:solidFill>
                            <a:prstDash val="solid"/>
                          </a:ln>
                        </wps:spPr>
                        <wps:bodyPr wrap="square" lIns="0" tIns="0" rIns="0" bIns="0" rtlCol="0">
                          <a:prstTxWarp prst="textNoShape">
                            <a:avLst/>
                          </a:prstTxWarp>
                          <a:noAutofit/>
                        </wps:bodyPr>
                      </wps:wsp>
                      <wps:wsp>
                        <wps:cNvPr id="439" name="Graphic 439"/>
                        <wps:cNvSpPr/>
                        <wps:spPr>
                          <a:xfrm>
                            <a:off x="2453333" y="1799458"/>
                            <a:ext cx="137795" cy="1151890"/>
                          </a:xfrm>
                          <a:custGeom>
                            <a:avLst/>
                            <a:gdLst/>
                            <a:ahLst/>
                            <a:cxnLst/>
                            <a:rect l="l" t="t" r="r" b="b"/>
                            <a:pathLst>
                              <a:path w="137795" h="1151890">
                                <a:moveTo>
                                  <a:pt x="137239" y="0"/>
                                </a:moveTo>
                                <a:lnTo>
                                  <a:pt x="0" y="0"/>
                                </a:lnTo>
                                <a:lnTo>
                                  <a:pt x="0" y="1151683"/>
                                </a:lnTo>
                                <a:lnTo>
                                  <a:pt x="137239" y="1151683"/>
                                </a:lnTo>
                                <a:lnTo>
                                  <a:pt x="137239" y="0"/>
                                </a:lnTo>
                                <a:close/>
                              </a:path>
                            </a:pathLst>
                          </a:custGeom>
                          <a:solidFill>
                            <a:srgbClr val="795A2B"/>
                          </a:solidFill>
                        </wps:spPr>
                        <wps:bodyPr wrap="square" lIns="0" tIns="0" rIns="0" bIns="0" rtlCol="0">
                          <a:prstTxWarp prst="textNoShape">
                            <a:avLst/>
                          </a:prstTxWarp>
                          <a:noAutofit/>
                        </wps:bodyPr>
                      </wps:wsp>
                      <wps:wsp>
                        <wps:cNvPr id="440" name="Graphic 440"/>
                        <wps:cNvSpPr/>
                        <wps:spPr>
                          <a:xfrm>
                            <a:off x="2453333" y="1799458"/>
                            <a:ext cx="137795" cy="1151890"/>
                          </a:xfrm>
                          <a:custGeom>
                            <a:avLst/>
                            <a:gdLst/>
                            <a:ahLst/>
                            <a:cxnLst/>
                            <a:rect l="l" t="t" r="r" b="b"/>
                            <a:pathLst>
                              <a:path w="137795" h="1151890">
                                <a:moveTo>
                                  <a:pt x="0" y="1151683"/>
                                </a:moveTo>
                                <a:lnTo>
                                  <a:pt x="137239" y="1151683"/>
                                </a:lnTo>
                                <a:lnTo>
                                  <a:pt x="137239" y="0"/>
                                </a:lnTo>
                                <a:lnTo>
                                  <a:pt x="0" y="0"/>
                                </a:lnTo>
                                <a:lnTo>
                                  <a:pt x="0" y="1151683"/>
                                </a:lnTo>
                                <a:close/>
                              </a:path>
                            </a:pathLst>
                          </a:custGeom>
                          <a:ln w="14756">
                            <a:solidFill>
                              <a:srgbClr val="FFFFFF"/>
                            </a:solidFill>
                            <a:prstDash val="solid"/>
                          </a:ln>
                        </wps:spPr>
                        <wps:bodyPr wrap="square" lIns="0" tIns="0" rIns="0" bIns="0" rtlCol="0">
                          <a:prstTxWarp prst="textNoShape">
                            <a:avLst/>
                          </a:prstTxWarp>
                          <a:noAutofit/>
                        </wps:bodyPr>
                      </wps:wsp>
                      <wps:wsp>
                        <wps:cNvPr id="441" name="Graphic 441"/>
                        <wps:cNvSpPr/>
                        <wps:spPr>
                          <a:xfrm>
                            <a:off x="2590572" y="1891593"/>
                            <a:ext cx="137795" cy="1059815"/>
                          </a:xfrm>
                          <a:custGeom>
                            <a:avLst/>
                            <a:gdLst/>
                            <a:ahLst/>
                            <a:cxnLst/>
                            <a:rect l="l" t="t" r="r" b="b"/>
                            <a:pathLst>
                              <a:path w="137795" h="1059815">
                                <a:moveTo>
                                  <a:pt x="137239" y="0"/>
                                </a:moveTo>
                                <a:lnTo>
                                  <a:pt x="0" y="0"/>
                                </a:lnTo>
                                <a:lnTo>
                                  <a:pt x="0" y="1059549"/>
                                </a:lnTo>
                                <a:lnTo>
                                  <a:pt x="137239" y="1059549"/>
                                </a:lnTo>
                                <a:lnTo>
                                  <a:pt x="137239" y="0"/>
                                </a:lnTo>
                                <a:close/>
                              </a:path>
                            </a:pathLst>
                          </a:custGeom>
                          <a:solidFill>
                            <a:srgbClr val="795A2B"/>
                          </a:solidFill>
                        </wps:spPr>
                        <wps:bodyPr wrap="square" lIns="0" tIns="0" rIns="0" bIns="0" rtlCol="0">
                          <a:prstTxWarp prst="textNoShape">
                            <a:avLst/>
                          </a:prstTxWarp>
                          <a:noAutofit/>
                        </wps:bodyPr>
                      </wps:wsp>
                      <wps:wsp>
                        <wps:cNvPr id="442" name="Graphic 442"/>
                        <wps:cNvSpPr/>
                        <wps:spPr>
                          <a:xfrm>
                            <a:off x="2590572" y="1891593"/>
                            <a:ext cx="137795" cy="1059815"/>
                          </a:xfrm>
                          <a:custGeom>
                            <a:avLst/>
                            <a:gdLst/>
                            <a:ahLst/>
                            <a:cxnLst/>
                            <a:rect l="l" t="t" r="r" b="b"/>
                            <a:pathLst>
                              <a:path w="137795" h="1059815">
                                <a:moveTo>
                                  <a:pt x="0" y="1059549"/>
                                </a:moveTo>
                                <a:lnTo>
                                  <a:pt x="137239" y="1059549"/>
                                </a:lnTo>
                                <a:lnTo>
                                  <a:pt x="137239" y="0"/>
                                </a:lnTo>
                                <a:lnTo>
                                  <a:pt x="0" y="0"/>
                                </a:lnTo>
                                <a:lnTo>
                                  <a:pt x="0" y="1059549"/>
                                </a:lnTo>
                                <a:close/>
                              </a:path>
                            </a:pathLst>
                          </a:custGeom>
                          <a:ln w="14756">
                            <a:solidFill>
                              <a:srgbClr val="FFFFFF"/>
                            </a:solidFill>
                            <a:prstDash val="solid"/>
                          </a:ln>
                        </wps:spPr>
                        <wps:bodyPr wrap="square" lIns="0" tIns="0" rIns="0" bIns="0" rtlCol="0">
                          <a:prstTxWarp prst="textNoShape">
                            <a:avLst/>
                          </a:prstTxWarp>
                          <a:noAutofit/>
                        </wps:bodyPr>
                      </wps:wsp>
                      <wps:wsp>
                        <wps:cNvPr id="443" name="Graphic 443"/>
                        <wps:cNvSpPr/>
                        <wps:spPr>
                          <a:xfrm>
                            <a:off x="2727811" y="1671493"/>
                            <a:ext cx="137795" cy="1280160"/>
                          </a:xfrm>
                          <a:custGeom>
                            <a:avLst/>
                            <a:gdLst/>
                            <a:ahLst/>
                            <a:cxnLst/>
                            <a:rect l="l" t="t" r="r" b="b"/>
                            <a:pathLst>
                              <a:path w="137795" h="1280160">
                                <a:moveTo>
                                  <a:pt x="137239" y="0"/>
                                </a:moveTo>
                                <a:lnTo>
                                  <a:pt x="0" y="0"/>
                                </a:lnTo>
                                <a:lnTo>
                                  <a:pt x="0" y="1279648"/>
                                </a:lnTo>
                                <a:lnTo>
                                  <a:pt x="137239" y="1279648"/>
                                </a:lnTo>
                                <a:lnTo>
                                  <a:pt x="137239" y="0"/>
                                </a:lnTo>
                                <a:close/>
                              </a:path>
                            </a:pathLst>
                          </a:custGeom>
                          <a:solidFill>
                            <a:srgbClr val="795A2B"/>
                          </a:solidFill>
                        </wps:spPr>
                        <wps:bodyPr wrap="square" lIns="0" tIns="0" rIns="0" bIns="0" rtlCol="0">
                          <a:prstTxWarp prst="textNoShape">
                            <a:avLst/>
                          </a:prstTxWarp>
                          <a:noAutofit/>
                        </wps:bodyPr>
                      </wps:wsp>
                      <wps:wsp>
                        <wps:cNvPr id="444" name="Graphic 444"/>
                        <wps:cNvSpPr/>
                        <wps:spPr>
                          <a:xfrm>
                            <a:off x="2727811" y="1671493"/>
                            <a:ext cx="137795" cy="1280160"/>
                          </a:xfrm>
                          <a:custGeom>
                            <a:avLst/>
                            <a:gdLst/>
                            <a:ahLst/>
                            <a:cxnLst/>
                            <a:rect l="l" t="t" r="r" b="b"/>
                            <a:pathLst>
                              <a:path w="137795" h="1280160">
                                <a:moveTo>
                                  <a:pt x="0" y="1279648"/>
                                </a:moveTo>
                                <a:lnTo>
                                  <a:pt x="137239" y="1279648"/>
                                </a:lnTo>
                                <a:lnTo>
                                  <a:pt x="137239" y="0"/>
                                </a:lnTo>
                                <a:lnTo>
                                  <a:pt x="0" y="0"/>
                                </a:lnTo>
                                <a:lnTo>
                                  <a:pt x="0" y="1279648"/>
                                </a:lnTo>
                                <a:close/>
                              </a:path>
                            </a:pathLst>
                          </a:custGeom>
                          <a:ln w="14756">
                            <a:solidFill>
                              <a:srgbClr val="FFFFFF"/>
                            </a:solidFill>
                            <a:prstDash val="solid"/>
                          </a:ln>
                        </wps:spPr>
                        <wps:bodyPr wrap="square" lIns="0" tIns="0" rIns="0" bIns="0" rtlCol="0">
                          <a:prstTxWarp prst="textNoShape">
                            <a:avLst/>
                          </a:prstTxWarp>
                          <a:noAutofit/>
                        </wps:bodyPr>
                      </wps:wsp>
                      <wps:wsp>
                        <wps:cNvPr id="445" name="Graphic 445"/>
                        <wps:cNvSpPr/>
                        <wps:spPr>
                          <a:xfrm>
                            <a:off x="2865050" y="2372741"/>
                            <a:ext cx="137795" cy="578485"/>
                          </a:xfrm>
                          <a:custGeom>
                            <a:avLst/>
                            <a:gdLst/>
                            <a:ahLst/>
                            <a:cxnLst/>
                            <a:rect l="l" t="t" r="r" b="b"/>
                            <a:pathLst>
                              <a:path w="137795" h="578485">
                                <a:moveTo>
                                  <a:pt x="137239" y="0"/>
                                </a:moveTo>
                                <a:lnTo>
                                  <a:pt x="0" y="0"/>
                                </a:lnTo>
                                <a:lnTo>
                                  <a:pt x="0" y="578401"/>
                                </a:lnTo>
                                <a:lnTo>
                                  <a:pt x="137239" y="578401"/>
                                </a:lnTo>
                                <a:lnTo>
                                  <a:pt x="137239" y="0"/>
                                </a:lnTo>
                                <a:close/>
                              </a:path>
                            </a:pathLst>
                          </a:custGeom>
                          <a:solidFill>
                            <a:srgbClr val="795A2B"/>
                          </a:solidFill>
                        </wps:spPr>
                        <wps:bodyPr wrap="square" lIns="0" tIns="0" rIns="0" bIns="0" rtlCol="0">
                          <a:prstTxWarp prst="textNoShape">
                            <a:avLst/>
                          </a:prstTxWarp>
                          <a:noAutofit/>
                        </wps:bodyPr>
                      </wps:wsp>
                      <wps:wsp>
                        <wps:cNvPr id="446" name="Graphic 446"/>
                        <wps:cNvSpPr/>
                        <wps:spPr>
                          <a:xfrm>
                            <a:off x="2865050" y="2372741"/>
                            <a:ext cx="137795" cy="578485"/>
                          </a:xfrm>
                          <a:custGeom>
                            <a:avLst/>
                            <a:gdLst/>
                            <a:ahLst/>
                            <a:cxnLst/>
                            <a:rect l="l" t="t" r="r" b="b"/>
                            <a:pathLst>
                              <a:path w="137795" h="578485">
                                <a:moveTo>
                                  <a:pt x="0" y="578401"/>
                                </a:moveTo>
                                <a:lnTo>
                                  <a:pt x="137239" y="578401"/>
                                </a:lnTo>
                                <a:lnTo>
                                  <a:pt x="137239" y="0"/>
                                </a:lnTo>
                                <a:lnTo>
                                  <a:pt x="0" y="0"/>
                                </a:lnTo>
                                <a:lnTo>
                                  <a:pt x="0" y="578401"/>
                                </a:lnTo>
                                <a:close/>
                              </a:path>
                            </a:pathLst>
                          </a:custGeom>
                          <a:ln w="14756">
                            <a:solidFill>
                              <a:srgbClr val="FFFFFF"/>
                            </a:solidFill>
                            <a:prstDash val="solid"/>
                          </a:ln>
                        </wps:spPr>
                        <wps:bodyPr wrap="square" lIns="0" tIns="0" rIns="0" bIns="0" rtlCol="0">
                          <a:prstTxWarp prst="textNoShape">
                            <a:avLst/>
                          </a:prstTxWarp>
                          <a:noAutofit/>
                        </wps:bodyPr>
                      </wps:wsp>
                      <wps:wsp>
                        <wps:cNvPr id="447" name="Graphic 447"/>
                        <wps:cNvSpPr/>
                        <wps:spPr>
                          <a:xfrm>
                            <a:off x="3002289" y="1174989"/>
                            <a:ext cx="137795" cy="1776730"/>
                          </a:xfrm>
                          <a:custGeom>
                            <a:avLst/>
                            <a:gdLst/>
                            <a:ahLst/>
                            <a:cxnLst/>
                            <a:rect l="l" t="t" r="r" b="b"/>
                            <a:pathLst>
                              <a:path w="137795" h="1776730">
                                <a:moveTo>
                                  <a:pt x="137239" y="0"/>
                                </a:moveTo>
                                <a:lnTo>
                                  <a:pt x="0" y="0"/>
                                </a:lnTo>
                                <a:lnTo>
                                  <a:pt x="0" y="1776152"/>
                                </a:lnTo>
                                <a:lnTo>
                                  <a:pt x="137239" y="1776152"/>
                                </a:lnTo>
                                <a:lnTo>
                                  <a:pt x="137239" y="0"/>
                                </a:lnTo>
                                <a:close/>
                              </a:path>
                            </a:pathLst>
                          </a:custGeom>
                          <a:solidFill>
                            <a:srgbClr val="795A2B"/>
                          </a:solidFill>
                        </wps:spPr>
                        <wps:bodyPr wrap="square" lIns="0" tIns="0" rIns="0" bIns="0" rtlCol="0">
                          <a:prstTxWarp prst="textNoShape">
                            <a:avLst/>
                          </a:prstTxWarp>
                          <a:noAutofit/>
                        </wps:bodyPr>
                      </wps:wsp>
                      <wps:wsp>
                        <wps:cNvPr id="448" name="Graphic 448"/>
                        <wps:cNvSpPr/>
                        <wps:spPr>
                          <a:xfrm>
                            <a:off x="3002289" y="1174989"/>
                            <a:ext cx="137795" cy="1776730"/>
                          </a:xfrm>
                          <a:custGeom>
                            <a:avLst/>
                            <a:gdLst/>
                            <a:ahLst/>
                            <a:cxnLst/>
                            <a:rect l="l" t="t" r="r" b="b"/>
                            <a:pathLst>
                              <a:path w="137795" h="1776730">
                                <a:moveTo>
                                  <a:pt x="0" y="1776152"/>
                                </a:moveTo>
                                <a:lnTo>
                                  <a:pt x="137239" y="1776152"/>
                                </a:lnTo>
                                <a:lnTo>
                                  <a:pt x="137239" y="0"/>
                                </a:lnTo>
                                <a:lnTo>
                                  <a:pt x="0" y="0"/>
                                </a:lnTo>
                                <a:lnTo>
                                  <a:pt x="0" y="1776152"/>
                                </a:lnTo>
                                <a:close/>
                              </a:path>
                            </a:pathLst>
                          </a:custGeom>
                          <a:ln w="14756">
                            <a:solidFill>
                              <a:srgbClr val="FFFFFF"/>
                            </a:solidFill>
                            <a:prstDash val="solid"/>
                          </a:ln>
                        </wps:spPr>
                        <wps:bodyPr wrap="square" lIns="0" tIns="0" rIns="0" bIns="0" rtlCol="0">
                          <a:prstTxWarp prst="textNoShape">
                            <a:avLst/>
                          </a:prstTxWarp>
                          <a:noAutofit/>
                        </wps:bodyPr>
                      </wps:wsp>
                      <wps:wsp>
                        <wps:cNvPr id="449" name="Graphic 449"/>
                        <wps:cNvSpPr/>
                        <wps:spPr>
                          <a:xfrm>
                            <a:off x="3139528" y="2352266"/>
                            <a:ext cx="137795" cy="599440"/>
                          </a:xfrm>
                          <a:custGeom>
                            <a:avLst/>
                            <a:gdLst/>
                            <a:ahLst/>
                            <a:cxnLst/>
                            <a:rect l="l" t="t" r="r" b="b"/>
                            <a:pathLst>
                              <a:path w="137795" h="599440">
                                <a:moveTo>
                                  <a:pt x="137239" y="0"/>
                                </a:moveTo>
                                <a:lnTo>
                                  <a:pt x="0" y="0"/>
                                </a:lnTo>
                                <a:lnTo>
                                  <a:pt x="0" y="598875"/>
                                </a:lnTo>
                                <a:lnTo>
                                  <a:pt x="137239" y="598875"/>
                                </a:lnTo>
                                <a:lnTo>
                                  <a:pt x="137239" y="0"/>
                                </a:lnTo>
                                <a:close/>
                              </a:path>
                            </a:pathLst>
                          </a:custGeom>
                          <a:solidFill>
                            <a:srgbClr val="795A2B"/>
                          </a:solidFill>
                        </wps:spPr>
                        <wps:bodyPr wrap="square" lIns="0" tIns="0" rIns="0" bIns="0" rtlCol="0">
                          <a:prstTxWarp prst="textNoShape">
                            <a:avLst/>
                          </a:prstTxWarp>
                          <a:noAutofit/>
                        </wps:bodyPr>
                      </wps:wsp>
                      <wps:wsp>
                        <wps:cNvPr id="450" name="Graphic 450"/>
                        <wps:cNvSpPr/>
                        <wps:spPr>
                          <a:xfrm>
                            <a:off x="3139528" y="2352266"/>
                            <a:ext cx="137795" cy="599440"/>
                          </a:xfrm>
                          <a:custGeom>
                            <a:avLst/>
                            <a:gdLst/>
                            <a:ahLst/>
                            <a:cxnLst/>
                            <a:rect l="l" t="t" r="r" b="b"/>
                            <a:pathLst>
                              <a:path w="137795" h="599440">
                                <a:moveTo>
                                  <a:pt x="0" y="598875"/>
                                </a:moveTo>
                                <a:lnTo>
                                  <a:pt x="137239" y="598875"/>
                                </a:lnTo>
                                <a:lnTo>
                                  <a:pt x="137239" y="0"/>
                                </a:lnTo>
                                <a:lnTo>
                                  <a:pt x="0" y="0"/>
                                </a:lnTo>
                                <a:lnTo>
                                  <a:pt x="0" y="598875"/>
                                </a:lnTo>
                                <a:close/>
                              </a:path>
                            </a:pathLst>
                          </a:custGeom>
                          <a:ln w="14756">
                            <a:solidFill>
                              <a:srgbClr val="FFFFFF"/>
                            </a:solidFill>
                            <a:prstDash val="solid"/>
                          </a:ln>
                        </wps:spPr>
                        <wps:bodyPr wrap="square" lIns="0" tIns="0" rIns="0" bIns="0" rtlCol="0">
                          <a:prstTxWarp prst="textNoShape">
                            <a:avLst/>
                          </a:prstTxWarp>
                          <a:noAutofit/>
                        </wps:bodyPr>
                      </wps:wsp>
                      <wps:wsp>
                        <wps:cNvPr id="451" name="Graphic 451"/>
                        <wps:cNvSpPr/>
                        <wps:spPr>
                          <a:xfrm>
                            <a:off x="3276767" y="1932541"/>
                            <a:ext cx="137795" cy="1019175"/>
                          </a:xfrm>
                          <a:custGeom>
                            <a:avLst/>
                            <a:gdLst/>
                            <a:ahLst/>
                            <a:cxnLst/>
                            <a:rect l="l" t="t" r="r" b="b"/>
                            <a:pathLst>
                              <a:path w="137795" h="1019175">
                                <a:moveTo>
                                  <a:pt x="137239" y="0"/>
                                </a:moveTo>
                                <a:lnTo>
                                  <a:pt x="0" y="0"/>
                                </a:lnTo>
                                <a:lnTo>
                                  <a:pt x="0" y="1018600"/>
                                </a:lnTo>
                                <a:lnTo>
                                  <a:pt x="137239" y="1018600"/>
                                </a:lnTo>
                                <a:lnTo>
                                  <a:pt x="137239" y="0"/>
                                </a:lnTo>
                                <a:close/>
                              </a:path>
                            </a:pathLst>
                          </a:custGeom>
                          <a:solidFill>
                            <a:srgbClr val="795A2B"/>
                          </a:solidFill>
                        </wps:spPr>
                        <wps:bodyPr wrap="square" lIns="0" tIns="0" rIns="0" bIns="0" rtlCol="0">
                          <a:prstTxWarp prst="textNoShape">
                            <a:avLst/>
                          </a:prstTxWarp>
                          <a:noAutofit/>
                        </wps:bodyPr>
                      </wps:wsp>
                      <wps:wsp>
                        <wps:cNvPr id="452" name="Graphic 452"/>
                        <wps:cNvSpPr/>
                        <wps:spPr>
                          <a:xfrm>
                            <a:off x="3276767" y="1932541"/>
                            <a:ext cx="137795" cy="1019175"/>
                          </a:xfrm>
                          <a:custGeom>
                            <a:avLst/>
                            <a:gdLst/>
                            <a:ahLst/>
                            <a:cxnLst/>
                            <a:rect l="l" t="t" r="r" b="b"/>
                            <a:pathLst>
                              <a:path w="137795" h="1019175">
                                <a:moveTo>
                                  <a:pt x="0" y="1018600"/>
                                </a:moveTo>
                                <a:lnTo>
                                  <a:pt x="137239" y="1018600"/>
                                </a:lnTo>
                                <a:lnTo>
                                  <a:pt x="137239" y="0"/>
                                </a:lnTo>
                                <a:lnTo>
                                  <a:pt x="0" y="0"/>
                                </a:lnTo>
                                <a:lnTo>
                                  <a:pt x="0" y="1018600"/>
                                </a:lnTo>
                                <a:close/>
                              </a:path>
                            </a:pathLst>
                          </a:custGeom>
                          <a:ln w="14756">
                            <a:solidFill>
                              <a:srgbClr val="FFFFFF"/>
                            </a:solidFill>
                            <a:prstDash val="solid"/>
                          </a:ln>
                        </wps:spPr>
                        <wps:bodyPr wrap="square" lIns="0" tIns="0" rIns="0" bIns="0" rtlCol="0">
                          <a:prstTxWarp prst="textNoShape">
                            <a:avLst/>
                          </a:prstTxWarp>
                          <a:noAutofit/>
                        </wps:bodyPr>
                      </wps:wsp>
                      <wps:wsp>
                        <wps:cNvPr id="453" name="Graphic 453"/>
                        <wps:cNvSpPr/>
                        <wps:spPr>
                          <a:xfrm>
                            <a:off x="3414007" y="2577484"/>
                            <a:ext cx="137795" cy="374015"/>
                          </a:xfrm>
                          <a:custGeom>
                            <a:avLst/>
                            <a:gdLst/>
                            <a:ahLst/>
                            <a:cxnLst/>
                            <a:rect l="l" t="t" r="r" b="b"/>
                            <a:pathLst>
                              <a:path w="137795" h="374015">
                                <a:moveTo>
                                  <a:pt x="137239" y="0"/>
                                </a:moveTo>
                                <a:lnTo>
                                  <a:pt x="0" y="0"/>
                                </a:lnTo>
                                <a:lnTo>
                                  <a:pt x="0" y="373657"/>
                                </a:lnTo>
                                <a:lnTo>
                                  <a:pt x="137239" y="373657"/>
                                </a:lnTo>
                                <a:lnTo>
                                  <a:pt x="137239" y="0"/>
                                </a:lnTo>
                                <a:close/>
                              </a:path>
                            </a:pathLst>
                          </a:custGeom>
                          <a:solidFill>
                            <a:srgbClr val="795A2B"/>
                          </a:solidFill>
                        </wps:spPr>
                        <wps:bodyPr wrap="square" lIns="0" tIns="0" rIns="0" bIns="0" rtlCol="0">
                          <a:prstTxWarp prst="textNoShape">
                            <a:avLst/>
                          </a:prstTxWarp>
                          <a:noAutofit/>
                        </wps:bodyPr>
                      </wps:wsp>
                      <wps:wsp>
                        <wps:cNvPr id="454" name="Graphic 454"/>
                        <wps:cNvSpPr/>
                        <wps:spPr>
                          <a:xfrm>
                            <a:off x="3414007" y="2577484"/>
                            <a:ext cx="137795" cy="374015"/>
                          </a:xfrm>
                          <a:custGeom>
                            <a:avLst/>
                            <a:gdLst/>
                            <a:ahLst/>
                            <a:cxnLst/>
                            <a:rect l="l" t="t" r="r" b="b"/>
                            <a:pathLst>
                              <a:path w="137795" h="374015">
                                <a:moveTo>
                                  <a:pt x="0" y="373657"/>
                                </a:moveTo>
                                <a:lnTo>
                                  <a:pt x="137239" y="373657"/>
                                </a:lnTo>
                                <a:lnTo>
                                  <a:pt x="137239" y="0"/>
                                </a:lnTo>
                                <a:lnTo>
                                  <a:pt x="0" y="0"/>
                                </a:lnTo>
                                <a:lnTo>
                                  <a:pt x="0" y="373657"/>
                                </a:lnTo>
                                <a:close/>
                              </a:path>
                            </a:pathLst>
                          </a:custGeom>
                          <a:ln w="14756">
                            <a:solidFill>
                              <a:srgbClr val="FFFFFF"/>
                            </a:solidFill>
                            <a:prstDash val="solid"/>
                          </a:ln>
                        </wps:spPr>
                        <wps:bodyPr wrap="square" lIns="0" tIns="0" rIns="0" bIns="0" rtlCol="0">
                          <a:prstTxWarp prst="textNoShape">
                            <a:avLst/>
                          </a:prstTxWarp>
                          <a:noAutofit/>
                        </wps:bodyPr>
                      </wps:wsp>
                      <wps:wsp>
                        <wps:cNvPr id="455" name="Graphic 455"/>
                        <wps:cNvSpPr/>
                        <wps:spPr>
                          <a:xfrm>
                            <a:off x="3551246" y="2495587"/>
                            <a:ext cx="137795" cy="455930"/>
                          </a:xfrm>
                          <a:custGeom>
                            <a:avLst/>
                            <a:gdLst/>
                            <a:ahLst/>
                            <a:cxnLst/>
                            <a:rect l="l" t="t" r="r" b="b"/>
                            <a:pathLst>
                              <a:path w="137795" h="455930">
                                <a:moveTo>
                                  <a:pt x="137239" y="0"/>
                                </a:moveTo>
                                <a:lnTo>
                                  <a:pt x="0" y="0"/>
                                </a:lnTo>
                                <a:lnTo>
                                  <a:pt x="0" y="455554"/>
                                </a:lnTo>
                                <a:lnTo>
                                  <a:pt x="137239" y="455554"/>
                                </a:lnTo>
                                <a:lnTo>
                                  <a:pt x="137239" y="0"/>
                                </a:lnTo>
                                <a:close/>
                              </a:path>
                            </a:pathLst>
                          </a:custGeom>
                          <a:solidFill>
                            <a:srgbClr val="795A2B"/>
                          </a:solidFill>
                        </wps:spPr>
                        <wps:bodyPr wrap="square" lIns="0" tIns="0" rIns="0" bIns="0" rtlCol="0">
                          <a:prstTxWarp prst="textNoShape">
                            <a:avLst/>
                          </a:prstTxWarp>
                          <a:noAutofit/>
                        </wps:bodyPr>
                      </wps:wsp>
                      <wps:wsp>
                        <wps:cNvPr id="456" name="Graphic 456"/>
                        <wps:cNvSpPr/>
                        <wps:spPr>
                          <a:xfrm>
                            <a:off x="3551246" y="2495587"/>
                            <a:ext cx="137795" cy="455930"/>
                          </a:xfrm>
                          <a:custGeom>
                            <a:avLst/>
                            <a:gdLst/>
                            <a:ahLst/>
                            <a:cxnLst/>
                            <a:rect l="l" t="t" r="r" b="b"/>
                            <a:pathLst>
                              <a:path w="137795" h="455930">
                                <a:moveTo>
                                  <a:pt x="0" y="455554"/>
                                </a:moveTo>
                                <a:lnTo>
                                  <a:pt x="137239" y="455554"/>
                                </a:lnTo>
                                <a:lnTo>
                                  <a:pt x="137239" y="0"/>
                                </a:lnTo>
                                <a:lnTo>
                                  <a:pt x="0" y="0"/>
                                </a:lnTo>
                                <a:lnTo>
                                  <a:pt x="0" y="455554"/>
                                </a:lnTo>
                                <a:close/>
                              </a:path>
                            </a:pathLst>
                          </a:custGeom>
                          <a:ln w="14756">
                            <a:solidFill>
                              <a:srgbClr val="FFFFFF"/>
                            </a:solidFill>
                            <a:prstDash val="solid"/>
                          </a:ln>
                        </wps:spPr>
                        <wps:bodyPr wrap="square" lIns="0" tIns="0" rIns="0" bIns="0" rtlCol="0">
                          <a:prstTxWarp prst="textNoShape">
                            <a:avLst/>
                          </a:prstTxWarp>
                          <a:noAutofit/>
                        </wps:bodyPr>
                      </wps:wsp>
                      <wps:wsp>
                        <wps:cNvPr id="457" name="Graphic 457"/>
                        <wps:cNvSpPr/>
                        <wps:spPr>
                          <a:xfrm>
                            <a:off x="3688485" y="2485350"/>
                            <a:ext cx="137795" cy="466090"/>
                          </a:xfrm>
                          <a:custGeom>
                            <a:avLst/>
                            <a:gdLst/>
                            <a:ahLst/>
                            <a:cxnLst/>
                            <a:rect l="l" t="t" r="r" b="b"/>
                            <a:pathLst>
                              <a:path w="137795" h="466090">
                                <a:moveTo>
                                  <a:pt x="137239" y="0"/>
                                </a:moveTo>
                                <a:lnTo>
                                  <a:pt x="0" y="0"/>
                                </a:lnTo>
                                <a:lnTo>
                                  <a:pt x="0" y="465792"/>
                                </a:lnTo>
                                <a:lnTo>
                                  <a:pt x="137239" y="465792"/>
                                </a:lnTo>
                                <a:lnTo>
                                  <a:pt x="137239" y="0"/>
                                </a:lnTo>
                                <a:close/>
                              </a:path>
                            </a:pathLst>
                          </a:custGeom>
                          <a:solidFill>
                            <a:srgbClr val="795A2B"/>
                          </a:solidFill>
                        </wps:spPr>
                        <wps:bodyPr wrap="square" lIns="0" tIns="0" rIns="0" bIns="0" rtlCol="0">
                          <a:prstTxWarp prst="textNoShape">
                            <a:avLst/>
                          </a:prstTxWarp>
                          <a:noAutofit/>
                        </wps:bodyPr>
                      </wps:wsp>
                      <wps:wsp>
                        <wps:cNvPr id="458" name="Graphic 458"/>
                        <wps:cNvSpPr/>
                        <wps:spPr>
                          <a:xfrm>
                            <a:off x="3688485" y="2485350"/>
                            <a:ext cx="137795" cy="466090"/>
                          </a:xfrm>
                          <a:custGeom>
                            <a:avLst/>
                            <a:gdLst/>
                            <a:ahLst/>
                            <a:cxnLst/>
                            <a:rect l="l" t="t" r="r" b="b"/>
                            <a:pathLst>
                              <a:path w="137795" h="466090">
                                <a:moveTo>
                                  <a:pt x="0" y="465792"/>
                                </a:moveTo>
                                <a:lnTo>
                                  <a:pt x="137239" y="465792"/>
                                </a:lnTo>
                                <a:lnTo>
                                  <a:pt x="137239" y="0"/>
                                </a:lnTo>
                                <a:lnTo>
                                  <a:pt x="0" y="0"/>
                                </a:lnTo>
                                <a:lnTo>
                                  <a:pt x="0" y="465792"/>
                                </a:lnTo>
                                <a:close/>
                              </a:path>
                            </a:pathLst>
                          </a:custGeom>
                          <a:ln w="14756">
                            <a:solidFill>
                              <a:srgbClr val="FFFFFF"/>
                            </a:solidFill>
                            <a:prstDash val="solid"/>
                          </a:ln>
                        </wps:spPr>
                        <wps:bodyPr wrap="square" lIns="0" tIns="0" rIns="0" bIns="0" rtlCol="0">
                          <a:prstTxWarp prst="textNoShape">
                            <a:avLst/>
                          </a:prstTxWarp>
                          <a:noAutofit/>
                        </wps:bodyPr>
                      </wps:wsp>
                      <wps:wsp>
                        <wps:cNvPr id="459" name="Graphic 459"/>
                        <wps:cNvSpPr/>
                        <wps:spPr>
                          <a:xfrm>
                            <a:off x="3825724" y="2695212"/>
                            <a:ext cx="137795" cy="256540"/>
                          </a:xfrm>
                          <a:custGeom>
                            <a:avLst/>
                            <a:gdLst/>
                            <a:ahLst/>
                            <a:cxnLst/>
                            <a:rect l="l" t="t" r="r" b="b"/>
                            <a:pathLst>
                              <a:path w="137795" h="256540">
                                <a:moveTo>
                                  <a:pt x="137239" y="0"/>
                                </a:moveTo>
                                <a:lnTo>
                                  <a:pt x="0" y="0"/>
                                </a:lnTo>
                                <a:lnTo>
                                  <a:pt x="0" y="255929"/>
                                </a:lnTo>
                                <a:lnTo>
                                  <a:pt x="137239" y="255929"/>
                                </a:lnTo>
                                <a:lnTo>
                                  <a:pt x="137239" y="0"/>
                                </a:lnTo>
                                <a:close/>
                              </a:path>
                            </a:pathLst>
                          </a:custGeom>
                          <a:solidFill>
                            <a:srgbClr val="795A2B"/>
                          </a:solidFill>
                        </wps:spPr>
                        <wps:bodyPr wrap="square" lIns="0" tIns="0" rIns="0" bIns="0" rtlCol="0">
                          <a:prstTxWarp prst="textNoShape">
                            <a:avLst/>
                          </a:prstTxWarp>
                          <a:noAutofit/>
                        </wps:bodyPr>
                      </wps:wsp>
                      <wps:wsp>
                        <wps:cNvPr id="460" name="Graphic 460"/>
                        <wps:cNvSpPr/>
                        <wps:spPr>
                          <a:xfrm>
                            <a:off x="3825724" y="2695212"/>
                            <a:ext cx="137795" cy="256540"/>
                          </a:xfrm>
                          <a:custGeom>
                            <a:avLst/>
                            <a:gdLst/>
                            <a:ahLst/>
                            <a:cxnLst/>
                            <a:rect l="l" t="t" r="r" b="b"/>
                            <a:pathLst>
                              <a:path w="137795" h="256540">
                                <a:moveTo>
                                  <a:pt x="0" y="255929"/>
                                </a:moveTo>
                                <a:lnTo>
                                  <a:pt x="137239" y="255929"/>
                                </a:lnTo>
                                <a:lnTo>
                                  <a:pt x="137239" y="0"/>
                                </a:lnTo>
                                <a:lnTo>
                                  <a:pt x="0" y="0"/>
                                </a:lnTo>
                                <a:lnTo>
                                  <a:pt x="0" y="255929"/>
                                </a:lnTo>
                                <a:close/>
                              </a:path>
                            </a:pathLst>
                          </a:custGeom>
                          <a:ln w="14756">
                            <a:solidFill>
                              <a:srgbClr val="FFFFFF"/>
                            </a:solidFill>
                            <a:prstDash val="solid"/>
                          </a:ln>
                        </wps:spPr>
                        <wps:bodyPr wrap="square" lIns="0" tIns="0" rIns="0" bIns="0" rtlCol="0">
                          <a:prstTxWarp prst="textNoShape">
                            <a:avLst/>
                          </a:prstTxWarp>
                          <a:noAutofit/>
                        </wps:bodyPr>
                      </wps:wsp>
                      <wps:wsp>
                        <wps:cNvPr id="461" name="Graphic 461"/>
                        <wps:cNvSpPr/>
                        <wps:spPr>
                          <a:xfrm>
                            <a:off x="3962963" y="2802702"/>
                            <a:ext cx="137795" cy="148590"/>
                          </a:xfrm>
                          <a:custGeom>
                            <a:avLst/>
                            <a:gdLst/>
                            <a:ahLst/>
                            <a:cxnLst/>
                            <a:rect l="l" t="t" r="r" b="b"/>
                            <a:pathLst>
                              <a:path w="137795" h="148590">
                                <a:moveTo>
                                  <a:pt x="137239" y="0"/>
                                </a:moveTo>
                                <a:lnTo>
                                  <a:pt x="0" y="0"/>
                                </a:lnTo>
                                <a:lnTo>
                                  <a:pt x="0" y="148439"/>
                                </a:lnTo>
                                <a:lnTo>
                                  <a:pt x="137239" y="148439"/>
                                </a:lnTo>
                                <a:lnTo>
                                  <a:pt x="137239" y="0"/>
                                </a:lnTo>
                                <a:close/>
                              </a:path>
                            </a:pathLst>
                          </a:custGeom>
                          <a:solidFill>
                            <a:srgbClr val="795A2B"/>
                          </a:solidFill>
                        </wps:spPr>
                        <wps:bodyPr wrap="square" lIns="0" tIns="0" rIns="0" bIns="0" rtlCol="0">
                          <a:prstTxWarp prst="textNoShape">
                            <a:avLst/>
                          </a:prstTxWarp>
                          <a:noAutofit/>
                        </wps:bodyPr>
                      </wps:wsp>
                      <wps:wsp>
                        <wps:cNvPr id="462" name="Graphic 462"/>
                        <wps:cNvSpPr/>
                        <wps:spPr>
                          <a:xfrm>
                            <a:off x="3962963" y="2802702"/>
                            <a:ext cx="137795" cy="148590"/>
                          </a:xfrm>
                          <a:custGeom>
                            <a:avLst/>
                            <a:gdLst/>
                            <a:ahLst/>
                            <a:cxnLst/>
                            <a:rect l="l" t="t" r="r" b="b"/>
                            <a:pathLst>
                              <a:path w="137795" h="148590">
                                <a:moveTo>
                                  <a:pt x="0" y="148439"/>
                                </a:moveTo>
                                <a:lnTo>
                                  <a:pt x="137239" y="148439"/>
                                </a:lnTo>
                                <a:lnTo>
                                  <a:pt x="137239" y="0"/>
                                </a:lnTo>
                                <a:lnTo>
                                  <a:pt x="0" y="0"/>
                                </a:lnTo>
                                <a:lnTo>
                                  <a:pt x="0" y="148439"/>
                                </a:lnTo>
                                <a:close/>
                              </a:path>
                            </a:pathLst>
                          </a:custGeom>
                          <a:ln w="14756">
                            <a:solidFill>
                              <a:srgbClr val="FFFFFF"/>
                            </a:solidFill>
                            <a:prstDash val="solid"/>
                          </a:ln>
                        </wps:spPr>
                        <wps:bodyPr wrap="square" lIns="0" tIns="0" rIns="0" bIns="0" rtlCol="0">
                          <a:prstTxWarp prst="textNoShape">
                            <a:avLst/>
                          </a:prstTxWarp>
                          <a:noAutofit/>
                        </wps:bodyPr>
                      </wps:wsp>
                      <wps:wsp>
                        <wps:cNvPr id="463" name="Graphic 463"/>
                        <wps:cNvSpPr/>
                        <wps:spPr>
                          <a:xfrm>
                            <a:off x="4100202" y="2869244"/>
                            <a:ext cx="137795" cy="81915"/>
                          </a:xfrm>
                          <a:custGeom>
                            <a:avLst/>
                            <a:gdLst/>
                            <a:ahLst/>
                            <a:cxnLst/>
                            <a:rect l="l" t="t" r="r" b="b"/>
                            <a:pathLst>
                              <a:path w="137795" h="81915">
                                <a:moveTo>
                                  <a:pt x="137239" y="0"/>
                                </a:moveTo>
                                <a:lnTo>
                                  <a:pt x="0" y="0"/>
                                </a:lnTo>
                                <a:lnTo>
                                  <a:pt x="0" y="81897"/>
                                </a:lnTo>
                                <a:lnTo>
                                  <a:pt x="137239" y="81897"/>
                                </a:lnTo>
                                <a:lnTo>
                                  <a:pt x="137239" y="0"/>
                                </a:lnTo>
                                <a:close/>
                              </a:path>
                            </a:pathLst>
                          </a:custGeom>
                          <a:solidFill>
                            <a:srgbClr val="795A2B"/>
                          </a:solidFill>
                        </wps:spPr>
                        <wps:bodyPr wrap="square" lIns="0" tIns="0" rIns="0" bIns="0" rtlCol="0">
                          <a:prstTxWarp prst="textNoShape">
                            <a:avLst/>
                          </a:prstTxWarp>
                          <a:noAutofit/>
                        </wps:bodyPr>
                      </wps:wsp>
                      <wps:wsp>
                        <wps:cNvPr id="464" name="Graphic 464"/>
                        <wps:cNvSpPr/>
                        <wps:spPr>
                          <a:xfrm>
                            <a:off x="4100202" y="2869244"/>
                            <a:ext cx="137795" cy="81915"/>
                          </a:xfrm>
                          <a:custGeom>
                            <a:avLst/>
                            <a:gdLst/>
                            <a:ahLst/>
                            <a:cxnLst/>
                            <a:rect l="l" t="t" r="r" b="b"/>
                            <a:pathLst>
                              <a:path w="137795" h="81915">
                                <a:moveTo>
                                  <a:pt x="0" y="81897"/>
                                </a:moveTo>
                                <a:lnTo>
                                  <a:pt x="137239" y="81897"/>
                                </a:lnTo>
                                <a:lnTo>
                                  <a:pt x="137239" y="0"/>
                                </a:lnTo>
                                <a:lnTo>
                                  <a:pt x="0" y="0"/>
                                </a:lnTo>
                                <a:lnTo>
                                  <a:pt x="0" y="81897"/>
                                </a:lnTo>
                                <a:close/>
                              </a:path>
                            </a:pathLst>
                          </a:custGeom>
                          <a:ln w="14756">
                            <a:solidFill>
                              <a:srgbClr val="FFFFFF"/>
                            </a:solidFill>
                            <a:prstDash val="solid"/>
                          </a:ln>
                        </wps:spPr>
                        <wps:bodyPr wrap="square" lIns="0" tIns="0" rIns="0" bIns="0" rtlCol="0">
                          <a:prstTxWarp prst="textNoShape">
                            <a:avLst/>
                          </a:prstTxWarp>
                          <a:noAutofit/>
                        </wps:bodyPr>
                      </wps:wsp>
                      <wps:wsp>
                        <wps:cNvPr id="465" name="Graphic 465"/>
                        <wps:cNvSpPr/>
                        <wps:spPr>
                          <a:xfrm>
                            <a:off x="4237441" y="1993965"/>
                            <a:ext cx="137795" cy="957580"/>
                          </a:xfrm>
                          <a:custGeom>
                            <a:avLst/>
                            <a:gdLst/>
                            <a:ahLst/>
                            <a:cxnLst/>
                            <a:rect l="l" t="t" r="r" b="b"/>
                            <a:pathLst>
                              <a:path w="137795" h="957580">
                                <a:moveTo>
                                  <a:pt x="137239" y="0"/>
                                </a:moveTo>
                                <a:lnTo>
                                  <a:pt x="0" y="0"/>
                                </a:lnTo>
                                <a:lnTo>
                                  <a:pt x="0" y="957177"/>
                                </a:lnTo>
                                <a:lnTo>
                                  <a:pt x="137239" y="957177"/>
                                </a:lnTo>
                                <a:lnTo>
                                  <a:pt x="137239" y="0"/>
                                </a:lnTo>
                                <a:close/>
                              </a:path>
                            </a:pathLst>
                          </a:custGeom>
                          <a:solidFill>
                            <a:srgbClr val="795A2B"/>
                          </a:solidFill>
                        </wps:spPr>
                        <wps:bodyPr wrap="square" lIns="0" tIns="0" rIns="0" bIns="0" rtlCol="0">
                          <a:prstTxWarp prst="textNoShape">
                            <a:avLst/>
                          </a:prstTxWarp>
                          <a:noAutofit/>
                        </wps:bodyPr>
                      </wps:wsp>
                      <wps:wsp>
                        <wps:cNvPr id="466" name="Graphic 466"/>
                        <wps:cNvSpPr/>
                        <wps:spPr>
                          <a:xfrm>
                            <a:off x="4237441" y="1993965"/>
                            <a:ext cx="137795" cy="957580"/>
                          </a:xfrm>
                          <a:custGeom>
                            <a:avLst/>
                            <a:gdLst/>
                            <a:ahLst/>
                            <a:cxnLst/>
                            <a:rect l="l" t="t" r="r" b="b"/>
                            <a:pathLst>
                              <a:path w="137795" h="957580">
                                <a:moveTo>
                                  <a:pt x="0" y="957177"/>
                                </a:moveTo>
                                <a:lnTo>
                                  <a:pt x="137239" y="957177"/>
                                </a:lnTo>
                                <a:lnTo>
                                  <a:pt x="137239" y="0"/>
                                </a:lnTo>
                                <a:lnTo>
                                  <a:pt x="0" y="0"/>
                                </a:lnTo>
                                <a:lnTo>
                                  <a:pt x="0" y="957177"/>
                                </a:lnTo>
                                <a:close/>
                              </a:path>
                            </a:pathLst>
                          </a:custGeom>
                          <a:ln w="14756">
                            <a:solidFill>
                              <a:srgbClr val="FFFFFF"/>
                            </a:solidFill>
                            <a:prstDash val="solid"/>
                          </a:ln>
                        </wps:spPr>
                        <wps:bodyPr wrap="square" lIns="0" tIns="0" rIns="0" bIns="0" rtlCol="0">
                          <a:prstTxWarp prst="textNoShape">
                            <a:avLst/>
                          </a:prstTxWarp>
                          <a:noAutofit/>
                        </wps:bodyPr>
                      </wps:wsp>
                      <wps:wsp>
                        <wps:cNvPr id="467" name="Graphic 467"/>
                        <wps:cNvSpPr/>
                        <wps:spPr>
                          <a:xfrm>
                            <a:off x="257507" y="5902"/>
                            <a:ext cx="1270" cy="2945765"/>
                          </a:xfrm>
                          <a:custGeom>
                            <a:avLst/>
                            <a:gdLst/>
                            <a:ahLst/>
                            <a:cxnLst/>
                            <a:rect l="l" t="t" r="r" b="b"/>
                            <a:pathLst>
                              <a:path h="2945765">
                                <a:moveTo>
                                  <a:pt x="0" y="2945239"/>
                                </a:moveTo>
                                <a:lnTo>
                                  <a:pt x="0" y="0"/>
                                </a:lnTo>
                              </a:path>
                            </a:pathLst>
                          </a:custGeom>
                          <a:ln w="11805">
                            <a:solidFill>
                              <a:srgbClr val="AFAFAF"/>
                            </a:solidFill>
                            <a:prstDash val="solid"/>
                          </a:ln>
                        </wps:spPr>
                        <wps:bodyPr wrap="square" lIns="0" tIns="0" rIns="0" bIns="0" rtlCol="0">
                          <a:prstTxWarp prst="textNoShape">
                            <a:avLst/>
                          </a:prstTxWarp>
                          <a:noAutofit/>
                        </wps:bodyPr>
                      </wps:wsp>
                      <wps:wsp>
                        <wps:cNvPr id="468" name="Graphic 468"/>
                        <wps:cNvSpPr/>
                        <wps:spPr>
                          <a:xfrm>
                            <a:off x="257507" y="2951142"/>
                            <a:ext cx="1270" cy="52069"/>
                          </a:xfrm>
                          <a:custGeom>
                            <a:avLst/>
                            <a:gdLst/>
                            <a:ahLst/>
                            <a:cxnLst/>
                            <a:rect l="l" t="t" r="r" b="b"/>
                            <a:pathLst>
                              <a:path h="52069">
                                <a:moveTo>
                                  <a:pt x="0" y="0"/>
                                </a:moveTo>
                                <a:lnTo>
                                  <a:pt x="0" y="51649"/>
                                </a:lnTo>
                              </a:path>
                            </a:pathLst>
                          </a:custGeom>
                          <a:solidFill>
                            <a:srgbClr val="000000"/>
                          </a:solidFill>
                        </wps:spPr>
                        <wps:bodyPr wrap="square" lIns="0" tIns="0" rIns="0" bIns="0" rtlCol="0">
                          <a:prstTxWarp prst="textNoShape">
                            <a:avLst/>
                          </a:prstTxWarp>
                          <a:noAutofit/>
                        </wps:bodyPr>
                      </wps:wsp>
                      <wps:wsp>
                        <wps:cNvPr id="469" name="Graphic 469"/>
                        <wps:cNvSpPr/>
                        <wps:spPr>
                          <a:xfrm>
                            <a:off x="257507" y="2951142"/>
                            <a:ext cx="1270" cy="52069"/>
                          </a:xfrm>
                          <a:custGeom>
                            <a:avLst/>
                            <a:gdLst/>
                            <a:ahLst/>
                            <a:cxnLst/>
                            <a:rect l="l" t="t" r="r" b="b"/>
                            <a:pathLst>
                              <a:path h="52069">
                                <a:moveTo>
                                  <a:pt x="0" y="0"/>
                                </a:moveTo>
                                <a:lnTo>
                                  <a:pt x="0" y="51649"/>
                                </a:lnTo>
                              </a:path>
                            </a:pathLst>
                          </a:custGeom>
                          <a:ln w="11805">
                            <a:solidFill>
                              <a:srgbClr val="000000"/>
                            </a:solidFill>
                            <a:prstDash val="solid"/>
                          </a:ln>
                        </wps:spPr>
                        <wps:bodyPr wrap="square" lIns="0" tIns="0" rIns="0" bIns="0" rtlCol="0">
                          <a:prstTxWarp prst="textNoShape">
                            <a:avLst/>
                          </a:prstTxWarp>
                          <a:noAutofit/>
                        </wps:bodyPr>
                      </wps:wsp>
                      <wps:wsp>
                        <wps:cNvPr id="470" name="Graphic 470"/>
                        <wps:cNvSpPr/>
                        <wps:spPr>
                          <a:xfrm>
                            <a:off x="1080942" y="5902"/>
                            <a:ext cx="1270" cy="2945765"/>
                          </a:xfrm>
                          <a:custGeom>
                            <a:avLst/>
                            <a:gdLst/>
                            <a:ahLst/>
                            <a:cxnLst/>
                            <a:rect l="l" t="t" r="r" b="b"/>
                            <a:pathLst>
                              <a:path h="2945765">
                                <a:moveTo>
                                  <a:pt x="0" y="2945239"/>
                                </a:moveTo>
                                <a:lnTo>
                                  <a:pt x="0" y="0"/>
                                </a:lnTo>
                              </a:path>
                            </a:pathLst>
                          </a:custGeom>
                          <a:ln w="11805">
                            <a:solidFill>
                              <a:srgbClr val="AFAFAF"/>
                            </a:solidFill>
                            <a:prstDash val="solid"/>
                          </a:ln>
                        </wps:spPr>
                        <wps:bodyPr wrap="square" lIns="0" tIns="0" rIns="0" bIns="0" rtlCol="0">
                          <a:prstTxWarp prst="textNoShape">
                            <a:avLst/>
                          </a:prstTxWarp>
                          <a:noAutofit/>
                        </wps:bodyPr>
                      </wps:wsp>
                      <wps:wsp>
                        <wps:cNvPr id="471" name="Graphic 471"/>
                        <wps:cNvSpPr/>
                        <wps:spPr>
                          <a:xfrm>
                            <a:off x="1080942" y="2951142"/>
                            <a:ext cx="1270" cy="52069"/>
                          </a:xfrm>
                          <a:custGeom>
                            <a:avLst/>
                            <a:gdLst/>
                            <a:ahLst/>
                            <a:cxnLst/>
                            <a:rect l="l" t="t" r="r" b="b"/>
                            <a:pathLst>
                              <a:path h="52069">
                                <a:moveTo>
                                  <a:pt x="0" y="0"/>
                                </a:moveTo>
                                <a:lnTo>
                                  <a:pt x="0" y="51649"/>
                                </a:lnTo>
                              </a:path>
                            </a:pathLst>
                          </a:custGeom>
                          <a:solidFill>
                            <a:srgbClr val="000000"/>
                          </a:solidFill>
                        </wps:spPr>
                        <wps:bodyPr wrap="square" lIns="0" tIns="0" rIns="0" bIns="0" rtlCol="0">
                          <a:prstTxWarp prst="textNoShape">
                            <a:avLst/>
                          </a:prstTxWarp>
                          <a:noAutofit/>
                        </wps:bodyPr>
                      </wps:wsp>
                      <wps:wsp>
                        <wps:cNvPr id="472" name="Graphic 472"/>
                        <wps:cNvSpPr/>
                        <wps:spPr>
                          <a:xfrm>
                            <a:off x="1080942" y="2951142"/>
                            <a:ext cx="1270" cy="52069"/>
                          </a:xfrm>
                          <a:custGeom>
                            <a:avLst/>
                            <a:gdLst/>
                            <a:ahLst/>
                            <a:cxnLst/>
                            <a:rect l="l" t="t" r="r" b="b"/>
                            <a:pathLst>
                              <a:path h="52069">
                                <a:moveTo>
                                  <a:pt x="0" y="0"/>
                                </a:moveTo>
                                <a:lnTo>
                                  <a:pt x="0" y="51649"/>
                                </a:lnTo>
                              </a:path>
                            </a:pathLst>
                          </a:custGeom>
                          <a:ln w="11805">
                            <a:solidFill>
                              <a:srgbClr val="000000"/>
                            </a:solidFill>
                            <a:prstDash val="solid"/>
                          </a:ln>
                        </wps:spPr>
                        <wps:bodyPr wrap="square" lIns="0" tIns="0" rIns="0" bIns="0" rtlCol="0">
                          <a:prstTxWarp prst="textNoShape">
                            <a:avLst/>
                          </a:prstTxWarp>
                          <a:noAutofit/>
                        </wps:bodyPr>
                      </wps:wsp>
                      <wps:wsp>
                        <wps:cNvPr id="473" name="Graphic 473"/>
                        <wps:cNvSpPr/>
                        <wps:spPr>
                          <a:xfrm>
                            <a:off x="1904376" y="5902"/>
                            <a:ext cx="1270" cy="2945765"/>
                          </a:xfrm>
                          <a:custGeom>
                            <a:avLst/>
                            <a:gdLst/>
                            <a:ahLst/>
                            <a:cxnLst/>
                            <a:rect l="l" t="t" r="r" b="b"/>
                            <a:pathLst>
                              <a:path h="2945765">
                                <a:moveTo>
                                  <a:pt x="0" y="2945239"/>
                                </a:moveTo>
                                <a:lnTo>
                                  <a:pt x="0" y="0"/>
                                </a:lnTo>
                              </a:path>
                            </a:pathLst>
                          </a:custGeom>
                          <a:ln w="11805">
                            <a:solidFill>
                              <a:srgbClr val="AFAFAF"/>
                            </a:solidFill>
                            <a:prstDash val="solid"/>
                          </a:ln>
                        </wps:spPr>
                        <wps:bodyPr wrap="square" lIns="0" tIns="0" rIns="0" bIns="0" rtlCol="0">
                          <a:prstTxWarp prst="textNoShape">
                            <a:avLst/>
                          </a:prstTxWarp>
                          <a:noAutofit/>
                        </wps:bodyPr>
                      </wps:wsp>
                      <wps:wsp>
                        <wps:cNvPr id="474" name="Graphic 474"/>
                        <wps:cNvSpPr/>
                        <wps:spPr>
                          <a:xfrm>
                            <a:off x="1904376" y="2951142"/>
                            <a:ext cx="1270" cy="52069"/>
                          </a:xfrm>
                          <a:custGeom>
                            <a:avLst/>
                            <a:gdLst/>
                            <a:ahLst/>
                            <a:cxnLst/>
                            <a:rect l="l" t="t" r="r" b="b"/>
                            <a:pathLst>
                              <a:path h="52069">
                                <a:moveTo>
                                  <a:pt x="0" y="0"/>
                                </a:moveTo>
                                <a:lnTo>
                                  <a:pt x="0" y="51649"/>
                                </a:lnTo>
                              </a:path>
                            </a:pathLst>
                          </a:custGeom>
                          <a:solidFill>
                            <a:srgbClr val="000000"/>
                          </a:solidFill>
                        </wps:spPr>
                        <wps:bodyPr wrap="square" lIns="0" tIns="0" rIns="0" bIns="0" rtlCol="0">
                          <a:prstTxWarp prst="textNoShape">
                            <a:avLst/>
                          </a:prstTxWarp>
                          <a:noAutofit/>
                        </wps:bodyPr>
                      </wps:wsp>
                      <wps:wsp>
                        <wps:cNvPr id="475" name="Graphic 475"/>
                        <wps:cNvSpPr/>
                        <wps:spPr>
                          <a:xfrm>
                            <a:off x="1904376" y="2951142"/>
                            <a:ext cx="1270" cy="52069"/>
                          </a:xfrm>
                          <a:custGeom>
                            <a:avLst/>
                            <a:gdLst/>
                            <a:ahLst/>
                            <a:cxnLst/>
                            <a:rect l="l" t="t" r="r" b="b"/>
                            <a:pathLst>
                              <a:path h="52069">
                                <a:moveTo>
                                  <a:pt x="0" y="0"/>
                                </a:moveTo>
                                <a:lnTo>
                                  <a:pt x="0" y="51649"/>
                                </a:lnTo>
                              </a:path>
                            </a:pathLst>
                          </a:custGeom>
                          <a:ln w="11805">
                            <a:solidFill>
                              <a:srgbClr val="000000"/>
                            </a:solidFill>
                            <a:prstDash val="solid"/>
                          </a:ln>
                        </wps:spPr>
                        <wps:bodyPr wrap="square" lIns="0" tIns="0" rIns="0" bIns="0" rtlCol="0">
                          <a:prstTxWarp prst="textNoShape">
                            <a:avLst/>
                          </a:prstTxWarp>
                          <a:noAutofit/>
                        </wps:bodyPr>
                      </wps:wsp>
                      <wps:wsp>
                        <wps:cNvPr id="476" name="Graphic 476"/>
                        <wps:cNvSpPr/>
                        <wps:spPr>
                          <a:xfrm>
                            <a:off x="2727811" y="5902"/>
                            <a:ext cx="1270" cy="2945765"/>
                          </a:xfrm>
                          <a:custGeom>
                            <a:avLst/>
                            <a:gdLst/>
                            <a:ahLst/>
                            <a:cxnLst/>
                            <a:rect l="l" t="t" r="r" b="b"/>
                            <a:pathLst>
                              <a:path h="2945765">
                                <a:moveTo>
                                  <a:pt x="0" y="2945239"/>
                                </a:moveTo>
                                <a:lnTo>
                                  <a:pt x="0" y="0"/>
                                </a:lnTo>
                              </a:path>
                            </a:pathLst>
                          </a:custGeom>
                          <a:ln w="11805">
                            <a:solidFill>
                              <a:srgbClr val="AFAFAF"/>
                            </a:solidFill>
                            <a:prstDash val="solid"/>
                          </a:ln>
                        </wps:spPr>
                        <wps:bodyPr wrap="square" lIns="0" tIns="0" rIns="0" bIns="0" rtlCol="0">
                          <a:prstTxWarp prst="textNoShape">
                            <a:avLst/>
                          </a:prstTxWarp>
                          <a:noAutofit/>
                        </wps:bodyPr>
                      </wps:wsp>
                      <wps:wsp>
                        <wps:cNvPr id="477" name="Graphic 477"/>
                        <wps:cNvSpPr/>
                        <wps:spPr>
                          <a:xfrm>
                            <a:off x="2727811" y="2951142"/>
                            <a:ext cx="1270" cy="52069"/>
                          </a:xfrm>
                          <a:custGeom>
                            <a:avLst/>
                            <a:gdLst/>
                            <a:ahLst/>
                            <a:cxnLst/>
                            <a:rect l="l" t="t" r="r" b="b"/>
                            <a:pathLst>
                              <a:path h="52069">
                                <a:moveTo>
                                  <a:pt x="0" y="0"/>
                                </a:moveTo>
                                <a:lnTo>
                                  <a:pt x="0" y="51649"/>
                                </a:lnTo>
                              </a:path>
                            </a:pathLst>
                          </a:custGeom>
                          <a:solidFill>
                            <a:srgbClr val="000000"/>
                          </a:solidFill>
                        </wps:spPr>
                        <wps:bodyPr wrap="square" lIns="0" tIns="0" rIns="0" bIns="0" rtlCol="0">
                          <a:prstTxWarp prst="textNoShape">
                            <a:avLst/>
                          </a:prstTxWarp>
                          <a:noAutofit/>
                        </wps:bodyPr>
                      </wps:wsp>
                      <wps:wsp>
                        <wps:cNvPr id="478" name="Graphic 478"/>
                        <wps:cNvSpPr/>
                        <wps:spPr>
                          <a:xfrm>
                            <a:off x="2727811" y="2951142"/>
                            <a:ext cx="1270" cy="52069"/>
                          </a:xfrm>
                          <a:custGeom>
                            <a:avLst/>
                            <a:gdLst/>
                            <a:ahLst/>
                            <a:cxnLst/>
                            <a:rect l="l" t="t" r="r" b="b"/>
                            <a:pathLst>
                              <a:path h="52069">
                                <a:moveTo>
                                  <a:pt x="0" y="0"/>
                                </a:moveTo>
                                <a:lnTo>
                                  <a:pt x="0" y="51649"/>
                                </a:lnTo>
                              </a:path>
                            </a:pathLst>
                          </a:custGeom>
                          <a:ln w="11805">
                            <a:solidFill>
                              <a:srgbClr val="000000"/>
                            </a:solidFill>
                            <a:prstDash val="solid"/>
                          </a:ln>
                        </wps:spPr>
                        <wps:bodyPr wrap="square" lIns="0" tIns="0" rIns="0" bIns="0" rtlCol="0">
                          <a:prstTxWarp prst="textNoShape">
                            <a:avLst/>
                          </a:prstTxWarp>
                          <a:noAutofit/>
                        </wps:bodyPr>
                      </wps:wsp>
                      <wps:wsp>
                        <wps:cNvPr id="479" name="Graphic 479"/>
                        <wps:cNvSpPr/>
                        <wps:spPr>
                          <a:xfrm>
                            <a:off x="3551246" y="5902"/>
                            <a:ext cx="1270" cy="2945765"/>
                          </a:xfrm>
                          <a:custGeom>
                            <a:avLst/>
                            <a:gdLst/>
                            <a:ahLst/>
                            <a:cxnLst/>
                            <a:rect l="l" t="t" r="r" b="b"/>
                            <a:pathLst>
                              <a:path h="2945765">
                                <a:moveTo>
                                  <a:pt x="0" y="2945239"/>
                                </a:moveTo>
                                <a:lnTo>
                                  <a:pt x="0" y="0"/>
                                </a:lnTo>
                              </a:path>
                            </a:pathLst>
                          </a:custGeom>
                          <a:ln w="11805">
                            <a:solidFill>
                              <a:srgbClr val="AFAFAF"/>
                            </a:solidFill>
                            <a:prstDash val="solid"/>
                          </a:ln>
                        </wps:spPr>
                        <wps:bodyPr wrap="square" lIns="0" tIns="0" rIns="0" bIns="0" rtlCol="0">
                          <a:prstTxWarp prst="textNoShape">
                            <a:avLst/>
                          </a:prstTxWarp>
                          <a:noAutofit/>
                        </wps:bodyPr>
                      </wps:wsp>
                      <wps:wsp>
                        <wps:cNvPr id="480" name="Graphic 480"/>
                        <wps:cNvSpPr/>
                        <wps:spPr>
                          <a:xfrm>
                            <a:off x="3551246" y="2951142"/>
                            <a:ext cx="1270" cy="52069"/>
                          </a:xfrm>
                          <a:custGeom>
                            <a:avLst/>
                            <a:gdLst/>
                            <a:ahLst/>
                            <a:cxnLst/>
                            <a:rect l="l" t="t" r="r" b="b"/>
                            <a:pathLst>
                              <a:path h="52069">
                                <a:moveTo>
                                  <a:pt x="0" y="0"/>
                                </a:moveTo>
                                <a:lnTo>
                                  <a:pt x="0" y="51649"/>
                                </a:lnTo>
                              </a:path>
                            </a:pathLst>
                          </a:custGeom>
                          <a:solidFill>
                            <a:srgbClr val="000000"/>
                          </a:solidFill>
                        </wps:spPr>
                        <wps:bodyPr wrap="square" lIns="0" tIns="0" rIns="0" bIns="0" rtlCol="0">
                          <a:prstTxWarp prst="textNoShape">
                            <a:avLst/>
                          </a:prstTxWarp>
                          <a:noAutofit/>
                        </wps:bodyPr>
                      </wps:wsp>
                      <wps:wsp>
                        <wps:cNvPr id="481" name="Graphic 481"/>
                        <wps:cNvSpPr/>
                        <wps:spPr>
                          <a:xfrm>
                            <a:off x="3551246" y="2951142"/>
                            <a:ext cx="1270" cy="52069"/>
                          </a:xfrm>
                          <a:custGeom>
                            <a:avLst/>
                            <a:gdLst/>
                            <a:ahLst/>
                            <a:cxnLst/>
                            <a:rect l="l" t="t" r="r" b="b"/>
                            <a:pathLst>
                              <a:path h="52069">
                                <a:moveTo>
                                  <a:pt x="0" y="0"/>
                                </a:moveTo>
                                <a:lnTo>
                                  <a:pt x="0" y="51649"/>
                                </a:lnTo>
                              </a:path>
                            </a:pathLst>
                          </a:custGeom>
                          <a:ln w="11805">
                            <a:solidFill>
                              <a:srgbClr val="000000"/>
                            </a:solidFill>
                            <a:prstDash val="solid"/>
                          </a:ln>
                        </wps:spPr>
                        <wps:bodyPr wrap="square" lIns="0" tIns="0" rIns="0" bIns="0" rtlCol="0">
                          <a:prstTxWarp prst="textNoShape">
                            <a:avLst/>
                          </a:prstTxWarp>
                          <a:noAutofit/>
                        </wps:bodyPr>
                      </wps:wsp>
                      <wps:wsp>
                        <wps:cNvPr id="482" name="Graphic 482"/>
                        <wps:cNvSpPr/>
                        <wps:spPr>
                          <a:xfrm>
                            <a:off x="4374680" y="5902"/>
                            <a:ext cx="1270" cy="2945765"/>
                          </a:xfrm>
                          <a:custGeom>
                            <a:avLst/>
                            <a:gdLst/>
                            <a:ahLst/>
                            <a:cxnLst/>
                            <a:rect l="l" t="t" r="r" b="b"/>
                            <a:pathLst>
                              <a:path h="2945765">
                                <a:moveTo>
                                  <a:pt x="0" y="2945239"/>
                                </a:moveTo>
                                <a:lnTo>
                                  <a:pt x="0" y="0"/>
                                </a:lnTo>
                              </a:path>
                            </a:pathLst>
                          </a:custGeom>
                          <a:ln w="11805">
                            <a:solidFill>
                              <a:srgbClr val="AFAFAF"/>
                            </a:solidFill>
                            <a:prstDash val="solid"/>
                          </a:ln>
                        </wps:spPr>
                        <wps:bodyPr wrap="square" lIns="0" tIns="0" rIns="0" bIns="0" rtlCol="0">
                          <a:prstTxWarp prst="textNoShape">
                            <a:avLst/>
                          </a:prstTxWarp>
                          <a:noAutofit/>
                        </wps:bodyPr>
                      </wps:wsp>
                      <wps:wsp>
                        <wps:cNvPr id="483" name="Graphic 483"/>
                        <wps:cNvSpPr/>
                        <wps:spPr>
                          <a:xfrm>
                            <a:off x="4374680" y="2951142"/>
                            <a:ext cx="1270" cy="52069"/>
                          </a:xfrm>
                          <a:custGeom>
                            <a:avLst/>
                            <a:gdLst/>
                            <a:ahLst/>
                            <a:cxnLst/>
                            <a:rect l="l" t="t" r="r" b="b"/>
                            <a:pathLst>
                              <a:path h="52069">
                                <a:moveTo>
                                  <a:pt x="0" y="0"/>
                                </a:moveTo>
                                <a:lnTo>
                                  <a:pt x="0" y="51649"/>
                                </a:lnTo>
                              </a:path>
                            </a:pathLst>
                          </a:custGeom>
                          <a:solidFill>
                            <a:srgbClr val="000000"/>
                          </a:solidFill>
                        </wps:spPr>
                        <wps:bodyPr wrap="square" lIns="0" tIns="0" rIns="0" bIns="0" rtlCol="0">
                          <a:prstTxWarp prst="textNoShape">
                            <a:avLst/>
                          </a:prstTxWarp>
                          <a:noAutofit/>
                        </wps:bodyPr>
                      </wps:wsp>
                      <wps:wsp>
                        <wps:cNvPr id="484" name="Graphic 484"/>
                        <wps:cNvSpPr/>
                        <wps:spPr>
                          <a:xfrm>
                            <a:off x="4374680" y="2951142"/>
                            <a:ext cx="1270" cy="52069"/>
                          </a:xfrm>
                          <a:custGeom>
                            <a:avLst/>
                            <a:gdLst/>
                            <a:ahLst/>
                            <a:cxnLst/>
                            <a:rect l="l" t="t" r="r" b="b"/>
                            <a:pathLst>
                              <a:path h="52069">
                                <a:moveTo>
                                  <a:pt x="0" y="0"/>
                                </a:moveTo>
                                <a:lnTo>
                                  <a:pt x="0" y="51649"/>
                                </a:lnTo>
                              </a:path>
                            </a:pathLst>
                          </a:custGeom>
                          <a:ln w="11805">
                            <a:solidFill>
                              <a:srgbClr val="000000"/>
                            </a:solidFill>
                            <a:prstDash val="solid"/>
                          </a:ln>
                        </wps:spPr>
                        <wps:bodyPr wrap="square" lIns="0" tIns="0" rIns="0" bIns="0" rtlCol="0">
                          <a:prstTxWarp prst="textNoShape">
                            <a:avLst/>
                          </a:prstTxWarp>
                          <a:noAutofit/>
                        </wps:bodyPr>
                      </wps:wsp>
                      <wps:wsp>
                        <wps:cNvPr id="485" name="Graphic 485"/>
                        <wps:cNvSpPr/>
                        <wps:spPr>
                          <a:xfrm>
                            <a:off x="51649" y="2945239"/>
                            <a:ext cx="4529455" cy="12065"/>
                          </a:xfrm>
                          <a:custGeom>
                            <a:avLst/>
                            <a:gdLst/>
                            <a:ahLst/>
                            <a:cxnLst/>
                            <a:rect l="l" t="t" r="r" b="b"/>
                            <a:pathLst>
                              <a:path w="4529455" h="12065">
                                <a:moveTo>
                                  <a:pt x="0" y="11805"/>
                                </a:moveTo>
                                <a:lnTo>
                                  <a:pt x="4528890" y="11805"/>
                                </a:lnTo>
                                <a:lnTo>
                                  <a:pt x="4528890" y="0"/>
                                </a:lnTo>
                                <a:lnTo>
                                  <a:pt x="0" y="0"/>
                                </a:lnTo>
                                <a:lnTo>
                                  <a:pt x="0" y="11805"/>
                                </a:lnTo>
                                <a:close/>
                              </a:path>
                            </a:pathLst>
                          </a:custGeom>
                          <a:solidFill>
                            <a:srgbClr val="AFAFAF"/>
                          </a:solidFill>
                        </wps:spPr>
                        <wps:bodyPr wrap="square" lIns="0" tIns="0" rIns="0" bIns="0" rtlCol="0">
                          <a:prstTxWarp prst="textNoShape">
                            <a:avLst/>
                          </a:prstTxWarp>
                          <a:noAutofit/>
                        </wps:bodyPr>
                      </wps:wsp>
                      <wps:wsp>
                        <wps:cNvPr id="486" name="Graphic 486"/>
                        <wps:cNvSpPr/>
                        <wps:spPr>
                          <a:xfrm>
                            <a:off x="0" y="2951142"/>
                            <a:ext cx="52069" cy="1270"/>
                          </a:xfrm>
                          <a:custGeom>
                            <a:avLst/>
                            <a:gdLst/>
                            <a:ahLst/>
                            <a:cxnLst/>
                            <a:rect l="l" t="t" r="r" b="b"/>
                            <a:pathLst>
                              <a:path w="52069">
                                <a:moveTo>
                                  <a:pt x="51649" y="0"/>
                                </a:moveTo>
                                <a:lnTo>
                                  <a:pt x="0" y="0"/>
                                </a:lnTo>
                              </a:path>
                            </a:pathLst>
                          </a:custGeom>
                          <a:solidFill>
                            <a:srgbClr val="000000"/>
                          </a:solidFill>
                        </wps:spPr>
                        <wps:bodyPr wrap="square" lIns="0" tIns="0" rIns="0" bIns="0" rtlCol="0">
                          <a:prstTxWarp prst="textNoShape">
                            <a:avLst/>
                          </a:prstTxWarp>
                          <a:noAutofit/>
                        </wps:bodyPr>
                      </wps:wsp>
                      <wps:wsp>
                        <wps:cNvPr id="487" name="Graphic 487"/>
                        <wps:cNvSpPr/>
                        <wps:spPr>
                          <a:xfrm>
                            <a:off x="0" y="2951142"/>
                            <a:ext cx="52069" cy="1270"/>
                          </a:xfrm>
                          <a:custGeom>
                            <a:avLst/>
                            <a:gdLst/>
                            <a:ahLst/>
                            <a:cxnLst/>
                            <a:rect l="l" t="t" r="r" b="b"/>
                            <a:pathLst>
                              <a:path w="52069">
                                <a:moveTo>
                                  <a:pt x="51649" y="0"/>
                                </a:moveTo>
                                <a:lnTo>
                                  <a:pt x="0" y="0"/>
                                </a:lnTo>
                              </a:path>
                            </a:pathLst>
                          </a:custGeom>
                          <a:ln w="11805">
                            <a:solidFill>
                              <a:srgbClr val="000000"/>
                            </a:solidFill>
                            <a:prstDash val="solid"/>
                          </a:ln>
                        </wps:spPr>
                        <wps:bodyPr wrap="square" lIns="0" tIns="0" rIns="0" bIns="0" rtlCol="0">
                          <a:prstTxWarp prst="textNoShape">
                            <a:avLst/>
                          </a:prstTxWarp>
                          <a:noAutofit/>
                        </wps:bodyPr>
                      </wps:wsp>
                      <wps:wsp>
                        <wps:cNvPr id="488" name="Graphic 488"/>
                        <wps:cNvSpPr/>
                        <wps:spPr>
                          <a:xfrm>
                            <a:off x="51649" y="2439282"/>
                            <a:ext cx="4529455" cy="1270"/>
                          </a:xfrm>
                          <a:custGeom>
                            <a:avLst/>
                            <a:gdLst/>
                            <a:ahLst/>
                            <a:cxnLst/>
                            <a:rect l="l" t="t" r="r" b="b"/>
                            <a:pathLst>
                              <a:path w="4529455">
                                <a:moveTo>
                                  <a:pt x="0" y="0"/>
                                </a:moveTo>
                                <a:lnTo>
                                  <a:pt x="4528890" y="0"/>
                                </a:lnTo>
                              </a:path>
                            </a:pathLst>
                          </a:custGeom>
                          <a:ln w="11805">
                            <a:solidFill>
                              <a:srgbClr val="AFAFAF"/>
                            </a:solidFill>
                            <a:prstDash val="solid"/>
                          </a:ln>
                        </wps:spPr>
                        <wps:bodyPr wrap="square" lIns="0" tIns="0" rIns="0" bIns="0" rtlCol="0">
                          <a:prstTxWarp prst="textNoShape">
                            <a:avLst/>
                          </a:prstTxWarp>
                          <a:noAutofit/>
                        </wps:bodyPr>
                      </wps:wsp>
                      <wps:wsp>
                        <wps:cNvPr id="489" name="Graphic 489"/>
                        <wps:cNvSpPr/>
                        <wps:spPr>
                          <a:xfrm>
                            <a:off x="0" y="2439282"/>
                            <a:ext cx="52069" cy="1270"/>
                          </a:xfrm>
                          <a:custGeom>
                            <a:avLst/>
                            <a:gdLst/>
                            <a:ahLst/>
                            <a:cxnLst/>
                            <a:rect l="l" t="t" r="r" b="b"/>
                            <a:pathLst>
                              <a:path w="52069">
                                <a:moveTo>
                                  <a:pt x="51649" y="0"/>
                                </a:moveTo>
                                <a:lnTo>
                                  <a:pt x="0" y="0"/>
                                </a:lnTo>
                              </a:path>
                            </a:pathLst>
                          </a:custGeom>
                          <a:solidFill>
                            <a:srgbClr val="000000"/>
                          </a:solidFill>
                        </wps:spPr>
                        <wps:bodyPr wrap="square" lIns="0" tIns="0" rIns="0" bIns="0" rtlCol="0">
                          <a:prstTxWarp prst="textNoShape">
                            <a:avLst/>
                          </a:prstTxWarp>
                          <a:noAutofit/>
                        </wps:bodyPr>
                      </wps:wsp>
                      <wps:wsp>
                        <wps:cNvPr id="490" name="Graphic 490"/>
                        <wps:cNvSpPr/>
                        <wps:spPr>
                          <a:xfrm>
                            <a:off x="0" y="2439282"/>
                            <a:ext cx="52069" cy="1270"/>
                          </a:xfrm>
                          <a:custGeom>
                            <a:avLst/>
                            <a:gdLst/>
                            <a:ahLst/>
                            <a:cxnLst/>
                            <a:rect l="l" t="t" r="r" b="b"/>
                            <a:pathLst>
                              <a:path w="52069">
                                <a:moveTo>
                                  <a:pt x="51649" y="0"/>
                                </a:moveTo>
                                <a:lnTo>
                                  <a:pt x="0" y="0"/>
                                </a:lnTo>
                              </a:path>
                            </a:pathLst>
                          </a:custGeom>
                          <a:ln w="11805">
                            <a:solidFill>
                              <a:srgbClr val="000000"/>
                            </a:solidFill>
                            <a:prstDash val="solid"/>
                          </a:ln>
                        </wps:spPr>
                        <wps:bodyPr wrap="square" lIns="0" tIns="0" rIns="0" bIns="0" rtlCol="0">
                          <a:prstTxWarp prst="textNoShape">
                            <a:avLst/>
                          </a:prstTxWarp>
                          <a:noAutofit/>
                        </wps:bodyPr>
                      </wps:wsp>
                      <wps:wsp>
                        <wps:cNvPr id="491" name="Graphic 491"/>
                        <wps:cNvSpPr/>
                        <wps:spPr>
                          <a:xfrm>
                            <a:off x="51649" y="1927423"/>
                            <a:ext cx="4529455" cy="1270"/>
                          </a:xfrm>
                          <a:custGeom>
                            <a:avLst/>
                            <a:gdLst/>
                            <a:ahLst/>
                            <a:cxnLst/>
                            <a:rect l="l" t="t" r="r" b="b"/>
                            <a:pathLst>
                              <a:path w="4529455">
                                <a:moveTo>
                                  <a:pt x="0" y="0"/>
                                </a:moveTo>
                                <a:lnTo>
                                  <a:pt x="4528890" y="0"/>
                                </a:lnTo>
                              </a:path>
                            </a:pathLst>
                          </a:custGeom>
                          <a:ln w="11805">
                            <a:solidFill>
                              <a:srgbClr val="AFAFAF"/>
                            </a:solidFill>
                            <a:prstDash val="solid"/>
                          </a:ln>
                        </wps:spPr>
                        <wps:bodyPr wrap="square" lIns="0" tIns="0" rIns="0" bIns="0" rtlCol="0">
                          <a:prstTxWarp prst="textNoShape">
                            <a:avLst/>
                          </a:prstTxWarp>
                          <a:noAutofit/>
                        </wps:bodyPr>
                      </wps:wsp>
                      <wps:wsp>
                        <wps:cNvPr id="492" name="Graphic 492"/>
                        <wps:cNvSpPr/>
                        <wps:spPr>
                          <a:xfrm>
                            <a:off x="0" y="1927423"/>
                            <a:ext cx="52069" cy="1270"/>
                          </a:xfrm>
                          <a:custGeom>
                            <a:avLst/>
                            <a:gdLst/>
                            <a:ahLst/>
                            <a:cxnLst/>
                            <a:rect l="l" t="t" r="r" b="b"/>
                            <a:pathLst>
                              <a:path w="52069">
                                <a:moveTo>
                                  <a:pt x="51649" y="0"/>
                                </a:moveTo>
                                <a:lnTo>
                                  <a:pt x="0" y="0"/>
                                </a:lnTo>
                              </a:path>
                            </a:pathLst>
                          </a:custGeom>
                          <a:solidFill>
                            <a:srgbClr val="000000"/>
                          </a:solidFill>
                        </wps:spPr>
                        <wps:bodyPr wrap="square" lIns="0" tIns="0" rIns="0" bIns="0" rtlCol="0">
                          <a:prstTxWarp prst="textNoShape">
                            <a:avLst/>
                          </a:prstTxWarp>
                          <a:noAutofit/>
                        </wps:bodyPr>
                      </wps:wsp>
                      <wps:wsp>
                        <wps:cNvPr id="493" name="Graphic 493"/>
                        <wps:cNvSpPr/>
                        <wps:spPr>
                          <a:xfrm>
                            <a:off x="0" y="1927423"/>
                            <a:ext cx="52069" cy="1270"/>
                          </a:xfrm>
                          <a:custGeom>
                            <a:avLst/>
                            <a:gdLst/>
                            <a:ahLst/>
                            <a:cxnLst/>
                            <a:rect l="l" t="t" r="r" b="b"/>
                            <a:pathLst>
                              <a:path w="52069">
                                <a:moveTo>
                                  <a:pt x="51649" y="0"/>
                                </a:moveTo>
                                <a:lnTo>
                                  <a:pt x="0" y="0"/>
                                </a:lnTo>
                              </a:path>
                            </a:pathLst>
                          </a:custGeom>
                          <a:ln w="11805">
                            <a:solidFill>
                              <a:srgbClr val="000000"/>
                            </a:solidFill>
                            <a:prstDash val="solid"/>
                          </a:ln>
                        </wps:spPr>
                        <wps:bodyPr wrap="square" lIns="0" tIns="0" rIns="0" bIns="0" rtlCol="0">
                          <a:prstTxWarp prst="textNoShape">
                            <a:avLst/>
                          </a:prstTxWarp>
                          <a:noAutofit/>
                        </wps:bodyPr>
                      </wps:wsp>
                      <wps:wsp>
                        <wps:cNvPr id="494" name="Graphic 494"/>
                        <wps:cNvSpPr/>
                        <wps:spPr>
                          <a:xfrm>
                            <a:off x="51649" y="1415563"/>
                            <a:ext cx="4529455" cy="1270"/>
                          </a:xfrm>
                          <a:custGeom>
                            <a:avLst/>
                            <a:gdLst/>
                            <a:ahLst/>
                            <a:cxnLst/>
                            <a:rect l="l" t="t" r="r" b="b"/>
                            <a:pathLst>
                              <a:path w="4529455">
                                <a:moveTo>
                                  <a:pt x="0" y="0"/>
                                </a:moveTo>
                                <a:lnTo>
                                  <a:pt x="4528890" y="0"/>
                                </a:lnTo>
                              </a:path>
                            </a:pathLst>
                          </a:custGeom>
                          <a:ln w="11805">
                            <a:solidFill>
                              <a:srgbClr val="AFAFAF"/>
                            </a:solidFill>
                            <a:prstDash val="solid"/>
                          </a:ln>
                        </wps:spPr>
                        <wps:bodyPr wrap="square" lIns="0" tIns="0" rIns="0" bIns="0" rtlCol="0">
                          <a:prstTxWarp prst="textNoShape">
                            <a:avLst/>
                          </a:prstTxWarp>
                          <a:noAutofit/>
                        </wps:bodyPr>
                      </wps:wsp>
                      <wps:wsp>
                        <wps:cNvPr id="495" name="Graphic 495"/>
                        <wps:cNvSpPr/>
                        <wps:spPr>
                          <a:xfrm>
                            <a:off x="0" y="1415563"/>
                            <a:ext cx="52069" cy="1270"/>
                          </a:xfrm>
                          <a:custGeom>
                            <a:avLst/>
                            <a:gdLst/>
                            <a:ahLst/>
                            <a:cxnLst/>
                            <a:rect l="l" t="t" r="r" b="b"/>
                            <a:pathLst>
                              <a:path w="52069">
                                <a:moveTo>
                                  <a:pt x="51649" y="0"/>
                                </a:moveTo>
                                <a:lnTo>
                                  <a:pt x="0" y="0"/>
                                </a:lnTo>
                              </a:path>
                            </a:pathLst>
                          </a:custGeom>
                          <a:solidFill>
                            <a:srgbClr val="000000"/>
                          </a:solidFill>
                        </wps:spPr>
                        <wps:bodyPr wrap="square" lIns="0" tIns="0" rIns="0" bIns="0" rtlCol="0">
                          <a:prstTxWarp prst="textNoShape">
                            <a:avLst/>
                          </a:prstTxWarp>
                          <a:noAutofit/>
                        </wps:bodyPr>
                      </wps:wsp>
                      <wps:wsp>
                        <wps:cNvPr id="496" name="Graphic 496"/>
                        <wps:cNvSpPr/>
                        <wps:spPr>
                          <a:xfrm>
                            <a:off x="0" y="1415563"/>
                            <a:ext cx="52069" cy="1270"/>
                          </a:xfrm>
                          <a:custGeom>
                            <a:avLst/>
                            <a:gdLst/>
                            <a:ahLst/>
                            <a:cxnLst/>
                            <a:rect l="l" t="t" r="r" b="b"/>
                            <a:pathLst>
                              <a:path w="52069">
                                <a:moveTo>
                                  <a:pt x="51649" y="0"/>
                                </a:moveTo>
                                <a:lnTo>
                                  <a:pt x="0" y="0"/>
                                </a:lnTo>
                              </a:path>
                            </a:pathLst>
                          </a:custGeom>
                          <a:ln w="11805">
                            <a:solidFill>
                              <a:srgbClr val="000000"/>
                            </a:solidFill>
                            <a:prstDash val="solid"/>
                          </a:ln>
                        </wps:spPr>
                        <wps:bodyPr wrap="square" lIns="0" tIns="0" rIns="0" bIns="0" rtlCol="0">
                          <a:prstTxWarp prst="textNoShape">
                            <a:avLst/>
                          </a:prstTxWarp>
                          <a:noAutofit/>
                        </wps:bodyPr>
                      </wps:wsp>
                      <wps:wsp>
                        <wps:cNvPr id="497" name="Graphic 497"/>
                        <wps:cNvSpPr/>
                        <wps:spPr>
                          <a:xfrm>
                            <a:off x="51649" y="903704"/>
                            <a:ext cx="4529455" cy="1270"/>
                          </a:xfrm>
                          <a:custGeom>
                            <a:avLst/>
                            <a:gdLst/>
                            <a:ahLst/>
                            <a:cxnLst/>
                            <a:rect l="l" t="t" r="r" b="b"/>
                            <a:pathLst>
                              <a:path w="4529455">
                                <a:moveTo>
                                  <a:pt x="0" y="0"/>
                                </a:moveTo>
                                <a:lnTo>
                                  <a:pt x="4528890" y="0"/>
                                </a:lnTo>
                              </a:path>
                            </a:pathLst>
                          </a:custGeom>
                          <a:ln w="11805">
                            <a:solidFill>
                              <a:srgbClr val="AFAFAF"/>
                            </a:solidFill>
                            <a:prstDash val="solid"/>
                          </a:ln>
                        </wps:spPr>
                        <wps:bodyPr wrap="square" lIns="0" tIns="0" rIns="0" bIns="0" rtlCol="0">
                          <a:prstTxWarp prst="textNoShape">
                            <a:avLst/>
                          </a:prstTxWarp>
                          <a:noAutofit/>
                        </wps:bodyPr>
                      </wps:wsp>
                      <wps:wsp>
                        <wps:cNvPr id="498" name="Graphic 498"/>
                        <wps:cNvSpPr/>
                        <wps:spPr>
                          <a:xfrm>
                            <a:off x="0" y="903704"/>
                            <a:ext cx="52069" cy="1270"/>
                          </a:xfrm>
                          <a:custGeom>
                            <a:avLst/>
                            <a:gdLst/>
                            <a:ahLst/>
                            <a:cxnLst/>
                            <a:rect l="l" t="t" r="r" b="b"/>
                            <a:pathLst>
                              <a:path w="52069">
                                <a:moveTo>
                                  <a:pt x="51649" y="0"/>
                                </a:moveTo>
                                <a:lnTo>
                                  <a:pt x="0" y="0"/>
                                </a:lnTo>
                              </a:path>
                            </a:pathLst>
                          </a:custGeom>
                          <a:solidFill>
                            <a:srgbClr val="000000"/>
                          </a:solidFill>
                        </wps:spPr>
                        <wps:bodyPr wrap="square" lIns="0" tIns="0" rIns="0" bIns="0" rtlCol="0">
                          <a:prstTxWarp prst="textNoShape">
                            <a:avLst/>
                          </a:prstTxWarp>
                          <a:noAutofit/>
                        </wps:bodyPr>
                      </wps:wsp>
                      <wps:wsp>
                        <wps:cNvPr id="499" name="Graphic 499"/>
                        <wps:cNvSpPr/>
                        <wps:spPr>
                          <a:xfrm>
                            <a:off x="0" y="903704"/>
                            <a:ext cx="52069" cy="1270"/>
                          </a:xfrm>
                          <a:custGeom>
                            <a:avLst/>
                            <a:gdLst/>
                            <a:ahLst/>
                            <a:cxnLst/>
                            <a:rect l="l" t="t" r="r" b="b"/>
                            <a:pathLst>
                              <a:path w="52069">
                                <a:moveTo>
                                  <a:pt x="51649" y="0"/>
                                </a:moveTo>
                                <a:lnTo>
                                  <a:pt x="0" y="0"/>
                                </a:lnTo>
                              </a:path>
                            </a:pathLst>
                          </a:custGeom>
                          <a:ln w="11805">
                            <a:solidFill>
                              <a:srgbClr val="000000"/>
                            </a:solidFill>
                            <a:prstDash val="solid"/>
                          </a:ln>
                        </wps:spPr>
                        <wps:bodyPr wrap="square" lIns="0" tIns="0" rIns="0" bIns="0" rtlCol="0">
                          <a:prstTxWarp prst="textNoShape">
                            <a:avLst/>
                          </a:prstTxWarp>
                          <a:noAutofit/>
                        </wps:bodyPr>
                      </wps:wsp>
                      <wps:wsp>
                        <wps:cNvPr id="500" name="Graphic 500"/>
                        <wps:cNvSpPr/>
                        <wps:spPr>
                          <a:xfrm>
                            <a:off x="51649" y="391844"/>
                            <a:ext cx="4529455" cy="1270"/>
                          </a:xfrm>
                          <a:custGeom>
                            <a:avLst/>
                            <a:gdLst/>
                            <a:ahLst/>
                            <a:cxnLst/>
                            <a:rect l="l" t="t" r="r" b="b"/>
                            <a:pathLst>
                              <a:path w="4529455">
                                <a:moveTo>
                                  <a:pt x="0" y="0"/>
                                </a:moveTo>
                                <a:lnTo>
                                  <a:pt x="4528890" y="0"/>
                                </a:lnTo>
                              </a:path>
                            </a:pathLst>
                          </a:custGeom>
                          <a:ln w="11805">
                            <a:solidFill>
                              <a:srgbClr val="AFAFAF"/>
                            </a:solidFill>
                            <a:prstDash val="solid"/>
                          </a:ln>
                        </wps:spPr>
                        <wps:bodyPr wrap="square" lIns="0" tIns="0" rIns="0" bIns="0" rtlCol="0">
                          <a:prstTxWarp prst="textNoShape">
                            <a:avLst/>
                          </a:prstTxWarp>
                          <a:noAutofit/>
                        </wps:bodyPr>
                      </wps:wsp>
                      <wps:wsp>
                        <wps:cNvPr id="501" name="Graphic 501"/>
                        <wps:cNvSpPr/>
                        <wps:spPr>
                          <a:xfrm>
                            <a:off x="0" y="391844"/>
                            <a:ext cx="52069" cy="1270"/>
                          </a:xfrm>
                          <a:custGeom>
                            <a:avLst/>
                            <a:gdLst/>
                            <a:ahLst/>
                            <a:cxnLst/>
                            <a:rect l="l" t="t" r="r" b="b"/>
                            <a:pathLst>
                              <a:path w="52069">
                                <a:moveTo>
                                  <a:pt x="51649" y="0"/>
                                </a:moveTo>
                                <a:lnTo>
                                  <a:pt x="0" y="0"/>
                                </a:lnTo>
                              </a:path>
                            </a:pathLst>
                          </a:custGeom>
                          <a:solidFill>
                            <a:srgbClr val="000000"/>
                          </a:solidFill>
                        </wps:spPr>
                        <wps:bodyPr wrap="square" lIns="0" tIns="0" rIns="0" bIns="0" rtlCol="0">
                          <a:prstTxWarp prst="textNoShape">
                            <a:avLst/>
                          </a:prstTxWarp>
                          <a:noAutofit/>
                        </wps:bodyPr>
                      </wps:wsp>
                      <wps:wsp>
                        <wps:cNvPr id="502" name="Graphic 502"/>
                        <wps:cNvSpPr/>
                        <wps:spPr>
                          <a:xfrm>
                            <a:off x="0" y="391844"/>
                            <a:ext cx="52069" cy="1270"/>
                          </a:xfrm>
                          <a:custGeom>
                            <a:avLst/>
                            <a:gdLst/>
                            <a:ahLst/>
                            <a:cxnLst/>
                            <a:rect l="l" t="t" r="r" b="b"/>
                            <a:pathLst>
                              <a:path w="52069">
                                <a:moveTo>
                                  <a:pt x="51649" y="0"/>
                                </a:moveTo>
                                <a:lnTo>
                                  <a:pt x="0" y="0"/>
                                </a:lnTo>
                              </a:path>
                            </a:pathLst>
                          </a:custGeom>
                          <a:ln w="11805">
                            <a:solidFill>
                              <a:srgbClr val="000000"/>
                            </a:solidFill>
                            <a:prstDash val="solid"/>
                          </a:ln>
                        </wps:spPr>
                        <wps:bodyPr wrap="square" lIns="0" tIns="0" rIns="0" bIns="0" rtlCol="0">
                          <a:prstTxWarp prst="textNoShape">
                            <a:avLst/>
                          </a:prstTxWarp>
                          <a:noAutofit/>
                        </wps:bodyPr>
                      </wps:wsp>
                      <wps:wsp>
                        <wps:cNvPr id="503" name="Graphic 503"/>
                        <wps:cNvSpPr/>
                        <wps:spPr>
                          <a:xfrm>
                            <a:off x="51649" y="5902"/>
                            <a:ext cx="4529455" cy="2945765"/>
                          </a:xfrm>
                          <a:custGeom>
                            <a:avLst/>
                            <a:gdLst/>
                            <a:ahLst/>
                            <a:cxnLst/>
                            <a:rect l="l" t="t" r="r" b="b"/>
                            <a:pathLst>
                              <a:path w="4529455" h="2945765">
                                <a:moveTo>
                                  <a:pt x="0" y="2945239"/>
                                </a:moveTo>
                                <a:lnTo>
                                  <a:pt x="0" y="0"/>
                                </a:lnTo>
                              </a:path>
                              <a:path w="4529455" h="2945765">
                                <a:moveTo>
                                  <a:pt x="4528890" y="2945239"/>
                                </a:moveTo>
                                <a:lnTo>
                                  <a:pt x="4528890" y="0"/>
                                </a:lnTo>
                              </a:path>
                            </a:pathLst>
                          </a:custGeom>
                          <a:ln w="11805">
                            <a:solidFill>
                              <a:srgbClr val="000000"/>
                            </a:solidFill>
                            <a:prstDash val="solid"/>
                          </a:ln>
                        </wps:spPr>
                        <wps:bodyPr wrap="square" lIns="0" tIns="0" rIns="0" bIns="0" rtlCol="0">
                          <a:prstTxWarp prst="textNoShape">
                            <a:avLst/>
                          </a:prstTxWarp>
                          <a:noAutofit/>
                        </wps:bodyPr>
                      </wps:wsp>
                      <wps:wsp>
                        <wps:cNvPr id="504" name="Graphic 504"/>
                        <wps:cNvSpPr/>
                        <wps:spPr>
                          <a:xfrm>
                            <a:off x="51649" y="2945239"/>
                            <a:ext cx="4529455" cy="12065"/>
                          </a:xfrm>
                          <a:custGeom>
                            <a:avLst/>
                            <a:gdLst/>
                            <a:ahLst/>
                            <a:cxnLst/>
                            <a:rect l="l" t="t" r="r" b="b"/>
                            <a:pathLst>
                              <a:path w="4529455" h="12065">
                                <a:moveTo>
                                  <a:pt x="0" y="11805"/>
                                </a:moveTo>
                                <a:lnTo>
                                  <a:pt x="4528890" y="11805"/>
                                </a:lnTo>
                                <a:lnTo>
                                  <a:pt x="4528890" y="0"/>
                                </a:lnTo>
                                <a:lnTo>
                                  <a:pt x="0" y="0"/>
                                </a:lnTo>
                                <a:lnTo>
                                  <a:pt x="0" y="11805"/>
                                </a:lnTo>
                                <a:close/>
                              </a:path>
                            </a:pathLst>
                          </a:custGeom>
                          <a:solidFill>
                            <a:srgbClr val="000000"/>
                          </a:solidFill>
                        </wps:spPr>
                        <wps:bodyPr wrap="square" lIns="0" tIns="0" rIns="0" bIns="0" rtlCol="0">
                          <a:prstTxWarp prst="textNoShape">
                            <a:avLst/>
                          </a:prstTxWarp>
                          <a:noAutofit/>
                        </wps:bodyPr>
                      </wps:wsp>
                      <wps:wsp>
                        <wps:cNvPr id="505" name="Graphic 505"/>
                        <wps:cNvSpPr/>
                        <wps:spPr>
                          <a:xfrm>
                            <a:off x="51649" y="5902"/>
                            <a:ext cx="4529455" cy="1270"/>
                          </a:xfrm>
                          <a:custGeom>
                            <a:avLst/>
                            <a:gdLst/>
                            <a:ahLst/>
                            <a:cxnLst/>
                            <a:rect l="l" t="t" r="r" b="b"/>
                            <a:pathLst>
                              <a:path w="4529455">
                                <a:moveTo>
                                  <a:pt x="0" y="0"/>
                                </a:moveTo>
                                <a:lnTo>
                                  <a:pt x="4528890" y="0"/>
                                </a:lnTo>
                              </a:path>
                            </a:pathLst>
                          </a:custGeom>
                          <a:ln w="1180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F0096FA" id="Group 408" o:spid="_x0000_s1026" style="position:absolute;margin-left:139.15pt;margin-top:-23.05pt;width:361.15pt;height:236.45pt;z-index:15770624;mso-wrap-distance-left:0;mso-wrap-distance-right:0;mso-position-horizontal-relative:page" coordsize="45866,3002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">
                <v:shape id="Graphic 409" o:spid="_x0000_s1027" style="position:absolute;left:2575;top:8678;width:2749;height:20835;visibility:visible;mso-wrap-style:square;v-text-anchor:top" coordsize="274955,20834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" path="m274485,1996249r-137249,l137236,,,,,2083269r137236,l274485,2083269r,-87020xe" fillcolor="#795a2b" stroked="f">
                  <v:path arrowok="t"/>
                </v:shape>
                <v:shape id="Graphic 410" o:spid="_x0000_s1028" style="position:absolute;left:3947;top:28641;width:1378;height:876;visibility:visible;mso-wrap-style:square;v-text-anchor:top" coordsize="137795,876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" path="m,87016r137239,l137239,,,,,87016xe" filled="f" strokecolor="white" strokeweight=".40989mm">
                  <v:path arrowok="t"/>
                </v:shape>
                <v:shape id="Graphic 411" o:spid="_x0000_s1029" style="position:absolute;left:5319;top:27054;width:1378;height:2457;visibility:visible;mso-wrap-style:square;v-text-anchor:top" coordsize="137795,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" path="m137239,l,,,245692r137239,l137239,xe" fillcolor="#795a2b" stroked="f">
                  <v:path arrowok="t"/>
                </v:shape>
                <v:shape id="Graphic 412" o:spid="_x0000_s1030" style="position:absolute;left:5319;top:27054;width:1378;height:2457;visibility:visible;mso-wrap-style:square;v-text-anchor:top" coordsize="137795,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" path="m,245692r137239,l137239,,,,,245692xe" filled="f" strokecolor="white" strokeweight=".40989mm">
                  <v:path arrowok="t"/>
                </v:shape>
                <v:shape id="Graphic 413" o:spid="_x0000_s1031" style="position:absolute;left:6692;top:25621;width:1378;height:3892;visibility:visible;mso-wrap-style:square;v-text-anchor:top" coordsize="137795,3892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" path="m137239,l,,,389013r137239,l137239,xe" fillcolor="#795a2b" stroked="f">
                  <v:path arrowok="t"/>
                </v:shape>
                <v:shape id="Graphic 414" o:spid="_x0000_s1032" style="position:absolute;left:6692;top:25621;width:1378;height:3892;visibility:visible;mso-wrap-style:square;v-text-anchor:top" coordsize="137795,3892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" path="m,389013r137239,l137239,,,,,389013xe" filled="f" strokecolor="white" strokeweight=".40989mm">
                  <v:path arrowok="t"/>
                </v:shape>
                <v:shape id="Graphic 415" o:spid="_x0000_s1033" style="position:absolute;left:8064;top:25160;width:1378;height:4356;visibility:visible;mso-wrap-style:square;v-text-anchor:top" coordsize="137795,43560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" path="m137239,l,,,435080r137239,l137239,xe" fillcolor="#795a2b" stroked="f">
                  <v:path arrowok="t"/>
                </v:shape>
                <v:shape id="Graphic 416" o:spid="_x0000_s1034" style="position:absolute;left:8064;top:25160;width:1378;height:4356;visibility:visible;mso-wrap-style:square;v-text-anchor:top" coordsize="137795,43560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" path="m,435080r137239,l137239,,,,,435080xe" filled="f" strokecolor="white" strokeweight=".40989mm">
                  <v:path arrowok="t"/>
                </v:shape>
                <v:shape id="Graphic 417" o:spid="_x0000_s1035" style="position:absolute;left:9437;top:24085;width:1377;height:5429;visibility:visible;mso-wrap-style:square;v-text-anchor:top" coordsize="137795,5429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" path="m137239,l,,,542571r137239,l137239,xe" fillcolor="#795a2b" stroked="f">
                  <v:path arrowok="t"/>
                </v:shape>
                <v:shape id="Graphic 418" o:spid="_x0000_s1036" style="position:absolute;left:9437;top:24085;width:1377;height:5429;visibility:visible;mso-wrap-style:square;v-text-anchor:top" coordsize="137795,5429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" path="m,542571r137239,l137239,,,,,542571xe" filled="f" strokecolor="white" strokeweight=".40989mm">
                  <v:path arrowok="t"/>
                </v:shape>
                <v:shape id="Graphic 419" o:spid="_x0000_s1037" style="position:absolute;left:10809;top:19581;width:1378;height:9931;visibility:visible;mso-wrap-style:square;v-text-anchor:top" coordsize="137795,9931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" path="m137239,l,,,993007r137239,l137239,xe" fillcolor="#795a2b" stroked="f">
                  <v:path arrowok="t"/>
                </v:shape>
                <v:shape id="Graphic 420" o:spid="_x0000_s1038" style="position:absolute;left:10809;top:19581;width:1378;height:9931;visibility:visible;mso-wrap-style:square;v-text-anchor:top" coordsize="137795,9931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" path="m,993007r137239,l137239,,,,,993007xe" filled="f" strokecolor="white" strokeweight=".40989mm">
                  <v:path arrowok="t"/>
                </v:shape>
                <v:shape id="Graphic 421" o:spid="_x0000_s1039" style="position:absolute;left:12181;top:15640;width:1378;height:13874;visibility:visible;mso-wrap-style:square;v-text-anchor:top" coordsize="137795,13874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" path="m137239,l,,,1387139r137239,l137239,xe" fillcolor="#795a2b" stroked="f">
                  <v:path arrowok="t"/>
                </v:shape>
                <v:shape id="Graphic 422" o:spid="_x0000_s1040" style="position:absolute;left:12181;top:15640;width:1378;height:13874;visibility:visible;mso-wrap-style:square;v-text-anchor:top" coordsize="137795,13874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" path="m,1387139r137239,l137239,,,,,1387139xe" filled="f" strokecolor="white" strokeweight=".40989mm">
                  <v:path arrowok="t"/>
                </v:shape>
                <v:shape id="Graphic 423" o:spid="_x0000_s1041" style="position:absolute;left:13554;top:19888;width:1378;height:9627;visibility:visible;mso-wrap-style:square;v-text-anchor:top" coordsize="137795,9626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" path="m137239,l,,,962295r137239,l137239,xe" fillcolor="#795a2b" stroked="f">
                  <v:path arrowok="t"/>
                </v:shape>
                <v:shape id="Graphic 424" o:spid="_x0000_s1042" style="position:absolute;left:13554;top:19888;width:1378;height:9627;visibility:visible;mso-wrap-style:square;v-text-anchor:top" coordsize="137795,9626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" path="m,962295r137239,l137239,,,,,962295xe" filled="f" strokecolor="white" strokeweight=".40989mm">
                  <v:path arrowok="t"/>
                </v:shape>
                <v:shape id="Graphic 425" o:spid="_x0000_s1043" style="position:absolute;left:14926;top:22652;width:1378;height:6864;visibility:visible;mso-wrap-style:square;v-text-anchor:top" coordsize="137795,6864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" path="m137239,l,,,685891r137239,l137239,xe" fillcolor="#795a2b" stroked="f">
                  <v:path arrowok="t"/>
                </v:shape>
                <v:shape id="Graphic 426" o:spid="_x0000_s1044" style="position:absolute;left:14926;top:22652;width:1378;height:6864;visibility:visible;mso-wrap-style:square;v-text-anchor:top" coordsize="137795,6864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" path="m,685891r137239,l137239,,,,,685891xe" filled="f" strokecolor="white" strokeweight=".40989mm">
                  <v:path arrowok="t"/>
                </v:shape>
                <v:shape id="Graphic 427" o:spid="_x0000_s1045" style="position:absolute;left:16298;top:1461;width:1378;height:28054;visibility:visible;mso-wrap-style:square;v-text-anchor:top" coordsize="137795,28054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" path="m137239,l,,,2804990r137239,l137239,xe" fillcolor="#795a2b" stroked="f">
                  <v:path arrowok="t"/>
                </v:shape>
                <v:shape id="Graphic 428" o:spid="_x0000_s1046" style="position:absolute;left:16298;top:1461;width:1378;height:28054;visibility:visible;mso-wrap-style:square;v-text-anchor:top" coordsize="137795,28054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" path="m,2804990r137239,l137239,,,,,2804990xe" filled="f" strokecolor="white" strokeweight=".40989mm">
                  <v:path arrowok="t"/>
                </v:shape>
                <v:shape id="Graphic 429" o:spid="_x0000_s1047" style="position:absolute;left:17671;top:18967;width:1378;height:10547;visibility:visible;mso-wrap-style:square;v-text-anchor:top" coordsize="137795,10547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" path="m137239,l,,,1054430r137239,l137239,xe" fillcolor="#795a2b" stroked="f">
                  <v:path arrowok="t"/>
                </v:shape>
                <v:shape id="Graphic 430" o:spid="_x0000_s1048" style="position:absolute;left:17671;top:18967;width:1378;height:10547;visibility:visible;mso-wrap-style:square;v-text-anchor:top" coordsize="137795,10547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" path="m,1054430r137239,l137239,,,,,1054430xe" filled="f" strokecolor="white" strokeweight=".40989mm">
                  <v:path arrowok="t"/>
                </v:shape>
                <v:shape id="Graphic 431" o:spid="_x0000_s1049" style="position:absolute;left:19043;top:12466;width:1378;height:17050;visibility:visible;mso-wrap-style:square;v-text-anchor:top" coordsize="137795,17049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" path="m137239,l,,,1704492r137239,l137239,xe" fillcolor="#795a2b" stroked="f">
                  <v:path arrowok="t"/>
                </v:shape>
                <v:shape id="Graphic 432" o:spid="_x0000_s1050" style="position:absolute;left:19043;top:12466;width:1378;height:17050;visibility:visible;mso-wrap-style:square;v-text-anchor:top" coordsize="137795,17049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" path="m,1704492r137239,l137239,,,,,1704492xe" filled="f" strokecolor="white" strokeweight=".40989mm">
                  <v:path arrowok="t"/>
                </v:shape>
                <v:shape id="Graphic 433" o:spid="_x0000_s1051" style="position:absolute;left:20416;top:16561;width:1378;height:12954;visibility:visible;mso-wrap-style:square;v-text-anchor:top" coordsize="137795,1295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" path="m137239,l,,,1295004r137239,l137239,xe" fillcolor="#795a2b" stroked="f">
                  <v:path arrowok="t"/>
                </v:shape>
                <v:shape id="Graphic 434" o:spid="_x0000_s1052" style="position:absolute;left:20416;top:16561;width:1378;height:12954;visibility:visible;mso-wrap-style:square;v-text-anchor:top" coordsize="137795,1295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" path="m,1295004r137239,l137239,,,,,1295004xe" filled="f" strokecolor="white" strokeweight=".40989mm">
                  <v:path arrowok="t"/>
                </v:shape>
                <v:shape id="Graphic 435" o:spid="_x0000_s1053" style="position:absolute;left:21788;top:21424;width:1378;height:8089;visibility:visible;mso-wrap-style:square;v-text-anchor:top" coordsize="137795,8089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" path="m137239,l,,,808738r137239,l137239,xe" fillcolor="#795a2b" stroked="f">
                  <v:path arrowok="t"/>
                </v:shape>
                <v:shape id="Graphic 436" o:spid="_x0000_s1054" style="position:absolute;left:21788;top:21424;width:1378;height:8089;visibility:visible;mso-wrap-style:square;v-text-anchor:top" coordsize="137795,8089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" path="m,808738r137239,l137239,,,,,808738xe" filled="f" strokecolor="white" strokeweight=".40989mm">
                  <v:path arrowok="t"/>
                </v:shape>
                <v:shape id="Graphic 437" o:spid="_x0000_s1055" style="position:absolute;left:23160;top:3713;width:1378;height:25800;visibility:visible;mso-wrap-style:square;v-text-anchor:top" coordsize="137795,258000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" path="m137239,l,,,2579771r137239,l137239,xe" fillcolor="#795a2b" stroked="f">
                  <v:path arrowok="t"/>
                </v:shape>
                <v:shape id="Graphic 438" o:spid="_x0000_s1056" style="position:absolute;left:23160;top:3713;width:1378;height:25800;visibility:visible;mso-wrap-style:square;v-text-anchor:top" coordsize="137795,258000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" path="m,2579771r137239,l137239,,,,,2579771xe" filled="f" strokecolor="white" strokeweight=".40989mm">
                  <v:path arrowok="t"/>
                </v:shape>
                <v:shape id="Graphic 439" o:spid="_x0000_s1057" style="position:absolute;left:24533;top:17994;width:1378;height:11519;visibility:visible;mso-wrap-style:square;v-text-anchor:top" coordsize="137795,11518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" path="m137239,l,,,1151683r137239,l137239,xe" fillcolor="#795a2b" stroked="f">
                  <v:path arrowok="t"/>
                </v:shape>
                <v:shape id="Graphic 440" o:spid="_x0000_s1058" style="position:absolute;left:24533;top:17994;width:1378;height:11519;visibility:visible;mso-wrap-style:square;v-text-anchor:top" coordsize="137795,11518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" path="m,1151683r137239,l137239,,,,,1151683xe" filled="f" strokecolor="white" strokeweight=".40989mm">
                  <v:path arrowok="t"/>
                </v:shape>
                <v:shape id="Graphic 441" o:spid="_x0000_s1059" style="position:absolute;left:25905;top:18915;width:1378;height:10599;visibility:visible;mso-wrap-style:square;v-text-anchor:top" coordsize="137795,10598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" path="m137239,l,,,1059549r137239,l137239,xe" fillcolor="#795a2b" stroked="f">
                  <v:path arrowok="t"/>
                </v:shape>
                <v:shape id="Graphic 442" o:spid="_x0000_s1060" style="position:absolute;left:25905;top:18915;width:1378;height:10599;visibility:visible;mso-wrap-style:square;v-text-anchor:top" coordsize="137795,10598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" path="m,1059549r137239,l137239,,,,,1059549xe" filled="f" strokecolor="white" strokeweight=".40989mm">
                  <v:path arrowok="t"/>
                </v:shape>
                <v:shape id="Graphic 443" o:spid="_x0000_s1061" style="position:absolute;left:27278;top:16714;width:1378;height:12802;visibility:visible;mso-wrap-style:square;v-text-anchor:top" coordsize="137795,12801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" path="m137239,l,,,1279648r137239,l137239,xe" fillcolor="#795a2b" stroked="f">
                  <v:path arrowok="t"/>
                </v:shape>
                <v:shape id="Graphic 444" o:spid="_x0000_s1062" style="position:absolute;left:27278;top:16714;width:1378;height:12802;visibility:visible;mso-wrap-style:square;v-text-anchor:top" coordsize="137795,12801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" path="m,1279648r137239,l137239,,,,,1279648xe" filled="f" strokecolor="white" strokeweight=".40989mm">
                  <v:path arrowok="t"/>
                </v:shape>
                <v:shape id="Graphic 445" o:spid="_x0000_s1063" style="position:absolute;left:28650;top:23727;width:1378;height:5785;visibility:visible;mso-wrap-style:square;v-text-anchor:top" coordsize="137795,57848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" path="m137239,l,,,578401r137239,l137239,xe" fillcolor="#795a2b" stroked="f">
                  <v:path arrowok="t"/>
                </v:shape>
                <v:shape id="Graphic 446" o:spid="_x0000_s1064" style="position:absolute;left:28650;top:23727;width:1378;height:5785;visibility:visible;mso-wrap-style:square;v-text-anchor:top" coordsize="137795,57848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" path="m,578401r137239,l137239,,,,,578401xe" filled="f" strokecolor="white" strokeweight=".40989mm">
                  <v:path arrowok="t"/>
                </v:shape>
                <v:shape id="Graphic 447" o:spid="_x0000_s1065" style="position:absolute;left:30022;top:11749;width:1378;height:17768;visibility:visible;mso-wrap-style:square;v-text-anchor:top" coordsize="137795,17767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" path="m137239,l,,,1776152r137239,l137239,xe" fillcolor="#795a2b" stroked="f">
                  <v:path arrowok="t"/>
                </v:shape>
                <v:shape id="Graphic 448" o:spid="_x0000_s1066" style="position:absolute;left:30022;top:11749;width:1378;height:17768;visibility:visible;mso-wrap-style:square;v-text-anchor:top" coordsize="137795,17767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" path="m,1776152r137239,l137239,,,,,1776152xe" filled="f" strokecolor="white" strokeweight=".40989mm">
                  <v:path arrowok="t"/>
                </v:shape>
                <v:shape id="Graphic 449" o:spid="_x0000_s1067" style="position:absolute;left:31395;top:23522;width:1378;height:5995;visibility:visible;mso-wrap-style:square;v-text-anchor:top" coordsize="137795,599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" path="m137239,l,,,598875r137239,l137239,xe" fillcolor="#795a2b" stroked="f">
                  <v:path arrowok="t"/>
                </v:shape>
                <v:shape id="Graphic 450" o:spid="_x0000_s1068" style="position:absolute;left:31395;top:23522;width:1378;height:5995;visibility:visible;mso-wrap-style:square;v-text-anchor:top" coordsize="137795,599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" path="m,598875r137239,l137239,,,,,598875xe" filled="f" strokecolor="white" strokeweight=".40989mm">
                  <v:path arrowok="t"/>
                </v:shape>
                <v:shape id="Graphic 451" o:spid="_x0000_s1069" style="position:absolute;left:32767;top:19325;width:1378;height:10192;visibility:visible;mso-wrap-style:square;v-text-anchor:top" coordsize="137795,10191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" path="m137239,l,,,1018600r137239,l137239,xe" fillcolor="#795a2b" stroked="f">
                  <v:path arrowok="t"/>
                </v:shape>
                <v:shape id="Graphic 452" o:spid="_x0000_s1070" style="position:absolute;left:32767;top:19325;width:1378;height:10192;visibility:visible;mso-wrap-style:square;v-text-anchor:top" coordsize="137795,10191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" path="m,1018600r137239,l137239,,,,,1018600xe" filled="f" strokecolor="white" strokeweight=".40989mm">
                  <v:path arrowok="t"/>
                </v:shape>
                <v:shape id="Graphic 453" o:spid="_x0000_s1071" style="position:absolute;left:34140;top:25774;width:1378;height:3740;visibility:visible;mso-wrap-style:square;v-text-anchor:top" coordsize="137795,3740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" path="m137239,l,,,373657r137239,l137239,xe" fillcolor="#795a2b" stroked="f">
                  <v:path arrowok="t"/>
                </v:shape>
                <v:shape id="Graphic 454" o:spid="_x0000_s1072" style="position:absolute;left:34140;top:25774;width:1378;height:3740;visibility:visible;mso-wrap-style:square;v-text-anchor:top" coordsize="137795,3740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" path="m,373657r137239,l137239,,,,,373657xe" filled="f" strokecolor="white" strokeweight=".40989mm">
                  <v:path arrowok="t"/>
                </v:shape>
                <v:shape id="Graphic 455" o:spid="_x0000_s1073" style="position:absolute;left:35512;top:24955;width:1378;height:4560;visibility:visible;mso-wrap-style:square;v-text-anchor:top" coordsize="137795,4559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" path="m137239,l,,,455554r137239,l137239,xe" fillcolor="#795a2b" stroked="f">
                  <v:path arrowok="t"/>
                </v:shape>
                <v:shape id="Graphic 456" o:spid="_x0000_s1074" style="position:absolute;left:35512;top:24955;width:1378;height:4560;visibility:visible;mso-wrap-style:square;v-text-anchor:top" coordsize="137795,4559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" path="m,455554r137239,l137239,,,,,455554xe" filled="f" strokecolor="white" strokeweight=".40989mm">
                  <v:path arrowok="t"/>
                </v:shape>
                <v:shape id="Graphic 457" o:spid="_x0000_s1075" style="position:absolute;left:36884;top:24853;width:1378;height:4661;visibility:visible;mso-wrap-style:square;v-text-anchor:top" coordsize="137795,4660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" path="m137239,l,,,465792r137239,l137239,xe" fillcolor="#795a2b" stroked="f">
                  <v:path arrowok="t"/>
                </v:shape>
                <v:shape id="Graphic 458" o:spid="_x0000_s1076" style="position:absolute;left:36884;top:24853;width:1378;height:4661;visibility:visible;mso-wrap-style:square;v-text-anchor:top" coordsize="137795,4660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" path="m,465792r137239,l137239,,,,,465792xe" filled="f" strokecolor="white" strokeweight=".40989mm">
                  <v:path arrowok="t"/>
                </v:shape>
                <v:shape id="Graphic 459" o:spid="_x0000_s1077" style="position:absolute;left:38257;top:26952;width:1378;height:2565;visibility:visible;mso-wrap-style:square;v-text-anchor:top" coordsize="137795,2565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" path="m137239,l,,,255929r137239,l137239,xe" fillcolor="#795a2b" stroked="f">
                  <v:path arrowok="t"/>
                </v:shape>
                <v:shape id="Graphic 460" o:spid="_x0000_s1078" style="position:absolute;left:38257;top:26952;width:1378;height:2565;visibility:visible;mso-wrap-style:square;v-text-anchor:top" coordsize="137795,2565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" path="m,255929r137239,l137239,,,,,255929xe" filled="f" strokecolor="white" strokeweight=".40989mm">
                  <v:path arrowok="t"/>
                </v:shape>
                <v:shape id="Graphic 461" o:spid="_x0000_s1079" style="position:absolute;left:39629;top:28027;width:1378;height:1485;visibility:visible;mso-wrap-style:square;v-text-anchor:top" coordsize="137795,1485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" path="m137239,l,,,148439r137239,l137239,xe" fillcolor="#795a2b" stroked="f">
                  <v:path arrowok="t"/>
                </v:shape>
                <v:shape id="Graphic 462" o:spid="_x0000_s1080" style="position:absolute;left:39629;top:28027;width:1378;height:1485;visibility:visible;mso-wrap-style:square;v-text-anchor:top" coordsize="137795,1485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" path="m,148439r137239,l137239,,,,,148439xe" filled="f" strokecolor="white" strokeweight=".40989mm">
                  <v:path arrowok="t"/>
                </v:shape>
                <v:shape id="Graphic 463" o:spid="_x0000_s1081" style="position:absolute;left:41002;top:28692;width:1377;height:819;visibility:visible;mso-wrap-style:square;v-text-anchor:top" coordsize="137795,819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" path="m137239,l,,,81897r137239,l137239,xe" fillcolor="#795a2b" stroked="f">
                  <v:path arrowok="t"/>
                </v:shape>
                <v:shape id="Graphic 464" o:spid="_x0000_s1082" style="position:absolute;left:41002;top:28692;width:1377;height:819;visibility:visible;mso-wrap-style:square;v-text-anchor:top" coordsize="137795,819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" path="m,81897r137239,l137239,,,,,81897xe" filled="f" strokecolor="white" strokeweight=".40989mm">
                  <v:path arrowok="t"/>
                </v:shape>
                <v:shape id="Graphic 465" o:spid="_x0000_s1083" style="position:absolute;left:42374;top:19939;width:1378;height:9576;visibility:visible;mso-wrap-style:square;v-text-anchor:top" coordsize="137795,9575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" path="m137239,l,,,957177r137239,l137239,xe" fillcolor="#795a2b" stroked="f">
                  <v:path arrowok="t"/>
                </v:shape>
                <v:shape id="Graphic 466" o:spid="_x0000_s1084" style="position:absolute;left:42374;top:19939;width:1378;height:9576;visibility:visible;mso-wrap-style:square;v-text-anchor:top" coordsize="137795,9575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" path="m,957177r137239,l137239,,,,,957177xe" filled="f" strokecolor="white" strokeweight=".40989mm">
                  <v:path arrowok="t"/>
                </v:shape>
                <v:shape id="Graphic 467" o:spid="_x0000_s1085" style="position:absolute;left:2575;top:59;width:12;height:29457;visibility:visible;mso-wrap-style:square;v-text-anchor:top" coordsize="1270,29457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" path="m,2945239l,e" filled="f" strokecolor="#afafaf" strokeweight=".32792mm">
                  <v:path arrowok="t"/>
                </v:shape>
                <v:shape id="Graphic 468" o:spid="_x0000_s1086" style="position:absolute;left:2575;top:29511;width:12;height:521;visibility:visible;mso-wrap-style:square;v-text-anchor:top" coordsize="1270,520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" path="m,l,51649e" fillcolor="black" stroked="f">
                  <v:path arrowok="t"/>
                </v:shape>
                <v:shape id="Graphic 469" o:spid="_x0000_s1087" style="position:absolute;left:2575;top:29511;width:12;height:521;visibility:visible;mso-wrap-style:square;v-text-anchor:top" coordsize="1270,520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" path="m,l,51649e" filled="f" strokeweight=".32792mm">
                  <v:path arrowok="t"/>
                </v:shape>
                <v:shape id="Graphic 470" o:spid="_x0000_s1088" style="position:absolute;left:10809;top:59;width:13;height:29457;visibility:visible;mso-wrap-style:square;v-text-anchor:top" coordsize="1270,29457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" path="m,2945239l,e" filled="f" strokecolor="#afafaf" strokeweight=".32792mm">
                  <v:path arrowok="t"/>
                </v:shape>
                <v:shape id="Graphic 471" o:spid="_x0000_s1089" style="position:absolute;left:10809;top:29511;width:13;height:521;visibility:visible;mso-wrap-style:square;v-text-anchor:top" coordsize="1270,520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" path="m,l,51649e" fillcolor="black" stroked="f">
                  <v:path arrowok="t"/>
                </v:shape>
                <v:shape id="Graphic 472" o:spid="_x0000_s1090" style="position:absolute;left:10809;top:29511;width:13;height:521;visibility:visible;mso-wrap-style:square;v-text-anchor:top" coordsize="1270,520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" path="m,l,51649e" filled="f" strokeweight=".32792mm">
                  <v:path arrowok="t"/>
                </v:shape>
                <v:shape id="Graphic 473" o:spid="_x0000_s1091" style="position:absolute;left:19043;top:59;width:13;height:29457;visibility:visible;mso-wrap-style:square;v-text-anchor:top" coordsize="1270,29457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" path="m,2945239l,e" filled="f" strokecolor="#afafaf" strokeweight=".32792mm">
                  <v:path arrowok="t"/>
                </v:shape>
                <v:shape id="Graphic 474" o:spid="_x0000_s1092" style="position:absolute;left:19043;top:29511;width:13;height:521;visibility:visible;mso-wrap-style:square;v-text-anchor:top" coordsize="1270,520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" path="m,l,51649e" fillcolor="black" stroked="f">
                  <v:path arrowok="t"/>
                </v:shape>
                <v:shape id="Graphic 475" o:spid="_x0000_s1093" style="position:absolute;left:19043;top:29511;width:13;height:521;visibility:visible;mso-wrap-style:square;v-text-anchor:top" coordsize="1270,520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" path="m,l,51649e" filled="f" strokeweight=".32792mm">
                  <v:path arrowok="t"/>
                </v:shape>
                <v:shape id="Graphic 476" o:spid="_x0000_s1094" style="position:absolute;left:27278;top:59;width:12;height:29457;visibility:visible;mso-wrap-style:square;v-text-anchor:top" coordsize="1270,29457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" path="m,2945239l,e" filled="f" strokecolor="#afafaf" strokeweight=".32792mm">
                  <v:path arrowok="t"/>
                </v:shape>
                <v:shape id="Graphic 477" o:spid="_x0000_s1095" style="position:absolute;left:27278;top:29511;width:12;height:521;visibility:visible;mso-wrap-style:square;v-text-anchor:top" coordsize="1270,520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" path="m,l,51649e" fillcolor="black" stroked="f">
                  <v:path arrowok="t"/>
                </v:shape>
                <v:shape id="Graphic 478" o:spid="_x0000_s1096" style="position:absolute;left:27278;top:29511;width:12;height:521;visibility:visible;mso-wrap-style:square;v-text-anchor:top" coordsize="1270,520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" path="m,l,51649e" filled="f" strokeweight=".32792mm">
                  <v:path arrowok="t"/>
                </v:shape>
                <v:shape id="Graphic 479" o:spid="_x0000_s1097" style="position:absolute;left:35512;top:59;width:13;height:29457;visibility:visible;mso-wrap-style:square;v-text-anchor:top" coordsize="1270,29457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" path="m,2945239l,e" filled="f" strokecolor="#afafaf" strokeweight=".32792mm">
                  <v:path arrowok="t"/>
                </v:shape>
                <v:shape id="Graphic 480" o:spid="_x0000_s1098" style="position:absolute;left:35512;top:29511;width:13;height:521;visibility:visible;mso-wrap-style:square;v-text-anchor:top" coordsize="1270,520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" path="m,l,51649e" fillcolor="black" stroked="f">
                  <v:path arrowok="t"/>
                </v:shape>
                <v:shape id="Graphic 481" o:spid="_x0000_s1099" style="position:absolute;left:35512;top:29511;width:13;height:521;visibility:visible;mso-wrap-style:square;v-text-anchor:top" coordsize="1270,520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" path="m,l,51649e" filled="f" strokeweight=".32792mm">
                  <v:path arrowok="t"/>
                </v:shape>
                <v:shape id="Graphic 482" o:spid="_x0000_s1100" style="position:absolute;left:43746;top:59;width:13;height:29457;visibility:visible;mso-wrap-style:square;v-text-anchor:top" coordsize="1270,29457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" path="m,2945239l,e" filled="f" strokecolor="#afafaf" strokeweight=".32792mm">
                  <v:path arrowok="t"/>
                </v:shape>
                <v:shape id="Graphic 483" o:spid="_x0000_s1101" style="position:absolute;left:43746;top:29511;width:13;height:521;visibility:visible;mso-wrap-style:square;v-text-anchor:top" coordsize="1270,520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" path="m,l,51649e" fillcolor="black" stroked="f">
                  <v:path arrowok="t"/>
                </v:shape>
                <v:shape id="Graphic 484" o:spid="_x0000_s1102" style="position:absolute;left:43746;top:29511;width:13;height:521;visibility:visible;mso-wrap-style:square;v-text-anchor:top" coordsize="1270,520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" path="m,l,51649e" filled="f" strokeweight=".32792mm">
                  <v:path arrowok="t"/>
                </v:shape>
                <v:shape id="Graphic 485" o:spid="_x0000_s1103" style="position:absolute;left:516;top:29452;width:45295;height:121;visibility:visible;mso-wrap-style:square;v-text-anchor:top" coordsize="4529455,120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" path="m,11805r4528890,l4528890,,,,,11805xe" fillcolor="#afafaf" stroked="f">
                  <v:path arrowok="t"/>
                </v:shape>
                <v:shape id="Graphic 486" o:spid="_x0000_s1104" style="position:absolute;top:29511;width:520;height:13;visibility:visible;mso-wrap-style:square;v-text-anchor:top" coordsize="52069,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" path="m51649,l,e" fillcolor="black" stroked="f">
                  <v:path arrowok="t"/>
                </v:shape>
                <v:shape id="Graphic 487" o:spid="_x0000_s1105" style="position:absolute;top:29511;width:520;height:13;visibility:visible;mso-wrap-style:square;v-text-anchor:top" coordsize="52069,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" path="m51649,l,e" filled="f" strokeweight=".32792mm">
                  <v:path arrowok="t"/>
                </v:shape>
                <v:shape id="Graphic 488" o:spid="_x0000_s1106" style="position:absolute;left:516;top:24392;width:45295;height:13;visibility:visible;mso-wrap-style:square;v-text-anchor:top" coordsize="452945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" path="m,l4528890,e" filled="f" strokecolor="#afafaf" strokeweight=".32792mm">
                  <v:path arrowok="t"/>
                </v:shape>
                <v:shape id="Graphic 489" o:spid="_x0000_s1107" style="position:absolute;top:24392;width:520;height:13;visibility:visible;mso-wrap-style:square;v-text-anchor:top" coordsize="52069,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" path="m51649,l,e" fillcolor="black" stroked="f">
                  <v:path arrowok="t"/>
                </v:shape>
                <v:shape id="Graphic 490" o:spid="_x0000_s1108" style="position:absolute;top:24392;width:520;height:13;visibility:visible;mso-wrap-style:square;v-text-anchor:top" coordsize="52069,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" path="m51649,l,e" filled="f" strokeweight=".32792mm">
                  <v:path arrowok="t"/>
                </v:shape>
                <v:shape id="Graphic 491" o:spid="_x0000_s1109" style="position:absolute;left:516;top:19274;width:45295;height:12;visibility:visible;mso-wrap-style:square;v-text-anchor:top" coordsize="452945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" path="m,l4528890,e" filled="f" strokecolor="#afafaf" strokeweight=".32792mm">
                  <v:path arrowok="t"/>
                </v:shape>
                <v:shape id="Graphic 492" o:spid="_x0000_s1110" style="position:absolute;top:19274;width:520;height:12;visibility:visible;mso-wrap-style:square;v-text-anchor:top" coordsize="52069,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" path="m51649,l,e" fillcolor="black" stroked="f">
                  <v:path arrowok="t"/>
                </v:shape>
                <v:shape id="Graphic 493" o:spid="_x0000_s1111" style="position:absolute;top:19274;width:520;height:12;visibility:visible;mso-wrap-style:square;v-text-anchor:top" coordsize="52069,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" path="m51649,l,e" filled="f" strokeweight=".32792mm">
                  <v:path arrowok="t"/>
                </v:shape>
                <v:shape id="Graphic 494" o:spid="_x0000_s1112" style="position:absolute;left:516;top:14155;width:45295;height:13;visibility:visible;mso-wrap-style:square;v-text-anchor:top" coordsize="452945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" path="m,l4528890,e" filled="f" strokecolor="#afafaf" strokeweight=".32792mm">
                  <v:path arrowok="t"/>
                </v:shape>
                <v:shape id="Graphic 495" o:spid="_x0000_s1113" style="position:absolute;top:14155;width:520;height:13;visibility:visible;mso-wrap-style:square;v-text-anchor:top" coordsize="52069,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" path="m51649,l,e" fillcolor="black" stroked="f">
                  <v:path arrowok="t"/>
                </v:shape>
                <v:shape id="Graphic 496" o:spid="_x0000_s1114" style="position:absolute;top:14155;width:520;height:13;visibility:visible;mso-wrap-style:square;v-text-anchor:top" coordsize="52069,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" path="m51649,l,e" filled="f" strokeweight=".32792mm">
                  <v:path arrowok="t"/>
                </v:shape>
                <v:shape id="Graphic 497" o:spid="_x0000_s1115" style="position:absolute;left:516;top:9037;width:45295;height:12;visibility:visible;mso-wrap-style:square;v-text-anchor:top" coordsize="452945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" path="m,l4528890,e" filled="f" strokecolor="#afafaf" strokeweight=".32792mm">
                  <v:path arrowok="t"/>
                </v:shape>
                <v:shape id="Graphic 498" o:spid="_x0000_s1116" style="position:absolute;top:9037;width:520;height:12;visibility:visible;mso-wrap-style:square;v-text-anchor:top" coordsize="52069,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" path="m51649,l,e" fillcolor="black" stroked="f">
                  <v:path arrowok="t"/>
                </v:shape>
                <v:shape id="Graphic 499" o:spid="_x0000_s1117" style="position:absolute;top:9037;width:520;height:12;visibility:visible;mso-wrap-style:square;v-text-anchor:top" coordsize="52069,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" path="m51649,l,e" filled="f" strokeweight=".32792mm">
                  <v:path arrowok="t"/>
                </v:shape>
                <v:shape id="Graphic 500" o:spid="_x0000_s1118" style="position:absolute;left:516;top:3918;width:45295;height:13;visibility:visible;mso-wrap-style:square;v-text-anchor:top" coordsize="452945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" path="m,l4528890,e" filled="f" strokecolor="#afafaf" strokeweight=".32792mm">
                  <v:path arrowok="t"/>
                </v:shape>
                <v:shape id="Graphic 501" o:spid="_x0000_s1119" style="position:absolute;top:3918;width:520;height:13;visibility:visible;mso-wrap-style:square;v-text-anchor:top" coordsize="52069,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" path="m51649,l,e" fillcolor="black" stroked="f">
                  <v:path arrowok="t"/>
                </v:shape>
                <v:shape id="Graphic 502" o:spid="_x0000_s1120" style="position:absolute;top:3918;width:520;height:13;visibility:visible;mso-wrap-style:square;v-text-anchor:top" coordsize="52069,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" path="m51649,l,e" filled="f" strokeweight=".32792mm">
                  <v:path arrowok="t"/>
                </v:shape>
                <v:shape id="Graphic 503" o:spid="_x0000_s1121" style="position:absolute;left:516;top:59;width:45295;height:29457;visibility:visible;mso-wrap-style:square;v-text-anchor:top" coordsize="4529455,29457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" path="m,2945239l,em4528890,2945239l4528890,e" filled="f" strokeweight=".32792mm">
                  <v:path arrowok="t"/>
                </v:shape>
                <v:shape id="Graphic 504" o:spid="_x0000_s1122" style="position:absolute;left:516;top:29452;width:45295;height:121;visibility:visible;mso-wrap-style:square;v-text-anchor:top" coordsize="4529455,120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" path="m,11805r4528890,l4528890,,,,,11805xe" fillcolor="black" stroked="f">
                  <v:path arrowok="t"/>
                </v:shape>
                <v:shape id="Graphic 505" o:spid="_x0000_s1123" style="position:absolute;left:516;top:59;width:45295;height:12;visibility:visible;mso-wrap-style:square;v-text-anchor:top" coordsize="452945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" path="m,l4528890,e" filled="f" strokeweight=".32792mm">
                  <v:path arrowok="t"/>
                </v:shape>
                <w10:wrap anchorx="page"/>
              </v:group>
            </w:pict>
          </mc:Fallback>
        </mc:AlternateContent>
      </w:r>
      <w:bookmarkStart w:id="279" w:name="_bookmark89"/>
      <w:bookmarkEnd w:id="279"/>
      <w:r>
        <w:rPr>
          <w:rFonts w:ascii="Arial"/>
          <w:spacing w:val="-5"/>
          <w:sz w:val="26"/>
        </w:rPr>
        <w:t>500</w:t>
      </w:r>
    </w:p>
    <w:p w14:paraId="00DC207A" w14:textId="77777777" w:rsidR="00350CFB" w:rsidRDefault="00350CFB">
      <w:pPr>
        <w:pStyle w:val="BodyText"/>
        <w:spacing w:before="242"/>
        <w:rPr>
          <w:rFonts w:ascii="Arial"/>
          <w:sz w:val="23"/>
        </w:rPr>
      </w:pPr>
    </w:p>
    <w:p w14:paraId="00DC207B" w14:textId="77777777" w:rsidR="00350CFB" w:rsidRDefault="00283FFF">
      <w:pPr>
        <w:ind w:left="1266"/>
        <w:rPr>
          <w:rFonts w:ascii="Arial"/>
          <w:sz w:val="26"/>
        </w:rPr>
      </w:pPr>
      <w:r>
        <w:rPr>
          <w:rFonts w:ascii="Arial"/>
          <w:noProof/>
          <w:sz w:val="26"/>
        </w:rPr>
        <mc:AlternateContent>
          <mc:Choice Requires="wps">
            <w:drawing>
              <wp:anchor distT="0" distB="0" distL="0" distR="0" simplePos="0" relativeHeight="15771136" behindDoc="0" locked="0" layoutInCell="1" allowOverlap="1" wp14:anchorId="00DC277E" wp14:editId="00DC277F">
                <wp:simplePos x="0" y="0"/>
                <wp:positionH relativeFrom="page">
                  <wp:posOffset>1199871</wp:posOffset>
                </wp:positionH>
                <wp:positionV relativeFrom="paragraph">
                  <wp:posOffset>-100715</wp:posOffset>
                </wp:positionV>
                <wp:extent cx="151765" cy="1549400"/>
                <wp:effectExtent l="0" t="0" r="0" b="0"/>
                <wp:wrapNone/>
                <wp:docPr id="506" name="Textbox 5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1765" cy="1549400"/>
                        </a:xfrm>
                        <a:prstGeom prst="rect">
                          <a:avLst/>
                        </a:prstGeom>
                      </wps:spPr>
                      <wps:txbx>
                        <w:txbxContent>
                          <w:p w14:paraId="00DC284E" w14:textId="77777777" w:rsidR="00350CFB" w:rsidRDefault="00283FFF">
                            <w:pPr>
                              <w:spacing w:line="238" w:lineRule="exact"/>
                              <w:ind w:left="20"/>
                              <w:rPr>
                                <w:rFonts w:ascii="Arial"/>
                                <w:sz w:val="28"/>
                              </w:rPr>
                            </w:pPr>
                            <w:r>
                              <w:rPr>
                                <w:rFonts w:ascii="Arial"/>
                                <w:sz w:val="28"/>
                              </w:rPr>
                              <w:t>Number</w:t>
                            </w:r>
                            <w:r>
                              <w:rPr>
                                <w:rFonts w:ascii="Arial"/>
                                <w:spacing w:val="42"/>
                                <w:sz w:val="28"/>
                              </w:rPr>
                              <w:t xml:space="preserve"> </w:t>
                            </w:r>
                            <w:r>
                              <w:rPr>
                                <w:rFonts w:ascii="Arial"/>
                                <w:sz w:val="28"/>
                              </w:rPr>
                              <w:t>of</w:t>
                            </w:r>
                            <w:r>
                              <w:rPr>
                                <w:rFonts w:ascii="Arial"/>
                                <w:spacing w:val="43"/>
                                <w:sz w:val="28"/>
                              </w:rPr>
                              <w:t xml:space="preserve"> </w:t>
                            </w:r>
                            <w:r>
                              <w:rPr>
                                <w:rFonts w:ascii="Arial"/>
                                <w:spacing w:val="-2"/>
                                <w:sz w:val="28"/>
                              </w:rPr>
                              <w:t>wallets</w:t>
                            </w:r>
                          </w:p>
                        </w:txbxContent>
                      </wps:txbx>
                      <wps:bodyPr vert="vert270" wrap="square" lIns="0" tIns="0" rIns="0" bIns="0" rtlCol="0">
                        <a:noAutofit/>
                      </wps:bodyPr>
                    </wps:wsp>
                  </a:graphicData>
                </a:graphic>
              </wp:anchor>
            </w:drawing>
          </mc:Choice>
          <mc:Fallback>
            <w:pict>
              <v:shape w14:anchorId="00DC277E" id="Textbox 506" o:spid="_x0000_s1218" type="#_x0000_t202" style="position:absolute;left:0;text-align:left;margin-left:94.5pt;margin-top:-7.95pt;width:11.95pt;height:122pt;z-index:157711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" filled="f" stroked="f">
                <v:textbox style="layout-flow:vertical;mso-layout-flow-alt:bottom-to-top" inset="0,0,0,0">
                  <w:txbxContent>
                    <w:p w14:paraId="00DC284E" w14:textId="77777777" w:rsidR="00350CFB" w:rsidRDefault="00283FFF">
                      <w:pPr>
                        <w:spacing w:line="238" w:lineRule="exact"/>
                        <w:ind w:left="20"/>
                        <w:rPr>
                          <w:rFonts w:ascii="Arial"/>
                          <w:sz w:val="28"/>
                        </w:rPr>
                      </w:pPr>
                      <w:r>
                        <w:rPr>
                          <w:rFonts w:ascii="Arial"/>
                          <w:sz w:val="28"/>
                        </w:rPr>
                        <w:t>Number</w:t>
                      </w:r>
                      <w:r>
                        <w:rPr>
                          <w:rFonts w:ascii="Arial"/>
                          <w:spacing w:val="42"/>
                          <w:sz w:val="28"/>
                        </w:rPr>
                        <w:t xml:space="preserve"> </w:t>
                      </w:r>
                      <w:r>
                        <w:rPr>
                          <w:rFonts w:ascii="Arial"/>
                          <w:sz w:val="28"/>
                        </w:rPr>
                        <w:t>of</w:t>
                      </w:r>
                      <w:r>
                        <w:rPr>
                          <w:rFonts w:ascii="Arial"/>
                          <w:spacing w:val="43"/>
                          <w:sz w:val="28"/>
                        </w:rPr>
                        <w:t xml:space="preserve"> </w:t>
                      </w:r>
                      <w:r>
                        <w:rPr>
                          <w:rFonts w:ascii="Arial"/>
                          <w:spacing w:val="-2"/>
                          <w:sz w:val="28"/>
                        </w:rPr>
                        <w:t>wallets</w:t>
                      </w:r>
                    </w:p>
                  </w:txbxContent>
                </v:textbox>
                <w10:wrap anchorx="page"/>
              </v:shape>
            </w:pict>
          </mc:Fallback>
        </mc:AlternateContent>
      </w:r>
      <w:r>
        <w:rPr>
          <w:rFonts w:ascii="Arial"/>
          <w:spacing w:val="-5"/>
          <w:sz w:val="26"/>
        </w:rPr>
        <w:t>400</w:t>
      </w:r>
    </w:p>
    <w:p w14:paraId="00DC207C" w14:textId="77777777" w:rsidR="00350CFB" w:rsidRDefault="00350CFB">
      <w:pPr>
        <w:pStyle w:val="BodyText"/>
        <w:spacing w:before="243"/>
        <w:rPr>
          <w:rFonts w:ascii="Arial"/>
          <w:sz w:val="23"/>
        </w:rPr>
      </w:pPr>
    </w:p>
    <w:p w14:paraId="00DC207D" w14:textId="77777777" w:rsidR="00350CFB" w:rsidRDefault="00283FFF">
      <w:pPr>
        <w:ind w:left="1266"/>
        <w:rPr>
          <w:rFonts w:ascii="Arial"/>
          <w:sz w:val="26"/>
        </w:rPr>
      </w:pPr>
      <w:r>
        <w:rPr>
          <w:rFonts w:ascii="Arial"/>
          <w:spacing w:val="-5"/>
          <w:sz w:val="26"/>
        </w:rPr>
        <w:t>300</w:t>
      </w:r>
    </w:p>
    <w:p w14:paraId="00DC207E" w14:textId="77777777" w:rsidR="00350CFB" w:rsidRDefault="00350CFB">
      <w:pPr>
        <w:pStyle w:val="BodyText"/>
        <w:spacing w:before="242"/>
        <w:rPr>
          <w:rFonts w:ascii="Arial"/>
          <w:sz w:val="23"/>
        </w:rPr>
      </w:pPr>
    </w:p>
    <w:p w14:paraId="00DC207F" w14:textId="77777777" w:rsidR="00350CFB" w:rsidRDefault="00283FFF">
      <w:pPr>
        <w:spacing w:before="1"/>
        <w:ind w:left="1266"/>
        <w:rPr>
          <w:rFonts w:ascii="Arial"/>
          <w:sz w:val="26"/>
        </w:rPr>
      </w:pPr>
      <w:r>
        <w:rPr>
          <w:rFonts w:ascii="Arial"/>
          <w:spacing w:val="-5"/>
          <w:sz w:val="26"/>
        </w:rPr>
        <w:t>200</w:t>
      </w:r>
    </w:p>
    <w:p w14:paraId="00DC2080" w14:textId="77777777" w:rsidR="00350CFB" w:rsidRDefault="00350CFB">
      <w:pPr>
        <w:pStyle w:val="BodyText"/>
        <w:spacing w:before="242"/>
        <w:rPr>
          <w:rFonts w:ascii="Arial"/>
          <w:sz w:val="23"/>
        </w:rPr>
      </w:pPr>
    </w:p>
    <w:p w14:paraId="00DC2081" w14:textId="77777777" w:rsidR="00350CFB" w:rsidRDefault="00283FFF">
      <w:pPr>
        <w:ind w:left="1266"/>
        <w:rPr>
          <w:rFonts w:ascii="Arial"/>
          <w:sz w:val="26"/>
        </w:rPr>
      </w:pPr>
      <w:r>
        <w:rPr>
          <w:rFonts w:ascii="Arial"/>
          <w:spacing w:val="-5"/>
          <w:sz w:val="26"/>
        </w:rPr>
        <w:t>100</w:t>
      </w:r>
    </w:p>
    <w:p w14:paraId="00DC2082" w14:textId="77777777" w:rsidR="00350CFB" w:rsidRDefault="00350CFB">
      <w:pPr>
        <w:pStyle w:val="BodyText"/>
        <w:spacing w:before="243"/>
        <w:rPr>
          <w:rFonts w:ascii="Arial"/>
          <w:sz w:val="23"/>
        </w:rPr>
      </w:pPr>
    </w:p>
    <w:p w14:paraId="00DC2083" w14:textId="77777777" w:rsidR="00350CFB" w:rsidRDefault="00283FFF">
      <w:pPr>
        <w:spacing w:line="275" w:lineRule="exact"/>
        <w:ind w:left="1561"/>
        <w:rPr>
          <w:rFonts w:ascii="Arial"/>
          <w:sz w:val="26"/>
        </w:rPr>
      </w:pPr>
      <w:r>
        <w:rPr>
          <w:rFonts w:ascii="Arial"/>
          <w:spacing w:val="-10"/>
          <w:sz w:val="26"/>
        </w:rPr>
        <w:t>0</w:t>
      </w:r>
    </w:p>
    <w:p w14:paraId="00DC2084" w14:textId="77777777" w:rsidR="00350CFB" w:rsidRDefault="00283FFF">
      <w:pPr>
        <w:tabs>
          <w:tab w:val="left" w:pos="3308"/>
          <w:tab w:val="left" w:pos="4605"/>
          <w:tab w:val="left" w:pos="5901"/>
          <w:tab w:val="left" w:pos="7198"/>
          <w:tab w:val="left" w:pos="8495"/>
        </w:tabs>
        <w:spacing w:line="275" w:lineRule="exact"/>
        <w:ind w:left="2011"/>
        <w:rPr>
          <w:rFonts w:ascii="Arial"/>
          <w:sz w:val="26"/>
        </w:rPr>
      </w:pPr>
      <w:r>
        <w:rPr>
          <w:rFonts w:ascii="Arial"/>
          <w:spacing w:val="-5"/>
          <w:sz w:val="26"/>
        </w:rPr>
        <w:t>0.0</w:t>
      </w:r>
      <w:r>
        <w:rPr>
          <w:rFonts w:ascii="Arial"/>
          <w:sz w:val="26"/>
        </w:rPr>
        <w:tab/>
      </w:r>
      <w:r>
        <w:rPr>
          <w:rFonts w:ascii="Arial"/>
          <w:spacing w:val="-5"/>
          <w:sz w:val="26"/>
        </w:rPr>
        <w:t>0.2</w:t>
      </w:r>
      <w:r>
        <w:rPr>
          <w:rFonts w:ascii="Arial"/>
          <w:sz w:val="26"/>
        </w:rPr>
        <w:tab/>
      </w:r>
      <w:r>
        <w:rPr>
          <w:rFonts w:ascii="Arial"/>
          <w:spacing w:val="-5"/>
          <w:sz w:val="26"/>
        </w:rPr>
        <w:t>0.4</w:t>
      </w:r>
      <w:r>
        <w:rPr>
          <w:rFonts w:ascii="Arial"/>
          <w:sz w:val="26"/>
        </w:rPr>
        <w:tab/>
      </w:r>
      <w:r>
        <w:rPr>
          <w:rFonts w:ascii="Arial"/>
          <w:spacing w:val="-5"/>
          <w:sz w:val="26"/>
        </w:rPr>
        <w:t>0.6</w:t>
      </w:r>
      <w:r>
        <w:rPr>
          <w:rFonts w:ascii="Arial"/>
          <w:sz w:val="26"/>
        </w:rPr>
        <w:tab/>
      </w:r>
      <w:r>
        <w:rPr>
          <w:rFonts w:ascii="Arial"/>
          <w:spacing w:val="-5"/>
          <w:sz w:val="26"/>
        </w:rPr>
        <w:t>0.8</w:t>
      </w:r>
      <w:r>
        <w:rPr>
          <w:rFonts w:ascii="Arial"/>
          <w:sz w:val="26"/>
        </w:rPr>
        <w:tab/>
      </w:r>
      <w:r>
        <w:rPr>
          <w:rFonts w:ascii="Arial"/>
          <w:spacing w:val="-5"/>
          <w:sz w:val="26"/>
        </w:rPr>
        <w:t>1.0</w:t>
      </w:r>
    </w:p>
    <w:p w14:paraId="00DC2085" w14:textId="77777777" w:rsidR="00350CFB" w:rsidRDefault="00283FFF">
      <w:pPr>
        <w:spacing w:before="25"/>
        <w:ind w:left="4237"/>
        <w:rPr>
          <w:rFonts w:ascii="Arial"/>
          <w:sz w:val="28"/>
        </w:rPr>
      </w:pPr>
      <w:r>
        <w:rPr>
          <w:rFonts w:ascii="Arial"/>
          <w:sz w:val="28"/>
        </w:rPr>
        <w:t>Close</w:t>
      </w:r>
      <w:r>
        <w:rPr>
          <w:rFonts w:ascii="Arial"/>
          <w:spacing w:val="-15"/>
          <w:sz w:val="28"/>
        </w:rPr>
        <w:t xml:space="preserve"> </w:t>
      </w:r>
      <w:r>
        <w:rPr>
          <w:rFonts w:ascii="Arial"/>
          <w:sz w:val="28"/>
        </w:rPr>
        <w:t>success</w:t>
      </w:r>
      <w:r>
        <w:rPr>
          <w:rFonts w:ascii="Arial"/>
          <w:spacing w:val="-14"/>
          <w:sz w:val="28"/>
        </w:rPr>
        <w:t xml:space="preserve"> </w:t>
      </w:r>
      <w:r>
        <w:rPr>
          <w:rFonts w:ascii="Arial"/>
          <w:spacing w:val="-4"/>
          <w:sz w:val="28"/>
        </w:rPr>
        <w:t>rate</w:t>
      </w:r>
    </w:p>
    <w:p w14:paraId="00DC2086" w14:textId="77777777" w:rsidR="00350CFB" w:rsidRDefault="00350CFB">
      <w:pPr>
        <w:pStyle w:val="BodyText"/>
        <w:spacing w:before="71"/>
        <w:rPr>
          <w:rFonts w:ascii="Arial"/>
        </w:rPr>
      </w:pPr>
    </w:p>
    <w:p w14:paraId="00DC2087" w14:textId="77777777" w:rsidR="00350CFB" w:rsidRDefault="00283FFF">
      <w:pPr>
        <w:pStyle w:val="BodyText"/>
        <w:spacing w:line="252" w:lineRule="auto"/>
        <w:ind w:left="282" w:right="524"/>
        <w:jc w:val="both"/>
      </w:pPr>
      <w:r>
        <w:t>Figure</w:t>
      </w:r>
      <w:r>
        <w:rPr>
          <w:spacing w:val="-6"/>
        </w:rPr>
        <w:t xml:space="preserve"> </w:t>
      </w:r>
      <w:r>
        <w:t>4.3: Distribution</w:t>
      </w:r>
      <w:r>
        <w:rPr>
          <w:spacing w:val="-6"/>
        </w:rPr>
        <w:t xml:space="preserve"> </w:t>
      </w:r>
      <w:r>
        <w:t>of</w:t>
      </w:r>
      <w:r>
        <w:rPr>
          <w:spacing w:val="-6"/>
        </w:rPr>
        <w:t xml:space="preserve"> </w:t>
      </w:r>
      <w:r>
        <w:t>GMX</w:t>
      </w:r>
      <w:r>
        <w:rPr>
          <w:spacing w:val="-6"/>
        </w:rPr>
        <w:t xml:space="preserve"> </w:t>
      </w:r>
      <w:r>
        <w:t>close</w:t>
      </w:r>
      <w:r>
        <w:rPr>
          <w:spacing w:val="-6"/>
        </w:rPr>
        <w:t xml:space="preserve"> </w:t>
      </w:r>
      <w:r>
        <w:t>success</w:t>
      </w:r>
      <w:r>
        <w:rPr>
          <w:spacing w:val="-6"/>
        </w:rPr>
        <w:t xml:space="preserve"> </w:t>
      </w:r>
      <w:r>
        <w:t>rates</w:t>
      </w:r>
      <w:r>
        <w:rPr>
          <w:spacing w:val="-6"/>
        </w:rPr>
        <w:t xml:space="preserve"> </w:t>
      </w:r>
      <w:r>
        <w:t>in</w:t>
      </w:r>
      <w:r>
        <w:rPr>
          <w:spacing w:val="-6"/>
        </w:rPr>
        <w:t xml:space="preserve"> </w:t>
      </w:r>
      <w:r>
        <w:t>the</w:t>
      </w:r>
      <w:r>
        <w:rPr>
          <w:spacing w:val="-6"/>
        </w:rPr>
        <w:t xml:space="preserve"> </w:t>
      </w:r>
      <w:r>
        <w:t>matched</w:t>
      </w:r>
      <w:r>
        <w:rPr>
          <w:spacing w:val="-6"/>
        </w:rPr>
        <w:t xml:space="preserve"> </w:t>
      </w:r>
      <w:r>
        <w:t>cohort. Concentration</w:t>
      </w:r>
      <w:r>
        <w:rPr>
          <w:spacing w:val="-6"/>
        </w:rPr>
        <w:t xml:space="preserve"> </w:t>
      </w:r>
      <w:r>
        <w:t>of</w:t>
      </w:r>
      <w:r>
        <w:rPr>
          <w:spacing w:val="-6"/>
        </w:rPr>
        <w:t xml:space="preserve"> </w:t>
      </w:r>
      <w:r>
        <w:t>rates reduces</w:t>
      </w:r>
      <w:r>
        <w:rPr>
          <w:spacing w:val="-4"/>
        </w:rPr>
        <w:t xml:space="preserve"> </w:t>
      </w:r>
      <w:r>
        <w:t>the</w:t>
      </w:r>
      <w:r>
        <w:rPr>
          <w:spacing w:val="-4"/>
        </w:rPr>
        <w:t xml:space="preserve"> </w:t>
      </w:r>
      <w:r>
        <w:t>discriminative</w:t>
      </w:r>
      <w:r>
        <w:rPr>
          <w:spacing w:val="-4"/>
        </w:rPr>
        <w:t xml:space="preserve"> </w:t>
      </w:r>
      <w:r>
        <w:t>power</w:t>
      </w:r>
      <w:r>
        <w:rPr>
          <w:spacing w:val="-4"/>
        </w:rPr>
        <w:t xml:space="preserve"> </w:t>
      </w:r>
      <w:r>
        <w:t>of</w:t>
      </w:r>
      <w:r>
        <w:rPr>
          <w:spacing w:val="-4"/>
        </w:rPr>
        <w:t xml:space="preserve"> </w:t>
      </w:r>
      <w:r>
        <w:t>rate-based</w:t>
      </w:r>
      <w:r>
        <w:rPr>
          <w:spacing w:val="-4"/>
        </w:rPr>
        <w:t xml:space="preserve"> </w:t>
      </w:r>
      <w:r>
        <w:t>trading-success</w:t>
      </w:r>
      <w:r>
        <w:rPr>
          <w:spacing w:val="-4"/>
        </w:rPr>
        <w:t xml:space="preserve"> </w:t>
      </w:r>
      <w:r>
        <w:t>proxies</w:t>
      </w:r>
      <w:r>
        <w:rPr>
          <w:spacing w:val="-4"/>
        </w:rPr>
        <w:t xml:space="preserve"> </w:t>
      </w:r>
      <w:r>
        <w:t>relative</w:t>
      </w:r>
      <w:r>
        <w:rPr>
          <w:spacing w:val="-4"/>
        </w:rPr>
        <w:t xml:space="preserve"> </w:t>
      </w:r>
      <w:r>
        <w:t>to</w:t>
      </w:r>
      <w:r>
        <w:rPr>
          <w:spacing w:val="-4"/>
        </w:rPr>
        <w:t xml:space="preserve"> </w:t>
      </w:r>
      <w:r>
        <w:t>count-</w:t>
      </w:r>
      <w:r>
        <w:rPr>
          <w:spacing w:val="-4"/>
        </w:rPr>
        <w:t xml:space="preserve"> </w:t>
      </w:r>
      <w:r>
        <w:t>or</w:t>
      </w:r>
      <w:r>
        <w:rPr>
          <w:spacing w:val="-4"/>
        </w:rPr>
        <w:t xml:space="preserve"> </w:t>
      </w:r>
      <w:r>
        <w:t>value-based proxies.</w:t>
      </w:r>
    </w:p>
    <w:p w14:paraId="00DC2088" w14:textId="77777777" w:rsidR="00350CFB" w:rsidRDefault="00350CFB">
      <w:pPr>
        <w:pStyle w:val="BodyText"/>
        <w:spacing w:before="251"/>
      </w:pPr>
    </w:p>
    <w:p w14:paraId="00DC2089" w14:textId="77777777" w:rsidR="00350CFB" w:rsidRDefault="00283FFF">
      <w:pPr>
        <w:pStyle w:val="BodyText"/>
        <w:spacing w:line="396" w:lineRule="auto"/>
        <w:ind w:left="276" w:right="522" w:hanging="2"/>
        <w:jc w:val="both"/>
      </w:pPr>
      <w:r>
        <w:rPr>
          <w:spacing w:val="-2"/>
          <w:w w:val="105"/>
        </w:rPr>
        <w:t>Taken</w:t>
      </w:r>
      <w:r>
        <w:rPr>
          <w:spacing w:val="-4"/>
          <w:w w:val="105"/>
        </w:rPr>
        <w:t xml:space="preserve"> </w:t>
      </w:r>
      <w:r>
        <w:rPr>
          <w:spacing w:val="-2"/>
          <w:w w:val="105"/>
        </w:rPr>
        <w:t>together, the</w:t>
      </w:r>
      <w:r>
        <w:rPr>
          <w:spacing w:val="-3"/>
          <w:w w:val="105"/>
        </w:rPr>
        <w:t xml:space="preserve"> </w:t>
      </w:r>
      <w:r>
        <w:rPr>
          <w:spacing w:val="-2"/>
          <w:w w:val="105"/>
        </w:rPr>
        <w:t>descriptive</w:t>
      </w:r>
      <w:r>
        <w:rPr>
          <w:spacing w:val="-3"/>
          <w:w w:val="105"/>
        </w:rPr>
        <w:t xml:space="preserve"> </w:t>
      </w:r>
      <w:r>
        <w:rPr>
          <w:spacing w:val="-2"/>
          <w:w w:val="105"/>
        </w:rPr>
        <w:t>figures</w:t>
      </w:r>
      <w:r>
        <w:rPr>
          <w:spacing w:val="-3"/>
          <w:w w:val="105"/>
        </w:rPr>
        <w:t xml:space="preserve"> </w:t>
      </w:r>
      <w:r>
        <w:rPr>
          <w:spacing w:val="-2"/>
          <w:w w:val="105"/>
        </w:rPr>
        <w:t>establish</w:t>
      </w:r>
      <w:r>
        <w:rPr>
          <w:spacing w:val="-3"/>
          <w:w w:val="105"/>
        </w:rPr>
        <w:t xml:space="preserve"> </w:t>
      </w:r>
      <w:r>
        <w:rPr>
          <w:spacing w:val="-2"/>
          <w:w w:val="105"/>
        </w:rPr>
        <w:t>three</w:t>
      </w:r>
      <w:r>
        <w:rPr>
          <w:spacing w:val="-3"/>
          <w:w w:val="105"/>
        </w:rPr>
        <w:t xml:space="preserve"> </w:t>
      </w:r>
      <w:r>
        <w:rPr>
          <w:spacing w:val="-2"/>
          <w:w w:val="105"/>
        </w:rPr>
        <w:t>interpretive</w:t>
      </w:r>
      <w:r>
        <w:rPr>
          <w:spacing w:val="-3"/>
          <w:w w:val="105"/>
        </w:rPr>
        <w:t xml:space="preserve"> </w:t>
      </w:r>
      <w:r>
        <w:rPr>
          <w:spacing w:val="-2"/>
          <w:w w:val="105"/>
        </w:rPr>
        <w:t>constraints</w:t>
      </w:r>
      <w:r>
        <w:rPr>
          <w:spacing w:val="-3"/>
          <w:w w:val="105"/>
        </w:rPr>
        <w:t xml:space="preserve"> </w:t>
      </w:r>
      <w:r>
        <w:rPr>
          <w:spacing w:val="-2"/>
          <w:w w:val="105"/>
        </w:rPr>
        <w:t>for</w:t>
      </w:r>
      <w:r>
        <w:rPr>
          <w:spacing w:val="-3"/>
          <w:w w:val="105"/>
        </w:rPr>
        <w:t xml:space="preserve"> </w:t>
      </w:r>
      <w:r>
        <w:rPr>
          <w:spacing w:val="-2"/>
          <w:w w:val="105"/>
        </w:rPr>
        <w:t>later</w:t>
      </w:r>
      <w:r>
        <w:rPr>
          <w:spacing w:val="-3"/>
          <w:w w:val="105"/>
        </w:rPr>
        <w:t xml:space="preserve"> </w:t>
      </w:r>
      <w:r>
        <w:rPr>
          <w:spacing w:val="-2"/>
          <w:w w:val="105"/>
        </w:rPr>
        <w:t xml:space="preserve">sections. </w:t>
      </w:r>
      <w:r>
        <w:rPr>
          <w:w w:val="105"/>
        </w:rPr>
        <w:t>First,</w:t>
      </w:r>
      <w:r>
        <w:rPr>
          <w:spacing w:val="-16"/>
          <w:w w:val="105"/>
        </w:rPr>
        <w:t xml:space="preserve"> </w:t>
      </w:r>
      <w:r>
        <w:rPr>
          <w:w w:val="105"/>
        </w:rPr>
        <w:t>the</w:t>
      </w:r>
      <w:r>
        <w:rPr>
          <w:spacing w:val="-16"/>
          <w:w w:val="105"/>
        </w:rPr>
        <w:t xml:space="preserve"> </w:t>
      </w:r>
      <w:r>
        <w:rPr>
          <w:w w:val="105"/>
        </w:rPr>
        <w:t>matched</w:t>
      </w:r>
      <w:r>
        <w:rPr>
          <w:spacing w:val="-16"/>
          <w:w w:val="105"/>
        </w:rPr>
        <w:t xml:space="preserve"> </w:t>
      </w:r>
      <w:r>
        <w:rPr>
          <w:w w:val="105"/>
        </w:rPr>
        <w:t>cohort</w:t>
      </w:r>
      <w:r>
        <w:rPr>
          <w:spacing w:val="-15"/>
          <w:w w:val="105"/>
        </w:rPr>
        <w:t xml:space="preserve"> </w:t>
      </w:r>
      <w:r>
        <w:rPr>
          <w:w w:val="105"/>
        </w:rPr>
        <w:t>is</w:t>
      </w:r>
      <w:r>
        <w:rPr>
          <w:spacing w:val="-16"/>
          <w:w w:val="105"/>
        </w:rPr>
        <w:t xml:space="preserve"> </w:t>
      </w:r>
      <w:r>
        <w:rPr>
          <w:w w:val="105"/>
        </w:rPr>
        <w:t>active</w:t>
      </w:r>
      <w:r>
        <w:rPr>
          <w:spacing w:val="-16"/>
          <w:w w:val="105"/>
        </w:rPr>
        <w:t xml:space="preserve"> </w:t>
      </w:r>
      <w:r>
        <w:rPr>
          <w:w w:val="105"/>
        </w:rPr>
        <w:t>enough</w:t>
      </w:r>
      <w:r>
        <w:rPr>
          <w:spacing w:val="-16"/>
          <w:w w:val="105"/>
        </w:rPr>
        <w:t xml:space="preserve"> </w:t>
      </w:r>
      <w:r>
        <w:rPr>
          <w:w w:val="105"/>
        </w:rPr>
        <w:t>for</w:t>
      </w:r>
      <w:r>
        <w:rPr>
          <w:spacing w:val="-15"/>
          <w:w w:val="105"/>
        </w:rPr>
        <w:t xml:space="preserve"> </w:t>
      </w:r>
      <w:r>
        <w:rPr>
          <w:w w:val="105"/>
        </w:rPr>
        <w:t>stable</w:t>
      </w:r>
      <w:r>
        <w:rPr>
          <w:spacing w:val="-16"/>
          <w:w w:val="105"/>
        </w:rPr>
        <w:t xml:space="preserve"> </w:t>
      </w:r>
      <w:r>
        <w:rPr>
          <w:w w:val="105"/>
        </w:rPr>
        <w:t>rank</w:t>
      </w:r>
      <w:r>
        <w:rPr>
          <w:spacing w:val="-16"/>
          <w:w w:val="105"/>
        </w:rPr>
        <w:t xml:space="preserve"> </w:t>
      </w:r>
      <w:r>
        <w:rPr>
          <w:w w:val="105"/>
        </w:rPr>
        <w:t>statistics</w:t>
      </w:r>
      <w:r>
        <w:rPr>
          <w:spacing w:val="-16"/>
          <w:w w:val="105"/>
        </w:rPr>
        <w:t xml:space="preserve"> </w:t>
      </w:r>
      <w:r>
        <w:rPr>
          <w:w w:val="105"/>
        </w:rPr>
        <w:t>(</w:t>
      </w:r>
      <w:r>
        <w:rPr>
          <w:i/>
          <w:w w:val="105"/>
        </w:rPr>
        <w:t>n</w:t>
      </w:r>
      <w:r>
        <w:rPr>
          <w:i/>
          <w:spacing w:val="-15"/>
          <w:w w:val="105"/>
        </w:rPr>
        <w:t xml:space="preserve"> </w:t>
      </w:r>
      <w:r>
        <w:rPr>
          <w:w w:val="105"/>
        </w:rPr>
        <w:t>=</w:t>
      </w:r>
      <w:r>
        <w:rPr>
          <w:spacing w:val="-16"/>
          <w:w w:val="105"/>
        </w:rPr>
        <w:t xml:space="preserve"> </w:t>
      </w:r>
      <w:r>
        <w:rPr>
          <w:w w:val="105"/>
        </w:rPr>
        <w:t>5</w:t>
      </w:r>
      <w:r>
        <w:rPr>
          <w:i/>
          <w:w w:val="105"/>
        </w:rPr>
        <w:t>,</w:t>
      </w:r>
      <w:r>
        <w:rPr>
          <w:w w:val="105"/>
        </w:rPr>
        <w:t>521;</w:t>
      </w:r>
      <w:r>
        <w:rPr>
          <w:spacing w:val="-16"/>
          <w:w w:val="105"/>
        </w:rPr>
        <w:t xml:space="preserve"> </w:t>
      </w:r>
      <w:r>
        <w:rPr>
          <w:w w:val="105"/>
        </w:rPr>
        <w:t>365,488</w:t>
      </w:r>
      <w:r>
        <w:rPr>
          <w:spacing w:val="-16"/>
          <w:w w:val="105"/>
        </w:rPr>
        <w:t xml:space="preserve"> </w:t>
      </w:r>
      <w:r>
        <w:rPr>
          <w:w w:val="105"/>
        </w:rPr>
        <w:t>decoded closes)</w:t>
      </w:r>
      <w:r>
        <w:rPr>
          <w:spacing w:val="-16"/>
          <w:w w:val="105"/>
        </w:rPr>
        <w:t xml:space="preserve"> </w:t>
      </w:r>
      <w:r>
        <w:rPr>
          <w:w w:val="105"/>
        </w:rPr>
        <w:t>but</w:t>
      </w:r>
      <w:r>
        <w:rPr>
          <w:spacing w:val="-16"/>
          <w:w w:val="105"/>
        </w:rPr>
        <w:t xml:space="preserve"> </w:t>
      </w:r>
      <w:r>
        <w:rPr>
          <w:w w:val="105"/>
        </w:rPr>
        <w:t>heterogeneous</w:t>
      </w:r>
      <w:r>
        <w:rPr>
          <w:spacing w:val="-16"/>
          <w:w w:val="105"/>
        </w:rPr>
        <w:t xml:space="preserve"> </w:t>
      </w:r>
      <w:r>
        <w:rPr>
          <w:w w:val="105"/>
        </w:rPr>
        <w:t>in</w:t>
      </w:r>
      <w:r>
        <w:rPr>
          <w:spacing w:val="-15"/>
          <w:w w:val="105"/>
        </w:rPr>
        <w:t xml:space="preserve"> </w:t>
      </w:r>
      <w:r>
        <w:rPr>
          <w:w w:val="105"/>
        </w:rPr>
        <w:t>trading</w:t>
      </w:r>
      <w:r>
        <w:rPr>
          <w:spacing w:val="-16"/>
          <w:w w:val="105"/>
        </w:rPr>
        <w:t xml:space="preserve"> </w:t>
      </w:r>
      <w:r>
        <w:rPr>
          <w:w w:val="105"/>
        </w:rPr>
        <w:t>intensity</w:t>
      </w:r>
      <w:r>
        <w:rPr>
          <w:spacing w:val="-16"/>
          <w:w w:val="105"/>
        </w:rPr>
        <w:t xml:space="preserve"> </w:t>
      </w:r>
      <w:r>
        <w:rPr>
          <w:w w:val="105"/>
        </w:rPr>
        <w:t>and</w:t>
      </w:r>
      <w:r>
        <w:rPr>
          <w:spacing w:val="-16"/>
          <w:w w:val="105"/>
        </w:rPr>
        <w:t xml:space="preserve"> </w:t>
      </w:r>
      <w:r>
        <w:rPr>
          <w:w w:val="105"/>
        </w:rPr>
        <w:t>outcomes.</w:t>
      </w:r>
      <w:r>
        <w:rPr>
          <w:spacing w:val="-15"/>
          <w:w w:val="105"/>
        </w:rPr>
        <w:t xml:space="preserve"> </w:t>
      </w:r>
      <w:r>
        <w:rPr>
          <w:w w:val="105"/>
        </w:rPr>
        <w:t>Second,</w:t>
      </w:r>
      <w:r>
        <w:rPr>
          <w:spacing w:val="-16"/>
          <w:w w:val="105"/>
        </w:rPr>
        <w:t xml:space="preserve"> </w:t>
      </w:r>
      <w:r>
        <w:rPr>
          <w:w w:val="105"/>
        </w:rPr>
        <w:t>endorsement</w:t>
      </w:r>
      <w:r>
        <w:rPr>
          <w:spacing w:val="-16"/>
          <w:w w:val="105"/>
        </w:rPr>
        <w:t xml:space="preserve"> </w:t>
      </w:r>
      <w:r>
        <w:rPr>
          <w:w w:val="105"/>
        </w:rPr>
        <w:t>and</w:t>
      </w:r>
      <w:r>
        <w:rPr>
          <w:spacing w:val="-16"/>
          <w:w w:val="105"/>
        </w:rPr>
        <w:t xml:space="preserve"> </w:t>
      </w:r>
      <w:r>
        <w:rPr>
          <w:w w:val="105"/>
        </w:rPr>
        <w:t xml:space="preserve">transfer </w:t>
      </w:r>
      <w:r>
        <w:rPr>
          <w:spacing w:val="-2"/>
          <w:w w:val="105"/>
        </w:rPr>
        <w:t>graphs</w:t>
      </w:r>
      <w:r>
        <w:rPr>
          <w:spacing w:val="-9"/>
          <w:w w:val="105"/>
        </w:rPr>
        <w:t xml:space="preserve"> </w:t>
      </w:r>
      <w:r>
        <w:rPr>
          <w:spacing w:val="-2"/>
          <w:w w:val="105"/>
        </w:rPr>
        <w:t>differ</w:t>
      </w:r>
      <w:r>
        <w:rPr>
          <w:spacing w:val="-9"/>
          <w:w w:val="105"/>
        </w:rPr>
        <w:t xml:space="preserve"> </w:t>
      </w:r>
      <w:r>
        <w:rPr>
          <w:spacing w:val="-2"/>
          <w:w w:val="105"/>
        </w:rPr>
        <w:t>by</w:t>
      </w:r>
      <w:r>
        <w:rPr>
          <w:spacing w:val="-9"/>
          <w:w w:val="105"/>
        </w:rPr>
        <w:t xml:space="preserve"> </w:t>
      </w:r>
      <w:r>
        <w:rPr>
          <w:spacing w:val="-2"/>
          <w:w w:val="105"/>
        </w:rPr>
        <w:t>nearly</w:t>
      </w:r>
      <w:r>
        <w:rPr>
          <w:spacing w:val="-9"/>
          <w:w w:val="105"/>
        </w:rPr>
        <w:t xml:space="preserve"> </w:t>
      </w:r>
      <w:r>
        <w:rPr>
          <w:spacing w:val="-2"/>
          <w:w w:val="105"/>
        </w:rPr>
        <w:t>an</w:t>
      </w:r>
      <w:r>
        <w:rPr>
          <w:spacing w:val="-9"/>
          <w:w w:val="105"/>
        </w:rPr>
        <w:t xml:space="preserve"> </w:t>
      </w:r>
      <w:r>
        <w:rPr>
          <w:spacing w:val="-2"/>
          <w:w w:val="105"/>
        </w:rPr>
        <w:t>order</w:t>
      </w:r>
      <w:r>
        <w:rPr>
          <w:spacing w:val="-9"/>
          <w:w w:val="105"/>
        </w:rPr>
        <w:t xml:space="preserve"> </w:t>
      </w:r>
      <w:r>
        <w:rPr>
          <w:spacing w:val="-2"/>
          <w:w w:val="105"/>
        </w:rPr>
        <w:t>of</w:t>
      </w:r>
      <w:r>
        <w:rPr>
          <w:spacing w:val="-9"/>
          <w:w w:val="105"/>
        </w:rPr>
        <w:t xml:space="preserve"> </w:t>
      </w:r>
      <w:r>
        <w:rPr>
          <w:spacing w:val="-2"/>
          <w:w w:val="105"/>
        </w:rPr>
        <w:t>magnitude</w:t>
      </w:r>
      <w:r>
        <w:rPr>
          <w:spacing w:val="-9"/>
          <w:w w:val="105"/>
        </w:rPr>
        <w:t xml:space="preserve"> </w:t>
      </w:r>
      <w:r>
        <w:rPr>
          <w:spacing w:val="-2"/>
          <w:w w:val="105"/>
        </w:rPr>
        <w:t>in</w:t>
      </w:r>
      <w:r>
        <w:rPr>
          <w:spacing w:val="-9"/>
          <w:w w:val="105"/>
        </w:rPr>
        <w:t xml:space="preserve"> </w:t>
      </w:r>
      <w:r>
        <w:rPr>
          <w:spacing w:val="-2"/>
          <w:w w:val="105"/>
        </w:rPr>
        <w:t>edge</w:t>
      </w:r>
      <w:r>
        <w:rPr>
          <w:spacing w:val="-9"/>
          <w:w w:val="105"/>
        </w:rPr>
        <w:t xml:space="preserve"> </w:t>
      </w:r>
      <w:r>
        <w:rPr>
          <w:spacing w:val="-2"/>
          <w:w w:val="105"/>
        </w:rPr>
        <w:t>count,</w:t>
      </w:r>
      <w:r>
        <w:rPr>
          <w:spacing w:val="-6"/>
          <w:w w:val="105"/>
        </w:rPr>
        <w:t xml:space="preserve"> </w:t>
      </w:r>
      <w:r>
        <w:rPr>
          <w:spacing w:val="-2"/>
          <w:w w:val="105"/>
        </w:rPr>
        <w:t>so</w:t>
      </w:r>
      <w:r>
        <w:rPr>
          <w:spacing w:val="-9"/>
          <w:w w:val="105"/>
        </w:rPr>
        <w:t xml:space="preserve"> </w:t>
      </w:r>
      <w:r>
        <w:rPr>
          <w:spacing w:val="-2"/>
          <w:w w:val="105"/>
        </w:rPr>
        <w:t>efficiency</w:t>
      </w:r>
      <w:r>
        <w:rPr>
          <w:spacing w:val="-9"/>
          <w:w w:val="105"/>
        </w:rPr>
        <w:t xml:space="preserve"> </w:t>
      </w:r>
      <w:r>
        <w:rPr>
          <w:spacing w:val="-2"/>
          <w:w w:val="105"/>
        </w:rPr>
        <w:t>and</w:t>
      </w:r>
      <w:r>
        <w:rPr>
          <w:spacing w:val="-9"/>
          <w:w w:val="105"/>
        </w:rPr>
        <w:t xml:space="preserve"> </w:t>
      </w:r>
      <w:r>
        <w:rPr>
          <w:spacing w:val="-2"/>
          <w:w w:val="105"/>
        </w:rPr>
        <w:t>alignment</w:t>
      </w:r>
      <w:r>
        <w:rPr>
          <w:spacing w:val="-9"/>
          <w:w w:val="105"/>
        </w:rPr>
        <w:t xml:space="preserve"> </w:t>
      </w:r>
      <w:r>
        <w:rPr>
          <w:spacing w:val="-2"/>
          <w:w w:val="105"/>
        </w:rPr>
        <w:t xml:space="preserve">claims </w:t>
      </w:r>
      <w:r>
        <w:t>must be evaluated jointly rather than in isolation.</w:t>
      </w:r>
      <w:r>
        <w:rPr>
          <w:spacing w:val="31"/>
        </w:rPr>
        <w:t xml:space="preserve"> </w:t>
      </w:r>
      <w:r>
        <w:t xml:space="preserve">Third, trading-outcome proxies are informative validation axes, not interchangeable substitutes for social-graph constructs; Section </w:t>
      </w:r>
      <w:hyperlink w:anchor="_bookmark112" w:history="1">
        <w:r>
          <w:t>4.7</w:t>
        </w:r>
      </w:hyperlink>
      <w:r>
        <w:t xml:space="preserve"> returns to this point when GF-PR inflates trading-family alignment through construct overlap.</w:t>
      </w:r>
    </w:p>
    <w:p w14:paraId="00DC208A" w14:textId="77777777" w:rsidR="00350CFB" w:rsidRDefault="00283FFF">
      <w:pPr>
        <w:pStyle w:val="BodyText"/>
        <w:spacing w:before="22" w:line="396" w:lineRule="auto"/>
        <w:ind w:left="282" w:right="524" w:hanging="9"/>
        <w:jc w:val="both"/>
      </w:pPr>
      <w:r>
        <w:t xml:space="preserve">A fourth constraint follows from the joint reading of Figures </w:t>
      </w:r>
      <w:hyperlink w:anchor="_bookmark87" w:history="1">
        <w:r>
          <w:t>4.1</w:t>
        </w:r>
      </w:hyperlink>
      <w:r>
        <w:t>–</w:t>
      </w:r>
      <w:hyperlink w:anchor="_bookmark89" w:history="1">
        <w:r>
          <w:t>4.3</w:t>
        </w:r>
      </w:hyperlink>
      <w:r>
        <w:t>.</w:t>
      </w:r>
      <w:r>
        <w:rPr>
          <w:spacing w:val="40"/>
        </w:rPr>
        <w:t xml:space="preserve"> </w:t>
      </w:r>
      <w:r>
        <w:t>Count-based and value-based</w:t>
      </w:r>
      <w:r>
        <w:rPr>
          <w:spacing w:val="-9"/>
        </w:rPr>
        <w:t xml:space="preserve"> </w:t>
      </w:r>
      <w:r>
        <w:t>proxies</w:t>
      </w:r>
      <w:r>
        <w:rPr>
          <w:spacing w:val="-9"/>
        </w:rPr>
        <w:t xml:space="preserve"> </w:t>
      </w:r>
      <w:r>
        <w:t>inherit</w:t>
      </w:r>
      <w:r>
        <w:rPr>
          <w:spacing w:val="-9"/>
        </w:rPr>
        <w:t xml:space="preserve"> </w:t>
      </w:r>
      <w:r>
        <w:t>the</w:t>
      </w:r>
      <w:r>
        <w:rPr>
          <w:spacing w:val="-9"/>
        </w:rPr>
        <w:t xml:space="preserve"> </w:t>
      </w:r>
      <w:r>
        <w:t>heavy-tailed</w:t>
      </w:r>
      <w:r>
        <w:rPr>
          <w:spacing w:val="-9"/>
        </w:rPr>
        <w:t xml:space="preserve"> </w:t>
      </w:r>
      <w:r>
        <w:t>activity</w:t>
      </w:r>
      <w:r>
        <w:rPr>
          <w:spacing w:val="-9"/>
        </w:rPr>
        <w:t xml:space="preserve"> </w:t>
      </w:r>
      <w:r>
        <w:t>structure</w:t>
      </w:r>
      <w:r>
        <w:rPr>
          <w:spacing w:val="-9"/>
        </w:rPr>
        <w:t xml:space="preserve"> </w:t>
      </w:r>
      <w:r>
        <w:t>of</w:t>
      </w:r>
      <w:r>
        <w:rPr>
          <w:spacing w:val="-9"/>
        </w:rPr>
        <w:t xml:space="preserve"> </w:t>
      </w:r>
      <w:r>
        <w:t>perpetual</w:t>
      </w:r>
      <w:r>
        <w:rPr>
          <w:spacing w:val="-9"/>
        </w:rPr>
        <w:t xml:space="preserve"> </w:t>
      </w:r>
      <w:r>
        <w:t>trading,</w:t>
      </w:r>
      <w:r>
        <w:rPr>
          <w:spacing w:val="-8"/>
        </w:rPr>
        <w:t xml:space="preserve"> </w:t>
      </w:r>
      <w:r>
        <w:t>so</w:t>
      </w:r>
      <w:r>
        <w:rPr>
          <w:spacing w:val="-9"/>
        </w:rPr>
        <w:t xml:space="preserve"> </w:t>
      </w:r>
      <w:r>
        <w:t>social</w:t>
      </w:r>
      <w:r>
        <w:rPr>
          <w:spacing w:val="-9"/>
        </w:rPr>
        <w:t xml:space="preserve"> </w:t>
      </w:r>
      <w:r>
        <w:t>methods</w:t>
      </w:r>
      <w:r>
        <w:rPr>
          <w:spacing w:val="-9"/>
        </w:rPr>
        <w:t xml:space="preserve"> </w:t>
      </w:r>
      <w:r>
        <w:t>that</w:t>
      </w:r>
    </w:p>
    <w:p w14:paraId="00DC208B" w14:textId="77777777" w:rsidR="00350CFB" w:rsidRDefault="00350CFB">
      <w:pPr>
        <w:pStyle w:val="BodyText"/>
        <w:spacing w:line="396" w:lineRule="auto"/>
        <w:jc w:val="both"/>
        <w:sectPr w:rsidR="00350CFB">
          <w:pgSz w:w="11910" w:h="16840"/>
          <w:pgMar w:top="1840" w:right="708" w:bottom="2300" w:left="992" w:header="0" w:footer="2115" w:gutter="0"/>
          <w:cols w:space="720"/>
        </w:sectPr>
      </w:pPr>
    </w:p>
    <w:p w14:paraId="00DC208C" w14:textId="77777777" w:rsidR="00350CFB" w:rsidRDefault="00283FFF">
      <w:pPr>
        <w:pStyle w:val="BodyText"/>
        <w:spacing w:before="72" w:line="396" w:lineRule="auto"/>
        <w:ind w:left="282" w:right="557"/>
        <w:jc w:val="both"/>
      </w:pPr>
      <w:r>
        <w:lastRenderedPageBreak/>
        <w:t>correlate with activity—especially transfer activity—can appear to predict trading success partly because</w:t>
      </w:r>
      <w:r>
        <w:rPr>
          <w:spacing w:val="-4"/>
        </w:rPr>
        <w:t xml:space="preserve"> </w:t>
      </w:r>
      <w:r>
        <w:t>active</w:t>
      </w:r>
      <w:r>
        <w:rPr>
          <w:spacing w:val="-4"/>
        </w:rPr>
        <w:t xml:space="preserve"> </w:t>
      </w:r>
      <w:r>
        <w:t>wallets</w:t>
      </w:r>
      <w:r>
        <w:rPr>
          <w:spacing w:val="-4"/>
        </w:rPr>
        <w:t xml:space="preserve"> </w:t>
      </w:r>
      <w:r>
        <w:t>trade</w:t>
      </w:r>
      <w:r>
        <w:rPr>
          <w:spacing w:val="-4"/>
        </w:rPr>
        <w:t xml:space="preserve"> </w:t>
      </w:r>
      <w:r>
        <w:t>more</w:t>
      </w:r>
      <w:r>
        <w:rPr>
          <w:spacing w:val="-4"/>
        </w:rPr>
        <w:t xml:space="preserve"> </w:t>
      </w:r>
      <w:r>
        <w:t>often</w:t>
      </w:r>
      <w:r>
        <w:rPr>
          <w:spacing w:val="-4"/>
        </w:rPr>
        <w:t xml:space="preserve"> </w:t>
      </w:r>
      <w:r>
        <w:t>and</w:t>
      </w:r>
      <w:r>
        <w:rPr>
          <w:spacing w:val="-4"/>
        </w:rPr>
        <w:t xml:space="preserve"> </w:t>
      </w:r>
      <w:r>
        <w:t>accumulate</w:t>
      </w:r>
      <w:r>
        <w:rPr>
          <w:spacing w:val="-4"/>
        </w:rPr>
        <w:t xml:space="preserve"> </w:t>
      </w:r>
      <w:r>
        <w:t>more</w:t>
      </w:r>
      <w:r>
        <w:rPr>
          <w:spacing w:val="-4"/>
        </w:rPr>
        <w:t xml:space="preserve"> </w:t>
      </w:r>
      <w:r>
        <w:t>closes.</w:t>
      </w:r>
      <w:r>
        <w:rPr>
          <w:spacing w:val="18"/>
        </w:rPr>
        <w:t xml:space="preserve"> </w:t>
      </w:r>
      <w:r>
        <w:t>Rate-based</w:t>
      </w:r>
      <w:r>
        <w:rPr>
          <w:spacing w:val="-4"/>
        </w:rPr>
        <w:t xml:space="preserve"> </w:t>
      </w:r>
      <w:r>
        <w:t>proxies</w:t>
      </w:r>
      <w:r>
        <w:rPr>
          <w:spacing w:val="-4"/>
        </w:rPr>
        <w:t xml:space="preserve"> </w:t>
      </w:r>
      <w:r>
        <w:t>partially correct for this, but they also compress signal.</w:t>
      </w:r>
      <w:r>
        <w:rPr>
          <w:spacing w:val="40"/>
        </w:rPr>
        <w:t xml:space="preserve"> </w:t>
      </w:r>
      <w:r>
        <w:t xml:space="preserve">Throughout Section </w:t>
      </w:r>
      <w:hyperlink w:anchor="_bookmark103" w:history="1">
        <w:r>
          <w:t>4.5</w:t>
        </w:r>
      </w:hyperlink>
      <w:r>
        <w:t>, family means average across</w:t>
      </w:r>
      <w:r>
        <w:rPr>
          <w:spacing w:val="-13"/>
        </w:rPr>
        <w:t xml:space="preserve"> </w:t>
      </w:r>
      <w:r>
        <w:t>count-,</w:t>
      </w:r>
      <w:r>
        <w:rPr>
          <w:spacing w:val="-11"/>
        </w:rPr>
        <w:t xml:space="preserve"> </w:t>
      </w:r>
      <w:r>
        <w:t>value-,</w:t>
      </w:r>
      <w:r>
        <w:rPr>
          <w:spacing w:val="-11"/>
        </w:rPr>
        <w:t xml:space="preserve"> </w:t>
      </w:r>
      <w:r>
        <w:t>and</w:t>
      </w:r>
      <w:r>
        <w:rPr>
          <w:spacing w:val="-13"/>
        </w:rPr>
        <w:t xml:space="preserve"> </w:t>
      </w:r>
      <w:r>
        <w:t>rate-style</w:t>
      </w:r>
      <w:r>
        <w:rPr>
          <w:spacing w:val="-13"/>
        </w:rPr>
        <w:t xml:space="preserve"> </w:t>
      </w:r>
      <w:r>
        <w:t>proxies;</w:t>
      </w:r>
      <w:r>
        <w:rPr>
          <w:spacing w:val="-10"/>
        </w:rPr>
        <w:t xml:space="preserve"> </w:t>
      </w:r>
      <w:r>
        <w:t>readers</w:t>
      </w:r>
      <w:r>
        <w:rPr>
          <w:spacing w:val="-13"/>
        </w:rPr>
        <w:t xml:space="preserve"> </w:t>
      </w:r>
      <w:r>
        <w:t>should</w:t>
      </w:r>
      <w:r>
        <w:rPr>
          <w:spacing w:val="-13"/>
        </w:rPr>
        <w:t xml:space="preserve"> </w:t>
      </w:r>
      <w:r>
        <w:t>therefore</w:t>
      </w:r>
      <w:r>
        <w:rPr>
          <w:spacing w:val="-13"/>
        </w:rPr>
        <w:t xml:space="preserve"> </w:t>
      </w:r>
      <w:r>
        <w:t>inspect</w:t>
      </w:r>
      <w:r>
        <w:rPr>
          <w:spacing w:val="-13"/>
        </w:rPr>
        <w:t xml:space="preserve"> </w:t>
      </w:r>
      <w:r>
        <w:t>per-proxy</w:t>
      </w:r>
      <w:r>
        <w:rPr>
          <w:spacing w:val="-13"/>
        </w:rPr>
        <w:t xml:space="preserve"> </w:t>
      </w:r>
      <w:r>
        <w:t>rows</w:t>
      </w:r>
      <w:r>
        <w:rPr>
          <w:spacing w:val="-13"/>
        </w:rPr>
        <w:t xml:space="preserve"> </w:t>
      </w:r>
      <w:r>
        <w:t xml:space="preserve">when </w:t>
      </w:r>
      <w:bookmarkStart w:id="280" w:name="EndorseRank_vs._AWP_benchmark_(Claim_C1)"/>
      <w:bookmarkStart w:id="281" w:name="_bookmark90"/>
      <w:bookmarkEnd w:id="280"/>
      <w:bookmarkEnd w:id="281"/>
      <w:r>
        <w:t>adjudicating whether a method aligns with skill-like outcomes or with activity volume.</w:t>
      </w:r>
    </w:p>
    <w:p w14:paraId="00DC208D" w14:textId="77777777" w:rsidR="00350CFB" w:rsidRDefault="00350CFB">
      <w:pPr>
        <w:pStyle w:val="BodyText"/>
        <w:spacing w:before="164"/>
      </w:pPr>
    </w:p>
    <w:p w14:paraId="00DC208E" w14:textId="77777777" w:rsidR="00350CFB" w:rsidRDefault="00283FFF">
      <w:pPr>
        <w:pStyle w:val="Heading2"/>
        <w:numPr>
          <w:ilvl w:val="1"/>
          <w:numId w:val="26"/>
        </w:numPr>
        <w:tabs>
          <w:tab w:val="left" w:pos="783"/>
        </w:tabs>
        <w:ind w:left="783" w:hanging="501"/>
      </w:pPr>
      <w:r>
        <w:t>EndorseRank</w:t>
      </w:r>
      <w:r>
        <w:rPr>
          <w:spacing w:val="10"/>
        </w:rPr>
        <w:t xml:space="preserve"> </w:t>
      </w:r>
      <w:r>
        <w:t>vs.</w:t>
      </w:r>
      <w:r>
        <w:rPr>
          <w:spacing w:val="10"/>
        </w:rPr>
        <w:t xml:space="preserve"> </w:t>
      </w:r>
      <w:r>
        <w:t>AWP</w:t>
      </w:r>
      <w:r>
        <w:rPr>
          <w:spacing w:val="10"/>
        </w:rPr>
        <w:t xml:space="preserve"> </w:t>
      </w:r>
      <w:r>
        <w:t>benchmark</w:t>
      </w:r>
      <w:r>
        <w:rPr>
          <w:spacing w:val="11"/>
        </w:rPr>
        <w:t xml:space="preserve"> </w:t>
      </w:r>
      <w:r>
        <w:t>(Claim</w:t>
      </w:r>
      <w:r>
        <w:rPr>
          <w:spacing w:val="10"/>
        </w:rPr>
        <w:t xml:space="preserve"> </w:t>
      </w:r>
      <w:r>
        <w:rPr>
          <w:spacing w:val="-5"/>
        </w:rPr>
        <w:t>C1)</w:t>
      </w:r>
    </w:p>
    <w:p w14:paraId="00DC208F" w14:textId="77777777" w:rsidR="00350CFB" w:rsidRDefault="00350CFB">
      <w:pPr>
        <w:pStyle w:val="BodyText"/>
        <w:spacing w:before="24"/>
        <w:rPr>
          <w:b/>
          <w:sz w:val="28"/>
        </w:rPr>
      </w:pPr>
    </w:p>
    <w:p w14:paraId="00DC2090" w14:textId="77777777" w:rsidR="00350CFB" w:rsidRDefault="00283FFF">
      <w:pPr>
        <w:pStyle w:val="BodyText"/>
        <w:spacing w:line="396" w:lineRule="auto"/>
        <w:ind w:left="282" w:right="524"/>
        <w:jc w:val="both"/>
      </w:pPr>
      <w:r>
        <w:t>Claim</w:t>
      </w:r>
      <w:r>
        <w:rPr>
          <w:spacing w:val="-6"/>
        </w:rPr>
        <w:t xml:space="preserve"> </w:t>
      </w:r>
      <w:r>
        <w:t>C1</w:t>
      </w:r>
      <w:r>
        <w:rPr>
          <w:spacing w:val="-5"/>
        </w:rPr>
        <w:t xml:space="preserve"> </w:t>
      </w:r>
      <w:r>
        <w:t>asserts</w:t>
      </w:r>
      <w:r>
        <w:rPr>
          <w:spacing w:val="-5"/>
        </w:rPr>
        <w:t xml:space="preserve"> </w:t>
      </w:r>
      <w:r>
        <w:t>that</w:t>
      </w:r>
      <w:r>
        <w:rPr>
          <w:spacing w:val="-5"/>
        </w:rPr>
        <w:t xml:space="preserve"> </w:t>
      </w:r>
      <w:r>
        <w:t>EndorseRank</w:t>
      </w:r>
      <w:r>
        <w:rPr>
          <w:spacing w:val="-5"/>
        </w:rPr>
        <w:t xml:space="preserve"> </w:t>
      </w:r>
      <w:r>
        <w:t>is</w:t>
      </w:r>
      <w:r>
        <w:rPr>
          <w:spacing w:val="-5"/>
        </w:rPr>
        <w:t xml:space="preserve"> </w:t>
      </w:r>
      <w:r>
        <w:t>computationally</w:t>
      </w:r>
      <w:r>
        <w:rPr>
          <w:spacing w:val="-5"/>
        </w:rPr>
        <w:t xml:space="preserve"> </w:t>
      </w:r>
      <w:r>
        <w:t>cheaper</w:t>
      </w:r>
      <w:r>
        <w:rPr>
          <w:spacing w:val="-5"/>
        </w:rPr>
        <w:t xml:space="preserve"> </w:t>
      </w:r>
      <w:r>
        <w:t>than</w:t>
      </w:r>
      <w:r>
        <w:rPr>
          <w:spacing w:val="-5"/>
        </w:rPr>
        <w:t xml:space="preserve"> </w:t>
      </w:r>
      <w:r>
        <w:t>AWP</w:t>
      </w:r>
      <w:r>
        <w:rPr>
          <w:spacing w:val="-6"/>
        </w:rPr>
        <w:t xml:space="preserve"> </w:t>
      </w:r>
      <w:r>
        <w:t>on</w:t>
      </w:r>
      <w:r>
        <w:rPr>
          <w:spacing w:val="-5"/>
        </w:rPr>
        <w:t xml:space="preserve"> </w:t>
      </w:r>
      <w:r>
        <w:t>identical</w:t>
      </w:r>
      <w:r>
        <w:rPr>
          <w:spacing w:val="-5"/>
        </w:rPr>
        <w:t xml:space="preserve"> </w:t>
      </w:r>
      <w:r>
        <w:t>inputs.</w:t>
      </w:r>
      <w:r>
        <w:rPr>
          <w:spacing w:val="18"/>
        </w:rPr>
        <w:t xml:space="preserve"> </w:t>
      </w:r>
      <w:r>
        <w:t>Ta-</w:t>
      </w:r>
      <w:r>
        <w:rPr>
          <w:w w:val="105"/>
        </w:rPr>
        <w:t>ble</w:t>
      </w:r>
      <w:r>
        <w:rPr>
          <w:spacing w:val="-9"/>
          <w:w w:val="105"/>
        </w:rPr>
        <w:t xml:space="preserve"> </w:t>
      </w:r>
      <w:hyperlink w:anchor="_bookmark91" w:history="1">
        <w:r>
          <w:rPr>
            <w:w w:val="105"/>
          </w:rPr>
          <w:t>4.2</w:t>
        </w:r>
      </w:hyperlink>
      <w:r>
        <w:rPr>
          <w:spacing w:val="-9"/>
          <w:w w:val="105"/>
        </w:rPr>
        <w:t xml:space="preserve"> </w:t>
      </w:r>
      <w:r>
        <w:rPr>
          <w:w w:val="105"/>
        </w:rPr>
        <w:t>reports</w:t>
      </w:r>
      <w:r>
        <w:rPr>
          <w:spacing w:val="-9"/>
          <w:w w:val="105"/>
        </w:rPr>
        <w:t xml:space="preserve"> </w:t>
      </w:r>
      <w:r>
        <w:rPr>
          <w:w w:val="105"/>
        </w:rPr>
        <w:t>PageRank</w:t>
      </w:r>
      <w:r>
        <w:rPr>
          <w:spacing w:val="-9"/>
          <w:w w:val="105"/>
        </w:rPr>
        <w:t xml:space="preserve"> </w:t>
      </w:r>
      <w:r>
        <w:rPr>
          <w:w w:val="105"/>
        </w:rPr>
        <w:t>solve</w:t>
      </w:r>
      <w:r>
        <w:rPr>
          <w:spacing w:val="-9"/>
          <w:w w:val="105"/>
        </w:rPr>
        <w:t xml:space="preserve"> </w:t>
      </w:r>
      <w:r>
        <w:rPr>
          <w:w w:val="105"/>
        </w:rPr>
        <w:t>time,</w:t>
      </w:r>
      <w:r>
        <w:rPr>
          <w:spacing w:val="-5"/>
          <w:w w:val="105"/>
        </w:rPr>
        <w:t xml:space="preserve"> </w:t>
      </w:r>
      <w:r>
        <w:rPr>
          <w:w w:val="105"/>
        </w:rPr>
        <w:t>peak</w:t>
      </w:r>
      <w:r>
        <w:rPr>
          <w:spacing w:val="-9"/>
          <w:w w:val="105"/>
        </w:rPr>
        <w:t xml:space="preserve"> </w:t>
      </w:r>
      <w:r>
        <w:rPr>
          <w:w w:val="105"/>
        </w:rPr>
        <w:t>memory,</w:t>
      </w:r>
      <w:r>
        <w:rPr>
          <w:spacing w:val="-5"/>
          <w:w w:val="105"/>
        </w:rPr>
        <w:t xml:space="preserve"> </w:t>
      </w:r>
      <w:r>
        <w:rPr>
          <w:w w:val="105"/>
        </w:rPr>
        <w:t>iteration</w:t>
      </w:r>
      <w:r>
        <w:rPr>
          <w:spacing w:val="-9"/>
          <w:w w:val="105"/>
        </w:rPr>
        <w:t xml:space="preserve"> </w:t>
      </w:r>
      <w:r>
        <w:rPr>
          <w:w w:val="105"/>
        </w:rPr>
        <w:t>count,</w:t>
      </w:r>
      <w:r>
        <w:rPr>
          <w:spacing w:val="-5"/>
          <w:w w:val="105"/>
        </w:rPr>
        <w:t xml:space="preserve"> </w:t>
      </w:r>
      <w:r>
        <w:rPr>
          <w:w w:val="105"/>
        </w:rPr>
        <w:t>and</w:t>
      </w:r>
      <w:r>
        <w:rPr>
          <w:spacing w:val="-9"/>
          <w:w w:val="105"/>
        </w:rPr>
        <w:t xml:space="preserve"> </w:t>
      </w:r>
      <w:r>
        <w:rPr>
          <w:w w:val="105"/>
        </w:rPr>
        <w:t>edge</w:t>
      </w:r>
      <w:r>
        <w:rPr>
          <w:spacing w:val="-9"/>
          <w:w w:val="105"/>
        </w:rPr>
        <w:t xml:space="preserve"> </w:t>
      </w:r>
      <w:r>
        <w:rPr>
          <w:w w:val="105"/>
        </w:rPr>
        <w:t>count</w:t>
      </w:r>
      <w:r>
        <w:rPr>
          <w:spacing w:val="-9"/>
          <w:w w:val="105"/>
        </w:rPr>
        <w:t xml:space="preserve"> </w:t>
      </w:r>
      <w:r>
        <w:rPr>
          <w:w w:val="105"/>
        </w:rPr>
        <w:t>on</w:t>
      </w:r>
      <w:r>
        <w:rPr>
          <w:spacing w:val="-9"/>
          <w:w w:val="105"/>
        </w:rPr>
        <w:t xml:space="preserve"> </w:t>
      </w:r>
      <w:r>
        <w:rPr>
          <w:w w:val="105"/>
        </w:rPr>
        <w:t>the</w:t>
      </w:r>
      <w:r>
        <w:rPr>
          <w:spacing w:val="-9"/>
          <w:w w:val="105"/>
        </w:rPr>
        <w:t xml:space="preserve"> </w:t>
      </w:r>
      <w:r>
        <w:rPr>
          <w:w w:val="105"/>
        </w:rPr>
        <w:t>full matched</w:t>
      </w:r>
      <w:r>
        <w:rPr>
          <w:spacing w:val="-11"/>
          <w:w w:val="105"/>
        </w:rPr>
        <w:t xml:space="preserve"> </w:t>
      </w:r>
      <w:r>
        <w:rPr>
          <w:w w:val="105"/>
        </w:rPr>
        <w:t>cohort</w:t>
      </w:r>
      <w:r>
        <w:rPr>
          <w:spacing w:val="-11"/>
          <w:w w:val="105"/>
        </w:rPr>
        <w:t xml:space="preserve"> </w:t>
      </w:r>
      <w:r>
        <w:rPr>
          <w:w w:val="105"/>
        </w:rPr>
        <w:t>(</w:t>
      </w:r>
      <w:r>
        <w:rPr>
          <w:i/>
          <w:w w:val="105"/>
        </w:rPr>
        <w:t xml:space="preserve">n </w:t>
      </w:r>
      <w:r>
        <w:rPr>
          <w:w w:val="105"/>
        </w:rPr>
        <w:t>= 5</w:t>
      </w:r>
      <w:r>
        <w:rPr>
          <w:i/>
          <w:w w:val="105"/>
        </w:rPr>
        <w:t>,</w:t>
      </w:r>
      <w:r>
        <w:rPr>
          <w:w w:val="105"/>
        </w:rPr>
        <w:t>521).</w:t>
      </w:r>
      <w:r>
        <w:rPr>
          <w:spacing w:val="30"/>
          <w:w w:val="105"/>
        </w:rPr>
        <w:t xml:space="preserve"> </w:t>
      </w:r>
      <w:r>
        <w:rPr>
          <w:w w:val="105"/>
        </w:rPr>
        <w:t>Timing</w:t>
      </w:r>
      <w:r>
        <w:rPr>
          <w:spacing w:val="-11"/>
          <w:w w:val="105"/>
        </w:rPr>
        <w:t xml:space="preserve"> </w:t>
      </w:r>
      <w:r>
        <w:rPr>
          <w:w w:val="105"/>
        </w:rPr>
        <w:t>excludes</w:t>
      </w:r>
      <w:r>
        <w:rPr>
          <w:spacing w:val="-11"/>
          <w:w w:val="105"/>
        </w:rPr>
        <w:t xml:space="preserve"> </w:t>
      </w:r>
      <w:r>
        <w:rPr>
          <w:w w:val="105"/>
        </w:rPr>
        <w:t>one-time</w:t>
      </w:r>
      <w:r>
        <w:rPr>
          <w:spacing w:val="-11"/>
          <w:w w:val="105"/>
        </w:rPr>
        <w:t xml:space="preserve"> </w:t>
      </w:r>
      <w:r>
        <w:rPr>
          <w:w w:val="105"/>
        </w:rPr>
        <w:t>graph</w:t>
      </w:r>
      <w:r>
        <w:rPr>
          <w:spacing w:val="-11"/>
          <w:w w:val="105"/>
        </w:rPr>
        <w:t xml:space="preserve"> </w:t>
      </w:r>
      <w:r>
        <w:rPr>
          <w:w w:val="105"/>
        </w:rPr>
        <w:t>construction</w:t>
      </w:r>
      <w:r>
        <w:rPr>
          <w:spacing w:val="-11"/>
          <w:w w:val="105"/>
        </w:rPr>
        <w:t xml:space="preserve"> </w:t>
      </w:r>
      <w:r>
        <w:rPr>
          <w:w w:val="105"/>
        </w:rPr>
        <w:t>and</w:t>
      </w:r>
      <w:r>
        <w:rPr>
          <w:spacing w:val="-11"/>
          <w:w w:val="105"/>
        </w:rPr>
        <w:t xml:space="preserve"> </w:t>
      </w:r>
      <w:r>
        <w:rPr>
          <w:w w:val="105"/>
        </w:rPr>
        <w:t>averages</w:t>
      </w:r>
      <w:r>
        <w:rPr>
          <w:spacing w:val="-11"/>
          <w:w w:val="105"/>
        </w:rPr>
        <w:t xml:space="preserve"> </w:t>
      </w:r>
      <w:r>
        <w:rPr>
          <w:w w:val="105"/>
        </w:rPr>
        <w:t>three runs at convergence tolerance 10</w:t>
      </w:r>
      <w:r>
        <w:rPr>
          <w:rFonts w:ascii="Apple Symbols" w:hAnsi="Apple Symbols"/>
          <w:w w:val="105"/>
          <w:vertAlign w:val="superscript"/>
        </w:rPr>
        <w:t>−</w:t>
      </w:r>
      <w:r>
        <w:rPr>
          <w:w w:val="105"/>
          <w:vertAlign w:val="superscript"/>
        </w:rPr>
        <w:t>8</w:t>
      </w:r>
      <w:r>
        <w:rPr>
          <w:w w:val="105"/>
        </w:rPr>
        <w:t>.</w:t>
      </w:r>
      <w:hyperlink w:anchor="_bookmark92" w:history="1">
        <w:r>
          <w:rPr>
            <w:w w:val="105"/>
            <w:vertAlign w:val="superscript"/>
          </w:rPr>
          <w:t>1</w:t>
        </w:r>
      </w:hyperlink>
    </w:p>
    <w:p w14:paraId="00DC2091" w14:textId="77777777" w:rsidR="00350CFB" w:rsidRDefault="00283FFF">
      <w:pPr>
        <w:pStyle w:val="BodyText"/>
        <w:spacing w:before="73"/>
        <w:ind w:left="1326"/>
        <w:jc w:val="both"/>
      </w:pPr>
      <w:bookmarkStart w:id="282" w:name="_bookmark91"/>
      <w:bookmarkEnd w:id="282"/>
      <w:r>
        <w:t>Table</w:t>
      </w:r>
      <w:r>
        <w:rPr>
          <w:spacing w:val="-3"/>
        </w:rPr>
        <w:t xml:space="preserve"> </w:t>
      </w:r>
      <w:r>
        <w:t>4.2:</w:t>
      </w:r>
      <w:r>
        <w:rPr>
          <w:spacing w:val="18"/>
        </w:rPr>
        <w:t xml:space="preserve"> </w:t>
      </w:r>
      <w:r>
        <w:t>Computational</w:t>
      </w:r>
      <w:r>
        <w:rPr>
          <w:spacing w:val="-2"/>
        </w:rPr>
        <w:t xml:space="preserve"> </w:t>
      </w:r>
      <w:r>
        <w:t>benchmark</w:t>
      </w:r>
      <w:r>
        <w:rPr>
          <w:spacing w:val="-2"/>
        </w:rPr>
        <w:t xml:space="preserve"> </w:t>
      </w:r>
      <w:r>
        <w:t>on</w:t>
      </w:r>
      <w:r>
        <w:rPr>
          <w:spacing w:val="-2"/>
        </w:rPr>
        <w:t xml:space="preserve"> </w:t>
      </w:r>
      <w:r>
        <w:t>matched</w:t>
      </w:r>
      <w:r>
        <w:rPr>
          <w:spacing w:val="-2"/>
        </w:rPr>
        <w:t xml:space="preserve"> </w:t>
      </w:r>
      <w:r>
        <w:t>wallet</w:t>
      </w:r>
      <w:r>
        <w:rPr>
          <w:spacing w:val="-2"/>
        </w:rPr>
        <w:t xml:space="preserve"> </w:t>
      </w:r>
      <w:r>
        <w:t>cohort</w:t>
      </w:r>
      <w:r>
        <w:rPr>
          <w:spacing w:val="-2"/>
        </w:rPr>
        <w:t xml:space="preserve"> </w:t>
      </w:r>
      <w:r>
        <w:t>(</w:t>
      </w:r>
      <w:r>
        <w:rPr>
          <w:i/>
        </w:rPr>
        <w:t>n</w:t>
      </w:r>
      <w:r>
        <w:rPr>
          <w:i/>
          <w:spacing w:val="5"/>
        </w:rPr>
        <w:t xml:space="preserve"> </w:t>
      </w:r>
      <w:r>
        <w:t>=</w:t>
      </w:r>
      <w:r>
        <w:rPr>
          <w:spacing w:val="4"/>
        </w:rPr>
        <w:t xml:space="preserve"> </w:t>
      </w:r>
      <w:r>
        <w:rPr>
          <w:spacing w:val="-2"/>
        </w:rPr>
        <w:t>5521).</w:t>
      </w:r>
    </w:p>
    <w:p w14:paraId="00DC2092" w14:textId="77777777" w:rsidR="00350CFB" w:rsidRDefault="00350CFB">
      <w:pPr>
        <w:pStyle w:val="BodyText"/>
        <w:spacing w:before="13"/>
        <w:rPr>
          <w:sz w:val="20"/>
        </w:rPr>
      </w:pPr>
    </w:p>
    <w:tbl>
      <w:tblPr>
        <w:tblW w:w="0" w:type="auto"/>
        <w:tblInd w:w="2186" w:type="dxa"/>
        <w:tblLayout w:type="fixed"/>
        <w:tblCellMar>
          <w:left w:w="0" w:type="dxa"/>
          <w:right w:w="0" w:type="dxa"/>
        </w:tblCellMar>
        <w:tblLook w:val="01E0" w:firstRow="1" w:lastRow="1" w:firstColumn="1" w:lastColumn="1" w:noHBand="0" w:noVBand="0"/>
      </w:tblPr>
      <w:tblGrid>
        <w:gridCol w:w="1315"/>
        <w:gridCol w:w="1176"/>
        <w:gridCol w:w="1648"/>
        <w:gridCol w:w="630"/>
        <w:gridCol w:w="794"/>
      </w:tblGrid>
      <w:tr w:rsidR="00350CFB" w14:paraId="00DC2098" w14:textId="77777777">
        <w:trPr>
          <w:trHeight w:val="381"/>
        </w:trPr>
        <w:tc>
          <w:tcPr>
            <w:tcW w:w="1315" w:type="dxa"/>
            <w:tcBorders>
              <w:top w:val="single" w:sz="8" w:space="0" w:color="000000"/>
              <w:bottom w:val="single" w:sz="6" w:space="0" w:color="000000"/>
            </w:tcBorders>
          </w:tcPr>
          <w:p w14:paraId="00DC2093" w14:textId="77777777" w:rsidR="00350CFB" w:rsidRDefault="00283FFF">
            <w:pPr>
              <w:pStyle w:val="TableParagraph"/>
              <w:spacing w:before="53"/>
              <w:ind w:left="69"/>
              <w:jc w:val="left"/>
            </w:pPr>
            <w:r>
              <w:rPr>
                <w:spacing w:val="-2"/>
              </w:rPr>
              <w:t>Method</w:t>
            </w:r>
          </w:p>
        </w:tc>
        <w:tc>
          <w:tcPr>
            <w:tcW w:w="1176" w:type="dxa"/>
            <w:tcBorders>
              <w:top w:val="single" w:sz="8" w:space="0" w:color="000000"/>
              <w:bottom w:val="single" w:sz="6" w:space="0" w:color="000000"/>
            </w:tcBorders>
          </w:tcPr>
          <w:p w14:paraId="00DC2094" w14:textId="77777777" w:rsidR="00350CFB" w:rsidRDefault="00283FFF">
            <w:pPr>
              <w:pStyle w:val="TableParagraph"/>
              <w:spacing w:before="53"/>
              <w:ind w:right="67"/>
              <w:jc w:val="right"/>
            </w:pPr>
            <w:r>
              <w:t>Runtime</w:t>
            </w:r>
            <w:r>
              <w:rPr>
                <w:spacing w:val="-9"/>
              </w:rPr>
              <w:t xml:space="preserve"> </w:t>
            </w:r>
            <w:r>
              <w:rPr>
                <w:spacing w:val="-5"/>
              </w:rPr>
              <w:t>(s)</w:t>
            </w:r>
          </w:p>
        </w:tc>
        <w:tc>
          <w:tcPr>
            <w:tcW w:w="1648" w:type="dxa"/>
            <w:tcBorders>
              <w:top w:val="single" w:sz="8" w:space="0" w:color="000000"/>
              <w:bottom w:val="single" w:sz="6" w:space="0" w:color="000000"/>
            </w:tcBorders>
          </w:tcPr>
          <w:p w14:paraId="00DC2095" w14:textId="77777777" w:rsidR="00350CFB" w:rsidRDefault="00283FFF">
            <w:pPr>
              <w:pStyle w:val="TableParagraph"/>
              <w:spacing w:before="53"/>
              <w:ind w:right="67"/>
              <w:jc w:val="right"/>
            </w:pPr>
            <w:r>
              <w:t>Peak</w:t>
            </w:r>
            <w:r>
              <w:rPr>
                <w:spacing w:val="-6"/>
              </w:rPr>
              <w:t xml:space="preserve"> </w:t>
            </w:r>
            <w:r>
              <w:t>mem.</w:t>
            </w:r>
            <w:r>
              <w:rPr>
                <w:spacing w:val="-6"/>
              </w:rPr>
              <w:t xml:space="preserve"> </w:t>
            </w:r>
            <w:r>
              <w:rPr>
                <w:spacing w:val="-4"/>
              </w:rPr>
              <w:t>(MB)</w:t>
            </w:r>
          </w:p>
        </w:tc>
        <w:tc>
          <w:tcPr>
            <w:tcW w:w="630" w:type="dxa"/>
            <w:tcBorders>
              <w:top w:val="single" w:sz="8" w:space="0" w:color="000000"/>
              <w:bottom w:val="single" w:sz="6" w:space="0" w:color="000000"/>
            </w:tcBorders>
          </w:tcPr>
          <w:p w14:paraId="00DC2096" w14:textId="77777777" w:rsidR="00350CFB" w:rsidRDefault="00283FFF">
            <w:pPr>
              <w:pStyle w:val="TableParagraph"/>
              <w:spacing w:before="53"/>
              <w:ind w:left="109" w:right="6"/>
            </w:pPr>
            <w:r>
              <w:rPr>
                <w:spacing w:val="-2"/>
              </w:rPr>
              <w:t>Iters</w:t>
            </w:r>
          </w:p>
        </w:tc>
        <w:tc>
          <w:tcPr>
            <w:tcW w:w="794" w:type="dxa"/>
            <w:tcBorders>
              <w:top w:val="single" w:sz="8" w:space="0" w:color="000000"/>
              <w:bottom w:val="single" w:sz="6" w:space="0" w:color="000000"/>
            </w:tcBorders>
          </w:tcPr>
          <w:p w14:paraId="00DC2097" w14:textId="77777777" w:rsidR="00350CFB" w:rsidRDefault="00283FFF">
            <w:pPr>
              <w:pStyle w:val="TableParagraph"/>
              <w:spacing w:before="53"/>
              <w:ind w:left="122"/>
            </w:pPr>
            <w:r>
              <w:rPr>
                <w:spacing w:val="-2"/>
              </w:rPr>
              <w:t>Edges</w:t>
            </w:r>
          </w:p>
        </w:tc>
      </w:tr>
      <w:tr w:rsidR="00350CFB" w14:paraId="00DC209E" w14:textId="77777777">
        <w:trPr>
          <w:trHeight w:val="319"/>
        </w:trPr>
        <w:tc>
          <w:tcPr>
            <w:tcW w:w="1315" w:type="dxa"/>
            <w:tcBorders>
              <w:top w:val="single" w:sz="6" w:space="0" w:color="000000"/>
            </w:tcBorders>
          </w:tcPr>
          <w:p w14:paraId="00DC2099" w14:textId="77777777" w:rsidR="00350CFB" w:rsidRDefault="00283FFF">
            <w:pPr>
              <w:pStyle w:val="TableParagraph"/>
              <w:spacing w:before="52" w:line="247" w:lineRule="exact"/>
              <w:ind w:left="69"/>
              <w:jc w:val="left"/>
            </w:pPr>
            <w:r>
              <w:rPr>
                <w:spacing w:val="-2"/>
              </w:rPr>
              <w:t>EndorseRank</w:t>
            </w:r>
          </w:p>
        </w:tc>
        <w:tc>
          <w:tcPr>
            <w:tcW w:w="1176" w:type="dxa"/>
            <w:tcBorders>
              <w:top w:val="single" w:sz="6" w:space="0" w:color="000000"/>
            </w:tcBorders>
          </w:tcPr>
          <w:p w14:paraId="00DC209A" w14:textId="77777777" w:rsidR="00350CFB" w:rsidRDefault="00283FFF">
            <w:pPr>
              <w:pStyle w:val="TableParagraph"/>
              <w:spacing w:before="52" w:line="247" w:lineRule="exact"/>
              <w:ind w:right="68"/>
              <w:jc w:val="right"/>
            </w:pPr>
            <w:r>
              <w:rPr>
                <w:spacing w:val="-2"/>
              </w:rPr>
              <w:t>2.105</w:t>
            </w:r>
          </w:p>
        </w:tc>
        <w:tc>
          <w:tcPr>
            <w:tcW w:w="1648" w:type="dxa"/>
            <w:tcBorders>
              <w:top w:val="single" w:sz="6" w:space="0" w:color="000000"/>
            </w:tcBorders>
          </w:tcPr>
          <w:p w14:paraId="00DC209B" w14:textId="77777777" w:rsidR="00350CFB" w:rsidRDefault="00283FFF">
            <w:pPr>
              <w:pStyle w:val="TableParagraph"/>
              <w:spacing w:before="52" w:line="247" w:lineRule="exact"/>
              <w:ind w:right="67"/>
              <w:jc w:val="right"/>
            </w:pPr>
            <w:r>
              <w:rPr>
                <w:spacing w:val="-5"/>
              </w:rPr>
              <w:t>4.6</w:t>
            </w:r>
          </w:p>
        </w:tc>
        <w:tc>
          <w:tcPr>
            <w:tcW w:w="630" w:type="dxa"/>
            <w:tcBorders>
              <w:top w:val="single" w:sz="6" w:space="0" w:color="000000"/>
            </w:tcBorders>
          </w:tcPr>
          <w:p w14:paraId="00DC209C" w14:textId="77777777" w:rsidR="00350CFB" w:rsidRDefault="00283FFF">
            <w:pPr>
              <w:pStyle w:val="TableParagraph"/>
              <w:spacing w:before="52" w:line="247" w:lineRule="exact"/>
              <w:ind w:left="109"/>
            </w:pPr>
            <w:r>
              <w:rPr>
                <w:spacing w:val="-4"/>
              </w:rPr>
              <w:t>37.0</w:t>
            </w:r>
          </w:p>
        </w:tc>
        <w:tc>
          <w:tcPr>
            <w:tcW w:w="794" w:type="dxa"/>
            <w:tcBorders>
              <w:top w:val="single" w:sz="6" w:space="0" w:color="000000"/>
            </w:tcBorders>
          </w:tcPr>
          <w:p w14:paraId="00DC209D" w14:textId="77777777" w:rsidR="00350CFB" w:rsidRDefault="00283FFF">
            <w:pPr>
              <w:pStyle w:val="TableParagraph"/>
              <w:spacing w:before="52" w:line="247" w:lineRule="exact"/>
              <w:ind w:left="122" w:right="13"/>
            </w:pPr>
            <w:r>
              <w:rPr>
                <w:spacing w:val="-2"/>
              </w:rPr>
              <w:t>14727</w:t>
            </w:r>
          </w:p>
        </w:tc>
      </w:tr>
      <w:tr w:rsidR="00350CFB" w14:paraId="00DC20A4" w14:textId="77777777">
        <w:trPr>
          <w:trHeight w:val="270"/>
        </w:trPr>
        <w:tc>
          <w:tcPr>
            <w:tcW w:w="1315" w:type="dxa"/>
          </w:tcPr>
          <w:p w14:paraId="00DC209F" w14:textId="77777777" w:rsidR="00350CFB" w:rsidRDefault="00283FFF">
            <w:pPr>
              <w:pStyle w:val="TableParagraph"/>
              <w:spacing w:line="247" w:lineRule="exact"/>
              <w:ind w:left="69"/>
              <w:jc w:val="left"/>
            </w:pPr>
            <w:r>
              <w:rPr>
                <w:spacing w:val="-5"/>
              </w:rPr>
              <w:t>AWP</w:t>
            </w:r>
          </w:p>
        </w:tc>
        <w:tc>
          <w:tcPr>
            <w:tcW w:w="1176" w:type="dxa"/>
          </w:tcPr>
          <w:p w14:paraId="00DC20A0" w14:textId="77777777" w:rsidR="00350CFB" w:rsidRDefault="00283FFF">
            <w:pPr>
              <w:pStyle w:val="TableParagraph"/>
              <w:spacing w:line="247" w:lineRule="exact"/>
              <w:ind w:right="68"/>
              <w:jc w:val="right"/>
            </w:pPr>
            <w:r>
              <w:rPr>
                <w:spacing w:val="-2"/>
              </w:rPr>
              <w:t>18.711</w:t>
            </w:r>
          </w:p>
        </w:tc>
        <w:tc>
          <w:tcPr>
            <w:tcW w:w="1648" w:type="dxa"/>
          </w:tcPr>
          <w:p w14:paraId="00DC20A1" w14:textId="77777777" w:rsidR="00350CFB" w:rsidRDefault="00283FFF">
            <w:pPr>
              <w:pStyle w:val="TableParagraph"/>
              <w:spacing w:line="247" w:lineRule="exact"/>
              <w:ind w:right="67"/>
              <w:jc w:val="right"/>
            </w:pPr>
            <w:r>
              <w:rPr>
                <w:spacing w:val="-4"/>
              </w:rPr>
              <w:t>38.2</w:t>
            </w:r>
          </w:p>
        </w:tc>
        <w:tc>
          <w:tcPr>
            <w:tcW w:w="630" w:type="dxa"/>
          </w:tcPr>
          <w:p w14:paraId="00DC20A2" w14:textId="77777777" w:rsidR="00350CFB" w:rsidRDefault="00283FFF">
            <w:pPr>
              <w:pStyle w:val="TableParagraph"/>
              <w:spacing w:line="247" w:lineRule="exact"/>
            </w:pPr>
            <w:r>
              <w:rPr>
                <w:spacing w:val="-2"/>
              </w:rPr>
              <w:t>100.0</w:t>
            </w:r>
          </w:p>
        </w:tc>
        <w:tc>
          <w:tcPr>
            <w:tcW w:w="794" w:type="dxa"/>
          </w:tcPr>
          <w:p w14:paraId="00DC20A3" w14:textId="77777777" w:rsidR="00350CFB" w:rsidRDefault="00283FFF">
            <w:pPr>
              <w:pStyle w:val="TableParagraph"/>
              <w:spacing w:line="247" w:lineRule="exact"/>
            </w:pPr>
            <w:r>
              <w:rPr>
                <w:spacing w:val="-2"/>
              </w:rPr>
              <w:t>137087</w:t>
            </w:r>
          </w:p>
        </w:tc>
      </w:tr>
      <w:tr w:rsidR="00350CFB" w14:paraId="00DC20AA" w14:textId="77777777">
        <w:trPr>
          <w:trHeight w:val="332"/>
        </w:trPr>
        <w:tc>
          <w:tcPr>
            <w:tcW w:w="1315" w:type="dxa"/>
            <w:tcBorders>
              <w:bottom w:val="single" w:sz="8" w:space="0" w:color="000000"/>
            </w:tcBorders>
          </w:tcPr>
          <w:p w14:paraId="00DC20A5" w14:textId="77777777" w:rsidR="00350CFB" w:rsidRDefault="00283FFF">
            <w:pPr>
              <w:pStyle w:val="TableParagraph"/>
              <w:ind w:left="69"/>
              <w:jc w:val="left"/>
            </w:pPr>
            <w:r>
              <w:rPr>
                <w:spacing w:val="-2"/>
              </w:rPr>
              <w:t>GF-</w:t>
            </w:r>
            <w:r>
              <w:rPr>
                <w:spacing w:val="-5"/>
              </w:rPr>
              <w:t>PR</w:t>
            </w:r>
          </w:p>
        </w:tc>
        <w:tc>
          <w:tcPr>
            <w:tcW w:w="1176" w:type="dxa"/>
            <w:tcBorders>
              <w:bottom w:val="single" w:sz="8" w:space="0" w:color="000000"/>
            </w:tcBorders>
          </w:tcPr>
          <w:p w14:paraId="00DC20A6" w14:textId="77777777" w:rsidR="00350CFB" w:rsidRDefault="00283FFF">
            <w:pPr>
              <w:pStyle w:val="TableParagraph"/>
              <w:ind w:right="68"/>
              <w:jc w:val="right"/>
            </w:pPr>
            <w:r>
              <w:rPr>
                <w:spacing w:val="-2"/>
              </w:rPr>
              <w:t>1.461</w:t>
            </w:r>
          </w:p>
        </w:tc>
        <w:tc>
          <w:tcPr>
            <w:tcW w:w="1648" w:type="dxa"/>
            <w:tcBorders>
              <w:bottom w:val="single" w:sz="8" w:space="0" w:color="000000"/>
            </w:tcBorders>
          </w:tcPr>
          <w:p w14:paraId="00DC20A7" w14:textId="77777777" w:rsidR="00350CFB" w:rsidRDefault="00283FFF">
            <w:pPr>
              <w:pStyle w:val="TableParagraph"/>
              <w:ind w:right="67"/>
              <w:jc w:val="right"/>
            </w:pPr>
            <w:r>
              <w:rPr>
                <w:spacing w:val="-5"/>
              </w:rPr>
              <w:t>3.2</w:t>
            </w:r>
          </w:p>
        </w:tc>
        <w:tc>
          <w:tcPr>
            <w:tcW w:w="630" w:type="dxa"/>
            <w:tcBorders>
              <w:bottom w:val="single" w:sz="8" w:space="0" w:color="000000"/>
            </w:tcBorders>
          </w:tcPr>
          <w:p w14:paraId="00DC20A8" w14:textId="77777777" w:rsidR="00350CFB" w:rsidRDefault="00283FFF">
            <w:pPr>
              <w:pStyle w:val="TableParagraph"/>
              <w:ind w:left="109"/>
            </w:pPr>
            <w:r>
              <w:rPr>
                <w:spacing w:val="-4"/>
              </w:rPr>
              <w:t>89.0</w:t>
            </w:r>
          </w:p>
        </w:tc>
        <w:tc>
          <w:tcPr>
            <w:tcW w:w="794" w:type="dxa"/>
            <w:tcBorders>
              <w:bottom w:val="single" w:sz="8" w:space="0" w:color="000000"/>
            </w:tcBorders>
          </w:tcPr>
          <w:p w14:paraId="00DC20A9" w14:textId="77777777" w:rsidR="00350CFB" w:rsidRDefault="00283FFF">
            <w:pPr>
              <w:pStyle w:val="TableParagraph"/>
              <w:ind w:left="122" w:right="13"/>
            </w:pPr>
            <w:r>
              <w:rPr>
                <w:spacing w:val="-2"/>
              </w:rPr>
              <w:t>10338</w:t>
            </w:r>
          </w:p>
        </w:tc>
      </w:tr>
    </w:tbl>
    <w:p w14:paraId="00DC20AB" w14:textId="77777777" w:rsidR="00350CFB" w:rsidRDefault="00350CFB">
      <w:pPr>
        <w:pStyle w:val="BodyText"/>
        <w:spacing w:before="175"/>
      </w:pPr>
    </w:p>
    <w:p w14:paraId="00DC20AC" w14:textId="77777777" w:rsidR="00350CFB" w:rsidRDefault="00283FFF">
      <w:pPr>
        <w:pStyle w:val="BodyText"/>
        <w:spacing w:before="1"/>
        <w:ind w:left="282"/>
        <w:jc w:val="both"/>
      </w:pPr>
      <w:commentRangeStart w:id="283"/>
      <w:r>
        <w:rPr>
          <w:spacing w:val="-4"/>
        </w:rPr>
        <w:t>EndorseRank</w:t>
      </w:r>
      <w:r>
        <w:rPr>
          <w:spacing w:val="-6"/>
        </w:rPr>
        <w:t xml:space="preserve"> </w:t>
      </w:r>
      <w:r>
        <w:rPr>
          <w:spacing w:val="-4"/>
        </w:rPr>
        <w:t>completes</w:t>
      </w:r>
      <w:r>
        <w:rPr>
          <w:spacing w:val="-5"/>
        </w:rPr>
        <w:t xml:space="preserve"> </w:t>
      </w:r>
      <w:r>
        <w:rPr>
          <w:spacing w:val="-4"/>
        </w:rPr>
        <w:t>in</w:t>
      </w:r>
      <w:r>
        <w:rPr>
          <w:spacing w:val="-5"/>
        </w:rPr>
        <w:t xml:space="preserve"> </w:t>
      </w:r>
      <w:r>
        <w:rPr>
          <w:spacing w:val="-4"/>
        </w:rPr>
        <w:t>2.105</w:t>
      </w:r>
      <w:r>
        <w:rPr>
          <w:spacing w:val="-13"/>
        </w:rPr>
        <w:t xml:space="preserve"> </w:t>
      </w:r>
      <w:r>
        <w:rPr>
          <w:spacing w:val="-4"/>
        </w:rPr>
        <w:t>s</w:t>
      </w:r>
      <w:r>
        <w:rPr>
          <w:spacing w:val="-6"/>
        </w:rPr>
        <w:t xml:space="preserve"> </w:t>
      </w:r>
      <w:r>
        <w:rPr>
          <w:spacing w:val="-4"/>
        </w:rPr>
        <w:t>versus</w:t>
      </w:r>
      <w:r>
        <w:rPr>
          <w:spacing w:val="-5"/>
        </w:rPr>
        <w:t xml:space="preserve"> </w:t>
      </w:r>
      <w:r>
        <w:rPr>
          <w:spacing w:val="-4"/>
        </w:rPr>
        <w:t>18.711</w:t>
      </w:r>
      <w:r>
        <w:rPr>
          <w:spacing w:val="-12"/>
        </w:rPr>
        <w:t xml:space="preserve"> </w:t>
      </w:r>
      <w:r>
        <w:rPr>
          <w:spacing w:val="-4"/>
        </w:rPr>
        <w:t>s</w:t>
      </w:r>
      <w:r>
        <w:rPr>
          <w:spacing w:val="-6"/>
        </w:rPr>
        <w:t xml:space="preserve"> </w:t>
      </w:r>
      <w:r>
        <w:rPr>
          <w:spacing w:val="-4"/>
        </w:rPr>
        <w:t>for</w:t>
      </w:r>
      <w:r>
        <w:rPr>
          <w:spacing w:val="-5"/>
        </w:rPr>
        <w:t xml:space="preserve"> </w:t>
      </w:r>
      <w:r>
        <w:rPr>
          <w:spacing w:val="-4"/>
        </w:rPr>
        <w:t>AWP,</w:t>
      </w:r>
      <w:r>
        <w:rPr>
          <w:spacing w:val="-5"/>
        </w:rPr>
        <w:t xml:space="preserve"> </w:t>
      </w:r>
      <w:r>
        <w:rPr>
          <w:spacing w:val="-4"/>
        </w:rPr>
        <w:t>a</w:t>
      </w:r>
      <w:r>
        <w:rPr>
          <w:spacing w:val="-6"/>
        </w:rPr>
        <w:t xml:space="preserve"> </w:t>
      </w:r>
      <w:r>
        <w:rPr>
          <w:spacing w:val="-4"/>
        </w:rPr>
        <w:t>wall-clock</w:t>
      </w:r>
      <w:r>
        <w:rPr>
          <w:spacing w:val="-5"/>
        </w:rPr>
        <w:t xml:space="preserve"> </w:t>
      </w:r>
      <w:r>
        <w:rPr>
          <w:spacing w:val="-4"/>
        </w:rPr>
        <w:t>speedup</w:t>
      </w:r>
      <w:r>
        <w:rPr>
          <w:spacing w:val="-5"/>
        </w:rPr>
        <w:t xml:space="preserve"> </w:t>
      </w:r>
      <w:r>
        <w:rPr>
          <w:spacing w:val="-4"/>
        </w:rPr>
        <w:t>of</w:t>
      </w:r>
      <w:r>
        <w:rPr>
          <w:spacing w:val="-5"/>
        </w:rPr>
        <w:t xml:space="preserve"> </w:t>
      </w:r>
      <w:r>
        <w:rPr>
          <w:spacing w:val="-4"/>
        </w:rPr>
        <w:t>approximately</w:t>
      </w:r>
    </w:p>
    <w:p w14:paraId="00DC20AD" w14:textId="77777777" w:rsidR="00350CFB" w:rsidRDefault="00283FFF">
      <w:pPr>
        <w:pStyle w:val="BodyText"/>
        <w:spacing w:before="39" w:line="456" w:lineRule="exact"/>
        <w:ind w:left="276" w:right="522" w:firstLine="5"/>
        <w:jc w:val="both"/>
      </w:pPr>
      <w:r>
        <w:t>8</w:t>
      </w:r>
      <w:r>
        <w:rPr>
          <w:i/>
        </w:rPr>
        <w:t>.</w:t>
      </w:r>
      <w:r>
        <w:t>9</w:t>
      </w:r>
      <w:r>
        <w:rPr>
          <w:rFonts w:ascii="Arial Unicode MS" w:hAnsi="Arial Unicode MS"/>
        </w:rPr>
        <w:t>×</w:t>
      </w:r>
      <w:r>
        <w:t>.</w:t>
      </w:r>
      <w:r>
        <w:rPr>
          <w:spacing w:val="12"/>
        </w:rPr>
        <w:t xml:space="preserve"> </w:t>
      </w:r>
      <w:r>
        <w:t>Peak</w:t>
      </w:r>
      <w:r>
        <w:rPr>
          <w:spacing w:val="-3"/>
        </w:rPr>
        <w:t xml:space="preserve"> </w:t>
      </w:r>
      <w:r>
        <w:t>memory</w:t>
      </w:r>
      <w:r>
        <w:rPr>
          <w:spacing w:val="-3"/>
        </w:rPr>
        <w:t xml:space="preserve"> </w:t>
      </w:r>
      <w:r>
        <w:t>follows</w:t>
      </w:r>
      <w:r>
        <w:rPr>
          <w:spacing w:val="-3"/>
        </w:rPr>
        <w:t xml:space="preserve"> </w:t>
      </w:r>
      <w:r>
        <w:t>the</w:t>
      </w:r>
      <w:r>
        <w:rPr>
          <w:spacing w:val="-3"/>
        </w:rPr>
        <w:t xml:space="preserve"> </w:t>
      </w:r>
      <w:r>
        <w:t>same</w:t>
      </w:r>
      <w:r>
        <w:rPr>
          <w:spacing w:val="-3"/>
        </w:rPr>
        <w:t xml:space="preserve"> </w:t>
      </w:r>
      <w:r>
        <w:t>pattern</w:t>
      </w:r>
      <w:r>
        <w:rPr>
          <w:spacing w:val="-3"/>
        </w:rPr>
        <w:t xml:space="preserve"> </w:t>
      </w:r>
      <w:r>
        <w:t>(4.6</w:t>
      </w:r>
      <w:r>
        <w:rPr>
          <w:spacing w:val="-15"/>
        </w:rPr>
        <w:t xml:space="preserve"> </w:t>
      </w:r>
      <w:r>
        <w:t>MB</w:t>
      </w:r>
      <w:r>
        <w:rPr>
          <w:spacing w:val="-3"/>
        </w:rPr>
        <w:t xml:space="preserve"> </w:t>
      </w:r>
      <w:r>
        <w:t>vs.</w:t>
      </w:r>
      <w:r>
        <w:rPr>
          <w:spacing w:val="-3"/>
        </w:rPr>
        <w:t xml:space="preserve"> </w:t>
      </w:r>
      <w:r>
        <w:t>38.2</w:t>
      </w:r>
      <w:r>
        <w:rPr>
          <w:spacing w:val="-15"/>
        </w:rPr>
        <w:t xml:space="preserve"> </w:t>
      </w:r>
      <w:r>
        <w:t>MB)</w:t>
      </w:r>
      <w:commentRangeEnd w:id="283"/>
      <w:r>
        <w:rPr>
          <w:rStyle w:val="CommentReference"/>
          <w:sz w:val="24"/>
          <w:szCs w:val="24"/>
        </w:rPr>
        <w:commentReference w:id="283"/>
      </w:r>
      <w:r>
        <w:t>.</w:t>
      </w:r>
      <w:r>
        <w:rPr>
          <w:spacing w:val="-3"/>
        </w:rPr>
        <w:t xml:space="preserve"> </w:t>
      </w:r>
      <w:r>
        <w:t>The</w:t>
      </w:r>
      <w:r>
        <w:rPr>
          <w:spacing w:val="-3"/>
        </w:rPr>
        <w:t xml:space="preserve"> </w:t>
      </w:r>
      <w:r>
        <w:t>dominant</w:t>
      </w:r>
      <w:r>
        <w:rPr>
          <w:spacing w:val="-3"/>
        </w:rPr>
        <w:t xml:space="preserve"> </w:t>
      </w:r>
      <w:r>
        <w:t>driver</w:t>
      </w:r>
      <w:r>
        <w:rPr>
          <w:spacing w:val="-3"/>
        </w:rPr>
        <w:t xml:space="preserve"> </w:t>
      </w:r>
      <w:r>
        <w:t>is</w:t>
      </w:r>
      <w:r>
        <w:rPr>
          <w:spacing w:val="-3"/>
        </w:rPr>
        <w:t xml:space="preserve"> </w:t>
      </w:r>
      <w:r>
        <w:t xml:space="preserve">graph </w:t>
      </w:r>
      <w:r>
        <w:rPr>
          <w:w w:val="105"/>
        </w:rPr>
        <w:t>sparsity:</w:t>
      </w:r>
      <w:r>
        <w:rPr>
          <w:spacing w:val="20"/>
          <w:w w:val="105"/>
        </w:rPr>
        <w:t xml:space="preserve"> </w:t>
      </w:r>
      <w:r>
        <w:rPr>
          <w:w w:val="105"/>
        </w:rPr>
        <w:t>EndorseRank</w:t>
      </w:r>
      <w:r>
        <w:rPr>
          <w:spacing w:val="-11"/>
          <w:w w:val="105"/>
        </w:rPr>
        <w:t xml:space="preserve"> </w:t>
      </w:r>
      <w:r>
        <w:rPr>
          <w:w w:val="105"/>
        </w:rPr>
        <w:t>operates</w:t>
      </w:r>
      <w:r>
        <w:rPr>
          <w:spacing w:val="-11"/>
          <w:w w:val="105"/>
        </w:rPr>
        <w:t xml:space="preserve"> </w:t>
      </w:r>
      <w:r>
        <w:rPr>
          <w:w w:val="105"/>
        </w:rPr>
        <w:t>on</w:t>
      </w:r>
      <w:r>
        <w:rPr>
          <w:spacing w:val="-11"/>
          <w:w w:val="105"/>
        </w:rPr>
        <w:t xml:space="preserve"> </w:t>
      </w:r>
      <w:r>
        <w:rPr>
          <w:w w:val="105"/>
        </w:rPr>
        <w:t>14,727</w:t>
      </w:r>
      <w:r>
        <w:rPr>
          <w:spacing w:val="-11"/>
          <w:w w:val="105"/>
        </w:rPr>
        <w:t xml:space="preserve"> </w:t>
      </w:r>
      <w:r>
        <w:rPr>
          <w:w w:val="105"/>
        </w:rPr>
        <w:t>edges,</w:t>
      </w:r>
      <w:r>
        <w:rPr>
          <w:spacing w:val="-6"/>
          <w:w w:val="105"/>
        </w:rPr>
        <w:t xml:space="preserve"> </w:t>
      </w:r>
      <w:r>
        <w:rPr>
          <w:w w:val="105"/>
        </w:rPr>
        <w:t>whereas</w:t>
      </w:r>
      <w:r>
        <w:rPr>
          <w:spacing w:val="-11"/>
          <w:w w:val="105"/>
        </w:rPr>
        <w:t xml:space="preserve"> </w:t>
      </w:r>
      <w:r>
        <w:rPr>
          <w:w w:val="105"/>
        </w:rPr>
        <w:t>AWP</w:t>
      </w:r>
      <w:r>
        <w:rPr>
          <w:spacing w:val="-11"/>
          <w:w w:val="105"/>
        </w:rPr>
        <w:t xml:space="preserve"> </w:t>
      </w:r>
      <w:r>
        <w:rPr>
          <w:w w:val="105"/>
        </w:rPr>
        <w:t>operates</w:t>
      </w:r>
      <w:r>
        <w:rPr>
          <w:spacing w:val="-11"/>
          <w:w w:val="105"/>
        </w:rPr>
        <w:t xml:space="preserve"> </w:t>
      </w:r>
      <w:r>
        <w:rPr>
          <w:w w:val="105"/>
        </w:rPr>
        <w:t>on</w:t>
      </w:r>
      <w:r>
        <w:rPr>
          <w:spacing w:val="-11"/>
          <w:w w:val="105"/>
        </w:rPr>
        <w:t xml:space="preserve"> </w:t>
      </w:r>
      <w:r>
        <w:rPr>
          <w:w w:val="105"/>
        </w:rPr>
        <w:t>137,087</w:t>
      </w:r>
      <w:r>
        <w:rPr>
          <w:spacing w:val="-11"/>
          <w:w w:val="105"/>
        </w:rPr>
        <w:t xml:space="preserve"> </w:t>
      </w:r>
      <w:r>
        <w:rPr>
          <w:w w:val="105"/>
        </w:rPr>
        <w:t>edges—roughly 9</w:t>
      </w:r>
      <w:r>
        <w:rPr>
          <w:i/>
          <w:w w:val="105"/>
        </w:rPr>
        <w:t>.</w:t>
      </w:r>
      <w:r>
        <w:rPr>
          <w:w w:val="105"/>
        </w:rPr>
        <w:t>3</w:t>
      </w:r>
      <w:r>
        <w:rPr>
          <w:rFonts w:ascii="Arial Unicode MS" w:hAnsi="Arial Unicode MS"/>
          <w:w w:val="105"/>
        </w:rPr>
        <w:t>×</w:t>
      </w:r>
      <w:r>
        <w:rPr>
          <w:rFonts w:ascii="Arial Unicode MS" w:hAnsi="Arial Unicode MS"/>
          <w:spacing w:val="-4"/>
          <w:w w:val="105"/>
        </w:rPr>
        <w:t xml:space="preserve"> </w:t>
      </w:r>
      <w:r>
        <w:rPr>
          <w:w w:val="105"/>
        </w:rPr>
        <w:t>more edges.</w:t>
      </w:r>
      <w:r>
        <w:rPr>
          <w:spacing w:val="40"/>
          <w:w w:val="105"/>
        </w:rPr>
        <w:t xml:space="preserve"> </w:t>
      </w:r>
      <w:r>
        <w:rPr>
          <w:w w:val="105"/>
        </w:rPr>
        <w:t xml:space="preserve">Because PageRank’s per-iteration cost scales with </w:t>
      </w:r>
      <w:r>
        <w:rPr>
          <w:rFonts w:ascii="Arial Unicode MS" w:hAnsi="Arial Unicode MS"/>
          <w:w w:val="105"/>
        </w:rPr>
        <w:t>|</w:t>
      </w:r>
      <w:r>
        <w:rPr>
          <w:i/>
          <w:w w:val="105"/>
        </w:rPr>
        <w:t>E</w:t>
      </w:r>
      <w:r>
        <w:rPr>
          <w:rFonts w:ascii="Arial Unicode MS" w:hAnsi="Arial Unicode MS"/>
          <w:w w:val="105"/>
        </w:rPr>
        <w:t>|</w:t>
      </w:r>
      <w:r>
        <w:rPr>
          <w:w w:val="105"/>
        </w:rPr>
        <w:t xml:space="preserve">, the sparser </w:t>
      </w:r>
      <w:r>
        <w:t>endorsement graph reduces both work per iteration and the number of iterations required for con-vergence</w:t>
      </w:r>
      <w:r>
        <w:rPr>
          <w:spacing w:val="-10"/>
        </w:rPr>
        <w:t xml:space="preserve"> </w:t>
      </w:r>
      <w:r>
        <w:t>(EndorseRank</w:t>
      </w:r>
      <w:r>
        <w:rPr>
          <w:spacing w:val="-10"/>
        </w:rPr>
        <w:t xml:space="preserve"> </w:t>
      </w:r>
      <w:r>
        <w:rPr>
          <w:rFonts w:ascii="Arial Unicode MS" w:hAnsi="Arial Unicode MS"/>
        </w:rPr>
        <w:t>≈</w:t>
      </w:r>
      <w:r>
        <w:rPr>
          <w:rFonts w:ascii="Arial Unicode MS" w:hAnsi="Arial Unicode MS"/>
          <w:spacing w:val="-2"/>
        </w:rPr>
        <w:t xml:space="preserve"> </w:t>
      </w:r>
      <w:r>
        <w:t>37</w:t>
      </w:r>
      <w:r>
        <w:rPr>
          <w:spacing w:val="-10"/>
        </w:rPr>
        <w:t xml:space="preserve"> </w:t>
      </w:r>
      <w:r>
        <w:t>iterations;</w:t>
      </w:r>
      <w:r>
        <w:rPr>
          <w:spacing w:val="-7"/>
        </w:rPr>
        <w:t xml:space="preserve"> </w:t>
      </w:r>
      <w:r>
        <w:t>AWP</w:t>
      </w:r>
      <w:r>
        <w:rPr>
          <w:spacing w:val="-10"/>
        </w:rPr>
        <w:t xml:space="preserve"> </w:t>
      </w:r>
      <w:r>
        <w:rPr>
          <w:rFonts w:ascii="Arial Unicode MS" w:hAnsi="Arial Unicode MS"/>
        </w:rPr>
        <w:t>≈</w:t>
      </w:r>
      <w:r>
        <w:rPr>
          <w:rFonts w:ascii="Arial Unicode MS" w:hAnsi="Arial Unicode MS"/>
          <w:spacing w:val="-2"/>
        </w:rPr>
        <w:t xml:space="preserve"> </w:t>
      </w:r>
      <w:r>
        <w:t>100).</w:t>
      </w:r>
      <w:r>
        <w:rPr>
          <w:spacing w:val="15"/>
        </w:rPr>
        <w:t xml:space="preserve"> </w:t>
      </w:r>
      <w:r>
        <w:t>The</w:t>
      </w:r>
      <w:r>
        <w:rPr>
          <w:spacing w:val="-10"/>
        </w:rPr>
        <w:t xml:space="preserve"> </w:t>
      </w:r>
      <w:r>
        <w:t>iteration</w:t>
      </w:r>
      <w:r>
        <w:rPr>
          <w:spacing w:val="-10"/>
        </w:rPr>
        <w:t xml:space="preserve"> </w:t>
      </w:r>
      <w:r>
        <w:t>gap</w:t>
      </w:r>
      <w:r>
        <w:rPr>
          <w:spacing w:val="-10"/>
        </w:rPr>
        <w:t xml:space="preserve"> </w:t>
      </w:r>
      <w:r>
        <w:t>is</w:t>
      </w:r>
      <w:r>
        <w:rPr>
          <w:spacing w:val="-10"/>
        </w:rPr>
        <w:t xml:space="preserve"> </w:t>
      </w:r>
      <w:r>
        <w:t>consistent</w:t>
      </w:r>
      <w:r>
        <w:rPr>
          <w:spacing w:val="-10"/>
        </w:rPr>
        <w:t xml:space="preserve"> </w:t>
      </w:r>
      <w:r>
        <w:t>with</w:t>
      </w:r>
      <w:r>
        <w:rPr>
          <w:spacing w:val="-10"/>
        </w:rPr>
        <w:t xml:space="preserve"> </w:t>
      </w:r>
      <w:r>
        <w:t>a</w:t>
      </w:r>
      <w:r>
        <w:rPr>
          <w:spacing w:val="-10"/>
        </w:rPr>
        <w:t xml:space="preserve"> </w:t>
      </w:r>
      <w:r>
        <w:t>better-conditioned,</w:t>
      </w:r>
      <w:r>
        <w:rPr>
          <w:spacing w:val="-5"/>
        </w:rPr>
        <w:t xml:space="preserve"> </w:t>
      </w:r>
      <w:r>
        <w:t>lower-density</w:t>
      </w:r>
      <w:r>
        <w:rPr>
          <w:spacing w:val="-5"/>
        </w:rPr>
        <w:t xml:space="preserve"> </w:t>
      </w:r>
      <w:r>
        <w:t>adjacency</w:t>
      </w:r>
      <w:r>
        <w:rPr>
          <w:spacing w:val="-5"/>
        </w:rPr>
        <w:t xml:space="preserve"> </w:t>
      </w:r>
      <w:r>
        <w:t>structure</w:t>
      </w:r>
      <w:r>
        <w:rPr>
          <w:spacing w:val="-5"/>
        </w:rPr>
        <w:t xml:space="preserve"> </w:t>
      </w:r>
      <w:r>
        <w:t>under</w:t>
      </w:r>
      <w:r>
        <w:rPr>
          <w:spacing w:val="-5"/>
        </w:rPr>
        <w:t xml:space="preserve"> </w:t>
      </w:r>
      <w:r>
        <w:t>latest-allowance</w:t>
      </w:r>
      <w:r>
        <w:rPr>
          <w:spacing w:val="-5"/>
        </w:rPr>
        <w:t xml:space="preserve"> </w:t>
      </w:r>
      <w:r>
        <w:t>semantics: allowance</w:t>
      </w:r>
      <w:r>
        <w:rPr>
          <w:spacing w:val="-5"/>
        </w:rPr>
        <w:t xml:space="preserve"> </w:t>
      </w:r>
      <w:r>
        <w:t>over-rides</w:t>
      </w:r>
      <w:r>
        <w:rPr>
          <w:spacing w:val="-7"/>
        </w:rPr>
        <w:t xml:space="preserve"> </w:t>
      </w:r>
      <w:r>
        <w:t>replace</w:t>
      </w:r>
      <w:r>
        <w:rPr>
          <w:spacing w:val="-7"/>
        </w:rPr>
        <w:t xml:space="preserve"> </w:t>
      </w:r>
      <w:r>
        <w:t>historical</w:t>
      </w:r>
      <w:r>
        <w:rPr>
          <w:spacing w:val="-7"/>
        </w:rPr>
        <w:t xml:space="preserve"> </w:t>
      </w:r>
      <w:r>
        <w:t>accumulation,</w:t>
      </w:r>
      <w:r>
        <w:rPr>
          <w:spacing w:val="-6"/>
        </w:rPr>
        <w:t xml:space="preserve"> </w:t>
      </w:r>
      <w:r>
        <w:t>so</w:t>
      </w:r>
      <w:r>
        <w:rPr>
          <w:spacing w:val="-7"/>
        </w:rPr>
        <w:t xml:space="preserve"> </w:t>
      </w:r>
      <w:r>
        <w:t>the</w:t>
      </w:r>
      <w:r>
        <w:rPr>
          <w:spacing w:val="-7"/>
        </w:rPr>
        <w:t xml:space="preserve"> </w:t>
      </w:r>
      <w:r>
        <w:t>operator</w:t>
      </w:r>
      <w:r>
        <w:rPr>
          <w:spacing w:val="-7"/>
        </w:rPr>
        <w:t xml:space="preserve"> </w:t>
      </w:r>
      <w:r>
        <w:t>does</w:t>
      </w:r>
      <w:r>
        <w:rPr>
          <w:spacing w:val="-7"/>
        </w:rPr>
        <w:t xml:space="preserve"> </w:t>
      </w:r>
      <w:r>
        <w:t>not</w:t>
      </w:r>
      <w:r>
        <w:rPr>
          <w:spacing w:val="-7"/>
        </w:rPr>
        <w:t xml:space="preserve"> </w:t>
      </w:r>
      <w:r>
        <w:t>encode</w:t>
      </w:r>
      <w:r>
        <w:rPr>
          <w:spacing w:val="-7"/>
        </w:rPr>
        <w:t xml:space="preserve"> </w:t>
      </w:r>
      <w:r>
        <w:t>long-tailed</w:t>
      </w:r>
      <w:r>
        <w:rPr>
          <w:spacing w:val="-7"/>
        </w:rPr>
        <w:t xml:space="preserve"> </w:t>
      </w:r>
      <w:r>
        <w:t>transfer</w:t>
      </w:r>
      <w:r>
        <w:rPr>
          <w:spacing w:val="-7"/>
        </w:rPr>
        <w:t xml:space="preserve"> </w:t>
      </w:r>
      <w:r>
        <w:t xml:space="preserve">histories </w:t>
      </w:r>
      <w:r>
        <w:rPr>
          <w:w w:val="105"/>
        </w:rPr>
        <w:t>that slow mixing.</w:t>
      </w:r>
    </w:p>
    <w:p w14:paraId="00DC20AE" w14:textId="77777777" w:rsidR="00350CFB" w:rsidRDefault="00283FFF">
      <w:pPr>
        <w:pStyle w:val="BodyText"/>
        <w:spacing w:before="4"/>
        <w:rPr>
          <w:sz w:val="12"/>
        </w:rPr>
      </w:pPr>
      <w:r>
        <w:rPr>
          <w:noProof/>
          <w:sz w:val="12"/>
        </w:rPr>
        <mc:AlternateContent>
          <mc:Choice Requires="wps">
            <w:drawing>
              <wp:anchor distT="0" distB="0" distL="0" distR="0" simplePos="0" relativeHeight="487630848" behindDoc="1" locked="0" layoutInCell="1" allowOverlap="1" wp14:anchorId="00DC2780" wp14:editId="00DC2781">
                <wp:simplePos x="0" y="0"/>
                <wp:positionH relativeFrom="page">
                  <wp:posOffset>809244</wp:posOffset>
                </wp:positionH>
                <wp:positionV relativeFrom="paragraph">
                  <wp:posOffset>105960</wp:posOffset>
                </wp:positionV>
                <wp:extent cx="2376805" cy="1270"/>
                <wp:effectExtent l="0" t="0" r="0" b="0"/>
                <wp:wrapTopAndBottom/>
                <wp:docPr id="507" name="Graphic 5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76805" cy="1270"/>
                        </a:xfrm>
                        <a:custGeom>
                          <a:avLst/>
                          <a:gdLst/>
                          <a:ahLst/>
                          <a:cxnLst/>
                          <a:rect l="l" t="t" r="r" b="b"/>
                          <a:pathLst>
                            <a:path w="2376805">
                              <a:moveTo>
                                <a:pt x="0" y="0"/>
                              </a:moveTo>
                              <a:lnTo>
                                <a:pt x="2376563"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A1D28FD" id="Graphic 507" o:spid="_x0000_s1026" style="position:absolute;margin-left:63.7pt;margin-top:8.35pt;width:187.15pt;height:.1pt;z-index:-15685632;visibility:visible;mso-wrap-style:square;mso-wrap-distance-left:0;mso-wrap-distance-top:0;mso-wrap-distance-right:0;mso-wrap-distance-bottom:0;mso-position-horizontal:absolute;mso-position-horizontal-relative:page;mso-position-vertical:absolute;mso-position-vertical-relative:text;v-text-anchor:top" coordsize="237680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" path="m,l2376563,e" filled="f" strokeweight=".14056mm">
                <v:path arrowok="t"/>
                <w10:wrap type="topAndBottom" anchorx="page"/>
              </v:shape>
            </w:pict>
          </mc:Fallback>
        </mc:AlternateContent>
      </w:r>
    </w:p>
    <w:p w14:paraId="00DC20AF" w14:textId="77777777" w:rsidR="00350CFB" w:rsidRDefault="00283FFF">
      <w:pPr>
        <w:spacing w:before="32" w:line="249" w:lineRule="auto"/>
        <w:ind w:left="362" w:right="530" w:hanging="80"/>
        <w:jc w:val="both"/>
        <w:rPr>
          <w:sz w:val="20"/>
        </w:rPr>
      </w:pPr>
      <w:r>
        <w:rPr>
          <w:sz w:val="20"/>
          <w:vertAlign w:val="superscript"/>
        </w:rPr>
        <w:t>1</w:t>
      </w:r>
      <w:bookmarkStart w:id="284" w:name="_bookmark92"/>
      <w:bookmarkEnd w:id="284"/>
      <w:r>
        <w:rPr>
          <w:sz w:val="20"/>
        </w:rPr>
        <w:t>Excluding graph construction isolates the recurring PageRank solve cost that would dominate incremental score re-fresh in a deployed scorer.</w:t>
      </w:r>
    </w:p>
    <w:p w14:paraId="00DC20B0" w14:textId="77777777" w:rsidR="00350CFB" w:rsidRDefault="00350CFB">
      <w:pPr>
        <w:spacing w:line="249" w:lineRule="auto"/>
        <w:jc w:val="both"/>
        <w:rPr>
          <w:sz w:val="20"/>
        </w:rPr>
        <w:sectPr w:rsidR="00350CFB">
          <w:pgSz w:w="11910" w:h="16840"/>
          <w:pgMar w:top="1840" w:right="708" w:bottom="2300" w:left="992" w:header="0" w:footer="2115" w:gutter="0"/>
          <w:cols w:space="720"/>
        </w:sectPr>
      </w:pPr>
    </w:p>
    <w:p w14:paraId="00DC20B1" w14:textId="77777777" w:rsidR="00350CFB" w:rsidRDefault="00283FFF">
      <w:pPr>
        <w:pStyle w:val="BodyText"/>
        <w:spacing w:before="72" w:line="396" w:lineRule="auto"/>
        <w:ind w:left="276" w:right="563" w:firstLine="5"/>
        <w:jc w:val="both"/>
      </w:pPr>
      <w:r>
        <w:lastRenderedPageBreak/>
        <w:t>GF-PR runtime (1.461</w:t>
      </w:r>
      <w:r>
        <w:rPr>
          <w:spacing w:val="-15"/>
        </w:rPr>
        <w:t xml:space="preserve"> </w:t>
      </w:r>
      <w:r>
        <w:t>s) is reported in the same table for context only.</w:t>
      </w:r>
      <w:r>
        <w:rPr>
          <w:spacing w:val="40"/>
        </w:rPr>
        <w:t xml:space="preserve"> </w:t>
      </w:r>
      <w:r>
        <w:t>GF-PR’s star graph has 10,338</w:t>
      </w:r>
      <w:r>
        <w:rPr>
          <w:spacing w:val="-15"/>
        </w:rPr>
        <w:t xml:space="preserve"> </w:t>
      </w:r>
      <w:r>
        <w:t>edges</w:t>
      </w:r>
      <w:r>
        <w:rPr>
          <w:spacing w:val="-15"/>
        </w:rPr>
        <w:t xml:space="preserve"> </w:t>
      </w:r>
      <w:r>
        <w:t>and</w:t>
      </w:r>
      <w:r>
        <w:rPr>
          <w:spacing w:val="-15"/>
        </w:rPr>
        <w:t xml:space="preserve"> </w:t>
      </w:r>
      <w:r>
        <w:t>converges</w:t>
      </w:r>
      <w:r>
        <w:rPr>
          <w:spacing w:val="-15"/>
        </w:rPr>
        <w:t xml:space="preserve"> </w:t>
      </w:r>
      <w:r>
        <w:t>in</w:t>
      </w:r>
      <w:r>
        <w:rPr>
          <w:spacing w:val="-15"/>
        </w:rPr>
        <w:t xml:space="preserve"> </w:t>
      </w:r>
      <w:r>
        <w:t>89</w:t>
      </w:r>
      <w:r>
        <w:rPr>
          <w:spacing w:val="-15"/>
        </w:rPr>
        <w:t xml:space="preserve"> </w:t>
      </w:r>
      <w:r>
        <w:t>iterations;</w:t>
      </w:r>
      <w:r>
        <w:rPr>
          <w:spacing w:val="-12"/>
        </w:rPr>
        <w:t xml:space="preserve"> </w:t>
      </w:r>
      <w:r>
        <w:t>it</w:t>
      </w:r>
      <w:r>
        <w:rPr>
          <w:spacing w:val="-15"/>
        </w:rPr>
        <w:t xml:space="preserve"> </w:t>
      </w:r>
      <w:r>
        <w:t>is</w:t>
      </w:r>
      <w:r>
        <w:rPr>
          <w:spacing w:val="-15"/>
        </w:rPr>
        <w:t xml:space="preserve"> </w:t>
      </w:r>
      <w:r>
        <w:t>not</w:t>
      </w:r>
      <w:r>
        <w:rPr>
          <w:spacing w:val="-15"/>
        </w:rPr>
        <w:t xml:space="preserve"> </w:t>
      </w:r>
      <w:r>
        <w:t>a</w:t>
      </w:r>
      <w:r>
        <w:rPr>
          <w:spacing w:val="-15"/>
        </w:rPr>
        <w:t xml:space="preserve"> </w:t>
      </w:r>
      <w:r>
        <w:t>peer</w:t>
      </w:r>
      <w:r>
        <w:rPr>
          <w:spacing w:val="-15"/>
        </w:rPr>
        <w:t xml:space="preserve"> </w:t>
      </w:r>
      <w:r>
        <w:t>social</w:t>
      </w:r>
      <w:r>
        <w:rPr>
          <w:spacing w:val="-15"/>
        </w:rPr>
        <w:t xml:space="preserve"> </w:t>
      </w:r>
      <w:r>
        <w:t>method</w:t>
      </w:r>
      <w:r>
        <w:rPr>
          <w:spacing w:val="-15"/>
        </w:rPr>
        <w:t xml:space="preserve"> </w:t>
      </w:r>
      <w:r>
        <w:t>and</w:t>
      </w:r>
      <w:r>
        <w:rPr>
          <w:spacing w:val="-15"/>
        </w:rPr>
        <w:t xml:space="preserve"> </w:t>
      </w:r>
      <w:r>
        <w:t>is</w:t>
      </w:r>
      <w:r>
        <w:rPr>
          <w:spacing w:val="-15"/>
        </w:rPr>
        <w:t xml:space="preserve"> </w:t>
      </w:r>
      <w:r>
        <w:t>not</w:t>
      </w:r>
      <w:r>
        <w:rPr>
          <w:spacing w:val="-15"/>
        </w:rPr>
        <w:t xml:space="preserve"> </w:t>
      </w:r>
      <w:r>
        <w:t>used</w:t>
      </w:r>
      <w:r>
        <w:rPr>
          <w:spacing w:val="-15"/>
        </w:rPr>
        <w:t xml:space="preserve"> </w:t>
      </w:r>
      <w:r>
        <w:t>to</w:t>
      </w:r>
      <w:r>
        <w:rPr>
          <w:spacing w:val="-15"/>
        </w:rPr>
        <w:t xml:space="preserve"> </w:t>
      </w:r>
      <w:r>
        <w:t>support Claim C1.</w:t>
      </w:r>
      <w:r>
        <w:rPr>
          <w:spacing w:val="40"/>
        </w:rPr>
        <w:t xml:space="preserve"> </w:t>
      </w:r>
      <w:r>
        <w:t>The primary efficiency comparison is EndorseRank versus AWP on wallet-to-wallet social graphs.</w:t>
      </w:r>
    </w:p>
    <w:p w14:paraId="00DC20B2" w14:textId="77777777" w:rsidR="00350CFB" w:rsidRDefault="00283FFF">
      <w:pPr>
        <w:pStyle w:val="BodyText"/>
        <w:spacing w:before="18" w:line="396" w:lineRule="auto"/>
        <w:ind w:left="282" w:right="563"/>
        <w:jc w:val="both"/>
      </w:pPr>
      <w:r>
        <w:t>Memory</w:t>
      </w:r>
      <w:r>
        <w:rPr>
          <w:spacing w:val="-8"/>
        </w:rPr>
        <w:t xml:space="preserve"> </w:t>
      </w:r>
      <w:r>
        <w:t>footprints reinforce the same structural story.</w:t>
      </w:r>
      <w:r>
        <w:rPr>
          <w:spacing w:val="38"/>
        </w:rPr>
        <w:t xml:space="preserve"> </w:t>
      </w:r>
      <w:r>
        <w:t>EndorseRank’s peak memory (4.6</w:t>
      </w:r>
      <w:r>
        <w:rPr>
          <w:spacing w:val="-15"/>
        </w:rPr>
        <w:t xml:space="preserve"> </w:t>
      </w:r>
      <w:r>
        <w:t xml:space="preserve">MB) is </w:t>
      </w:r>
      <w:r>
        <w:rPr>
          <w:spacing w:val="-2"/>
        </w:rPr>
        <w:t>nearly</w:t>
      </w:r>
      <w:r>
        <w:rPr>
          <w:spacing w:val="-10"/>
        </w:rPr>
        <w:t xml:space="preserve"> </w:t>
      </w:r>
      <w:r>
        <w:rPr>
          <w:spacing w:val="-2"/>
        </w:rPr>
        <w:t>an</w:t>
      </w:r>
      <w:r>
        <w:rPr>
          <w:spacing w:val="-7"/>
        </w:rPr>
        <w:t xml:space="preserve"> </w:t>
      </w:r>
      <w:r>
        <w:rPr>
          <w:spacing w:val="-2"/>
        </w:rPr>
        <w:t>order</w:t>
      </w:r>
      <w:r>
        <w:rPr>
          <w:spacing w:val="-7"/>
        </w:rPr>
        <w:t xml:space="preserve"> </w:t>
      </w:r>
      <w:r>
        <w:rPr>
          <w:spacing w:val="-2"/>
        </w:rPr>
        <w:t>of</w:t>
      </w:r>
      <w:r>
        <w:rPr>
          <w:spacing w:val="-7"/>
        </w:rPr>
        <w:t xml:space="preserve"> </w:t>
      </w:r>
      <w:r>
        <w:rPr>
          <w:spacing w:val="-2"/>
        </w:rPr>
        <w:t>magnitude</w:t>
      </w:r>
      <w:r>
        <w:rPr>
          <w:spacing w:val="-7"/>
        </w:rPr>
        <w:t xml:space="preserve"> </w:t>
      </w:r>
      <w:r>
        <w:rPr>
          <w:spacing w:val="-2"/>
        </w:rPr>
        <w:t>below</w:t>
      </w:r>
      <w:r>
        <w:rPr>
          <w:spacing w:val="-7"/>
        </w:rPr>
        <w:t xml:space="preserve"> </w:t>
      </w:r>
      <w:r>
        <w:rPr>
          <w:spacing w:val="-2"/>
        </w:rPr>
        <w:t>AWP’s</w:t>
      </w:r>
      <w:r>
        <w:rPr>
          <w:spacing w:val="-7"/>
        </w:rPr>
        <w:t xml:space="preserve"> </w:t>
      </w:r>
      <w:r>
        <w:rPr>
          <w:spacing w:val="-2"/>
        </w:rPr>
        <w:t>(38.2</w:t>
      </w:r>
      <w:r>
        <w:rPr>
          <w:spacing w:val="-13"/>
        </w:rPr>
        <w:t xml:space="preserve"> </w:t>
      </w:r>
      <w:r>
        <w:rPr>
          <w:spacing w:val="-2"/>
        </w:rPr>
        <w:t>MB)</w:t>
      </w:r>
      <w:r>
        <w:rPr>
          <w:spacing w:val="-7"/>
        </w:rPr>
        <w:t xml:space="preserve"> </w:t>
      </w:r>
      <w:r>
        <w:rPr>
          <w:spacing w:val="-2"/>
        </w:rPr>
        <w:t>under</w:t>
      </w:r>
      <w:r>
        <w:rPr>
          <w:spacing w:val="-7"/>
        </w:rPr>
        <w:t xml:space="preserve"> </w:t>
      </w:r>
      <w:r>
        <w:rPr>
          <w:spacing w:val="-2"/>
        </w:rPr>
        <w:t>identical</w:t>
      </w:r>
      <w:r>
        <w:rPr>
          <w:spacing w:val="-7"/>
        </w:rPr>
        <w:t xml:space="preserve"> </w:t>
      </w:r>
      <w:r>
        <w:rPr>
          <w:spacing w:val="-2"/>
        </w:rPr>
        <w:t>profiling.</w:t>
      </w:r>
      <w:r>
        <w:rPr>
          <w:spacing w:val="23"/>
        </w:rPr>
        <w:t xml:space="preserve"> </w:t>
      </w:r>
      <w:r>
        <w:rPr>
          <w:spacing w:val="-2"/>
        </w:rPr>
        <w:t>Although</w:t>
      </w:r>
      <w:r>
        <w:rPr>
          <w:spacing w:val="-7"/>
        </w:rPr>
        <w:t xml:space="preserve"> </w:t>
      </w:r>
      <w:r>
        <w:rPr>
          <w:spacing w:val="-2"/>
        </w:rPr>
        <w:t xml:space="preserve">absolute </w:t>
      </w:r>
      <w:r>
        <w:rPr>
          <w:spacing w:val="-2"/>
          <w:w w:val="105"/>
        </w:rPr>
        <w:t>megabytes</w:t>
      </w:r>
      <w:r>
        <w:rPr>
          <w:spacing w:val="-9"/>
          <w:w w:val="105"/>
        </w:rPr>
        <w:t xml:space="preserve"> </w:t>
      </w:r>
      <w:r>
        <w:rPr>
          <w:spacing w:val="-2"/>
          <w:w w:val="105"/>
        </w:rPr>
        <w:t>are</w:t>
      </w:r>
      <w:r>
        <w:rPr>
          <w:spacing w:val="-7"/>
          <w:w w:val="105"/>
        </w:rPr>
        <w:t xml:space="preserve"> </w:t>
      </w:r>
      <w:r>
        <w:rPr>
          <w:spacing w:val="-2"/>
          <w:w w:val="105"/>
        </w:rPr>
        <w:t>modest</w:t>
      </w:r>
      <w:r>
        <w:rPr>
          <w:spacing w:val="-8"/>
          <w:w w:val="105"/>
        </w:rPr>
        <w:t xml:space="preserve"> </w:t>
      </w:r>
      <w:r>
        <w:rPr>
          <w:spacing w:val="-2"/>
          <w:w w:val="105"/>
        </w:rPr>
        <w:t>at</w:t>
      </w:r>
      <w:r>
        <w:rPr>
          <w:spacing w:val="-7"/>
          <w:w w:val="105"/>
        </w:rPr>
        <w:t xml:space="preserve"> </w:t>
      </w:r>
      <w:r>
        <w:rPr>
          <w:i/>
          <w:spacing w:val="-2"/>
          <w:w w:val="105"/>
        </w:rPr>
        <w:t>n</w:t>
      </w:r>
      <w:r>
        <w:rPr>
          <w:i/>
          <w:spacing w:val="8"/>
          <w:w w:val="105"/>
        </w:rPr>
        <w:t xml:space="preserve"> </w:t>
      </w:r>
      <w:r>
        <w:rPr>
          <w:spacing w:val="-2"/>
          <w:w w:val="105"/>
        </w:rPr>
        <w:t>=</w:t>
      </w:r>
      <w:r>
        <w:rPr>
          <w:spacing w:val="8"/>
          <w:w w:val="105"/>
        </w:rPr>
        <w:t xml:space="preserve"> </w:t>
      </w:r>
      <w:r>
        <w:rPr>
          <w:spacing w:val="-2"/>
          <w:w w:val="105"/>
        </w:rPr>
        <w:t>5</w:t>
      </w:r>
      <w:r>
        <w:rPr>
          <w:i/>
          <w:spacing w:val="-2"/>
          <w:w w:val="105"/>
        </w:rPr>
        <w:t>,</w:t>
      </w:r>
      <w:r>
        <w:rPr>
          <w:spacing w:val="-2"/>
          <w:w w:val="105"/>
        </w:rPr>
        <w:t>521,</w:t>
      </w:r>
      <w:r>
        <w:rPr>
          <w:spacing w:val="-6"/>
          <w:w w:val="105"/>
        </w:rPr>
        <w:t xml:space="preserve"> </w:t>
      </w:r>
      <w:r>
        <w:rPr>
          <w:spacing w:val="-2"/>
          <w:w w:val="105"/>
        </w:rPr>
        <w:t>the</w:t>
      </w:r>
      <w:r>
        <w:rPr>
          <w:spacing w:val="-8"/>
          <w:w w:val="105"/>
        </w:rPr>
        <w:t xml:space="preserve"> </w:t>
      </w:r>
      <w:r>
        <w:rPr>
          <w:spacing w:val="-2"/>
          <w:w w:val="105"/>
        </w:rPr>
        <w:t>ratio</w:t>
      </w:r>
      <w:r>
        <w:rPr>
          <w:spacing w:val="-7"/>
          <w:w w:val="105"/>
        </w:rPr>
        <w:t xml:space="preserve"> </w:t>
      </w:r>
      <w:r>
        <w:rPr>
          <w:spacing w:val="-2"/>
          <w:w w:val="105"/>
        </w:rPr>
        <w:t>matters</w:t>
      </w:r>
      <w:r>
        <w:rPr>
          <w:spacing w:val="-8"/>
          <w:w w:val="105"/>
        </w:rPr>
        <w:t xml:space="preserve"> </w:t>
      </w:r>
      <w:r>
        <w:rPr>
          <w:spacing w:val="-2"/>
          <w:w w:val="105"/>
        </w:rPr>
        <w:t>for</w:t>
      </w:r>
      <w:r>
        <w:rPr>
          <w:spacing w:val="-8"/>
          <w:w w:val="105"/>
        </w:rPr>
        <w:t xml:space="preserve"> </w:t>
      </w:r>
      <w:r>
        <w:rPr>
          <w:spacing w:val="-2"/>
          <w:w w:val="105"/>
        </w:rPr>
        <w:t>deployment</w:t>
      </w:r>
      <w:r>
        <w:rPr>
          <w:spacing w:val="-8"/>
          <w:w w:val="105"/>
        </w:rPr>
        <w:t xml:space="preserve"> </w:t>
      </w:r>
      <w:r>
        <w:rPr>
          <w:spacing w:val="-2"/>
          <w:w w:val="105"/>
        </w:rPr>
        <w:t>at</w:t>
      </w:r>
      <w:r>
        <w:rPr>
          <w:spacing w:val="-7"/>
          <w:w w:val="105"/>
        </w:rPr>
        <w:t xml:space="preserve"> </w:t>
      </w:r>
      <w:r>
        <w:rPr>
          <w:spacing w:val="-2"/>
          <w:w w:val="105"/>
        </w:rPr>
        <w:t>larger</w:t>
      </w:r>
      <w:r>
        <w:rPr>
          <w:spacing w:val="-8"/>
          <w:w w:val="105"/>
        </w:rPr>
        <w:t xml:space="preserve"> </w:t>
      </w:r>
      <w:r>
        <w:rPr>
          <w:i/>
          <w:spacing w:val="-2"/>
          <w:w w:val="105"/>
        </w:rPr>
        <w:t>n</w:t>
      </w:r>
      <w:r>
        <w:rPr>
          <w:spacing w:val="-2"/>
          <w:w w:val="105"/>
        </w:rPr>
        <w:t>:</w:t>
      </w:r>
      <w:r>
        <w:rPr>
          <w:spacing w:val="16"/>
          <w:w w:val="105"/>
        </w:rPr>
        <w:t xml:space="preserve"> </w:t>
      </w:r>
      <w:r>
        <w:rPr>
          <w:spacing w:val="-2"/>
          <w:w w:val="105"/>
        </w:rPr>
        <w:t>transfer-graph</w:t>
      </w:r>
    </w:p>
    <w:p w14:paraId="00DC20B3" w14:textId="77777777" w:rsidR="00350CFB" w:rsidRDefault="00283FFF">
      <w:pPr>
        <w:pStyle w:val="BodyText"/>
        <w:spacing w:line="341" w:lineRule="exact"/>
        <w:ind w:left="282"/>
        <w:jc w:val="both"/>
      </w:pPr>
      <w:r>
        <w:t>adjacency,</w:t>
      </w:r>
      <w:r>
        <w:rPr>
          <w:spacing w:val="-11"/>
        </w:rPr>
        <w:t xml:space="preserve"> </w:t>
      </w:r>
      <w:r>
        <w:t>weight</w:t>
      </w:r>
      <w:r>
        <w:rPr>
          <w:spacing w:val="-12"/>
        </w:rPr>
        <w:t xml:space="preserve"> </w:t>
      </w:r>
      <w:r>
        <w:t>vectors,</w:t>
      </w:r>
      <w:r>
        <w:rPr>
          <w:spacing w:val="-10"/>
        </w:rPr>
        <w:t xml:space="preserve"> </w:t>
      </w:r>
      <w:r>
        <w:t>and</w:t>
      </w:r>
      <w:r>
        <w:rPr>
          <w:spacing w:val="-11"/>
        </w:rPr>
        <w:t xml:space="preserve"> </w:t>
      </w:r>
      <w:r>
        <w:t>residual</w:t>
      </w:r>
      <w:r>
        <w:rPr>
          <w:spacing w:val="-12"/>
        </w:rPr>
        <w:t xml:space="preserve"> </w:t>
      </w:r>
      <w:r>
        <w:t>buffers</w:t>
      </w:r>
      <w:r>
        <w:rPr>
          <w:spacing w:val="-12"/>
        </w:rPr>
        <w:t xml:space="preserve"> </w:t>
      </w:r>
      <w:r>
        <w:t>all</w:t>
      </w:r>
      <w:r>
        <w:rPr>
          <w:spacing w:val="-11"/>
        </w:rPr>
        <w:t xml:space="preserve"> </w:t>
      </w:r>
      <w:r>
        <w:t>scale</w:t>
      </w:r>
      <w:r>
        <w:rPr>
          <w:spacing w:val="-12"/>
        </w:rPr>
        <w:t xml:space="preserve"> </w:t>
      </w:r>
      <w:r>
        <w:t>with</w:t>
      </w:r>
      <w:r>
        <w:rPr>
          <w:spacing w:val="-13"/>
        </w:rPr>
        <w:t xml:space="preserve"> </w:t>
      </w:r>
      <w:r>
        <w:rPr>
          <w:rFonts w:ascii="Arial Unicode MS"/>
        </w:rPr>
        <w:t>|</w:t>
      </w:r>
      <w:r>
        <w:rPr>
          <w:i/>
        </w:rPr>
        <w:t>E</w:t>
      </w:r>
      <w:r>
        <w:rPr>
          <w:rFonts w:ascii="Arial Unicode MS"/>
        </w:rPr>
        <w:t>|</w:t>
      </w:r>
      <w:r>
        <w:t>.</w:t>
      </w:r>
      <w:r>
        <w:rPr>
          <w:spacing w:val="12"/>
        </w:rPr>
        <w:t xml:space="preserve"> </w:t>
      </w:r>
      <w:r>
        <w:t>A</w:t>
      </w:r>
      <w:r>
        <w:rPr>
          <w:spacing w:val="-12"/>
        </w:rPr>
        <w:t xml:space="preserve"> </w:t>
      </w:r>
      <w:r>
        <w:t>method</w:t>
      </w:r>
      <w:r>
        <w:rPr>
          <w:spacing w:val="-11"/>
        </w:rPr>
        <w:t xml:space="preserve"> </w:t>
      </w:r>
      <w:r>
        <w:t>that</w:t>
      </w:r>
      <w:r>
        <w:rPr>
          <w:spacing w:val="-12"/>
        </w:rPr>
        <w:t xml:space="preserve"> </w:t>
      </w:r>
      <w:r>
        <w:t>stores</w:t>
      </w:r>
      <w:r>
        <w:rPr>
          <w:spacing w:val="-12"/>
        </w:rPr>
        <w:t xml:space="preserve"> </w:t>
      </w:r>
      <w:r>
        <w:t>and</w:t>
      </w:r>
      <w:r>
        <w:rPr>
          <w:spacing w:val="-11"/>
        </w:rPr>
        <w:t xml:space="preserve"> </w:t>
      </w:r>
      <w:r>
        <w:rPr>
          <w:spacing w:val="-2"/>
        </w:rPr>
        <w:t>iterates</w:t>
      </w:r>
    </w:p>
    <w:p w14:paraId="00DC20B4" w14:textId="77777777" w:rsidR="00350CFB" w:rsidRDefault="00283FFF">
      <w:pPr>
        <w:pStyle w:val="BodyText"/>
        <w:spacing w:before="39"/>
        <w:ind w:left="282"/>
        <w:jc w:val="both"/>
      </w:pPr>
      <w:r>
        <w:t>over</w:t>
      </w:r>
      <w:r>
        <w:rPr>
          <w:spacing w:val="2"/>
        </w:rPr>
        <w:t xml:space="preserve"> </w:t>
      </w:r>
      <w:r>
        <w:t>roughly</w:t>
      </w:r>
      <w:r>
        <w:rPr>
          <w:spacing w:val="2"/>
        </w:rPr>
        <w:t xml:space="preserve"> </w:t>
      </w:r>
      <w:r>
        <w:t>9</w:t>
      </w:r>
      <w:r>
        <w:rPr>
          <w:rFonts w:ascii="Arial Unicode MS" w:hAnsi="Arial Unicode MS"/>
        </w:rPr>
        <w:t>×</w:t>
      </w:r>
      <w:r>
        <w:rPr>
          <w:rFonts w:ascii="Arial Unicode MS" w:hAnsi="Arial Unicode MS"/>
          <w:spacing w:val="-5"/>
        </w:rPr>
        <w:t xml:space="preserve"> </w:t>
      </w:r>
      <w:r>
        <w:t>fewer</w:t>
      </w:r>
      <w:r>
        <w:rPr>
          <w:spacing w:val="2"/>
        </w:rPr>
        <w:t xml:space="preserve"> </w:t>
      </w:r>
      <w:r>
        <w:t>edges</w:t>
      </w:r>
      <w:r>
        <w:rPr>
          <w:spacing w:val="2"/>
        </w:rPr>
        <w:t xml:space="preserve"> </w:t>
      </w:r>
      <w:r>
        <w:t>inherits</w:t>
      </w:r>
      <w:r>
        <w:rPr>
          <w:spacing w:val="2"/>
        </w:rPr>
        <w:t xml:space="preserve"> </w:t>
      </w:r>
      <w:r>
        <w:t>proportional</w:t>
      </w:r>
      <w:r>
        <w:rPr>
          <w:spacing w:val="2"/>
        </w:rPr>
        <w:t xml:space="preserve"> </w:t>
      </w:r>
      <w:r>
        <w:t>savings</w:t>
      </w:r>
      <w:r>
        <w:rPr>
          <w:spacing w:val="2"/>
        </w:rPr>
        <w:t xml:space="preserve"> </w:t>
      </w:r>
      <w:r>
        <w:t>in</w:t>
      </w:r>
      <w:r>
        <w:rPr>
          <w:spacing w:val="2"/>
        </w:rPr>
        <w:t xml:space="preserve"> </w:t>
      </w:r>
      <w:r>
        <w:t>cache</w:t>
      </w:r>
      <w:r>
        <w:rPr>
          <w:spacing w:val="2"/>
        </w:rPr>
        <w:t xml:space="preserve"> </w:t>
      </w:r>
      <w:r>
        <w:t>pressure</w:t>
      </w:r>
      <w:r>
        <w:rPr>
          <w:spacing w:val="2"/>
        </w:rPr>
        <w:t xml:space="preserve"> </w:t>
      </w:r>
      <w:r>
        <w:t>and</w:t>
      </w:r>
      <w:r>
        <w:rPr>
          <w:spacing w:val="2"/>
        </w:rPr>
        <w:t xml:space="preserve"> </w:t>
      </w:r>
      <w:r>
        <w:t>allocator</w:t>
      </w:r>
      <w:r>
        <w:rPr>
          <w:spacing w:val="2"/>
        </w:rPr>
        <w:t xml:space="preserve"> </w:t>
      </w:r>
      <w:r>
        <w:rPr>
          <w:spacing w:val="-2"/>
        </w:rPr>
        <w:t>traffic,</w:t>
      </w:r>
    </w:p>
    <w:p w14:paraId="00DC20B5" w14:textId="77777777" w:rsidR="00350CFB" w:rsidRDefault="00283FFF">
      <w:pPr>
        <w:pStyle w:val="BodyText"/>
        <w:spacing w:before="118" w:line="396" w:lineRule="auto"/>
        <w:ind w:left="282" w:right="558"/>
        <w:jc w:val="both"/>
      </w:pPr>
      <w:r>
        <w:t>not</w:t>
      </w:r>
      <w:r>
        <w:rPr>
          <w:spacing w:val="-15"/>
        </w:rPr>
        <w:t xml:space="preserve"> </w:t>
      </w:r>
      <w:r>
        <w:t>only</w:t>
      </w:r>
      <w:r>
        <w:rPr>
          <w:spacing w:val="-15"/>
        </w:rPr>
        <w:t xml:space="preserve"> </w:t>
      </w:r>
      <w:r>
        <w:t>in</w:t>
      </w:r>
      <w:r>
        <w:rPr>
          <w:spacing w:val="-15"/>
        </w:rPr>
        <w:t xml:space="preserve"> </w:t>
      </w:r>
      <w:r>
        <w:t>arithmetic</w:t>
      </w:r>
      <w:r>
        <w:rPr>
          <w:spacing w:val="-15"/>
        </w:rPr>
        <w:t xml:space="preserve"> </w:t>
      </w:r>
      <w:r>
        <w:t>operations.</w:t>
      </w:r>
      <w:r>
        <w:rPr>
          <w:spacing w:val="9"/>
        </w:rPr>
        <w:t xml:space="preserve"> </w:t>
      </w:r>
      <w:r>
        <w:t>Iteration</w:t>
      </w:r>
      <w:r>
        <w:rPr>
          <w:spacing w:val="-15"/>
        </w:rPr>
        <w:t xml:space="preserve"> </w:t>
      </w:r>
      <w:r>
        <w:t>counts</w:t>
      </w:r>
      <w:r>
        <w:rPr>
          <w:spacing w:val="-15"/>
        </w:rPr>
        <w:t xml:space="preserve"> </w:t>
      </w:r>
      <w:r>
        <w:t>(37</w:t>
      </w:r>
      <w:r>
        <w:rPr>
          <w:spacing w:val="-15"/>
        </w:rPr>
        <w:t xml:space="preserve"> </w:t>
      </w:r>
      <w:r>
        <w:t>vs.</w:t>
      </w:r>
      <w:r>
        <w:rPr>
          <w:spacing w:val="-15"/>
        </w:rPr>
        <w:t xml:space="preserve"> </w:t>
      </w:r>
      <w:r>
        <w:t>100)</w:t>
      </w:r>
      <w:r>
        <w:rPr>
          <w:spacing w:val="-15"/>
        </w:rPr>
        <w:t xml:space="preserve"> </w:t>
      </w:r>
      <w:r>
        <w:t>compound</w:t>
      </w:r>
      <w:r>
        <w:rPr>
          <w:spacing w:val="-15"/>
        </w:rPr>
        <w:t xml:space="preserve"> </w:t>
      </w:r>
      <w:r>
        <w:t>this</w:t>
      </w:r>
      <w:r>
        <w:rPr>
          <w:spacing w:val="-15"/>
        </w:rPr>
        <w:t xml:space="preserve"> </w:t>
      </w:r>
      <w:r>
        <w:t>effect:</w:t>
      </w:r>
      <w:r>
        <w:rPr>
          <w:spacing w:val="7"/>
        </w:rPr>
        <w:t xml:space="preserve"> </w:t>
      </w:r>
      <w:r>
        <w:t>EndorseRank performs fewer passes over a smaller edge list.</w:t>
      </w:r>
    </w:p>
    <w:p w14:paraId="00DC20B6" w14:textId="77777777" w:rsidR="00350CFB" w:rsidRDefault="00283FFF">
      <w:pPr>
        <w:pStyle w:val="BodyText"/>
        <w:spacing w:before="16" w:line="396" w:lineRule="auto"/>
        <w:ind w:left="282" w:right="524"/>
        <w:jc w:val="both"/>
      </w:pPr>
      <w:r>
        <w:t>From</w:t>
      </w:r>
      <w:r>
        <w:rPr>
          <w:spacing w:val="-13"/>
        </w:rPr>
        <w:t xml:space="preserve"> </w:t>
      </w:r>
      <w:r>
        <w:t>a</w:t>
      </w:r>
      <w:r>
        <w:rPr>
          <w:spacing w:val="-13"/>
        </w:rPr>
        <w:t xml:space="preserve"> </w:t>
      </w:r>
      <w:r>
        <w:t>systems</w:t>
      </w:r>
      <w:r>
        <w:rPr>
          <w:spacing w:val="-13"/>
        </w:rPr>
        <w:t xml:space="preserve"> </w:t>
      </w:r>
      <w:r>
        <w:t>perspective,</w:t>
      </w:r>
      <w:r>
        <w:rPr>
          <w:spacing w:val="-13"/>
        </w:rPr>
        <w:t xml:space="preserve"> </w:t>
      </w:r>
      <w:r>
        <w:t>Claim</w:t>
      </w:r>
      <w:r>
        <w:rPr>
          <w:spacing w:val="-13"/>
        </w:rPr>
        <w:t xml:space="preserve"> </w:t>
      </w:r>
      <w:r>
        <w:t>C1</w:t>
      </w:r>
      <w:r>
        <w:rPr>
          <w:spacing w:val="-13"/>
        </w:rPr>
        <w:t xml:space="preserve"> </w:t>
      </w:r>
      <w:r>
        <w:t>is</w:t>
      </w:r>
      <w:r>
        <w:rPr>
          <w:spacing w:val="-13"/>
        </w:rPr>
        <w:t xml:space="preserve"> </w:t>
      </w:r>
      <w:r>
        <w:t>therefore</w:t>
      </w:r>
      <w:r>
        <w:rPr>
          <w:spacing w:val="-13"/>
        </w:rPr>
        <w:t xml:space="preserve"> </w:t>
      </w:r>
      <w:r>
        <w:t>multi-dimensional.</w:t>
      </w:r>
      <w:r>
        <w:rPr>
          <w:spacing w:val="8"/>
        </w:rPr>
        <w:t xml:space="preserve"> </w:t>
      </w:r>
      <w:r>
        <w:t>Wall-clock</w:t>
      </w:r>
      <w:r>
        <w:rPr>
          <w:spacing w:val="-14"/>
        </w:rPr>
        <w:t xml:space="preserve"> </w:t>
      </w:r>
      <w:r>
        <w:t>time</w:t>
      </w:r>
      <w:r>
        <w:rPr>
          <w:spacing w:val="-13"/>
        </w:rPr>
        <w:t xml:space="preserve"> </w:t>
      </w:r>
      <w:r>
        <w:t>is</w:t>
      </w:r>
      <w:r>
        <w:rPr>
          <w:spacing w:val="-13"/>
        </w:rPr>
        <w:t xml:space="preserve"> </w:t>
      </w:r>
      <w:r>
        <w:t>the</w:t>
      </w:r>
      <w:r>
        <w:rPr>
          <w:spacing w:val="-13"/>
        </w:rPr>
        <w:t xml:space="preserve"> </w:t>
      </w:r>
      <w:r>
        <w:t>head-</w:t>
      </w:r>
      <w:r>
        <w:rPr>
          <w:spacing w:val="-2"/>
        </w:rPr>
        <w:t>line</w:t>
      </w:r>
      <w:r>
        <w:rPr>
          <w:spacing w:val="-9"/>
        </w:rPr>
        <w:t xml:space="preserve"> </w:t>
      </w:r>
      <w:r>
        <w:rPr>
          <w:spacing w:val="-2"/>
        </w:rPr>
        <w:t>metric</w:t>
      </w:r>
      <w:r>
        <w:rPr>
          <w:spacing w:val="-8"/>
        </w:rPr>
        <w:t xml:space="preserve"> </w:t>
      </w:r>
      <w:r>
        <w:rPr>
          <w:spacing w:val="-2"/>
        </w:rPr>
        <w:t>for</w:t>
      </w:r>
      <w:r>
        <w:rPr>
          <w:spacing w:val="-9"/>
        </w:rPr>
        <w:t xml:space="preserve"> </w:t>
      </w:r>
      <w:r>
        <w:rPr>
          <w:spacing w:val="-2"/>
        </w:rPr>
        <w:t>interactive</w:t>
      </w:r>
      <w:r>
        <w:rPr>
          <w:spacing w:val="-8"/>
        </w:rPr>
        <w:t xml:space="preserve"> </w:t>
      </w:r>
      <w:r>
        <w:rPr>
          <w:spacing w:val="-2"/>
        </w:rPr>
        <w:t>refresh; memory</w:t>
      </w:r>
      <w:r>
        <w:rPr>
          <w:spacing w:val="-9"/>
        </w:rPr>
        <w:t xml:space="preserve"> </w:t>
      </w:r>
      <w:r>
        <w:rPr>
          <w:spacing w:val="-2"/>
        </w:rPr>
        <w:t>and</w:t>
      </w:r>
      <w:r>
        <w:rPr>
          <w:spacing w:val="-8"/>
        </w:rPr>
        <w:t xml:space="preserve"> </w:t>
      </w:r>
      <w:r>
        <w:rPr>
          <w:spacing w:val="-2"/>
        </w:rPr>
        <w:t>iterations</w:t>
      </w:r>
      <w:r>
        <w:rPr>
          <w:spacing w:val="-9"/>
        </w:rPr>
        <w:t xml:space="preserve"> </w:t>
      </w:r>
      <w:r>
        <w:rPr>
          <w:spacing w:val="-2"/>
        </w:rPr>
        <w:t>are</w:t>
      </w:r>
      <w:r>
        <w:rPr>
          <w:spacing w:val="-8"/>
        </w:rPr>
        <w:t xml:space="preserve"> </w:t>
      </w:r>
      <w:r>
        <w:rPr>
          <w:spacing w:val="-2"/>
        </w:rPr>
        <w:t>the</w:t>
      </w:r>
      <w:r>
        <w:rPr>
          <w:spacing w:val="-8"/>
        </w:rPr>
        <w:t xml:space="preserve"> </w:t>
      </w:r>
      <w:r>
        <w:rPr>
          <w:spacing w:val="-2"/>
        </w:rPr>
        <w:t>mechanisms</w:t>
      </w:r>
      <w:r>
        <w:rPr>
          <w:spacing w:val="-9"/>
        </w:rPr>
        <w:t xml:space="preserve"> </w:t>
      </w:r>
      <w:r>
        <w:rPr>
          <w:spacing w:val="-2"/>
        </w:rPr>
        <w:t>that</w:t>
      </w:r>
      <w:r>
        <w:rPr>
          <w:spacing w:val="-8"/>
        </w:rPr>
        <w:t xml:space="preserve"> </w:t>
      </w:r>
      <w:r>
        <w:rPr>
          <w:spacing w:val="-2"/>
        </w:rPr>
        <w:t>make</w:t>
      </w:r>
      <w:r>
        <w:rPr>
          <w:spacing w:val="-9"/>
        </w:rPr>
        <w:t xml:space="preserve"> </w:t>
      </w:r>
      <w:r>
        <w:rPr>
          <w:spacing w:val="-2"/>
        </w:rPr>
        <w:t>the</w:t>
      </w:r>
      <w:r>
        <w:rPr>
          <w:spacing w:val="-8"/>
        </w:rPr>
        <w:t xml:space="preserve"> </w:t>
      </w:r>
      <w:r>
        <w:rPr>
          <w:spacing w:val="-2"/>
        </w:rPr>
        <w:t xml:space="preserve">headline </w:t>
      </w:r>
      <w:r>
        <w:t>durable</w:t>
      </w:r>
      <w:r>
        <w:rPr>
          <w:spacing w:val="-1"/>
        </w:rPr>
        <w:t xml:space="preserve"> </w:t>
      </w:r>
      <w:r>
        <w:t>as</w:t>
      </w:r>
      <w:r>
        <w:rPr>
          <w:spacing w:val="-1"/>
        </w:rPr>
        <w:t xml:space="preserve"> </w:t>
      </w:r>
      <w:r>
        <w:t>cohorts</w:t>
      </w:r>
      <w:r>
        <w:rPr>
          <w:spacing w:val="-1"/>
        </w:rPr>
        <w:t xml:space="preserve"> </w:t>
      </w:r>
      <w:r>
        <w:t>grow.</w:t>
      </w:r>
      <w:r>
        <w:rPr>
          <w:spacing w:val="27"/>
        </w:rPr>
        <w:t xml:space="preserve"> </w:t>
      </w:r>
      <w:r>
        <w:t>A</w:t>
      </w:r>
      <w:r>
        <w:rPr>
          <w:spacing w:val="-1"/>
        </w:rPr>
        <w:t xml:space="preserve"> </w:t>
      </w:r>
      <w:r>
        <w:t>method</w:t>
      </w:r>
      <w:r>
        <w:rPr>
          <w:spacing w:val="-1"/>
        </w:rPr>
        <w:t xml:space="preserve"> </w:t>
      </w:r>
      <w:r>
        <w:t>that</w:t>
      </w:r>
      <w:r>
        <w:rPr>
          <w:spacing w:val="-1"/>
        </w:rPr>
        <w:t xml:space="preserve"> </w:t>
      </w:r>
      <w:r>
        <w:t>was</w:t>
      </w:r>
      <w:r>
        <w:rPr>
          <w:spacing w:val="-1"/>
        </w:rPr>
        <w:t xml:space="preserve"> </w:t>
      </w:r>
      <w:r>
        <w:t>faster</w:t>
      </w:r>
      <w:r>
        <w:rPr>
          <w:spacing w:val="-1"/>
        </w:rPr>
        <w:t xml:space="preserve"> </w:t>
      </w:r>
      <w:r>
        <w:t>only</w:t>
      </w:r>
      <w:r>
        <w:rPr>
          <w:spacing w:val="-1"/>
        </w:rPr>
        <w:t xml:space="preserve"> </w:t>
      </w:r>
      <w:r>
        <w:t>because</w:t>
      </w:r>
      <w:r>
        <w:rPr>
          <w:spacing w:val="-1"/>
        </w:rPr>
        <w:t xml:space="preserve"> </w:t>
      </w:r>
      <w:r>
        <w:t>of</w:t>
      </w:r>
      <w:r>
        <w:rPr>
          <w:spacing w:val="-1"/>
        </w:rPr>
        <w:t xml:space="preserve"> </w:t>
      </w:r>
      <w:r>
        <w:t>an</w:t>
      </w:r>
      <w:r>
        <w:rPr>
          <w:spacing w:val="-1"/>
        </w:rPr>
        <w:t xml:space="preserve"> </w:t>
      </w:r>
      <w:r>
        <w:t>implementation</w:t>
      </w:r>
      <w:r>
        <w:rPr>
          <w:spacing w:val="-1"/>
        </w:rPr>
        <w:t xml:space="preserve"> </w:t>
      </w:r>
      <w:r>
        <w:t>accident—for</w:t>
      </w:r>
      <w:r>
        <w:rPr>
          <w:spacing w:val="-6"/>
        </w:rPr>
        <w:t xml:space="preserve"> </w:t>
      </w:r>
      <w:r>
        <w:t>example,</w:t>
      </w:r>
      <w:r>
        <w:rPr>
          <w:spacing w:val="-5"/>
        </w:rPr>
        <w:t xml:space="preserve"> </w:t>
      </w:r>
      <w:r>
        <w:t>an</w:t>
      </w:r>
      <w:r>
        <w:rPr>
          <w:spacing w:val="-6"/>
        </w:rPr>
        <w:t xml:space="preserve"> </w:t>
      </w:r>
      <w:r>
        <w:t>unfairly</w:t>
      </w:r>
      <w:r>
        <w:rPr>
          <w:spacing w:val="-6"/>
        </w:rPr>
        <w:t xml:space="preserve"> </w:t>
      </w:r>
      <w:r>
        <w:t>optimized</w:t>
      </w:r>
      <w:r>
        <w:rPr>
          <w:spacing w:val="-6"/>
        </w:rPr>
        <w:t xml:space="preserve"> </w:t>
      </w:r>
      <w:r>
        <w:t>sparse</w:t>
      </w:r>
      <w:r>
        <w:rPr>
          <w:spacing w:val="-6"/>
        </w:rPr>
        <w:t xml:space="preserve"> </w:t>
      </w:r>
      <w:r>
        <w:t>kernel</w:t>
      </w:r>
      <w:r>
        <w:rPr>
          <w:spacing w:val="-6"/>
        </w:rPr>
        <w:t xml:space="preserve"> </w:t>
      </w:r>
      <w:r>
        <w:t>applied</w:t>
      </w:r>
      <w:r>
        <w:rPr>
          <w:spacing w:val="-6"/>
        </w:rPr>
        <w:t xml:space="preserve"> </w:t>
      </w:r>
      <w:r>
        <w:t>to</w:t>
      </w:r>
      <w:r>
        <w:rPr>
          <w:spacing w:val="-6"/>
        </w:rPr>
        <w:t xml:space="preserve"> </w:t>
      </w:r>
      <w:r>
        <w:t>one</w:t>
      </w:r>
      <w:r>
        <w:rPr>
          <w:spacing w:val="-6"/>
        </w:rPr>
        <w:t xml:space="preserve"> </w:t>
      </w:r>
      <w:r>
        <w:t>graph</w:t>
      </w:r>
      <w:r>
        <w:rPr>
          <w:spacing w:val="-6"/>
        </w:rPr>
        <w:t xml:space="preserve"> </w:t>
      </w:r>
      <w:r>
        <w:t>but</w:t>
      </w:r>
      <w:r>
        <w:rPr>
          <w:spacing w:val="-5"/>
        </w:rPr>
        <w:t xml:space="preserve"> </w:t>
      </w:r>
      <w:r>
        <w:t>not</w:t>
      </w:r>
      <w:r>
        <w:rPr>
          <w:spacing w:val="-6"/>
        </w:rPr>
        <w:t xml:space="preserve"> </w:t>
      </w:r>
      <w:r>
        <w:t>the</w:t>
      </w:r>
      <w:r>
        <w:rPr>
          <w:spacing w:val="-6"/>
        </w:rPr>
        <w:t xml:space="preserve"> </w:t>
      </w:r>
      <w:r>
        <w:t>other—would</w:t>
      </w:r>
      <w:r>
        <w:rPr>
          <w:spacing w:val="-6"/>
        </w:rPr>
        <w:t xml:space="preserve"> </w:t>
      </w:r>
      <w:r>
        <w:t>be less</w:t>
      </w:r>
      <w:r>
        <w:rPr>
          <w:spacing w:val="-13"/>
        </w:rPr>
        <w:t xml:space="preserve"> </w:t>
      </w:r>
      <w:r>
        <w:t>persuasive.</w:t>
      </w:r>
      <w:r>
        <w:rPr>
          <w:spacing w:val="10"/>
        </w:rPr>
        <w:t xml:space="preserve"> </w:t>
      </w:r>
      <w:r>
        <w:t>Here</w:t>
      </w:r>
      <w:r>
        <w:rPr>
          <w:spacing w:val="-13"/>
        </w:rPr>
        <w:t xml:space="preserve"> </w:t>
      </w:r>
      <w:r>
        <w:t>both</w:t>
      </w:r>
      <w:r>
        <w:rPr>
          <w:spacing w:val="-13"/>
        </w:rPr>
        <w:t xml:space="preserve"> </w:t>
      </w:r>
      <w:r>
        <w:t>methods</w:t>
      </w:r>
      <w:r>
        <w:rPr>
          <w:spacing w:val="-13"/>
        </w:rPr>
        <w:t xml:space="preserve"> </w:t>
      </w:r>
      <w:r>
        <w:t>use</w:t>
      </w:r>
      <w:r>
        <w:rPr>
          <w:spacing w:val="-13"/>
        </w:rPr>
        <w:t xml:space="preserve"> </w:t>
      </w:r>
      <w:r>
        <w:t>the</w:t>
      </w:r>
      <w:r>
        <w:rPr>
          <w:spacing w:val="-13"/>
        </w:rPr>
        <w:t xml:space="preserve"> </w:t>
      </w:r>
      <w:r>
        <w:t>same</w:t>
      </w:r>
      <w:r>
        <w:rPr>
          <w:spacing w:val="-13"/>
        </w:rPr>
        <w:t xml:space="preserve"> </w:t>
      </w:r>
      <w:r>
        <w:t>PageRank</w:t>
      </w:r>
      <w:r>
        <w:rPr>
          <w:spacing w:val="-13"/>
        </w:rPr>
        <w:t xml:space="preserve"> </w:t>
      </w:r>
      <w:r>
        <w:t>solver,</w:t>
      </w:r>
      <w:r>
        <w:rPr>
          <w:spacing w:val="-12"/>
        </w:rPr>
        <w:t xml:space="preserve"> </w:t>
      </w:r>
      <w:r>
        <w:t>tolerance,</w:t>
      </w:r>
      <w:r>
        <w:rPr>
          <w:spacing w:val="-12"/>
        </w:rPr>
        <w:t xml:space="preserve"> </w:t>
      </w:r>
      <w:r>
        <w:t>and</w:t>
      </w:r>
      <w:r>
        <w:rPr>
          <w:spacing w:val="-13"/>
        </w:rPr>
        <w:t xml:space="preserve"> </w:t>
      </w:r>
      <w:r>
        <w:t>damping</w:t>
      </w:r>
      <w:r>
        <w:rPr>
          <w:spacing w:val="-13"/>
        </w:rPr>
        <w:t xml:space="preserve"> </w:t>
      </w:r>
      <w:r>
        <w:t xml:space="preserve">default; </w:t>
      </w:r>
      <w:bookmarkStart w:id="285" w:name="Runtime_scaling_on_the_expanded_wallet_p"/>
      <w:bookmarkEnd w:id="285"/>
      <w:r>
        <w:t>only the edge lists differ. The efficiency gap is a property of the endorsement representation.</w:t>
      </w:r>
    </w:p>
    <w:p w14:paraId="00DC20B7" w14:textId="77777777" w:rsidR="00350CFB" w:rsidRDefault="00350CFB">
      <w:pPr>
        <w:pStyle w:val="BodyText"/>
        <w:spacing w:before="12"/>
      </w:pPr>
    </w:p>
    <w:p w14:paraId="00DC20B8" w14:textId="77777777" w:rsidR="00350CFB" w:rsidRDefault="00283FFF">
      <w:pPr>
        <w:pStyle w:val="Heading3"/>
        <w:numPr>
          <w:ilvl w:val="2"/>
          <w:numId w:val="26"/>
        </w:numPr>
        <w:tabs>
          <w:tab w:val="left" w:pos="879"/>
        </w:tabs>
        <w:ind w:left="879" w:hanging="597"/>
        <w:jc w:val="both"/>
      </w:pPr>
      <w:r>
        <w:t>Runtime</w:t>
      </w:r>
      <w:r>
        <w:rPr>
          <w:spacing w:val="-9"/>
        </w:rPr>
        <w:t xml:space="preserve"> </w:t>
      </w:r>
      <w:r>
        <w:t>scaling</w:t>
      </w:r>
      <w:r>
        <w:rPr>
          <w:spacing w:val="-9"/>
        </w:rPr>
        <w:t xml:space="preserve"> </w:t>
      </w:r>
      <w:r>
        <w:t>on</w:t>
      </w:r>
      <w:r>
        <w:rPr>
          <w:spacing w:val="-8"/>
        </w:rPr>
        <w:t xml:space="preserve"> </w:t>
      </w:r>
      <w:r>
        <w:t>the</w:t>
      </w:r>
      <w:r>
        <w:rPr>
          <w:spacing w:val="-9"/>
        </w:rPr>
        <w:t xml:space="preserve"> </w:t>
      </w:r>
      <w:r>
        <w:t>expanded</w:t>
      </w:r>
      <w:r>
        <w:rPr>
          <w:spacing w:val="-9"/>
        </w:rPr>
        <w:t xml:space="preserve"> </w:t>
      </w:r>
      <w:r>
        <w:t>wallet</w:t>
      </w:r>
      <w:r>
        <w:rPr>
          <w:spacing w:val="-8"/>
        </w:rPr>
        <w:t xml:space="preserve"> </w:t>
      </w:r>
      <w:r>
        <w:rPr>
          <w:spacing w:val="-4"/>
        </w:rPr>
        <w:t>pool</w:t>
      </w:r>
    </w:p>
    <w:p w14:paraId="00DC20B9" w14:textId="77777777" w:rsidR="00350CFB" w:rsidRDefault="00283FFF">
      <w:pPr>
        <w:pStyle w:val="BodyText"/>
        <w:spacing w:before="182" w:line="456" w:lineRule="exact"/>
        <w:ind w:left="273" w:right="523" w:firstLine="1"/>
        <w:jc w:val="both"/>
      </w:pPr>
      <w:r>
        <w:rPr>
          <w:spacing w:val="-2"/>
        </w:rPr>
        <w:t>The</w:t>
      </w:r>
      <w:r>
        <w:rPr>
          <w:spacing w:val="-11"/>
        </w:rPr>
        <w:t xml:space="preserve"> </w:t>
      </w:r>
      <w:r>
        <w:rPr>
          <w:spacing w:val="-2"/>
        </w:rPr>
        <w:t>runtime</w:t>
      </w:r>
      <w:r>
        <w:rPr>
          <w:spacing w:val="-11"/>
        </w:rPr>
        <w:t xml:space="preserve"> </w:t>
      </w:r>
      <w:r>
        <w:rPr>
          <w:spacing w:val="-2"/>
        </w:rPr>
        <w:t>advantage</w:t>
      </w:r>
      <w:r>
        <w:rPr>
          <w:spacing w:val="-11"/>
        </w:rPr>
        <w:t xml:space="preserve"> </w:t>
      </w:r>
      <w:r>
        <w:rPr>
          <w:spacing w:val="-2"/>
        </w:rPr>
        <w:t>is</w:t>
      </w:r>
      <w:r>
        <w:rPr>
          <w:spacing w:val="-11"/>
        </w:rPr>
        <w:t xml:space="preserve"> </w:t>
      </w:r>
      <w:r>
        <w:rPr>
          <w:spacing w:val="-2"/>
        </w:rPr>
        <w:t>not</w:t>
      </w:r>
      <w:r>
        <w:rPr>
          <w:spacing w:val="-11"/>
        </w:rPr>
        <w:t xml:space="preserve"> </w:t>
      </w:r>
      <w:r>
        <w:rPr>
          <w:spacing w:val="-2"/>
        </w:rPr>
        <w:t>merely</w:t>
      </w:r>
      <w:r>
        <w:rPr>
          <w:spacing w:val="-11"/>
        </w:rPr>
        <w:t xml:space="preserve"> </w:t>
      </w:r>
      <w:r>
        <w:rPr>
          <w:spacing w:val="-2"/>
        </w:rPr>
        <w:t>a</w:t>
      </w:r>
      <w:r>
        <w:rPr>
          <w:spacing w:val="-11"/>
        </w:rPr>
        <w:t xml:space="preserve"> </w:t>
      </w:r>
      <w:r>
        <w:rPr>
          <w:spacing w:val="-2"/>
        </w:rPr>
        <w:t>constant-factor</w:t>
      </w:r>
      <w:r>
        <w:rPr>
          <w:spacing w:val="-11"/>
        </w:rPr>
        <w:t xml:space="preserve"> </w:t>
      </w:r>
      <w:r>
        <w:rPr>
          <w:spacing w:val="-2"/>
        </w:rPr>
        <w:t>curiosity</w:t>
      </w:r>
      <w:r>
        <w:rPr>
          <w:spacing w:val="-11"/>
        </w:rPr>
        <w:t xml:space="preserve"> </w:t>
      </w:r>
      <w:r>
        <w:rPr>
          <w:spacing w:val="-2"/>
        </w:rPr>
        <w:t>on</w:t>
      </w:r>
      <w:r>
        <w:rPr>
          <w:spacing w:val="-11"/>
        </w:rPr>
        <w:t xml:space="preserve"> </w:t>
      </w:r>
      <w:r>
        <w:rPr>
          <w:spacing w:val="-2"/>
        </w:rPr>
        <w:t>a</w:t>
      </w:r>
      <w:r>
        <w:rPr>
          <w:spacing w:val="-11"/>
        </w:rPr>
        <w:t xml:space="preserve"> </w:t>
      </w:r>
      <w:r>
        <w:rPr>
          <w:spacing w:val="-2"/>
        </w:rPr>
        <w:t>single</w:t>
      </w:r>
      <w:r>
        <w:rPr>
          <w:spacing w:val="-11"/>
        </w:rPr>
        <w:t xml:space="preserve"> </w:t>
      </w:r>
      <w:r>
        <w:rPr>
          <w:spacing w:val="-2"/>
        </w:rPr>
        <w:t>cohort</w:t>
      </w:r>
      <w:r>
        <w:rPr>
          <w:spacing w:val="-11"/>
        </w:rPr>
        <w:t xml:space="preserve"> </w:t>
      </w:r>
      <w:r>
        <w:rPr>
          <w:spacing w:val="-2"/>
        </w:rPr>
        <w:t>size.</w:t>
      </w:r>
      <w:r>
        <w:rPr>
          <w:spacing w:val="26"/>
        </w:rPr>
        <w:t xml:space="preserve"> </w:t>
      </w:r>
      <w:r>
        <w:rPr>
          <w:spacing w:val="-2"/>
        </w:rPr>
        <w:t>If</w:t>
      </w:r>
      <w:r>
        <w:rPr>
          <w:spacing w:val="-11"/>
        </w:rPr>
        <w:t xml:space="preserve"> </w:t>
      </w:r>
      <w:r>
        <w:rPr>
          <w:spacing w:val="-2"/>
        </w:rPr>
        <w:t>EndorseR-</w:t>
      </w:r>
      <w:r>
        <w:rPr>
          <w:w w:val="105"/>
        </w:rPr>
        <w:t>ank’s</w:t>
      </w:r>
      <w:r>
        <w:rPr>
          <w:spacing w:val="-15"/>
          <w:w w:val="105"/>
        </w:rPr>
        <w:t xml:space="preserve"> </w:t>
      </w:r>
      <w:r>
        <w:rPr>
          <w:w w:val="105"/>
        </w:rPr>
        <w:t>edge</w:t>
      </w:r>
      <w:r>
        <w:rPr>
          <w:spacing w:val="-15"/>
          <w:w w:val="105"/>
        </w:rPr>
        <w:t xml:space="preserve"> </w:t>
      </w:r>
      <w:r>
        <w:rPr>
          <w:w w:val="105"/>
        </w:rPr>
        <w:t>set</w:t>
      </w:r>
      <w:r>
        <w:rPr>
          <w:spacing w:val="-15"/>
          <w:w w:val="105"/>
        </w:rPr>
        <w:t xml:space="preserve"> </w:t>
      </w:r>
      <w:r>
        <w:rPr>
          <w:w w:val="105"/>
        </w:rPr>
        <w:t>remains</w:t>
      </w:r>
      <w:r>
        <w:rPr>
          <w:spacing w:val="-15"/>
          <w:w w:val="105"/>
        </w:rPr>
        <w:t xml:space="preserve"> </w:t>
      </w:r>
      <w:r>
        <w:rPr>
          <w:w w:val="105"/>
        </w:rPr>
        <w:t>substantially</w:t>
      </w:r>
      <w:r>
        <w:rPr>
          <w:spacing w:val="-15"/>
          <w:w w:val="105"/>
        </w:rPr>
        <w:t xml:space="preserve"> </w:t>
      </w:r>
      <w:r>
        <w:rPr>
          <w:w w:val="105"/>
        </w:rPr>
        <w:t>smaller</w:t>
      </w:r>
      <w:r>
        <w:rPr>
          <w:spacing w:val="-15"/>
          <w:w w:val="105"/>
        </w:rPr>
        <w:t xml:space="preserve"> </w:t>
      </w:r>
      <w:r>
        <w:rPr>
          <w:w w:val="105"/>
        </w:rPr>
        <w:t>than</w:t>
      </w:r>
      <w:r>
        <w:rPr>
          <w:spacing w:val="-15"/>
          <w:w w:val="105"/>
        </w:rPr>
        <w:t xml:space="preserve"> </w:t>
      </w:r>
      <w:r>
        <w:rPr>
          <w:w w:val="105"/>
        </w:rPr>
        <w:t>AWP’s</w:t>
      </w:r>
      <w:r>
        <w:rPr>
          <w:spacing w:val="-15"/>
          <w:w w:val="105"/>
        </w:rPr>
        <w:t xml:space="preserve"> </w:t>
      </w:r>
      <w:r>
        <w:rPr>
          <w:w w:val="105"/>
        </w:rPr>
        <w:t>as</w:t>
      </w:r>
      <w:r>
        <w:rPr>
          <w:spacing w:val="-15"/>
          <w:w w:val="105"/>
        </w:rPr>
        <w:t xml:space="preserve"> </w:t>
      </w:r>
      <w:r>
        <w:rPr>
          <w:w w:val="105"/>
        </w:rPr>
        <w:t>the</w:t>
      </w:r>
      <w:r>
        <w:rPr>
          <w:spacing w:val="-15"/>
          <w:w w:val="105"/>
        </w:rPr>
        <w:t xml:space="preserve"> </w:t>
      </w:r>
      <w:r>
        <w:rPr>
          <w:w w:val="105"/>
        </w:rPr>
        <w:t>wallet</w:t>
      </w:r>
      <w:r>
        <w:rPr>
          <w:spacing w:val="-15"/>
          <w:w w:val="105"/>
        </w:rPr>
        <w:t xml:space="preserve"> </w:t>
      </w:r>
      <w:r>
        <w:rPr>
          <w:w w:val="105"/>
        </w:rPr>
        <w:t>pool</w:t>
      </w:r>
      <w:r>
        <w:rPr>
          <w:spacing w:val="-15"/>
          <w:w w:val="105"/>
        </w:rPr>
        <w:t xml:space="preserve"> </w:t>
      </w:r>
      <w:r>
        <w:rPr>
          <w:w w:val="105"/>
        </w:rPr>
        <w:t>grows,</w:t>
      </w:r>
      <w:r>
        <w:rPr>
          <w:spacing w:val="-11"/>
          <w:w w:val="105"/>
        </w:rPr>
        <w:t xml:space="preserve"> </w:t>
      </w:r>
      <w:r>
        <w:rPr>
          <w:w w:val="105"/>
        </w:rPr>
        <w:t>the</w:t>
      </w:r>
      <w:r>
        <w:rPr>
          <w:spacing w:val="-15"/>
          <w:w w:val="105"/>
        </w:rPr>
        <w:t xml:space="preserve"> </w:t>
      </w:r>
      <w:r>
        <w:rPr>
          <w:w w:val="105"/>
        </w:rPr>
        <w:t xml:space="preserve">speedup </w:t>
      </w:r>
      <w:r>
        <w:t>should persist under staged scaling.</w:t>
      </w:r>
      <w:r>
        <w:rPr>
          <w:spacing w:val="25"/>
        </w:rPr>
        <w:t xml:space="preserve"> </w:t>
      </w:r>
      <w:r>
        <w:t>Table</w:t>
      </w:r>
      <w:r>
        <w:rPr>
          <w:spacing w:val="-1"/>
        </w:rPr>
        <w:t xml:space="preserve"> </w:t>
      </w:r>
      <w:hyperlink w:anchor="_bookmark93" w:history="1">
        <w:r>
          <w:t>4.3</w:t>
        </w:r>
      </w:hyperlink>
      <w:r>
        <w:t xml:space="preserve"> reports runtime scaling on an expanded wallet pool </w:t>
      </w:r>
      <w:r>
        <w:rPr>
          <w:w w:val="105"/>
        </w:rPr>
        <w:t>of</w:t>
      </w:r>
      <w:r>
        <w:rPr>
          <w:spacing w:val="-16"/>
          <w:w w:val="105"/>
        </w:rPr>
        <w:t xml:space="preserve"> </w:t>
      </w:r>
      <w:r>
        <w:rPr>
          <w:i/>
          <w:w w:val="105"/>
        </w:rPr>
        <w:t>N</w:t>
      </w:r>
      <w:r>
        <w:rPr>
          <w:i/>
          <w:spacing w:val="-16"/>
          <w:w w:val="105"/>
        </w:rPr>
        <w:t xml:space="preserve"> </w:t>
      </w:r>
      <w:r>
        <w:rPr>
          <w:w w:val="105"/>
        </w:rPr>
        <w:t>=</w:t>
      </w:r>
      <w:r>
        <w:rPr>
          <w:spacing w:val="-16"/>
          <w:w w:val="105"/>
        </w:rPr>
        <w:t xml:space="preserve"> </w:t>
      </w:r>
      <w:r>
        <w:rPr>
          <w:w w:val="105"/>
        </w:rPr>
        <w:t>31</w:t>
      </w:r>
      <w:r>
        <w:rPr>
          <w:i/>
          <w:w w:val="105"/>
        </w:rPr>
        <w:t>,</w:t>
      </w:r>
      <w:r>
        <w:rPr>
          <w:w w:val="105"/>
        </w:rPr>
        <w:t>612</w:t>
      </w:r>
      <w:r>
        <w:rPr>
          <w:spacing w:val="-15"/>
          <w:w w:val="105"/>
        </w:rPr>
        <w:t xml:space="preserve"> </w:t>
      </w:r>
      <w:r>
        <w:rPr>
          <w:w w:val="105"/>
        </w:rPr>
        <w:t>addresses:</w:t>
      </w:r>
      <w:r>
        <w:rPr>
          <w:spacing w:val="-16"/>
          <w:w w:val="105"/>
        </w:rPr>
        <w:t xml:space="preserve"> </w:t>
      </w:r>
      <w:r>
        <w:rPr>
          <w:w w:val="105"/>
        </w:rPr>
        <w:t>the</w:t>
      </w:r>
      <w:r>
        <w:rPr>
          <w:spacing w:val="-16"/>
          <w:w w:val="105"/>
        </w:rPr>
        <w:t xml:space="preserve"> </w:t>
      </w:r>
      <w:r>
        <w:rPr>
          <w:w w:val="105"/>
        </w:rPr>
        <w:t>GMX-qualified</w:t>
      </w:r>
      <w:r>
        <w:rPr>
          <w:spacing w:val="-16"/>
          <w:w w:val="105"/>
        </w:rPr>
        <w:t xml:space="preserve"> </w:t>
      </w:r>
      <w:r>
        <w:rPr>
          <w:w w:val="105"/>
        </w:rPr>
        <w:t>matched</w:t>
      </w:r>
      <w:r>
        <w:rPr>
          <w:spacing w:val="-15"/>
          <w:w w:val="105"/>
        </w:rPr>
        <w:t xml:space="preserve"> </w:t>
      </w:r>
      <w:r>
        <w:rPr>
          <w:w w:val="105"/>
        </w:rPr>
        <w:t>cohort</w:t>
      </w:r>
      <w:r>
        <w:rPr>
          <w:spacing w:val="-16"/>
          <w:w w:val="105"/>
        </w:rPr>
        <w:t xml:space="preserve"> </w:t>
      </w:r>
      <w:r>
        <w:rPr>
          <w:w w:val="105"/>
        </w:rPr>
        <w:t>unioned</w:t>
      </w:r>
      <w:r>
        <w:rPr>
          <w:spacing w:val="-16"/>
          <w:w w:val="105"/>
        </w:rPr>
        <w:t xml:space="preserve"> </w:t>
      </w:r>
      <w:r>
        <w:rPr>
          <w:w w:val="105"/>
        </w:rPr>
        <w:t>with</w:t>
      </w:r>
      <w:r>
        <w:rPr>
          <w:spacing w:val="-16"/>
          <w:w w:val="105"/>
        </w:rPr>
        <w:t xml:space="preserve"> </w:t>
      </w:r>
      <w:r>
        <w:rPr>
          <w:w w:val="105"/>
        </w:rPr>
        <w:t>supplemental</w:t>
      </w:r>
      <w:r>
        <w:rPr>
          <w:spacing w:val="-15"/>
          <w:w w:val="105"/>
        </w:rPr>
        <w:t xml:space="preserve"> </w:t>
      </w:r>
      <w:r>
        <w:rPr>
          <w:w w:val="105"/>
        </w:rPr>
        <w:t>active wallets</w:t>
      </w:r>
      <w:r>
        <w:rPr>
          <w:spacing w:val="-16"/>
          <w:w w:val="105"/>
        </w:rPr>
        <w:t xml:space="preserve"> </w:t>
      </w:r>
      <w:r>
        <w:rPr>
          <w:w w:val="105"/>
        </w:rPr>
        <w:t>drawn</w:t>
      </w:r>
      <w:r>
        <w:rPr>
          <w:spacing w:val="-16"/>
          <w:w w:val="105"/>
        </w:rPr>
        <w:t xml:space="preserve"> </w:t>
      </w:r>
      <w:r>
        <w:rPr>
          <w:w w:val="105"/>
        </w:rPr>
        <w:t>from</w:t>
      </w:r>
      <w:r>
        <w:rPr>
          <w:spacing w:val="-16"/>
          <w:w w:val="105"/>
        </w:rPr>
        <w:t xml:space="preserve"> </w:t>
      </w:r>
      <w:r>
        <w:rPr>
          <w:w w:val="105"/>
        </w:rPr>
        <w:t>the</w:t>
      </w:r>
      <w:r>
        <w:rPr>
          <w:spacing w:val="-15"/>
          <w:w w:val="105"/>
        </w:rPr>
        <w:t xml:space="preserve"> </w:t>
      </w:r>
      <w:r>
        <w:rPr>
          <w:w w:val="105"/>
        </w:rPr>
        <w:t>reputation</w:t>
      </w:r>
      <w:r>
        <w:rPr>
          <w:spacing w:val="-16"/>
          <w:w w:val="105"/>
        </w:rPr>
        <w:t xml:space="preserve"> </w:t>
      </w:r>
      <w:r>
        <w:rPr>
          <w:w w:val="105"/>
        </w:rPr>
        <w:t>subgraph.</w:t>
      </w:r>
      <w:r>
        <w:rPr>
          <w:spacing w:val="-16"/>
          <w:w w:val="105"/>
        </w:rPr>
        <w:t xml:space="preserve"> </w:t>
      </w:r>
      <w:r>
        <w:rPr>
          <w:w w:val="105"/>
        </w:rPr>
        <w:t>Deterministic</w:t>
      </w:r>
      <w:r>
        <w:rPr>
          <w:spacing w:val="-16"/>
          <w:w w:val="105"/>
        </w:rPr>
        <w:t xml:space="preserve"> </w:t>
      </w:r>
      <w:r>
        <w:rPr>
          <w:w w:val="105"/>
        </w:rPr>
        <w:t>SHA256</w:t>
      </w:r>
      <w:r>
        <w:rPr>
          <w:spacing w:val="-15"/>
          <w:w w:val="105"/>
        </w:rPr>
        <w:t xml:space="preserve"> </w:t>
      </w:r>
      <w:r>
        <w:rPr>
          <w:w w:val="105"/>
        </w:rPr>
        <w:t>subsampling</w:t>
      </w:r>
      <w:r>
        <w:rPr>
          <w:spacing w:val="-16"/>
          <w:w w:val="105"/>
        </w:rPr>
        <w:t xml:space="preserve"> </w:t>
      </w:r>
      <w:r>
        <w:rPr>
          <w:w w:val="105"/>
        </w:rPr>
        <w:t>yields</w:t>
      </w:r>
      <w:r>
        <w:rPr>
          <w:spacing w:val="-16"/>
          <w:w w:val="105"/>
        </w:rPr>
        <w:t xml:space="preserve"> </w:t>
      </w:r>
      <w:r>
        <w:rPr>
          <w:w w:val="105"/>
        </w:rPr>
        <w:t>staged cohorts</w:t>
      </w:r>
      <w:r>
        <w:rPr>
          <w:spacing w:val="-2"/>
          <w:w w:val="105"/>
        </w:rPr>
        <w:t xml:space="preserve"> </w:t>
      </w:r>
      <w:r>
        <w:rPr>
          <w:w w:val="105"/>
        </w:rPr>
        <w:t>at</w:t>
      </w:r>
      <w:r>
        <w:rPr>
          <w:spacing w:val="-1"/>
          <w:w w:val="105"/>
        </w:rPr>
        <w:t xml:space="preserve"> </w:t>
      </w:r>
      <w:r>
        <w:rPr>
          <w:i/>
          <w:w w:val="105"/>
        </w:rPr>
        <w:t xml:space="preserve">n </w:t>
      </w:r>
      <w:r>
        <w:rPr>
          <w:w w:val="105"/>
        </w:rPr>
        <w:t>= 10</w:t>
      </w:r>
      <w:r>
        <w:rPr>
          <w:i/>
          <w:w w:val="105"/>
        </w:rPr>
        <w:t>,</w:t>
      </w:r>
      <w:r>
        <w:rPr>
          <w:w w:val="105"/>
        </w:rPr>
        <w:t>000</w:t>
      </w:r>
      <w:r>
        <w:rPr>
          <w:spacing w:val="-1"/>
          <w:w w:val="105"/>
        </w:rPr>
        <w:t xml:space="preserve"> </w:t>
      </w:r>
      <w:r>
        <w:rPr>
          <w:w w:val="105"/>
        </w:rPr>
        <w:t>and</w:t>
      </w:r>
      <w:r>
        <w:rPr>
          <w:spacing w:val="-2"/>
          <w:w w:val="105"/>
        </w:rPr>
        <w:t xml:space="preserve"> </w:t>
      </w:r>
      <w:r>
        <w:rPr>
          <w:w w:val="105"/>
        </w:rPr>
        <w:t>at</w:t>
      </w:r>
      <w:r>
        <w:rPr>
          <w:spacing w:val="-2"/>
          <w:w w:val="105"/>
        </w:rPr>
        <w:t xml:space="preserve"> </w:t>
      </w:r>
      <w:r>
        <w:rPr>
          <w:w w:val="105"/>
        </w:rPr>
        <w:t>full</w:t>
      </w:r>
      <w:r>
        <w:rPr>
          <w:spacing w:val="-2"/>
          <w:w w:val="105"/>
        </w:rPr>
        <w:t xml:space="preserve"> </w:t>
      </w:r>
      <w:r>
        <w:rPr>
          <w:w w:val="105"/>
        </w:rPr>
        <w:t>pool</w:t>
      </w:r>
      <w:r>
        <w:rPr>
          <w:spacing w:val="-2"/>
          <w:w w:val="105"/>
        </w:rPr>
        <w:t xml:space="preserve"> </w:t>
      </w:r>
      <w:r>
        <w:rPr>
          <w:w w:val="105"/>
        </w:rPr>
        <w:t>size.</w:t>
      </w:r>
      <w:r>
        <w:rPr>
          <w:spacing w:val="40"/>
          <w:w w:val="105"/>
        </w:rPr>
        <w:t xml:space="preserve"> </w:t>
      </w:r>
      <w:r>
        <w:rPr>
          <w:w w:val="105"/>
        </w:rPr>
        <w:t>In-cohort</w:t>
      </w:r>
      <w:r>
        <w:rPr>
          <w:spacing w:val="-1"/>
          <w:w w:val="105"/>
        </w:rPr>
        <w:t xml:space="preserve"> </w:t>
      </w:r>
      <w:r>
        <w:rPr>
          <w:w w:val="105"/>
        </w:rPr>
        <w:t>scaling</w:t>
      </w:r>
      <w:r>
        <w:rPr>
          <w:spacing w:val="-2"/>
          <w:w w:val="105"/>
        </w:rPr>
        <w:t xml:space="preserve"> </w:t>
      </w:r>
      <w:r>
        <w:rPr>
          <w:w w:val="105"/>
        </w:rPr>
        <w:t>for</w:t>
      </w:r>
      <w:r>
        <w:rPr>
          <w:spacing w:val="-2"/>
          <w:w w:val="105"/>
        </w:rPr>
        <w:t xml:space="preserve"> </w:t>
      </w:r>
      <w:r>
        <w:rPr>
          <w:i/>
          <w:w w:val="105"/>
        </w:rPr>
        <w:t xml:space="preserve">n </w:t>
      </w:r>
      <w:r>
        <w:rPr>
          <w:rFonts w:ascii="Arial Unicode MS" w:hAnsi="Arial Unicode MS"/>
          <w:w w:val="105"/>
        </w:rPr>
        <w:t xml:space="preserve">≤ </w:t>
      </w:r>
      <w:r>
        <w:rPr>
          <w:w w:val="105"/>
        </w:rPr>
        <w:t>5</w:t>
      </w:r>
      <w:r>
        <w:rPr>
          <w:i/>
          <w:w w:val="105"/>
        </w:rPr>
        <w:t>,</w:t>
      </w:r>
      <w:r>
        <w:rPr>
          <w:w w:val="105"/>
        </w:rPr>
        <w:t>521</w:t>
      </w:r>
      <w:r>
        <w:rPr>
          <w:spacing w:val="-1"/>
          <w:w w:val="105"/>
        </w:rPr>
        <w:t xml:space="preserve"> </w:t>
      </w:r>
      <w:r>
        <w:rPr>
          <w:w w:val="105"/>
        </w:rPr>
        <w:t>is</w:t>
      </w:r>
      <w:r>
        <w:rPr>
          <w:spacing w:val="-2"/>
          <w:w w:val="105"/>
        </w:rPr>
        <w:t xml:space="preserve"> </w:t>
      </w:r>
      <w:r>
        <w:rPr>
          <w:w w:val="105"/>
        </w:rPr>
        <w:t>reported</w:t>
      </w:r>
      <w:r>
        <w:rPr>
          <w:spacing w:val="-2"/>
          <w:w w:val="105"/>
        </w:rPr>
        <w:t xml:space="preserve"> </w:t>
      </w:r>
      <w:r>
        <w:rPr>
          <w:w w:val="105"/>
        </w:rPr>
        <w:t>in</w:t>
      </w:r>
      <w:r>
        <w:rPr>
          <w:spacing w:val="-2"/>
          <w:w w:val="105"/>
        </w:rPr>
        <w:t xml:space="preserve"> </w:t>
      </w:r>
      <w:r>
        <w:rPr>
          <w:w w:val="105"/>
        </w:rPr>
        <w:t xml:space="preserve">Ap-pendix </w:t>
      </w:r>
      <w:hyperlink w:anchor="_bookmark198" w:history="1">
        <w:r>
          <w:rPr>
            <w:w w:val="105"/>
          </w:rPr>
          <w:t>8.1</w:t>
        </w:r>
      </w:hyperlink>
      <w:r>
        <w:rPr>
          <w:w w:val="105"/>
        </w:rPr>
        <w:t xml:space="preserve"> (Table </w:t>
      </w:r>
      <w:hyperlink w:anchor="_bookmark202" w:history="1">
        <w:r>
          <w:rPr>
            <w:w w:val="105"/>
          </w:rPr>
          <w:t>8.1</w:t>
        </w:r>
      </w:hyperlink>
      <w:r>
        <w:rPr>
          <w:w w:val="105"/>
        </w:rPr>
        <w:t>).</w:t>
      </w:r>
    </w:p>
    <w:p w14:paraId="00DC20BA" w14:textId="77777777" w:rsidR="00350CFB" w:rsidRDefault="00283FFF">
      <w:pPr>
        <w:pStyle w:val="BodyText"/>
        <w:spacing w:before="78"/>
        <w:ind w:left="273"/>
        <w:jc w:val="both"/>
      </w:pPr>
      <w:commentRangeStart w:id="286"/>
      <w:r>
        <w:t>At</w:t>
      </w:r>
      <w:r>
        <w:rPr>
          <w:spacing w:val="12"/>
        </w:rPr>
        <w:t xml:space="preserve"> </w:t>
      </w:r>
      <w:r>
        <w:rPr>
          <w:i/>
        </w:rPr>
        <w:t>n</w:t>
      </w:r>
      <w:r>
        <w:rPr>
          <w:i/>
          <w:spacing w:val="32"/>
        </w:rPr>
        <w:t xml:space="preserve"> </w:t>
      </w:r>
      <w:r>
        <w:t>=</w:t>
      </w:r>
      <w:r>
        <w:rPr>
          <w:spacing w:val="32"/>
        </w:rPr>
        <w:t xml:space="preserve"> </w:t>
      </w:r>
      <w:r>
        <w:t>10</w:t>
      </w:r>
      <w:r>
        <w:rPr>
          <w:i/>
        </w:rPr>
        <w:t>,</w:t>
      </w:r>
      <w:r>
        <w:t>000,</w:t>
      </w:r>
      <w:r>
        <w:rPr>
          <w:spacing w:val="15"/>
        </w:rPr>
        <w:t xml:space="preserve"> </w:t>
      </w:r>
      <w:r>
        <w:t>EndorseRank</w:t>
      </w:r>
      <w:r>
        <w:rPr>
          <w:spacing w:val="12"/>
        </w:rPr>
        <w:t xml:space="preserve"> </w:t>
      </w:r>
      <w:r>
        <w:t>runs</w:t>
      </w:r>
      <w:r>
        <w:rPr>
          <w:spacing w:val="13"/>
        </w:rPr>
        <w:t xml:space="preserve"> </w:t>
      </w:r>
      <w:r>
        <w:t>in</w:t>
      </w:r>
      <w:r>
        <w:rPr>
          <w:spacing w:val="12"/>
        </w:rPr>
        <w:t xml:space="preserve"> </w:t>
      </w:r>
      <w:r>
        <w:t>1.18</w:t>
      </w:r>
      <w:r>
        <w:rPr>
          <w:spacing w:val="-19"/>
        </w:rPr>
        <w:t xml:space="preserve"> </w:t>
      </w:r>
      <w:r>
        <w:t>s</w:t>
      </w:r>
      <w:r>
        <w:rPr>
          <w:spacing w:val="12"/>
        </w:rPr>
        <w:t xml:space="preserve"> </w:t>
      </w:r>
      <w:r>
        <w:t>versus</w:t>
      </w:r>
      <w:r>
        <w:rPr>
          <w:spacing w:val="13"/>
        </w:rPr>
        <w:t xml:space="preserve"> </w:t>
      </w:r>
      <w:r>
        <w:t>12.28</w:t>
      </w:r>
      <w:r>
        <w:rPr>
          <w:spacing w:val="-20"/>
        </w:rPr>
        <w:t xml:space="preserve"> </w:t>
      </w:r>
      <w:r>
        <w:t>s</w:t>
      </w:r>
      <w:r>
        <w:rPr>
          <w:spacing w:val="13"/>
        </w:rPr>
        <w:t xml:space="preserve"> </w:t>
      </w:r>
      <w:r>
        <w:t>for</w:t>
      </w:r>
      <w:r>
        <w:rPr>
          <w:spacing w:val="12"/>
        </w:rPr>
        <w:t xml:space="preserve"> </w:t>
      </w:r>
      <w:r>
        <w:t>AWP</w:t>
      </w:r>
      <w:r>
        <w:rPr>
          <w:spacing w:val="12"/>
        </w:rPr>
        <w:t xml:space="preserve"> </w:t>
      </w:r>
      <w:r>
        <w:t>(speedup</w:t>
      </w:r>
      <w:r>
        <w:rPr>
          <w:spacing w:val="12"/>
        </w:rPr>
        <w:t xml:space="preserve"> </w:t>
      </w:r>
      <w:r>
        <w:rPr>
          <w:rFonts w:ascii="Arial Unicode MS" w:hAnsi="Arial Unicode MS"/>
        </w:rPr>
        <w:t>≈</w:t>
      </w:r>
      <w:r>
        <w:rPr>
          <w:rFonts w:ascii="Arial Unicode MS" w:hAnsi="Arial Unicode MS"/>
          <w:spacing w:val="25"/>
        </w:rPr>
        <w:t xml:space="preserve"> </w:t>
      </w:r>
      <w:r>
        <w:t>10</w:t>
      </w:r>
      <w:r>
        <w:rPr>
          <w:i/>
        </w:rPr>
        <w:t>.</w:t>
      </w:r>
      <w:r>
        <w:t>4</w:t>
      </w:r>
      <w:r>
        <w:rPr>
          <w:rFonts w:ascii="Arial Unicode MS" w:hAnsi="Arial Unicode MS"/>
        </w:rPr>
        <w:t>×</w:t>
      </w:r>
      <w:r>
        <w:t>).</w:t>
      </w:r>
      <w:r>
        <w:rPr>
          <w:spacing w:val="54"/>
        </w:rPr>
        <w:t xml:space="preserve"> </w:t>
      </w:r>
      <w:r>
        <w:t>At</w:t>
      </w:r>
      <w:r>
        <w:rPr>
          <w:spacing w:val="13"/>
        </w:rPr>
        <w:t xml:space="preserve"> </w:t>
      </w:r>
      <w:r>
        <w:rPr>
          <w:spacing w:val="-4"/>
        </w:rPr>
        <w:t>full</w:t>
      </w:r>
      <w:commentRangeEnd w:id="286"/>
      <w:r>
        <w:rPr>
          <w:rStyle w:val="CommentReference"/>
          <w:sz w:val="24"/>
          <w:szCs w:val="24"/>
        </w:rPr>
        <w:commentReference w:id="286"/>
      </w:r>
    </w:p>
    <w:p w14:paraId="00DC20BB" w14:textId="77777777" w:rsidR="00350CFB" w:rsidRDefault="00350CFB">
      <w:pPr>
        <w:pStyle w:val="BodyText"/>
        <w:jc w:val="both"/>
        <w:sectPr w:rsidR="00350CFB">
          <w:pgSz w:w="11910" w:h="16840"/>
          <w:pgMar w:top="1840" w:right="708" w:bottom="2300" w:left="992" w:header="0" w:footer="2115" w:gutter="0"/>
          <w:cols w:space="720"/>
        </w:sectPr>
      </w:pPr>
    </w:p>
    <w:p w14:paraId="00DC20BC" w14:textId="77777777" w:rsidR="00350CFB" w:rsidRDefault="00283FFF">
      <w:pPr>
        <w:pStyle w:val="BodyText"/>
        <w:spacing w:before="99" w:line="235" w:lineRule="auto"/>
        <w:ind w:left="282" w:right="564" w:hanging="8"/>
      </w:pPr>
      <w:bookmarkStart w:id="287" w:name="_bookmark93"/>
      <w:bookmarkEnd w:id="287"/>
      <w:r>
        <w:rPr>
          <w:spacing w:val="-2"/>
        </w:rPr>
        <w:lastRenderedPageBreak/>
        <w:t>Table</w:t>
      </w:r>
      <w:r>
        <w:rPr>
          <w:spacing w:val="-11"/>
        </w:rPr>
        <w:t xml:space="preserve"> </w:t>
      </w:r>
      <w:r>
        <w:rPr>
          <w:spacing w:val="-2"/>
        </w:rPr>
        <w:t>4.3:</w:t>
      </w:r>
      <w:r>
        <w:rPr>
          <w:spacing w:val="7"/>
        </w:rPr>
        <w:t xml:space="preserve"> </w:t>
      </w:r>
      <w:r>
        <w:rPr>
          <w:spacing w:val="-2"/>
        </w:rPr>
        <w:t>Runtime</w:t>
      </w:r>
      <w:r>
        <w:rPr>
          <w:spacing w:val="-10"/>
        </w:rPr>
        <w:t xml:space="preserve"> </w:t>
      </w:r>
      <w:r>
        <w:rPr>
          <w:spacing w:val="-2"/>
        </w:rPr>
        <w:t>scaling</w:t>
      </w:r>
      <w:r>
        <w:rPr>
          <w:spacing w:val="-10"/>
        </w:rPr>
        <w:t xml:space="preserve"> </w:t>
      </w:r>
      <w:r>
        <w:rPr>
          <w:spacing w:val="-2"/>
        </w:rPr>
        <w:t>on</w:t>
      </w:r>
      <w:r>
        <w:rPr>
          <w:spacing w:val="-10"/>
        </w:rPr>
        <w:t xml:space="preserve"> </w:t>
      </w:r>
      <w:r>
        <w:rPr>
          <w:spacing w:val="-2"/>
        </w:rPr>
        <w:t>expanded</w:t>
      </w:r>
      <w:r>
        <w:rPr>
          <w:spacing w:val="-10"/>
        </w:rPr>
        <w:t xml:space="preserve"> </w:t>
      </w:r>
      <w:r>
        <w:rPr>
          <w:spacing w:val="-2"/>
        </w:rPr>
        <w:t>wallet</w:t>
      </w:r>
      <w:r>
        <w:rPr>
          <w:spacing w:val="-10"/>
        </w:rPr>
        <w:t xml:space="preserve"> </w:t>
      </w:r>
      <w:r>
        <w:rPr>
          <w:spacing w:val="-2"/>
        </w:rPr>
        <w:t>pool</w:t>
      </w:r>
      <w:r>
        <w:rPr>
          <w:spacing w:val="-10"/>
        </w:rPr>
        <w:t xml:space="preserve"> </w:t>
      </w:r>
      <w:r>
        <w:rPr>
          <w:spacing w:val="-2"/>
        </w:rPr>
        <w:t>(</w:t>
      </w:r>
      <w:r>
        <w:rPr>
          <w:i/>
          <w:spacing w:val="-2"/>
        </w:rPr>
        <w:t>N</w:t>
      </w:r>
      <w:r>
        <w:rPr>
          <w:i/>
          <w:spacing w:val="14"/>
          <w:w w:val="105"/>
        </w:rPr>
        <w:t xml:space="preserve"> </w:t>
      </w:r>
      <w:r>
        <w:rPr>
          <w:spacing w:val="-2"/>
          <w:w w:val="105"/>
        </w:rPr>
        <w:t>=</w:t>
      </w:r>
      <w:r>
        <w:rPr>
          <w:spacing w:val="-7"/>
          <w:w w:val="105"/>
        </w:rPr>
        <w:t xml:space="preserve"> </w:t>
      </w:r>
      <w:r>
        <w:rPr>
          <w:spacing w:val="-2"/>
        </w:rPr>
        <w:t>31612;</w:t>
      </w:r>
      <w:r>
        <w:rPr>
          <w:spacing w:val="-10"/>
        </w:rPr>
        <w:t xml:space="preserve"> </w:t>
      </w:r>
      <w:r>
        <w:rPr>
          <w:spacing w:val="-2"/>
        </w:rPr>
        <w:t>SHA256</w:t>
      </w:r>
      <w:r>
        <w:rPr>
          <w:spacing w:val="-10"/>
        </w:rPr>
        <w:t xml:space="preserve"> </w:t>
      </w:r>
      <w:r>
        <w:rPr>
          <w:spacing w:val="-2"/>
        </w:rPr>
        <w:t>seed</w:t>
      </w:r>
      <w:r>
        <w:rPr>
          <w:spacing w:val="-10"/>
        </w:rPr>
        <w:t xml:space="preserve"> </w:t>
      </w:r>
      <w:r>
        <w:rPr>
          <w:rFonts w:ascii="Courier New" w:hAnsi="Courier New"/>
          <w:spacing w:val="-2"/>
        </w:rPr>
        <w:t xml:space="preserve">benchmark-tie </w:t>
      </w:r>
      <w:r>
        <w:rPr>
          <w:rFonts w:ascii="Courier New" w:hAnsi="Courier New"/>
        </w:rPr>
        <w:t>r2-v1</w:t>
      </w:r>
      <w:r>
        <w:t>). Stages</w:t>
      </w:r>
      <w:r>
        <w:rPr>
          <w:spacing w:val="-1"/>
        </w:rPr>
        <w:t xml:space="preserve"> </w:t>
      </w:r>
      <w:r>
        <w:t>subsample</w:t>
      </w:r>
      <w:r>
        <w:rPr>
          <w:spacing w:val="-1"/>
        </w:rPr>
        <w:t xml:space="preserve"> </w:t>
      </w:r>
      <w:r>
        <w:t>the</w:t>
      </w:r>
      <w:r>
        <w:rPr>
          <w:spacing w:val="-1"/>
        </w:rPr>
        <w:t xml:space="preserve"> </w:t>
      </w:r>
      <w:r>
        <w:t>extraction</w:t>
      </w:r>
      <w:r>
        <w:rPr>
          <w:spacing w:val="-1"/>
        </w:rPr>
        <w:t xml:space="preserve"> </w:t>
      </w:r>
      <w:r>
        <w:t>wallet</w:t>
      </w:r>
      <w:r>
        <w:rPr>
          <w:spacing w:val="-1"/>
        </w:rPr>
        <w:t xml:space="preserve"> </w:t>
      </w:r>
      <w:r>
        <w:t>set;</w:t>
      </w:r>
      <w:r>
        <w:rPr>
          <w:spacing w:val="-1"/>
        </w:rPr>
        <w:t xml:space="preserve"> </w:t>
      </w:r>
      <w:r>
        <w:t>ER</w:t>
      </w:r>
      <w:r>
        <w:rPr>
          <w:spacing w:val="-1"/>
        </w:rPr>
        <w:t xml:space="preserve"> </w:t>
      </w:r>
      <w:r>
        <w:t>speedup</w:t>
      </w:r>
      <w:r>
        <w:rPr>
          <w:spacing w:val="-1"/>
        </w:rPr>
        <w:t xml:space="preserve"> </w:t>
      </w:r>
      <w:r>
        <w:t>=</w:t>
      </w:r>
      <w:r>
        <w:rPr>
          <w:spacing w:val="-1"/>
        </w:rPr>
        <w:t xml:space="preserve"> </w:t>
      </w:r>
      <w:r>
        <w:t>AWP/ER</w:t>
      </w:r>
      <w:r>
        <w:rPr>
          <w:spacing w:val="-1"/>
        </w:rPr>
        <w:t xml:space="preserve"> </w:t>
      </w:r>
      <w:r>
        <w:t>runtime</w:t>
      </w:r>
      <w:r>
        <w:rPr>
          <w:spacing w:val="-1"/>
        </w:rPr>
        <w:t xml:space="preserve"> </w:t>
      </w:r>
      <w:r>
        <w:t>ratio.</w:t>
      </w:r>
    </w:p>
    <w:p w14:paraId="00DC20BD" w14:textId="77777777" w:rsidR="00350CFB" w:rsidRDefault="00283FFF">
      <w:pPr>
        <w:pStyle w:val="BodyText"/>
        <w:spacing w:before="4"/>
        <w:rPr>
          <w:sz w:val="17"/>
        </w:rPr>
      </w:pPr>
      <w:r>
        <w:rPr>
          <w:noProof/>
          <w:sz w:val="17"/>
        </w:rPr>
        <mc:AlternateContent>
          <mc:Choice Requires="wps">
            <w:drawing>
              <wp:anchor distT="0" distB="0" distL="0" distR="0" simplePos="0" relativeHeight="487631360" behindDoc="1" locked="0" layoutInCell="1" allowOverlap="1" wp14:anchorId="00DC2782" wp14:editId="00DC2783">
                <wp:simplePos x="0" y="0"/>
                <wp:positionH relativeFrom="page">
                  <wp:posOffset>2226043</wp:posOffset>
                </wp:positionH>
                <wp:positionV relativeFrom="paragraph">
                  <wp:posOffset>142134</wp:posOffset>
                </wp:positionV>
                <wp:extent cx="3108325" cy="1270"/>
                <wp:effectExtent l="0" t="0" r="0" b="0"/>
                <wp:wrapTopAndBottom/>
                <wp:docPr id="508" name="Graphic 5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08325" cy="1270"/>
                        </a:xfrm>
                        <a:custGeom>
                          <a:avLst/>
                          <a:gdLst/>
                          <a:ahLst/>
                          <a:cxnLst/>
                          <a:rect l="l" t="t" r="r" b="b"/>
                          <a:pathLst>
                            <a:path w="3108325">
                              <a:moveTo>
                                <a:pt x="0" y="0"/>
                              </a:moveTo>
                              <a:lnTo>
                                <a:pt x="3107918" y="0"/>
                              </a:lnTo>
                            </a:path>
                          </a:pathLst>
                        </a:custGeom>
                        <a:ln w="1214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3C3153F" id="Graphic 508" o:spid="_x0000_s1026" style="position:absolute;margin-left:175.3pt;margin-top:11.2pt;width:244.75pt;height:.1pt;z-index:-15685120;visibility:visible;mso-wrap-style:square;mso-wrap-distance-left:0;mso-wrap-distance-top:0;mso-wrap-distance-right:0;mso-wrap-distance-bottom:0;mso-position-horizontal:absolute;mso-position-horizontal-relative:page;mso-position-vertical:absolute;mso-position-vertical-relative:text;v-text-anchor:top" coordsize="310832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" path="m,l3107918,e" filled="f" strokeweight=".33739mm">
                <v:path arrowok="t"/>
                <w10:wrap type="topAndBottom" anchorx="page"/>
              </v:shape>
            </w:pict>
          </mc:Fallback>
        </mc:AlternateContent>
      </w:r>
    </w:p>
    <w:p w14:paraId="00DC20BE" w14:textId="77777777" w:rsidR="00350CFB" w:rsidRDefault="00283FFF">
      <w:pPr>
        <w:tabs>
          <w:tab w:val="left" w:pos="3340"/>
          <w:tab w:val="left" w:pos="4123"/>
          <w:tab w:val="left" w:pos="5062"/>
          <w:tab w:val="left" w:pos="5945"/>
          <w:tab w:val="left" w:pos="6792"/>
        </w:tabs>
        <w:spacing w:line="247" w:lineRule="auto"/>
        <w:ind w:left="2583" w:right="2865" w:firstLine="414"/>
      </w:pPr>
      <w:r>
        <w:rPr>
          <w:i/>
        </w:rPr>
        <w:t>n</w:t>
      </w:r>
      <w:r>
        <w:rPr>
          <w:i/>
          <w:spacing w:val="80"/>
        </w:rPr>
        <w:t xml:space="preserve"> </w:t>
      </w:r>
      <w:r>
        <w:t>ER (s)</w:t>
      </w:r>
      <w:r>
        <w:rPr>
          <w:spacing w:val="80"/>
        </w:rPr>
        <w:t xml:space="preserve"> </w:t>
      </w:r>
      <w:r>
        <w:t>AWP (s)</w:t>
      </w:r>
      <w:r>
        <w:rPr>
          <w:spacing w:val="80"/>
        </w:rPr>
        <w:t xml:space="preserve"> </w:t>
      </w:r>
      <w:r>
        <w:t>Speedup</w:t>
      </w:r>
      <w:r>
        <w:rPr>
          <w:spacing w:val="80"/>
        </w:rPr>
        <w:t xml:space="preserve"> </w:t>
      </w:r>
      <w:r>
        <w:t xml:space="preserve">ER </w:t>
      </w:r>
      <w:r>
        <w:rPr>
          <w:rFonts w:ascii="Arial Unicode MS" w:hAnsi="Arial Unicode MS"/>
        </w:rPr>
        <w:t>|</w:t>
      </w:r>
      <w:r>
        <w:rPr>
          <w:i/>
        </w:rPr>
        <w:t>E</w:t>
      </w:r>
      <w:r>
        <w:rPr>
          <w:rFonts w:ascii="Arial Unicode MS" w:hAnsi="Arial Unicode MS"/>
        </w:rPr>
        <w:t>|</w:t>
      </w:r>
      <w:r>
        <w:rPr>
          <w:rFonts w:ascii="Arial Unicode MS" w:hAnsi="Arial Unicode MS"/>
          <w:spacing w:val="40"/>
        </w:rPr>
        <w:t xml:space="preserve"> </w:t>
      </w:r>
      <w:r>
        <w:t xml:space="preserve">AWP </w:t>
      </w:r>
      <w:r>
        <w:rPr>
          <w:rFonts w:ascii="Arial Unicode MS" w:hAnsi="Arial Unicode MS"/>
        </w:rPr>
        <w:t>|</w:t>
      </w:r>
      <w:r>
        <w:rPr>
          <w:i/>
        </w:rPr>
        <w:t>E</w:t>
      </w:r>
      <w:r>
        <w:rPr>
          <w:rFonts w:ascii="Arial Unicode MS" w:hAnsi="Arial Unicode MS"/>
        </w:rPr>
        <w:t xml:space="preserve">| </w:t>
      </w:r>
      <w:r>
        <w:rPr>
          <w:spacing w:val="-2"/>
        </w:rPr>
        <w:t>10000</w:t>
      </w:r>
      <w:r>
        <w:tab/>
      </w:r>
      <w:r>
        <w:rPr>
          <w:spacing w:val="-2"/>
        </w:rPr>
        <w:t>1.178</w:t>
      </w:r>
      <w:r>
        <w:tab/>
      </w:r>
      <w:r>
        <w:rPr>
          <w:spacing w:val="-2"/>
        </w:rPr>
        <w:t>12.277</w:t>
      </w:r>
      <w:r>
        <w:tab/>
      </w:r>
      <w:r>
        <w:rPr>
          <w:spacing w:val="-2"/>
        </w:rPr>
        <w:t>10.4</w:t>
      </w:r>
      <w:r>
        <w:rPr>
          <w:rFonts w:ascii="Arial Unicode MS" w:hAnsi="Arial Unicode MS"/>
          <w:spacing w:val="-2"/>
        </w:rPr>
        <w:t>×</w:t>
      </w:r>
      <w:r>
        <w:rPr>
          <w:rFonts w:ascii="Arial Unicode MS" w:hAnsi="Arial Unicode MS"/>
        </w:rPr>
        <w:tab/>
      </w:r>
      <w:r>
        <w:rPr>
          <w:spacing w:val="-4"/>
        </w:rPr>
        <w:t>7067</w:t>
      </w:r>
      <w:r>
        <w:tab/>
      </w:r>
      <w:r>
        <w:rPr>
          <w:spacing w:val="-2"/>
        </w:rPr>
        <w:t>72158</w:t>
      </w:r>
    </w:p>
    <w:p w14:paraId="00DC20BF" w14:textId="77777777" w:rsidR="00350CFB" w:rsidRDefault="00283FFF">
      <w:pPr>
        <w:tabs>
          <w:tab w:val="left" w:pos="3340"/>
          <w:tab w:val="left" w:pos="4123"/>
          <w:tab w:val="left" w:pos="5171"/>
          <w:tab w:val="left" w:pos="5836"/>
          <w:tab w:val="left" w:pos="6683"/>
        </w:tabs>
        <w:spacing w:line="260" w:lineRule="exact"/>
        <w:ind w:left="2583"/>
      </w:pPr>
      <w:r>
        <w:rPr>
          <w:noProof/>
        </w:rPr>
        <mc:AlternateContent>
          <mc:Choice Requires="wps">
            <w:drawing>
              <wp:anchor distT="0" distB="0" distL="0" distR="0" simplePos="0" relativeHeight="487631872" behindDoc="1" locked="0" layoutInCell="1" allowOverlap="1" wp14:anchorId="00DC2784" wp14:editId="00DC2785">
                <wp:simplePos x="0" y="0"/>
                <wp:positionH relativeFrom="page">
                  <wp:posOffset>2226043</wp:posOffset>
                </wp:positionH>
                <wp:positionV relativeFrom="paragraph">
                  <wp:posOffset>171171</wp:posOffset>
                </wp:positionV>
                <wp:extent cx="3108325" cy="1270"/>
                <wp:effectExtent l="0" t="0" r="0" b="0"/>
                <wp:wrapTopAndBottom/>
                <wp:docPr id="509" name="Graphic 5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08325" cy="1270"/>
                        </a:xfrm>
                        <a:custGeom>
                          <a:avLst/>
                          <a:gdLst/>
                          <a:ahLst/>
                          <a:cxnLst/>
                          <a:rect l="l" t="t" r="r" b="b"/>
                          <a:pathLst>
                            <a:path w="3108325">
                              <a:moveTo>
                                <a:pt x="0" y="0"/>
                              </a:moveTo>
                              <a:lnTo>
                                <a:pt x="3107918" y="0"/>
                              </a:lnTo>
                            </a:path>
                          </a:pathLst>
                        </a:custGeom>
                        <a:ln w="1214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E53FCF3" id="Graphic 509" o:spid="_x0000_s1026" style="position:absolute;margin-left:175.3pt;margin-top:13.5pt;width:244.75pt;height:.1pt;z-index:-15684608;visibility:visible;mso-wrap-style:square;mso-wrap-distance-left:0;mso-wrap-distance-top:0;mso-wrap-distance-right:0;mso-wrap-distance-bottom:0;mso-position-horizontal:absolute;mso-position-horizontal-relative:page;mso-position-vertical:absolute;mso-position-vertical-relative:text;v-text-anchor:top" coordsize="310832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" path="m,l3107918,e" filled="f" strokeweight=".33739mm">
                <v:path arrowok="t"/>
                <w10:wrap type="topAndBottom" anchorx="page"/>
              </v:shape>
            </w:pict>
          </mc:Fallback>
        </mc:AlternateContent>
      </w:r>
      <w:r>
        <w:rPr>
          <w:noProof/>
        </w:rPr>
        <mc:AlternateContent>
          <mc:Choice Requires="wps">
            <w:drawing>
              <wp:anchor distT="0" distB="0" distL="0" distR="0" simplePos="0" relativeHeight="15773184" behindDoc="0" locked="0" layoutInCell="1" allowOverlap="1" wp14:anchorId="00DC2786" wp14:editId="00DC2787">
                <wp:simplePos x="0" y="0"/>
                <wp:positionH relativeFrom="page">
                  <wp:posOffset>2226043</wp:posOffset>
                </wp:positionH>
                <wp:positionV relativeFrom="paragraph">
                  <wp:posOffset>-254151</wp:posOffset>
                </wp:positionV>
                <wp:extent cx="3108325" cy="1270"/>
                <wp:effectExtent l="0" t="0" r="0" b="0"/>
                <wp:wrapNone/>
                <wp:docPr id="510" name="Graphic 5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08325" cy="1270"/>
                        </a:xfrm>
                        <a:custGeom>
                          <a:avLst/>
                          <a:gdLst/>
                          <a:ahLst/>
                          <a:cxnLst/>
                          <a:rect l="l" t="t" r="r" b="b"/>
                          <a:pathLst>
                            <a:path w="3108325">
                              <a:moveTo>
                                <a:pt x="0" y="0"/>
                              </a:moveTo>
                              <a:lnTo>
                                <a:pt x="3107918" y="0"/>
                              </a:lnTo>
                            </a:path>
                          </a:pathLst>
                        </a:custGeom>
                        <a:ln w="759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2E0F118" id="Graphic 510" o:spid="_x0000_s1026" style="position:absolute;margin-left:175.3pt;margin-top:-20pt;width:244.75pt;height:.1pt;z-index:15773184;visibility:visible;mso-wrap-style:square;mso-wrap-distance-left:0;mso-wrap-distance-top:0;mso-wrap-distance-right:0;mso-wrap-distance-bottom:0;mso-position-horizontal:absolute;mso-position-horizontal-relative:page;mso-position-vertical:absolute;mso-position-vertical-relative:text;v-text-anchor:top" coordsize="310832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" path="m,l3107918,e" filled="f" strokeweight=".21089mm">
                <v:path arrowok="t"/>
                <w10:wrap anchorx="page"/>
              </v:shape>
            </w:pict>
          </mc:Fallback>
        </mc:AlternateContent>
      </w:r>
      <w:r>
        <w:rPr>
          <w:spacing w:val="-2"/>
        </w:rPr>
        <w:t>31612</w:t>
      </w:r>
      <w:r>
        <w:tab/>
      </w:r>
      <w:r>
        <w:rPr>
          <w:spacing w:val="-2"/>
        </w:rPr>
        <w:t>2.286</w:t>
      </w:r>
      <w:r>
        <w:tab/>
      </w:r>
      <w:r>
        <w:rPr>
          <w:spacing w:val="-2"/>
        </w:rPr>
        <w:t>21.402</w:t>
      </w:r>
      <w:r>
        <w:tab/>
      </w:r>
      <w:r>
        <w:rPr>
          <w:spacing w:val="-4"/>
        </w:rPr>
        <w:t>9.4</w:t>
      </w:r>
      <w:r>
        <w:rPr>
          <w:rFonts w:ascii="Arial Unicode MS" w:hAnsi="Arial Unicode MS"/>
          <w:spacing w:val="-4"/>
        </w:rPr>
        <w:t>×</w:t>
      </w:r>
      <w:r>
        <w:rPr>
          <w:rFonts w:ascii="Arial Unicode MS" w:hAnsi="Arial Unicode MS"/>
        </w:rPr>
        <w:tab/>
      </w:r>
      <w:r>
        <w:rPr>
          <w:spacing w:val="-2"/>
        </w:rPr>
        <w:t>14727</w:t>
      </w:r>
      <w:r>
        <w:tab/>
      </w:r>
      <w:r>
        <w:rPr>
          <w:spacing w:val="-2"/>
        </w:rPr>
        <w:t>137087</w:t>
      </w:r>
    </w:p>
    <w:p w14:paraId="00DC20C0" w14:textId="77777777" w:rsidR="00350CFB" w:rsidRDefault="00283FFF">
      <w:pPr>
        <w:pStyle w:val="BodyText"/>
        <w:spacing w:before="273" w:line="456" w:lineRule="exact"/>
        <w:ind w:left="282" w:right="522"/>
        <w:jc w:val="both"/>
      </w:pPr>
      <w:commentRangeStart w:id="288"/>
      <w:r>
        <w:rPr>
          <w:w w:val="105"/>
        </w:rPr>
        <w:t>pool</w:t>
      </w:r>
      <w:r>
        <w:rPr>
          <w:spacing w:val="-16"/>
          <w:w w:val="105"/>
        </w:rPr>
        <w:t xml:space="preserve"> </w:t>
      </w:r>
      <w:r>
        <w:rPr>
          <w:w w:val="105"/>
        </w:rPr>
        <w:t>size</w:t>
      </w:r>
      <w:r>
        <w:rPr>
          <w:spacing w:val="-16"/>
          <w:w w:val="105"/>
        </w:rPr>
        <w:t xml:space="preserve"> </w:t>
      </w:r>
      <w:r>
        <w:rPr>
          <w:w w:val="105"/>
        </w:rPr>
        <w:t>(</w:t>
      </w:r>
      <w:r>
        <w:rPr>
          <w:i/>
          <w:w w:val="105"/>
        </w:rPr>
        <w:t>N</w:t>
      </w:r>
      <w:r>
        <w:rPr>
          <w:i/>
          <w:spacing w:val="3"/>
          <w:w w:val="105"/>
        </w:rPr>
        <w:t xml:space="preserve"> </w:t>
      </w:r>
      <w:r>
        <w:rPr>
          <w:w w:val="105"/>
        </w:rPr>
        <w:t>= 31</w:t>
      </w:r>
      <w:r>
        <w:rPr>
          <w:i/>
          <w:w w:val="105"/>
        </w:rPr>
        <w:t>,</w:t>
      </w:r>
      <w:r>
        <w:rPr>
          <w:w w:val="105"/>
        </w:rPr>
        <w:t>612),</w:t>
      </w:r>
      <w:r>
        <w:rPr>
          <w:spacing w:val="-7"/>
          <w:w w:val="105"/>
        </w:rPr>
        <w:t xml:space="preserve"> </w:t>
      </w:r>
      <w:r>
        <w:rPr>
          <w:w w:val="105"/>
        </w:rPr>
        <w:t>EndorseRank</w:t>
      </w:r>
      <w:r>
        <w:rPr>
          <w:spacing w:val="-10"/>
          <w:w w:val="105"/>
        </w:rPr>
        <w:t xml:space="preserve"> </w:t>
      </w:r>
      <w:r>
        <w:rPr>
          <w:w w:val="105"/>
        </w:rPr>
        <w:t>runs</w:t>
      </w:r>
      <w:r>
        <w:rPr>
          <w:spacing w:val="-10"/>
          <w:w w:val="105"/>
        </w:rPr>
        <w:t xml:space="preserve"> </w:t>
      </w:r>
      <w:r>
        <w:rPr>
          <w:w w:val="105"/>
        </w:rPr>
        <w:t>in</w:t>
      </w:r>
      <w:r>
        <w:rPr>
          <w:spacing w:val="-10"/>
          <w:w w:val="105"/>
        </w:rPr>
        <w:t xml:space="preserve"> </w:t>
      </w:r>
      <w:r>
        <w:rPr>
          <w:w w:val="105"/>
        </w:rPr>
        <w:t>2.29</w:t>
      </w:r>
      <w:r>
        <w:rPr>
          <w:spacing w:val="-16"/>
          <w:w w:val="105"/>
        </w:rPr>
        <w:t xml:space="preserve"> </w:t>
      </w:r>
      <w:r>
        <w:rPr>
          <w:w w:val="105"/>
        </w:rPr>
        <w:t>s</w:t>
      </w:r>
      <w:r>
        <w:rPr>
          <w:spacing w:val="-9"/>
          <w:w w:val="105"/>
        </w:rPr>
        <w:t xml:space="preserve"> </w:t>
      </w:r>
      <w:r>
        <w:rPr>
          <w:w w:val="105"/>
        </w:rPr>
        <w:t>versus</w:t>
      </w:r>
      <w:r>
        <w:rPr>
          <w:spacing w:val="-10"/>
          <w:w w:val="105"/>
        </w:rPr>
        <w:t xml:space="preserve"> </w:t>
      </w:r>
      <w:r>
        <w:rPr>
          <w:w w:val="105"/>
        </w:rPr>
        <w:t>21.40</w:t>
      </w:r>
      <w:r>
        <w:rPr>
          <w:spacing w:val="-16"/>
          <w:w w:val="105"/>
        </w:rPr>
        <w:t xml:space="preserve"> </w:t>
      </w:r>
      <w:r>
        <w:rPr>
          <w:w w:val="105"/>
        </w:rPr>
        <w:t>s</w:t>
      </w:r>
      <w:r>
        <w:rPr>
          <w:spacing w:val="-9"/>
          <w:w w:val="105"/>
        </w:rPr>
        <w:t xml:space="preserve"> </w:t>
      </w:r>
      <w:r>
        <w:rPr>
          <w:w w:val="105"/>
        </w:rPr>
        <w:t>for</w:t>
      </w:r>
      <w:r>
        <w:rPr>
          <w:spacing w:val="-10"/>
          <w:w w:val="105"/>
        </w:rPr>
        <w:t xml:space="preserve"> </w:t>
      </w:r>
      <w:r>
        <w:rPr>
          <w:w w:val="105"/>
        </w:rPr>
        <w:t>AWP</w:t>
      </w:r>
      <w:r>
        <w:rPr>
          <w:spacing w:val="-10"/>
          <w:w w:val="105"/>
        </w:rPr>
        <w:t xml:space="preserve"> </w:t>
      </w:r>
      <w:r>
        <w:rPr>
          <w:w w:val="105"/>
        </w:rPr>
        <w:t>(speedup</w:t>
      </w:r>
      <w:r>
        <w:rPr>
          <w:spacing w:val="-10"/>
          <w:w w:val="105"/>
        </w:rPr>
        <w:t xml:space="preserve"> </w:t>
      </w:r>
      <w:r>
        <w:rPr>
          <w:rFonts w:ascii="Arial Unicode MS" w:hAnsi="Arial Unicode MS"/>
          <w:w w:val="105"/>
        </w:rPr>
        <w:t xml:space="preserve">≈ </w:t>
      </w:r>
      <w:r>
        <w:rPr>
          <w:w w:val="105"/>
        </w:rPr>
        <w:t>9</w:t>
      </w:r>
      <w:r>
        <w:rPr>
          <w:i/>
          <w:w w:val="105"/>
        </w:rPr>
        <w:t>.</w:t>
      </w:r>
      <w:r>
        <w:rPr>
          <w:w w:val="105"/>
        </w:rPr>
        <w:t>4</w:t>
      </w:r>
      <w:r>
        <w:rPr>
          <w:rFonts w:ascii="Arial Unicode MS" w:hAnsi="Arial Unicode MS"/>
          <w:w w:val="105"/>
        </w:rPr>
        <w:t>×</w:t>
      </w:r>
      <w:r>
        <w:rPr>
          <w:w w:val="105"/>
        </w:rPr>
        <w:t xml:space="preserve">). </w:t>
      </w:r>
      <w:r>
        <w:t xml:space="preserve">Edge counts at the full pool remain 14,727 for EndorseRank and 137,087 for AWP—identical to the matched-cohort edge totals in Table </w:t>
      </w:r>
      <w:hyperlink w:anchor="_bookmark86" w:history="1">
        <w:r>
          <w:t>4.1</w:t>
        </w:r>
      </w:hyperlink>
      <w:r>
        <w:t xml:space="preserve">—because the reputation subgraph edges among the evaluation wallets are fixed by the extraction; expanding the node set without adding new edges </w:t>
      </w:r>
      <w:r>
        <w:rPr>
          <w:w w:val="105"/>
        </w:rPr>
        <w:t>among</w:t>
      </w:r>
      <w:r>
        <w:rPr>
          <w:spacing w:val="-11"/>
          <w:w w:val="105"/>
        </w:rPr>
        <w:t xml:space="preserve"> </w:t>
      </w:r>
      <w:r>
        <w:rPr>
          <w:w w:val="105"/>
        </w:rPr>
        <w:t>scored</w:t>
      </w:r>
      <w:r>
        <w:rPr>
          <w:spacing w:val="-11"/>
          <w:w w:val="105"/>
        </w:rPr>
        <w:t xml:space="preserve"> </w:t>
      </w:r>
      <w:r>
        <w:rPr>
          <w:w w:val="105"/>
        </w:rPr>
        <w:t>wallets</w:t>
      </w:r>
      <w:r>
        <w:rPr>
          <w:spacing w:val="-11"/>
          <w:w w:val="105"/>
        </w:rPr>
        <w:t xml:space="preserve"> </w:t>
      </w:r>
      <w:r>
        <w:rPr>
          <w:w w:val="105"/>
        </w:rPr>
        <w:t>does</w:t>
      </w:r>
      <w:r>
        <w:rPr>
          <w:spacing w:val="-11"/>
          <w:w w:val="105"/>
        </w:rPr>
        <w:t xml:space="preserve"> </w:t>
      </w:r>
      <w:r>
        <w:rPr>
          <w:w w:val="105"/>
        </w:rPr>
        <w:t>not</w:t>
      </w:r>
      <w:r>
        <w:rPr>
          <w:spacing w:val="-11"/>
          <w:w w:val="105"/>
        </w:rPr>
        <w:t xml:space="preserve"> </w:t>
      </w:r>
      <w:r>
        <w:rPr>
          <w:w w:val="105"/>
        </w:rPr>
        <w:t>inflate</w:t>
      </w:r>
      <w:r>
        <w:rPr>
          <w:spacing w:val="-11"/>
          <w:w w:val="105"/>
        </w:rPr>
        <w:t xml:space="preserve"> </w:t>
      </w:r>
      <w:r>
        <w:rPr>
          <w:rFonts w:ascii="Arial Unicode MS" w:hAnsi="Arial Unicode MS"/>
          <w:w w:val="105"/>
        </w:rPr>
        <w:t>|</w:t>
      </w:r>
      <w:r>
        <w:rPr>
          <w:i/>
          <w:w w:val="105"/>
        </w:rPr>
        <w:t>E</w:t>
      </w:r>
      <w:r>
        <w:rPr>
          <w:rFonts w:ascii="Arial Unicode MS" w:hAnsi="Arial Unicode MS"/>
          <w:w w:val="105"/>
        </w:rPr>
        <w:t>|</w:t>
      </w:r>
      <w:r>
        <w:rPr>
          <w:rFonts w:ascii="Arial Unicode MS" w:hAnsi="Arial Unicode MS"/>
          <w:spacing w:val="-18"/>
          <w:w w:val="105"/>
        </w:rPr>
        <w:t xml:space="preserve"> </w:t>
      </w:r>
      <w:r>
        <w:rPr>
          <w:w w:val="105"/>
        </w:rPr>
        <w:t>for</w:t>
      </w:r>
      <w:r>
        <w:rPr>
          <w:spacing w:val="-10"/>
          <w:w w:val="105"/>
        </w:rPr>
        <w:t xml:space="preserve"> </w:t>
      </w:r>
      <w:r>
        <w:rPr>
          <w:w w:val="105"/>
        </w:rPr>
        <w:t>either</w:t>
      </w:r>
      <w:r>
        <w:rPr>
          <w:spacing w:val="-11"/>
          <w:w w:val="105"/>
        </w:rPr>
        <w:t xml:space="preserve"> </w:t>
      </w:r>
      <w:r>
        <w:rPr>
          <w:w w:val="105"/>
        </w:rPr>
        <w:t>method</w:t>
      </w:r>
      <w:r>
        <w:rPr>
          <w:spacing w:val="-11"/>
          <w:w w:val="105"/>
        </w:rPr>
        <w:t xml:space="preserve"> </w:t>
      </w:r>
      <w:r>
        <w:rPr>
          <w:w w:val="105"/>
        </w:rPr>
        <w:t>in</w:t>
      </w:r>
      <w:r>
        <w:rPr>
          <w:spacing w:val="-11"/>
          <w:w w:val="105"/>
        </w:rPr>
        <w:t xml:space="preserve"> </w:t>
      </w:r>
      <w:r>
        <w:rPr>
          <w:w w:val="105"/>
        </w:rPr>
        <w:t>this</w:t>
      </w:r>
      <w:r>
        <w:rPr>
          <w:spacing w:val="-11"/>
          <w:w w:val="105"/>
        </w:rPr>
        <w:t xml:space="preserve"> </w:t>
      </w:r>
      <w:r>
        <w:rPr>
          <w:w w:val="105"/>
        </w:rPr>
        <w:t>configuration.</w:t>
      </w:r>
      <w:r>
        <w:rPr>
          <w:spacing w:val="28"/>
          <w:w w:val="105"/>
        </w:rPr>
        <w:t xml:space="preserve"> </w:t>
      </w:r>
      <w:r>
        <w:rPr>
          <w:w w:val="105"/>
        </w:rPr>
        <w:t>The</w:t>
      </w:r>
      <w:r>
        <w:rPr>
          <w:spacing w:val="-11"/>
          <w:w w:val="105"/>
        </w:rPr>
        <w:t xml:space="preserve"> </w:t>
      </w:r>
      <w:r>
        <w:rPr>
          <w:w w:val="105"/>
        </w:rPr>
        <w:t>speedup therefore</w:t>
      </w:r>
      <w:r>
        <w:rPr>
          <w:spacing w:val="-16"/>
          <w:w w:val="105"/>
        </w:rPr>
        <w:t xml:space="preserve"> </w:t>
      </w:r>
      <w:r>
        <w:rPr>
          <w:w w:val="105"/>
        </w:rPr>
        <w:t>remains</w:t>
      </w:r>
      <w:r>
        <w:rPr>
          <w:spacing w:val="-16"/>
          <w:w w:val="105"/>
        </w:rPr>
        <w:t xml:space="preserve"> </w:t>
      </w:r>
      <w:r>
        <w:rPr>
          <w:w w:val="105"/>
        </w:rPr>
        <w:t>in</w:t>
      </w:r>
      <w:r>
        <w:rPr>
          <w:spacing w:val="-16"/>
          <w:w w:val="105"/>
        </w:rPr>
        <w:t xml:space="preserve"> </w:t>
      </w:r>
      <w:r>
        <w:rPr>
          <w:w w:val="105"/>
        </w:rPr>
        <w:t>the</w:t>
      </w:r>
      <w:r>
        <w:rPr>
          <w:spacing w:val="-15"/>
          <w:w w:val="105"/>
        </w:rPr>
        <w:t xml:space="preserve"> </w:t>
      </w:r>
      <w:r>
        <w:rPr>
          <w:w w:val="105"/>
        </w:rPr>
        <w:t>9–10</w:t>
      </w:r>
      <w:r>
        <w:rPr>
          <w:rFonts w:ascii="Arial Unicode MS" w:hAnsi="Arial Unicode MS"/>
          <w:w w:val="105"/>
        </w:rPr>
        <w:t>×</w:t>
      </w:r>
      <w:r>
        <w:rPr>
          <w:rFonts w:ascii="Arial Unicode MS" w:hAnsi="Arial Unicode MS"/>
          <w:spacing w:val="-18"/>
          <w:w w:val="105"/>
        </w:rPr>
        <w:t xml:space="preserve"> </w:t>
      </w:r>
      <w:r>
        <w:rPr>
          <w:w w:val="105"/>
        </w:rPr>
        <w:t>band</w:t>
      </w:r>
      <w:r>
        <w:rPr>
          <w:spacing w:val="-16"/>
          <w:w w:val="105"/>
        </w:rPr>
        <w:t xml:space="preserve"> </w:t>
      </w:r>
      <w:r>
        <w:rPr>
          <w:w w:val="105"/>
        </w:rPr>
        <w:t>across</w:t>
      </w:r>
      <w:r>
        <w:rPr>
          <w:spacing w:val="-15"/>
          <w:w w:val="105"/>
        </w:rPr>
        <w:t xml:space="preserve"> </w:t>
      </w:r>
      <w:r>
        <w:rPr>
          <w:w w:val="105"/>
        </w:rPr>
        <w:t>both</w:t>
      </w:r>
      <w:r>
        <w:rPr>
          <w:spacing w:val="-16"/>
          <w:w w:val="105"/>
        </w:rPr>
        <w:t xml:space="preserve"> </w:t>
      </w:r>
      <w:r>
        <w:rPr>
          <w:w w:val="105"/>
        </w:rPr>
        <w:t>staged</w:t>
      </w:r>
      <w:r>
        <w:rPr>
          <w:spacing w:val="-16"/>
          <w:w w:val="105"/>
        </w:rPr>
        <w:t xml:space="preserve"> </w:t>
      </w:r>
      <w:r>
        <w:rPr>
          <w:w w:val="105"/>
        </w:rPr>
        <w:t>sizes.</w:t>
      </w:r>
      <w:commentRangeEnd w:id="288"/>
      <w:r>
        <w:rPr>
          <w:rStyle w:val="CommentReference"/>
          <w:sz w:val="24"/>
          <w:szCs w:val="24"/>
        </w:rPr>
        <w:commentReference w:id="288"/>
      </w:r>
    </w:p>
    <w:p w14:paraId="00DC20C1" w14:textId="77777777" w:rsidR="00350CFB" w:rsidRDefault="00283FFF">
      <w:pPr>
        <w:pStyle w:val="BodyText"/>
        <w:spacing w:before="157" w:line="396" w:lineRule="auto"/>
        <w:ind w:left="282" w:right="560"/>
        <w:jc w:val="both"/>
      </w:pPr>
      <w:r>
        <w:rPr>
          <w:spacing w:val="-2"/>
        </w:rPr>
        <w:t>Figure</w:t>
      </w:r>
      <w:r>
        <w:rPr>
          <w:spacing w:val="-13"/>
        </w:rPr>
        <w:t xml:space="preserve"> </w:t>
      </w:r>
      <w:hyperlink w:anchor="_bookmark94" w:history="1">
        <w:r>
          <w:rPr>
            <w:spacing w:val="-2"/>
          </w:rPr>
          <w:t>4.4</w:t>
        </w:r>
      </w:hyperlink>
      <w:r>
        <w:rPr>
          <w:spacing w:val="-13"/>
        </w:rPr>
        <w:t xml:space="preserve"> </w:t>
      </w:r>
      <w:r>
        <w:rPr>
          <w:spacing w:val="-2"/>
        </w:rPr>
        <w:t>visualizes</w:t>
      </w:r>
      <w:r>
        <w:rPr>
          <w:spacing w:val="-13"/>
        </w:rPr>
        <w:t xml:space="preserve"> </w:t>
      </w:r>
      <w:r>
        <w:rPr>
          <w:spacing w:val="-2"/>
        </w:rPr>
        <w:t>the</w:t>
      </w:r>
      <w:r>
        <w:rPr>
          <w:spacing w:val="-13"/>
        </w:rPr>
        <w:t xml:space="preserve"> </w:t>
      </w:r>
      <w:r>
        <w:rPr>
          <w:spacing w:val="-2"/>
        </w:rPr>
        <w:t>scaling</w:t>
      </w:r>
      <w:r>
        <w:rPr>
          <w:spacing w:val="-13"/>
        </w:rPr>
        <w:t xml:space="preserve"> </w:t>
      </w:r>
      <w:r>
        <w:rPr>
          <w:spacing w:val="-2"/>
        </w:rPr>
        <w:t>relationship.</w:t>
      </w:r>
      <w:r>
        <w:rPr>
          <w:spacing w:val="23"/>
        </w:rPr>
        <w:t xml:space="preserve"> </w:t>
      </w:r>
      <w:r>
        <w:rPr>
          <w:spacing w:val="-2"/>
        </w:rPr>
        <w:t>The</w:t>
      </w:r>
      <w:r>
        <w:rPr>
          <w:spacing w:val="-13"/>
        </w:rPr>
        <w:t xml:space="preserve"> </w:t>
      </w:r>
      <w:r>
        <w:rPr>
          <w:spacing w:val="-2"/>
        </w:rPr>
        <w:t>curves</w:t>
      </w:r>
      <w:r>
        <w:rPr>
          <w:spacing w:val="-13"/>
        </w:rPr>
        <w:t xml:space="preserve"> </w:t>
      </w:r>
      <w:r>
        <w:rPr>
          <w:spacing w:val="-2"/>
        </w:rPr>
        <w:t>confirm</w:t>
      </w:r>
      <w:r>
        <w:rPr>
          <w:spacing w:val="-13"/>
        </w:rPr>
        <w:t xml:space="preserve"> </w:t>
      </w:r>
      <w:r>
        <w:rPr>
          <w:spacing w:val="-2"/>
        </w:rPr>
        <w:t>that</w:t>
      </w:r>
      <w:r>
        <w:rPr>
          <w:spacing w:val="-13"/>
        </w:rPr>
        <w:t xml:space="preserve"> </w:t>
      </w:r>
      <w:r>
        <w:rPr>
          <w:spacing w:val="-2"/>
        </w:rPr>
        <w:t>AWP’s</w:t>
      </w:r>
      <w:r>
        <w:rPr>
          <w:spacing w:val="-13"/>
        </w:rPr>
        <w:t xml:space="preserve"> </w:t>
      </w:r>
      <w:r>
        <w:rPr>
          <w:spacing w:val="-2"/>
        </w:rPr>
        <w:t>wall-clock</w:t>
      </w:r>
      <w:r>
        <w:rPr>
          <w:spacing w:val="-13"/>
        </w:rPr>
        <w:t xml:space="preserve"> </w:t>
      </w:r>
      <w:r>
        <w:rPr>
          <w:spacing w:val="-2"/>
        </w:rPr>
        <w:t>cost</w:t>
      </w:r>
      <w:r>
        <w:rPr>
          <w:spacing w:val="-13"/>
        </w:rPr>
        <w:t xml:space="preserve"> </w:t>
      </w:r>
      <w:r>
        <w:rPr>
          <w:spacing w:val="-2"/>
        </w:rPr>
        <w:t xml:space="preserve">grows </w:t>
      </w:r>
      <w:r>
        <w:t>more</w:t>
      </w:r>
      <w:r>
        <w:rPr>
          <w:spacing w:val="-8"/>
        </w:rPr>
        <w:t xml:space="preserve"> </w:t>
      </w:r>
      <w:r>
        <w:t>steeply</w:t>
      </w:r>
      <w:r>
        <w:rPr>
          <w:spacing w:val="-8"/>
        </w:rPr>
        <w:t xml:space="preserve"> </w:t>
      </w:r>
      <w:r>
        <w:t>with</w:t>
      </w:r>
      <w:r>
        <w:rPr>
          <w:spacing w:val="-8"/>
        </w:rPr>
        <w:t xml:space="preserve"> </w:t>
      </w:r>
      <w:r>
        <w:rPr>
          <w:i/>
        </w:rPr>
        <w:t>n</w:t>
      </w:r>
      <w:r>
        <w:t>,</w:t>
      </w:r>
      <w:r>
        <w:rPr>
          <w:spacing w:val="-6"/>
        </w:rPr>
        <w:t xml:space="preserve"> </w:t>
      </w:r>
      <w:r>
        <w:t>while</w:t>
      </w:r>
      <w:r>
        <w:rPr>
          <w:spacing w:val="-8"/>
        </w:rPr>
        <w:t xml:space="preserve"> </w:t>
      </w:r>
      <w:r>
        <w:t>EndorseRank</w:t>
      </w:r>
      <w:r>
        <w:rPr>
          <w:spacing w:val="-8"/>
        </w:rPr>
        <w:t xml:space="preserve"> </w:t>
      </w:r>
      <w:r>
        <w:t>remains</w:t>
      </w:r>
      <w:r>
        <w:rPr>
          <w:spacing w:val="-8"/>
        </w:rPr>
        <w:t xml:space="preserve"> </w:t>
      </w:r>
      <w:r>
        <w:t>in</w:t>
      </w:r>
      <w:r>
        <w:rPr>
          <w:spacing w:val="-8"/>
        </w:rPr>
        <w:t xml:space="preserve"> </w:t>
      </w:r>
      <w:r>
        <w:t>a</w:t>
      </w:r>
      <w:r>
        <w:rPr>
          <w:spacing w:val="-8"/>
        </w:rPr>
        <w:t xml:space="preserve"> </w:t>
      </w:r>
      <w:r>
        <w:t>low-second</w:t>
      </w:r>
      <w:r>
        <w:rPr>
          <w:spacing w:val="-8"/>
        </w:rPr>
        <w:t xml:space="preserve"> </w:t>
      </w:r>
      <w:r>
        <w:t>regime</w:t>
      </w:r>
      <w:r>
        <w:rPr>
          <w:spacing w:val="-8"/>
        </w:rPr>
        <w:t xml:space="preserve"> </w:t>
      </w:r>
      <w:r>
        <w:t>even</w:t>
      </w:r>
      <w:r>
        <w:rPr>
          <w:spacing w:val="-8"/>
        </w:rPr>
        <w:t xml:space="preserve"> </w:t>
      </w:r>
      <w:r>
        <w:t>at</w:t>
      </w:r>
      <w:r>
        <w:rPr>
          <w:spacing w:val="-8"/>
        </w:rPr>
        <w:t xml:space="preserve"> </w:t>
      </w:r>
      <w:r>
        <w:rPr>
          <w:i/>
        </w:rPr>
        <w:t>N</w:t>
      </w:r>
      <w:r>
        <w:rPr>
          <w:i/>
          <w:spacing w:val="34"/>
        </w:rPr>
        <w:t xml:space="preserve"> </w:t>
      </w:r>
      <w:r>
        <w:t>= 31</w:t>
      </w:r>
      <w:r>
        <w:rPr>
          <w:i/>
        </w:rPr>
        <w:t>,</w:t>
      </w:r>
      <w:r>
        <w:t>612.</w:t>
      </w:r>
      <w:r>
        <w:rPr>
          <w:spacing w:val="19"/>
        </w:rPr>
        <w:t xml:space="preserve"> </w:t>
      </w:r>
      <w:r>
        <w:t>For protocols</w:t>
      </w:r>
      <w:r>
        <w:rPr>
          <w:spacing w:val="-15"/>
        </w:rPr>
        <w:t xml:space="preserve"> </w:t>
      </w:r>
      <w:r>
        <w:t>that</w:t>
      </w:r>
      <w:r>
        <w:rPr>
          <w:spacing w:val="-15"/>
        </w:rPr>
        <w:t xml:space="preserve"> </w:t>
      </w:r>
      <w:r>
        <w:t>refresh</w:t>
      </w:r>
      <w:r>
        <w:rPr>
          <w:spacing w:val="-15"/>
        </w:rPr>
        <w:t xml:space="preserve"> </w:t>
      </w:r>
      <w:r>
        <w:t>reputation</w:t>
      </w:r>
      <w:r>
        <w:rPr>
          <w:spacing w:val="-15"/>
        </w:rPr>
        <w:t xml:space="preserve"> </w:t>
      </w:r>
      <w:r>
        <w:t>scores</w:t>
      </w:r>
      <w:r>
        <w:rPr>
          <w:spacing w:val="-15"/>
        </w:rPr>
        <w:t xml:space="preserve"> </w:t>
      </w:r>
      <w:r>
        <w:t>frequently—for</w:t>
      </w:r>
      <w:r>
        <w:rPr>
          <w:spacing w:val="-15"/>
        </w:rPr>
        <w:t xml:space="preserve"> </w:t>
      </w:r>
      <w:r>
        <w:t>example,</w:t>
      </w:r>
      <w:r>
        <w:rPr>
          <w:spacing w:val="-15"/>
        </w:rPr>
        <w:t xml:space="preserve"> </w:t>
      </w:r>
      <w:r>
        <w:t>after</w:t>
      </w:r>
      <w:r>
        <w:rPr>
          <w:spacing w:val="-15"/>
        </w:rPr>
        <w:t xml:space="preserve"> </w:t>
      </w:r>
      <w:r>
        <w:t>each</w:t>
      </w:r>
      <w:r>
        <w:rPr>
          <w:spacing w:val="-15"/>
        </w:rPr>
        <w:t xml:space="preserve"> </w:t>
      </w:r>
      <w:r>
        <w:t>batch</w:t>
      </w:r>
      <w:r>
        <w:rPr>
          <w:spacing w:val="-15"/>
        </w:rPr>
        <w:t xml:space="preserve"> </w:t>
      </w:r>
      <w:r>
        <w:t>of</w:t>
      </w:r>
      <w:r>
        <w:rPr>
          <w:spacing w:val="-15"/>
        </w:rPr>
        <w:t xml:space="preserve"> </w:t>
      </w:r>
      <w:r>
        <w:t>new</w:t>
      </w:r>
      <w:r>
        <w:rPr>
          <w:spacing w:val="-15"/>
        </w:rPr>
        <w:t xml:space="preserve"> </w:t>
      </w:r>
      <w:r>
        <w:t>approvals or</w:t>
      </w:r>
      <w:r>
        <w:rPr>
          <w:spacing w:val="-13"/>
        </w:rPr>
        <w:t xml:space="preserve"> </w:t>
      </w:r>
      <w:r>
        <w:t>transfers—an</w:t>
      </w:r>
      <w:r>
        <w:rPr>
          <w:spacing w:val="-13"/>
        </w:rPr>
        <w:t xml:space="preserve"> </w:t>
      </w:r>
      <w:r>
        <w:t>order-of-magnitude</w:t>
      </w:r>
      <w:r>
        <w:rPr>
          <w:spacing w:val="-13"/>
        </w:rPr>
        <w:t xml:space="preserve"> </w:t>
      </w:r>
      <w:r>
        <w:t>reduction</w:t>
      </w:r>
      <w:r>
        <w:rPr>
          <w:spacing w:val="-13"/>
        </w:rPr>
        <w:t xml:space="preserve"> </w:t>
      </w:r>
      <w:r>
        <w:t>in</w:t>
      </w:r>
      <w:r>
        <w:rPr>
          <w:spacing w:val="-13"/>
        </w:rPr>
        <w:t xml:space="preserve"> </w:t>
      </w:r>
      <w:r>
        <w:t>PageRank</w:t>
      </w:r>
      <w:r>
        <w:rPr>
          <w:spacing w:val="-13"/>
        </w:rPr>
        <w:t xml:space="preserve"> </w:t>
      </w:r>
      <w:r>
        <w:t>solve</w:t>
      </w:r>
      <w:r>
        <w:rPr>
          <w:spacing w:val="-13"/>
        </w:rPr>
        <w:t xml:space="preserve"> </w:t>
      </w:r>
      <w:r>
        <w:t>time</w:t>
      </w:r>
      <w:r>
        <w:rPr>
          <w:spacing w:val="-13"/>
        </w:rPr>
        <w:t xml:space="preserve"> </w:t>
      </w:r>
      <w:r>
        <w:t>is</w:t>
      </w:r>
      <w:r>
        <w:rPr>
          <w:spacing w:val="-13"/>
        </w:rPr>
        <w:t xml:space="preserve"> </w:t>
      </w:r>
      <w:r>
        <w:t>operationally</w:t>
      </w:r>
      <w:r>
        <w:rPr>
          <w:spacing w:val="-13"/>
        </w:rPr>
        <w:t xml:space="preserve"> </w:t>
      </w:r>
      <w:r>
        <w:t>material:</w:t>
      </w:r>
      <w:r>
        <w:rPr>
          <w:spacing w:val="8"/>
        </w:rPr>
        <w:t xml:space="preserve"> </w:t>
      </w:r>
      <w:r>
        <w:t xml:space="preserve">it lowers the cost of continuous monitoring and makes more frequent re-ranking feasible under the </w:t>
      </w:r>
      <w:r>
        <w:rPr>
          <w:w w:val="105"/>
        </w:rPr>
        <w:t>same compute budget.</w:t>
      </w:r>
    </w:p>
    <w:p w14:paraId="00DC20C2" w14:textId="77777777" w:rsidR="00350CFB" w:rsidRDefault="00283FFF">
      <w:pPr>
        <w:pStyle w:val="BodyText"/>
        <w:spacing w:before="20" w:line="396" w:lineRule="auto"/>
        <w:ind w:left="282" w:right="523" w:hanging="8"/>
        <w:jc w:val="both"/>
      </w:pPr>
      <w:r>
        <w:t>Two</w:t>
      </w:r>
      <w:r>
        <w:rPr>
          <w:spacing w:val="-3"/>
        </w:rPr>
        <w:t xml:space="preserve"> </w:t>
      </w:r>
      <w:r>
        <w:t>caveats</w:t>
      </w:r>
      <w:r>
        <w:rPr>
          <w:spacing w:val="-2"/>
        </w:rPr>
        <w:t xml:space="preserve"> </w:t>
      </w:r>
      <w:r>
        <w:t>qualify</w:t>
      </w:r>
      <w:r>
        <w:rPr>
          <w:spacing w:val="-2"/>
        </w:rPr>
        <w:t xml:space="preserve"> </w:t>
      </w:r>
      <w:r>
        <w:t>the</w:t>
      </w:r>
      <w:r>
        <w:rPr>
          <w:spacing w:val="-2"/>
        </w:rPr>
        <w:t xml:space="preserve"> </w:t>
      </w:r>
      <w:r>
        <w:t>efficiency</w:t>
      </w:r>
      <w:r>
        <w:rPr>
          <w:spacing w:val="-3"/>
        </w:rPr>
        <w:t xml:space="preserve"> </w:t>
      </w:r>
      <w:r>
        <w:t>claim.</w:t>
      </w:r>
      <w:r>
        <w:rPr>
          <w:spacing w:val="20"/>
        </w:rPr>
        <w:t xml:space="preserve"> </w:t>
      </w:r>
      <w:r>
        <w:t>First,</w:t>
      </w:r>
      <w:r>
        <w:rPr>
          <w:spacing w:val="-2"/>
        </w:rPr>
        <w:t xml:space="preserve"> </w:t>
      </w:r>
      <w:r>
        <w:t>the</w:t>
      </w:r>
      <w:r>
        <w:rPr>
          <w:spacing w:val="-2"/>
        </w:rPr>
        <w:t xml:space="preserve"> </w:t>
      </w:r>
      <w:r>
        <w:t>benchmark</w:t>
      </w:r>
      <w:r>
        <w:rPr>
          <w:spacing w:val="-2"/>
        </w:rPr>
        <w:t xml:space="preserve"> </w:t>
      </w:r>
      <w:r>
        <w:t>times</w:t>
      </w:r>
      <w:r>
        <w:rPr>
          <w:spacing w:val="-2"/>
        </w:rPr>
        <w:t xml:space="preserve"> </w:t>
      </w:r>
      <w:r>
        <w:t>PageRank</w:t>
      </w:r>
      <w:r>
        <w:rPr>
          <w:spacing w:val="-2"/>
        </w:rPr>
        <w:t xml:space="preserve"> </w:t>
      </w:r>
      <w:r>
        <w:t>solve</w:t>
      </w:r>
      <w:r>
        <w:rPr>
          <w:spacing w:val="-2"/>
        </w:rPr>
        <w:t xml:space="preserve"> </w:t>
      </w:r>
      <w:r>
        <w:t>on</w:t>
      </w:r>
      <w:r>
        <w:rPr>
          <w:spacing w:val="-2"/>
        </w:rPr>
        <w:t xml:space="preserve"> </w:t>
      </w:r>
      <w:r>
        <w:t>pre-built edge lists; end-to-end pipelines that include BigQuery extraction and edge construction incur ad-ditional</w:t>
      </w:r>
      <w:r>
        <w:rPr>
          <w:spacing w:val="-3"/>
        </w:rPr>
        <w:t xml:space="preserve"> </w:t>
      </w:r>
      <w:r>
        <w:t>costs</w:t>
      </w:r>
      <w:r>
        <w:rPr>
          <w:spacing w:val="-3"/>
        </w:rPr>
        <w:t xml:space="preserve"> </w:t>
      </w:r>
      <w:r>
        <w:t>shared</w:t>
      </w:r>
      <w:r>
        <w:rPr>
          <w:spacing w:val="-3"/>
        </w:rPr>
        <w:t xml:space="preserve"> </w:t>
      </w:r>
      <w:r>
        <w:t>or</w:t>
      </w:r>
      <w:r>
        <w:rPr>
          <w:spacing w:val="-2"/>
        </w:rPr>
        <w:t xml:space="preserve"> </w:t>
      </w:r>
      <w:r>
        <w:t>partially</w:t>
      </w:r>
      <w:r>
        <w:rPr>
          <w:spacing w:val="-3"/>
        </w:rPr>
        <w:t xml:space="preserve"> </w:t>
      </w:r>
      <w:r>
        <w:t>shared</w:t>
      </w:r>
      <w:r>
        <w:rPr>
          <w:spacing w:val="-3"/>
        </w:rPr>
        <w:t xml:space="preserve"> </w:t>
      </w:r>
      <w:r>
        <w:t>across</w:t>
      </w:r>
      <w:r>
        <w:rPr>
          <w:spacing w:val="-3"/>
        </w:rPr>
        <w:t xml:space="preserve"> </w:t>
      </w:r>
      <w:r>
        <w:t>methods. Second,</w:t>
      </w:r>
      <w:r>
        <w:rPr>
          <w:spacing w:val="-3"/>
        </w:rPr>
        <w:t xml:space="preserve"> </w:t>
      </w:r>
      <w:r>
        <w:t>memory</w:t>
      </w:r>
      <w:r>
        <w:rPr>
          <w:spacing w:val="-2"/>
        </w:rPr>
        <w:t xml:space="preserve"> </w:t>
      </w:r>
      <w:r>
        <w:t>footprints</w:t>
      </w:r>
      <w:r>
        <w:rPr>
          <w:spacing w:val="-3"/>
        </w:rPr>
        <w:t xml:space="preserve"> </w:t>
      </w:r>
      <w:r>
        <w:t>reported</w:t>
      </w:r>
      <w:r>
        <w:rPr>
          <w:spacing w:val="-3"/>
        </w:rPr>
        <w:t xml:space="preserve"> </w:t>
      </w:r>
      <w:r>
        <w:t>here are modest because the cohort is wallet-filtered; full-chain transfer graphs would increase AWP’s absolute</w:t>
      </w:r>
      <w:r>
        <w:rPr>
          <w:spacing w:val="-8"/>
        </w:rPr>
        <w:t xml:space="preserve"> </w:t>
      </w:r>
      <w:r>
        <w:t>cost</w:t>
      </w:r>
      <w:r>
        <w:rPr>
          <w:spacing w:val="-8"/>
        </w:rPr>
        <w:t xml:space="preserve"> </w:t>
      </w:r>
      <w:r>
        <w:t>further</w:t>
      </w:r>
      <w:r>
        <w:rPr>
          <w:spacing w:val="-8"/>
        </w:rPr>
        <w:t xml:space="preserve"> </w:t>
      </w:r>
      <w:r>
        <w:t>and</w:t>
      </w:r>
      <w:r>
        <w:rPr>
          <w:spacing w:val="-8"/>
        </w:rPr>
        <w:t xml:space="preserve"> </w:t>
      </w:r>
      <w:r>
        <w:t>would</w:t>
      </w:r>
      <w:r>
        <w:rPr>
          <w:spacing w:val="-8"/>
        </w:rPr>
        <w:t xml:space="preserve"> </w:t>
      </w:r>
      <w:r>
        <w:t>likely</w:t>
      </w:r>
      <w:r>
        <w:rPr>
          <w:spacing w:val="-8"/>
        </w:rPr>
        <w:t xml:space="preserve"> </w:t>
      </w:r>
      <w:r>
        <w:t>widen,</w:t>
      </w:r>
      <w:r>
        <w:rPr>
          <w:spacing w:val="-7"/>
        </w:rPr>
        <w:t xml:space="preserve"> </w:t>
      </w:r>
      <w:r>
        <w:t>not</w:t>
      </w:r>
      <w:r>
        <w:rPr>
          <w:spacing w:val="-8"/>
        </w:rPr>
        <w:t xml:space="preserve"> </w:t>
      </w:r>
      <w:r>
        <w:t>narrow,</w:t>
      </w:r>
      <w:r>
        <w:rPr>
          <w:spacing w:val="-7"/>
        </w:rPr>
        <w:t xml:space="preserve"> </w:t>
      </w:r>
      <w:r>
        <w:t>the</w:t>
      </w:r>
      <w:r>
        <w:rPr>
          <w:spacing w:val="-8"/>
        </w:rPr>
        <w:t xml:space="preserve"> </w:t>
      </w:r>
      <w:r>
        <w:t>relative</w:t>
      </w:r>
      <w:r>
        <w:rPr>
          <w:spacing w:val="-8"/>
        </w:rPr>
        <w:t xml:space="preserve"> </w:t>
      </w:r>
      <w:r>
        <w:t>gap.</w:t>
      </w:r>
      <w:r>
        <w:rPr>
          <w:spacing w:val="14"/>
        </w:rPr>
        <w:t xml:space="preserve"> </w:t>
      </w:r>
      <w:r>
        <w:t>Within</w:t>
      </w:r>
      <w:r>
        <w:rPr>
          <w:spacing w:val="-8"/>
        </w:rPr>
        <w:t xml:space="preserve"> </w:t>
      </w:r>
      <w:r>
        <w:t>the</w:t>
      </w:r>
      <w:r>
        <w:rPr>
          <w:spacing w:val="-8"/>
        </w:rPr>
        <w:t xml:space="preserve"> </w:t>
      </w:r>
      <w:r>
        <w:t>scope</w:t>
      </w:r>
      <w:r>
        <w:rPr>
          <w:spacing w:val="-8"/>
        </w:rPr>
        <w:t xml:space="preserve"> </w:t>
      </w:r>
      <w:r>
        <w:t>of</w:t>
      </w:r>
      <w:r>
        <w:rPr>
          <w:spacing w:val="-8"/>
        </w:rPr>
        <w:t xml:space="preserve"> </w:t>
      </w:r>
      <w:r>
        <w:t>this dissertation—matched wallets with reputation-subgraph connectivity—Claim C1 is supported at both the matched cohort and the expanded pool.</w:t>
      </w:r>
    </w:p>
    <w:p w14:paraId="00DC20C3" w14:textId="77777777" w:rsidR="00350CFB" w:rsidRDefault="00283FFF">
      <w:pPr>
        <w:pStyle w:val="BodyText"/>
        <w:spacing w:before="22" w:line="396" w:lineRule="auto"/>
        <w:ind w:left="282" w:right="524" w:hanging="9"/>
        <w:jc w:val="both"/>
      </w:pPr>
      <w:r>
        <w:t>A</w:t>
      </w:r>
      <w:r>
        <w:rPr>
          <w:spacing w:val="-8"/>
        </w:rPr>
        <w:t xml:space="preserve"> </w:t>
      </w:r>
      <w:r>
        <w:t>third</w:t>
      </w:r>
      <w:r>
        <w:rPr>
          <w:spacing w:val="-8"/>
        </w:rPr>
        <w:t xml:space="preserve"> </w:t>
      </w:r>
      <w:r>
        <w:t>caveat</w:t>
      </w:r>
      <w:r>
        <w:rPr>
          <w:spacing w:val="-8"/>
        </w:rPr>
        <w:t xml:space="preserve"> </w:t>
      </w:r>
      <w:r>
        <w:t>concerns</w:t>
      </w:r>
      <w:r>
        <w:rPr>
          <w:spacing w:val="-8"/>
        </w:rPr>
        <w:t xml:space="preserve"> </w:t>
      </w:r>
      <w:r>
        <w:t>what</w:t>
      </w:r>
      <w:r>
        <w:rPr>
          <w:spacing w:val="-8"/>
        </w:rPr>
        <w:t xml:space="preserve"> </w:t>
      </w:r>
      <w:r>
        <w:t>“faster”</w:t>
      </w:r>
      <w:r>
        <w:rPr>
          <w:spacing w:val="-8"/>
        </w:rPr>
        <w:t xml:space="preserve"> </w:t>
      </w:r>
      <w:r>
        <w:t>does</w:t>
      </w:r>
      <w:r>
        <w:rPr>
          <w:spacing w:val="-8"/>
        </w:rPr>
        <w:t xml:space="preserve"> </w:t>
      </w:r>
      <w:r>
        <w:t>and</w:t>
      </w:r>
      <w:r>
        <w:rPr>
          <w:spacing w:val="-8"/>
        </w:rPr>
        <w:t xml:space="preserve"> </w:t>
      </w:r>
      <w:r>
        <w:t>does</w:t>
      </w:r>
      <w:r>
        <w:rPr>
          <w:spacing w:val="-8"/>
        </w:rPr>
        <w:t xml:space="preserve"> </w:t>
      </w:r>
      <w:r>
        <w:t>not</w:t>
      </w:r>
      <w:r>
        <w:rPr>
          <w:spacing w:val="-8"/>
        </w:rPr>
        <w:t xml:space="preserve"> </w:t>
      </w:r>
      <w:r>
        <w:t>buy. EndorseRank’s</w:t>
      </w:r>
      <w:r>
        <w:rPr>
          <w:spacing w:val="-8"/>
        </w:rPr>
        <w:t xml:space="preserve"> </w:t>
      </w:r>
      <w:r>
        <w:t>speedup</w:t>
      </w:r>
      <w:r>
        <w:rPr>
          <w:spacing w:val="-8"/>
        </w:rPr>
        <w:t xml:space="preserve"> </w:t>
      </w:r>
      <w:r>
        <w:t>does</w:t>
      </w:r>
      <w:r>
        <w:rPr>
          <w:spacing w:val="-8"/>
        </w:rPr>
        <w:t xml:space="preserve"> </w:t>
      </w:r>
      <w:r>
        <w:t>not</w:t>
      </w:r>
      <w:r>
        <w:rPr>
          <w:spacing w:val="-8"/>
        </w:rPr>
        <w:t xml:space="preserve"> </w:t>
      </w:r>
      <w:r>
        <w:t>au-tomatically</w:t>
      </w:r>
      <w:r>
        <w:rPr>
          <w:spacing w:val="-1"/>
        </w:rPr>
        <w:t xml:space="preserve"> </w:t>
      </w:r>
      <w:r>
        <w:t>imply</w:t>
      </w:r>
      <w:r>
        <w:rPr>
          <w:spacing w:val="-1"/>
        </w:rPr>
        <w:t xml:space="preserve"> </w:t>
      </w:r>
      <w:r>
        <w:t>superior</w:t>
      </w:r>
      <w:r>
        <w:rPr>
          <w:spacing w:val="-1"/>
        </w:rPr>
        <w:t xml:space="preserve"> </w:t>
      </w:r>
      <w:r>
        <w:t>risk</w:t>
      </w:r>
      <w:r>
        <w:rPr>
          <w:spacing w:val="-1"/>
        </w:rPr>
        <w:t xml:space="preserve"> </w:t>
      </w:r>
      <w:r>
        <w:t>discrimination.</w:t>
      </w:r>
      <w:r>
        <w:rPr>
          <w:spacing w:val="22"/>
        </w:rPr>
        <w:t xml:space="preserve"> </w:t>
      </w:r>
      <w:r>
        <w:t>Efficiency</w:t>
      </w:r>
      <w:r>
        <w:rPr>
          <w:spacing w:val="-1"/>
        </w:rPr>
        <w:t xml:space="preserve"> </w:t>
      </w:r>
      <w:r>
        <w:t>is</w:t>
      </w:r>
      <w:r>
        <w:rPr>
          <w:spacing w:val="-1"/>
        </w:rPr>
        <w:t xml:space="preserve"> </w:t>
      </w:r>
      <w:r>
        <w:t>valuable</w:t>
      </w:r>
      <w:r>
        <w:rPr>
          <w:spacing w:val="-1"/>
        </w:rPr>
        <w:t xml:space="preserve"> </w:t>
      </w:r>
      <w:r>
        <w:t>only</w:t>
      </w:r>
      <w:r>
        <w:rPr>
          <w:spacing w:val="-1"/>
        </w:rPr>
        <w:t xml:space="preserve"> </w:t>
      </w:r>
      <w:r>
        <w:t>insofar</w:t>
      </w:r>
      <w:r>
        <w:rPr>
          <w:spacing w:val="-1"/>
        </w:rPr>
        <w:t xml:space="preserve"> </w:t>
      </w:r>
      <w:r>
        <w:t>as</w:t>
      </w:r>
      <w:r>
        <w:rPr>
          <w:spacing w:val="-1"/>
        </w:rPr>
        <w:t xml:space="preserve"> </w:t>
      </w:r>
      <w:r>
        <w:t>the</w:t>
      </w:r>
      <w:r>
        <w:rPr>
          <w:spacing w:val="-1"/>
        </w:rPr>
        <w:t xml:space="preserve"> </w:t>
      </w:r>
      <w:r>
        <w:t>resulting scores</w:t>
      </w:r>
      <w:r>
        <w:rPr>
          <w:spacing w:val="-14"/>
        </w:rPr>
        <w:t xml:space="preserve"> </w:t>
      </w:r>
      <w:r>
        <w:t>remain</w:t>
      </w:r>
      <w:r>
        <w:rPr>
          <w:spacing w:val="-14"/>
        </w:rPr>
        <w:t xml:space="preserve"> </w:t>
      </w:r>
      <w:r>
        <w:t>credible</w:t>
      </w:r>
      <w:r>
        <w:rPr>
          <w:spacing w:val="-14"/>
        </w:rPr>
        <w:t xml:space="preserve"> </w:t>
      </w:r>
      <w:r>
        <w:t>on</w:t>
      </w:r>
      <w:r>
        <w:rPr>
          <w:spacing w:val="-14"/>
        </w:rPr>
        <w:t xml:space="preserve"> </w:t>
      </w:r>
      <w:r>
        <w:t>the</w:t>
      </w:r>
      <w:r>
        <w:rPr>
          <w:spacing w:val="-14"/>
        </w:rPr>
        <w:t xml:space="preserve"> </w:t>
      </w:r>
      <w:r>
        <w:t>constructs</w:t>
      </w:r>
      <w:r>
        <w:rPr>
          <w:spacing w:val="-14"/>
        </w:rPr>
        <w:t xml:space="preserve"> </w:t>
      </w:r>
      <w:r>
        <w:t>a</w:t>
      </w:r>
      <w:r>
        <w:rPr>
          <w:spacing w:val="-14"/>
        </w:rPr>
        <w:t xml:space="preserve"> </w:t>
      </w:r>
      <w:r>
        <w:t>protocol</w:t>
      </w:r>
      <w:r>
        <w:rPr>
          <w:spacing w:val="-14"/>
        </w:rPr>
        <w:t xml:space="preserve"> </w:t>
      </w:r>
      <w:r>
        <w:t>cares</w:t>
      </w:r>
      <w:r>
        <w:rPr>
          <w:spacing w:val="-14"/>
        </w:rPr>
        <w:t xml:space="preserve"> </w:t>
      </w:r>
      <w:r>
        <w:t>about.</w:t>
      </w:r>
      <w:r>
        <w:rPr>
          <w:spacing w:val="12"/>
        </w:rPr>
        <w:t xml:space="preserve"> </w:t>
      </w:r>
      <w:r>
        <w:t>Section</w:t>
      </w:r>
      <w:r>
        <w:rPr>
          <w:spacing w:val="-14"/>
        </w:rPr>
        <w:t xml:space="preserve"> </w:t>
      </w:r>
      <w:hyperlink w:anchor="_bookmark100" w:history="1">
        <w:r>
          <w:t>4.4</w:t>
        </w:r>
      </w:hyperlink>
      <w:r>
        <w:rPr>
          <w:spacing w:val="-14"/>
        </w:rPr>
        <w:t xml:space="preserve"> </w:t>
      </w:r>
      <w:r>
        <w:t>and</w:t>
      </w:r>
      <w:r>
        <w:rPr>
          <w:spacing w:val="-14"/>
        </w:rPr>
        <w:t xml:space="preserve"> </w:t>
      </w:r>
      <w:r>
        <w:t>Claim</w:t>
      </w:r>
      <w:r>
        <w:rPr>
          <w:spacing w:val="-14"/>
        </w:rPr>
        <w:t xml:space="preserve"> </w:t>
      </w:r>
      <w:r>
        <w:t>C4</w:t>
      </w:r>
      <w:r>
        <w:rPr>
          <w:spacing w:val="-14"/>
        </w:rPr>
        <w:t xml:space="preserve"> </w:t>
      </w:r>
      <w:r>
        <w:t>therefore</w:t>
      </w:r>
    </w:p>
    <w:p w14:paraId="00DC20C4" w14:textId="77777777" w:rsidR="00350CFB" w:rsidRDefault="00350CFB">
      <w:pPr>
        <w:pStyle w:val="BodyText"/>
        <w:spacing w:line="396" w:lineRule="auto"/>
        <w:jc w:val="both"/>
        <w:sectPr w:rsidR="00350CFB">
          <w:pgSz w:w="11910" w:h="16840"/>
          <w:pgMar w:top="1780" w:right="708" w:bottom="2300" w:left="992" w:header="0" w:footer="2115" w:gutter="0"/>
          <w:cols w:space="720"/>
        </w:sectPr>
      </w:pPr>
    </w:p>
    <w:p w14:paraId="00DC20C5" w14:textId="77777777" w:rsidR="00350CFB" w:rsidRDefault="00350CFB">
      <w:pPr>
        <w:pStyle w:val="BodyText"/>
        <w:rPr>
          <w:sz w:val="20"/>
        </w:rPr>
      </w:pPr>
    </w:p>
    <w:p w14:paraId="00DC20C6" w14:textId="77777777" w:rsidR="00350CFB" w:rsidRDefault="00350CFB">
      <w:pPr>
        <w:pStyle w:val="BodyText"/>
        <w:rPr>
          <w:sz w:val="20"/>
        </w:rPr>
      </w:pPr>
    </w:p>
    <w:p w14:paraId="00DC20C7" w14:textId="77777777" w:rsidR="00350CFB" w:rsidRDefault="00350CFB">
      <w:pPr>
        <w:pStyle w:val="BodyText"/>
        <w:rPr>
          <w:sz w:val="20"/>
        </w:rPr>
      </w:pPr>
    </w:p>
    <w:p w14:paraId="00DC20C8" w14:textId="77777777" w:rsidR="00350CFB" w:rsidRDefault="00350CFB">
      <w:pPr>
        <w:pStyle w:val="BodyText"/>
        <w:rPr>
          <w:sz w:val="20"/>
        </w:rPr>
      </w:pPr>
    </w:p>
    <w:p w14:paraId="00DC20C9" w14:textId="77777777" w:rsidR="00350CFB" w:rsidRDefault="00350CFB">
      <w:pPr>
        <w:pStyle w:val="BodyText"/>
        <w:rPr>
          <w:sz w:val="20"/>
        </w:rPr>
      </w:pPr>
    </w:p>
    <w:p w14:paraId="00DC20CA" w14:textId="77777777" w:rsidR="00350CFB" w:rsidRDefault="00350CFB">
      <w:pPr>
        <w:pStyle w:val="BodyText"/>
        <w:rPr>
          <w:sz w:val="20"/>
        </w:rPr>
      </w:pPr>
    </w:p>
    <w:p w14:paraId="00DC20CB" w14:textId="77777777" w:rsidR="00350CFB" w:rsidRDefault="00350CFB">
      <w:pPr>
        <w:pStyle w:val="BodyText"/>
        <w:rPr>
          <w:sz w:val="20"/>
        </w:rPr>
      </w:pPr>
    </w:p>
    <w:p w14:paraId="00DC20CC" w14:textId="77777777" w:rsidR="00350CFB" w:rsidRDefault="00350CFB">
      <w:pPr>
        <w:pStyle w:val="BodyText"/>
        <w:rPr>
          <w:sz w:val="20"/>
        </w:rPr>
      </w:pPr>
    </w:p>
    <w:p w14:paraId="00DC20CD" w14:textId="77777777" w:rsidR="00350CFB" w:rsidRDefault="00350CFB">
      <w:pPr>
        <w:pStyle w:val="BodyText"/>
        <w:rPr>
          <w:sz w:val="20"/>
        </w:rPr>
      </w:pPr>
    </w:p>
    <w:p w14:paraId="00DC20CE" w14:textId="77777777" w:rsidR="00350CFB" w:rsidRDefault="00350CFB">
      <w:pPr>
        <w:pStyle w:val="BodyText"/>
        <w:spacing w:before="20"/>
        <w:rPr>
          <w:sz w:val="20"/>
        </w:rPr>
      </w:pPr>
    </w:p>
    <w:p w14:paraId="00DC20CF" w14:textId="77777777" w:rsidR="00350CFB" w:rsidRDefault="00350CFB">
      <w:pPr>
        <w:pStyle w:val="BodyText"/>
        <w:rPr>
          <w:sz w:val="20"/>
        </w:rPr>
        <w:sectPr w:rsidR="00350CFB">
          <w:pgSz w:w="11910" w:h="16840"/>
          <w:pgMar w:top="1920" w:right="708" w:bottom="2300" w:left="992" w:header="0" w:footer="2115" w:gutter="0"/>
          <w:cols w:space="720"/>
        </w:sectPr>
      </w:pPr>
    </w:p>
    <w:p w14:paraId="00DC20D0" w14:textId="77777777" w:rsidR="00350CFB" w:rsidRDefault="00283FFF">
      <w:pPr>
        <w:spacing w:before="42" w:line="271" w:lineRule="auto"/>
        <w:ind w:left="2115"/>
        <w:rPr>
          <w:rFonts w:ascii="Arial"/>
          <w:position w:val="2"/>
          <w:sz w:val="20"/>
        </w:rPr>
      </w:pPr>
      <w:r>
        <w:rPr>
          <w:noProof/>
        </w:rPr>
        <w:drawing>
          <wp:inline distT="0" distB="0" distL="0" distR="0" wp14:anchorId="00DC2788" wp14:editId="00DC2789">
            <wp:extent cx="224206" cy="98090"/>
            <wp:effectExtent l="0" t="0" r="0" b="0"/>
            <wp:docPr id="511" name="Image 5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1" name="Image 511"/>
                    <pic:cNvPicPr/>
                  </pic:nvPicPr>
                  <pic:blipFill>
                    <a:blip r:embed="rId12" cstate="print"/>
                    <a:stretch>
                      <a:fillRect/>
                    </a:stretch>
                  </pic:blipFill>
                  <pic:spPr>
                    <a:xfrm>
                      <a:off x="0" y="0"/>
                      <a:ext cx="224206" cy="98090"/>
                    </a:xfrm>
                    <a:prstGeom prst="rect">
                      <a:avLst/>
                    </a:prstGeom>
                  </pic:spPr>
                </pic:pic>
              </a:graphicData>
            </a:graphic>
          </wp:inline>
        </w:drawing>
      </w:r>
      <w:r>
        <w:rPr>
          <w:spacing w:val="83"/>
          <w:position w:val="2"/>
          <w:sz w:val="20"/>
        </w:rPr>
        <w:t xml:space="preserve"> </w:t>
      </w:r>
      <w:bookmarkStart w:id="289" w:name="_bookmark94"/>
      <w:bookmarkEnd w:id="289"/>
      <w:r>
        <w:rPr>
          <w:rFonts w:ascii="Arial"/>
          <w:position w:val="2"/>
          <w:sz w:val="20"/>
        </w:rPr>
        <w:t>EndorseRank</w:t>
      </w:r>
      <w:r>
        <w:rPr>
          <w:rFonts w:ascii="Arial"/>
          <w:spacing w:val="-3"/>
          <w:position w:val="2"/>
          <w:sz w:val="20"/>
        </w:rPr>
        <w:t xml:space="preserve"> </w:t>
      </w:r>
      <w:r>
        <w:rPr>
          <w:rFonts w:ascii="Arial"/>
          <w:position w:val="2"/>
          <w:sz w:val="20"/>
        </w:rPr>
        <w:t xml:space="preserve">(in-cohort) </w:t>
      </w:r>
      <w:r>
        <w:rPr>
          <w:rFonts w:ascii="Arial"/>
          <w:noProof/>
          <w:sz w:val="20"/>
        </w:rPr>
        <w:drawing>
          <wp:inline distT="0" distB="0" distL="0" distR="0" wp14:anchorId="00DC278A" wp14:editId="00DC278B">
            <wp:extent cx="224206" cy="98090"/>
            <wp:effectExtent l="0" t="0" r="0" b="0"/>
            <wp:docPr id="512" name="Image 5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2" name="Image 512"/>
                    <pic:cNvPicPr/>
                  </pic:nvPicPr>
                  <pic:blipFill>
                    <a:blip r:embed="rId13" cstate="print"/>
                    <a:stretch>
                      <a:fillRect/>
                    </a:stretch>
                  </pic:blipFill>
                  <pic:spPr>
                    <a:xfrm>
                      <a:off x="0" y="0"/>
                      <a:ext cx="224206" cy="98090"/>
                    </a:xfrm>
                    <a:prstGeom prst="rect">
                      <a:avLst/>
                    </a:prstGeom>
                  </pic:spPr>
                </pic:pic>
              </a:graphicData>
            </a:graphic>
          </wp:inline>
        </w:drawing>
      </w:r>
      <w:r>
        <w:rPr>
          <w:spacing w:val="80"/>
          <w:position w:val="2"/>
          <w:sz w:val="20"/>
        </w:rPr>
        <w:t xml:space="preserve"> </w:t>
      </w:r>
      <w:r>
        <w:rPr>
          <w:rFonts w:ascii="Arial"/>
          <w:position w:val="2"/>
          <w:sz w:val="20"/>
        </w:rPr>
        <w:t>AWP (in-cohort)</w:t>
      </w:r>
    </w:p>
    <w:p w14:paraId="00DC20D1" w14:textId="77777777" w:rsidR="00350CFB" w:rsidRDefault="00283FFF">
      <w:pPr>
        <w:spacing w:before="42" w:line="271" w:lineRule="auto"/>
        <w:ind w:left="313" w:right="1835"/>
        <w:rPr>
          <w:rFonts w:ascii="Arial"/>
          <w:position w:val="2"/>
          <w:sz w:val="20"/>
        </w:rPr>
      </w:pPr>
      <w:r>
        <w:br w:type="column"/>
      </w:r>
      <w:r>
        <w:rPr>
          <w:noProof/>
        </w:rPr>
        <w:drawing>
          <wp:inline distT="0" distB="0" distL="0" distR="0" wp14:anchorId="00DC278C" wp14:editId="00DC278D">
            <wp:extent cx="224206" cy="98090"/>
            <wp:effectExtent l="0" t="0" r="0" b="0"/>
            <wp:docPr id="513" name="Image 5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3" name="Image 513"/>
                    <pic:cNvPicPr/>
                  </pic:nvPicPr>
                  <pic:blipFill>
                    <a:blip r:embed="rId14" cstate="print"/>
                    <a:stretch>
                      <a:fillRect/>
                    </a:stretch>
                  </pic:blipFill>
                  <pic:spPr>
                    <a:xfrm>
                      <a:off x="0" y="0"/>
                      <a:ext cx="224206" cy="98090"/>
                    </a:xfrm>
                    <a:prstGeom prst="rect">
                      <a:avLst/>
                    </a:prstGeom>
                  </pic:spPr>
                </pic:pic>
              </a:graphicData>
            </a:graphic>
          </wp:inline>
        </w:drawing>
      </w:r>
      <w:r>
        <w:rPr>
          <w:spacing w:val="66"/>
          <w:position w:val="2"/>
          <w:sz w:val="20"/>
        </w:rPr>
        <w:t xml:space="preserve"> </w:t>
      </w:r>
      <w:r>
        <w:rPr>
          <w:rFonts w:ascii="Arial"/>
          <w:position w:val="2"/>
          <w:sz w:val="20"/>
        </w:rPr>
        <w:t>EndorseRank</w:t>
      </w:r>
      <w:r>
        <w:rPr>
          <w:rFonts w:ascii="Arial"/>
          <w:spacing w:val="-10"/>
          <w:position w:val="2"/>
          <w:sz w:val="20"/>
        </w:rPr>
        <w:t xml:space="preserve"> </w:t>
      </w:r>
      <w:r>
        <w:rPr>
          <w:rFonts w:ascii="Arial"/>
          <w:position w:val="2"/>
          <w:sz w:val="20"/>
        </w:rPr>
        <w:t>(expanded</w:t>
      </w:r>
      <w:r>
        <w:rPr>
          <w:rFonts w:ascii="Arial"/>
          <w:spacing w:val="-10"/>
          <w:position w:val="2"/>
          <w:sz w:val="20"/>
        </w:rPr>
        <w:t xml:space="preserve"> </w:t>
      </w:r>
      <w:r>
        <w:rPr>
          <w:rFonts w:ascii="Arial"/>
          <w:position w:val="2"/>
          <w:sz w:val="20"/>
        </w:rPr>
        <w:t xml:space="preserve">pool) </w:t>
      </w:r>
      <w:r>
        <w:rPr>
          <w:rFonts w:ascii="Arial"/>
          <w:noProof/>
          <w:sz w:val="20"/>
        </w:rPr>
        <w:drawing>
          <wp:inline distT="0" distB="0" distL="0" distR="0" wp14:anchorId="00DC278E" wp14:editId="00DC278F">
            <wp:extent cx="224206" cy="98090"/>
            <wp:effectExtent l="0" t="0" r="0" b="0"/>
            <wp:docPr id="514" name="Image 5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4" name="Image 514"/>
                    <pic:cNvPicPr/>
                  </pic:nvPicPr>
                  <pic:blipFill>
                    <a:blip r:embed="rId15" cstate="print"/>
                    <a:stretch>
                      <a:fillRect/>
                    </a:stretch>
                  </pic:blipFill>
                  <pic:spPr>
                    <a:xfrm>
                      <a:off x="0" y="0"/>
                      <a:ext cx="224206" cy="98090"/>
                    </a:xfrm>
                    <a:prstGeom prst="rect">
                      <a:avLst/>
                    </a:prstGeom>
                  </pic:spPr>
                </pic:pic>
              </a:graphicData>
            </a:graphic>
          </wp:inline>
        </w:drawing>
      </w:r>
      <w:r>
        <w:rPr>
          <w:spacing w:val="80"/>
          <w:position w:val="2"/>
          <w:sz w:val="20"/>
        </w:rPr>
        <w:t xml:space="preserve"> </w:t>
      </w:r>
      <w:r>
        <w:rPr>
          <w:rFonts w:ascii="Arial"/>
          <w:position w:val="2"/>
          <w:sz w:val="20"/>
        </w:rPr>
        <w:t>AWP (expanded pool)</w:t>
      </w:r>
    </w:p>
    <w:p w14:paraId="00DC20D2" w14:textId="77777777" w:rsidR="00350CFB" w:rsidRDefault="00350CFB">
      <w:pPr>
        <w:spacing w:line="271" w:lineRule="auto"/>
        <w:rPr>
          <w:rFonts w:ascii="Arial"/>
          <w:position w:val="2"/>
          <w:sz w:val="20"/>
        </w:rPr>
        <w:sectPr w:rsidR="00350CFB">
          <w:type w:val="continuous"/>
          <w:pgSz w:w="11910" w:h="16840"/>
          <w:pgMar w:top="1920" w:right="708" w:bottom="280" w:left="992" w:header="0" w:footer="2115" w:gutter="0"/>
          <w:cols w:num="2" w:space="720" w:equalWidth="0">
            <w:col w:w="4818" w:space="40"/>
            <w:col w:w="5352"/>
          </w:cols>
        </w:sectPr>
      </w:pPr>
    </w:p>
    <w:p w14:paraId="00DC20D3" w14:textId="77777777" w:rsidR="00350CFB" w:rsidRDefault="00350CFB">
      <w:pPr>
        <w:pStyle w:val="BodyText"/>
        <w:rPr>
          <w:rFonts w:ascii="Arial"/>
          <w:sz w:val="22"/>
        </w:rPr>
      </w:pPr>
    </w:p>
    <w:p w14:paraId="00DC20D4" w14:textId="77777777" w:rsidR="00350CFB" w:rsidRDefault="00350CFB">
      <w:pPr>
        <w:pStyle w:val="BodyText"/>
        <w:spacing w:before="57"/>
        <w:rPr>
          <w:rFonts w:ascii="Arial"/>
          <w:sz w:val="22"/>
        </w:rPr>
      </w:pPr>
    </w:p>
    <w:p w14:paraId="00DC20D5" w14:textId="77777777" w:rsidR="00350CFB" w:rsidRDefault="00283FFF">
      <w:pPr>
        <w:ind w:left="1235"/>
        <w:rPr>
          <w:rFonts w:ascii="Arial"/>
          <w:sz w:val="25"/>
        </w:rPr>
      </w:pPr>
      <w:r>
        <w:rPr>
          <w:rFonts w:ascii="Arial"/>
          <w:noProof/>
          <w:sz w:val="25"/>
        </w:rPr>
        <mc:AlternateContent>
          <mc:Choice Requires="wpg">
            <w:drawing>
              <wp:anchor distT="0" distB="0" distL="0" distR="0" simplePos="0" relativeHeight="15773696" behindDoc="0" locked="0" layoutInCell="1" allowOverlap="1" wp14:anchorId="00DC2790" wp14:editId="00DC2791">
                <wp:simplePos x="0" y="0"/>
                <wp:positionH relativeFrom="page">
                  <wp:posOffset>1641852</wp:posOffset>
                </wp:positionH>
                <wp:positionV relativeFrom="paragraph">
                  <wp:posOffset>-222761</wp:posOffset>
                </wp:positionV>
                <wp:extent cx="4590415" cy="3007360"/>
                <wp:effectExtent l="0" t="0" r="0" b="0"/>
                <wp:wrapNone/>
                <wp:docPr id="515" name="Group 5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90415" cy="3007360"/>
                          <a:chOff x="0" y="0"/>
                          <a:chExt cx="4590415" cy="3007360"/>
                        </a:xfrm>
                      </wpg:grpSpPr>
                      <wps:wsp>
                        <wps:cNvPr id="516" name="Graphic 516"/>
                        <wps:cNvSpPr/>
                        <wps:spPr>
                          <a:xfrm>
                            <a:off x="179805" y="5605"/>
                            <a:ext cx="1270" cy="2952750"/>
                          </a:xfrm>
                          <a:custGeom>
                            <a:avLst/>
                            <a:gdLst/>
                            <a:ahLst/>
                            <a:cxnLst/>
                            <a:rect l="l" t="t" r="r" b="b"/>
                            <a:pathLst>
                              <a:path h="2952750">
                                <a:moveTo>
                                  <a:pt x="0" y="2499490"/>
                                </a:moveTo>
                                <a:lnTo>
                                  <a:pt x="0" y="2952131"/>
                                </a:lnTo>
                              </a:path>
                              <a:path h="2952750">
                                <a:moveTo>
                                  <a:pt x="0" y="0"/>
                                </a:moveTo>
                                <a:lnTo>
                                  <a:pt x="0" y="2415413"/>
                                </a:lnTo>
                              </a:path>
                            </a:pathLst>
                          </a:custGeom>
                          <a:ln w="11210">
                            <a:solidFill>
                              <a:srgbClr val="AFAFAF"/>
                            </a:solidFill>
                            <a:prstDash val="solid"/>
                          </a:ln>
                        </wps:spPr>
                        <wps:bodyPr wrap="square" lIns="0" tIns="0" rIns="0" bIns="0" rtlCol="0">
                          <a:prstTxWarp prst="textNoShape">
                            <a:avLst/>
                          </a:prstTxWarp>
                          <a:noAutofit/>
                        </wps:bodyPr>
                      </wps:wsp>
                      <wps:wsp>
                        <wps:cNvPr id="517" name="Graphic 517"/>
                        <wps:cNvSpPr/>
                        <wps:spPr>
                          <a:xfrm>
                            <a:off x="179805" y="2957736"/>
                            <a:ext cx="1270" cy="49530"/>
                          </a:xfrm>
                          <a:custGeom>
                            <a:avLst/>
                            <a:gdLst/>
                            <a:ahLst/>
                            <a:cxnLst/>
                            <a:rect l="l" t="t" r="r" b="b"/>
                            <a:pathLst>
                              <a:path h="49530">
                                <a:moveTo>
                                  <a:pt x="0" y="0"/>
                                </a:moveTo>
                                <a:lnTo>
                                  <a:pt x="0" y="49045"/>
                                </a:lnTo>
                              </a:path>
                            </a:pathLst>
                          </a:custGeom>
                          <a:solidFill>
                            <a:srgbClr val="000000"/>
                          </a:solidFill>
                        </wps:spPr>
                        <wps:bodyPr wrap="square" lIns="0" tIns="0" rIns="0" bIns="0" rtlCol="0">
                          <a:prstTxWarp prst="textNoShape">
                            <a:avLst/>
                          </a:prstTxWarp>
                          <a:noAutofit/>
                        </wps:bodyPr>
                      </wps:wsp>
                      <wps:wsp>
                        <wps:cNvPr id="518" name="Graphic 518"/>
                        <wps:cNvSpPr/>
                        <wps:spPr>
                          <a:xfrm>
                            <a:off x="179805" y="2957736"/>
                            <a:ext cx="1270" cy="49530"/>
                          </a:xfrm>
                          <a:custGeom>
                            <a:avLst/>
                            <a:gdLst/>
                            <a:ahLst/>
                            <a:cxnLst/>
                            <a:rect l="l" t="t" r="r" b="b"/>
                            <a:pathLst>
                              <a:path h="49530">
                                <a:moveTo>
                                  <a:pt x="0" y="0"/>
                                </a:moveTo>
                                <a:lnTo>
                                  <a:pt x="0" y="49045"/>
                                </a:lnTo>
                              </a:path>
                            </a:pathLst>
                          </a:custGeom>
                          <a:ln w="11210">
                            <a:solidFill>
                              <a:srgbClr val="000000"/>
                            </a:solidFill>
                            <a:prstDash val="solid"/>
                          </a:ln>
                        </wps:spPr>
                        <wps:bodyPr wrap="square" lIns="0" tIns="0" rIns="0" bIns="0" rtlCol="0">
                          <a:prstTxWarp prst="textNoShape">
                            <a:avLst/>
                          </a:prstTxWarp>
                          <a:noAutofit/>
                        </wps:bodyPr>
                      </wps:wsp>
                      <wps:wsp>
                        <wps:cNvPr id="519" name="Graphic 519"/>
                        <wps:cNvSpPr/>
                        <wps:spPr>
                          <a:xfrm>
                            <a:off x="1040052" y="5605"/>
                            <a:ext cx="1270" cy="2952750"/>
                          </a:xfrm>
                          <a:custGeom>
                            <a:avLst/>
                            <a:gdLst/>
                            <a:ahLst/>
                            <a:cxnLst/>
                            <a:rect l="l" t="t" r="r" b="b"/>
                            <a:pathLst>
                              <a:path h="2952750">
                                <a:moveTo>
                                  <a:pt x="0" y="0"/>
                                </a:moveTo>
                                <a:lnTo>
                                  <a:pt x="0" y="1958220"/>
                                </a:lnTo>
                              </a:path>
                              <a:path h="2952750">
                                <a:moveTo>
                                  <a:pt x="0" y="2042298"/>
                                </a:moveTo>
                                <a:lnTo>
                                  <a:pt x="0" y="2952131"/>
                                </a:lnTo>
                              </a:path>
                            </a:pathLst>
                          </a:custGeom>
                          <a:ln w="11210">
                            <a:solidFill>
                              <a:srgbClr val="AFAFAF"/>
                            </a:solidFill>
                            <a:prstDash val="solid"/>
                          </a:ln>
                        </wps:spPr>
                        <wps:bodyPr wrap="square" lIns="0" tIns="0" rIns="0" bIns="0" rtlCol="0">
                          <a:prstTxWarp prst="textNoShape">
                            <a:avLst/>
                          </a:prstTxWarp>
                          <a:noAutofit/>
                        </wps:bodyPr>
                      </wps:wsp>
                      <wps:wsp>
                        <wps:cNvPr id="520" name="Graphic 520"/>
                        <wps:cNvSpPr/>
                        <wps:spPr>
                          <a:xfrm>
                            <a:off x="1040052" y="2957736"/>
                            <a:ext cx="1270" cy="49530"/>
                          </a:xfrm>
                          <a:custGeom>
                            <a:avLst/>
                            <a:gdLst/>
                            <a:ahLst/>
                            <a:cxnLst/>
                            <a:rect l="l" t="t" r="r" b="b"/>
                            <a:pathLst>
                              <a:path h="49530">
                                <a:moveTo>
                                  <a:pt x="0" y="0"/>
                                </a:moveTo>
                                <a:lnTo>
                                  <a:pt x="0" y="49045"/>
                                </a:lnTo>
                              </a:path>
                            </a:pathLst>
                          </a:custGeom>
                          <a:solidFill>
                            <a:srgbClr val="000000"/>
                          </a:solidFill>
                        </wps:spPr>
                        <wps:bodyPr wrap="square" lIns="0" tIns="0" rIns="0" bIns="0" rtlCol="0">
                          <a:prstTxWarp prst="textNoShape">
                            <a:avLst/>
                          </a:prstTxWarp>
                          <a:noAutofit/>
                        </wps:bodyPr>
                      </wps:wsp>
                      <wps:wsp>
                        <wps:cNvPr id="521" name="Graphic 521"/>
                        <wps:cNvSpPr/>
                        <wps:spPr>
                          <a:xfrm>
                            <a:off x="1040052" y="2957736"/>
                            <a:ext cx="1270" cy="49530"/>
                          </a:xfrm>
                          <a:custGeom>
                            <a:avLst/>
                            <a:gdLst/>
                            <a:ahLst/>
                            <a:cxnLst/>
                            <a:rect l="l" t="t" r="r" b="b"/>
                            <a:pathLst>
                              <a:path h="49530">
                                <a:moveTo>
                                  <a:pt x="0" y="0"/>
                                </a:moveTo>
                                <a:lnTo>
                                  <a:pt x="0" y="49045"/>
                                </a:lnTo>
                              </a:path>
                            </a:pathLst>
                          </a:custGeom>
                          <a:ln w="11210">
                            <a:solidFill>
                              <a:srgbClr val="000000"/>
                            </a:solidFill>
                            <a:prstDash val="solid"/>
                          </a:ln>
                        </wps:spPr>
                        <wps:bodyPr wrap="square" lIns="0" tIns="0" rIns="0" bIns="0" rtlCol="0">
                          <a:prstTxWarp prst="textNoShape">
                            <a:avLst/>
                          </a:prstTxWarp>
                          <a:noAutofit/>
                        </wps:bodyPr>
                      </wps:wsp>
                      <wps:wsp>
                        <wps:cNvPr id="522" name="Graphic 522"/>
                        <wps:cNvSpPr/>
                        <wps:spPr>
                          <a:xfrm>
                            <a:off x="1900299" y="5605"/>
                            <a:ext cx="1270" cy="2952750"/>
                          </a:xfrm>
                          <a:custGeom>
                            <a:avLst/>
                            <a:gdLst/>
                            <a:ahLst/>
                            <a:cxnLst/>
                            <a:rect l="l" t="t" r="r" b="b"/>
                            <a:pathLst>
                              <a:path h="2952750">
                                <a:moveTo>
                                  <a:pt x="0" y="0"/>
                                </a:moveTo>
                                <a:lnTo>
                                  <a:pt x="0" y="522771"/>
                                </a:lnTo>
                              </a:path>
                              <a:path h="2952750">
                                <a:moveTo>
                                  <a:pt x="0" y="606848"/>
                                </a:moveTo>
                                <a:lnTo>
                                  <a:pt x="0" y="2952131"/>
                                </a:lnTo>
                              </a:path>
                            </a:pathLst>
                          </a:custGeom>
                          <a:ln w="11210">
                            <a:solidFill>
                              <a:srgbClr val="AFAFAF"/>
                            </a:solidFill>
                            <a:prstDash val="solid"/>
                          </a:ln>
                        </wps:spPr>
                        <wps:bodyPr wrap="square" lIns="0" tIns="0" rIns="0" bIns="0" rtlCol="0">
                          <a:prstTxWarp prst="textNoShape">
                            <a:avLst/>
                          </a:prstTxWarp>
                          <a:noAutofit/>
                        </wps:bodyPr>
                      </wps:wsp>
                      <wps:wsp>
                        <wps:cNvPr id="523" name="Graphic 523"/>
                        <wps:cNvSpPr/>
                        <wps:spPr>
                          <a:xfrm>
                            <a:off x="1900299" y="2957736"/>
                            <a:ext cx="1270" cy="49530"/>
                          </a:xfrm>
                          <a:custGeom>
                            <a:avLst/>
                            <a:gdLst/>
                            <a:ahLst/>
                            <a:cxnLst/>
                            <a:rect l="l" t="t" r="r" b="b"/>
                            <a:pathLst>
                              <a:path h="49530">
                                <a:moveTo>
                                  <a:pt x="0" y="0"/>
                                </a:moveTo>
                                <a:lnTo>
                                  <a:pt x="0" y="49045"/>
                                </a:lnTo>
                              </a:path>
                            </a:pathLst>
                          </a:custGeom>
                          <a:solidFill>
                            <a:srgbClr val="000000"/>
                          </a:solidFill>
                        </wps:spPr>
                        <wps:bodyPr wrap="square" lIns="0" tIns="0" rIns="0" bIns="0" rtlCol="0">
                          <a:prstTxWarp prst="textNoShape">
                            <a:avLst/>
                          </a:prstTxWarp>
                          <a:noAutofit/>
                        </wps:bodyPr>
                      </wps:wsp>
                      <wps:wsp>
                        <wps:cNvPr id="524" name="Graphic 524"/>
                        <wps:cNvSpPr/>
                        <wps:spPr>
                          <a:xfrm>
                            <a:off x="1900299" y="2957736"/>
                            <a:ext cx="1270" cy="49530"/>
                          </a:xfrm>
                          <a:custGeom>
                            <a:avLst/>
                            <a:gdLst/>
                            <a:ahLst/>
                            <a:cxnLst/>
                            <a:rect l="l" t="t" r="r" b="b"/>
                            <a:pathLst>
                              <a:path h="49530">
                                <a:moveTo>
                                  <a:pt x="0" y="0"/>
                                </a:moveTo>
                                <a:lnTo>
                                  <a:pt x="0" y="49045"/>
                                </a:lnTo>
                              </a:path>
                            </a:pathLst>
                          </a:custGeom>
                          <a:ln w="11210">
                            <a:solidFill>
                              <a:srgbClr val="000000"/>
                            </a:solidFill>
                            <a:prstDash val="solid"/>
                          </a:ln>
                        </wps:spPr>
                        <wps:bodyPr wrap="square" lIns="0" tIns="0" rIns="0" bIns="0" rtlCol="0">
                          <a:prstTxWarp prst="textNoShape">
                            <a:avLst/>
                          </a:prstTxWarp>
                          <a:noAutofit/>
                        </wps:bodyPr>
                      </wps:wsp>
                      <wps:wsp>
                        <wps:cNvPr id="525" name="Graphic 525"/>
                        <wps:cNvSpPr/>
                        <wps:spPr>
                          <a:xfrm>
                            <a:off x="2300254" y="5605"/>
                            <a:ext cx="1270" cy="2952750"/>
                          </a:xfrm>
                          <a:custGeom>
                            <a:avLst/>
                            <a:gdLst/>
                            <a:ahLst/>
                            <a:cxnLst/>
                            <a:rect l="l" t="t" r="r" b="b"/>
                            <a:pathLst>
                              <a:path h="2952750">
                                <a:moveTo>
                                  <a:pt x="0" y="519983"/>
                                </a:moveTo>
                                <a:lnTo>
                                  <a:pt x="0" y="2952131"/>
                                </a:lnTo>
                              </a:path>
                              <a:path h="2952750">
                                <a:moveTo>
                                  <a:pt x="0" y="0"/>
                                </a:moveTo>
                                <a:lnTo>
                                  <a:pt x="0" y="435905"/>
                                </a:lnTo>
                              </a:path>
                            </a:pathLst>
                          </a:custGeom>
                          <a:ln w="11210">
                            <a:solidFill>
                              <a:srgbClr val="AFAFAF"/>
                            </a:solidFill>
                            <a:prstDash val="solid"/>
                          </a:ln>
                        </wps:spPr>
                        <wps:bodyPr wrap="square" lIns="0" tIns="0" rIns="0" bIns="0" rtlCol="0">
                          <a:prstTxWarp prst="textNoShape">
                            <a:avLst/>
                          </a:prstTxWarp>
                          <a:noAutofit/>
                        </wps:bodyPr>
                      </wps:wsp>
                      <wps:wsp>
                        <wps:cNvPr id="526" name="Graphic 526"/>
                        <wps:cNvSpPr/>
                        <wps:spPr>
                          <a:xfrm>
                            <a:off x="2300254" y="2957736"/>
                            <a:ext cx="1270" cy="49530"/>
                          </a:xfrm>
                          <a:custGeom>
                            <a:avLst/>
                            <a:gdLst/>
                            <a:ahLst/>
                            <a:cxnLst/>
                            <a:rect l="l" t="t" r="r" b="b"/>
                            <a:pathLst>
                              <a:path h="49530">
                                <a:moveTo>
                                  <a:pt x="0" y="0"/>
                                </a:moveTo>
                                <a:lnTo>
                                  <a:pt x="0" y="49045"/>
                                </a:lnTo>
                              </a:path>
                            </a:pathLst>
                          </a:custGeom>
                          <a:solidFill>
                            <a:srgbClr val="000000"/>
                          </a:solidFill>
                        </wps:spPr>
                        <wps:bodyPr wrap="square" lIns="0" tIns="0" rIns="0" bIns="0" rtlCol="0">
                          <a:prstTxWarp prst="textNoShape">
                            <a:avLst/>
                          </a:prstTxWarp>
                          <a:noAutofit/>
                        </wps:bodyPr>
                      </wps:wsp>
                      <wps:wsp>
                        <wps:cNvPr id="527" name="Graphic 527"/>
                        <wps:cNvSpPr/>
                        <wps:spPr>
                          <a:xfrm>
                            <a:off x="2300254" y="2957736"/>
                            <a:ext cx="1270" cy="49530"/>
                          </a:xfrm>
                          <a:custGeom>
                            <a:avLst/>
                            <a:gdLst/>
                            <a:ahLst/>
                            <a:cxnLst/>
                            <a:rect l="l" t="t" r="r" b="b"/>
                            <a:pathLst>
                              <a:path h="49530">
                                <a:moveTo>
                                  <a:pt x="0" y="0"/>
                                </a:moveTo>
                                <a:lnTo>
                                  <a:pt x="0" y="49045"/>
                                </a:lnTo>
                              </a:path>
                            </a:pathLst>
                          </a:custGeom>
                          <a:ln w="11210">
                            <a:solidFill>
                              <a:srgbClr val="000000"/>
                            </a:solidFill>
                            <a:prstDash val="solid"/>
                          </a:ln>
                        </wps:spPr>
                        <wps:bodyPr wrap="square" lIns="0" tIns="0" rIns="0" bIns="0" rtlCol="0">
                          <a:prstTxWarp prst="textNoShape">
                            <a:avLst/>
                          </a:prstTxWarp>
                          <a:noAutofit/>
                        </wps:bodyPr>
                      </wps:wsp>
                      <wps:wsp>
                        <wps:cNvPr id="528" name="Graphic 528"/>
                        <wps:cNvSpPr/>
                        <wps:spPr>
                          <a:xfrm>
                            <a:off x="3037484" y="5605"/>
                            <a:ext cx="1270" cy="2952750"/>
                          </a:xfrm>
                          <a:custGeom>
                            <a:avLst/>
                            <a:gdLst/>
                            <a:ahLst/>
                            <a:cxnLst/>
                            <a:rect l="l" t="t" r="r" b="b"/>
                            <a:pathLst>
                              <a:path h="2952750">
                                <a:moveTo>
                                  <a:pt x="0" y="1341882"/>
                                </a:moveTo>
                                <a:lnTo>
                                  <a:pt x="0" y="2952131"/>
                                </a:lnTo>
                              </a:path>
                              <a:path h="2952750">
                                <a:moveTo>
                                  <a:pt x="0" y="0"/>
                                </a:moveTo>
                                <a:lnTo>
                                  <a:pt x="0" y="1257805"/>
                                </a:lnTo>
                              </a:path>
                            </a:pathLst>
                          </a:custGeom>
                          <a:ln w="11210">
                            <a:solidFill>
                              <a:srgbClr val="AFAFAF"/>
                            </a:solidFill>
                            <a:prstDash val="solid"/>
                          </a:ln>
                        </wps:spPr>
                        <wps:bodyPr wrap="square" lIns="0" tIns="0" rIns="0" bIns="0" rtlCol="0">
                          <a:prstTxWarp prst="textNoShape">
                            <a:avLst/>
                          </a:prstTxWarp>
                          <a:noAutofit/>
                        </wps:bodyPr>
                      </wps:wsp>
                      <wps:wsp>
                        <wps:cNvPr id="529" name="Graphic 529"/>
                        <wps:cNvSpPr/>
                        <wps:spPr>
                          <a:xfrm>
                            <a:off x="3037484" y="2957736"/>
                            <a:ext cx="1270" cy="49530"/>
                          </a:xfrm>
                          <a:custGeom>
                            <a:avLst/>
                            <a:gdLst/>
                            <a:ahLst/>
                            <a:cxnLst/>
                            <a:rect l="l" t="t" r="r" b="b"/>
                            <a:pathLst>
                              <a:path h="49530">
                                <a:moveTo>
                                  <a:pt x="0" y="0"/>
                                </a:moveTo>
                                <a:lnTo>
                                  <a:pt x="0" y="49045"/>
                                </a:lnTo>
                              </a:path>
                            </a:pathLst>
                          </a:custGeom>
                          <a:solidFill>
                            <a:srgbClr val="000000"/>
                          </a:solidFill>
                        </wps:spPr>
                        <wps:bodyPr wrap="square" lIns="0" tIns="0" rIns="0" bIns="0" rtlCol="0">
                          <a:prstTxWarp prst="textNoShape">
                            <a:avLst/>
                          </a:prstTxWarp>
                          <a:noAutofit/>
                        </wps:bodyPr>
                      </wps:wsp>
                      <wps:wsp>
                        <wps:cNvPr id="530" name="Graphic 530"/>
                        <wps:cNvSpPr/>
                        <wps:spPr>
                          <a:xfrm>
                            <a:off x="3037484" y="2957736"/>
                            <a:ext cx="1270" cy="49530"/>
                          </a:xfrm>
                          <a:custGeom>
                            <a:avLst/>
                            <a:gdLst/>
                            <a:ahLst/>
                            <a:cxnLst/>
                            <a:rect l="l" t="t" r="r" b="b"/>
                            <a:pathLst>
                              <a:path h="49530">
                                <a:moveTo>
                                  <a:pt x="0" y="0"/>
                                </a:moveTo>
                                <a:lnTo>
                                  <a:pt x="0" y="49045"/>
                                </a:lnTo>
                              </a:path>
                            </a:pathLst>
                          </a:custGeom>
                          <a:ln w="11210">
                            <a:solidFill>
                              <a:srgbClr val="000000"/>
                            </a:solidFill>
                            <a:prstDash val="solid"/>
                          </a:ln>
                        </wps:spPr>
                        <wps:bodyPr wrap="square" lIns="0" tIns="0" rIns="0" bIns="0" rtlCol="0">
                          <a:prstTxWarp prst="textNoShape">
                            <a:avLst/>
                          </a:prstTxWarp>
                          <a:noAutofit/>
                        </wps:bodyPr>
                      </wps:wsp>
                      <wps:wsp>
                        <wps:cNvPr id="531" name="Graphic 531"/>
                        <wps:cNvSpPr/>
                        <wps:spPr>
                          <a:xfrm>
                            <a:off x="4465901" y="5605"/>
                            <a:ext cx="1270" cy="2952750"/>
                          </a:xfrm>
                          <a:custGeom>
                            <a:avLst/>
                            <a:gdLst/>
                            <a:ahLst/>
                            <a:cxnLst/>
                            <a:rect l="l" t="t" r="r" b="b"/>
                            <a:pathLst>
                              <a:path h="2952750">
                                <a:moveTo>
                                  <a:pt x="0" y="0"/>
                                </a:moveTo>
                                <a:lnTo>
                                  <a:pt x="0" y="92148"/>
                                </a:lnTo>
                              </a:path>
                              <a:path h="2952750">
                                <a:moveTo>
                                  <a:pt x="0" y="176226"/>
                                </a:moveTo>
                                <a:lnTo>
                                  <a:pt x="0" y="2952131"/>
                                </a:lnTo>
                              </a:path>
                            </a:pathLst>
                          </a:custGeom>
                          <a:ln w="11210">
                            <a:solidFill>
                              <a:srgbClr val="AFAFAF"/>
                            </a:solidFill>
                            <a:prstDash val="solid"/>
                          </a:ln>
                        </wps:spPr>
                        <wps:bodyPr wrap="square" lIns="0" tIns="0" rIns="0" bIns="0" rtlCol="0">
                          <a:prstTxWarp prst="textNoShape">
                            <a:avLst/>
                          </a:prstTxWarp>
                          <a:noAutofit/>
                        </wps:bodyPr>
                      </wps:wsp>
                      <wps:wsp>
                        <wps:cNvPr id="532" name="Graphic 532"/>
                        <wps:cNvSpPr/>
                        <wps:spPr>
                          <a:xfrm>
                            <a:off x="4465901" y="2957736"/>
                            <a:ext cx="1270" cy="49530"/>
                          </a:xfrm>
                          <a:custGeom>
                            <a:avLst/>
                            <a:gdLst/>
                            <a:ahLst/>
                            <a:cxnLst/>
                            <a:rect l="l" t="t" r="r" b="b"/>
                            <a:pathLst>
                              <a:path h="49530">
                                <a:moveTo>
                                  <a:pt x="0" y="0"/>
                                </a:moveTo>
                                <a:lnTo>
                                  <a:pt x="0" y="49045"/>
                                </a:lnTo>
                              </a:path>
                            </a:pathLst>
                          </a:custGeom>
                          <a:solidFill>
                            <a:srgbClr val="000000"/>
                          </a:solidFill>
                        </wps:spPr>
                        <wps:bodyPr wrap="square" lIns="0" tIns="0" rIns="0" bIns="0" rtlCol="0">
                          <a:prstTxWarp prst="textNoShape">
                            <a:avLst/>
                          </a:prstTxWarp>
                          <a:noAutofit/>
                        </wps:bodyPr>
                      </wps:wsp>
                      <wps:wsp>
                        <wps:cNvPr id="533" name="Graphic 533"/>
                        <wps:cNvSpPr/>
                        <wps:spPr>
                          <a:xfrm>
                            <a:off x="4465901" y="2957736"/>
                            <a:ext cx="1270" cy="49530"/>
                          </a:xfrm>
                          <a:custGeom>
                            <a:avLst/>
                            <a:gdLst/>
                            <a:ahLst/>
                            <a:cxnLst/>
                            <a:rect l="l" t="t" r="r" b="b"/>
                            <a:pathLst>
                              <a:path h="49530">
                                <a:moveTo>
                                  <a:pt x="0" y="0"/>
                                </a:moveTo>
                                <a:lnTo>
                                  <a:pt x="0" y="49045"/>
                                </a:lnTo>
                              </a:path>
                            </a:pathLst>
                          </a:custGeom>
                          <a:ln w="11210">
                            <a:solidFill>
                              <a:srgbClr val="000000"/>
                            </a:solidFill>
                            <a:prstDash val="solid"/>
                          </a:ln>
                        </wps:spPr>
                        <wps:bodyPr wrap="square" lIns="0" tIns="0" rIns="0" bIns="0" rtlCol="0">
                          <a:prstTxWarp prst="textNoShape">
                            <a:avLst/>
                          </a:prstTxWarp>
                          <a:noAutofit/>
                        </wps:bodyPr>
                      </wps:wsp>
                      <wps:wsp>
                        <wps:cNvPr id="534" name="Graphic 534"/>
                        <wps:cNvSpPr/>
                        <wps:spPr>
                          <a:xfrm>
                            <a:off x="49045" y="2957736"/>
                            <a:ext cx="1270" cy="28575"/>
                          </a:xfrm>
                          <a:custGeom>
                            <a:avLst/>
                            <a:gdLst/>
                            <a:ahLst/>
                            <a:cxnLst/>
                            <a:rect l="l" t="t" r="r" b="b"/>
                            <a:pathLst>
                              <a:path h="28575">
                                <a:moveTo>
                                  <a:pt x="0" y="0"/>
                                </a:moveTo>
                                <a:lnTo>
                                  <a:pt x="0" y="28025"/>
                                </a:lnTo>
                              </a:path>
                            </a:pathLst>
                          </a:custGeom>
                          <a:solidFill>
                            <a:srgbClr val="000000"/>
                          </a:solidFill>
                        </wps:spPr>
                        <wps:bodyPr wrap="square" lIns="0" tIns="0" rIns="0" bIns="0" rtlCol="0">
                          <a:prstTxWarp prst="textNoShape">
                            <a:avLst/>
                          </a:prstTxWarp>
                          <a:noAutofit/>
                        </wps:bodyPr>
                      </wps:wsp>
                      <wps:wsp>
                        <wps:cNvPr id="535" name="Graphic 535"/>
                        <wps:cNvSpPr/>
                        <wps:spPr>
                          <a:xfrm>
                            <a:off x="49045" y="2957736"/>
                            <a:ext cx="1270" cy="28575"/>
                          </a:xfrm>
                          <a:custGeom>
                            <a:avLst/>
                            <a:gdLst/>
                            <a:ahLst/>
                            <a:cxnLst/>
                            <a:rect l="l" t="t" r="r" b="b"/>
                            <a:pathLst>
                              <a:path h="28575">
                                <a:moveTo>
                                  <a:pt x="0" y="0"/>
                                </a:moveTo>
                                <a:lnTo>
                                  <a:pt x="0" y="28025"/>
                                </a:lnTo>
                              </a:path>
                            </a:pathLst>
                          </a:custGeom>
                          <a:ln w="8407">
                            <a:solidFill>
                              <a:srgbClr val="000000"/>
                            </a:solidFill>
                            <a:prstDash val="solid"/>
                          </a:ln>
                        </wps:spPr>
                        <wps:bodyPr wrap="square" lIns="0" tIns="0" rIns="0" bIns="0" rtlCol="0">
                          <a:prstTxWarp prst="textNoShape">
                            <a:avLst/>
                          </a:prstTxWarp>
                          <a:noAutofit/>
                        </wps:bodyPr>
                      </wps:wsp>
                      <wps:wsp>
                        <wps:cNvPr id="536" name="Graphic 536"/>
                        <wps:cNvSpPr/>
                        <wps:spPr>
                          <a:xfrm>
                            <a:off x="1543265" y="2957736"/>
                            <a:ext cx="1270" cy="28575"/>
                          </a:xfrm>
                          <a:custGeom>
                            <a:avLst/>
                            <a:gdLst/>
                            <a:ahLst/>
                            <a:cxnLst/>
                            <a:rect l="l" t="t" r="r" b="b"/>
                            <a:pathLst>
                              <a:path h="28575">
                                <a:moveTo>
                                  <a:pt x="0" y="0"/>
                                </a:moveTo>
                                <a:lnTo>
                                  <a:pt x="0" y="28025"/>
                                </a:lnTo>
                              </a:path>
                            </a:pathLst>
                          </a:custGeom>
                          <a:solidFill>
                            <a:srgbClr val="000000"/>
                          </a:solidFill>
                        </wps:spPr>
                        <wps:bodyPr wrap="square" lIns="0" tIns="0" rIns="0" bIns="0" rtlCol="0">
                          <a:prstTxWarp prst="textNoShape">
                            <a:avLst/>
                          </a:prstTxWarp>
                          <a:noAutofit/>
                        </wps:bodyPr>
                      </wps:wsp>
                      <wps:wsp>
                        <wps:cNvPr id="537" name="Graphic 537"/>
                        <wps:cNvSpPr/>
                        <wps:spPr>
                          <a:xfrm>
                            <a:off x="1543265" y="2957736"/>
                            <a:ext cx="1270" cy="28575"/>
                          </a:xfrm>
                          <a:custGeom>
                            <a:avLst/>
                            <a:gdLst/>
                            <a:ahLst/>
                            <a:cxnLst/>
                            <a:rect l="l" t="t" r="r" b="b"/>
                            <a:pathLst>
                              <a:path h="28575">
                                <a:moveTo>
                                  <a:pt x="0" y="0"/>
                                </a:moveTo>
                                <a:lnTo>
                                  <a:pt x="0" y="28025"/>
                                </a:lnTo>
                              </a:path>
                            </a:pathLst>
                          </a:custGeom>
                          <a:ln w="8407">
                            <a:solidFill>
                              <a:srgbClr val="000000"/>
                            </a:solidFill>
                            <a:prstDash val="solid"/>
                          </a:ln>
                        </wps:spPr>
                        <wps:bodyPr wrap="square" lIns="0" tIns="0" rIns="0" bIns="0" rtlCol="0">
                          <a:prstTxWarp prst="textNoShape">
                            <a:avLst/>
                          </a:prstTxWarp>
                          <a:noAutofit/>
                        </wps:bodyPr>
                      </wps:wsp>
                      <wps:wsp>
                        <wps:cNvPr id="538" name="Graphic 538"/>
                        <wps:cNvSpPr/>
                        <wps:spPr>
                          <a:xfrm>
                            <a:off x="2177237" y="2957736"/>
                            <a:ext cx="1270" cy="28575"/>
                          </a:xfrm>
                          <a:custGeom>
                            <a:avLst/>
                            <a:gdLst/>
                            <a:ahLst/>
                            <a:cxnLst/>
                            <a:rect l="l" t="t" r="r" b="b"/>
                            <a:pathLst>
                              <a:path h="28575">
                                <a:moveTo>
                                  <a:pt x="0" y="0"/>
                                </a:moveTo>
                                <a:lnTo>
                                  <a:pt x="0" y="28025"/>
                                </a:lnTo>
                              </a:path>
                            </a:pathLst>
                          </a:custGeom>
                          <a:solidFill>
                            <a:srgbClr val="000000"/>
                          </a:solidFill>
                        </wps:spPr>
                        <wps:bodyPr wrap="square" lIns="0" tIns="0" rIns="0" bIns="0" rtlCol="0">
                          <a:prstTxWarp prst="textNoShape">
                            <a:avLst/>
                          </a:prstTxWarp>
                          <a:noAutofit/>
                        </wps:bodyPr>
                      </wps:wsp>
                      <wps:wsp>
                        <wps:cNvPr id="539" name="Graphic 539"/>
                        <wps:cNvSpPr/>
                        <wps:spPr>
                          <a:xfrm>
                            <a:off x="2177237" y="2957736"/>
                            <a:ext cx="1270" cy="28575"/>
                          </a:xfrm>
                          <a:custGeom>
                            <a:avLst/>
                            <a:gdLst/>
                            <a:ahLst/>
                            <a:cxnLst/>
                            <a:rect l="l" t="t" r="r" b="b"/>
                            <a:pathLst>
                              <a:path h="28575">
                                <a:moveTo>
                                  <a:pt x="0" y="0"/>
                                </a:moveTo>
                                <a:lnTo>
                                  <a:pt x="0" y="28025"/>
                                </a:lnTo>
                              </a:path>
                            </a:pathLst>
                          </a:custGeom>
                          <a:ln w="8407">
                            <a:solidFill>
                              <a:srgbClr val="000000"/>
                            </a:solidFill>
                            <a:prstDash val="solid"/>
                          </a:ln>
                        </wps:spPr>
                        <wps:bodyPr wrap="square" lIns="0" tIns="0" rIns="0" bIns="0" rtlCol="0">
                          <a:prstTxWarp prst="textNoShape">
                            <a:avLst/>
                          </a:prstTxWarp>
                          <a:noAutofit/>
                        </wps:bodyPr>
                      </wps:wsp>
                      <wps:wsp>
                        <wps:cNvPr id="540" name="Graphic 540"/>
                        <wps:cNvSpPr/>
                        <wps:spPr>
                          <a:xfrm>
                            <a:off x="2403512" y="2957736"/>
                            <a:ext cx="1270" cy="28575"/>
                          </a:xfrm>
                          <a:custGeom>
                            <a:avLst/>
                            <a:gdLst/>
                            <a:ahLst/>
                            <a:cxnLst/>
                            <a:rect l="l" t="t" r="r" b="b"/>
                            <a:pathLst>
                              <a:path h="28575">
                                <a:moveTo>
                                  <a:pt x="0" y="0"/>
                                </a:moveTo>
                                <a:lnTo>
                                  <a:pt x="0" y="28025"/>
                                </a:lnTo>
                              </a:path>
                            </a:pathLst>
                          </a:custGeom>
                          <a:solidFill>
                            <a:srgbClr val="000000"/>
                          </a:solidFill>
                        </wps:spPr>
                        <wps:bodyPr wrap="square" lIns="0" tIns="0" rIns="0" bIns="0" rtlCol="0">
                          <a:prstTxWarp prst="textNoShape">
                            <a:avLst/>
                          </a:prstTxWarp>
                          <a:noAutofit/>
                        </wps:bodyPr>
                      </wps:wsp>
                      <wps:wsp>
                        <wps:cNvPr id="541" name="Graphic 541"/>
                        <wps:cNvSpPr/>
                        <wps:spPr>
                          <a:xfrm>
                            <a:off x="2403512" y="2957736"/>
                            <a:ext cx="1270" cy="28575"/>
                          </a:xfrm>
                          <a:custGeom>
                            <a:avLst/>
                            <a:gdLst/>
                            <a:ahLst/>
                            <a:cxnLst/>
                            <a:rect l="l" t="t" r="r" b="b"/>
                            <a:pathLst>
                              <a:path h="28575">
                                <a:moveTo>
                                  <a:pt x="0" y="0"/>
                                </a:moveTo>
                                <a:lnTo>
                                  <a:pt x="0" y="28025"/>
                                </a:lnTo>
                              </a:path>
                            </a:pathLst>
                          </a:custGeom>
                          <a:ln w="8407">
                            <a:solidFill>
                              <a:srgbClr val="000000"/>
                            </a:solidFill>
                            <a:prstDash val="solid"/>
                          </a:ln>
                        </wps:spPr>
                        <wps:bodyPr wrap="square" lIns="0" tIns="0" rIns="0" bIns="0" rtlCol="0">
                          <a:prstTxWarp prst="textNoShape">
                            <a:avLst/>
                          </a:prstTxWarp>
                          <a:noAutofit/>
                        </wps:bodyPr>
                      </wps:wsp>
                      <wps:wsp>
                        <wps:cNvPr id="542" name="Graphic 542"/>
                        <wps:cNvSpPr/>
                        <wps:spPr>
                          <a:xfrm>
                            <a:off x="2594824" y="2957736"/>
                            <a:ext cx="1270" cy="28575"/>
                          </a:xfrm>
                          <a:custGeom>
                            <a:avLst/>
                            <a:gdLst/>
                            <a:ahLst/>
                            <a:cxnLst/>
                            <a:rect l="l" t="t" r="r" b="b"/>
                            <a:pathLst>
                              <a:path h="28575">
                                <a:moveTo>
                                  <a:pt x="0" y="0"/>
                                </a:moveTo>
                                <a:lnTo>
                                  <a:pt x="0" y="28025"/>
                                </a:lnTo>
                              </a:path>
                            </a:pathLst>
                          </a:custGeom>
                          <a:solidFill>
                            <a:srgbClr val="000000"/>
                          </a:solidFill>
                        </wps:spPr>
                        <wps:bodyPr wrap="square" lIns="0" tIns="0" rIns="0" bIns="0" rtlCol="0">
                          <a:prstTxWarp prst="textNoShape">
                            <a:avLst/>
                          </a:prstTxWarp>
                          <a:noAutofit/>
                        </wps:bodyPr>
                      </wps:wsp>
                      <wps:wsp>
                        <wps:cNvPr id="543" name="Graphic 543"/>
                        <wps:cNvSpPr/>
                        <wps:spPr>
                          <a:xfrm>
                            <a:off x="2594824" y="2957736"/>
                            <a:ext cx="1270" cy="28575"/>
                          </a:xfrm>
                          <a:custGeom>
                            <a:avLst/>
                            <a:gdLst/>
                            <a:ahLst/>
                            <a:cxnLst/>
                            <a:rect l="l" t="t" r="r" b="b"/>
                            <a:pathLst>
                              <a:path h="28575">
                                <a:moveTo>
                                  <a:pt x="0" y="0"/>
                                </a:moveTo>
                                <a:lnTo>
                                  <a:pt x="0" y="28025"/>
                                </a:lnTo>
                              </a:path>
                            </a:pathLst>
                          </a:custGeom>
                          <a:ln w="8407">
                            <a:solidFill>
                              <a:srgbClr val="000000"/>
                            </a:solidFill>
                            <a:prstDash val="solid"/>
                          </a:ln>
                        </wps:spPr>
                        <wps:bodyPr wrap="square" lIns="0" tIns="0" rIns="0" bIns="0" rtlCol="0">
                          <a:prstTxWarp prst="textNoShape">
                            <a:avLst/>
                          </a:prstTxWarp>
                          <a:noAutofit/>
                        </wps:bodyPr>
                      </wps:wsp>
                      <wps:wsp>
                        <wps:cNvPr id="544" name="Graphic 544"/>
                        <wps:cNvSpPr/>
                        <wps:spPr>
                          <a:xfrm>
                            <a:off x="2760547" y="2957736"/>
                            <a:ext cx="1270" cy="28575"/>
                          </a:xfrm>
                          <a:custGeom>
                            <a:avLst/>
                            <a:gdLst/>
                            <a:ahLst/>
                            <a:cxnLst/>
                            <a:rect l="l" t="t" r="r" b="b"/>
                            <a:pathLst>
                              <a:path h="28575">
                                <a:moveTo>
                                  <a:pt x="0" y="0"/>
                                </a:moveTo>
                                <a:lnTo>
                                  <a:pt x="0" y="28025"/>
                                </a:lnTo>
                              </a:path>
                            </a:pathLst>
                          </a:custGeom>
                          <a:solidFill>
                            <a:srgbClr val="000000"/>
                          </a:solidFill>
                        </wps:spPr>
                        <wps:bodyPr wrap="square" lIns="0" tIns="0" rIns="0" bIns="0" rtlCol="0">
                          <a:prstTxWarp prst="textNoShape">
                            <a:avLst/>
                          </a:prstTxWarp>
                          <a:noAutofit/>
                        </wps:bodyPr>
                      </wps:wsp>
                      <wps:wsp>
                        <wps:cNvPr id="545" name="Graphic 545"/>
                        <wps:cNvSpPr/>
                        <wps:spPr>
                          <a:xfrm>
                            <a:off x="2760547" y="2957736"/>
                            <a:ext cx="1270" cy="28575"/>
                          </a:xfrm>
                          <a:custGeom>
                            <a:avLst/>
                            <a:gdLst/>
                            <a:ahLst/>
                            <a:cxnLst/>
                            <a:rect l="l" t="t" r="r" b="b"/>
                            <a:pathLst>
                              <a:path h="28575">
                                <a:moveTo>
                                  <a:pt x="0" y="0"/>
                                </a:moveTo>
                                <a:lnTo>
                                  <a:pt x="0" y="28025"/>
                                </a:lnTo>
                              </a:path>
                            </a:pathLst>
                          </a:custGeom>
                          <a:ln w="8407">
                            <a:solidFill>
                              <a:srgbClr val="000000"/>
                            </a:solidFill>
                            <a:prstDash val="solid"/>
                          </a:ln>
                        </wps:spPr>
                        <wps:bodyPr wrap="square" lIns="0" tIns="0" rIns="0" bIns="0" rtlCol="0">
                          <a:prstTxWarp prst="textNoShape">
                            <a:avLst/>
                          </a:prstTxWarp>
                          <a:noAutofit/>
                        </wps:bodyPr>
                      </wps:wsp>
                      <wps:wsp>
                        <wps:cNvPr id="546" name="Graphic 546"/>
                        <wps:cNvSpPr/>
                        <wps:spPr>
                          <a:xfrm>
                            <a:off x="2906724" y="2957736"/>
                            <a:ext cx="1270" cy="28575"/>
                          </a:xfrm>
                          <a:custGeom>
                            <a:avLst/>
                            <a:gdLst/>
                            <a:ahLst/>
                            <a:cxnLst/>
                            <a:rect l="l" t="t" r="r" b="b"/>
                            <a:pathLst>
                              <a:path h="28575">
                                <a:moveTo>
                                  <a:pt x="0" y="0"/>
                                </a:moveTo>
                                <a:lnTo>
                                  <a:pt x="0" y="28025"/>
                                </a:lnTo>
                              </a:path>
                            </a:pathLst>
                          </a:custGeom>
                          <a:solidFill>
                            <a:srgbClr val="000000"/>
                          </a:solidFill>
                        </wps:spPr>
                        <wps:bodyPr wrap="square" lIns="0" tIns="0" rIns="0" bIns="0" rtlCol="0">
                          <a:prstTxWarp prst="textNoShape">
                            <a:avLst/>
                          </a:prstTxWarp>
                          <a:noAutofit/>
                        </wps:bodyPr>
                      </wps:wsp>
                      <wps:wsp>
                        <wps:cNvPr id="547" name="Graphic 547"/>
                        <wps:cNvSpPr/>
                        <wps:spPr>
                          <a:xfrm>
                            <a:off x="2906724" y="2957736"/>
                            <a:ext cx="1270" cy="28575"/>
                          </a:xfrm>
                          <a:custGeom>
                            <a:avLst/>
                            <a:gdLst/>
                            <a:ahLst/>
                            <a:cxnLst/>
                            <a:rect l="l" t="t" r="r" b="b"/>
                            <a:pathLst>
                              <a:path h="28575">
                                <a:moveTo>
                                  <a:pt x="0" y="0"/>
                                </a:moveTo>
                                <a:lnTo>
                                  <a:pt x="0" y="28025"/>
                                </a:lnTo>
                              </a:path>
                            </a:pathLst>
                          </a:custGeom>
                          <a:ln w="8407">
                            <a:solidFill>
                              <a:srgbClr val="000000"/>
                            </a:solidFill>
                            <a:prstDash val="solid"/>
                          </a:ln>
                        </wps:spPr>
                        <wps:bodyPr wrap="square" lIns="0" tIns="0" rIns="0" bIns="0" rtlCol="0">
                          <a:prstTxWarp prst="textNoShape">
                            <a:avLst/>
                          </a:prstTxWarp>
                          <a:noAutofit/>
                        </wps:bodyPr>
                      </wps:wsp>
                      <wps:wsp>
                        <wps:cNvPr id="548" name="Graphic 548"/>
                        <wps:cNvSpPr/>
                        <wps:spPr>
                          <a:xfrm>
                            <a:off x="3897731" y="2957736"/>
                            <a:ext cx="1270" cy="28575"/>
                          </a:xfrm>
                          <a:custGeom>
                            <a:avLst/>
                            <a:gdLst/>
                            <a:ahLst/>
                            <a:cxnLst/>
                            <a:rect l="l" t="t" r="r" b="b"/>
                            <a:pathLst>
                              <a:path h="28575">
                                <a:moveTo>
                                  <a:pt x="0" y="0"/>
                                </a:moveTo>
                                <a:lnTo>
                                  <a:pt x="0" y="28025"/>
                                </a:lnTo>
                              </a:path>
                            </a:pathLst>
                          </a:custGeom>
                          <a:solidFill>
                            <a:srgbClr val="000000"/>
                          </a:solidFill>
                        </wps:spPr>
                        <wps:bodyPr wrap="square" lIns="0" tIns="0" rIns="0" bIns="0" rtlCol="0">
                          <a:prstTxWarp prst="textNoShape">
                            <a:avLst/>
                          </a:prstTxWarp>
                          <a:noAutofit/>
                        </wps:bodyPr>
                      </wps:wsp>
                      <wps:wsp>
                        <wps:cNvPr id="549" name="Graphic 549"/>
                        <wps:cNvSpPr/>
                        <wps:spPr>
                          <a:xfrm>
                            <a:off x="3897731" y="2957736"/>
                            <a:ext cx="1270" cy="28575"/>
                          </a:xfrm>
                          <a:custGeom>
                            <a:avLst/>
                            <a:gdLst/>
                            <a:ahLst/>
                            <a:cxnLst/>
                            <a:rect l="l" t="t" r="r" b="b"/>
                            <a:pathLst>
                              <a:path h="28575">
                                <a:moveTo>
                                  <a:pt x="0" y="0"/>
                                </a:moveTo>
                                <a:lnTo>
                                  <a:pt x="0" y="28025"/>
                                </a:lnTo>
                              </a:path>
                            </a:pathLst>
                          </a:custGeom>
                          <a:ln w="8407">
                            <a:solidFill>
                              <a:srgbClr val="000000"/>
                            </a:solidFill>
                            <a:prstDash val="solid"/>
                          </a:ln>
                        </wps:spPr>
                        <wps:bodyPr wrap="square" lIns="0" tIns="0" rIns="0" bIns="0" rtlCol="0">
                          <a:prstTxWarp prst="textNoShape">
                            <a:avLst/>
                          </a:prstTxWarp>
                          <a:noAutofit/>
                        </wps:bodyPr>
                      </wps:wsp>
                      <wps:wsp>
                        <wps:cNvPr id="550" name="Graphic 550"/>
                        <wps:cNvSpPr/>
                        <wps:spPr>
                          <a:xfrm>
                            <a:off x="4400944" y="2957736"/>
                            <a:ext cx="1270" cy="28575"/>
                          </a:xfrm>
                          <a:custGeom>
                            <a:avLst/>
                            <a:gdLst/>
                            <a:ahLst/>
                            <a:cxnLst/>
                            <a:rect l="l" t="t" r="r" b="b"/>
                            <a:pathLst>
                              <a:path h="28575">
                                <a:moveTo>
                                  <a:pt x="0" y="0"/>
                                </a:moveTo>
                                <a:lnTo>
                                  <a:pt x="0" y="28025"/>
                                </a:lnTo>
                              </a:path>
                            </a:pathLst>
                          </a:custGeom>
                          <a:solidFill>
                            <a:srgbClr val="000000"/>
                          </a:solidFill>
                        </wps:spPr>
                        <wps:bodyPr wrap="square" lIns="0" tIns="0" rIns="0" bIns="0" rtlCol="0">
                          <a:prstTxWarp prst="textNoShape">
                            <a:avLst/>
                          </a:prstTxWarp>
                          <a:noAutofit/>
                        </wps:bodyPr>
                      </wps:wsp>
                      <wps:wsp>
                        <wps:cNvPr id="551" name="Graphic 551"/>
                        <wps:cNvSpPr/>
                        <wps:spPr>
                          <a:xfrm>
                            <a:off x="4400944" y="2957736"/>
                            <a:ext cx="1270" cy="28575"/>
                          </a:xfrm>
                          <a:custGeom>
                            <a:avLst/>
                            <a:gdLst/>
                            <a:ahLst/>
                            <a:cxnLst/>
                            <a:rect l="l" t="t" r="r" b="b"/>
                            <a:pathLst>
                              <a:path h="28575">
                                <a:moveTo>
                                  <a:pt x="0" y="0"/>
                                </a:moveTo>
                                <a:lnTo>
                                  <a:pt x="0" y="28025"/>
                                </a:lnTo>
                              </a:path>
                            </a:pathLst>
                          </a:custGeom>
                          <a:ln w="8407">
                            <a:solidFill>
                              <a:srgbClr val="000000"/>
                            </a:solidFill>
                            <a:prstDash val="solid"/>
                          </a:ln>
                        </wps:spPr>
                        <wps:bodyPr wrap="square" lIns="0" tIns="0" rIns="0" bIns="0" rtlCol="0">
                          <a:prstTxWarp prst="textNoShape">
                            <a:avLst/>
                          </a:prstTxWarp>
                          <a:noAutofit/>
                        </wps:bodyPr>
                      </wps:wsp>
                      <wps:wsp>
                        <wps:cNvPr id="552" name="Graphic 552"/>
                        <wps:cNvSpPr/>
                        <wps:spPr>
                          <a:xfrm>
                            <a:off x="49045" y="2873751"/>
                            <a:ext cx="4535170" cy="1270"/>
                          </a:xfrm>
                          <a:custGeom>
                            <a:avLst/>
                            <a:gdLst/>
                            <a:ahLst/>
                            <a:cxnLst/>
                            <a:rect l="l" t="t" r="r" b="b"/>
                            <a:pathLst>
                              <a:path w="4535170">
                                <a:moveTo>
                                  <a:pt x="0" y="0"/>
                                </a:moveTo>
                                <a:lnTo>
                                  <a:pt x="4535143" y="0"/>
                                </a:lnTo>
                              </a:path>
                            </a:pathLst>
                          </a:custGeom>
                          <a:ln w="11210">
                            <a:solidFill>
                              <a:srgbClr val="AFAFAF"/>
                            </a:solidFill>
                            <a:prstDash val="solid"/>
                          </a:ln>
                        </wps:spPr>
                        <wps:bodyPr wrap="square" lIns="0" tIns="0" rIns="0" bIns="0" rtlCol="0">
                          <a:prstTxWarp prst="textNoShape">
                            <a:avLst/>
                          </a:prstTxWarp>
                          <a:noAutofit/>
                        </wps:bodyPr>
                      </wps:wsp>
                      <wps:wsp>
                        <wps:cNvPr id="553" name="Graphic 553"/>
                        <wps:cNvSpPr/>
                        <wps:spPr>
                          <a:xfrm>
                            <a:off x="0" y="2873751"/>
                            <a:ext cx="49530" cy="1270"/>
                          </a:xfrm>
                          <a:custGeom>
                            <a:avLst/>
                            <a:gdLst/>
                            <a:ahLst/>
                            <a:cxnLst/>
                            <a:rect l="l" t="t" r="r" b="b"/>
                            <a:pathLst>
                              <a:path w="49530">
                                <a:moveTo>
                                  <a:pt x="49045" y="0"/>
                                </a:moveTo>
                                <a:lnTo>
                                  <a:pt x="0" y="0"/>
                                </a:lnTo>
                              </a:path>
                            </a:pathLst>
                          </a:custGeom>
                          <a:solidFill>
                            <a:srgbClr val="000000"/>
                          </a:solidFill>
                        </wps:spPr>
                        <wps:bodyPr wrap="square" lIns="0" tIns="0" rIns="0" bIns="0" rtlCol="0">
                          <a:prstTxWarp prst="textNoShape">
                            <a:avLst/>
                          </a:prstTxWarp>
                          <a:noAutofit/>
                        </wps:bodyPr>
                      </wps:wsp>
                      <wps:wsp>
                        <wps:cNvPr id="554" name="Graphic 554"/>
                        <wps:cNvSpPr/>
                        <wps:spPr>
                          <a:xfrm>
                            <a:off x="0" y="2873751"/>
                            <a:ext cx="49530" cy="1270"/>
                          </a:xfrm>
                          <a:custGeom>
                            <a:avLst/>
                            <a:gdLst/>
                            <a:ahLst/>
                            <a:cxnLst/>
                            <a:rect l="l" t="t" r="r" b="b"/>
                            <a:pathLst>
                              <a:path w="49530">
                                <a:moveTo>
                                  <a:pt x="49045" y="0"/>
                                </a:moveTo>
                                <a:lnTo>
                                  <a:pt x="0" y="0"/>
                                </a:lnTo>
                              </a:path>
                            </a:pathLst>
                          </a:custGeom>
                          <a:ln w="11210">
                            <a:solidFill>
                              <a:srgbClr val="000000"/>
                            </a:solidFill>
                            <a:prstDash val="solid"/>
                          </a:ln>
                        </wps:spPr>
                        <wps:bodyPr wrap="square" lIns="0" tIns="0" rIns="0" bIns="0" rtlCol="0">
                          <a:prstTxWarp prst="textNoShape">
                            <a:avLst/>
                          </a:prstTxWarp>
                          <a:noAutofit/>
                        </wps:bodyPr>
                      </wps:wsp>
                      <wps:wsp>
                        <wps:cNvPr id="555" name="Graphic 555"/>
                        <wps:cNvSpPr/>
                        <wps:spPr>
                          <a:xfrm>
                            <a:off x="49045" y="2235035"/>
                            <a:ext cx="4535170" cy="1270"/>
                          </a:xfrm>
                          <a:custGeom>
                            <a:avLst/>
                            <a:gdLst/>
                            <a:ahLst/>
                            <a:cxnLst/>
                            <a:rect l="l" t="t" r="r" b="b"/>
                            <a:pathLst>
                              <a:path w="4535170">
                                <a:moveTo>
                                  <a:pt x="0" y="0"/>
                                </a:moveTo>
                                <a:lnTo>
                                  <a:pt x="4535143" y="0"/>
                                </a:lnTo>
                              </a:path>
                            </a:pathLst>
                          </a:custGeom>
                          <a:ln w="11210">
                            <a:solidFill>
                              <a:srgbClr val="AFAFAF"/>
                            </a:solidFill>
                            <a:prstDash val="solid"/>
                          </a:ln>
                        </wps:spPr>
                        <wps:bodyPr wrap="square" lIns="0" tIns="0" rIns="0" bIns="0" rtlCol="0">
                          <a:prstTxWarp prst="textNoShape">
                            <a:avLst/>
                          </a:prstTxWarp>
                          <a:noAutofit/>
                        </wps:bodyPr>
                      </wps:wsp>
                      <wps:wsp>
                        <wps:cNvPr id="556" name="Graphic 556"/>
                        <wps:cNvSpPr/>
                        <wps:spPr>
                          <a:xfrm>
                            <a:off x="0" y="2235035"/>
                            <a:ext cx="49530" cy="1270"/>
                          </a:xfrm>
                          <a:custGeom>
                            <a:avLst/>
                            <a:gdLst/>
                            <a:ahLst/>
                            <a:cxnLst/>
                            <a:rect l="l" t="t" r="r" b="b"/>
                            <a:pathLst>
                              <a:path w="49530">
                                <a:moveTo>
                                  <a:pt x="49045" y="0"/>
                                </a:moveTo>
                                <a:lnTo>
                                  <a:pt x="0" y="0"/>
                                </a:lnTo>
                              </a:path>
                            </a:pathLst>
                          </a:custGeom>
                          <a:solidFill>
                            <a:srgbClr val="000000"/>
                          </a:solidFill>
                        </wps:spPr>
                        <wps:bodyPr wrap="square" lIns="0" tIns="0" rIns="0" bIns="0" rtlCol="0">
                          <a:prstTxWarp prst="textNoShape">
                            <a:avLst/>
                          </a:prstTxWarp>
                          <a:noAutofit/>
                        </wps:bodyPr>
                      </wps:wsp>
                      <wps:wsp>
                        <wps:cNvPr id="557" name="Graphic 557"/>
                        <wps:cNvSpPr/>
                        <wps:spPr>
                          <a:xfrm>
                            <a:off x="0" y="2235035"/>
                            <a:ext cx="49530" cy="1270"/>
                          </a:xfrm>
                          <a:custGeom>
                            <a:avLst/>
                            <a:gdLst/>
                            <a:ahLst/>
                            <a:cxnLst/>
                            <a:rect l="l" t="t" r="r" b="b"/>
                            <a:pathLst>
                              <a:path w="49530">
                                <a:moveTo>
                                  <a:pt x="49045" y="0"/>
                                </a:moveTo>
                                <a:lnTo>
                                  <a:pt x="0" y="0"/>
                                </a:lnTo>
                              </a:path>
                            </a:pathLst>
                          </a:custGeom>
                          <a:ln w="11210">
                            <a:solidFill>
                              <a:srgbClr val="000000"/>
                            </a:solidFill>
                            <a:prstDash val="solid"/>
                          </a:ln>
                        </wps:spPr>
                        <wps:bodyPr wrap="square" lIns="0" tIns="0" rIns="0" bIns="0" rtlCol="0">
                          <a:prstTxWarp prst="textNoShape">
                            <a:avLst/>
                          </a:prstTxWarp>
                          <a:noAutofit/>
                        </wps:bodyPr>
                      </wps:wsp>
                      <wps:wsp>
                        <wps:cNvPr id="558" name="Graphic 558"/>
                        <wps:cNvSpPr/>
                        <wps:spPr>
                          <a:xfrm>
                            <a:off x="49045" y="1596320"/>
                            <a:ext cx="4535170" cy="1270"/>
                          </a:xfrm>
                          <a:custGeom>
                            <a:avLst/>
                            <a:gdLst/>
                            <a:ahLst/>
                            <a:cxnLst/>
                            <a:rect l="l" t="t" r="r" b="b"/>
                            <a:pathLst>
                              <a:path w="4535170">
                                <a:moveTo>
                                  <a:pt x="0" y="0"/>
                                </a:moveTo>
                                <a:lnTo>
                                  <a:pt x="4535143" y="0"/>
                                </a:lnTo>
                              </a:path>
                            </a:pathLst>
                          </a:custGeom>
                          <a:ln w="11210">
                            <a:solidFill>
                              <a:srgbClr val="AFAFAF"/>
                            </a:solidFill>
                            <a:prstDash val="solid"/>
                          </a:ln>
                        </wps:spPr>
                        <wps:bodyPr wrap="square" lIns="0" tIns="0" rIns="0" bIns="0" rtlCol="0">
                          <a:prstTxWarp prst="textNoShape">
                            <a:avLst/>
                          </a:prstTxWarp>
                          <a:noAutofit/>
                        </wps:bodyPr>
                      </wps:wsp>
                      <wps:wsp>
                        <wps:cNvPr id="559" name="Graphic 559"/>
                        <wps:cNvSpPr/>
                        <wps:spPr>
                          <a:xfrm>
                            <a:off x="0" y="1596320"/>
                            <a:ext cx="49530" cy="1270"/>
                          </a:xfrm>
                          <a:custGeom>
                            <a:avLst/>
                            <a:gdLst/>
                            <a:ahLst/>
                            <a:cxnLst/>
                            <a:rect l="l" t="t" r="r" b="b"/>
                            <a:pathLst>
                              <a:path w="49530">
                                <a:moveTo>
                                  <a:pt x="49045" y="0"/>
                                </a:moveTo>
                                <a:lnTo>
                                  <a:pt x="0" y="0"/>
                                </a:lnTo>
                              </a:path>
                            </a:pathLst>
                          </a:custGeom>
                          <a:solidFill>
                            <a:srgbClr val="000000"/>
                          </a:solidFill>
                        </wps:spPr>
                        <wps:bodyPr wrap="square" lIns="0" tIns="0" rIns="0" bIns="0" rtlCol="0">
                          <a:prstTxWarp prst="textNoShape">
                            <a:avLst/>
                          </a:prstTxWarp>
                          <a:noAutofit/>
                        </wps:bodyPr>
                      </wps:wsp>
                      <wps:wsp>
                        <wps:cNvPr id="560" name="Graphic 560"/>
                        <wps:cNvSpPr/>
                        <wps:spPr>
                          <a:xfrm>
                            <a:off x="0" y="1596320"/>
                            <a:ext cx="49530" cy="1270"/>
                          </a:xfrm>
                          <a:custGeom>
                            <a:avLst/>
                            <a:gdLst/>
                            <a:ahLst/>
                            <a:cxnLst/>
                            <a:rect l="l" t="t" r="r" b="b"/>
                            <a:pathLst>
                              <a:path w="49530">
                                <a:moveTo>
                                  <a:pt x="49045" y="0"/>
                                </a:moveTo>
                                <a:lnTo>
                                  <a:pt x="0" y="0"/>
                                </a:lnTo>
                              </a:path>
                            </a:pathLst>
                          </a:custGeom>
                          <a:ln w="11210">
                            <a:solidFill>
                              <a:srgbClr val="000000"/>
                            </a:solidFill>
                            <a:prstDash val="solid"/>
                          </a:ln>
                        </wps:spPr>
                        <wps:bodyPr wrap="square" lIns="0" tIns="0" rIns="0" bIns="0" rtlCol="0">
                          <a:prstTxWarp prst="textNoShape">
                            <a:avLst/>
                          </a:prstTxWarp>
                          <a:noAutofit/>
                        </wps:bodyPr>
                      </wps:wsp>
                      <wps:wsp>
                        <wps:cNvPr id="561" name="Graphic 561"/>
                        <wps:cNvSpPr/>
                        <wps:spPr>
                          <a:xfrm>
                            <a:off x="49045" y="957604"/>
                            <a:ext cx="4535170" cy="1270"/>
                          </a:xfrm>
                          <a:custGeom>
                            <a:avLst/>
                            <a:gdLst/>
                            <a:ahLst/>
                            <a:cxnLst/>
                            <a:rect l="l" t="t" r="r" b="b"/>
                            <a:pathLst>
                              <a:path w="4535170">
                                <a:moveTo>
                                  <a:pt x="0" y="0"/>
                                </a:moveTo>
                                <a:lnTo>
                                  <a:pt x="4535143" y="0"/>
                                </a:lnTo>
                              </a:path>
                            </a:pathLst>
                          </a:custGeom>
                          <a:ln w="11210">
                            <a:solidFill>
                              <a:srgbClr val="AFAFAF"/>
                            </a:solidFill>
                            <a:prstDash val="solid"/>
                          </a:ln>
                        </wps:spPr>
                        <wps:bodyPr wrap="square" lIns="0" tIns="0" rIns="0" bIns="0" rtlCol="0">
                          <a:prstTxWarp prst="textNoShape">
                            <a:avLst/>
                          </a:prstTxWarp>
                          <a:noAutofit/>
                        </wps:bodyPr>
                      </wps:wsp>
                      <wps:wsp>
                        <wps:cNvPr id="562" name="Graphic 562"/>
                        <wps:cNvSpPr/>
                        <wps:spPr>
                          <a:xfrm>
                            <a:off x="0" y="957604"/>
                            <a:ext cx="49530" cy="1270"/>
                          </a:xfrm>
                          <a:custGeom>
                            <a:avLst/>
                            <a:gdLst/>
                            <a:ahLst/>
                            <a:cxnLst/>
                            <a:rect l="l" t="t" r="r" b="b"/>
                            <a:pathLst>
                              <a:path w="49530">
                                <a:moveTo>
                                  <a:pt x="49045" y="0"/>
                                </a:moveTo>
                                <a:lnTo>
                                  <a:pt x="0" y="0"/>
                                </a:lnTo>
                              </a:path>
                            </a:pathLst>
                          </a:custGeom>
                          <a:solidFill>
                            <a:srgbClr val="000000"/>
                          </a:solidFill>
                        </wps:spPr>
                        <wps:bodyPr wrap="square" lIns="0" tIns="0" rIns="0" bIns="0" rtlCol="0">
                          <a:prstTxWarp prst="textNoShape">
                            <a:avLst/>
                          </a:prstTxWarp>
                          <a:noAutofit/>
                        </wps:bodyPr>
                      </wps:wsp>
                      <wps:wsp>
                        <wps:cNvPr id="563" name="Graphic 563"/>
                        <wps:cNvSpPr/>
                        <wps:spPr>
                          <a:xfrm>
                            <a:off x="0" y="957604"/>
                            <a:ext cx="49530" cy="1270"/>
                          </a:xfrm>
                          <a:custGeom>
                            <a:avLst/>
                            <a:gdLst/>
                            <a:ahLst/>
                            <a:cxnLst/>
                            <a:rect l="l" t="t" r="r" b="b"/>
                            <a:pathLst>
                              <a:path w="49530">
                                <a:moveTo>
                                  <a:pt x="49045" y="0"/>
                                </a:moveTo>
                                <a:lnTo>
                                  <a:pt x="0" y="0"/>
                                </a:lnTo>
                              </a:path>
                            </a:pathLst>
                          </a:custGeom>
                          <a:ln w="11210">
                            <a:solidFill>
                              <a:srgbClr val="000000"/>
                            </a:solidFill>
                            <a:prstDash val="solid"/>
                          </a:ln>
                        </wps:spPr>
                        <wps:bodyPr wrap="square" lIns="0" tIns="0" rIns="0" bIns="0" rtlCol="0">
                          <a:prstTxWarp prst="textNoShape">
                            <a:avLst/>
                          </a:prstTxWarp>
                          <a:noAutofit/>
                        </wps:bodyPr>
                      </wps:wsp>
                      <wps:wsp>
                        <wps:cNvPr id="564" name="Graphic 564"/>
                        <wps:cNvSpPr/>
                        <wps:spPr>
                          <a:xfrm>
                            <a:off x="49045" y="318888"/>
                            <a:ext cx="4535170" cy="1270"/>
                          </a:xfrm>
                          <a:custGeom>
                            <a:avLst/>
                            <a:gdLst/>
                            <a:ahLst/>
                            <a:cxnLst/>
                            <a:rect l="l" t="t" r="r" b="b"/>
                            <a:pathLst>
                              <a:path w="4535170">
                                <a:moveTo>
                                  <a:pt x="0" y="0"/>
                                </a:moveTo>
                                <a:lnTo>
                                  <a:pt x="4535143" y="0"/>
                                </a:lnTo>
                              </a:path>
                            </a:pathLst>
                          </a:custGeom>
                          <a:ln w="11210">
                            <a:solidFill>
                              <a:srgbClr val="AFAFAF"/>
                            </a:solidFill>
                            <a:prstDash val="solid"/>
                          </a:ln>
                        </wps:spPr>
                        <wps:bodyPr wrap="square" lIns="0" tIns="0" rIns="0" bIns="0" rtlCol="0">
                          <a:prstTxWarp prst="textNoShape">
                            <a:avLst/>
                          </a:prstTxWarp>
                          <a:noAutofit/>
                        </wps:bodyPr>
                      </wps:wsp>
                      <wps:wsp>
                        <wps:cNvPr id="565" name="Graphic 565"/>
                        <wps:cNvSpPr/>
                        <wps:spPr>
                          <a:xfrm>
                            <a:off x="0" y="318888"/>
                            <a:ext cx="49530" cy="1270"/>
                          </a:xfrm>
                          <a:custGeom>
                            <a:avLst/>
                            <a:gdLst/>
                            <a:ahLst/>
                            <a:cxnLst/>
                            <a:rect l="l" t="t" r="r" b="b"/>
                            <a:pathLst>
                              <a:path w="49530">
                                <a:moveTo>
                                  <a:pt x="49045" y="0"/>
                                </a:moveTo>
                                <a:lnTo>
                                  <a:pt x="0" y="0"/>
                                </a:lnTo>
                              </a:path>
                            </a:pathLst>
                          </a:custGeom>
                          <a:solidFill>
                            <a:srgbClr val="000000"/>
                          </a:solidFill>
                        </wps:spPr>
                        <wps:bodyPr wrap="square" lIns="0" tIns="0" rIns="0" bIns="0" rtlCol="0">
                          <a:prstTxWarp prst="textNoShape">
                            <a:avLst/>
                          </a:prstTxWarp>
                          <a:noAutofit/>
                        </wps:bodyPr>
                      </wps:wsp>
                      <wps:wsp>
                        <wps:cNvPr id="566" name="Graphic 566"/>
                        <wps:cNvSpPr/>
                        <wps:spPr>
                          <a:xfrm>
                            <a:off x="0" y="318888"/>
                            <a:ext cx="49530" cy="1270"/>
                          </a:xfrm>
                          <a:custGeom>
                            <a:avLst/>
                            <a:gdLst/>
                            <a:ahLst/>
                            <a:cxnLst/>
                            <a:rect l="l" t="t" r="r" b="b"/>
                            <a:pathLst>
                              <a:path w="49530">
                                <a:moveTo>
                                  <a:pt x="49045" y="0"/>
                                </a:moveTo>
                                <a:lnTo>
                                  <a:pt x="0" y="0"/>
                                </a:lnTo>
                              </a:path>
                            </a:pathLst>
                          </a:custGeom>
                          <a:ln w="11210">
                            <a:solidFill>
                              <a:srgbClr val="000000"/>
                            </a:solidFill>
                            <a:prstDash val="solid"/>
                          </a:ln>
                        </wps:spPr>
                        <wps:bodyPr wrap="square" lIns="0" tIns="0" rIns="0" bIns="0" rtlCol="0">
                          <a:prstTxWarp prst="textNoShape">
                            <a:avLst/>
                          </a:prstTxWarp>
                          <a:noAutofit/>
                        </wps:bodyPr>
                      </wps:wsp>
                      <wps:wsp>
                        <wps:cNvPr id="567" name="Graphic 567"/>
                        <wps:cNvSpPr/>
                        <wps:spPr>
                          <a:xfrm>
                            <a:off x="179805" y="2604852"/>
                            <a:ext cx="2120900" cy="219075"/>
                          </a:xfrm>
                          <a:custGeom>
                            <a:avLst/>
                            <a:gdLst/>
                            <a:ahLst/>
                            <a:cxnLst/>
                            <a:rect l="l" t="t" r="r" b="b"/>
                            <a:pathLst>
                              <a:path w="2120900" h="219075">
                                <a:moveTo>
                                  <a:pt x="0" y="218696"/>
                                </a:moveTo>
                                <a:lnTo>
                                  <a:pt x="860247" y="175774"/>
                                </a:lnTo>
                                <a:lnTo>
                                  <a:pt x="1720494" y="3832"/>
                                </a:lnTo>
                                <a:lnTo>
                                  <a:pt x="2120448" y="0"/>
                                </a:lnTo>
                              </a:path>
                            </a:pathLst>
                          </a:custGeom>
                          <a:ln w="21019">
                            <a:solidFill>
                              <a:srgbClr val="2B5E8A"/>
                            </a:solidFill>
                            <a:prstDash val="solid"/>
                          </a:ln>
                        </wps:spPr>
                        <wps:bodyPr wrap="square" lIns="0" tIns="0" rIns="0" bIns="0" rtlCol="0">
                          <a:prstTxWarp prst="textNoShape">
                            <a:avLst/>
                          </a:prstTxWarp>
                          <a:noAutofit/>
                        </wps:bodyPr>
                      </wps:wsp>
                      <pic:pic xmlns:pic="http://schemas.openxmlformats.org/drawingml/2006/picture">
                        <pic:nvPicPr>
                          <pic:cNvPr id="568" name="Image 568"/>
                          <pic:cNvPicPr/>
                        </pic:nvPicPr>
                        <pic:blipFill>
                          <a:blip r:embed="rId16" cstate="print"/>
                          <a:stretch>
                            <a:fillRect/>
                          </a:stretch>
                        </pic:blipFill>
                        <pic:spPr>
                          <a:xfrm>
                            <a:off x="130760" y="2774503"/>
                            <a:ext cx="98090" cy="98090"/>
                          </a:xfrm>
                          <a:prstGeom prst="rect">
                            <a:avLst/>
                          </a:prstGeom>
                        </pic:spPr>
                      </pic:pic>
                      <pic:pic xmlns:pic="http://schemas.openxmlformats.org/drawingml/2006/picture">
                        <pic:nvPicPr>
                          <pic:cNvPr id="569" name="Image 569"/>
                          <pic:cNvPicPr/>
                        </pic:nvPicPr>
                        <pic:blipFill>
                          <a:blip r:embed="rId17" cstate="print"/>
                          <a:stretch>
                            <a:fillRect/>
                          </a:stretch>
                        </pic:blipFill>
                        <pic:spPr>
                          <a:xfrm>
                            <a:off x="991007" y="2731581"/>
                            <a:ext cx="98090" cy="98090"/>
                          </a:xfrm>
                          <a:prstGeom prst="rect">
                            <a:avLst/>
                          </a:prstGeom>
                        </pic:spPr>
                      </pic:pic>
                      <pic:pic xmlns:pic="http://schemas.openxmlformats.org/drawingml/2006/picture">
                        <pic:nvPicPr>
                          <pic:cNvPr id="570" name="Image 570"/>
                          <pic:cNvPicPr/>
                        </pic:nvPicPr>
                        <pic:blipFill>
                          <a:blip r:embed="rId16" cstate="print"/>
                          <a:stretch>
                            <a:fillRect/>
                          </a:stretch>
                        </pic:blipFill>
                        <pic:spPr>
                          <a:xfrm>
                            <a:off x="1851254" y="2559639"/>
                            <a:ext cx="98090" cy="98090"/>
                          </a:xfrm>
                          <a:prstGeom prst="rect">
                            <a:avLst/>
                          </a:prstGeom>
                        </pic:spPr>
                      </pic:pic>
                      <pic:pic xmlns:pic="http://schemas.openxmlformats.org/drawingml/2006/picture">
                        <pic:nvPicPr>
                          <pic:cNvPr id="571" name="Image 571"/>
                          <pic:cNvPicPr/>
                        </pic:nvPicPr>
                        <pic:blipFill>
                          <a:blip r:embed="rId16" cstate="print"/>
                          <a:stretch>
                            <a:fillRect/>
                          </a:stretch>
                        </pic:blipFill>
                        <pic:spPr>
                          <a:xfrm>
                            <a:off x="2251209" y="2555806"/>
                            <a:ext cx="98090" cy="98090"/>
                          </a:xfrm>
                          <a:prstGeom prst="rect">
                            <a:avLst/>
                          </a:prstGeom>
                        </pic:spPr>
                      </pic:pic>
                      <wps:wsp>
                        <wps:cNvPr id="572" name="Graphic 572"/>
                        <wps:cNvSpPr/>
                        <wps:spPr>
                          <a:xfrm>
                            <a:off x="179805" y="483549"/>
                            <a:ext cx="2120900" cy="1979930"/>
                          </a:xfrm>
                          <a:custGeom>
                            <a:avLst/>
                            <a:gdLst/>
                            <a:ahLst/>
                            <a:cxnLst/>
                            <a:rect l="l" t="t" r="r" b="b"/>
                            <a:pathLst>
                              <a:path w="2120900" h="1979930">
                                <a:moveTo>
                                  <a:pt x="0" y="1979507"/>
                                </a:moveTo>
                                <a:lnTo>
                                  <a:pt x="860247" y="1522314"/>
                                </a:lnTo>
                                <a:lnTo>
                                  <a:pt x="1720494" y="86865"/>
                                </a:lnTo>
                                <a:lnTo>
                                  <a:pt x="2120448" y="0"/>
                                </a:lnTo>
                              </a:path>
                            </a:pathLst>
                          </a:custGeom>
                          <a:ln w="21019">
                            <a:solidFill>
                              <a:srgbClr val="A03B3B"/>
                            </a:solidFill>
                            <a:prstDash val="solid"/>
                          </a:ln>
                        </wps:spPr>
                        <wps:bodyPr wrap="square" lIns="0" tIns="0" rIns="0" bIns="0" rtlCol="0">
                          <a:prstTxWarp prst="textNoShape">
                            <a:avLst/>
                          </a:prstTxWarp>
                          <a:noAutofit/>
                        </wps:bodyPr>
                      </wps:wsp>
                      <wps:wsp>
                        <wps:cNvPr id="573" name="Graphic 573"/>
                        <wps:cNvSpPr/>
                        <wps:spPr>
                          <a:xfrm>
                            <a:off x="137766" y="2421018"/>
                            <a:ext cx="84455" cy="84455"/>
                          </a:xfrm>
                          <a:custGeom>
                            <a:avLst/>
                            <a:gdLst/>
                            <a:ahLst/>
                            <a:cxnLst/>
                            <a:rect l="l" t="t" r="r" b="b"/>
                            <a:pathLst>
                              <a:path w="84455" h="84455">
                                <a:moveTo>
                                  <a:pt x="84077" y="0"/>
                                </a:moveTo>
                                <a:lnTo>
                                  <a:pt x="0" y="0"/>
                                </a:lnTo>
                                <a:lnTo>
                                  <a:pt x="0" y="84077"/>
                                </a:lnTo>
                                <a:lnTo>
                                  <a:pt x="84077" y="84077"/>
                                </a:lnTo>
                                <a:lnTo>
                                  <a:pt x="84077" y="0"/>
                                </a:lnTo>
                                <a:close/>
                              </a:path>
                            </a:pathLst>
                          </a:custGeom>
                          <a:solidFill>
                            <a:srgbClr val="A03B3B"/>
                          </a:solidFill>
                        </wps:spPr>
                        <wps:bodyPr wrap="square" lIns="0" tIns="0" rIns="0" bIns="0" rtlCol="0">
                          <a:prstTxWarp prst="textNoShape">
                            <a:avLst/>
                          </a:prstTxWarp>
                          <a:noAutofit/>
                        </wps:bodyPr>
                      </wps:wsp>
                      <wps:wsp>
                        <wps:cNvPr id="574" name="Graphic 574"/>
                        <wps:cNvSpPr/>
                        <wps:spPr>
                          <a:xfrm>
                            <a:off x="137766" y="2421018"/>
                            <a:ext cx="84455" cy="84455"/>
                          </a:xfrm>
                          <a:custGeom>
                            <a:avLst/>
                            <a:gdLst/>
                            <a:ahLst/>
                            <a:cxnLst/>
                            <a:rect l="l" t="t" r="r" b="b"/>
                            <a:pathLst>
                              <a:path w="84455" h="84455">
                                <a:moveTo>
                                  <a:pt x="0" y="84077"/>
                                </a:moveTo>
                                <a:lnTo>
                                  <a:pt x="84077" y="84077"/>
                                </a:lnTo>
                                <a:lnTo>
                                  <a:pt x="84077" y="0"/>
                                </a:lnTo>
                                <a:lnTo>
                                  <a:pt x="0" y="0"/>
                                </a:lnTo>
                                <a:lnTo>
                                  <a:pt x="0" y="84077"/>
                                </a:lnTo>
                                <a:close/>
                              </a:path>
                            </a:pathLst>
                          </a:custGeom>
                          <a:ln w="14012">
                            <a:solidFill>
                              <a:srgbClr val="A03B3B"/>
                            </a:solidFill>
                            <a:prstDash val="solid"/>
                          </a:ln>
                        </wps:spPr>
                        <wps:bodyPr wrap="square" lIns="0" tIns="0" rIns="0" bIns="0" rtlCol="0">
                          <a:prstTxWarp prst="textNoShape">
                            <a:avLst/>
                          </a:prstTxWarp>
                          <a:noAutofit/>
                        </wps:bodyPr>
                      </wps:wsp>
                      <wps:wsp>
                        <wps:cNvPr id="575" name="Graphic 575"/>
                        <wps:cNvSpPr/>
                        <wps:spPr>
                          <a:xfrm>
                            <a:off x="998013" y="1963825"/>
                            <a:ext cx="84455" cy="84455"/>
                          </a:xfrm>
                          <a:custGeom>
                            <a:avLst/>
                            <a:gdLst/>
                            <a:ahLst/>
                            <a:cxnLst/>
                            <a:rect l="l" t="t" r="r" b="b"/>
                            <a:pathLst>
                              <a:path w="84455" h="84455">
                                <a:moveTo>
                                  <a:pt x="84077" y="0"/>
                                </a:moveTo>
                                <a:lnTo>
                                  <a:pt x="0" y="0"/>
                                </a:lnTo>
                                <a:lnTo>
                                  <a:pt x="0" y="84077"/>
                                </a:lnTo>
                                <a:lnTo>
                                  <a:pt x="84077" y="84077"/>
                                </a:lnTo>
                                <a:lnTo>
                                  <a:pt x="84077" y="0"/>
                                </a:lnTo>
                                <a:close/>
                              </a:path>
                            </a:pathLst>
                          </a:custGeom>
                          <a:solidFill>
                            <a:srgbClr val="A03B3B"/>
                          </a:solidFill>
                        </wps:spPr>
                        <wps:bodyPr wrap="square" lIns="0" tIns="0" rIns="0" bIns="0" rtlCol="0">
                          <a:prstTxWarp prst="textNoShape">
                            <a:avLst/>
                          </a:prstTxWarp>
                          <a:noAutofit/>
                        </wps:bodyPr>
                      </wps:wsp>
                      <wps:wsp>
                        <wps:cNvPr id="576" name="Graphic 576"/>
                        <wps:cNvSpPr/>
                        <wps:spPr>
                          <a:xfrm>
                            <a:off x="998013" y="1963825"/>
                            <a:ext cx="84455" cy="84455"/>
                          </a:xfrm>
                          <a:custGeom>
                            <a:avLst/>
                            <a:gdLst/>
                            <a:ahLst/>
                            <a:cxnLst/>
                            <a:rect l="l" t="t" r="r" b="b"/>
                            <a:pathLst>
                              <a:path w="84455" h="84455">
                                <a:moveTo>
                                  <a:pt x="0" y="84077"/>
                                </a:moveTo>
                                <a:lnTo>
                                  <a:pt x="84077" y="84077"/>
                                </a:lnTo>
                                <a:lnTo>
                                  <a:pt x="84077" y="0"/>
                                </a:lnTo>
                                <a:lnTo>
                                  <a:pt x="0" y="0"/>
                                </a:lnTo>
                                <a:lnTo>
                                  <a:pt x="0" y="84077"/>
                                </a:lnTo>
                                <a:close/>
                              </a:path>
                            </a:pathLst>
                          </a:custGeom>
                          <a:ln w="14012">
                            <a:solidFill>
                              <a:srgbClr val="A03B3B"/>
                            </a:solidFill>
                            <a:prstDash val="solid"/>
                          </a:ln>
                        </wps:spPr>
                        <wps:bodyPr wrap="square" lIns="0" tIns="0" rIns="0" bIns="0" rtlCol="0">
                          <a:prstTxWarp prst="textNoShape">
                            <a:avLst/>
                          </a:prstTxWarp>
                          <a:noAutofit/>
                        </wps:bodyPr>
                      </wps:wsp>
                      <wps:wsp>
                        <wps:cNvPr id="577" name="Graphic 577"/>
                        <wps:cNvSpPr/>
                        <wps:spPr>
                          <a:xfrm>
                            <a:off x="1858261" y="528376"/>
                            <a:ext cx="84455" cy="84455"/>
                          </a:xfrm>
                          <a:custGeom>
                            <a:avLst/>
                            <a:gdLst/>
                            <a:ahLst/>
                            <a:cxnLst/>
                            <a:rect l="l" t="t" r="r" b="b"/>
                            <a:pathLst>
                              <a:path w="84455" h="84455">
                                <a:moveTo>
                                  <a:pt x="84077" y="0"/>
                                </a:moveTo>
                                <a:lnTo>
                                  <a:pt x="0" y="0"/>
                                </a:lnTo>
                                <a:lnTo>
                                  <a:pt x="0" y="84077"/>
                                </a:lnTo>
                                <a:lnTo>
                                  <a:pt x="84077" y="84077"/>
                                </a:lnTo>
                                <a:lnTo>
                                  <a:pt x="84077" y="0"/>
                                </a:lnTo>
                                <a:close/>
                              </a:path>
                            </a:pathLst>
                          </a:custGeom>
                          <a:solidFill>
                            <a:srgbClr val="A03B3B"/>
                          </a:solidFill>
                        </wps:spPr>
                        <wps:bodyPr wrap="square" lIns="0" tIns="0" rIns="0" bIns="0" rtlCol="0">
                          <a:prstTxWarp prst="textNoShape">
                            <a:avLst/>
                          </a:prstTxWarp>
                          <a:noAutofit/>
                        </wps:bodyPr>
                      </wps:wsp>
                      <wps:wsp>
                        <wps:cNvPr id="578" name="Graphic 578"/>
                        <wps:cNvSpPr/>
                        <wps:spPr>
                          <a:xfrm>
                            <a:off x="1858261" y="528376"/>
                            <a:ext cx="84455" cy="84455"/>
                          </a:xfrm>
                          <a:custGeom>
                            <a:avLst/>
                            <a:gdLst/>
                            <a:ahLst/>
                            <a:cxnLst/>
                            <a:rect l="l" t="t" r="r" b="b"/>
                            <a:pathLst>
                              <a:path w="84455" h="84455">
                                <a:moveTo>
                                  <a:pt x="0" y="84077"/>
                                </a:moveTo>
                                <a:lnTo>
                                  <a:pt x="84077" y="84077"/>
                                </a:lnTo>
                                <a:lnTo>
                                  <a:pt x="84077" y="0"/>
                                </a:lnTo>
                                <a:lnTo>
                                  <a:pt x="0" y="0"/>
                                </a:lnTo>
                                <a:lnTo>
                                  <a:pt x="0" y="84077"/>
                                </a:lnTo>
                                <a:close/>
                              </a:path>
                            </a:pathLst>
                          </a:custGeom>
                          <a:ln w="14012">
                            <a:solidFill>
                              <a:srgbClr val="A03B3B"/>
                            </a:solidFill>
                            <a:prstDash val="solid"/>
                          </a:ln>
                        </wps:spPr>
                        <wps:bodyPr wrap="square" lIns="0" tIns="0" rIns="0" bIns="0" rtlCol="0">
                          <a:prstTxWarp prst="textNoShape">
                            <a:avLst/>
                          </a:prstTxWarp>
                          <a:noAutofit/>
                        </wps:bodyPr>
                      </wps:wsp>
                      <wps:wsp>
                        <wps:cNvPr id="579" name="Graphic 579"/>
                        <wps:cNvSpPr/>
                        <wps:spPr>
                          <a:xfrm>
                            <a:off x="2258215" y="441510"/>
                            <a:ext cx="84455" cy="84455"/>
                          </a:xfrm>
                          <a:custGeom>
                            <a:avLst/>
                            <a:gdLst/>
                            <a:ahLst/>
                            <a:cxnLst/>
                            <a:rect l="l" t="t" r="r" b="b"/>
                            <a:pathLst>
                              <a:path w="84455" h="84455">
                                <a:moveTo>
                                  <a:pt x="84077" y="0"/>
                                </a:moveTo>
                                <a:lnTo>
                                  <a:pt x="0" y="0"/>
                                </a:lnTo>
                                <a:lnTo>
                                  <a:pt x="0" y="84077"/>
                                </a:lnTo>
                                <a:lnTo>
                                  <a:pt x="84077" y="84077"/>
                                </a:lnTo>
                                <a:lnTo>
                                  <a:pt x="84077" y="0"/>
                                </a:lnTo>
                                <a:close/>
                              </a:path>
                            </a:pathLst>
                          </a:custGeom>
                          <a:solidFill>
                            <a:srgbClr val="A03B3B"/>
                          </a:solidFill>
                        </wps:spPr>
                        <wps:bodyPr wrap="square" lIns="0" tIns="0" rIns="0" bIns="0" rtlCol="0">
                          <a:prstTxWarp prst="textNoShape">
                            <a:avLst/>
                          </a:prstTxWarp>
                          <a:noAutofit/>
                        </wps:bodyPr>
                      </wps:wsp>
                      <wps:wsp>
                        <wps:cNvPr id="580" name="Graphic 580"/>
                        <wps:cNvSpPr/>
                        <wps:spPr>
                          <a:xfrm>
                            <a:off x="2258215" y="441510"/>
                            <a:ext cx="84455" cy="84455"/>
                          </a:xfrm>
                          <a:custGeom>
                            <a:avLst/>
                            <a:gdLst/>
                            <a:ahLst/>
                            <a:cxnLst/>
                            <a:rect l="l" t="t" r="r" b="b"/>
                            <a:pathLst>
                              <a:path w="84455" h="84455">
                                <a:moveTo>
                                  <a:pt x="0" y="84077"/>
                                </a:moveTo>
                                <a:lnTo>
                                  <a:pt x="84077" y="84077"/>
                                </a:lnTo>
                                <a:lnTo>
                                  <a:pt x="84077" y="0"/>
                                </a:lnTo>
                                <a:lnTo>
                                  <a:pt x="0" y="0"/>
                                </a:lnTo>
                                <a:lnTo>
                                  <a:pt x="0" y="84077"/>
                                </a:lnTo>
                                <a:close/>
                              </a:path>
                            </a:pathLst>
                          </a:custGeom>
                          <a:ln w="14012">
                            <a:solidFill>
                              <a:srgbClr val="A03B3B"/>
                            </a:solidFill>
                            <a:prstDash val="solid"/>
                          </a:ln>
                        </wps:spPr>
                        <wps:bodyPr wrap="square" lIns="0" tIns="0" rIns="0" bIns="0" rtlCol="0">
                          <a:prstTxWarp prst="textNoShape">
                            <a:avLst/>
                          </a:prstTxWarp>
                          <a:noAutofit/>
                        </wps:bodyPr>
                      </wps:wsp>
                      <wps:wsp>
                        <wps:cNvPr id="581" name="Graphic 581"/>
                        <wps:cNvSpPr/>
                        <wps:spPr>
                          <a:xfrm>
                            <a:off x="3037484" y="2581730"/>
                            <a:ext cx="1428750" cy="141605"/>
                          </a:xfrm>
                          <a:custGeom>
                            <a:avLst/>
                            <a:gdLst/>
                            <a:ahLst/>
                            <a:cxnLst/>
                            <a:rect l="l" t="t" r="r" b="b"/>
                            <a:pathLst>
                              <a:path w="1428750" h="141605">
                                <a:moveTo>
                                  <a:pt x="0" y="141539"/>
                                </a:moveTo>
                                <a:lnTo>
                                  <a:pt x="1428416" y="0"/>
                                </a:lnTo>
                              </a:path>
                            </a:pathLst>
                          </a:custGeom>
                          <a:ln w="21019">
                            <a:solidFill>
                              <a:srgbClr val="5A8AB8"/>
                            </a:solidFill>
                            <a:prstDash val="sysDash"/>
                          </a:ln>
                        </wps:spPr>
                        <wps:bodyPr wrap="square" lIns="0" tIns="0" rIns="0" bIns="0" rtlCol="0">
                          <a:prstTxWarp prst="textNoShape">
                            <a:avLst/>
                          </a:prstTxWarp>
                          <a:noAutofit/>
                        </wps:bodyPr>
                      </wps:wsp>
                      <pic:pic xmlns:pic="http://schemas.openxmlformats.org/drawingml/2006/picture">
                        <pic:nvPicPr>
                          <pic:cNvPr id="582" name="Image 582"/>
                          <pic:cNvPicPr/>
                        </pic:nvPicPr>
                        <pic:blipFill>
                          <a:blip r:embed="rId18" cstate="print"/>
                          <a:stretch>
                            <a:fillRect/>
                          </a:stretch>
                        </pic:blipFill>
                        <pic:spPr>
                          <a:xfrm>
                            <a:off x="2988439" y="2674224"/>
                            <a:ext cx="98090" cy="98090"/>
                          </a:xfrm>
                          <a:prstGeom prst="rect">
                            <a:avLst/>
                          </a:prstGeom>
                        </pic:spPr>
                      </pic:pic>
                      <pic:pic xmlns:pic="http://schemas.openxmlformats.org/drawingml/2006/picture">
                        <pic:nvPicPr>
                          <pic:cNvPr id="583" name="Image 583"/>
                          <pic:cNvPicPr/>
                        </pic:nvPicPr>
                        <pic:blipFill>
                          <a:blip r:embed="rId19" cstate="print"/>
                          <a:stretch>
                            <a:fillRect/>
                          </a:stretch>
                        </pic:blipFill>
                        <pic:spPr>
                          <a:xfrm>
                            <a:off x="4416856" y="2532685"/>
                            <a:ext cx="98090" cy="98090"/>
                          </a:xfrm>
                          <a:prstGeom prst="rect">
                            <a:avLst/>
                          </a:prstGeom>
                        </pic:spPr>
                      </pic:pic>
                      <wps:wsp>
                        <wps:cNvPr id="584" name="Graphic 584"/>
                        <wps:cNvSpPr/>
                        <wps:spPr>
                          <a:xfrm>
                            <a:off x="3037484" y="139792"/>
                            <a:ext cx="1428750" cy="1165860"/>
                          </a:xfrm>
                          <a:custGeom>
                            <a:avLst/>
                            <a:gdLst/>
                            <a:ahLst/>
                            <a:cxnLst/>
                            <a:rect l="l" t="t" r="r" b="b"/>
                            <a:pathLst>
                              <a:path w="1428750" h="1165860">
                                <a:moveTo>
                                  <a:pt x="0" y="1165656"/>
                                </a:moveTo>
                                <a:lnTo>
                                  <a:pt x="1428416" y="0"/>
                                </a:lnTo>
                              </a:path>
                            </a:pathLst>
                          </a:custGeom>
                          <a:ln w="21019">
                            <a:solidFill>
                              <a:srgbClr val="C05F5F"/>
                            </a:solidFill>
                            <a:prstDash val="sysDash"/>
                          </a:ln>
                        </wps:spPr>
                        <wps:bodyPr wrap="square" lIns="0" tIns="0" rIns="0" bIns="0" rtlCol="0">
                          <a:prstTxWarp prst="textNoShape">
                            <a:avLst/>
                          </a:prstTxWarp>
                          <a:noAutofit/>
                        </wps:bodyPr>
                      </wps:wsp>
                      <wps:wsp>
                        <wps:cNvPr id="585" name="Graphic 585"/>
                        <wps:cNvSpPr/>
                        <wps:spPr>
                          <a:xfrm>
                            <a:off x="2995446" y="1263410"/>
                            <a:ext cx="84455" cy="84455"/>
                          </a:xfrm>
                          <a:custGeom>
                            <a:avLst/>
                            <a:gdLst/>
                            <a:ahLst/>
                            <a:cxnLst/>
                            <a:rect l="l" t="t" r="r" b="b"/>
                            <a:pathLst>
                              <a:path w="84455" h="84455">
                                <a:moveTo>
                                  <a:pt x="84077" y="0"/>
                                </a:moveTo>
                                <a:lnTo>
                                  <a:pt x="0" y="0"/>
                                </a:lnTo>
                                <a:lnTo>
                                  <a:pt x="0" y="84077"/>
                                </a:lnTo>
                                <a:lnTo>
                                  <a:pt x="84077" y="84077"/>
                                </a:lnTo>
                                <a:lnTo>
                                  <a:pt x="84077" y="0"/>
                                </a:lnTo>
                                <a:close/>
                              </a:path>
                            </a:pathLst>
                          </a:custGeom>
                          <a:solidFill>
                            <a:srgbClr val="C05F5F"/>
                          </a:solidFill>
                        </wps:spPr>
                        <wps:bodyPr wrap="square" lIns="0" tIns="0" rIns="0" bIns="0" rtlCol="0">
                          <a:prstTxWarp prst="textNoShape">
                            <a:avLst/>
                          </a:prstTxWarp>
                          <a:noAutofit/>
                        </wps:bodyPr>
                      </wps:wsp>
                      <wps:wsp>
                        <wps:cNvPr id="586" name="Graphic 586"/>
                        <wps:cNvSpPr/>
                        <wps:spPr>
                          <a:xfrm>
                            <a:off x="2995446" y="1263410"/>
                            <a:ext cx="84455" cy="84455"/>
                          </a:xfrm>
                          <a:custGeom>
                            <a:avLst/>
                            <a:gdLst/>
                            <a:ahLst/>
                            <a:cxnLst/>
                            <a:rect l="l" t="t" r="r" b="b"/>
                            <a:pathLst>
                              <a:path w="84455" h="84455">
                                <a:moveTo>
                                  <a:pt x="0" y="84077"/>
                                </a:moveTo>
                                <a:lnTo>
                                  <a:pt x="84077" y="84077"/>
                                </a:lnTo>
                                <a:lnTo>
                                  <a:pt x="84077" y="0"/>
                                </a:lnTo>
                                <a:lnTo>
                                  <a:pt x="0" y="0"/>
                                </a:lnTo>
                                <a:lnTo>
                                  <a:pt x="0" y="84077"/>
                                </a:lnTo>
                                <a:close/>
                              </a:path>
                            </a:pathLst>
                          </a:custGeom>
                          <a:ln w="14012">
                            <a:solidFill>
                              <a:srgbClr val="C05F5F"/>
                            </a:solidFill>
                            <a:prstDash val="solid"/>
                          </a:ln>
                        </wps:spPr>
                        <wps:bodyPr wrap="square" lIns="0" tIns="0" rIns="0" bIns="0" rtlCol="0">
                          <a:prstTxWarp prst="textNoShape">
                            <a:avLst/>
                          </a:prstTxWarp>
                          <a:noAutofit/>
                        </wps:bodyPr>
                      </wps:wsp>
                      <wps:wsp>
                        <wps:cNvPr id="587" name="Graphic 587"/>
                        <wps:cNvSpPr/>
                        <wps:spPr>
                          <a:xfrm>
                            <a:off x="4423862" y="97754"/>
                            <a:ext cx="84455" cy="84455"/>
                          </a:xfrm>
                          <a:custGeom>
                            <a:avLst/>
                            <a:gdLst/>
                            <a:ahLst/>
                            <a:cxnLst/>
                            <a:rect l="l" t="t" r="r" b="b"/>
                            <a:pathLst>
                              <a:path w="84455" h="84455">
                                <a:moveTo>
                                  <a:pt x="84077" y="0"/>
                                </a:moveTo>
                                <a:lnTo>
                                  <a:pt x="0" y="0"/>
                                </a:lnTo>
                                <a:lnTo>
                                  <a:pt x="0" y="84077"/>
                                </a:lnTo>
                                <a:lnTo>
                                  <a:pt x="84077" y="84077"/>
                                </a:lnTo>
                                <a:lnTo>
                                  <a:pt x="84077" y="0"/>
                                </a:lnTo>
                                <a:close/>
                              </a:path>
                            </a:pathLst>
                          </a:custGeom>
                          <a:solidFill>
                            <a:srgbClr val="C05F5F"/>
                          </a:solidFill>
                        </wps:spPr>
                        <wps:bodyPr wrap="square" lIns="0" tIns="0" rIns="0" bIns="0" rtlCol="0">
                          <a:prstTxWarp prst="textNoShape">
                            <a:avLst/>
                          </a:prstTxWarp>
                          <a:noAutofit/>
                        </wps:bodyPr>
                      </wps:wsp>
                      <wps:wsp>
                        <wps:cNvPr id="588" name="Graphic 588"/>
                        <wps:cNvSpPr/>
                        <wps:spPr>
                          <a:xfrm>
                            <a:off x="4423862" y="97754"/>
                            <a:ext cx="84455" cy="84455"/>
                          </a:xfrm>
                          <a:custGeom>
                            <a:avLst/>
                            <a:gdLst/>
                            <a:ahLst/>
                            <a:cxnLst/>
                            <a:rect l="l" t="t" r="r" b="b"/>
                            <a:pathLst>
                              <a:path w="84455" h="84455">
                                <a:moveTo>
                                  <a:pt x="0" y="84077"/>
                                </a:moveTo>
                                <a:lnTo>
                                  <a:pt x="84077" y="84077"/>
                                </a:lnTo>
                                <a:lnTo>
                                  <a:pt x="84077" y="0"/>
                                </a:lnTo>
                                <a:lnTo>
                                  <a:pt x="0" y="0"/>
                                </a:lnTo>
                                <a:lnTo>
                                  <a:pt x="0" y="84077"/>
                                </a:lnTo>
                                <a:close/>
                              </a:path>
                            </a:pathLst>
                          </a:custGeom>
                          <a:ln w="14012">
                            <a:solidFill>
                              <a:srgbClr val="C05F5F"/>
                            </a:solidFill>
                            <a:prstDash val="solid"/>
                          </a:ln>
                        </wps:spPr>
                        <wps:bodyPr wrap="square" lIns="0" tIns="0" rIns="0" bIns="0" rtlCol="0">
                          <a:prstTxWarp prst="textNoShape">
                            <a:avLst/>
                          </a:prstTxWarp>
                          <a:noAutofit/>
                        </wps:bodyPr>
                      </wps:wsp>
                      <wps:wsp>
                        <wps:cNvPr id="589" name="Graphic 589"/>
                        <wps:cNvSpPr/>
                        <wps:spPr>
                          <a:xfrm>
                            <a:off x="49045" y="5605"/>
                            <a:ext cx="4535170" cy="2952750"/>
                          </a:xfrm>
                          <a:custGeom>
                            <a:avLst/>
                            <a:gdLst/>
                            <a:ahLst/>
                            <a:cxnLst/>
                            <a:rect l="l" t="t" r="r" b="b"/>
                            <a:pathLst>
                              <a:path w="4535170" h="2952750">
                                <a:moveTo>
                                  <a:pt x="0" y="2952131"/>
                                </a:moveTo>
                                <a:lnTo>
                                  <a:pt x="0" y="0"/>
                                </a:lnTo>
                              </a:path>
                              <a:path w="4535170" h="2952750">
                                <a:moveTo>
                                  <a:pt x="4535143" y="2952131"/>
                                </a:moveTo>
                                <a:lnTo>
                                  <a:pt x="4535143" y="0"/>
                                </a:lnTo>
                              </a:path>
                              <a:path w="4535170" h="2952750">
                                <a:moveTo>
                                  <a:pt x="0" y="2952131"/>
                                </a:moveTo>
                                <a:lnTo>
                                  <a:pt x="4535143" y="2952131"/>
                                </a:lnTo>
                              </a:path>
                              <a:path w="4535170" h="2952750">
                                <a:moveTo>
                                  <a:pt x="0" y="0"/>
                                </a:moveTo>
                                <a:lnTo>
                                  <a:pt x="4535143" y="0"/>
                                </a:lnTo>
                              </a:path>
                            </a:pathLst>
                          </a:custGeom>
                          <a:ln w="1121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A2DF657" id="Group 515" o:spid="_x0000_s1026" style="position:absolute;margin-left:129.3pt;margin-top:-17.55pt;width:361.45pt;height:236.8pt;z-index:15773696;mso-wrap-distance-left:0;mso-wrap-distance-right:0;mso-position-horizontal-relative:page" coordsize="45904,30073"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">
                <v:shape id="Graphic 516" o:spid="_x0000_s1027" style="position:absolute;left:1798;top:56;width:12;height:29527;visibility:visible;mso-wrap-style:square;v-text-anchor:top" coordsize="1270,29527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" path="m,2499490r,452641em,l,2415413e" filled="f" strokecolor="#afafaf" strokeweight=".31139mm">
                  <v:path arrowok="t"/>
                </v:shape>
                <v:shape id="Graphic 517" o:spid="_x0000_s1028" style="position:absolute;left:1798;top:29577;width:12;height:495;visibility:visible;mso-wrap-style:square;v-text-anchor:top" coordsize="1270,495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" path="m,l,49045e" fillcolor="black" stroked="f">
                  <v:path arrowok="t"/>
                </v:shape>
                <v:shape id="Graphic 518" o:spid="_x0000_s1029" style="position:absolute;left:1798;top:29577;width:12;height:495;visibility:visible;mso-wrap-style:square;v-text-anchor:top" coordsize="1270,495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" path="m,l,49045e" filled="f" strokeweight=".31139mm">
                  <v:path arrowok="t"/>
                </v:shape>
                <v:shape id="Graphic 519" o:spid="_x0000_s1030" style="position:absolute;left:10400;top:56;width:13;height:29527;visibility:visible;mso-wrap-style:square;v-text-anchor:top" coordsize="1270,29527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" path="m,l,1958220em,2042298r,909833e" filled="f" strokecolor="#afafaf" strokeweight=".31139mm">
                  <v:path arrowok="t"/>
                </v:shape>
                <v:shape id="Graphic 520" o:spid="_x0000_s1031" style="position:absolute;left:10400;top:29577;width:13;height:495;visibility:visible;mso-wrap-style:square;v-text-anchor:top" coordsize="1270,495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" path="m,l,49045e" fillcolor="black" stroked="f">
                  <v:path arrowok="t"/>
                </v:shape>
                <v:shape id="Graphic 521" o:spid="_x0000_s1032" style="position:absolute;left:10400;top:29577;width:13;height:495;visibility:visible;mso-wrap-style:square;v-text-anchor:top" coordsize="1270,495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" path="m,l,49045e" filled="f" strokeweight=".31139mm">
                  <v:path arrowok="t"/>
                </v:shape>
                <v:shape id="Graphic 522" o:spid="_x0000_s1033" style="position:absolute;left:19002;top:56;width:13;height:29527;visibility:visible;mso-wrap-style:square;v-text-anchor:top" coordsize="1270,29527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" path="m,l,522771em,606848l,2952131e" filled="f" strokecolor="#afafaf" strokeweight=".31139mm">
                  <v:path arrowok="t"/>
                </v:shape>
                <v:shape id="Graphic 523" o:spid="_x0000_s1034" style="position:absolute;left:19002;top:29577;width:13;height:495;visibility:visible;mso-wrap-style:square;v-text-anchor:top" coordsize="1270,495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" path="m,l,49045e" fillcolor="black" stroked="f">
                  <v:path arrowok="t"/>
                </v:shape>
                <v:shape id="Graphic 524" o:spid="_x0000_s1035" style="position:absolute;left:19002;top:29577;width:13;height:495;visibility:visible;mso-wrap-style:square;v-text-anchor:top" coordsize="1270,495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" path="m,l,49045e" filled="f" strokeweight=".31139mm">
                  <v:path arrowok="t"/>
                </v:shape>
                <v:shape id="Graphic 525" o:spid="_x0000_s1036" style="position:absolute;left:23002;top:56;width:13;height:29527;visibility:visible;mso-wrap-style:square;v-text-anchor:top" coordsize="1270,29527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" path="m,519983l,2952131em,l,435905e" filled="f" strokecolor="#afafaf" strokeweight=".31139mm">
                  <v:path arrowok="t"/>
                </v:shape>
                <v:shape id="Graphic 526" o:spid="_x0000_s1037" style="position:absolute;left:23002;top:29577;width:13;height:495;visibility:visible;mso-wrap-style:square;v-text-anchor:top" coordsize="1270,495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" path="m,l,49045e" fillcolor="black" stroked="f">
                  <v:path arrowok="t"/>
                </v:shape>
                <v:shape id="Graphic 527" o:spid="_x0000_s1038" style="position:absolute;left:23002;top:29577;width:13;height:495;visibility:visible;mso-wrap-style:square;v-text-anchor:top" coordsize="1270,495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" path="m,l,49045e" filled="f" strokeweight=".31139mm">
                  <v:path arrowok="t"/>
                </v:shape>
                <v:shape id="Graphic 528" o:spid="_x0000_s1039" style="position:absolute;left:30374;top:56;width:13;height:29527;visibility:visible;mso-wrap-style:square;v-text-anchor:top" coordsize="1270,29527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" path="m,1341882l,2952131em,l,1257805e" filled="f" strokecolor="#afafaf" strokeweight=".31139mm">
                  <v:path arrowok="t"/>
                </v:shape>
                <v:shape id="Graphic 529" o:spid="_x0000_s1040" style="position:absolute;left:30374;top:29577;width:13;height:495;visibility:visible;mso-wrap-style:square;v-text-anchor:top" coordsize="1270,495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" path="m,l,49045e" fillcolor="black" stroked="f">
                  <v:path arrowok="t"/>
                </v:shape>
                <v:shape id="Graphic 530" o:spid="_x0000_s1041" style="position:absolute;left:30374;top:29577;width:13;height:495;visibility:visible;mso-wrap-style:square;v-text-anchor:top" coordsize="1270,495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" path="m,l,49045e" filled="f" strokeweight=".31139mm">
                  <v:path arrowok="t"/>
                </v:shape>
                <v:shape id="Graphic 531" o:spid="_x0000_s1042" style="position:absolute;left:44659;top:56;width:12;height:29527;visibility:visible;mso-wrap-style:square;v-text-anchor:top" coordsize="1270,29527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" path="m,l,92148em,176226l,2952131e" filled="f" strokecolor="#afafaf" strokeweight=".31139mm">
                  <v:path arrowok="t"/>
                </v:shape>
                <v:shape id="Graphic 532" o:spid="_x0000_s1043" style="position:absolute;left:44659;top:29577;width:12;height:495;visibility:visible;mso-wrap-style:square;v-text-anchor:top" coordsize="1270,495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" path="m,l,49045e" fillcolor="black" stroked="f">
                  <v:path arrowok="t"/>
                </v:shape>
                <v:shape id="Graphic 533" o:spid="_x0000_s1044" style="position:absolute;left:44659;top:29577;width:12;height:495;visibility:visible;mso-wrap-style:square;v-text-anchor:top" coordsize="1270,495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" path="m,l,49045e" filled="f" strokeweight=".31139mm">
                  <v:path arrowok="t"/>
                </v:shape>
                <v:shape id="Graphic 534" o:spid="_x0000_s1045" style="position:absolute;left:490;top:29577;width:13;height:286;visibility:visible;mso-wrap-style:square;v-text-anchor:top" coordsize="1270,285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" path="m,l,28025e" fillcolor="black" stroked="f">
                  <v:path arrowok="t"/>
                </v:shape>
                <v:shape id="Graphic 535" o:spid="_x0000_s1046" style="position:absolute;left:490;top:29577;width:13;height:286;visibility:visible;mso-wrap-style:square;v-text-anchor:top" coordsize="1270,285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" path="m,l,28025e" filled="f" strokeweight=".23353mm">
                  <v:path arrowok="t"/>
                </v:shape>
                <v:shape id="Graphic 536" o:spid="_x0000_s1047" style="position:absolute;left:15432;top:29577;width:13;height:286;visibility:visible;mso-wrap-style:square;v-text-anchor:top" coordsize="1270,285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" path="m,l,28025e" fillcolor="black" stroked="f">
                  <v:path arrowok="t"/>
                </v:shape>
                <v:shape id="Graphic 537" o:spid="_x0000_s1048" style="position:absolute;left:15432;top:29577;width:13;height:286;visibility:visible;mso-wrap-style:square;v-text-anchor:top" coordsize="1270,285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" path="m,l,28025e" filled="f" strokeweight=".23353mm">
                  <v:path arrowok="t"/>
                </v:shape>
                <v:shape id="Graphic 538" o:spid="_x0000_s1049" style="position:absolute;left:21772;top:29577;width:13;height:286;visibility:visible;mso-wrap-style:square;v-text-anchor:top" coordsize="1270,285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" path="m,l,28025e" fillcolor="black" stroked="f">
                  <v:path arrowok="t"/>
                </v:shape>
                <v:shape id="Graphic 539" o:spid="_x0000_s1050" style="position:absolute;left:21772;top:29577;width:13;height:286;visibility:visible;mso-wrap-style:square;v-text-anchor:top" coordsize="1270,285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" path="m,l,28025e" filled="f" strokeweight=".23353mm">
                  <v:path arrowok="t"/>
                </v:shape>
                <v:shape id="Graphic 540" o:spid="_x0000_s1051" style="position:absolute;left:24035;top:29577;width:12;height:286;visibility:visible;mso-wrap-style:square;v-text-anchor:top" coordsize="1270,285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" path="m,l,28025e" fillcolor="black" stroked="f">
                  <v:path arrowok="t"/>
                </v:shape>
                <v:shape id="Graphic 541" o:spid="_x0000_s1052" style="position:absolute;left:24035;top:29577;width:12;height:286;visibility:visible;mso-wrap-style:square;v-text-anchor:top" coordsize="1270,285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" path="m,l,28025e" filled="f" strokeweight=".23353mm">
                  <v:path arrowok="t"/>
                </v:shape>
                <v:shape id="Graphic 542" o:spid="_x0000_s1053" style="position:absolute;left:25948;top:29577;width:12;height:286;visibility:visible;mso-wrap-style:square;v-text-anchor:top" coordsize="1270,285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" path="m,l,28025e" fillcolor="black" stroked="f">
                  <v:path arrowok="t"/>
                </v:shape>
                <v:shape id="Graphic 543" o:spid="_x0000_s1054" style="position:absolute;left:25948;top:29577;width:12;height:286;visibility:visible;mso-wrap-style:square;v-text-anchor:top" coordsize="1270,285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" path="m,l,28025e" filled="f" strokeweight=".23353mm">
                  <v:path arrowok="t"/>
                </v:shape>
                <v:shape id="Graphic 544" o:spid="_x0000_s1055" style="position:absolute;left:27605;top:29577;width:13;height:286;visibility:visible;mso-wrap-style:square;v-text-anchor:top" coordsize="1270,285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" path="m,l,28025e" fillcolor="black" stroked="f">
                  <v:path arrowok="t"/>
                </v:shape>
                <v:shape id="Graphic 545" o:spid="_x0000_s1056" style="position:absolute;left:27605;top:29577;width:13;height:286;visibility:visible;mso-wrap-style:square;v-text-anchor:top" coordsize="1270,285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" path="m,l,28025e" filled="f" strokeweight=".23353mm">
                  <v:path arrowok="t"/>
                </v:shape>
                <v:shape id="Graphic 546" o:spid="_x0000_s1057" style="position:absolute;left:29067;top:29577;width:12;height:286;visibility:visible;mso-wrap-style:square;v-text-anchor:top" coordsize="1270,285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" path="m,l,28025e" fillcolor="black" stroked="f">
                  <v:path arrowok="t"/>
                </v:shape>
                <v:shape id="Graphic 547" o:spid="_x0000_s1058" style="position:absolute;left:29067;top:29577;width:12;height:286;visibility:visible;mso-wrap-style:square;v-text-anchor:top" coordsize="1270,285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" path="m,l,28025e" filled="f" strokeweight=".23353mm">
                  <v:path arrowok="t"/>
                </v:shape>
                <v:shape id="Graphic 548" o:spid="_x0000_s1059" style="position:absolute;left:38977;top:29577;width:13;height:286;visibility:visible;mso-wrap-style:square;v-text-anchor:top" coordsize="1270,285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" path="m,l,28025e" fillcolor="black" stroked="f">
                  <v:path arrowok="t"/>
                </v:shape>
                <v:shape id="Graphic 549" o:spid="_x0000_s1060" style="position:absolute;left:38977;top:29577;width:13;height:286;visibility:visible;mso-wrap-style:square;v-text-anchor:top" coordsize="1270,285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" path="m,l,28025e" filled="f" strokeweight=".23353mm">
                  <v:path arrowok="t"/>
                </v:shape>
                <v:shape id="Graphic 550" o:spid="_x0000_s1061" style="position:absolute;left:44009;top:29577;width:13;height:286;visibility:visible;mso-wrap-style:square;v-text-anchor:top" coordsize="1270,285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" path="m,l,28025e" fillcolor="black" stroked="f">
                  <v:path arrowok="t"/>
                </v:shape>
                <v:shape id="Graphic 551" o:spid="_x0000_s1062" style="position:absolute;left:44009;top:29577;width:13;height:286;visibility:visible;mso-wrap-style:square;v-text-anchor:top" coordsize="1270,285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" path="m,l,28025e" filled="f" strokeweight=".23353mm">
                  <v:path arrowok="t"/>
                </v:shape>
                <v:shape id="Graphic 552" o:spid="_x0000_s1063" style="position:absolute;left:490;top:28737;width:45352;height:13;visibility:visible;mso-wrap-style:square;v-text-anchor:top" coordsize="453517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" path="m,l4535143,e" filled="f" strokecolor="#afafaf" strokeweight=".31139mm">
                  <v:path arrowok="t"/>
                </v:shape>
                <v:shape id="Graphic 553" o:spid="_x0000_s1064" style="position:absolute;top:28737;width:495;height:13;visibility:visible;mso-wrap-style:square;v-text-anchor:top" coordsize="4953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" path="m49045,l,e" fillcolor="black" stroked="f">
                  <v:path arrowok="t"/>
                </v:shape>
                <v:shape id="Graphic 554" o:spid="_x0000_s1065" style="position:absolute;top:28737;width:495;height:13;visibility:visible;mso-wrap-style:square;v-text-anchor:top" coordsize="4953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" path="m49045,l,e" filled="f" strokeweight=".31139mm">
                  <v:path arrowok="t"/>
                </v:shape>
                <v:shape id="Graphic 555" o:spid="_x0000_s1066" style="position:absolute;left:490;top:22350;width:45352;height:13;visibility:visible;mso-wrap-style:square;v-text-anchor:top" coordsize="453517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" path="m,l4535143,e" filled="f" strokecolor="#afafaf" strokeweight=".31139mm">
                  <v:path arrowok="t"/>
                </v:shape>
                <v:shape id="Graphic 556" o:spid="_x0000_s1067" style="position:absolute;top:22350;width:495;height:13;visibility:visible;mso-wrap-style:square;v-text-anchor:top" coordsize="4953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" path="m49045,l,e" fillcolor="black" stroked="f">
                  <v:path arrowok="t"/>
                </v:shape>
                <v:shape id="Graphic 557" o:spid="_x0000_s1068" style="position:absolute;top:22350;width:495;height:13;visibility:visible;mso-wrap-style:square;v-text-anchor:top" coordsize="4953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" path="m49045,l,e" filled="f" strokeweight=".31139mm">
                  <v:path arrowok="t"/>
                </v:shape>
                <v:shape id="Graphic 558" o:spid="_x0000_s1069" style="position:absolute;left:490;top:15963;width:45352;height:12;visibility:visible;mso-wrap-style:square;v-text-anchor:top" coordsize="453517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" path="m,l4535143,e" filled="f" strokecolor="#afafaf" strokeweight=".31139mm">
                  <v:path arrowok="t"/>
                </v:shape>
                <v:shape id="Graphic 559" o:spid="_x0000_s1070" style="position:absolute;top:15963;width:495;height:12;visibility:visible;mso-wrap-style:square;v-text-anchor:top" coordsize="4953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" path="m49045,l,e" fillcolor="black" stroked="f">
                  <v:path arrowok="t"/>
                </v:shape>
                <v:shape id="Graphic 560" o:spid="_x0000_s1071" style="position:absolute;top:15963;width:495;height:12;visibility:visible;mso-wrap-style:square;v-text-anchor:top" coordsize="4953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" path="m49045,l,e" filled="f" strokeweight=".31139mm">
                  <v:path arrowok="t"/>
                </v:shape>
                <v:shape id="Graphic 561" o:spid="_x0000_s1072" style="position:absolute;left:490;top:9576;width:45352;height:12;visibility:visible;mso-wrap-style:square;v-text-anchor:top" coordsize="453517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" path="m,l4535143,e" filled="f" strokecolor="#afafaf" strokeweight=".31139mm">
                  <v:path arrowok="t"/>
                </v:shape>
                <v:shape id="Graphic 562" o:spid="_x0000_s1073" style="position:absolute;top:9576;width:495;height:12;visibility:visible;mso-wrap-style:square;v-text-anchor:top" coordsize="4953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" path="m49045,l,e" fillcolor="black" stroked="f">
                  <v:path arrowok="t"/>
                </v:shape>
                <v:shape id="Graphic 563" o:spid="_x0000_s1074" style="position:absolute;top:9576;width:495;height:12;visibility:visible;mso-wrap-style:square;v-text-anchor:top" coordsize="4953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" path="m49045,l,e" filled="f" strokeweight=".31139mm">
                  <v:path arrowok="t"/>
                </v:shape>
                <v:shape id="Graphic 564" o:spid="_x0000_s1075" style="position:absolute;left:490;top:3188;width:45352;height:13;visibility:visible;mso-wrap-style:square;v-text-anchor:top" coordsize="453517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" path="m,l4535143,e" filled="f" strokecolor="#afafaf" strokeweight=".31139mm">
                  <v:path arrowok="t"/>
                </v:shape>
                <v:shape id="Graphic 565" o:spid="_x0000_s1076" style="position:absolute;top:3188;width:495;height:13;visibility:visible;mso-wrap-style:square;v-text-anchor:top" coordsize="4953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" path="m49045,l,e" fillcolor="black" stroked="f">
                  <v:path arrowok="t"/>
                </v:shape>
                <v:shape id="Graphic 566" o:spid="_x0000_s1077" style="position:absolute;top:3188;width:495;height:13;visibility:visible;mso-wrap-style:square;v-text-anchor:top" coordsize="4953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" path="m49045,l,e" filled="f" strokeweight=".31139mm">
                  <v:path arrowok="t"/>
                </v:shape>
                <v:shape id="Graphic 567" o:spid="_x0000_s1078" style="position:absolute;left:1798;top:26048;width:21209;height:2191;visibility:visible;mso-wrap-style:square;v-text-anchor:top" coordsize="2120900,2190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" path="m,218696l860247,175774,1720494,3832,2120448,e" filled="f" strokecolor="#2b5e8a" strokeweight=".58386mm">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68" o:spid="_x0000_s1079" type="#_x0000_t75" style="position:absolute;left:1307;top:27745;width:981;height:98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">
                  <v:imagedata r:id="rId20" o:title=""/>
                </v:shape>
                <v:shape id="Image 569" o:spid="_x0000_s1080" type="#_x0000_t75" style="position:absolute;left:9910;top:27315;width:980;height:98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">
                  <v:imagedata r:id="rId21" o:title=""/>
                </v:shape>
                <v:shape id="Image 570" o:spid="_x0000_s1081" type="#_x0000_t75" style="position:absolute;left:18512;top:25596;width:981;height:98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">
                  <v:imagedata r:id="rId20" o:title=""/>
                </v:shape>
                <v:shape id="Image 571" o:spid="_x0000_s1082" type="#_x0000_t75" style="position:absolute;left:22512;top:25558;width:980;height:98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">
                  <v:imagedata r:id="rId20" o:title=""/>
                </v:shape>
                <v:shape id="Graphic 572" o:spid="_x0000_s1083" style="position:absolute;left:1798;top:4835;width:21209;height:19799;visibility:visible;mso-wrap-style:square;v-text-anchor:top" coordsize="2120900,19799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" path="m,1979507l860247,1522314,1720494,86865,2120448,e" filled="f" strokecolor="#a03b3b" strokeweight=".58386mm">
                  <v:path arrowok="t"/>
                </v:shape>
                <v:shape id="Graphic 573" o:spid="_x0000_s1084" style="position:absolute;left:1377;top:24210;width:845;height:844;visibility:visible;mso-wrap-style:square;v-text-anchor:top" coordsize="84455,844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" path="m84077,l,,,84077r84077,l84077,xe" fillcolor="#a03b3b" stroked="f">
                  <v:path arrowok="t"/>
                </v:shape>
                <v:shape id="Graphic 574" o:spid="_x0000_s1085" style="position:absolute;left:1377;top:24210;width:845;height:844;visibility:visible;mso-wrap-style:square;v-text-anchor:top" coordsize="84455,844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" path="m,84077r84077,l84077,,,,,84077xe" filled="f" strokecolor="#a03b3b" strokeweight=".38922mm">
                  <v:path arrowok="t"/>
                </v:shape>
                <v:shape id="Graphic 575" o:spid="_x0000_s1086" style="position:absolute;left:9980;top:19638;width:844;height:844;visibility:visible;mso-wrap-style:square;v-text-anchor:top" coordsize="84455,844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" path="m84077,l,,,84077r84077,l84077,xe" fillcolor="#a03b3b" stroked="f">
                  <v:path arrowok="t"/>
                </v:shape>
                <v:shape id="Graphic 576" o:spid="_x0000_s1087" style="position:absolute;left:9980;top:19638;width:844;height:844;visibility:visible;mso-wrap-style:square;v-text-anchor:top" coordsize="84455,844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" path="m,84077r84077,l84077,,,,,84077xe" filled="f" strokecolor="#a03b3b" strokeweight=".38922mm">
                  <v:path arrowok="t"/>
                </v:shape>
                <v:shape id="Graphic 577" o:spid="_x0000_s1088" style="position:absolute;left:18582;top:5283;width:845;height:845;visibility:visible;mso-wrap-style:square;v-text-anchor:top" coordsize="84455,844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" path="m84077,l,,,84077r84077,l84077,xe" fillcolor="#a03b3b" stroked="f">
                  <v:path arrowok="t"/>
                </v:shape>
                <v:shape id="Graphic 578" o:spid="_x0000_s1089" style="position:absolute;left:18582;top:5283;width:845;height:845;visibility:visible;mso-wrap-style:square;v-text-anchor:top" coordsize="84455,844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" path="m,84077r84077,l84077,,,,,84077xe" filled="f" strokecolor="#a03b3b" strokeweight=".38922mm">
                  <v:path arrowok="t"/>
                </v:shape>
                <v:shape id="Graphic 579" o:spid="_x0000_s1090" style="position:absolute;left:22582;top:4415;width:844;height:844;visibility:visible;mso-wrap-style:square;v-text-anchor:top" coordsize="84455,844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" path="m84077,l,,,84077r84077,l84077,xe" fillcolor="#a03b3b" stroked="f">
                  <v:path arrowok="t"/>
                </v:shape>
                <v:shape id="Graphic 580" o:spid="_x0000_s1091" style="position:absolute;left:22582;top:4415;width:844;height:844;visibility:visible;mso-wrap-style:square;v-text-anchor:top" coordsize="84455,844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" path="m,84077r84077,l84077,,,,,84077xe" filled="f" strokecolor="#a03b3b" strokeweight=".38922mm">
                  <v:path arrowok="t"/>
                </v:shape>
                <v:shape id="Graphic 581" o:spid="_x0000_s1092" style="position:absolute;left:30374;top:25817;width:14288;height:1416;visibility:visible;mso-wrap-style:square;v-text-anchor:top" coordsize="1428750,14160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" path="m,141539l1428416,e" filled="f" strokecolor="#5a8ab8" strokeweight=".58386mm">
                  <v:stroke dashstyle="3 1"/>
                  <v:path arrowok="t"/>
                </v:shape>
                <v:shape id="Image 582" o:spid="_x0000_s1093" type="#_x0000_t75" style="position:absolute;left:29884;top:26742;width:981;height:98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">
                  <v:imagedata r:id="rId22" o:title=""/>
                </v:shape>
                <v:shape id="Image 583" o:spid="_x0000_s1094" type="#_x0000_t75" style="position:absolute;left:44168;top:25326;width:981;height:98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">
                  <v:imagedata r:id="rId23" o:title=""/>
                </v:shape>
                <v:shape id="Graphic 584" o:spid="_x0000_s1095" style="position:absolute;left:30374;top:1397;width:14288;height:11659;visibility:visible;mso-wrap-style:square;v-text-anchor:top" coordsize="1428750,11658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" path="m,1165656l1428416,e" filled="f" strokecolor="#c05f5f" strokeweight=".58386mm">
                  <v:stroke dashstyle="3 1"/>
                  <v:path arrowok="t"/>
                </v:shape>
                <v:shape id="Graphic 585" o:spid="_x0000_s1096" style="position:absolute;left:29954;top:12634;width:845;height:844;visibility:visible;mso-wrap-style:square;v-text-anchor:top" coordsize="84455,844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" path="m84077,l,,,84077r84077,l84077,xe" fillcolor="#c05f5f" stroked="f">
                  <v:path arrowok="t"/>
                </v:shape>
                <v:shape id="Graphic 586" o:spid="_x0000_s1097" style="position:absolute;left:29954;top:12634;width:845;height:844;visibility:visible;mso-wrap-style:square;v-text-anchor:top" coordsize="84455,844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" path="m,84077r84077,l84077,,,,,84077xe" filled="f" strokecolor="#c05f5f" strokeweight=".38922mm">
                  <v:path arrowok="t"/>
                </v:shape>
                <v:shape id="Graphic 587" o:spid="_x0000_s1098" style="position:absolute;left:44238;top:977;width:845;height:845;visibility:visible;mso-wrap-style:square;v-text-anchor:top" coordsize="84455,844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" path="m84077,l,,,84077r84077,l84077,xe" fillcolor="#c05f5f" stroked="f">
                  <v:path arrowok="t"/>
                </v:shape>
                <v:shape id="Graphic 588" o:spid="_x0000_s1099" style="position:absolute;left:44238;top:977;width:845;height:845;visibility:visible;mso-wrap-style:square;v-text-anchor:top" coordsize="84455,844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" path="m,84077r84077,l84077,,,,,84077xe" filled="f" strokecolor="#c05f5f" strokeweight=".38922mm">
                  <v:path arrowok="t"/>
                </v:shape>
                <v:shape id="Graphic 589" o:spid="_x0000_s1100" style="position:absolute;left:490;top:56;width:45352;height:29527;visibility:visible;mso-wrap-style:square;v-text-anchor:top" coordsize="4535170,29527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" path="m,2952131l,em4535143,2952131l4535143,em,2952131r4535143,em,l4535143,e" filled="f" strokeweight=".31139mm">
                  <v:path arrowok="t"/>
                </v:shape>
                <w10:wrap anchorx="page"/>
              </v:group>
            </w:pict>
          </mc:Fallback>
        </mc:AlternateContent>
      </w:r>
      <w:r>
        <w:rPr>
          <w:rFonts w:ascii="Arial"/>
          <w:spacing w:val="-5"/>
          <w:sz w:val="25"/>
        </w:rPr>
        <w:t>20</w:t>
      </w:r>
    </w:p>
    <w:p w14:paraId="00DC20D6" w14:textId="77777777" w:rsidR="00350CFB" w:rsidRDefault="00350CFB">
      <w:pPr>
        <w:pStyle w:val="BodyText"/>
        <w:rPr>
          <w:rFonts w:ascii="Arial"/>
          <w:sz w:val="22"/>
        </w:rPr>
      </w:pPr>
    </w:p>
    <w:p w14:paraId="00DC20D7" w14:textId="77777777" w:rsidR="00350CFB" w:rsidRDefault="00350CFB">
      <w:pPr>
        <w:pStyle w:val="BodyText"/>
        <w:spacing w:before="213"/>
        <w:rPr>
          <w:rFonts w:ascii="Arial"/>
          <w:sz w:val="22"/>
        </w:rPr>
      </w:pPr>
    </w:p>
    <w:p w14:paraId="00DC20D8" w14:textId="77777777" w:rsidR="00350CFB" w:rsidRDefault="00283FFF">
      <w:pPr>
        <w:ind w:left="1235"/>
        <w:rPr>
          <w:rFonts w:ascii="Arial"/>
          <w:sz w:val="25"/>
        </w:rPr>
      </w:pPr>
      <w:r>
        <w:rPr>
          <w:rFonts w:ascii="Arial"/>
          <w:noProof/>
          <w:sz w:val="25"/>
        </w:rPr>
        <mc:AlternateContent>
          <mc:Choice Requires="wps">
            <w:drawing>
              <wp:anchor distT="0" distB="0" distL="0" distR="0" simplePos="0" relativeHeight="15774208" behindDoc="0" locked="0" layoutInCell="1" allowOverlap="1" wp14:anchorId="00DC2792" wp14:editId="00DC2793">
                <wp:simplePos x="0" y="0"/>
                <wp:positionH relativeFrom="page">
                  <wp:posOffset>1194524</wp:posOffset>
                </wp:positionH>
                <wp:positionV relativeFrom="paragraph">
                  <wp:posOffset>-292769</wp:posOffset>
                </wp:positionV>
                <wp:extent cx="177165" cy="1826260"/>
                <wp:effectExtent l="0" t="0" r="0" b="0"/>
                <wp:wrapNone/>
                <wp:docPr id="590" name="Textbox 5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165" cy="1826260"/>
                        </a:xfrm>
                        <a:prstGeom prst="rect">
                          <a:avLst/>
                        </a:prstGeom>
                      </wps:spPr>
                      <wps:txbx>
                        <w:txbxContent>
                          <w:p w14:paraId="00DC284F" w14:textId="77777777" w:rsidR="00350CFB" w:rsidRDefault="00283FFF">
                            <w:pPr>
                              <w:spacing w:line="262" w:lineRule="exact"/>
                              <w:ind w:left="20"/>
                              <w:rPr>
                                <w:rFonts w:ascii="Arial"/>
                                <w:sz w:val="27"/>
                              </w:rPr>
                            </w:pPr>
                            <w:r>
                              <w:rPr>
                                <w:rFonts w:ascii="Arial"/>
                                <w:sz w:val="27"/>
                              </w:rPr>
                              <w:t>PageRank</w:t>
                            </w:r>
                            <w:r>
                              <w:rPr>
                                <w:rFonts w:ascii="Arial"/>
                                <w:spacing w:val="16"/>
                                <w:sz w:val="27"/>
                              </w:rPr>
                              <w:t xml:space="preserve"> </w:t>
                            </w:r>
                            <w:r>
                              <w:rPr>
                                <w:rFonts w:ascii="Arial"/>
                                <w:sz w:val="27"/>
                              </w:rPr>
                              <w:t>wall</w:t>
                            </w:r>
                            <w:r>
                              <w:rPr>
                                <w:rFonts w:ascii="Arial"/>
                                <w:spacing w:val="16"/>
                                <w:sz w:val="27"/>
                              </w:rPr>
                              <w:t xml:space="preserve"> </w:t>
                            </w:r>
                            <w:r>
                              <w:rPr>
                                <w:rFonts w:ascii="Arial"/>
                                <w:sz w:val="27"/>
                              </w:rPr>
                              <w:t>time</w:t>
                            </w:r>
                            <w:r>
                              <w:rPr>
                                <w:rFonts w:ascii="Arial"/>
                                <w:spacing w:val="16"/>
                                <w:sz w:val="27"/>
                              </w:rPr>
                              <w:t xml:space="preserve"> </w:t>
                            </w:r>
                            <w:r>
                              <w:rPr>
                                <w:rFonts w:ascii="Arial"/>
                                <w:spacing w:val="-5"/>
                                <w:sz w:val="27"/>
                              </w:rPr>
                              <w:t>(s)</w:t>
                            </w:r>
                          </w:p>
                        </w:txbxContent>
                      </wps:txbx>
                      <wps:bodyPr vert="vert270" wrap="square" lIns="0" tIns="0" rIns="0" bIns="0" rtlCol="0">
                        <a:noAutofit/>
                      </wps:bodyPr>
                    </wps:wsp>
                  </a:graphicData>
                </a:graphic>
              </wp:anchor>
            </w:drawing>
          </mc:Choice>
          <mc:Fallback>
            <w:pict>
              <v:shape w14:anchorId="00DC2792" id="Textbox 590" o:spid="_x0000_s1219" type="#_x0000_t202" style="position:absolute;left:0;text-align:left;margin-left:94.05pt;margin-top:-23.05pt;width:13.95pt;height:143.8pt;z-index:157742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" filled="f" stroked="f">
                <v:textbox style="layout-flow:vertical;mso-layout-flow-alt:bottom-to-top" inset="0,0,0,0">
                  <w:txbxContent>
                    <w:p w14:paraId="00DC284F" w14:textId="77777777" w:rsidR="00350CFB" w:rsidRDefault="00283FFF">
                      <w:pPr>
                        <w:spacing w:line="262" w:lineRule="exact"/>
                        <w:ind w:left="20"/>
                        <w:rPr>
                          <w:rFonts w:ascii="Arial"/>
                          <w:sz w:val="27"/>
                        </w:rPr>
                      </w:pPr>
                      <w:r>
                        <w:rPr>
                          <w:rFonts w:ascii="Arial"/>
                          <w:sz w:val="27"/>
                        </w:rPr>
                        <w:t>PageRank</w:t>
                      </w:r>
                      <w:r>
                        <w:rPr>
                          <w:rFonts w:ascii="Arial"/>
                          <w:spacing w:val="16"/>
                          <w:sz w:val="27"/>
                        </w:rPr>
                        <w:t xml:space="preserve"> </w:t>
                      </w:r>
                      <w:r>
                        <w:rPr>
                          <w:rFonts w:ascii="Arial"/>
                          <w:sz w:val="27"/>
                        </w:rPr>
                        <w:t>wall</w:t>
                      </w:r>
                      <w:r>
                        <w:rPr>
                          <w:rFonts w:ascii="Arial"/>
                          <w:spacing w:val="16"/>
                          <w:sz w:val="27"/>
                        </w:rPr>
                        <w:t xml:space="preserve"> </w:t>
                      </w:r>
                      <w:r>
                        <w:rPr>
                          <w:rFonts w:ascii="Arial"/>
                          <w:sz w:val="27"/>
                        </w:rPr>
                        <w:t>time</w:t>
                      </w:r>
                      <w:r>
                        <w:rPr>
                          <w:rFonts w:ascii="Arial"/>
                          <w:spacing w:val="16"/>
                          <w:sz w:val="27"/>
                        </w:rPr>
                        <w:t xml:space="preserve"> </w:t>
                      </w:r>
                      <w:r>
                        <w:rPr>
                          <w:rFonts w:ascii="Arial"/>
                          <w:spacing w:val="-5"/>
                          <w:sz w:val="27"/>
                        </w:rPr>
                        <w:t>(s)</w:t>
                      </w:r>
                    </w:p>
                  </w:txbxContent>
                </v:textbox>
                <w10:wrap anchorx="page"/>
              </v:shape>
            </w:pict>
          </mc:Fallback>
        </mc:AlternateContent>
      </w:r>
      <w:r>
        <w:rPr>
          <w:rFonts w:ascii="Arial"/>
          <w:spacing w:val="-5"/>
          <w:sz w:val="25"/>
        </w:rPr>
        <w:t>15</w:t>
      </w:r>
    </w:p>
    <w:p w14:paraId="00DC20D9" w14:textId="77777777" w:rsidR="00350CFB" w:rsidRDefault="00350CFB">
      <w:pPr>
        <w:pStyle w:val="BodyText"/>
        <w:rPr>
          <w:rFonts w:ascii="Arial"/>
          <w:sz w:val="22"/>
        </w:rPr>
      </w:pPr>
    </w:p>
    <w:p w14:paraId="00DC20DA" w14:textId="77777777" w:rsidR="00350CFB" w:rsidRDefault="00350CFB">
      <w:pPr>
        <w:pStyle w:val="BodyText"/>
        <w:spacing w:before="212"/>
        <w:rPr>
          <w:rFonts w:ascii="Arial"/>
          <w:sz w:val="22"/>
        </w:rPr>
      </w:pPr>
    </w:p>
    <w:p w14:paraId="00DC20DB" w14:textId="77777777" w:rsidR="00350CFB" w:rsidRDefault="00283FFF">
      <w:pPr>
        <w:ind w:left="1235"/>
        <w:rPr>
          <w:rFonts w:ascii="Arial"/>
          <w:sz w:val="25"/>
        </w:rPr>
      </w:pPr>
      <w:r>
        <w:rPr>
          <w:rFonts w:ascii="Arial"/>
          <w:spacing w:val="-5"/>
          <w:sz w:val="25"/>
        </w:rPr>
        <w:t>10</w:t>
      </w:r>
    </w:p>
    <w:p w14:paraId="00DC20DC" w14:textId="77777777" w:rsidR="00350CFB" w:rsidRDefault="00350CFB">
      <w:pPr>
        <w:pStyle w:val="BodyText"/>
        <w:rPr>
          <w:rFonts w:ascii="Arial"/>
          <w:sz w:val="22"/>
        </w:rPr>
      </w:pPr>
    </w:p>
    <w:p w14:paraId="00DC20DD" w14:textId="77777777" w:rsidR="00350CFB" w:rsidRDefault="00350CFB">
      <w:pPr>
        <w:pStyle w:val="BodyText"/>
        <w:spacing w:before="212"/>
        <w:rPr>
          <w:rFonts w:ascii="Arial"/>
          <w:sz w:val="22"/>
        </w:rPr>
      </w:pPr>
    </w:p>
    <w:p w14:paraId="00DC20DE" w14:textId="77777777" w:rsidR="00350CFB" w:rsidRDefault="00283FFF">
      <w:pPr>
        <w:spacing w:before="1"/>
        <w:ind w:left="1376"/>
        <w:rPr>
          <w:rFonts w:ascii="Arial"/>
          <w:sz w:val="25"/>
        </w:rPr>
      </w:pPr>
      <w:r>
        <w:rPr>
          <w:rFonts w:ascii="Arial"/>
          <w:spacing w:val="-10"/>
          <w:sz w:val="25"/>
        </w:rPr>
        <w:t>5</w:t>
      </w:r>
    </w:p>
    <w:p w14:paraId="00DC20DF" w14:textId="77777777" w:rsidR="00350CFB" w:rsidRDefault="00350CFB">
      <w:pPr>
        <w:pStyle w:val="BodyText"/>
        <w:rPr>
          <w:rFonts w:ascii="Arial"/>
          <w:sz w:val="22"/>
        </w:rPr>
      </w:pPr>
    </w:p>
    <w:p w14:paraId="00DC20E0" w14:textId="77777777" w:rsidR="00350CFB" w:rsidRDefault="00350CFB">
      <w:pPr>
        <w:pStyle w:val="BodyText"/>
        <w:spacing w:before="212"/>
        <w:rPr>
          <w:rFonts w:ascii="Arial"/>
          <w:sz w:val="22"/>
        </w:rPr>
      </w:pPr>
    </w:p>
    <w:p w14:paraId="00DC20E1" w14:textId="77777777" w:rsidR="00350CFB" w:rsidRDefault="00283FFF">
      <w:pPr>
        <w:ind w:left="774" w:right="8086"/>
        <w:jc w:val="center"/>
        <w:rPr>
          <w:rFonts w:ascii="Arial"/>
          <w:sz w:val="25"/>
        </w:rPr>
      </w:pPr>
      <w:r>
        <w:rPr>
          <w:rFonts w:ascii="Arial"/>
          <w:spacing w:val="-10"/>
          <w:sz w:val="25"/>
        </w:rPr>
        <w:t>0</w:t>
      </w:r>
    </w:p>
    <w:p w14:paraId="00DC20E2" w14:textId="77777777" w:rsidR="00350CFB" w:rsidRDefault="00283FFF">
      <w:pPr>
        <w:tabs>
          <w:tab w:val="left" w:pos="1722"/>
          <w:tab w:val="left" w:pos="3077"/>
          <w:tab w:val="left" w:pos="4797"/>
          <w:tab w:val="left" w:pos="7047"/>
        </w:tabs>
        <w:spacing w:before="83"/>
        <w:ind w:left="367"/>
        <w:jc w:val="center"/>
        <w:rPr>
          <w:rFonts w:ascii="Arial"/>
          <w:sz w:val="25"/>
        </w:rPr>
      </w:pPr>
      <w:r>
        <w:rPr>
          <w:rFonts w:ascii="Arial"/>
          <w:spacing w:val="-2"/>
          <w:sz w:val="25"/>
        </w:rPr>
        <w:t>1,000</w:t>
      </w:r>
      <w:r>
        <w:rPr>
          <w:rFonts w:ascii="Arial"/>
          <w:sz w:val="25"/>
        </w:rPr>
        <w:tab/>
      </w:r>
      <w:r>
        <w:rPr>
          <w:rFonts w:ascii="Arial"/>
          <w:spacing w:val="-2"/>
          <w:sz w:val="25"/>
        </w:rPr>
        <w:t>2,000</w:t>
      </w:r>
      <w:r>
        <w:rPr>
          <w:rFonts w:ascii="Arial"/>
          <w:sz w:val="25"/>
        </w:rPr>
        <w:tab/>
      </w:r>
      <w:r>
        <w:rPr>
          <w:rFonts w:ascii="Arial"/>
          <w:spacing w:val="-2"/>
          <w:sz w:val="25"/>
        </w:rPr>
        <w:t>4,0005,521</w:t>
      </w:r>
      <w:r>
        <w:rPr>
          <w:rFonts w:ascii="Arial"/>
          <w:sz w:val="25"/>
        </w:rPr>
        <w:tab/>
      </w:r>
      <w:r>
        <w:rPr>
          <w:rFonts w:ascii="Arial"/>
          <w:spacing w:val="-2"/>
          <w:sz w:val="25"/>
        </w:rPr>
        <w:t>10,000</w:t>
      </w:r>
      <w:r>
        <w:rPr>
          <w:rFonts w:ascii="Arial"/>
          <w:sz w:val="25"/>
        </w:rPr>
        <w:tab/>
      </w:r>
      <w:r>
        <w:rPr>
          <w:rFonts w:ascii="Arial"/>
          <w:spacing w:val="-2"/>
          <w:sz w:val="25"/>
        </w:rPr>
        <w:t>31,612</w:t>
      </w:r>
    </w:p>
    <w:p w14:paraId="00DC20E3" w14:textId="77777777" w:rsidR="00350CFB" w:rsidRDefault="00283FFF">
      <w:pPr>
        <w:spacing w:before="12"/>
        <w:ind w:left="774" w:right="500"/>
        <w:jc w:val="center"/>
        <w:rPr>
          <w:rFonts w:ascii="Arial"/>
          <w:sz w:val="27"/>
        </w:rPr>
      </w:pPr>
      <w:r>
        <w:rPr>
          <w:rFonts w:ascii="Arial"/>
          <w:spacing w:val="-2"/>
          <w:w w:val="110"/>
          <w:sz w:val="27"/>
        </w:rPr>
        <w:t>Number</w:t>
      </w:r>
      <w:r>
        <w:rPr>
          <w:rFonts w:ascii="Arial"/>
          <w:spacing w:val="-16"/>
          <w:w w:val="110"/>
          <w:sz w:val="27"/>
        </w:rPr>
        <w:t xml:space="preserve"> </w:t>
      </w:r>
      <w:r>
        <w:rPr>
          <w:rFonts w:ascii="Arial"/>
          <w:spacing w:val="-2"/>
          <w:w w:val="110"/>
          <w:sz w:val="27"/>
        </w:rPr>
        <w:t>of</w:t>
      </w:r>
      <w:r>
        <w:rPr>
          <w:rFonts w:ascii="Arial"/>
          <w:spacing w:val="-16"/>
          <w:w w:val="110"/>
          <w:sz w:val="27"/>
        </w:rPr>
        <w:t xml:space="preserve"> </w:t>
      </w:r>
      <w:r>
        <w:rPr>
          <w:rFonts w:ascii="Arial"/>
          <w:spacing w:val="-2"/>
          <w:w w:val="110"/>
          <w:sz w:val="27"/>
        </w:rPr>
        <w:t>wallets</w:t>
      </w:r>
      <w:r>
        <w:rPr>
          <w:rFonts w:ascii="Arial"/>
          <w:spacing w:val="-15"/>
          <w:w w:val="110"/>
          <w:sz w:val="27"/>
        </w:rPr>
        <w:t xml:space="preserve"> </w:t>
      </w:r>
      <w:r>
        <w:rPr>
          <w:rFonts w:ascii="Arial"/>
          <w:i/>
          <w:spacing w:val="-2"/>
          <w:w w:val="110"/>
          <w:sz w:val="19"/>
        </w:rPr>
        <w:t>n</w:t>
      </w:r>
      <w:r>
        <w:rPr>
          <w:rFonts w:ascii="Arial"/>
          <w:i/>
          <w:spacing w:val="8"/>
          <w:w w:val="110"/>
          <w:sz w:val="19"/>
        </w:rPr>
        <w:t xml:space="preserve"> </w:t>
      </w:r>
      <w:r>
        <w:rPr>
          <w:rFonts w:ascii="Arial"/>
          <w:spacing w:val="-2"/>
          <w:w w:val="110"/>
          <w:sz w:val="27"/>
        </w:rPr>
        <w:t>(log</w:t>
      </w:r>
      <w:r>
        <w:rPr>
          <w:rFonts w:ascii="Arial"/>
          <w:spacing w:val="-15"/>
          <w:w w:val="110"/>
          <w:sz w:val="27"/>
        </w:rPr>
        <w:t xml:space="preserve"> </w:t>
      </w:r>
      <w:r>
        <w:rPr>
          <w:rFonts w:ascii="Arial"/>
          <w:spacing w:val="-2"/>
          <w:w w:val="110"/>
          <w:sz w:val="27"/>
        </w:rPr>
        <w:t>scale)</w:t>
      </w:r>
    </w:p>
    <w:p w14:paraId="00DC20E4" w14:textId="77777777" w:rsidR="00350CFB" w:rsidRDefault="00350CFB">
      <w:pPr>
        <w:pStyle w:val="BodyText"/>
        <w:spacing w:before="144"/>
        <w:rPr>
          <w:rFonts w:ascii="Arial"/>
        </w:rPr>
      </w:pPr>
    </w:p>
    <w:p w14:paraId="00DC20E5" w14:textId="77777777" w:rsidR="00350CFB" w:rsidRDefault="00283FFF">
      <w:pPr>
        <w:pStyle w:val="BodyText"/>
        <w:spacing w:line="175" w:lineRule="auto"/>
        <w:ind w:left="276" w:right="548" w:firstLine="5"/>
        <w:jc w:val="both"/>
      </w:pPr>
      <w:r>
        <w:rPr>
          <w:w w:val="105"/>
        </w:rPr>
        <w:t>Figure</w:t>
      </w:r>
      <w:r>
        <w:rPr>
          <w:spacing w:val="-16"/>
          <w:w w:val="105"/>
        </w:rPr>
        <w:t xml:space="preserve"> </w:t>
      </w:r>
      <w:r>
        <w:rPr>
          <w:w w:val="105"/>
        </w:rPr>
        <w:t>4.4:</w:t>
      </w:r>
      <w:r>
        <w:rPr>
          <w:spacing w:val="-16"/>
          <w:w w:val="105"/>
        </w:rPr>
        <w:t xml:space="preserve"> </w:t>
      </w:r>
      <w:r>
        <w:rPr>
          <w:w w:val="105"/>
        </w:rPr>
        <w:t>PageRank</w:t>
      </w:r>
      <w:r>
        <w:rPr>
          <w:spacing w:val="-16"/>
          <w:w w:val="105"/>
        </w:rPr>
        <w:t xml:space="preserve"> </w:t>
      </w:r>
      <w:r>
        <w:rPr>
          <w:w w:val="105"/>
        </w:rPr>
        <w:t>wall-clock</w:t>
      </w:r>
      <w:r>
        <w:rPr>
          <w:spacing w:val="-15"/>
          <w:w w:val="105"/>
        </w:rPr>
        <w:t xml:space="preserve"> </w:t>
      </w:r>
      <w:r>
        <w:rPr>
          <w:w w:val="105"/>
        </w:rPr>
        <w:t>runtime</w:t>
      </w:r>
      <w:r>
        <w:rPr>
          <w:spacing w:val="-16"/>
          <w:w w:val="105"/>
        </w:rPr>
        <w:t xml:space="preserve"> </w:t>
      </w:r>
      <w:r>
        <w:rPr>
          <w:w w:val="105"/>
        </w:rPr>
        <w:t>versus</w:t>
      </w:r>
      <w:r>
        <w:rPr>
          <w:spacing w:val="-16"/>
          <w:w w:val="105"/>
        </w:rPr>
        <w:t xml:space="preserve"> </w:t>
      </w:r>
      <w:r>
        <w:rPr>
          <w:w w:val="105"/>
        </w:rPr>
        <w:t>cohort</w:t>
      </w:r>
      <w:r>
        <w:rPr>
          <w:spacing w:val="-16"/>
          <w:w w:val="105"/>
        </w:rPr>
        <w:t xml:space="preserve"> </w:t>
      </w:r>
      <w:r>
        <w:rPr>
          <w:w w:val="105"/>
        </w:rPr>
        <w:t>size</w:t>
      </w:r>
      <w:r>
        <w:rPr>
          <w:spacing w:val="-15"/>
          <w:w w:val="105"/>
        </w:rPr>
        <w:t xml:space="preserve"> </w:t>
      </w:r>
      <w:r>
        <w:rPr>
          <w:w w:val="105"/>
        </w:rPr>
        <w:t>(log</w:t>
      </w:r>
      <w:r>
        <w:rPr>
          <w:spacing w:val="-16"/>
          <w:w w:val="105"/>
        </w:rPr>
        <w:t xml:space="preserve"> </w:t>
      </w:r>
      <w:r>
        <w:rPr>
          <w:i/>
          <w:w w:val="105"/>
        </w:rPr>
        <w:t>x</w:t>
      </w:r>
      <w:r>
        <w:rPr>
          <w:w w:val="105"/>
        </w:rPr>
        <w:t>-axis).</w:t>
      </w:r>
      <w:r>
        <w:rPr>
          <w:spacing w:val="-7"/>
          <w:w w:val="105"/>
        </w:rPr>
        <w:t xml:space="preserve"> </w:t>
      </w:r>
      <w:r>
        <w:rPr>
          <w:w w:val="105"/>
        </w:rPr>
        <w:t>Solid</w:t>
      </w:r>
      <w:r>
        <w:rPr>
          <w:spacing w:val="-16"/>
          <w:w w:val="105"/>
        </w:rPr>
        <w:t xml:space="preserve"> </w:t>
      </w:r>
      <w:r>
        <w:rPr>
          <w:w w:val="105"/>
        </w:rPr>
        <w:t>lines: in-cohort scaling on the matched GMX sample (</w:t>
      </w:r>
      <w:r>
        <w:rPr>
          <w:i/>
          <w:w w:val="105"/>
        </w:rPr>
        <w:t xml:space="preserve">n </w:t>
      </w:r>
      <w:r>
        <w:rPr>
          <w:rFonts w:ascii="Arial Unicode MS" w:hAnsi="Arial Unicode MS"/>
          <w:w w:val="105"/>
        </w:rPr>
        <w:t xml:space="preserve">≤ </w:t>
      </w:r>
      <w:r>
        <w:rPr>
          <w:w w:val="105"/>
        </w:rPr>
        <w:t>5</w:t>
      </w:r>
      <w:r>
        <w:rPr>
          <w:i/>
          <w:w w:val="105"/>
        </w:rPr>
        <w:t>,</w:t>
      </w:r>
      <w:r>
        <w:rPr>
          <w:w w:val="105"/>
        </w:rPr>
        <w:t>521).</w:t>
      </w:r>
      <w:r>
        <w:rPr>
          <w:spacing w:val="40"/>
          <w:w w:val="105"/>
        </w:rPr>
        <w:t xml:space="preserve"> </w:t>
      </w:r>
      <w:r>
        <w:rPr>
          <w:w w:val="105"/>
        </w:rPr>
        <w:t>Dashed lines: expanded wallet pool (</w:t>
      </w:r>
      <w:r>
        <w:rPr>
          <w:i/>
          <w:w w:val="105"/>
        </w:rPr>
        <w:t>N</w:t>
      </w:r>
      <w:r>
        <w:rPr>
          <w:i/>
          <w:spacing w:val="40"/>
          <w:w w:val="105"/>
        </w:rPr>
        <w:t xml:space="preserve"> </w:t>
      </w:r>
      <w:r>
        <w:rPr>
          <w:w w:val="105"/>
        </w:rPr>
        <w:t>= 31</w:t>
      </w:r>
      <w:r>
        <w:rPr>
          <w:i/>
          <w:w w:val="105"/>
        </w:rPr>
        <w:t>,</w:t>
      </w:r>
      <w:r>
        <w:rPr>
          <w:w w:val="105"/>
        </w:rPr>
        <w:t>612).</w:t>
      </w:r>
      <w:r>
        <w:rPr>
          <w:spacing w:val="-16"/>
          <w:w w:val="105"/>
        </w:rPr>
        <w:t xml:space="preserve"> </w:t>
      </w:r>
      <w:r>
        <w:rPr>
          <w:w w:val="105"/>
        </w:rPr>
        <w:t>EndorseRank</w:t>
      </w:r>
      <w:r>
        <w:rPr>
          <w:spacing w:val="-16"/>
          <w:w w:val="105"/>
        </w:rPr>
        <w:t xml:space="preserve"> </w:t>
      </w:r>
      <w:r>
        <w:rPr>
          <w:w w:val="105"/>
        </w:rPr>
        <w:t>remains</w:t>
      </w:r>
      <w:r>
        <w:rPr>
          <w:spacing w:val="-16"/>
          <w:w w:val="105"/>
        </w:rPr>
        <w:t xml:space="preserve"> </w:t>
      </w:r>
      <w:r>
        <w:rPr>
          <w:w w:val="105"/>
        </w:rPr>
        <w:t>approximately</w:t>
      </w:r>
      <w:r>
        <w:rPr>
          <w:spacing w:val="-15"/>
          <w:w w:val="105"/>
        </w:rPr>
        <w:t xml:space="preserve"> </w:t>
      </w:r>
      <w:r>
        <w:rPr>
          <w:w w:val="105"/>
        </w:rPr>
        <w:t>9–10</w:t>
      </w:r>
      <w:r>
        <w:rPr>
          <w:rFonts w:ascii="Arial Unicode MS" w:hAnsi="Arial Unicode MS"/>
          <w:w w:val="105"/>
        </w:rPr>
        <w:t>×</w:t>
      </w:r>
      <w:r>
        <w:rPr>
          <w:rFonts w:ascii="Arial Unicode MS" w:hAnsi="Arial Unicode MS"/>
          <w:spacing w:val="-18"/>
          <w:w w:val="105"/>
        </w:rPr>
        <w:t xml:space="preserve"> </w:t>
      </w:r>
      <w:r>
        <w:rPr>
          <w:w w:val="105"/>
        </w:rPr>
        <w:t>faster</w:t>
      </w:r>
      <w:r>
        <w:rPr>
          <w:spacing w:val="-16"/>
          <w:w w:val="105"/>
        </w:rPr>
        <w:t xml:space="preserve"> </w:t>
      </w:r>
      <w:r>
        <w:rPr>
          <w:w w:val="105"/>
        </w:rPr>
        <w:t>than</w:t>
      </w:r>
      <w:r>
        <w:rPr>
          <w:spacing w:val="-15"/>
          <w:w w:val="105"/>
        </w:rPr>
        <w:t xml:space="preserve"> </w:t>
      </w:r>
      <w:r>
        <w:rPr>
          <w:w w:val="105"/>
        </w:rPr>
        <w:t>AWP</w:t>
      </w:r>
      <w:r>
        <w:rPr>
          <w:spacing w:val="-16"/>
          <w:w w:val="105"/>
        </w:rPr>
        <w:t xml:space="preserve"> </w:t>
      </w:r>
      <w:r>
        <w:rPr>
          <w:w w:val="105"/>
        </w:rPr>
        <w:t>at</w:t>
      </w:r>
      <w:r>
        <w:rPr>
          <w:spacing w:val="-16"/>
          <w:w w:val="105"/>
        </w:rPr>
        <w:t xml:space="preserve"> </w:t>
      </w:r>
      <w:r>
        <w:rPr>
          <w:i/>
          <w:w w:val="105"/>
        </w:rPr>
        <w:t>n</w:t>
      </w:r>
      <w:r>
        <w:rPr>
          <w:i/>
          <w:spacing w:val="-9"/>
          <w:w w:val="105"/>
        </w:rPr>
        <w:t xml:space="preserve"> </w:t>
      </w:r>
      <w:r>
        <w:rPr>
          <w:w w:val="105"/>
        </w:rPr>
        <w:t>=</w:t>
      </w:r>
      <w:r>
        <w:rPr>
          <w:spacing w:val="-7"/>
          <w:w w:val="105"/>
        </w:rPr>
        <w:t xml:space="preserve"> </w:t>
      </w:r>
      <w:r>
        <w:rPr>
          <w:w w:val="105"/>
        </w:rPr>
        <w:t>10</w:t>
      </w:r>
      <w:r>
        <w:rPr>
          <w:i/>
          <w:w w:val="105"/>
        </w:rPr>
        <w:t>,</w:t>
      </w:r>
      <w:r>
        <w:rPr>
          <w:w w:val="105"/>
        </w:rPr>
        <w:t>000</w:t>
      </w:r>
      <w:r>
        <w:rPr>
          <w:spacing w:val="-16"/>
          <w:w w:val="105"/>
        </w:rPr>
        <w:t xml:space="preserve"> </w:t>
      </w:r>
      <w:r>
        <w:rPr>
          <w:w w:val="105"/>
        </w:rPr>
        <w:t>(</w:t>
      </w:r>
      <w:r>
        <w:rPr>
          <w:rFonts w:ascii="Arial Unicode MS" w:hAnsi="Arial Unicode MS"/>
          <w:w w:val="105"/>
        </w:rPr>
        <w:t>≈</w:t>
      </w:r>
      <w:r>
        <w:rPr>
          <w:rFonts w:ascii="Arial Unicode MS" w:hAnsi="Arial Unicode MS"/>
          <w:spacing w:val="-14"/>
          <w:w w:val="105"/>
        </w:rPr>
        <w:t xml:space="preserve"> </w:t>
      </w:r>
      <w:r>
        <w:rPr>
          <w:w w:val="105"/>
        </w:rPr>
        <w:t>10</w:t>
      </w:r>
      <w:r>
        <w:rPr>
          <w:i/>
          <w:w w:val="105"/>
        </w:rPr>
        <w:t>.</w:t>
      </w:r>
      <w:r>
        <w:rPr>
          <w:w w:val="105"/>
        </w:rPr>
        <w:t>4</w:t>
      </w:r>
      <w:r>
        <w:rPr>
          <w:rFonts w:ascii="Arial Unicode MS" w:hAnsi="Arial Unicode MS"/>
          <w:w w:val="105"/>
        </w:rPr>
        <w:t>×</w:t>
      </w:r>
      <w:r>
        <w:rPr>
          <w:w w:val="105"/>
        </w:rPr>
        <w:t>) and at full pool size (</w:t>
      </w:r>
      <w:r>
        <w:rPr>
          <w:rFonts w:ascii="Arial Unicode MS" w:hAnsi="Arial Unicode MS"/>
          <w:w w:val="105"/>
        </w:rPr>
        <w:t xml:space="preserve">≈ </w:t>
      </w:r>
      <w:r>
        <w:rPr>
          <w:w w:val="105"/>
        </w:rPr>
        <w:t>9</w:t>
      </w:r>
      <w:r>
        <w:rPr>
          <w:i/>
          <w:w w:val="105"/>
        </w:rPr>
        <w:t>.</w:t>
      </w:r>
      <w:r>
        <w:rPr>
          <w:w w:val="105"/>
        </w:rPr>
        <w:t>4</w:t>
      </w:r>
      <w:r>
        <w:rPr>
          <w:rFonts w:ascii="Arial Unicode MS" w:hAnsi="Arial Unicode MS"/>
          <w:w w:val="105"/>
        </w:rPr>
        <w:t>×</w:t>
      </w:r>
      <w:r>
        <w:rPr>
          <w:w w:val="105"/>
        </w:rPr>
        <w:t>).</w:t>
      </w:r>
    </w:p>
    <w:p w14:paraId="00DC20E6" w14:textId="77777777" w:rsidR="00350CFB" w:rsidRDefault="00350CFB">
      <w:pPr>
        <w:pStyle w:val="BodyText"/>
        <w:spacing w:line="175" w:lineRule="auto"/>
        <w:jc w:val="both"/>
        <w:sectPr w:rsidR="00350CFB">
          <w:type w:val="continuous"/>
          <w:pgSz w:w="11910" w:h="16840"/>
          <w:pgMar w:top="1920" w:right="708" w:bottom="280" w:left="992" w:header="0" w:footer="2115" w:gutter="0"/>
          <w:cols w:space="720"/>
        </w:sectPr>
      </w:pPr>
    </w:p>
    <w:p w14:paraId="00DC20E7" w14:textId="77777777" w:rsidR="00350CFB" w:rsidRDefault="00283FFF">
      <w:pPr>
        <w:pStyle w:val="BodyText"/>
        <w:spacing w:before="72" w:line="396" w:lineRule="auto"/>
        <w:ind w:left="273" w:right="524" w:firstLine="8"/>
        <w:jc w:val="both"/>
      </w:pPr>
      <w:r>
        <w:lastRenderedPageBreak/>
        <w:t>pair the runtime results with alignment results:</w:t>
      </w:r>
      <w:r>
        <w:rPr>
          <w:spacing w:val="35"/>
        </w:rPr>
        <w:t xml:space="preserve"> </w:t>
      </w:r>
      <w:r>
        <w:t>EndorseRank is not merely cheaper; it is cheaper while</w:t>
      </w:r>
      <w:r>
        <w:rPr>
          <w:spacing w:val="-1"/>
        </w:rPr>
        <w:t xml:space="preserve"> </w:t>
      </w:r>
      <w:r>
        <w:t>preserving</w:t>
      </w:r>
      <w:r>
        <w:rPr>
          <w:spacing w:val="-1"/>
        </w:rPr>
        <w:t xml:space="preserve"> </w:t>
      </w:r>
      <w:r>
        <w:t>credible</w:t>
      </w:r>
      <w:r>
        <w:rPr>
          <w:spacing w:val="-1"/>
        </w:rPr>
        <w:t xml:space="preserve"> </w:t>
      </w:r>
      <w:r>
        <w:t>primary-construct</w:t>
      </w:r>
      <w:r>
        <w:rPr>
          <w:spacing w:val="-1"/>
        </w:rPr>
        <w:t xml:space="preserve"> </w:t>
      </w:r>
      <w:r>
        <w:t>allowance</w:t>
      </w:r>
      <w:r>
        <w:rPr>
          <w:spacing w:val="-1"/>
        </w:rPr>
        <w:t xml:space="preserve"> </w:t>
      </w:r>
      <w:r>
        <w:t>alignment</w:t>
      </w:r>
      <w:r>
        <w:rPr>
          <w:spacing w:val="-1"/>
        </w:rPr>
        <w:t xml:space="preserve"> </w:t>
      </w:r>
      <w:r>
        <w:t>(</w:t>
      </w:r>
      <w:r>
        <w:rPr>
          <w:i/>
        </w:rPr>
        <w:t>τ</w:t>
      </w:r>
      <w:r>
        <w:rPr>
          <w:i/>
          <w:spacing w:val="32"/>
        </w:rPr>
        <w:t xml:space="preserve"> </w:t>
      </w:r>
      <w:r>
        <w:t>= 0</w:t>
      </w:r>
      <w:r>
        <w:rPr>
          <w:i/>
        </w:rPr>
        <w:t>.</w:t>
      </w:r>
      <w:r>
        <w:t>355)</w:t>
      </w:r>
      <w:r>
        <w:rPr>
          <w:spacing w:val="-1"/>
        </w:rPr>
        <w:t xml:space="preserve"> </w:t>
      </w:r>
      <w:r>
        <w:t>and</w:t>
      </w:r>
      <w:r>
        <w:rPr>
          <w:spacing w:val="-1"/>
        </w:rPr>
        <w:t xml:space="preserve"> </w:t>
      </w:r>
      <w:r>
        <w:t>moderate</w:t>
      </w:r>
      <w:r>
        <w:rPr>
          <w:spacing w:val="-1"/>
        </w:rPr>
        <w:t xml:space="preserve"> </w:t>
      </w:r>
      <w:r>
        <w:t>trans-fer alignment.</w:t>
      </w:r>
      <w:r>
        <w:rPr>
          <w:spacing w:val="31"/>
        </w:rPr>
        <w:t xml:space="preserve"> </w:t>
      </w:r>
      <w:r>
        <w:t xml:space="preserve">Protocols that need transfer-hub detection above all else may still prefer AWP and </w:t>
      </w:r>
      <w:r>
        <w:rPr>
          <w:w w:val="105"/>
        </w:rPr>
        <w:t>pay</w:t>
      </w:r>
      <w:r>
        <w:rPr>
          <w:spacing w:val="-16"/>
          <w:w w:val="105"/>
        </w:rPr>
        <w:t xml:space="preserve"> </w:t>
      </w:r>
      <w:r>
        <w:rPr>
          <w:w w:val="105"/>
        </w:rPr>
        <w:t>the</w:t>
      </w:r>
      <w:r>
        <w:rPr>
          <w:spacing w:val="-16"/>
          <w:w w:val="105"/>
        </w:rPr>
        <w:t xml:space="preserve"> </w:t>
      </w:r>
      <w:r>
        <w:rPr>
          <w:w w:val="105"/>
        </w:rPr>
        <w:t>runtime</w:t>
      </w:r>
      <w:r>
        <w:rPr>
          <w:spacing w:val="-15"/>
          <w:w w:val="105"/>
        </w:rPr>
        <w:t xml:space="preserve"> </w:t>
      </w:r>
      <w:r>
        <w:rPr>
          <w:w w:val="105"/>
        </w:rPr>
        <w:t>premium;</w:t>
      </w:r>
      <w:r>
        <w:rPr>
          <w:spacing w:val="-9"/>
          <w:w w:val="105"/>
        </w:rPr>
        <w:t xml:space="preserve"> </w:t>
      </w:r>
      <w:r>
        <w:rPr>
          <w:w w:val="105"/>
        </w:rPr>
        <w:t>protocols</w:t>
      </w:r>
      <w:r>
        <w:rPr>
          <w:spacing w:val="-16"/>
          <w:w w:val="105"/>
        </w:rPr>
        <w:t xml:space="preserve"> </w:t>
      </w:r>
      <w:r>
        <w:rPr>
          <w:w w:val="105"/>
        </w:rPr>
        <w:t>that</w:t>
      </w:r>
      <w:r>
        <w:rPr>
          <w:spacing w:val="-16"/>
          <w:w w:val="105"/>
        </w:rPr>
        <w:t xml:space="preserve"> </w:t>
      </w:r>
      <w:r>
        <w:rPr>
          <w:w w:val="105"/>
        </w:rPr>
        <w:t>need</w:t>
      </w:r>
      <w:r>
        <w:rPr>
          <w:spacing w:val="-15"/>
          <w:w w:val="105"/>
        </w:rPr>
        <w:t xml:space="preserve"> </w:t>
      </w:r>
      <w:r>
        <w:rPr>
          <w:w w:val="105"/>
        </w:rPr>
        <w:t>authorization-aware</w:t>
      </w:r>
      <w:r>
        <w:rPr>
          <w:spacing w:val="-16"/>
          <w:w w:val="105"/>
        </w:rPr>
        <w:t xml:space="preserve"> </w:t>
      </w:r>
      <w:r>
        <w:rPr>
          <w:w w:val="105"/>
        </w:rPr>
        <w:t>scores</w:t>
      </w:r>
      <w:r>
        <w:rPr>
          <w:spacing w:val="-16"/>
          <w:w w:val="105"/>
        </w:rPr>
        <w:t xml:space="preserve"> </w:t>
      </w:r>
      <w:r>
        <w:rPr>
          <w:w w:val="105"/>
        </w:rPr>
        <w:t>at</w:t>
      </w:r>
      <w:r>
        <w:rPr>
          <w:spacing w:val="-15"/>
          <w:w w:val="105"/>
        </w:rPr>
        <w:t xml:space="preserve"> </w:t>
      </w:r>
      <w:r>
        <w:rPr>
          <w:w w:val="105"/>
        </w:rPr>
        <w:t>low</w:t>
      </w:r>
      <w:r>
        <w:rPr>
          <w:spacing w:val="-16"/>
          <w:w w:val="105"/>
        </w:rPr>
        <w:t xml:space="preserve"> </w:t>
      </w:r>
      <w:r>
        <w:rPr>
          <w:w w:val="105"/>
        </w:rPr>
        <w:t>latency</w:t>
      </w:r>
      <w:r>
        <w:rPr>
          <w:spacing w:val="-16"/>
          <w:w w:val="105"/>
        </w:rPr>
        <w:t xml:space="preserve"> </w:t>
      </w:r>
      <w:r>
        <w:rPr>
          <w:w w:val="105"/>
        </w:rPr>
        <w:t>have</w:t>
      </w:r>
      <w:r>
        <w:rPr>
          <w:spacing w:val="-15"/>
          <w:w w:val="105"/>
        </w:rPr>
        <w:t xml:space="preserve"> </w:t>
      </w:r>
      <w:r>
        <w:rPr>
          <w:w w:val="105"/>
        </w:rPr>
        <w:t xml:space="preserve">a </w:t>
      </w:r>
      <w:bookmarkStart w:id="290" w:name="Robustness_checks"/>
      <w:bookmarkStart w:id="291" w:name="_bookmark95"/>
      <w:bookmarkEnd w:id="290"/>
      <w:bookmarkEnd w:id="291"/>
      <w:r>
        <w:rPr>
          <w:w w:val="105"/>
        </w:rPr>
        <w:t>clear</w:t>
      </w:r>
      <w:r>
        <w:rPr>
          <w:spacing w:val="-16"/>
          <w:w w:val="105"/>
        </w:rPr>
        <w:t xml:space="preserve"> </w:t>
      </w:r>
      <w:r>
        <w:rPr>
          <w:w w:val="105"/>
        </w:rPr>
        <w:t>efficiency</w:t>
      </w:r>
      <w:r>
        <w:rPr>
          <w:spacing w:val="-16"/>
          <w:w w:val="105"/>
        </w:rPr>
        <w:t xml:space="preserve"> </w:t>
      </w:r>
      <w:r>
        <w:rPr>
          <w:w w:val="105"/>
        </w:rPr>
        <w:t>rationale</w:t>
      </w:r>
      <w:r>
        <w:rPr>
          <w:spacing w:val="-16"/>
          <w:w w:val="105"/>
        </w:rPr>
        <w:t xml:space="preserve"> </w:t>
      </w:r>
      <w:r>
        <w:rPr>
          <w:w w:val="105"/>
        </w:rPr>
        <w:t>for</w:t>
      </w:r>
      <w:r>
        <w:rPr>
          <w:spacing w:val="-15"/>
          <w:w w:val="105"/>
        </w:rPr>
        <w:t xml:space="preserve"> </w:t>
      </w:r>
      <w:r>
        <w:rPr>
          <w:w w:val="105"/>
        </w:rPr>
        <w:t>EndorseRank.</w:t>
      </w:r>
    </w:p>
    <w:p w14:paraId="00DC20E8" w14:textId="77777777" w:rsidR="00350CFB" w:rsidRDefault="00350CFB">
      <w:pPr>
        <w:pStyle w:val="BodyText"/>
        <w:spacing w:before="164"/>
      </w:pPr>
    </w:p>
    <w:p w14:paraId="00DC20E9" w14:textId="77777777" w:rsidR="00350CFB" w:rsidRDefault="00283FFF">
      <w:pPr>
        <w:pStyle w:val="Heading2"/>
        <w:numPr>
          <w:ilvl w:val="1"/>
          <w:numId w:val="26"/>
        </w:numPr>
        <w:tabs>
          <w:tab w:val="left" w:pos="783"/>
        </w:tabs>
        <w:ind w:left="783" w:hanging="501"/>
      </w:pPr>
      <w:r>
        <w:t>Robustness</w:t>
      </w:r>
      <w:r>
        <w:rPr>
          <w:spacing w:val="19"/>
        </w:rPr>
        <w:t xml:space="preserve"> </w:t>
      </w:r>
      <w:r>
        <w:rPr>
          <w:spacing w:val="-2"/>
        </w:rPr>
        <w:t>checks</w:t>
      </w:r>
    </w:p>
    <w:p w14:paraId="00DC20EA" w14:textId="77777777" w:rsidR="00350CFB" w:rsidRDefault="00350CFB">
      <w:pPr>
        <w:pStyle w:val="BodyText"/>
        <w:spacing w:before="24"/>
        <w:rPr>
          <w:b/>
          <w:sz w:val="28"/>
        </w:rPr>
      </w:pPr>
    </w:p>
    <w:p w14:paraId="00DC20EB" w14:textId="77777777" w:rsidR="00350CFB" w:rsidRDefault="00283FFF">
      <w:pPr>
        <w:pStyle w:val="BodyText"/>
        <w:spacing w:line="396" w:lineRule="auto"/>
        <w:ind w:left="282" w:right="534"/>
        <w:jc w:val="both"/>
      </w:pPr>
      <w:r>
        <w:t>Efficiency</w:t>
      </w:r>
      <w:r>
        <w:rPr>
          <w:spacing w:val="-12"/>
        </w:rPr>
        <w:t xml:space="preserve"> </w:t>
      </w:r>
      <w:r>
        <w:t>and</w:t>
      </w:r>
      <w:r>
        <w:rPr>
          <w:spacing w:val="-12"/>
        </w:rPr>
        <w:t xml:space="preserve"> </w:t>
      </w:r>
      <w:r>
        <w:t>alignment</w:t>
      </w:r>
      <w:r>
        <w:rPr>
          <w:spacing w:val="-12"/>
        </w:rPr>
        <w:t xml:space="preserve"> </w:t>
      </w:r>
      <w:r>
        <w:t>results</w:t>
      </w:r>
      <w:r>
        <w:rPr>
          <w:spacing w:val="-12"/>
        </w:rPr>
        <w:t xml:space="preserve"> </w:t>
      </w:r>
      <w:r>
        <w:t>are</w:t>
      </w:r>
      <w:r>
        <w:rPr>
          <w:spacing w:val="-11"/>
        </w:rPr>
        <w:t xml:space="preserve"> </w:t>
      </w:r>
      <w:r>
        <w:t>useful</w:t>
      </w:r>
      <w:r>
        <w:rPr>
          <w:spacing w:val="-12"/>
        </w:rPr>
        <w:t xml:space="preserve"> </w:t>
      </w:r>
      <w:r>
        <w:t>only</w:t>
      </w:r>
      <w:r>
        <w:rPr>
          <w:spacing w:val="-12"/>
        </w:rPr>
        <w:t xml:space="preserve"> </w:t>
      </w:r>
      <w:r>
        <w:t>if</w:t>
      </w:r>
      <w:r>
        <w:rPr>
          <w:spacing w:val="-12"/>
        </w:rPr>
        <w:t xml:space="preserve"> </w:t>
      </w:r>
      <w:r>
        <w:t>they</w:t>
      </w:r>
      <w:r>
        <w:rPr>
          <w:spacing w:val="-11"/>
        </w:rPr>
        <w:t xml:space="preserve"> </w:t>
      </w:r>
      <w:r>
        <w:t>are</w:t>
      </w:r>
      <w:r>
        <w:rPr>
          <w:spacing w:val="-12"/>
        </w:rPr>
        <w:t xml:space="preserve"> </w:t>
      </w:r>
      <w:r>
        <w:t>not</w:t>
      </w:r>
      <w:r>
        <w:rPr>
          <w:spacing w:val="-12"/>
        </w:rPr>
        <w:t xml:space="preserve"> </w:t>
      </w:r>
      <w:r>
        <w:t>artifacts</w:t>
      </w:r>
      <w:r>
        <w:rPr>
          <w:spacing w:val="-12"/>
        </w:rPr>
        <w:t xml:space="preserve"> </w:t>
      </w:r>
      <w:r>
        <w:t>of</w:t>
      </w:r>
      <w:r>
        <w:rPr>
          <w:spacing w:val="-12"/>
        </w:rPr>
        <w:t xml:space="preserve"> </w:t>
      </w:r>
      <w:r>
        <w:t>a</w:t>
      </w:r>
      <w:r>
        <w:rPr>
          <w:spacing w:val="-11"/>
        </w:rPr>
        <w:t xml:space="preserve"> </w:t>
      </w:r>
      <w:r>
        <w:t>single</w:t>
      </w:r>
      <w:r>
        <w:rPr>
          <w:spacing w:val="-12"/>
        </w:rPr>
        <w:t xml:space="preserve"> </w:t>
      </w:r>
      <w:r>
        <w:t>damping</w:t>
      </w:r>
      <w:r>
        <w:rPr>
          <w:spacing w:val="-12"/>
        </w:rPr>
        <w:t xml:space="preserve"> </w:t>
      </w:r>
      <w:r>
        <w:t>choice, a</w:t>
      </w:r>
      <w:r>
        <w:rPr>
          <w:spacing w:val="-14"/>
        </w:rPr>
        <w:t xml:space="preserve"> </w:t>
      </w:r>
      <w:r>
        <w:t>single</w:t>
      </w:r>
      <w:r>
        <w:rPr>
          <w:spacing w:val="-14"/>
        </w:rPr>
        <w:t xml:space="preserve"> </w:t>
      </w:r>
      <w:r>
        <w:t>token</w:t>
      </w:r>
      <w:r>
        <w:rPr>
          <w:spacing w:val="-14"/>
        </w:rPr>
        <w:t xml:space="preserve"> </w:t>
      </w:r>
      <w:r>
        <w:t>mix,</w:t>
      </w:r>
      <w:r>
        <w:rPr>
          <w:spacing w:val="-12"/>
        </w:rPr>
        <w:t xml:space="preserve"> </w:t>
      </w:r>
      <w:r>
        <w:t>or</w:t>
      </w:r>
      <w:r>
        <w:rPr>
          <w:spacing w:val="-14"/>
        </w:rPr>
        <w:t xml:space="preserve"> </w:t>
      </w:r>
      <w:r>
        <w:t>a</w:t>
      </w:r>
      <w:r>
        <w:rPr>
          <w:spacing w:val="-14"/>
        </w:rPr>
        <w:t xml:space="preserve"> </w:t>
      </w:r>
      <w:r>
        <w:t>single</w:t>
      </w:r>
      <w:r>
        <w:rPr>
          <w:spacing w:val="-14"/>
        </w:rPr>
        <w:t xml:space="preserve"> </w:t>
      </w:r>
      <w:r>
        <w:t>sample</w:t>
      </w:r>
      <w:r>
        <w:rPr>
          <w:spacing w:val="-14"/>
        </w:rPr>
        <w:t xml:space="preserve"> </w:t>
      </w:r>
      <w:r>
        <w:t>size.</w:t>
      </w:r>
      <w:r>
        <w:rPr>
          <w:spacing w:val="12"/>
        </w:rPr>
        <w:t xml:space="preserve"> </w:t>
      </w:r>
      <w:r>
        <w:t>This</w:t>
      </w:r>
      <w:r>
        <w:rPr>
          <w:spacing w:val="-14"/>
        </w:rPr>
        <w:t xml:space="preserve"> </w:t>
      </w:r>
      <w:r>
        <w:t>section</w:t>
      </w:r>
      <w:r>
        <w:rPr>
          <w:spacing w:val="-14"/>
        </w:rPr>
        <w:t xml:space="preserve"> </w:t>
      </w:r>
      <w:r>
        <w:t>reports</w:t>
      </w:r>
      <w:r>
        <w:rPr>
          <w:spacing w:val="-14"/>
        </w:rPr>
        <w:t xml:space="preserve"> </w:t>
      </w:r>
      <w:r>
        <w:t>three</w:t>
      </w:r>
      <w:r>
        <w:rPr>
          <w:spacing w:val="-14"/>
        </w:rPr>
        <w:t xml:space="preserve"> </w:t>
      </w:r>
      <w:r>
        <w:t>robustness</w:t>
      </w:r>
      <w:r>
        <w:rPr>
          <w:spacing w:val="-14"/>
        </w:rPr>
        <w:t xml:space="preserve"> </w:t>
      </w:r>
      <w:r>
        <w:t>checks:</w:t>
      </w:r>
      <w:r>
        <w:rPr>
          <w:spacing w:val="10"/>
        </w:rPr>
        <w:t xml:space="preserve"> </w:t>
      </w:r>
      <w:r>
        <w:t xml:space="preserve">PageRank damping sensitivity, restriction to the top-20 ERC-20 token subgraph, and sample-size sensitivity </w:t>
      </w:r>
      <w:bookmarkStart w:id="292" w:name="Damping_sensitivity"/>
      <w:bookmarkEnd w:id="292"/>
      <w:r>
        <w:t>on the expanded wallet pool.</w:t>
      </w:r>
    </w:p>
    <w:p w14:paraId="00DC20EC" w14:textId="77777777" w:rsidR="00350CFB" w:rsidRDefault="00350CFB">
      <w:pPr>
        <w:pStyle w:val="BodyText"/>
        <w:spacing w:before="9"/>
      </w:pPr>
    </w:p>
    <w:p w14:paraId="00DC20ED" w14:textId="77777777" w:rsidR="00350CFB" w:rsidRDefault="00283FFF">
      <w:pPr>
        <w:pStyle w:val="Heading3"/>
        <w:numPr>
          <w:ilvl w:val="2"/>
          <w:numId w:val="26"/>
        </w:numPr>
        <w:tabs>
          <w:tab w:val="left" w:pos="879"/>
        </w:tabs>
        <w:ind w:left="879" w:hanging="597"/>
      </w:pPr>
      <w:r>
        <w:t>Damping</w:t>
      </w:r>
      <w:r>
        <w:rPr>
          <w:spacing w:val="-11"/>
        </w:rPr>
        <w:t xml:space="preserve"> </w:t>
      </w:r>
      <w:r>
        <w:rPr>
          <w:spacing w:val="-2"/>
        </w:rPr>
        <w:t>sensitivity</w:t>
      </w:r>
    </w:p>
    <w:p w14:paraId="00DC20EE" w14:textId="77777777" w:rsidR="00350CFB" w:rsidRDefault="00283FFF">
      <w:pPr>
        <w:pStyle w:val="BodyText"/>
        <w:spacing w:before="243"/>
        <w:ind w:left="274"/>
        <w:rPr>
          <w:rFonts w:ascii="Arial Unicode MS" w:hAnsi="Arial Unicode MS"/>
        </w:rPr>
      </w:pPr>
      <w:r>
        <w:t>Table</w:t>
      </w:r>
      <w:r>
        <w:rPr>
          <w:spacing w:val="50"/>
        </w:rPr>
        <w:t xml:space="preserve"> </w:t>
      </w:r>
      <w:hyperlink w:anchor="_bookmark96" w:history="1">
        <w:r>
          <w:t>4.4</w:t>
        </w:r>
      </w:hyperlink>
      <w:r>
        <w:rPr>
          <w:spacing w:val="51"/>
        </w:rPr>
        <w:t xml:space="preserve"> </w:t>
      </w:r>
      <w:r>
        <w:t>reports</w:t>
      </w:r>
      <w:r>
        <w:rPr>
          <w:spacing w:val="50"/>
        </w:rPr>
        <w:t xml:space="preserve"> </w:t>
      </w:r>
      <w:r>
        <w:t>mean</w:t>
      </w:r>
      <w:r>
        <w:rPr>
          <w:spacing w:val="50"/>
        </w:rPr>
        <w:t xml:space="preserve"> </w:t>
      </w:r>
      <w:r>
        <w:t>Kendall</w:t>
      </w:r>
      <w:r>
        <w:rPr>
          <w:spacing w:val="52"/>
        </w:rPr>
        <w:t xml:space="preserve"> </w:t>
      </w:r>
      <w:r>
        <w:rPr>
          <w:i/>
        </w:rPr>
        <w:t>τ</w:t>
      </w:r>
      <w:r>
        <w:rPr>
          <w:i/>
          <w:spacing w:val="75"/>
        </w:rPr>
        <w:t xml:space="preserve"> </w:t>
      </w:r>
      <w:r>
        <w:t>for</w:t>
      </w:r>
      <w:r>
        <w:rPr>
          <w:spacing w:val="51"/>
        </w:rPr>
        <w:t xml:space="preserve"> </w:t>
      </w:r>
      <w:r>
        <w:t>allowance</w:t>
      </w:r>
      <w:r>
        <w:rPr>
          <w:spacing w:val="50"/>
        </w:rPr>
        <w:t xml:space="preserve"> </w:t>
      </w:r>
      <w:r>
        <w:t>and</w:t>
      </w:r>
      <w:r>
        <w:rPr>
          <w:spacing w:val="51"/>
        </w:rPr>
        <w:t xml:space="preserve"> </w:t>
      </w:r>
      <w:r>
        <w:t>transfer</w:t>
      </w:r>
      <w:r>
        <w:rPr>
          <w:spacing w:val="50"/>
        </w:rPr>
        <w:t xml:space="preserve"> </w:t>
      </w:r>
      <w:r>
        <w:t>families</w:t>
      </w:r>
      <w:r>
        <w:rPr>
          <w:spacing w:val="52"/>
        </w:rPr>
        <w:t xml:space="preserve"> </w:t>
      </w:r>
      <w:r>
        <w:t>under</w:t>
      </w:r>
      <w:r>
        <w:rPr>
          <w:spacing w:val="50"/>
        </w:rPr>
        <w:t xml:space="preserve"> </w:t>
      </w:r>
      <w:r>
        <w:t>damping</w:t>
      </w:r>
      <w:r>
        <w:rPr>
          <w:spacing w:val="51"/>
        </w:rPr>
        <w:t xml:space="preserve"> </w:t>
      </w:r>
      <w:r>
        <w:rPr>
          <w:i/>
        </w:rPr>
        <w:t>d</w:t>
      </w:r>
      <w:r>
        <w:rPr>
          <w:i/>
          <w:spacing w:val="31"/>
        </w:rPr>
        <w:t xml:space="preserve">  </w:t>
      </w:r>
      <w:r>
        <w:rPr>
          <w:rFonts w:ascii="Arial Unicode MS" w:hAnsi="Arial Unicode MS"/>
          <w:spacing w:val="-10"/>
        </w:rPr>
        <w:t>∈</w:t>
      </w:r>
    </w:p>
    <w:p w14:paraId="00DC20EF" w14:textId="77777777" w:rsidR="00350CFB" w:rsidRDefault="00283FFF">
      <w:pPr>
        <w:pStyle w:val="BodyText"/>
        <w:spacing w:before="38"/>
        <w:ind w:left="282"/>
      </w:pPr>
      <w:r>
        <w:rPr>
          <w:rFonts w:ascii="Arial Unicode MS"/>
        </w:rPr>
        <w:t>{</w:t>
      </w:r>
      <w:r>
        <w:t>0</w:t>
      </w:r>
      <w:r>
        <w:rPr>
          <w:i/>
        </w:rPr>
        <w:t>.</w:t>
      </w:r>
      <w:r>
        <w:t>75</w:t>
      </w:r>
      <w:r>
        <w:rPr>
          <w:i/>
        </w:rPr>
        <w:t>,</w:t>
      </w:r>
      <w:r>
        <w:rPr>
          <w:i/>
          <w:spacing w:val="-19"/>
        </w:rPr>
        <w:t xml:space="preserve"> </w:t>
      </w:r>
      <w:r>
        <w:t>0</w:t>
      </w:r>
      <w:r>
        <w:rPr>
          <w:i/>
        </w:rPr>
        <w:t>.</w:t>
      </w:r>
      <w:r>
        <w:t>85</w:t>
      </w:r>
      <w:r>
        <w:rPr>
          <w:i/>
        </w:rPr>
        <w:t>,</w:t>
      </w:r>
      <w:r>
        <w:rPr>
          <w:i/>
          <w:spacing w:val="-19"/>
        </w:rPr>
        <w:t xml:space="preserve"> </w:t>
      </w:r>
      <w:r>
        <w:t>0</w:t>
      </w:r>
      <w:r>
        <w:rPr>
          <w:i/>
        </w:rPr>
        <w:t>.</w:t>
      </w:r>
      <w:r>
        <w:t>95</w:t>
      </w:r>
      <w:r>
        <w:rPr>
          <w:rFonts w:ascii="Arial Unicode MS"/>
        </w:rPr>
        <w:t>}</w:t>
      </w:r>
      <w:r>
        <w:rPr>
          <w:rFonts w:ascii="Arial Unicode MS"/>
          <w:spacing w:val="-4"/>
        </w:rPr>
        <w:t xml:space="preserve"> </w:t>
      </w:r>
      <w:r>
        <w:t>on</w:t>
      </w:r>
      <w:r>
        <w:rPr>
          <w:spacing w:val="1"/>
        </w:rPr>
        <w:t xml:space="preserve"> </w:t>
      </w:r>
      <w:r>
        <w:t>the</w:t>
      </w:r>
      <w:r>
        <w:rPr>
          <w:spacing w:val="1"/>
        </w:rPr>
        <w:t xml:space="preserve"> </w:t>
      </w:r>
      <w:r>
        <w:t>matched</w:t>
      </w:r>
      <w:r>
        <w:rPr>
          <w:spacing w:val="1"/>
        </w:rPr>
        <w:t xml:space="preserve"> </w:t>
      </w:r>
      <w:r>
        <w:t>cohort,</w:t>
      </w:r>
      <w:r>
        <w:rPr>
          <w:spacing w:val="1"/>
        </w:rPr>
        <w:t xml:space="preserve"> </w:t>
      </w:r>
      <w:r>
        <w:t>together</w:t>
      </w:r>
      <w:r>
        <w:rPr>
          <w:spacing w:val="1"/>
        </w:rPr>
        <w:t xml:space="preserve"> </w:t>
      </w:r>
      <w:r>
        <w:t>with</w:t>
      </w:r>
      <w:r>
        <w:rPr>
          <w:spacing w:val="1"/>
        </w:rPr>
        <w:t xml:space="preserve"> </w:t>
      </w:r>
      <w:r>
        <w:t>corresponding</w:t>
      </w:r>
      <w:r>
        <w:rPr>
          <w:spacing w:val="2"/>
        </w:rPr>
        <w:t xml:space="preserve"> </w:t>
      </w:r>
      <w:r>
        <w:rPr>
          <w:spacing w:val="-2"/>
        </w:rPr>
        <w:t>runtimes.</w:t>
      </w:r>
    </w:p>
    <w:p w14:paraId="00DC20F0" w14:textId="77777777" w:rsidR="00350CFB" w:rsidRDefault="00283FFF">
      <w:pPr>
        <w:pStyle w:val="BodyText"/>
        <w:spacing w:before="166" w:line="206" w:lineRule="auto"/>
        <w:ind w:left="282" w:hanging="8"/>
      </w:pPr>
      <w:bookmarkStart w:id="293" w:name="_bookmark96"/>
      <w:bookmarkEnd w:id="293"/>
      <w:r>
        <w:rPr>
          <w:w w:val="105"/>
        </w:rPr>
        <w:t>Table</w:t>
      </w:r>
      <w:r>
        <w:rPr>
          <w:spacing w:val="-2"/>
          <w:w w:val="105"/>
        </w:rPr>
        <w:t xml:space="preserve"> </w:t>
      </w:r>
      <w:r>
        <w:rPr>
          <w:w w:val="105"/>
        </w:rPr>
        <w:t>4.4:</w:t>
      </w:r>
      <w:r>
        <w:rPr>
          <w:spacing w:val="40"/>
          <w:w w:val="105"/>
        </w:rPr>
        <w:t xml:space="preserve"> </w:t>
      </w:r>
      <w:r>
        <w:rPr>
          <w:w w:val="105"/>
        </w:rPr>
        <w:t>Robustness:</w:t>
      </w:r>
      <w:r>
        <w:rPr>
          <w:spacing w:val="40"/>
          <w:w w:val="105"/>
        </w:rPr>
        <w:t xml:space="preserve"> </w:t>
      </w:r>
      <w:r>
        <w:rPr>
          <w:w w:val="105"/>
        </w:rPr>
        <w:t xml:space="preserve">mean Kendall </w:t>
      </w:r>
      <w:r>
        <w:rPr>
          <w:i/>
          <w:w w:val="105"/>
        </w:rPr>
        <w:t>τ</w:t>
      </w:r>
      <w:r>
        <w:rPr>
          <w:i/>
          <w:spacing w:val="30"/>
          <w:w w:val="105"/>
        </w:rPr>
        <w:t xml:space="preserve"> </w:t>
      </w:r>
      <w:r>
        <w:rPr>
          <w:w w:val="105"/>
        </w:rPr>
        <w:t xml:space="preserve">under PageRank damping </w:t>
      </w:r>
      <w:r>
        <w:rPr>
          <w:i/>
          <w:w w:val="105"/>
        </w:rPr>
        <w:t>d</w:t>
      </w:r>
      <w:r>
        <w:rPr>
          <w:i/>
          <w:spacing w:val="40"/>
          <w:w w:val="105"/>
        </w:rPr>
        <w:t xml:space="preserve"> </w:t>
      </w:r>
      <w:r>
        <w:rPr>
          <w:rFonts w:ascii="Arial Unicode MS" w:hAnsi="Arial Unicode MS"/>
          <w:w w:val="105"/>
        </w:rPr>
        <w:t>∈</w:t>
      </w:r>
      <w:r>
        <w:rPr>
          <w:rFonts w:ascii="Arial Unicode MS" w:hAnsi="Arial Unicode MS"/>
          <w:spacing w:val="39"/>
          <w:w w:val="105"/>
        </w:rPr>
        <w:t xml:space="preserve"> </w:t>
      </w:r>
      <w:r>
        <w:rPr>
          <w:rFonts w:ascii="Arial Unicode MS" w:hAnsi="Arial Unicode MS"/>
          <w:w w:val="105"/>
        </w:rPr>
        <w:t>{</w:t>
      </w:r>
      <w:r>
        <w:rPr>
          <w:w w:val="105"/>
        </w:rPr>
        <w:t>0</w:t>
      </w:r>
      <w:r>
        <w:rPr>
          <w:i/>
          <w:w w:val="105"/>
        </w:rPr>
        <w:t>.</w:t>
      </w:r>
      <w:r>
        <w:rPr>
          <w:w w:val="105"/>
        </w:rPr>
        <w:t>75</w:t>
      </w:r>
      <w:r>
        <w:rPr>
          <w:i/>
          <w:w w:val="105"/>
        </w:rPr>
        <w:t>,</w:t>
      </w:r>
      <w:r>
        <w:rPr>
          <w:i/>
          <w:spacing w:val="-23"/>
          <w:w w:val="105"/>
        </w:rPr>
        <w:t xml:space="preserve"> </w:t>
      </w:r>
      <w:r>
        <w:rPr>
          <w:w w:val="105"/>
        </w:rPr>
        <w:t>0</w:t>
      </w:r>
      <w:r>
        <w:rPr>
          <w:i/>
          <w:w w:val="105"/>
        </w:rPr>
        <w:t>.</w:t>
      </w:r>
      <w:r>
        <w:rPr>
          <w:w w:val="105"/>
        </w:rPr>
        <w:t>85</w:t>
      </w:r>
      <w:r>
        <w:rPr>
          <w:i/>
          <w:w w:val="105"/>
        </w:rPr>
        <w:t>,</w:t>
      </w:r>
      <w:r>
        <w:rPr>
          <w:i/>
          <w:spacing w:val="-23"/>
          <w:w w:val="105"/>
        </w:rPr>
        <w:t xml:space="preserve"> </w:t>
      </w:r>
      <w:r>
        <w:rPr>
          <w:w w:val="105"/>
        </w:rPr>
        <w:t>0</w:t>
      </w:r>
      <w:r>
        <w:rPr>
          <w:i/>
          <w:w w:val="105"/>
        </w:rPr>
        <w:t>.</w:t>
      </w:r>
      <w:r>
        <w:rPr>
          <w:w w:val="105"/>
        </w:rPr>
        <w:t>95</w:t>
      </w:r>
      <w:r>
        <w:rPr>
          <w:rFonts w:ascii="Arial Unicode MS" w:hAnsi="Arial Unicode MS"/>
          <w:w w:val="105"/>
        </w:rPr>
        <w:t xml:space="preserve">} </w:t>
      </w:r>
      <w:r>
        <w:rPr>
          <w:w w:val="105"/>
        </w:rPr>
        <w:t>on matched wallet cohort (</w:t>
      </w:r>
      <w:r>
        <w:rPr>
          <w:i/>
          <w:w w:val="105"/>
        </w:rPr>
        <w:t xml:space="preserve">n </w:t>
      </w:r>
      <w:r>
        <w:rPr>
          <w:w w:val="105"/>
        </w:rPr>
        <w:t>= 5521).</w:t>
      </w:r>
    </w:p>
    <w:p w14:paraId="00DC20F1" w14:textId="77777777" w:rsidR="00350CFB" w:rsidRDefault="00350CFB">
      <w:pPr>
        <w:pStyle w:val="BodyText"/>
        <w:spacing w:before="19"/>
        <w:rPr>
          <w:sz w:val="20"/>
        </w:rPr>
      </w:pPr>
    </w:p>
    <w:tbl>
      <w:tblPr>
        <w:tblW w:w="0" w:type="auto"/>
        <w:tblInd w:w="2327" w:type="dxa"/>
        <w:tblLayout w:type="fixed"/>
        <w:tblCellMar>
          <w:left w:w="0" w:type="dxa"/>
          <w:right w:w="0" w:type="dxa"/>
        </w:tblCellMar>
        <w:tblLook w:val="01E0" w:firstRow="1" w:lastRow="1" w:firstColumn="1" w:lastColumn="1" w:noHBand="0" w:noVBand="0"/>
      </w:tblPr>
      <w:tblGrid>
        <w:gridCol w:w="521"/>
        <w:gridCol w:w="745"/>
        <w:gridCol w:w="933"/>
        <w:gridCol w:w="648"/>
        <w:gridCol w:w="836"/>
        <w:gridCol w:w="702"/>
        <w:gridCol w:w="891"/>
      </w:tblGrid>
      <w:tr w:rsidR="00350CFB" w14:paraId="00DC20F9" w14:textId="77777777">
        <w:trPr>
          <w:trHeight w:val="381"/>
        </w:trPr>
        <w:tc>
          <w:tcPr>
            <w:tcW w:w="521" w:type="dxa"/>
            <w:tcBorders>
              <w:top w:val="single" w:sz="8" w:space="0" w:color="000000"/>
              <w:bottom w:val="single" w:sz="6" w:space="0" w:color="000000"/>
            </w:tcBorders>
          </w:tcPr>
          <w:p w14:paraId="00DC20F2" w14:textId="77777777" w:rsidR="00350CFB" w:rsidRDefault="00283FFF">
            <w:pPr>
              <w:pStyle w:val="TableParagraph"/>
              <w:spacing w:before="53"/>
              <w:ind w:right="67"/>
              <w:jc w:val="right"/>
              <w:rPr>
                <w:i/>
              </w:rPr>
            </w:pPr>
            <w:r>
              <w:rPr>
                <w:i/>
                <w:spacing w:val="-10"/>
                <w:w w:val="105"/>
              </w:rPr>
              <w:t>d</w:t>
            </w:r>
          </w:p>
        </w:tc>
        <w:tc>
          <w:tcPr>
            <w:tcW w:w="745" w:type="dxa"/>
            <w:tcBorders>
              <w:top w:val="single" w:sz="8" w:space="0" w:color="000000"/>
              <w:bottom w:val="single" w:sz="6" w:space="0" w:color="000000"/>
            </w:tcBorders>
          </w:tcPr>
          <w:p w14:paraId="00DC20F3" w14:textId="77777777" w:rsidR="00350CFB" w:rsidRDefault="00283FFF">
            <w:pPr>
              <w:pStyle w:val="TableParagraph"/>
              <w:spacing w:before="53"/>
              <w:ind w:left="1"/>
            </w:pPr>
            <w:r>
              <w:t>ER</w:t>
            </w:r>
            <w:r>
              <w:rPr>
                <w:spacing w:val="-4"/>
              </w:rPr>
              <w:t xml:space="preserve"> all.</w:t>
            </w:r>
          </w:p>
        </w:tc>
        <w:tc>
          <w:tcPr>
            <w:tcW w:w="933" w:type="dxa"/>
            <w:tcBorders>
              <w:top w:val="single" w:sz="8" w:space="0" w:color="000000"/>
              <w:bottom w:val="single" w:sz="6" w:space="0" w:color="000000"/>
            </w:tcBorders>
          </w:tcPr>
          <w:p w14:paraId="00DC20F4" w14:textId="77777777" w:rsidR="00350CFB" w:rsidRDefault="00283FFF">
            <w:pPr>
              <w:pStyle w:val="TableParagraph"/>
              <w:spacing w:before="53"/>
              <w:ind w:left="2"/>
            </w:pPr>
            <w:r>
              <w:rPr>
                <w:spacing w:val="-7"/>
              </w:rPr>
              <w:t>AWP</w:t>
            </w:r>
            <w:r>
              <w:rPr>
                <w:spacing w:val="-4"/>
              </w:rPr>
              <w:t xml:space="preserve"> all.</w:t>
            </w:r>
          </w:p>
        </w:tc>
        <w:tc>
          <w:tcPr>
            <w:tcW w:w="648" w:type="dxa"/>
            <w:tcBorders>
              <w:top w:val="single" w:sz="8" w:space="0" w:color="000000"/>
              <w:bottom w:val="single" w:sz="6" w:space="0" w:color="000000"/>
            </w:tcBorders>
          </w:tcPr>
          <w:p w14:paraId="00DC20F5" w14:textId="77777777" w:rsidR="00350CFB" w:rsidRDefault="00283FFF">
            <w:pPr>
              <w:pStyle w:val="TableParagraph"/>
              <w:spacing w:before="53"/>
              <w:ind w:left="3"/>
            </w:pPr>
            <w:r>
              <w:t>ER</w:t>
            </w:r>
            <w:r>
              <w:rPr>
                <w:spacing w:val="-4"/>
              </w:rPr>
              <w:t xml:space="preserve"> </w:t>
            </w:r>
            <w:r>
              <w:rPr>
                <w:spacing w:val="-5"/>
              </w:rPr>
              <w:t>tr.</w:t>
            </w:r>
          </w:p>
        </w:tc>
        <w:tc>
          <w:tcPr>
            <w:tcW w:w="836" w:type="dxa"/>
            <w:tcBorders>
              <w:top w:val="single" w:sz="8" w:space="0" w:color="000000"/>
              <w:bottom w:val="single" w:sz="6" w:space="0" w:color="000000"/>
            </w:tcBorders>
          </w:tcPr>
          <w:p w14:paraId="00DC20F6" w14:textId="77777777" w:rsidR="00350CFB" w:rsidRDefault="00283FFF">
            <w:pPr>
              <w:pStyle w:val="TableParagraph"/>
              <w:spacing w:before="53"/>
              <w:ind w:left="5"/>
            </w:pPr>
            <w:r>
              <w:rPr>
                <w:spacing w:val="-7"/>
              </w:rPr>
              <w:t>AWP</w:t>
            </w:r>
            <w:r>
              <w:rPr>
                <w:spacing w:val="-4"/>
              </w:rPr>
              <w:t xml:space="preserve"> </w:t>
            </w:r>
            <w:r>
              <w:rPr>
                <w:spacing w:val="-5"/>
              </w:rPr>
              <w:t>tr.</w:t>
            </w:r>
          </w:p>
        </w:tc>
        <w:tc>
          <w:tcPr>
            <w:tcW w:w="702" w:type="dxa"/>
            <w:tcBorders>
              <w:top w:val="single" w:sz="8" w:space="0" w:color="000000"/>
              <w:bottom w:val="single" w:sz="6" w:space="0" w:color="000000"/>
            </w:tcBorders>
          </w:tcPr>
          <w:p w14:paraId="00DC20F7" w14:textId="77777777" w:rsidR="00350CFB" w:rsidRDefault="00283FFF">
            <w:pPr>
              <w:pStyle w:val="TableParagraph"/>
              <w:spacing w:before="53"/>
              <w:ind w:left="8" w:right="1"/>
            </w:pPr>
            <w:r>
              <w:t>ER</w:t>
            </w:r>
            <w:r>
              <w:rPr>
                <w:spacing w:val="-4"/>
              </w:rPr>
              <w:t xml:space="preserve"> </w:t>
            </w:r>
            <w:r>
              <w:rPr>
                <w:spacing w:val="-5"/>
              </w:rPr>
              <w:t>(s)</w:t>
            </w:r>
          </w:p>
        </w:tc>
        <w:tc>
          <w:tcPr>
            <w:tcW w:w="891" w:type="dxa"/>
            <w:tcBorders>
              <w:top w:val="single" w:sz="8" w:space="0" w:color="000000"/>
              <w:bottom w:val="single" w:sz="6" w:space="0" w:color="000000"/>
            </w:tcBorders>
          </w:tcPr>
          <w:p w14:paraId="00DC20F8" w14:textId="77777777" w:rsidR="00350CFB" w:rsidRDefault="00283FFF">
            <w:pPr>
              <w:pStyle w:val="TableParagraph"/>
              <w:spacing w:before="53"/>
              <w:ind w:left="9" w:right="1"/>
            </w:pPr>
            <w:r>
              <w:rPr>
                <w:spacing w:val="-7"/>
              </w:rPr>
              <w:t>AWP</w:t>
            </w:r>
            <w:r>
              <w:rPr>
                <w:spacing w:val="-4"/>
              </w:rPr>
              <w:t xml:space="preserve"> </w:t>
            </w:r>
            <w:r>
              <w:rPr>
                <w:spacing w:val="-5"/>
              </w:rPr>
              <w:t>(s)</w:t>
            </w:r>
          </w:p>
        </w:tc>
      </w:tr>
      <w:tr w:rsidR="00350CFB" w14:paraId="00DC2101" w14:textId="77777777">
        <w:trPr>
          <w:trHeight w:val="319"/>
        </w:trPr>
        <w:tc>
          <w:tcPr>
            <w:tcW w:w="521" w:type="dxa"/>
            <w:tcBorders>
              <w:top w:val="single" w:sz="6" w:space="0" w:color="000000"/>
            </w:tcBorders>
          </w:tcPr>
          <w:p w14:paraId="00DC20FA" w14:textId="77777777" w:rsidR="00350CFB" w:rsidRDefault="00283FFF">
            <w:pPr>
              <w:pStyle w:val="TableParagraph"/>
              <w:spacing w:before="52" w:line="247" w:lineRule="exact"/>
              <w:ind w:right="67"/>
              <w:jc w:val="right"/>
            </w:pPr>
            <w:r>
              <w:rPr>
                <w:spacing w:val="-4"/>
              </w:rPr>
              <w:t>0.75</w:t>
            </w:r>
          </w:p>
        </w:tc>
        <w:tc>
          <w:tcPr>
            <w:tcW w:w="745" w:type="dxa"/>
            <w:tcBorders>
              <w:top w:val="single" w:sz="6" w:space="0" w:color="000000"/>
            </w:tcBorders>
          </w:tcPr>
          <w:p w14:paraId="00DC20FB" w14:textId="77777777" w:rsidR="00350CFB" w:rsidRDefault="00283FFF">
            <w:pPr>
              <w:pStyle w:val="TableParagraph"/>
              <w:spacing w:before="52" w:line="247" w:lineRule="exact"/>
              <w:ind w:left="1" w:right="1"/>
            </w:pPr>
            <w:r>
              <w:rPr>
                <w:spacing w:val="-2"/>
              </w:rPr>
              <w:t>0.355</w:t>
            </w:r>
          </w:p>
        </w:tc>
        <w:tc>
          <w:tcPr>
            <w:tcW w:w="933" w:type="dxa"/>
            <w:tcBorders>
              <w:top w:val="single" w:sz="6" w:space="0" w:color="000000"/>
            </w:tcBorders>
          </w:tcPr>
          <w:p w14:paraId="00DC20FC" w14:textId="77777777" w:rsidR="00350CFB" w:rsidRDefault="00283FFF">
            <w:pPr>
              <w:pStyle w:val="TableParagraph"/>
              <w:spacing w:before="52" w:line="247" w:lineRule="exact"/>
              <w:ind w:left="2"/>
            </w:pPr>
            <w:r>
              <w:rPr>
                <w:spacing w:val="-2"/>
              </w:rPr>
              <w:t>-0.031</w:t>
            </w:r>
          </w:p>
        </w:tc>
        <w:tc>
          <w:tcPr>
            <w:tcW w:w="648" w:type="dxa"/>
            <w:tcBorders>
              <w:top w:val="single" w:sz="6" w:space="0" w:color="000000"/>
            </w:tcBorders>
          </w:tcPr>
          <w:p w14:paraId="00DC20FD" w14:textId="77777777" w:rsidR="00350CFB" w:rsidRDefault="00283FFF">
            <w:pPr>
              <w:pStyle w:val="TableParagraph"/>
              <w:spacing w:before="52" w:line="247" w:lineRule="exact"/>
              <w:ind w:left="3"/>
            </w:pPr>
            <w:r>
              <w:rPr>
                <w:spacing w:val="-2"/>
              </w:rPr>
              <w:t>0.333</w:t>
            </w:r>
          </w:p>
        </w:tc>
        <w:tc>
          <w:tcPr>
            <w:tcW w:w="836" w:type="dxa"/>
            <w:tcBorders>
              <w:top w:val="single" w:sz="6" w:space="0" w:color="000000"/>
            </w:tcBorders>
          </w:tcPr>
          <w:p w14:paraId="00DC20FE" w14:textId="77777777" w:rsidR="00350CFB" w:rsidRDefault="00283FFF">
            <w:pPr>
              <w:pStyle w:val="TableParagraph"/>
              <w:spacing w:before="52" w:line="247" w:lineRule="exact"/>
              <w:ind w:left="5"/>
            </w:pPr>
            <w:r>
              <w:rPr>
                <w:spacing w:val="-2"/>
              </w:rPr>
              <w:t>0.531</w:t>
            </w:r>
          </w:p>
        </w:tc>
        <w:tc>
          <w:tcPr>
            <w:tcW w:w="702" w:type="dxa"/>
            <w:tcBorders>
              <w:top w:val="single" w:sz="6" w:space="0" w:color="000000"/>
            </w:tcBorders>
          </w:tcPr>
          <w:p w14:paraId="00DC20FF" w14:textId="77777777" w:rsidR="00350CFB" w:rsidRDefault="00283FFF">
            <w:pPr>
              <w:pStyle w:val="TableParagraph"/>
              <w:spacing w:before="52" w:line="247" w:lineRule="exact"/>
              <w:ind w:left="8"/>
            </w:pPr>
            <w:r>
              <w:rPr>
                <w:spacing w:val="-2"/>
              </w:rPr>
              <w:t>3.436</w:t>
            </w:r>
          </w:p>
        </w:tc>
        <w:tc>
          <w:tcPr>
            <w:tcW w:w="891" w:type="dxa"/>
            <w:tcBorders>
              <w:top w:val="single" w:sz="6" w:space="0" w:color="000000"/>
            </w:tcBorders>
          </w:tcPr>
          <w:p w14:paraId="00DC2100" w14:textId="77777777" w:rsidR="00350CFB" w:rsidRDefault="00283FFF">
            <w:pPr>
              <w:pStyle w:val="TableParagraph"/>
              <w:spacing w:before="52" w:line="247" w:lineRule="exact"/>
              <w:ind w:left="9"/>
            </w:pPr>
            <w:r>
              <w:rPr>
                <w:spacing w:val="-2"/>
              </w:rPr>
              <w:t>21.797</w:t>
            </w:r>
          </w:p>
        </w:tc>
      </w:tr>
      <w:tr w:rsidR="00350CFB" w14:paraId="00DC2109" w14:textId="77777777">
        <w:trPr>
          <w:trHeight w:val="270"/>
        </w:trPr>
        <w:tc>
          <w:tcPr>
            <w:tcW w:w="521" w:type="dxa"/>
          </w:tcPr>
          <w:p w14:paraId="00DC2102" w14:textId="77777777" w:rsidR="00350CFB" w:rsidRDefault="00283FFF">
            <w:pPr>
              <w:pStyle w:val="TableParagraph"/>
              <w:spacing w:line="247" w:lineRule="exact"/>
              <w:ind w:right="67"/>
              <w:jc w:val="right"/>
            </w:pPr>
            <w:r>
              <w:rPr>
                <w:spacing w:val="-4"/>
              </w:rPr>
              <w:t>0.85</w:t>
            </w:r>
          </w:p>
        </w:tc>
        <w:tc>
          <w:tcPr>
            <w:tcW w:w="745" w:type="dxa"/>
          </w:tcPr>
          <w:p w14:paraId="00DC2103" w14:textId="77777777" w:rsidR="00350CFB" w:rsidRDefault="00283FFF">
            <w:pPr>
              <w:pStyle w:val="TableParagraph"/>
              <w:spacing w:line="247" w:lineRule="exact"/>
              <w:ind w:left="1" w:right="1"/>
            </w:pPr>
            <w:r>
              <w:rPr>
                <w:spacing w:val="-2"/>
              </w:rPr>
              <w:t>0.355</w:t>
            </w:r>
          </w:p>
        </w:tc>
        <w:tc>
          <w:tcPr>
            <w:tcW w:w="933" w:type="dxa"/>
          </w:tcPr>
          <w:p w14:paraId="00DC2104" w14:textId="77777777" w:rsidR="00350CFB" w:rsidRDefault="00283FFF">
            <w:pPr>
              <w:pStyle w:val="TableParagraph"/>
              <w:spacing w:line="247" w:lineRule="exact"/>
              <w:ind w:left="2"/>
            </w:pPr>
            <w:r>
              <w:rPr>
                <w:spacing w:val="-2"/>
              </w:rPr>
              <w:t>-0.030</w:t>
            </w:r>
          </w:p>
        </w:tc>
        <w:tc>
          <w:tcPr>
            <w:tcW w:w="648" w:type="dxa"/>
          </w:tcPr>
          <w:p w14:paraId="00DC2105" w14:textId="77777777" w:rsidR="00350CFB" w:rsidRDefault="00283FFF">
            <w:pPr>
              <w:pStyle w:val="TableParagraph"/>
              <w:spacing w:line="247" w:lineRule="exact"/>
              <w:ind w:left="3"/>
            </w:pPr>
            <w:r>
              <w:rPr>
                <w:spacing w:val="-2"/>
              </w:rPr>
              <w:t>0.333</w:t>
            </w:r>
          </w:p>
        </w:tc>
        <w:tc>
          <w:tcPr>
            <w:tcW w:w="836" w:type="dxa"/>
          </w:tcPr>
          <w:p w14:paraId="00DC2106" w14:textId="77777777" w:rsidR="00350CFB" w:rsidRDefault="00283FFF">
            <w:pPr>
              <w:pStyle w:val="TableParagraph"/>
              <w:spacing w:line="247" w:lineRule="exact"/>
              <w:ind w:left="5"/>
            </w:pPr>
            <w:r>
              <w:rPr>
                <w:spacing w:val="-2"/>
              </w:rPr>
              <w:t>0.534</w:t>
            </w:r>
          </w:p>
        </w:tc>
        <w:tc>
          <w:tcPr>
            <w:tcW w:w="702" w:type="dxa"/>
          </w:tcPr>
          <w:p w14:paraId="00DC2107" w14:textId="77777777" w:rsidR="00350CFB" w:rsidRDefault="00283FFF">
            <w:pPr>
              <w:pStyle w:val="TableParagraph"/>
              <w:spacing w:line="247" w:lineRule="exact"/>
              <w:ind w:left="8"/>
            </w:pPr>
            <w:r>
              <w:rPr>
                <w:spacing w:val="-2"/>
              </w:rPr>
              <w:t>2.913</w:t>
            </w:r>
          </w:p>
        </w:tc>
        <w:tc>
          <w:tcPr>
            <w:tcW w:w="891" w:type="dxa"/>
          </w:tcPr>
          <w:p w14:paraId="00DC2108" w14:textId="77777777" w:rsidR="00350CFB" w:rsidRDefault="00283FFF">
            <w:pPr>
              <w:pStyle w:val="TableParagraph"/>
              <w:spacing w:line="247" w:lineRule="exact"/>
              <w:ind w:left="9"/>
            </w:pPr>
            <w:r>
              <w:rPr>
                <w:spacing w:val="-2"/>
              </w:rPr>
              <w:t>21.383</w:t>
            </w:r>
          </w:p>
        </w:tc>
      </w:tr>
      <w:tr w:rsidR="00350CFB" w14:paraId="00DC2111" w14:textId="77777777">
        <w:trPr>
          <w:trHeight w:val="332"/>
        </w:trPr>
        <w:tc>
          <w:tcPr>
            <w:tcW w:w="521" w:type="dxa"/>
            <w:tcBorders>
              <w:bottom w:val="single" w:sz="8" w:space="0" w:color="000000"/>
            </w:tcBorders>
          </w:tcPr>
          <w:p w14:paraId="00DC210A" w14:textId="77777777" w:rsidR="00350CFB" w:rsidRDefault="00283FFF">
            <w:pPr>
              <w:pStyle w:val="TableParagraph"/>
              <w:ind w:right="67"/>
              <w:jc w:val="right"/>
            </w:pPr>
            <w:r>
              <w:rPr>
                <w:spacing w:val="-4"/>
              </w:rPr>
              <w:t>0.95</w:t>
            </w:r>
          </w:p>
        </w:tc>
        <w:tc>
          <w:tcPr>
            <w:tcW w:w="745" w:type="dxa"/>
            <w:tcBorders>
              <w:bottom w:val="single" w:sz="8" w:space="0" w:color="000000"/>
            </w:tcBorders>
          </w:tcPr>
          <w:p w14:paraId="00DC210B" w14:textId="77777777" w:rsidR="00350CFB" w:rsidRDefault="00283FFF">
            <w:pPr>
              <w:pStyle w:val="TableParagraph"/>
              <w:ind w:left="1" w:right="1"/>
            </w:pPr>
            <w:r>
              <w:rPr>
                <w:spacing w:val="-2"/>
              </w:rPr>
              <w:t>0.355</w:t>
            </w:r>
          </w:p>
        </w:tc>
        <w:tc>
          <w:tcPr>
            <w:tcW w:w="933" w:type="dxa"/>
            <w:tcBorders>
              <w:bottom w:val="single" w:sz="8" w:space="0" w:color="000000"/>
            </w:tcBorders>
          </w:tcPr>
          <w:p w14:paraId="00DC210C" w14:textId="77777777" w:rsidR="00350CFB" w:rsidRDefault="00283FFF">
            <w:pPr>
              <w:pStyle w:val="TableParagraph"/>
              <w:ind w:left="2"/>
            </w:pPr>
            <w:r>
              <w:rPr>
                <w:spacing w:val="-2"/>
              </w:rPr>
              <w:t>-0.030</w:t>
            </w:r>
          </w:p>
        </w:tc>
        <w:tc>
          <w:tcPr>
            <w:tcW w:w="648" w:type="dxa"/>
            <w:tcBorders>
              <w:bottom w:val="single" w:sz="8" w:space="0" w:color="000000"/>
            </w:tcBorders>
          </w:tcPr>
          <w:p w14:paraId="00DC210D" w14:textId="77777777" w:rsidR="00350CFB" w:rsidRDefault="00283FFF">
            <w:pPr>
              <w:pStyle w:val="TableParagraph"/>
              <w:ind w:left="3"/>
            </w:pPr>
            <w:r>
              <w:rPr>
                <w:spacing w:val="-2"/>
              </w:rPr>
              <w:t>0.333</w:t>
            </w:r>
          </w:p>
        </w:tc>
        <w:tc>
          <w:tcPr>
            <w:tcW w:w="836" w:type="dxa"/>
            <w:tcBorders>
              <w:bottom w:val="single" w:sz="8" w:space="0" w:color="000000"/>
            </w:tcBorders>
          </w:tcPr>
          <w:p w14:paraId="00DC210E" w14:textId="77777777" w:rsidR="00350CFB" w:rsidRDefault="00283FFF">
            <w:pPr>
              <w:pStyle w:val="TableParagraph"/>
              <w:ind w:left="5"/>
            </w:pPr>
            <w:r>
              <w:rPr>
                <w:spacing w:val="-2"/>
              </w:rPr>
              <w:t>0.536</w:t>
            </w:r>
          </w:p>
        </w:tc>
        <w:tc>
          <w:tcPr>
            <w:tcW w:w="702" w:type="dxa"/>
            <w:tcBorders>
              <w:bottom w:val="single" w:sz="8" w:space="0" w:color="000000"/>
            </w:tcBorders>
          </w:tcPr>
          <w:p w14:paraId="00DC210F" w14:textId="77777777" w:rsidR="00350CFB" w:rsidRDefault="00283FFF">
            <w:pPr>
              <w:pStyle w:val="TableParagraph"/>
              <w:ind w:left="8"/>
            </w:pPr>
            <w:r>
              <w:rPr>
                <w:spacing w:val="-2"/>
              </w:rPr>
              <w:t>2.320</w:t>
            </w:r>
          </w:p>
        </w:tc>
        <w:tc>
          <w:tcPr>
            <w:tcW w:w="891" w:type="dxa"/>
            <w:tcBorders>
              <w:bottom w:val="single" w:sz="8" w:space="0" w:color="000000"/>
            </w:tcBorders>
          </w:tcPr>
          <w:p w14:paraId="00DC2110" w14:textId="77777777" w:rsidR="00350CFB" w:rsidRDefault="00283FFF">
            <w:pPr>
              <w:pStyle w:val="TableParagraph"/>
              <w:ind w:left="9"/>
            </w:pPr>
            <w:r>
              <w:rPr>
                <w:spacing w:val="-2"/>
              </w:rPr>
              <w:t>21.077</w:t>
            </w:r>
          </w:p>
        </w:tc>
      </w:tr>
    </w:tbl>
    <w:p w14:paraId="00DC2112" w14:textId="77777777" w:rsidR="00350CFB" w:rsidRDefault="00350CFB">
      <w:pPr>
        <w:pStyle w:val="BodyText"/>
        <w:spacing w:before="27"/>
      </w:pPr>
    </w:p>
    <w:p w14:paraId="00DC2113" w14:textId="77777777" w:rsidR="00350CFB" w:rsidRDefault="00283FFF">
      <w:pPr>
        <w:pStyle w:val="BodyText"/>
        <w:spacing w:line="456" w:lineRule="exact"/>
        <w:ind w:left="274" w:right="522" w:firstLine="7"/>
        <w:jc w:val="both"/>
      </w:pPr>
      <w:r>
        <w:t xml:space="preserve">EndorseRank allowance mean </w:t>
      </w:r>
      <w:r>
        <w:rPr>
          <w:i/>
        </w:rPr>
        <w:t>τ</w:t>
      </w:r>
      <w:r>
        <w:rPr>
          <w:i/>
          <w:spacing w:val="28"/>
        </w:rPr>
        <w:t xml:space="preserve"> </w:t>
      </w:r>
      <w:r>
        <w:t>is stable at approximately 0</w:t>
      </w:r>
      <w:r>
        <w:rPr>
          <w:i/>
        </w:rPr>
        <w:t>.</w:t>
      </w:r>
      <w:r>
        <w:t xml:space="preserve">355 across all three damping values. </w:t>
      </w:r>
      <w:r>
        <w:rPr>
          <w:w w:val="105"/>
        </w:rPr>
        <w:t>Transfer-family</w:t>
      </w:r>
      <w:r>
        <w:rPr>
          <w:spacing w:val="-16"/>
          <w:w w:val="105"/>
        </w:rPr>
        <w:t xml:space="preserve"> </w:t>
      </w:r>
      <w:r>
        <w:rPr>
          <w:i/>
          <w:w w:val="105"/>
        </w:rPr>
        <w:t>τ</w:t>
      </w:r>
      <w:r>
        <w:rPr>
          <w:i/>
          <w:spacing w:val="-16"/>
          <w:w w:val="105"/>
        </w:rPr>
        <w:t xml:space="preserve"> </w:t>
      </w:r>
      <w:r>
        <w:rPr>
          <w:w w:val="105"/>
        </w:rPr>
        <w:t>for</w:t>
      </w:r>
      <w:r>
        <w:rPr>
          <w:spacing w:val="-16"/>
          <w:w w:val="105"/>
        </w:rPr>
        <w:t xml:space="preserve"> </w:t>
      </w:r>
      <w:r>
        <w:rPr>
          <w:w w:val="105"/>
        </w:rPr>
        <w:t>EndorseRank</w:t>
      </w:r>
      <w:r>
        <w:rPr>
          <w:spacing w:val="-15"/>
          <w:w w:val="105"/>
        </w:rPr>
        <w:t xml:space="preserve"> </w:t>
      </w:r>
      <w:r>
        <w:rPr>
          <w:w w:val="105"/>
        </w:rPr>
        <w:t>is</w:t>
      </w:r>
      <w:r>
        <w:rPr>
          <w:spacing w:val="-16"/>
          <w:w w:val="105"/>
        </w:rPr>
        <w:t xml:space="preserve"> </w:t>
      </w:r>
      <w:r>
        <w:rPr>
          <w:w w:val="105"/>
        </w:rPr>
        <w:t>likewise</w:t>
      </w:r>
      <w:r>
        <w:rPr>
          <w:spacing w:val="-16"/>
          <w:w w:val="105"/>
        </w:rPr>
        <w:t xml:space="preserve"> </w:t>
      </w:r>
      <w:r>
        <w:rPr>
          <w:w w:val="105"/>
        </w:rPr>
        <w:t>unchanged</w:t>
      </w:r>
      <w:r>
        <w:rPr>
          <w:spacing w:val="-16"/>
          <w:w w:val="105"/>
        </w:rPr>
        <w:t xml:space="preserve"> </w:t>
      </w:r>
      <w:r>
        <w:rPr>
          <w:w w:val="105"/>
        </w:rPr>
        <w:t>at</w:t>
      </w:r>
      <w:r>
        <w:rPr>
          <w:spacing w:val="-15"/>
          <w:w w:val="105"/>
        </w:rPr>
        <w:t xml:space="preserve"> </w:t>
      </w:r>
      <w:r>
        <w:rPr>
          <w:w w:val="105"/>
        </w:rPr>
        <w:t>0</w:t>
      </w:r>
      <w:r>
        <w:rPr>
          <w:i/>
          <w:w w:val="105"/>
        </w:rPr>
        <w:t>.</w:t>
      </w:r>
      <w:r>
        <w:rPr>
          <w:w w:val="105"/>
        </w:rPr>
        <w:t>333.</w:t>
      </w:r>
      <w:r>
        <w:rPr>
          <w:spacing w:val="11"/>
          <w:w w:val="105"/>
        </w:rPr>
        <w:t xml:space="preserve"> </w:t>
      </w:r>
      <w:r>
        <w:rPr>
          <w:w w:val="105"/>
        </w:rPr>
        <w:t>AWP</w:t>
      </w:r>
      <w:r>
        <w:rPr>
          <w:spacing w:val="-16"/>
          <w:w w:val="105"/>
        </w:rPr>
        <w:t xml:space="preserve"> </w:t>
      </w:r>
      <w:r>
        <w:rPr>
          <w:w w:val="105"/>
        </w:rPr>
        <w:t>transfer</w:t>
      </w:r>
      <w:r>
        <w:rPr>
          <w:spacing w:val="-16"/>
          <w:w w:val="105"/>
        </w:rPr>
        <w:t xml:space="preserve"> </w:t>
      </w:r>
      <w:r>
        <w:rPr>
          <w:i/>
          <w:w w:val="105"/>
        </w:rPr>
        <w:t>τ</w:t>
      </w:r>
      <w:r>
        <w:rPr>
          <w:i/>
          <w:spacing w:val="-1"/>
          <w:w w:val="105"/>
        </w:rPr>
        <w:t xml:space="preserve"> </w:t>
      </w:r>
      <w:r>
        <w:rPr>
          <w:w w:val="105"/>
        </w:rPr>
        <w:t>varies</w:t>
      </w:r>
      <w:r>
        <w:rPr>
          <w:spacing w:val="-16"/>
          <w:w w:val="105"/>
        </w:rPr>
        <w:t xml:space="preserve"> </w:t>
      </w:r>
      <w:r>
        <w:rPr>
          <w:w w:val="105"/>
        </w:rPr>
        <w:t xml:space="preserve">only </w:t>
      </w:r>
      <w:r>
        <w:t>from</w:t>
      </w:r>
      <w:r>
        <w:rPr>
          <w:spacing w:val="-15"/>
        </w:rPr>
        <w:t xml:space="preserve"> </w:t>
      </w:r>
      <w:r>
        <w:t>0</w:t>
      </w:r>
      <w:r>
        <w:rPr>
          <w:i/>
        </w:rPr>
        <w:t>.</w:t>
      </w:r>
      <w:r>
        <w:t>531</w:t>
      </w:r>
      <w:r>
        <w:rPr>
          <w:spacing w:val="-15"/>
        </w:rPr>
        <w:t xml:space="preserve"> </w:t>
      </w:r>
      <w:r>
        <w:t>to</w:t>
      </w:r>
      <w:r>
        <w:rPr>
          <w:spacing w:val="-15"/>
        </w:rPr>
        <w:t xml:space="preserve"> </w:t>
      </w:r>
      <w:r>
        <w:t>0</w:t>
      </w:r>
      <w:r>
        <w:rPr>
          <w:i/>
        </w:rPr>
        <w:t>.</w:t>
      </w:r>
      <w:r>
        <w:t>536</w:t>
      </w:r>
      <w:r>
        <w:rPr>
          <w:spacing w:val="-15"/>
        </w:rPr>
        <w:t xml:space="preserve"> </w:t>
      </w:r>
      <w:r>
        <w:t>(at</w:t>
      </w:r>
      <w:r>
        <w:rPr>
          <w:spacing w:val="-15"/>
        </w:rPr>
        <w:t xml:space="preserve"> </w:t>
      </w:r>
      <w:r>
        <w:t>most</w:t>
      </w:r>
      <w:r>
        <w:rPr>
          <w:spacing w:val="-15"/>
        </w:rPr>
        <w:t xml:space="preserve"> </w:t>
      </w:r>
      <w:r>
        <w:rPr>
          <w:rFonts w:ascii="Arial Unicode MS" w:hAnsi="Arial Unicode MS"/>
        </w:rPr>
        <w:t>≈</w:t>
      </w:r>
      <w:r>
        <w:rPr>
          <w:rFonts w:ascii="Arial Unicode MS" w:hAnsi="Arial Unicode MS"/>
          <w:spacing w:val="-8"/>
        </w:rPr>
        <w:t xml:space="preserve"> </w:t>
      </w:r>
      <w:r>
        <w:t>0</w:t>
      </w:r>
      <w:r>
        <w:rPr>
          <w:i/>
        </w:rPr>
        <w:t>.</w:t>
      </w:r>
      <w:r>
        <w:t>005),</w:t>
      </w:r>
      <w:r>
        <w:rPr>
          <w:spacing w:val="-12"/>
        </w:rPr>
        <w:t xml:space="preserve"> </w:t>
      </w:r>
      <w:r>
        <w:t>and</w:t>
      </w:r>
      <w:r>
        <w:rPr>
          <w:spacing w:val="-15"/>
        </w:rPr>
        <w:t xml:space="preserve"> </w:t>
      </w:r>
      <w:r>
        <w:t>AWP</w:t>
      </w:r>
      <w:r>
        <w:rPr>
          <w:spacing w:val="-15"/>
        </w:rPr>
        <w:t xml:space="preserve"> </w:t>
      </w:r>
      <w:r>
        <w:t>allowance</w:t>
      </w:r>
      <w:r>
        <w:rPr>
          <w:spacing w:val="-15"/>
        </w:rPr>
        <w:t xml:space="preserve"> </w:t>
      </w:r>
      <w:r>
        <w:rPr>
          <w:i/>
        </w:rPr>
        <w:t>τ</w:t>
      </w:r>
      <w:r>
        <w:rPr>
          <w:i/>
          <w:spacing w:val="12"/>
        </w:rPr>
        <w:t xml:space="preserve"> </w:t>
      </w:r>
      <w:r>
        <w:t>remains</w:t>
      </w:r>
      <w:r>
        <w:rPr>
          <w:spacing w:val="-15"/>
        </w:rPr>
        <w:t xml:space="preserve"> </w:t>
      </w:r>
      <w:r>
        <w:t>near</w:t>
      </w:r>
      <w:r>
        <w:rPr>
          <w:spacing w:val="-15"/>
        </w:rPr>
        <w:t xml:space="preserve"> </w:t>
      </w:r>
      <w:r>
        <w:t>zero</w:t>
      </w:r>
      <w:r>
        <w:rPr>
          <w:spacing w:val="-15"/>
        </w:rPr>
        <w:t xml:space="preserve"> </w:t>
      </w:r>
      <w:r>
        <w:t>(</w:t>
      </w:r>
      <w:r>
        <w:rPr>
          <w:rFonts w:ascii="Arial Unicode MS" w:hAnsi="Arial Unicode MS"/>
        </w:rPr>
        <w:t>−</w:t>
      </w:r>
      <w:r>
        <w:t>0</w:t>
      </w:r>
      <w:r>
        <w:rPr>
          <w:i/>
        </w:rPr>
        <w:t>.</w:t>
      </w:r>
      <w:r>
        <w:t>031</w:t>
      </w:r>
      <w:r>
        <w:rPr>
          <w:spacing w:val="-15"/>
        </w:rPr>
        <w:t xml:space="preserve"> </w:t>
      </w:r>
      <w:r>
        <w:t>to</w:t>
      </w:r>
      <w:r>
        <w:rPr>
          <w:spacing w:val="-15"/>
        </w:rPr>
        <w:t xml:space="preserve"> </w:t>
      </w:r>
      <w:r>
        <w:rPr>
          <w:rFonts w:ascii="Arial Unicode MS" w:hAnsi="Arial Unicode MS"/>
        </w:rPr>
        <w:t>−</w:t>
      </w:r>
      <w:r>
        <w:t>0</w:t>
      </w:r>
      <w:r>
        <w:rPr>
          <w:i/>
        </w:rPr>
        <w:t>.</w:t>
      </w:r>
      <w:r>
        <w:t>030). The</w:t>
      </w:r>
      <w:r>
        <w:rPr>
          <w:spacing w:val="-5"/>
        </w:rPr>
        <w:t xml:space="preserve"> </w:t>
      </w:r>
      <w:r>
        <w:t>construct-specific</w:t>
      </w:r>
      <w:r>
        <w:rPr>
          <w:spacing w:val="-5"/>
        </w:rPr>
        <w:t xml:space="preserve"> </w:t>
      </w:r>
      <w:r>
        <w:t>pattern—EndorseRank</w:t>
      </w:r>
      <w:r>
        <w:rPr>
          <w:spacing w:val="-5"/>
        </w:rPr>
        <w:t xml:space="preserve"> </w:t>
      </w:r>
      <w:r>
        <w:t>leading</w:t>
      </w:r>
      <w:r>
        <w:rPr>
          <w:spacing w:val="-5"/>
        </w:rPr>
        <w:t xml:space="preserve"> </w:t>
      </w:r>
      <w:r>
        <w:t>on</w:t>
      </w:r>
      <w:r>
        <w:rPr>
          <w:spacing w:val="-5"/>
        </w:rPr>
        <w:t xml:space="preserve"> </w:t>
      </w:r>
      <w:r>
        <w:t>allowance,</w:t>
      </w:r>
      <w:r>
        <w:rPr>
          <w:spacing w:val="-5"/>
        </w:rPr>
        <w:t xml:space="preserve"> </w:t>
      </w:r>
      <w:r>
        <w:t>AWP</w:t>
      </w:r>
      <w:r>
        <w:rPr>
          <w:spacing w:val="-5"/>
        </w:rPr>
        <w:t xml:space="preserve"> </w:t>
      </w:r>
      <w:r>
        <w:t>leading</w:t>
      </w:r>
      <w:r>
        <w:rPr>
          <w:spacing w:val="-5"/>
        </w:rPr>
        <w:t xml:space="preserve"> </w:t>
      </w:r>
      <w:r>
        <w:t>on</w:t>
      </w:r>
      <w:r>
        <w:rPr>
          <w:spacing w:val="-5"/>
        </w:rPr>
        <w:t xml:space="preserve"> </w:t>
      </w:r>
      <w:r>
        <w:t xml:space="preserve">transfer—is </w:t>
      </w:r>
      <w:r>
        <w:rPr>
          <w:w w:val="105"/>
        </w:rPr>
        <w:t>therefore</w:t>
      </w:r>
      <w:r>
        <w:rPr>
          <w:spacing w:val="-12"/>
          <w:w w:val="105"/>
        </w:rPr>
        <w:t xml:space="preserve"> </w:t>
      </w:r>
      <w:r>
        <w:rPr>
          <w:w w:val="105"/>
        </w:rPr>
        <w:t>not</w:t>
      </w:r>
      <w:r>
        <w:rPr>
          <w:spacing w:val="-12"/>
          <w:w w:val="105"/>
        </w:rPr>
        <w:t xml:space="preserve"> </w:t>
      </w:r>
      <w:r>
        <w:rPr>
          <w:w w:val="105"/>
        </w:rPr>
        <w:t>an</w:t>
      </w:r>
      <w:r>
        <w:rPr>
          <w:spacing w:val="-12"/>
          <w:w w:val="105"/>
        </w:rPr>
        <w:t xml:space="preserve"> </w:t>
      </w:r>
      <w:r>
        <w:rPr>
          <w:w w:val="105"/>
        </w:rPr>
        <w:t>artifact</w:t>
      </w:r>
      <w:r>
        <w:rPr>
          <w:spacing w:val="-12"/>
          <w:w w:val="105"/>
        </w:rPr>
        <w:t xml:space="preserve"> </w:t>
      </w:r>
      <w:r>
        <w:rPr>
          <w:w w:val="105"/>
        </w:rPr>
        <w:t>of</w:t>
      </w:r>
      <w:r>
        <w:rPr>
          <w:spacing w:val="-12"/>
          <w:w w:val="105"/>
        </w:rPr>
        <w:t xml:space="preserve"> </w:t>
      </w:r>
      <w:r>
        <w:rPr>
          <w:w w:val="105"/>
        </w:rPr>
        <w:t>the</w:t>
      </w:r>
      <w:r>
        <w:rPr>
          <w:spacing w:val="-12"/>
          <w:w w:val="105"/>
        </w:rPr>
        <w:t xml:space="preserve"> </w:t>
      </w:r>
      <w:r>
        <w:rPr>
          <w:w w:val="105"/>
        </w:rPr>
        <w:t>conventional</w:t>
      </w:r>
      <w:r>
        <w:rPr>
          <w:spacing w:val="-12"/>
          <w:w w:val="105"/>
        </w:rPr>
        <w:t xml:space="preserve"> </w:t>
      </w:r>
      <w:r>
        <w:rPr>
          <w:i/>
          <w:w w:val="105"/>
        </w:rPr>
        <w:t>d</w:t>
      </w:r>
      <w:r>
        <w:rPr>
          <w:i/>
          <w:spacing w:val="-5"/>
          <w:w w:val="105"/>
        </w:rPr>
        <w:t xml:space="preserve"> </w:t>
      </w:r>
      <w:r>
        <w:rPr>
          <w:w w:val="105"/>
        </w:rPr>
        <w:t>=</w:t>
      </w:r>
      <w:r>
        <w:rPr>
          <w:spacing w:val="-5"/>
          <w:w w:val="105"/>
        </w:rPr>
        <w:t xml:space="preserve"> </w:t>
      </w:r>
      <w:r>
        <w:rPr>
          <w:w w:val="105"/>
        </w:rPr>
        <w:t>0</w:t>
      </w:r>
      <w:r>
        <w:rPr>
          <w:i/>
          <w:w w:val="105"/>
        </w:rPr>
        <w:t>.</w:t>
      </w:r>
      <w:r>
        <w:rPr>
          <w:w w:val="105"/>
        </w:rPr>
        <w:t>85</w:t>
      </w:r>
      <w:r>
        <w:rPr>
          <w:spacing w:val="-11"/>
          <w:w w:val="105"/>
        </w:rPr>
        <w:t xml:space="preserve"> </w:t>
      </w:r>
      <w:r>
        <w:rPr>
          <w:w w:val="105"/>
        </w:rPr>
        <w:t>setting.</w:t>
      </w:r>
    </w:p>
    <w:p w14:paraId="00DC2114" w14:textId="77777777" w:rsidR="00350CFB" w:rsidRDefault="00350CFB">
      <w:pPr>
        <w:pStyle w:val="BodyText"/>
        <w:spacing w:line="456" w:lineRule="exact"/>
        <w:jc w:val="both"/>
        <w:sectPr w:rsidR="00350CFB">
          <w:pgSz w:w="11910" w:h="16840"/>
          <w:pgMar w:top="1840" w:right="708" w:bottom="2300" w:left="992" w:header="0" w:footer="2115" w:gutter="0"/>
          <w:cols w:space="720"/>
        </w:sectPr>
      </w:pPr>
    </w:p>
    <w:p w14:paraId="00DC2115" w14:textId="77777777" w:rsidR="00350CFB" w:rsidRDefault="00283FFF">
      <w:pPr>
        <w:pStyle w:val="BodyText"/>
        <w:spacing w:before="72" w:line="396" w:lineRule="auto"/>
        <w:ind w:left="282" w:right="560"/>
        <w:jc w:val="both"/>
      </w:pPr>
      <w:r>
        <w:lastRenderedPageBreak/>
        <w:t xml:space="preserve">Figure </w:t>
      </w:r>
      <w:hyperlink w:anchor="_bookmark97" w:history="1">
        <w:r>
          <w:t>4.5</w:t>
        </w:r>
      </w:hyperlink>
      <w:r>
        <w:t xml:space="preserve"> plots these relationships.</w:t>
      </w:r>
      <w:r>
        <w:rPr>
          <w:spacing w:val="32"/>
        </w:rPr>
        <w:t xml:space="preserve"> </w:t>
      </w:r>
      <w:r>
        <w:t>Flat allowance and transfer curves for EndorseRank indicate that the endorsement operator’s ranking is insensitive to moderate changes in the teleportation probability.</w:t>
      </w:r>
      <w:r>
        <w:rPr>
          <w:spacing w:val="40"/>
        </w:rPr>
        <w:t xml:space="preserve"> </w:t>
      </w:r>
      <w:r>
        <w:t xml:space="preserve">Runtime decreases slightly as </w:t>
      </w:r>
      <w:r>
        <w:rPr>
          <w:i/>
        </w:rPr>
        <w:t xml:space="preserve">d </w:t>
      </w:r>
      <w:r>
        <w:t>increases for both methods, consistent with faster mixing when less mass is retained on the graph operator, but the relative speedup remains large throughout the sweep.</w:t>
      </w:r>
    </w:p>
    <w:p w14:paraId="00DC2116" w14:textId="77777777" w:rsidR="00350CFB" w:rsidRDefault="00350CFB">
      <w:pPr>
        <w:pStyle w:val="BodyText"/>
        <w:rPr>
          <w:sz w:val="23"/>
        </w:rPr>
      </w:pPr>
    </w:p>
    <w:p w14:paraId="00DC2117" w14:textId="77777777" w:rsidR="00350CFB" w:rsidRDefault="00350CFB">
      <w:pPr>
        <w:pStyle w:val="BodyText"/>
        <w:spacing w:before="73"/>
        <w:rPr>
          <w:sz w:val="23"/>
        </w:rPr>
      </w:pPr>
    </w:p>
    <w:p w14:paraId="00DC2118" w14:textId="77777777" w:rsidR="00350CFB" w:rsidRDefault="00283FFF">
      <w:pPr>
        <w:spacing w:before="1"/>
        <w:ind w:left="1284"/>
        <w:rPr>
          <w:rFonts w:ascii="Arial"/>
          <w:sz w:val="26"/>
        </w:rPr>
      </w:pPr>
      <w:r>
        <w:rPr>
          <w:rFonts w:ascii="Arial"/>
          <w:noProof/>
          <w:sz w:val="26"/>
        </w:rPr>
        <mc:AlternateContent>
          <mc:Choice Requires="wpg">
            <w:drawing>
              <wp:anchor distT="0" distB="0" distL="0" distR="0" simplePos="0" relativeHeight="15774720" behindDoc="0" locked="0" layoutInCell="1" allowOverlap="1" wp14:anchorId="00DC2794" wp14:editId="00DC2795">
                <wp:simplePos x="0" y="0"/>
                <wp:positionH relativeFrom="page">
                  <wp:posOffset>1733988</wp:posOffset>
                </wp:positionH>
                <wp:positionV relativeFrom="paragraph">
                  <wp:posOffset>-215032</wp:posOffset>
                </wp:positionV>
                <wp:extent cx="4618990" cy="3024505"/>
                <wp:effectExtent l="0" t="0" r="0" b="0"/>
                <wp:wrapNone/>
                <wp:docPr id="591" name="Group 5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18990" cy="3024505"/>
                          <a:chOff x="0" y="0"/>
                          <a:chExt cx="4618990" cy="3024505"/>
                        </a:xfrm>
                      </wpg:grpSpPr>
                      <wps:wsp>
                        <wps:cNvPr id="592" name="Graphic 592"/>
                        <wps:cNvSpPr/>
                        <wps:spPr>
                          <a:xfrm>
                            <a:off x="259333" y="5944"/>
                            <a:ext cx="1270" cy="2966720"/>
                          </a:xfrm>
                          <a:custGeom>
                            <a:avLst/>
                            <a:gdLst/>
                            <a:ahLst/>
                            <a:cxnLst/>
                            <a:rect l="l" t="t" r="r" b="b"/>
                            <a:pathLst>
                              <a:path h="2966720">
                                <a:moveTo>
                                  <a:pt x="0" y="0"/>
                                </a:moveTo>
                                <a:lnTo>
                                  <a:pt x="0" y="117369"/>
                                </a:lnTo>
                              </a:path>
                              <a:path h="2966720">
                                <a:moveTo>
                                  <a:pt x="0" y="206539"/>
                                </a:moveTo>
                                <a:lnTo>
                                  <a:pt x="0" y="2786717"/>
                                </a:lnTo>
                              </a:path>
                              <a:path h="2966720">
                                <a:moveTo>
                                  <a:pt x="0" y="2875886"/>
                                </a:moveTo>
                                <a:lnTo>
                                  <a:pt x="0" y="2966125"/>
                                </a:lnTo>
                              </a:path>
                            </a:pathLst>
                          </a:custGeom>
                          <a:ln w="11889">
                            <a:solidFill>
                              <a:srgbClr val="AFAFAF"/>
                            </a:solidFill>
                            <a:prstDash val="solid"/>
                          </a:ln>
                        </wps:spPr>
                        <wps:bodyPr wrap="square" lIns="0" tIns="0" rIns="0" bIns="0" rtlCol="0">
                          <a:prstTxWarp prst="textNoShape">
                            <a:avLst/>
                          </a:prstTxWarp>
                          <a:noAutofit/>
                        </wps:bodyPr>
                      </wps:wsp>
                      <wps:wsp>
                        <wps:cNvPr id="593" name="Graphic 593"/>
                        <wps:cNvSpPr/>
                        <wps:spPr>
                          <a:xfrm>
                            <a:off x="259333" y="2972070"/>
                            <a:ext cx="1270" cy="52069"/>
                          </a:xfrm>
                          <a:custGeom>
                            <a:avLst/>
                            <a:gdLst/>
                            <a:ahLst/>
                            <a:cxnLst/>
                            <a:rect l="l" t="t" r="r" b="b"/>
                            <a:pathLst>
                              <a:path h="52069">
                                <a:moveTo>
                                  <a:pt x="0" y="0"/>
                                </a:moveTo>
                                <a:lnTo>
                                  <a:pt x="0" y="52015"/>
                                </a:lnTo>
                              </a:path>
                            </a:pathLst>
                          </a:custGeom>
                          <a:solidFill>
                            <a:srgbClr val="000000"/>
                          </a:solidFill>
                        </wps:spPr>
                        <wps:bodyPr wrap="square" lIns="0" tIns="0" rIns="0" bIns="0" rtlCol="0">
                          <a:prstTxWarp prst="textNoShape">
                            <a:avLst/>
                          </a:prstTxWarp>
                          <a:noAutofit/>
                        </wps:bodyPr>
                      </wps:wsp>
                      <wps:wsp>
                        <wps:cNvPr id="594" name="Graphic 594"/>
                        <wps:cNvSpPr/>
                        <wps:spPr>
                          <a:xfrm>
                            <a:off x="259333" y="2972070"/>
                            <a:ext cx="1270" cy="52069"/>
                          </a:xfrm>
                          <a:custGeom>
                            <a:avLst/>
                            <a:gdLst/>
                            <a:ahLst/>
                            <a:cxnLst/>
                            <a:rect l="l" t="t" r="r" b="b"/>
                            <a:pathLst>
                              <a:path h="52069">
                                <a:moveTo>
                                  <a:pt x="0" y="0"/>
                                </a:moveTo>
                                <a:lnTo>
                                  <a:pt x="0" y="52015"/>
                                </a:lnTo>
                              </a:path>
                            </a:pathLst>
                          </a:custGeom>
                          <a:ln w="11889">
                            <a:solidFill>
                              <a:srgbClr val="000000"/>
                            </a:solidFill>
                            <a:prstDash val="solid"/>
                          </a:ln>
                        </wps:spPr>
                        <wps:bodyPr wrap="square" lIns="0" tIns="0" rIns="0" bIns="0" rtlCol="0">
                          <a:prstTxWarp prst="textNoShape">
                            <a:avLst/>
                          </a:prstTxWarp>
                          <a:noAutofit/>
                        </wps:bodyPr>
                      </wps:wsp>
                      <wps:wsp>
                        <wps:cNvPr id="595" name="Graphic 595"/>
                        <wps:cNvSpPr/>
                        <wps:spPr>
                          <a:xfrm>
                            <a:off x="2332518" y="5944"/>
                            <a:ext cx="1270" cy="2966720"/>
                          </a:xfrm>
                          <a:custGeom>
                            <a:avLst/>
                            <a:gdLst/>
                            <a:ahLst/>
                            <a:cxnLst/>
                            <a:rect l="l" t="t" r="r" b="b"/>
                            <a:pathLst>
                              <a:path h="2966720">
                                <a:moveTo>
                                  <a:pt x="0" y="0"/>
                                </a:moveTo>
                                <a:lnTo>
                                  <a:pt x="0" y="102932"/>
                                </a:lnTo>
                              </a:path>
                              <a:path h="2966720">
                                <a:moveTo>
                                  <a:pt x="0" y="2874852"/>
                                </a:moveTo>
                                <a:lnTo>
                                  <a:pt x="0" y="2966125"/>
                                </a:lnTo>
                              </a:path>
                              <a:path h="2966720">
                                <a:moveTo>
                                  <a:pt x="0" y="192101"/>
                                </a:moveTo>
                                <a:lnTo>
                                  <a:pt x="0" y="2785683"/>
                                </a:lnTo>
                              </a:path>
                            </a:pathLst>
                          </a:custGeom>
                          <a:ln w="11889">
                            <a:solidFill>
                              <a:srgbClr val="AFAFAF"/>
                            </a:solidFill>
                            <a:prstDash val="solid"/>
                          </a:ln>
                        </wps:spPr>
                        <wps:bodyPr wrap="square" lIns="0" tIns="0" rIns="0" bIns="0" rtlCol="0">
                          <a:prstTxWarp prst="textNoShape">
                            <a:avLst/>
                          </a:prstTxWarp>
                          <a:noAutofit/>
                        </wps:bodyPr>
                      </wps:wsp>
                      <wps:wsp>
                        <wps:cNvPr id="596" name="Graphic 596"/>
                        <wps:cNvSpPr/>
                        <wps:spPr>
                          <a:xfrm>
                            <a:off x="2332518" y="2972070"/>
                            <a:ext cx="1270" cy="52069"/>
                          </a:xfrm>
                          <a:custGeom>
                            <a:avLst/>
                            <a:gdLst/>
                            <a:ahLst/>
                            <a:cxnLst/>
                            <a:rect l="l" t="t" r="r" b="b"/>
                            <a:pathLst>
                              <a:path h="52069">
                                <a:moveTo>
                                  <a:pt x="0" y="0"/>
                                </a:moveTo>
                                <a:lnTo>
                                  <a:pt x="0" y="52015"/>
                                </a:lnTo>
                              </a:path>
                            </a:pathLst>
                          </a:custGeom>
                          <a:solidFill>
                            <a:srgbClr val="000000"/>
                          </a:solidFill>
                        </wps:spPr>
                        <wps:bodyPr wrap="square" lIns="0" tIns="0" rIns="0" bIns="0" rtlCol="0">
                          <a:prstTxWarp prst="textNoShape">
                            <a:avLst/>
                          </a:prstTxWarp>
                          <a:noAutofit/>
                        </wps:bodyPr>
                      </wps:wsp>
                      <wps:wsp>
                        <wps:cNvPr id="597" name="Graphic 597"/>
                        <wps:cNvSpPr/>
                        <wps:spPr>
                          <a:xfrm>
                            <a:off x="2332518" y="2972070"/>
                            <a:ext cx="1270" cy="52069"/>
                          </a:xfrm>
                          <a:custGeom>
                            <a:avLst/>
                            <a:gdLst/>
                            <a:ahLst/>
                            <a:cxnLst/>
                            <a:rect l="l" t="t" r="r" b="b"/>
                            <a:pathLst>
                              <a:path h="52069">
                                <a:moveTo>
                                  <a:pt x="0" y="0"/>
                                </a:moveTo>
                                <a:lnTo>
                                  <a:pt x="0" y="52015"/>
                                </a:lnTo>
                              </a:path>
                            </a:pathLst>
                          </a:custGeom>
                          <a:ln w="11889">
                            <a:solidFill>
                              <a:srgbClr val="000000"/>
                            </a:solidFill>
                            <a:prstDash val="solid"/>
                          </a:ln>
                        </wps:spPr>
                        <wps:bodyPr wrap="square" lIns="0" tIns="0" rIns="0" bIns="0" rtlCol="0">
                          <a:prstTxWarp prst="textNoShape">
                            <a:avLst/>
                          </a:prstTxWarp>
                          <a:noAutofit/>
                        </wps:bodyPr>
                      </wps:wsp>
                      <wps:wsp>
                        <wps:cNvPr id="598" name="Graphic 598"/>
                        <wps:cNvSpPr/>
                        <wps:spPr>
                          <a:xfrm>
                            <a:off x="4405703" y="5944"/>
                            <a:ext cx="1270" cy="2966720"/>
                          </a:xfrm>
                          <a:custGeom>
                            <a:avLst/>
                            <a:gdLst/>
                            <a:ahLst/>
                            <a:cxnLst/>
                            <a:rect l="l" t="t" r="r" b="b"/>
                            <a:pathLst>
                              <a:path h="2966720">
                                <a:moveTo>
                                  <a:pt x="0" y="0"/>
                                </a:moveTo>
                                <a:lnTo>
                                  <a:pt x="0" y="90239"/>
                                </a:lnTo>
                              </a:path>
                              <a:path h="2966720">
                                <a:moveTo>
                                  <a:pt x="0" y="2872519"/>
                                </a:moveTo>
                                <a:lnTo>
                                  <a:pt x="0" y="2966125"/>
                                </a:lnTo>
                              </a:path>
                              <a:path h="2966720">
                                <a:moveTo>
                                  <a:pt x="0" y="179408"/>
                                </a:moveTo>
                                <a:lnTo>
                                  <a:pt x="0" y="2783350"/>
                                </a:lnTo>
                              </a:path>
                            </a:pathLst>
                          </a:custGeom>
                          <a:ln w="11889">
                            <a:solidFill>
                              <a:srgbClr val="AFAFAF"/>
                            </a:solidFill>
                            <a:prstDash val="solid"/>
                          </a:ln>
                        </wps:spPr>
                        <wps:bodyPr wrap="square" lIns="0" tIns="0" rIns="0" bIns="0" rtlCol="0">
                          <a:prstTxWarp prst="textNoShape">
                            <a:avLst/>
                          </a:prstTxWarp>
                          <a:noAutofit/>
                        </wps:bodyPr>
                      </wps:wsp>
                      <wps:wsp>
                        <wps:cNvPr id="599" name="Graphic 599"/>
                        <wps:cNvSpPr/>
                        <wps:spPr>
                          <a:xfrm>
                            <a:off x="4405703" y="2972070"/>
                            <a:ext cx="1270" cy="52069"/>
                          </a:xfrm>
                          <a:custGeom>
                            <a:avLst/>
                            <a:gdLst/>
                            <a:ahLst/>
                            <a:cxnLst/>
                            <a:rect l="l" t="t" r="r" b="b"/>
                            <a:pathLst>
                              <a:path h="52069">
                                <a:moveTo>
                                  <a:pt x="0" y="0"/>
                                </a:moveTo>
                                <a:lnTo>
                                  <a:pt x="0" y="52015"/>
                                </a:lnTo>
                              </a:path>
                            </a:pathLst>
                          </a:custGeom>
                          <a:solidFill>
                            <a:srgbClr val="000000"/>
                          </a:solidFill>
                        </wps:spPr>
                        <wps:bodyPr wrap="square" lIns="0" tIns="0" rIns="0" bIns="0" rtlCol="0">
                          <a:prstTxWarp prst="textNoShape">
                            <a:avLst/>
                          </a:prstTxWarp>
                          <a:noAutofit/>
                        </wps:bodyPr>
                      </wps:wsp>
                      <wps:wsp>
                        <wps:cNvPr id="600" name="Graphic 600"/>
                        <wps:cNvSpPr/>
                        <wps:spPr>
                          <a:xfrm>
                            <a:off x="4405703" y="2972070"/>
                            <a:ext cx="1270" cy="52069"/>
                          </a:xfrm>
                          <a:custGeom>
                            <a:avLst/>
                            <a:gdLst/>
                            <a:ahLst/>
                            <a:cxnLst/>
                            <a:rect l="l" t="t" r="r" b="b"/>
                            <a:pathLst>
                              <a:path h="52069">
                                <a:moveTo>
                                  <a:pt x="0" y="0"/>
                                </a:moveTo>
                                <a:lnTo>
                                  <a:pt x="0" y="52015"/>
                                </a:lnTo>
                              </a:path>
                            </a:pathLst>
                          </a:custGeom>
                          <a:ln w="11889">
                            <a:solidFill>
                              <a:srgbClr val="000000"/>
                            </a:solidFill>
                            <a:prstDash val="solid"/>
                          </a:ln>
                        </wps:spPr>
                        <wps:bodyPr wrap="square" lIns="0" tIns="0" rIns="0" bIns="0" rtlCol="0">
                          <a:prstTxWarp prst="textNoShape">
                            <a:avLst/>
                          </a:prstTxWarp>
                          <a:noAutofit/>
                        </wps:bodyPr>
                      </wps:wsp>
                      <wps:wsp>
                        <wps:cNvPr id="601" name="Graphic 601"/>
                        <wps:cNvSpPr/>
                        <wps:spPr>
                          <a:xfrm>
                            <a:off x="52015" y="2692075"/>
                            <a:ext cx="4561205" cy="1270"/>
                          </a:xfrm>
                          <a:custGeom>
                            <a:avLst/>
                            <a:gdLst/>
                            <a:ahLst/>
                            <a:cxnLst/>
                            <a:rect l="l" t="t" r="r" b="b"/>
                            <a:pathLst>
                              <a:path w="4561205">
                                <a:moveTo>
                                  <a:pt x="0" y="0"/>
                                </a:moveTo>
                                <a:lnTo>
                                  <a:pt x="4561006" y="0"/>
                                </a:lnTo>
                              </a:path>
                            </a:pathLst>
                          </a:custGeom>
                          <a:ln w="11889">
                            <a:solidFill>
                              <a:srgbClr val="AFAFAF"/>
                            </a:solidFill>
                            <a:prstDash val="solid"/>
                          </a:ln>
                        </wps:spPr>
                        <wps:bodyPr wrap="square" lIns="0" tIns="0" rIns="0" bIns="0" rtlCol="0">
                          <a:prstTxWarp prst="textNoShape">
                            <a:avLst/>
                          </a:prstTxWarp>
                          <a:noAutofit/>
                        </wps:bodyPr>
                      </wps:wsp>
                      <wps:wsp>
                        <wps:cNvPr id="602" name="Graphic 602"/>
                        <wps:cNvSpPr/>
                        <wps:spPr>
                          <a:xfrm>
                            <a:off x="0" y="2692075"/>
                            <a:ext cx="52069" cy="1270"/>
                          </a:xfrm>
                          <a:custGeom>
                            <a:avLst/>
                            <a:gdLst/>
                            <a:ahLst/>
                            <a:cxnLst/>
                            <a:rect l="l" t="t" r="r" b="b"/>
                            <a:pathLst>
                              <a:path w="52069">
                                <a:moveTo>
                                  <a:pt x="52015" y="0"/>
                                </a:moveTo>
                                <a:lnTo>
                                  <a:pt x="0" y="0"/>
                                </a:lnTo>
                              </a:path>
                            </a:pathLst>
                          </a:custGeom>
                          <a:solidFill>
                            <a:srgbClr val="000000"/>
                          </a:solidFill>
                        </wps:spPr>
                        <wps:bodyPr wrap="square" lIns="0" tIns="0" rIns="0" bIns="0" rtlCol="0">
                          <a:prstTxWarp prst="textNoShape">
                            <a:avLst/>
                          </a:prstTxWarp>
                          <a:noAutofit/>
                        </wps:bodyPr>
                      </wps:wsp>
                      <wps:wsp>
                        <wps:cNvPr id="603" name="Graphic 603"/>
                        <wps:cNvSpPr/>
                        <wps:spPr>
                          <a:xfrm>
                            <a:off x="0" y="2692075"/>
                            <a:ext cx="52069" cy="1270"/>
                          </a:xfrm>
                          <a:custGeom>
                            <a:avLst/>
                            <a:gdLst/>
                            <a:ahLst/>
                            <a:cxnLst/>
                            <a:rect l="l" t="t" r="r" b="b"/>
                            <a:pathLst>
                              <a:path w="52069">
                                <a:moveTo>
                                  <a:pt x="52015" y="0"/>
                                </a:moveTo>
                                <a:lnTo>
                                  <a:pt x="0" y="0"/>
                                </a:lnTo>
                              </a:path>
                            </a:pathLst>
                          </a:custGeom>
                          <a:ln w="11889">
                            <a:solidFill>
                              <a:srgbClr val="000000"/>
                            </a:solidFill>
                            <a:prstDash val="solid"/>
                          </a:ln>
                        </wps:spPr>
                        <wps:bodyPr wrap="square" lIns="0" tIns="0" rIns="0" bIns="0" rtlCol="0">
                          <a:prstTxWarp prst="textNoShape">
                            <a:avLst/>
                          </a:prstTxWarp>
                          <a:noAutofit/>
                        </wps:bodyPr>
                      </wps:wsp>
                      <wps:wsp>
                        <wps:cNvPr id="604" name="Graphic 604"/>
                        <wps:cNvSpPr/>
                        <wps:spPr>
                          <a:xfrm>
                            <a:off x="52015" y="2216461"/>
                            <a:ext cx="4561205" cy="1270"/>
                          </a:xfrm>
                          <a:custGeom>
                            <a:avLst/>
                            <a:gdLst/>
                            <a:ahLst/>
                            <a:cxnLst/>
                            <a:rect l="l" t="t" r="r" b="b"/>
                            <a:pathLst>
                              <a:path w="4561205">
                                <a:moveTo>
                                  <a:pt x="0" y="0"/>
                                </a:moveTo>
                                <a:lnTo>
                                  <a:pt x="4561006" y="0"/>
                                </a:lnTo>
                              </a:path>
                            </a:pathLst>
                          </a:custGeom>
                          <a:ln w="11889">
                            <a:solidFill>
                              <a:srgbClr val="AFAFAF"/>
                            </a:solidFill>
                            <a:prstDash val="solid"/>
                          </a:ln>
                        </wps:spPr>
                        <wps:bodyPr wrap="square" lIns="0" tIns="0" rIns="0" bIns="0" rtlCol="0">
                          <a:prstTxWarp prst="textNoShape">
                            <a:avLst/>
                          </a:prstTxWarp>
                          <a:noAutofit/>
                        </wps:bodyPr>
                      </wps:wsp>
                      <wps:wsp>
                        <wps:cNvPr id="605" name="Graphic 605"/>
                        <wps:cNvSpPr/>
                        <wps:spPr>
                          <a:xfrm>
                            <a:off x="0" y="2216461"/>
                            <a:ext cx="52069" cy="1270"/>
                          </a:xfrm>
                          <a:custGeom>
                            <a:avLst/>
                            <a:gdLst/>
                            <a:ahLst/>
                            <a:cxnLst/>
                            <a:rect l="l" t="t" r="r" b="b"/>
                            <a:pathLst>
                              <a:path w="52069">
                                <a:moveTo>
                                  <a:pt x="52015" y="0"/>
                                </a:moveTo>
                                <a:lnTo>
                                  <a:pt x="0" y="0"/>
                                </a:lnTo>
                              </a:path>
                            </a:pathLst>
                          </a:custGeom>
                          <a:solidFill>
                            <a:srgbClr val="000000"/>
                          </a:solidFill>
                        </wps:spPr>
                        <wps:bodyPr wrap="square" lIns="0" tIns="0" rIns="0" bIns="0" rtlCol="0">
                          <a:prstTxWarp prst="textNoShape">
                            <a:avLst/>
                          </a:prstTxWarp>
                          <a:noAutofit/>
                        </wps:bodyPr>
                      </wps:wsp>
                      <wps:wsp>
                        <wps:cNvPr id="606" name="Graphic 606"/>
                        <wps:cNvSpPr/>
                        <wps:spPr>
                          <a:xfrm>
                            <a:off x="0" y="2216461"/>
                            <a:ext cx="52069" cy="1270"/>
                          </a:xfrm>
                          <a:custGeom>
                            <a:avLst/>
                            <a:gdLst/>
                            <a:ahLst/>
                            <a:cxnLst/>
                            <a:rect l="l" t="t" r="r" b="b"/>
                            <a:pathLst>
                              <a:path w="52069">
                                <a:moveTo>
                                  <a:pt x="52015" y="0"/>
                                </a:moveTo>
                                <a:lnTo>
                                  <a:pt x="0" y="0"/>
                                </a:lnTo>
                              </a:path>
                            </a:pathLst>
                          </a:custGeom>
                          <a:ln w="11889">
                            <a:solidFill>
                              <a:srgbClr val="000000"/>
                            </a:solidFill>
                            <a:prstDash val="solid"/>
                          </a:ln>
                        </wps:spPr>
                        <wps:bodyPr wrap="square" lIns="0" tIns="0" rIns="0" bIns="0" rtlCol="0">
                          <a:prstTxWarp prst="textNoShape">
                            <a:avLst/>
                          </a:prstTxWarp>
                          <a:noAutofit/>
                        </wps:bodyPr>
                      </wps:wsp>
                      <wps:wsp>
                        <wps:cNvPr id="607" name="Graphic 607"/>
                        <wps:cNvSpPr/>
                        <wps:spPr>
                          <a:xfrm>
                            <a:off x="52015" y="1740846"/>
                            <a:ext cx="4561205" cy="1270"/>
                          </a:xfrm>
                          <a:custGeom>
                            <a:avLst/>
                            <a:gdLst/>
                            <a:ahLst/>
                            <a:cxnLst/>
                            <a:rect l="l" t="t" r="r" b="b"/>
                            <a:pathLst>
                              <a:path w="4561205">
                                <a:moveTo>
                                  <a:pt x="0" y="0"/>
                                </a:moveTo>
                                <a:lnTo>
                                  <a:pt x="3269585" y="0"/>
                                </a:lnTo>
                              </a:path>
                              <a:path w="4561205">
                                <a:moveTo>
                                  <a:pt x="3358754" y="0"/>
                                </a:moveTo>
                                <a:lnTo>
                                  <a:pt x="4561006" y="0"/>
                                </a:lnTo>
                              </a:path>
                            </a:pathLst>
                          </a:custGeom>
                          <a:ln w="11889">
                            <a:solidFill>
                              <a:srgbClr val="AFAFAF"/>
                            </a:solidFill>
                            <a:prstDash val="solid"/>
                          </a:ln>
                        </wps:spPr>
                        <wps:bodyPr wrap="square" lIns="0" tIns="0" rIns="0" bIns="0" rtlCol="0">
                          <a:prstTxWarp prst="textNoShape">
                            <a:avLst/>
                          </a:prstTxWarp>
                          <a:noAutofit/>
                        </wps:bodyPr>
                      </wps:wsp>
                      <wps:wsp>
                        <wps:cNvPr id="608" name="Graphic 608"/>
                        <wps:cNvSpPr/>
                        <wps:spPr>
                          <a:xfrm>
                            <a:off x="0" y="1740846"/>
                            <a:ext cx="52069" cy="1270"/>
                          </a:xfrm>
                          <a:custGeom>
                            <a:avLst/>
                            <a:gdLst/>
                            <a:ahLst/>
                            <a:cxnLst/>
                            <a:rect l="l" t="t" r="r" b="b"/>
                            <a:pathLst>
                              <a:path w="52069">
                                <a:moveTo>
                                  <a:pt x="52015" y="0"/>
                                </a:moveTo>
                                <a:lnTo>
                                  <a:pt x="0" y="0"/>
                                </a:lnTo>
                              </a:path>
                            </a:pathLst>
                          </a:custGeom>
                          <a:solidFill>
                            <a:srgbClr val="000000"/>
                          </a:solidFill>
                        </wps:spPr>
                        <wps:bodyPr wrap="square" lIns="0" tIns="0" rIns="0" bIns="0" rtlCol="0">
                          <a:prstTxWarp prst="textNoShape">
                            <a:avLst/>
                          </a:prstTxWarp>
                          <a:noAutofit/>
                        </wps:bodyPr>
                      </wps:wsp>
                      <wps:wsp>
                        <wps:cNvPr id="609" name="Graphic 609"/>
                        <wps:cNvSpPr/>
                        <wps:spPr>
                          <a:xfrm>
                            <a:off x="0" y="1740846"/>
                            <a:ext cx="52069" cy="1270"/>
                          </a:xfrm>
                          <a:custGeom>
                            <a:avLst/>
                            <a:gdLst/>
                            <a:ahLst/>
                            <a:cxnLst/>
                            <a:rect l="l" t="t" r="r" b="b"/>
                            <a:pathLst>
                              <a:path w="52069">
                                <a:moveTo>
                                  <a:pt x="52015" y="0"/>
                                </a:moveTo>
                                <a:lnTo>
                                  <a:pt x="0" y="0"/>
                                </a:lnTo>
                              </a:path>
                            </a:pathLst>
                          </a:custGeom>
                          <a:ln w="11889">
                            <a:solidFill>
                              <a:srgbClr val="000000"/>
                            </a:solidFill>
                            <a:prstDash val="solid"/>
                          </a:ln>
                        </wps:spPr>
                        <wps:bodyPr wrap="square" lIns="0" tIns="0" rIns="0" bIns="0" rtlCol="0">
                          <a:prstTxWarp prst="textNoShape">
                            <a:avLst/>
                          </a:prstTxWarp>
                          <a:noAutofit/>
                        </wps:bodyPr>
                      </wps:wsp>
                      <wps:wsp>
                        <wps:cNvPr id="610" name="Graphic 610"/>
                        <wps:cNvSpPr/>
                        <wps:spPr>
                          <a:xfrm>
                            <a:off x="52015" y="1265231"/>
                            <a:ext cx="4561205" cy="1270"/>
                          </a:xfrm>
                          <a:custGeom>
                            <a:avLst/>
                            <a:gdLst/>
                            <a:ahLst/>
                            <a:cxnLst/>
                            <a:rect l="l" t="t" r="r" b="b"/>
                            <a:pathLst>
                              <a:path w="4561205">
                                <a:moveTo>
                                  <a:pt x="0" y="0"/>
                                </a:moveTo>
                                <a:lnTo>
                                  <a:pt x="4561006" y="0"/>
                                </a:lnTo>
                              </a:path>
                            </a:pathLst>
                          </a:custGeom>
                          <a:ln w="11889">
                            <a:solidFill>
                              <a:srgbClr val="AFAFAF"/>
                            </a:solidFill>
                            <a:prstDash val="solid"/>
                          </a:ln>
                        </wps:spPr>
                        <wps:bodyPr wrap="square" lIns="0" tIns="0" rIns="0" bIns="0" rtlCol="0">
                          <a:prstTxWarp prst="textNoShape">
                            <a:avLst/>
                          </a:prstTxWarp>
                          <a:noAutofit/>
                        </wps:bodyPr>
                      </wps:wsp>
                      <wps:wsp>
                        <wps:cNvPr id="611" name="Graphic 611"/>
                        <wps:cNvSpPr/>
                        <wps:spPr>
                          <a:xfrm>
                            <a:off x="0" y="1265231"/>
                            <a:ext cx="52069" cy="1270"/>
                          </a:xfrm>
                          <a:custGeom>
                            <a:avLst/>
                            <a:gdLst/>
                            <a:ahLst/>
                            <a:cxnLst/>
                            <a:rect l="l" t="t" r="r" b="b"/>
                            <a:pathLst>
                              <a:path w="52069">
                                <a:moveTo>
                                  <a:pt x="52015" y="0"/>
                                </a:moveTo>
                                <a:lnTo>
                                  <a:pt x="0" y="0"/>
                                </a:lnTo>
                              </a:path>
                            </a:pathLst>
                          </a:custGeom>
                          <a:solidFill>
                            <a:srgbClr val="000000"/>
                          </a:solidFill>
                        </wps:spPr>
                        <wps:bodyPr wrap="square" lIns="0" tIns="0" rIns="0" bIns="0" rtlCol="0">
                          <a:prstTxWarp prst="textNoShape">
                            <a:avLst/>
                          </a:prstTxWarp>
                          <a:noAutofit/>
                        </wps:bodyPr>
                      </wps:wsp>
                      <wps:wsp>
                        <wps:cNvPr id="612" name="Graphic 612"/>
                        <wps:cNvSpPr/>
                        <wps:spPr>
                          <a:xfrm>
                            <a:off x="0" y="1265231"/>
                            <a:ext cx="52069" cy="1270"/>
                          </a:xfrm>
                          <a:custGeom>
                            <a:avLst/>
                            <a:gdLst/>
                            <a:ahLst/>
                            <a:cxnLst/>
                            <a:rect l="l" t="t" r="r" b="b"/>
                            <a:pathLst>
                              <a:path w="52069">
                                <a:moveTo>
                                  <a:pt x="52015" y="0"/>
                                </a:moveTo>
                                <a:lnTo>
                                  <a:pt x="0" y="0"/>
                                </a:lnTo>
                              </a:path>
                            </a:pathLst>
                          </a:custGeom>
                          <a:ln w="11889">
                            <a:solidFill>
                              <a:srgbClr val="000000"/>
                            </a:solidFill>
                            <a:prstDash val="solid"/>
                          </a:ln>
                        </wps:spPr>
                        <wps:bodyPr wrap="square" lIns="0" tIns="0" rIns="0" bIns="0" rtlCol="0">
                          <a:prstTxWarp prst="textNoShape">
                            <a:avLst/>
                          </a:prstTxWarp>
                          <a:noAutofit/>
                        </wps:bodyPr>
                      </wps:wsp>
                      <wps:wsp>
                        <wps:cNvPr id="613" name="Graphic 613"/>
                        <wps:cNvSpPr/>
                        <wps:spPr>
                          <a:xfrm>
                            <a:off x="52015" y="789616"/>
                            <a:ext cx="4561205" cy="1270"/>
                          </a:xfrm>
                          <a:custGeom>
                            <a:avLst/>
                            <a:gdLst/>
                            <a:ahLst/>
                            <a:cxnLst/>
                            <a:rect l="l" t="t" r="r" b="b"/>
                            <a:pathLst>
                              <a:path w="4561205">
                                <a:moveTo>
                                  <a:pt x="0" y="0"/>
                                </a:moveTo>
                                <a:lnTo>
                                  <a:pt x="4561006" y="0"/>
                                </a:lnTo>
                              </a:path>
                            </a:pathLst>
                          </a:custGeom>
                          <a:ln w="11889">
                            <a:solidFill>
                              <a:srgbClr val="AFAFAF"/>
                            </a:solidFill>
                            <a:prstDash val="solid"/>
                          </a:ln>
                        </wps:spPr>
                        <wps:bodyPr wrap="square" lIns="0" tIns="0" rIns="0" bIns="0" rtlCol="0">
                          <a:prstTxWarp prst="textNoShape">
                            <a:avLst/>
                          </a:prstTxWarp>
                          <a:noAutofit/>
                        </wps:bodyPr>
                      </wps:wsp>
                      <wps:wsp>
                        <wps:cNvPr id="614" name="Graphic 614"/>
                        <wps:cNvSpPr/>
                        <wps:spPr>
                          <a:xfrm>
                            <a:off x="0" y="789616"/>
                            <a:ext cx="52069" cy="1270"/>
                          </a:xfrm>
                          <a:custGeom>
                            <a:avLst/>
                            <a:gdLst/>
                            <a:ahLst/>
                            <a:cxnLst/>
                            <a:rect l="l" t="t" r="r" b="b"/>
                            <a:pathLst>
                              <a:path w="52069">
                                <a:moveTo>
                                  <a:pt x="52015" y="0"/>
                                </a:moveTo>
                                <a:lnTo>
                                  <a:pt x="0" y="0"/>
                                </a:lnTo>
                              </a:path>
                            </a:pathLst>
                          </a:custGeom>
                          <a:solidFill>
                            <a:srgbClr val="000000"/>
                          </a:solidFill>
                        </wps:spPr>
                        <wps:bodyPr wrap="square" lIns="0" tIns="0" rIns="0" bIns="0" rtlCol="0">
                          <a:prstTxWarp prst="textNoShape">
                            <a:avLst/>
                          </a:prstTxWarp>
                          <a:noAutofit/>
                        </wps:bodyPr>
                      </wps:wsp>
                      <wps:wsp>
                        <wps:cNvPr id="615" name="Graphic 615"/>
                        <wps:cNvSpPr/>
                        <wps:spPr>
                          <a:xfrm>
                            <a:off x="0" y="789616"/>
                            <a:ext cx="52069" cy="1270"/>
                          </a:xfrm>
                          <a:custGeom>
                            <a:avLst/>
                            <a:gdLst/>
                            <a:ahLst/>
                            <a:cxnLst/>
                            <a:rect l="l" t="t" r="r" b="b"/>
                            <a:pathLst>
                              <a:path w="52069">
                                <a:moveTo>
                                  <a:pt x="52015" y="0"/>
                                </a:moveTo>
                                <a:lnTo>
                                  <a:pt x="0" y="0"/>
                                </a:lnTo>
                              </a:path>
                            </a:pathLst>
                          </a:custGeom>
                          <a:ln w="11889">
                            <a:solidFill>
                              <a:srgbClr val="000000"/>
                            </a:solidFill>
                            <a:prstDash val="solid"/>
                          </a:ln>
                        </wps:spPr>
                        <wps:bodyPr wrap="square" lIns="0" tIns="0" rIns="0" bIns="0" rtlCol="0">
                          <a:prstTxWarp prst="textNoShape">
                            <a:avLst/>
                          </a:prstTxWarp>
                          <a:noAutofit/>
                        </wps:bodyPr>
                      </wps:wsp>
                      <wps:wsp>
                        <wps:cNvPr id="616" name="Graphic 616"/>
                        <wps:cNvSpPr/>
                        <wps:spPr>
                          <a:xfrm>
                            <a:off x="52015" y="314002"/>
                            <a:ext cx="4561205" cy="1270"/>
                          </a:xfrm>
                          <a:custGeom>
                            <a:avLst/>
                            <a:gdLst/>
                            <a:ahLst/>
                            <a:cxnLst/>
                            <a:rect l="l" t="t" r="r" b="b"/>
                            <a:pathLst>
                              <a:path w="4561205">
                                <a:moveTo>
                                  <a:pt x="0" y="0"/>
                                </a:moveTo>
                                <a:lnTo>
                                  <a:pt x="4561006" y="0"/>
                                </a:lnTo>
                              </a:path>
                            </a:pathLst>
                          </a:custGeom>
                          <a:ln w="11889">
                            <a:solidFill>
                              <a:srgbClr val="AFAFAF"/>
                            </a:solidFill>
                            <a:prstDash val="solid"/>
                          </a:ln>
                        </wps:spPr>
                        <wps:bodyPr wrap="square" lIns="0" tIns="0" rIns="0" bIns="0" rtlCol="0">
                          <a:prstTxWarp prst="textNoShape">
                            <a:avLst/>
                          </a:prstTxWarp>
                          <a:noAutofit/>
                        </wps:bodyPr>
                      </wps:wsp>
                      <wps:wsp>
                        <wps:cNvPr id="617" name="Graphic 617"/>
                        <wps:cNvSpPr/>
                        <wps:spPr>
                          <a:xfrm>
                            <a:off x="0" y="314002"/>
                            <a:ext cx="52069" cy="1270"/>
                          </a:xfrm>
                          <a:custGeom>
                            <a:avLst/>
                            <a:gdLst/>
                            <a:ahLst/>
                            <a:cxnLst/>
                            <a:rect l="l" t="t" r="r" b="b"/>
                            <a:pathLst>
                              <a:path w="52069">
                                <a:moveTo>
                                  <a:pt x="52015" y="0"/>
                                </a:moveTo>
                                <a:lnTo>
                                  <a:pt x="0" y="0"/>
                                </a:lnTo>
                              </a:path>
                            </a:pathLst>
                          </a:custGeom>
                          <a:solidFill>
                            <a:srgbClr val="000000"/>
                          </a:solidFill>
                        </wps:spPr>
                        <wps:bodyPr wrap="square" lIns="0" tIns="0" rIns="0" bIns="0" rtlCol="0">
                          <a:prstTxWarp prst="textNoShape">
                            <a:avLst/>
                          </a:prstTxWarp>
                          <a:noAutofit/>
                        </wps:bodyPr>
                      </wps:wsp>
                      <wps:wsp>
                        <wps:cNvPr id="618" name="Graphic 618"/>
                        <wps:cNvSpPr/>
                        <wps:spPr>
                          <a:xfrm>
                            <a:off x="0" y="314002"/>
                            <a:ext cx="52069" cy="1270"/>
                          </a:xfrm>
                          <a:custGeom>
                            <a:avLst/>
                            <a:gdLst/>
                            <a:ahLst/>
                            <a:cxnLst/>
                            <a:rect l="l" t="t" r="r" b="b"/>
                            <a:pathLst>
                              <a:path w="52069">
                                <a:moveTo>
                                  <a:pt x="52015" y="0"/>
                                </a:moveTo>
                                <a:lnTo>
                                  <a:pt x="0" y="0"/>
                                </a:lnTo>
                              </a:path>
                            </a:pathLst>
                          </a:custGeom>
                          <a:ln w="11889">
                            <a:solidFill>
                              <a:srgbClr val="000000"/>
                            </a:solidFill>
                            <a:prstDash val="solid"/>
                          </a:ln>
                        </wps:spPr>
                        <wps:bodyPr wrap="square" lIns="0" tIns="0" rIns="0" bIns="0" rtlCol="0">
                          <a:prstTxWarp prst="textNoShape">
                            <a:avLst/>
                          </a:prstTxWarp>
                          <a:noAutofit/>
                        </wps:bodyPr>
                      </wps:wsp>
                      <wps:wsp>
                        <wps:cNvPr id="619" name="Graphic 619"/>
                        <wps:cNvSpPr/>
                        <wps:spPr>
                          <a:xfrm>
                            <a:off x="259333" y="1003033"/>
                            <a:ext cx="4146550" cy="1270"/>
                          </a:xfrm>
                          <a:custGeom>
                            <a:avLst/>
                            <a:gdLst/>
                            <a:ahLst/>
                            <a:cxnLst/>
                            <a:rect l="l" t="t" r="r" b="b"/>
                            <a:pathLst>
                              <a:path w="4146550" h="635">
                                <a:moveTo>
                                  <a:pt x="0" y="0"/>
                                </a:moveTo>
                                <a:lnTo>
                                  <a:pt x="2073184" y="17"/>
                                </a:lnTo>
                                <a:lnTo>
                                  <a:pt x="4146369" y="48"/>
                                </a:lnTo>
                              </a:path>
                            </a:pathLst>
                          </a:custGeom>
                          <a:ln w="22292">
                            <a:solidFill>
                              <a:srgbClr val="2B5E8A"/>
                            </a:solidFill>
                            <a:prstDash val="solid"/>
                          </a:ln>
                        </wps:spPr>
                        <wps:bodyPr wrap="square" lIns="0" tIns="0" rIns="0" bIns="0" rtlCol="0">
                          <a:prstTxWarp prst="textNoShape">
                            <a:avLst/>
                          </a:prstTxWarp>
                          <a:noAutofit/>
                        </wps:bodyPr>
                      </wps:wsp>
                      <pic:pic xmlns:pic="http://schemas.openxmlformats.org/drawingml/2006/picture">
                        <pic:nvPicPr>
                          <pic:cNvPr id="620" name="Image 620"/>
                          <pic:cNvPicPr/>
                        </pic:nvPicPr>
                        <pic:blipFill>
                          <a:blip r:embed="rId16" cstate="print"/>
                          <a:stretch>
                            <a:fillRect/>
                          </a:stretch>
                        </pic:blipFill>
                        <pic:spPr>
                          <a:xfrm>
                            <a:off x="207318" y="951017"/>
                            <a:ext cx="104030" cy="104030"/>
                          </a:xfrm>
                          <a:prstGeom prst="rect">
                            <a:avLst/>
                          </a:prstGeom>
                        </pic:spPr>
                      </pic:pic>
                      <pic:pic xmlns:pic="http://schemas.openxmlformats.org/drawingml/2006/picture">
                        <pic:nvPicPr>
                          <pic:cNvPr id="621" name="Image 621"/>
                          <pic:cNvPicPr/>
                        </pic:nvPicPr>
                        <pic:blipFill>
                          <a:blip r:embed="rId24" cstate="print"/>
                          <a:stretch>
                            <a:fillRect/>
                          </a:stretch>
                        </pic:blipFill>
                        <pic:spPr>
                          <a:xfrm>
                            <a:off x="2280503" y="951035"/>
                            <a:ext cx="104030" cy="104030"/>
                          </a:xfrm>
                          <a:prstGeom prst="rect">
                            <a:avLst/>
                          </a:prstGeom>
                        </pic:spPr>
                      </pic:pic>
                      <pic:pic xmlns:pic="http://schemas.openxmlformats.org/drawingml/2006/picture">
                        <pic:nvPicPr>
                          <pic:cNvPr id="622" name="Image 622"/>
                          <pic:cNvPicPr/>
                        </pic:nvPicPr>
                        <pic:blipFill>
                          <a:blip r:embed="rId25" cstate="print"/>
                          <a:stretch>
                            <a:fillRect/>
                          </a:stretch>
                        </pic:blipFill>
                        <pic:spPr>
                          <a:xfrm>
                            <a:off x="4353688" y="951065"/>
                            <a:ext cx="104030" cy="104030"/>
                          </a:xfrm>
                          <a:prstGeom prst="rect">
                            <a:avLst/>
                          </a:prstGeom>
                        </pic:spPr>
                      </pic:pic>
                      <wps:wsp>
                        <wps:cNvPr id="623" name="Graphic 623"/>
                        <wps:cNvSpPr/>
                        <wps:spPr>
                          <a:xfrm>
                            <a:off x="259333" y="2833879"/>
                            <a:ext cx="4146550" cy="3810"/>
                          </a:xfrm>
                          <a:custGeom>
                            <a:avLst/>
                            <a:gdLst/>
                            <a:ahLst/>
                            <a:cxnLst/>
                            <a:rect l="l" t="t" r="r" b="b"/>
                            <a:pathLst>
                              <a:path w="4146550" h="3810">
                                <a:moveTo>
                                  <a:pt x="0" y="3366"/>
                                </a:moveTo>
                                <a:lnTo>
                                  <a:pt x="2073184" y="2333"/>
                                </a:lnTo>
                                <a:lnTo>
                                  <a:pt x="4146369" y="0"/>
                                </a:lnTo>
                              </a:path>
                            </a:pathLst>
                          </a:custGeom>
                          <a:ln w="22292">
                            <a:solidFill>
                              <a:srgbClr val="A03B3B"/>
                            </a:solidFill>
                            <a:prstDash val="solid"/>
                          </a:ln>
                        </wps:spPr>
                        <wps:bodyPr wrap="square" lIns="0" tIns="0" rIns="0" bIns="0" rtlCol="0">
                          <a:prstTxWarp prst="textNoShape">
                            <a:avLst/>
                          </a:prstTxWarp>
                          <a:noAutofit/>
                        </wps:bodyPr>
                      </wps:wsp>
                      <wps:wsp>
                        <wps:cNvPr id="624" name="Graphic 624"/>
                        <wps:cNvSpPr/>
                        <wps:spPr>
                          <a:xfrm>
                            <a:off x="214749" y="2792661"/>
                            <a:ext cx="89535" cy="89535"/>
                          </a:xfrm>
                          <a:custGeom>
                            <a:avLst/>
                            <a:gdLst/>
                            <a:ahLst/>
                            <a:cxnLst/>
                            <a:rect l="l" t="t" r="r" b="b"/>
                            <a:pathLst>
                              <a:path w="89535" h="89535">
                                <a:moveTo>
                                  <a:pt x="89169" y="0"/>
                                </a:moveTo>
                                <a:lnTo>
                                  <a:pt x="0" y="0"/>
                                </a:lnTo>
                                <a:lnTo>
                                  <a:pt x="0" y="89169"/>
                                </a:lnTo>
                                <a:lnTo>
                                  <a:pt x="89169" y="89169"/>
                                </a:lnTo>
                                <a:lnTo>
                                  <a:pt x="89169" y="0"/>
                                </a:lnTo>
                                <a:close/>
                              </a:path>
                            </a:pathLst>
                          </a:custGeom>
                          <a:solidFill>
                            <a:srgbClr val="A03B3B"/>
                          </a:solidFill>
                        </wps:spPr>
                        <wps:bodyPr wrap="square" lIns="0" tIns="0" rIns="0" bIns="0" rtlCol="0">
                          <a:prstTxWarp prst="textNoShape">
                            <a:avLst/>
                          </a:prstTxWarp>
                          <a:noAutofit/>
                        </wps:bodyPr>
                      </wps:wsp>
                      <wps:wsp>
                        <wps:cNvPr id="625" name="Graphic 625"/>
                        <wps:cNvSpPr/>
                        <wps:spPr>
                          <a:xfrm>
                            <a:off x="214749" y="2792661"/>
                            <a:ext cx="89535" cy="89535"/>
                          </a:xfrm>
                          <a:custGeom>
                            <a:avLst/>
                            <a:gdLst/>
                            <a:ahLst/>
                            <a:cxnLst/>
                            <a:rect l="l" t="t" r="r" b="b"/>
                            <a:pathLst>
                              <a:path w="89535" h="89535">
                                <a:moveTo>
                                  <a:pt x="0" y="89169"/>
                                </a:moveTo>
                                <a:lnTo>
                                  <a:pt x="89169" y="89169"/>
                                </a:lnTo>
                                <a:lnTo>
                                  <a:pt x="89169" y="0"/>
                                </a:lnTo>
                                <a:lnTo>
                                  <a:pt x="0" y="0"/>
                                </a:lnTo>
                                <a:lnTo>
                                  <a:pt x="0" y="89169"/>
                                </a:lnTo>
                                <a:close/>
                              </a:path>
                            </a:pathLst>
                          </a:custGeom>
                          <a:ln w="14861">
                            <a:solidFill>
                              <a:srgbClr val="A03B3B"/>
                            </a:solidFill>
                            <a:prstDash val="solid"/>
                          </a:ln>
                        </wps:spPr>
                        <wps:bodyPr wrap="square" lIns="0" tIns="0" rIns="0" bIns="0" rtlCol="0">
                          <a:prstTxWarp prst="textNoShape">
                            <a:avLst/>
                          </a:prstTxWarp>
                          <a:noAutofit/>
                        </wps:bodyPr>
                      </wps:wsp>
                      <wps:wsp>
                        <wps:cNvPr id="626" name="Graphic 626"/>
                        <wps:cNvSpPr/>
                        <wps:spPr>
                          <a:xfrm>
                            <a:off x="2287934" y="2791628"/>
                            <a:ext cx="89535" cy="89535"/>
                          </a:xfrm>
                          <a:custGeom>
                            <a:avLst/>
                            <a:gdLst/>
                            <a:ahLst/>
                            <a:cxnLst/>
                            <a:rect l="l" t="t" r="r" b="b"/>
                            <a:pathLst>
                              <a:path w="89535" h="89535">
                                <a:moveTo>
                                  <a:pt x="89169" y="0"/>
                                </a:moveTo>
                                <a:lnTo>
                                  <a:pt x="0" y="0"/>
                                </a:lnTo>
                                <a:lnTo>
                                  <a:pt x="0" y="89169"/>
                                </a:lnTo>
                                <a:lnTo>
                                  <a:pt x="89169" y="89169"/>
                                </a:lnTo>
                                <a:lnTo>
                                  <a:pt x="89169" y="0"/>
                                </a:lnTo>
                                <a:close/>
                              </a:path>
                            </a:pathLst>
                          </a:custGeom>
                          <a:solidFill>
                            <a:srgbClr val="A03B3B"/>
                          </a:solidFill>
                        </wps:spPr>
                        <wps:bodyPr wrap="square" lIns="0" tIns="0" rIns="0" bIns="0" rtlCol="0">
                          <a:prstTxWarp prst="textNoShape">
                            <a:avLst/>
                          </a:prstTxWarp>
                          <a:noAutofit/>
                        </wps:bodyPr>
                      </wps:wsp>
                      <wps:wsp>
                        <wps:cNvPr id="627" name="Graphic 627"/>
                        <wps:cNvSpPr/>
                        <wps:spPr>
                          <a:xfrm>
                            <a:off x="2287934" y="2791628"/>
                            <a:ext cx="89535" cy="89535"/>
                          </a:xfrm>
                          <a:custGeom>
                            <a:avLst/>
                            <a:gdLst/>
                            <a:ahLst/>
                            <a:cxnLst/>
                            <a:rect l="l" t="t" r="r" b="b"/>
                            <a:pathLst>
                              <a:path w="89535" h="89535">
                                <a:moveTo>
                                  <a:pt x="0" y="89169"/>
                                </a:moveTo>
                                <a:lnTo>
                                  <a:pt x="89169" y="89169"/>
                                </a:lnTo>
                                <a:lnTo>
                                  <a:pt x="89169" y="0"/>
                                </a:lnTo>
                                <a:lnTo>
                                  <a:pt x="0" y="0"/>
                                </a:lnTo>
                                <a:lnTo>
                                  <a:pt x="0" y="89169"/>
                                </a:lnTo>
                                <a:close/>
                              </a:path>
                            </a:pathLst>
                          </a:custGeom>
                          <a:ln w="14861">
                            <a:solidFill>
                              <a:srgbClr val="A03B3B"/>
                            </a:solidFill>
                            <a:prstDash val="solid"/>
                          </a:ln>
                        </wps:spPr>
                        <wps:bodyPr wrap="square" lIns="0" tIns="0" rIns="0" bIns="0" rtlCol="0">
                          <a:prstTxWarp prst="textNoShape">
                            <a:avLst/>
                          </a:prstTxWarp>
                          <a:noAutofit/>
                        </wps:bodyPr>
                      </wps:wsp>
                      <wps:wsp>
                        <wps:cNvPr id="628" name="Graphic 628"/>
                        <wps:cNvSpPr/>
                        <wps:spPr>
                          <a:xfrm>
                            <a:off x="4361119" y="2789294"/>
                            <a:ext cx="89535" cy="89535"/>
                          </a:xfrm>
                          <a:custGeom>
                            <a:avLst/>
                            <a:gdLst/>
                            <a:ahLst/>
                            <a:cxnLst/>
                            <a:rect l="l" t="t" r="r" b="b"/>
                            <a:pathLst>
                              <a:path w="89535" h="89535">
                                <a:moveTo>
                                  <a:pt x="89169" y="0"/>
                                </a:moveTo>
                                <a:lnTo>
                                  <a:pt x="0" y="0"/>
                                </a:lnTo>
                                <a:lnTo>
                                  <a:pt x="0" y="89169"/>
                                </a:lnTo>
                                <a:lnTo>
                                  <a:pt x="89169" y="89169"/>
                                </a:lnTo>
                                <a:lnTo>
                                  <a:pt x="89169" y="0"/>
                                </a:lnTo>
                                <a:close/>
                              </a:path>
                            </a:pathLst>
                          </a:custGeom>
                          <a:solidFill>
                            <a:srgbClr val="A03B3B"/>
                          </a:solidFill>
                        </wps:spPr>
                        <wps:bodyPr wrap="square" lIns="0" tIns="0" rIns="0" bIns="0" rtlCol="0">
                          <a:prstTxWarp prst="textNoShape">
                            <a:avLst/>
                          </a:prstTxWarp>
                          <a:noAutofit/>
                        </wps:bodyPr>
                      </wps:wsp>
                      <wps:wsp>
                        <wps:cNvPr id="629" name="Graphic 629"/>
                        <wps:cNvSpPr/>
                        <wps:spPr>
                          <a:xfrm>
                            <a:off x="4361119" y="2789294"/>
                            <a:ext cx="89535" cy="89535"/>
                          </a:xfrm>
                          <a:custGeom>
                            <a:avLst/>
                            <a:gdLst/>
                            <a:ahLst/>
                            <a:cxnLst/>
                            <a:rect l="l" t="t" r="r" b="b"/>
                            <a:pathLst>
                              <a:path w="89535" h="89535">
                                <a:moveTo>
                                  <a:pt x="0" y="89169"/>
                                </a:moveTo>
                                <a:lnTo>
                                  <a:pt x="89169" y="89169"/>
                                </a:lnTo>
                                <a:lnTo>
                                  <a:pt x="89169" y="0"/>
                                </a:lnTo>
                                <a:lnTo>
                                  <a:pt x="0" y="0"/>
                                </a:lnTo>
                                <a:lnTo>
                                  <a:pt x="0" y="89169"/>
                                </a:lnTo>
                                <a:close/>
                              </a:path>
                            </a:pathLst>
                          </a:custGeom>
                          <a:ln w="14861">
                            <a:solidFill>
                              <a:srgbClr val="A03B3B"/>
                            </a:solidFill>
                            <a:prstDash val="solid"/>
                          </a:ln>
                        </wps:spPr>
                        <wps:bodyPr wrap="square" lIns="0" tIns="0" rIns="0" bIns="0" rtlCol="0">
                          <a:prstTxWarp prst="textNoShape">
                            <a:avLst/>
                          </a:prstTxWarp>
                          <a:noAutofit/>
                        </wps:bodyPr>
                      </wps:wsp>
                      <wps:wsp>
                        <wps:cNvPr id="630" name="Graphic 630"/>
                        <wps:cNvSpPr/>
                        <wps:spPr>
                          <a:xfrm>
                            <a:off x="259333" y="1109970"/>
                            <a:ext cx="4146550" cy="1270"/>
                          </a:xfrm>
                          <a:custGeom>
                            <a:avLst/>
                            <a:gdLst/>
                            <a:ahLst/>
                            <a:cxnLst/>
                            <a:rect l="l" t="t" r="r" b="b"/>
                            <a:pathLst>
                              <a:path w="4146550" h="635">
                                <a:moveTo>
                                  <a:pt x="0" y="16"/>
                                </a:moveTo>
                                <a:lnTo>
                                  <a:pt x="2073184" y="10"/>
                                </a:lnTo>
                                <a:lnTo>
                                  <a:pt x="4146369" y="0"/>
                                </a:lnTo>
                              </a:path>
                            </a:pathLst>
                          </a:custGeom>
                          <a:ln w="22292">
                            <a:solidFill>
                              <a:srgbClr val="5A8AB8"/>
                            </a:solidFill>
                            <a:prstDash val="sysDash"/>
                          </a:ln>
                        </wps:spPr>
                        <wps:bodyPr wrap="square" lIns="0" tIns="0" rIns="0" bIns="0" rtlCol="0">
                          <a:prstTxWarp prst="textNoShape">
                            <a:avLst/>
                          </a:prstTxWarp>
                          <a:noAutofit/>
                        </wps:bodyPr>
                      </wps:wsp>
                      <pic:pic xmlns:pic="http://schemas.openxmlformats.org/drawingml/2006/picture">
                        <pic:nvPicPr>
                          <pic:cNvPr id="631" name="Image 631"/>
                          <pic:cNvPicPr/>
                        </pic:nvPicPr>
                        <pic:blipFill>
                          <a:blip r:embed="rId26" cstate="print"/>
                          <a:stretch>
                            <a:fillRect/>
                          </a:stretch>
                        </pic:blipFill>
                        <pic:spPr>
                          <a:xfrm>
                            <a:off x="207318" y="1057971"/>
                            <a:ext cx="104030" cy="104030"/>
                          </a:xfrm>
                          <a:prstGeom prst="rect">
                            <a:avLst/>
                          </a:prstGeom>
                        </pic:spPr>
                      </pic:pic>
                      <pic:pic xmlns:pic="http://schemas.openxmlformats.org/drawingml/2006/picture">
                        <pic:nvPicPr>
                          <pic:cNvPr id="632" name="Image 632"/>
                          <pic:cNvPicPr/>
                        </pic:nvPicPr>
                        <pic:blipFill>
                          <a:blip r:embed="rId27" cstate="print"/>
                          <a:stretch>
                            <a:fillRect/>
                          </a:stretch>
                        </pic:blipFill>
                        <pic:spPr>
                          <a:xfrm>
                            <a:off x="2280503" y="1057964"/>
                            <a:ext cx="104030" cy="104030"/>
                          </a:xfrm>
                          <a:prstGeom prst="rect">
                            <a:avLst/>
                          </a:prstGeom>
                        </pic:spPr>
                      </pic:pic>
                      <pic:pic xmlns:pic="http://schemas.openxmlformats.org/drawingml/2006/picture">
                        <pic:nvPicPr>
                          <pic:cNvPr id="633" name="Image 633"/>
                          <pic:cNvPicPr/>
                        </pic:nvPicPr>
                        <pic:blipFill>
                          <a:blip r:embed="rId27" cstate="print"/>
                          <a:stretch>
                            <a:fillRect/>
                          </a:stretch>
                        </pic:blipFill>
                        <pic:spPr>
                          <a:xfrm>
                            <a:off x="4353688" y="1057954"/>
                            <a:ext cx="104030" cy="104030"/>
                          </a:xfrm>
                          <a:prstGeom prst="rect">
                            <a:avLst/>
                          </a:prstGeom>
                        </pic:spPr>
                      </pic:pic>
                      <wps:wsp>
                        <wps:cNvPr id="634" name="Graphic 634"/>
                        <wps:cNvSpPr/>
                        <wps:spPr>
                          <a:xfrm>
                            <a:off x="259333" y="140768"/>
                            <a:ext cx="4146550" cy="27305"/>
                          </a:xfrm>
                          <a:custGeom>
                            <a:avLst/>
                            <a:gdLst/>
                            <a:ahLst/>
                            <a:cxnLst/>
                            <a:rect l="l" t="t" r="r" b="b"/>
                            <a:pathLst>
                              <a:path w="4146550" h="27305">
                                <a:moveTo>
                                  <a:pt x="0" y="27130"/>
                                </a:moveTo>
                                <a:lnTo>
                                  <a:pt x="2073184" y="12692"/>
                                </a:lnTo>
                                <a:lnTo>
                                  <a:pt x="4146369" y="0"/>
                                </a:lnTo>
                              </a:path>
                            </a:pathLst>
                          </a:custGeom>
                          <a:ln w="22292">
                            <a:solidFill>
                              <a:srgbClr val="C05F5F"/>
                            </a:solidFill>
                            <a:prstDash val="sysDash"/>
                          </a:ln>
                        </wps:spPr>
                        <wps:bodyPr wrap="square" lIns="0" tIns="0" rIns="0" bIns="0" rtlCol="0">
                          <a:prstTxWarp prst="textNoShape">
                            <a:avLst/>
                          </a:prstTxWarp>
                          <a:noAutofit/>
                        </wps:bodyPr>
                      </wps:wsp>
                      <wps:wsp>
                        <wps:cNvPr id="635" name="Graphic 635"/>
                        <wps:cNvSpPr/>
                        <wps:spPr>
                          <a:xfrm>
                            <a:off x="214749" y="123314"/>
                            <a:ext cx="89535" cy="89535"/>
                          </a:xfrm>
                          <a:custGeom>
                            <a:avLst/>
                            <a:gdLst/>
                            <a:ahLst/>
                            <a:cxnLst/>
                            <a:rect l="l" t="t" r="r" b="b"/>
                            <a:pathLst>
                              <a:path w="89535" h="89535">
                                <a:moveTo>
                                  <a:pt x="89169" y="0"/>
                                </a:moveTo>
                                <a:lnTo>
                                  <a:pt x="0" y="0"/>
                                </a:lnTo>
                                <a:lnTo>
                                  <a:pt x="0" y="89169"/>
                                </a:lnTo>
                                <a:lnTo>
                                  <a:pt x="89169" y="89169"/>
                                </a:lnTo>
                                <a:lnTo>
                                  <a:pt x="89169" y="0"/>
                                </a:lnTo>
                                <a:close/>
                              </a:path>
                            </a:pathLst>
                          </a:custGeom>
                          <a:solidFill>
                            <a:srgbClr val="C05F5F"/>
                          </a:solidFill>
                        </wps:spPr>
                        <wps:bodyPr wrap="square" lIns="0" tIns="0" rIns="0" bIns="0" rtlCol="0">
                          <a:prstTxWarp prst="textNoShape">
                            <a:avLst/>
                          </a:prstTxWarp>
                          <a:noAutofit/>
                        </wps:bodyPr>
                      </wps:wsp>
                      <wps:wsp>
                        <wps:cNvPr id="636" name="Graphic 636"/>
                        <wps:cNvSpPr/>
                        <wps:spPr>
                          <a:xfrm>
                            <a:off x="214749" y="123314"/>
                            <a:ext cx="89535" cy="89535"/>
                          </a:xfrm>
                          <a:custGeom>
                            <a:avLst/>
                            <a:gdLst/>
                            <a:ahLst/>
                            <a:cxnLst/>
                            <a:rect l="l" t="t" r="r" b="b"/>
                            <a:pathLst>
                              <a:path w="89535" h="89535">
                                <a:moveTo>
                                  <a:pt x="0" y="89169"/>
                                </a:moveTo>
                                <a:lnTo>
                                  <a:pt x="89169" y="89169"/>
                                </a:lnTo>
                                <a:lnTo>
                                  <a:pt x="89169" y="0"/>
                                </a:lnTo>
                                <a:lnTo>
                                  <a:pt x="0" y="0"/>
                                </a:lnTo>
                                <a:lnTo>
                                  <a:pt x="0" y="89169"/>
                                </a:lnTo>
                                <a:close/>
                              </a:path>
                            </a:pathLst>
                          </a:custGeom>
                          <a:ln w="14861">
                            <a:solidFill>
                              <a:srgbClr val="C05F5F"/>
                            </a:solidFill>
                            <a:prstDash val="solid"/>
                          </a:ln>
                        </wps:spPr>
                        <wps:bodyPr wrap="square" lIns="0" tIns="0" rIns="0" bIns="0" rtlCol="0">
                          <a:prstTxWarp prst="textNoShape">
                            <a:avLst/>
                          </a:prstTxWarp>
                          <a:noAutofit/>
                        </wps:bodyPr>
                      </wps:wsp>
                      <wps:wsp>
                        <wps:cNvPr id="637" name="Graphic 637"/>
                        <wps:cNvSpPr/>
                        <wps:spPr>
                          <a:xfrm>
                            <a:off x="2287934" y="108876"/>
                            <a:ext cx="89535" cy="89535"/>
                          </a:xfrm>
                          <a:custGeom>
                            <a:avLst/>
                            <a:gdLst/>
                            <a:ahLst/>
                            <a:cxnLst/>
                            <a:rect l="l" t="t" r="r" b="b"/>
                            <a:pathLst>
                              <a:path w="89535" h="89535">
                                <a:moveTo>
                                  <a:pt x="89169" y="0"/>
                                </a:moveTo>
                                <a:lnTo>
                                  <a:pt x="0" y="0"/>
                                </a:lnTo>
                                <a:lnTo>
                                  <a:pt x="0" y="89169"/>
                                </a:lnTo>
                                <a:lnTo>
                                  <a:pt x="89169" y="89169"/>
                                </a:lnTo>
                                <a:lnTo>
                                  <a:pt x="89169" y="0"/>
                                </a:lnTo>
                                <a:close/>
                              </a:path>
                            </a:pathLst>
                          </a:custGeom>
                          <a:solidFill>
                            <a:srgbClr val="C05F5F"/>
                          </a:solidFill>
                        </wps:spPr>
                        <wps:bodyPr wrap="square" lIns="0" tIns="0" rIns="0" bIns="0" rtlCol="0">
                          <a:prstTxWarp prst="textNoShape">
                            <a:avLst/>
                          </a:prstTxWarp>
                          <a:noAutofit/>
                        </wps:bodyPr>
                      </wps:wsp>
                      <wps:wsp>
                        <wps:cNvPr id="638" name="Graphic 638"/>
                        <wps:cNvSpPr/>
                        <wps:spPr>
                          <a:xfrm>
                            <a:off x="2287934" y="108876"/>
                            <a:ext cx="89535" cy="89535"/>
                          </a:xfrm>
                          <a:custGeom>
                            <a:avLst/>
                            <a:gdLst/>
                            <a:ahLst/>
                            <a:cxnLst/>
                            <a:rect l="l" t="t" r="r" b="b"/>
                            <a:pathLst>
                              <a:path w="89535" h="89535">
                                <a:moveTo>
                                  <a:pt x="0" y="89169"/>
                                </a:moveTo>
                                <a:lnTo>
                                  <a:pt x="89169" y="89169"/>
                                </a:lnTo>
                                <a:lnTo>
                                  <a:pt x="89169" y="0"/>
                                </a:lnTo>
                                <a:lnTo>
                                  <a:pt x="0" y="0"/>
                                </a:lnTo>
                                <a:lnTo>
                                  <a:pt x="0" y="89169"/>
                                </a:lnTo>
                                <a:close/>
                              </a:path>
                            </a:pathLst>
                          </a:custGeom>
                          <a:ln w="14861">
                            <a:solidFill>
                              <a:srgbClr val="C05F5F"/>
                            </a:solidFill>
                            <a:prstDash val="solid"/>
                          </a:ln>
                        </wps:spPr>
                        <wps:bodyPr wrap="square" lIns="0" tIns="0" rIns="0" bIns="0" rtlCol="0">
                          <a:prstTxWarp prst="textNoShape">
                            <a:avLst/>
                          </a:prstTxWarp>
                          <a:noAutofit/>
                        </wps:bodyPr>
                      </wps:wsp>
                      <wps:wsp>
                        <wps:cNvPr id="639" name="Graphic 639"/>
                        <wps:cNvSpPr/>
                        <wps:spPr>
                          <a:xfrm>
                            <a:off x="4361119" y="96183"/>
                            <a:ext cx="89535" cy="89535"/>
                          </a:xfrm>
                          <a:custGeom>
                            <a:avLst/>
                            <a:gdLst/>
                            <a:ahLst/>
                            <a:cxnLst/>
                            <a:rect l="l" t="t" r="r" b="b"/>
                            <a:pathLst>
                              <a:path w="89535" h="89535">
                                <a:moveTo>
                                  <a:pt x="89169" y="0"/>
                                </a:moveTo>
                                <a:lnTo>
                                  <a:pt x="0" y="0"/>
                                </a:lnTo>
                                <a:lnTo>
                                  <a:pt x="0" y="89169"/>
                                </a:lnTo>
                                <a:lnTo>
                                  <a:pt x="89169" y="89169"/>
                                </a:lnTo>
                                <a:lnTo>
                                  <a:pt x="89169" y="0"/>
                                </a:lnTo>
                                <a:close/>
                              </a:path>
                            </a:pathLst>
                          </a:custGeom>
                          <a:solidFill>
                            <a:srgbClr val="C05F5F"/>
                          </a:solidFill>
                        </wps:spPr>
                        <wps:bodyPr wrap="square" lIns="0" tIns="0" rIns="0" bIns="0" rtlCol="0">
                          <a:prstTxWarp prst="textNoShape">
                            <a:avLst/>
                          </a:prstTxWarp>
                          <a:noAutofit/>
                        </wps:bodyPr>
                      </wps:wsp>
                      <wps:wsp>
                        <wps:cNvPr id="640" name="Graphic 640"/>
                        <wps:cNvSpPr/>
                        <wps:spPr>
                          <a:xfrm>
                            <a:off x="4361119" y="96183"/>
                            <a:ext cx="89535" cy="89535"/>
                          </a:xfrm>
                          <a:custGeom>
                            <a:avLst/>
                            <a:gdLst/>
                            <a:ahLst/>
                            <a:cxnLst/>
                            <a:rect l="l" t="t" r="r" b="b"/>
                            <a:pathLst>
                              <a:path w="89535" h="89535">
                                <a:moveTo>
                                  <a:pt x="0" y="89169"/>
                                </a:moveTo>
                                <a:lnTo>
                                  <a:pt x="89169" y="89169"/>
                                </a:lnTo>
                                <a:lnTo>
                                  <a:pt x="89169" y="0"/>
                                </a:lnTo>
                                <a:lnTo>
                                  <a:pt x="0" y="0"/>
                                </a:lnTo>
                                <a:lnTo>
                                  <a:pt x="0" y="89169"/>
                                </a:lnTo>
                                <a:close/>
                              </a:path>
                            </a:pathLst>
                          </a:custGeom>
                          <a:ln w="14861">
                            <a:solidFill>
                              <a:srgbClr val="C05F5F"/>
                            </a:solidFill>
                            <a:prstDash val="solid"/>
                          </a:ln>
                        </wps:spPr>
                        <wps:bodyPr wrap="square" lIns="0" tIns="0" rIns="0" bIns="0" rtlCol="0">
                          <a:prstTxWarp prst="textNoShape">
                            <a:avLst/>
                          </a:prstTxWarp>
                          <a:noAutofit/>
                        </wps:bodyPr>
                      </wps:wsp>
                      <wps:wsp>
                        <wps:cNvPr id="641" name="Graphic 641"/>
                        <wps:cNvSpPr/>
                        <wps:spPr>
                          <a:xfrm>
                            <a:off x="52015" y="5944"/>
                            <a:ext cx="4561205" cy="2966720"/>
                          </a:xfrm>
                          <a:custGeom>
                            <a:avLst/>
                            <a:gdLst/>
                            <a:ahLst/>
                            <a:cxnLst/>
                            <a:rect l="l" t="t" r="r" b="b"/>
                            <a:pathLst>
                              <a:path w="4561205" h="2966720">
                                <a:moveTo>
                                  <a:pt x="0" y="2966125"/>
                                </a:moveTo>
                                <a:lnTo>
                                  <a:pt x="0" y="0"/>
                                </a:lnTo>
                              </a:path>
                              <a:path w="4561205" h="2966720">
                                <a:moveTo>
                                  <a:pt x="4561006" y="2966125"/>
                                </a:moveTo>
                                <a:lnTo>
                                  <a:pt x="4561006" y="0"/>
                                </a:lnTo>
                              </a:path>
                              <a:path w="4561205" h="2966720">
                                <a:moveTo>
                                  <a:pt x="0" y="2966125"/>
                                </a:moveTo>
                                <a:lnTo>
                                  <a:pt x="4561006" y="2966125"/>
                                </a:lnTo>
                              </a:path>
                              <a:path w="4561205" h="2966720">
                                <a:moveTo>
                                  <a:pt x="0" y="0"/>
                                </a:moveTo>
                                <a:lnTo>
                                  <a:pt x="4561006" y="0"/>
                                </a:lnTo>
                              </a:path>
                            </a:pathLst>
                          </a:custGeom>
                          <a:ln w="11889">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642" name="Image 642"/>
                          <pic:cNvPicPr/>
                        </pic:nvPicPr>
                        <pic:blipFill>
                          <a:blip r:embed="rId28" cstate="print"/>
                          <a:stretch>
                            <a:fillRect/>
                          </a:stretch>
                        </pic:blipFill>
                        <pic:spPr>
                          <a:xfrm>
                            <a:off x="3247292" y="1158756"/>
                            <a:ext cx="237784" cy="104030"/>
                          </a:xfrm>
                          <a:prstGeom prst="rect">
                            <a:avLst/>
                          </a:prstGeom>
                        </pic:spPr>
                      </pic:pic>
                      <wps:wsp>
                        <wps:cNvPr id="643" name="Graphic 643"/>
                        <wps:cNvSpPr/>
                        <wps:spPr>
                          <a:xfrm>
                            <a:off x="3247292" y="1389109"/>
                            <a:ext cx="238125" cy="1270"/>
                          </a:xfrm>
                          <a:custGeom>
                            <a:avLst/>
                            <a:gdLst/>
                            <a:ahLst/>
                            <a:cxnLst/>
                            <a:rect l="l" t="t" r="r" b="b"/>
                            <a:pathLst>
                              <a:path w="238125">
                                <a:moveTo>
                                  <a:pt x="0" y="0"/>
                                </a:moveTo>
                                <a:lnTo>
                                  <a:pt x="118892" y="0"/>
                                </a:lnTo>
                                <a:lnTo>
                                  <a:pt x="237784" y="0"/>
                                </a:lnTo>
                              </a:path>
                            </a:pathLst>
                          </a:custGeom>
                          <a:ln w="22292">
                            <a:solidFill>
                              <a:srgbClr val="A03B3B"/>
                            </a:solidFill>
                            <a:prstDash val="solid"/>
                          </a:ln>
                        </wps:spPr>
                        <wps:bodyPr wrap="square" lIns="0" tIns="0" rIns="0" bIns="0" rtlCol="0">
                          <a:prstTxWarp prst="textNoShape">
                            <a:avLst/>
                          </a:prstTxWarp>
                          <a:noAutofit/>
                        </wps:bodyPr>
                      </wps:wsp>
                      <wps:wsp>
                        <wps:cNvPr id="644" name="Graphic 644"/>
                        <wps:cNvSpPr/>
                        <wps:spPr>
                          <a:xfrm>
                            <a:off x="3321600" y="1344525"/>
                            <a:ext cx="89535" cy="89535"/>
                          </a:xfrm>
                          <a:custGeom>
                            <a:avLst/>
                            <a:gdLst/>
                            <a:ahLst/>
                            <a:cxnLst/>
                            <a:rect l="l" t="t" r="r" b="b"/>
                            <a:pathLst>
                              <a:path w="89535" h="89535">
                                <a:moveTo>
                                  <a:pt x="89169" y="0"/>
                                </a:moveTo>
                                <a:lnTo>
                                  <a:pt x="0" y="0"/>
                                </a:lnTo>
                                <a:lnTo>
                                  <a:pt x="0" y="89169"/>
                                </a:lnTo>
                                <a:lnTo>
                                  <a:pt x="89169" y="89169"/>
                                </a:lnTo>
                                <a:lnTo>
                                  <a:pt x="89169" y="0"/>
                                </a:lnTo>
                                <a:close/>
                              </a:path>
                            </a:pathLst>
                          </a:custGeom>
                          <a:solidFill>
                            <a:srgbClr val="A03B3B"/>
                          </a:solidFill>
                        </wps:spPr>
                        <wps:bodyPr wrap="square" lIns="0" tIns="0" rIns="0" bIns="0" rtlCol="0">
                          <a:prstTxWarp prst="textNoShape">
                            <a:avLst/>
                          </a:prstTxWarp>
                          <a:noAutofit/>
                        </wps:bodyPr>
                      </wps:wsp>
                      <wps:wsp>
                        <wps:cNvPr id="645" name="Graphic 645"/>
                        <wps:cNvSpPr/>
                        <wps:spPr>
                          <a:xfrm>
                            <a:off x="3321600" y="1344525"/>
                            <a:ext cx="89535" cy="89535"/>
                          </a:xfrm>
                          <a:custGeom>
                            <a:avLst/>
                            <a:gdLst/>
                            <a:ahLst/>
                            <a:cxnLst/>
                            <a:rect l="l" t="t" r="r" b="b"/>
                            <a:pathLst>
                              <a:path w="89535" h="89535">
                                <a:moveTo>
                                  <a:pt x="0" y="89169"/>
                                </a:moveTo>
                                <a:lnTo>
                                  <a:pt x="89169" y="89169"/>
                                </a:lnTo>
                                <a:lnTo>
                                  <a:pt x="89169" y="0"/>
                                </a:lnTo>
                                <a:lnTo>
                                  <a:pt x="0" y="0"/>
                                </a:lnTo>
                                <a:lnTo>
                                  <a:pt x="0" y="89169"/>
                                </a:lnTo>
                                <a:close/>
                              </a:path>
                            </a:pathLst>
                          </a:custGeom>
                          <a:ln w="14861">
                            <a:solidFill>
                              <a:srgbClr val="A03B3B"/>
                            </a:solidFill>
                            <a:prstDash val="solid"/>
                          </a:ln>
                        </wps:spPr>
                        <wps:bodyPr wrap="square" lIns="0" tIns="0" rIns="0" bIns="0" rtlCol="0">
                          <a:prstTxWarp prst="textNoShape">
                            <a:avLst/>
                          </a:prstTxWarp>
                          <a:noAutofit/>
                        </wps:bodyPr>
                      </wps:wsp>
                      <pic:pic xmlns:pic="http://schemas.openxmlformats.org/drawingml/2006/picture">
                        <pic:nvPicPr>
                          <pic:cNvPr id="646" name="Image 646"/>
                          <pic:cNvPicPr/>
                        </pic:nvPicPr>
                        <pic:blipFill>
                          <a:blip r:embed="rId29" cstate="print"/>
                          <a:stretch>
                            <a:fillRect/>
                          </a:stretch>
                        </pic:blipFill>
                        <pic:spPr>
                          <a:xfrm>
                            <a:off x="3247292" y="1515433"/>
                            <a:ext cx="237784" cy="104030"/>
                          </a:xfrm>
                          <a:prstGeom prst="rect">
                            <a:avLst/>
                          </a:prstGeom>
                        </pic:spPr>
                      </pic:pic>
                      <wps:wsp>
                        <wps:cNvPr id="647" name="Graphic 647"/>
                        <wps:cNvSpPr/>
                        <wps:spPr>
                          <a:xfrm>
                            <a:off x="3247292" y="1745787"/>
                            <a:ext cx="238125" cy="1270"/>
                          </a:xfrm>
                          <a:custGeom>
                            <a:avLst/>
                            <a:gdLst/>
                            <a:ahLst/>
                            <a:cxnLst/>
                            <a:rect l="l" t="t" r="r" b="b"/>
                            <a:pathLst>
                              <a:path w="238125">
                                <a:moveTo>
                                  <a:pt x="0" y="0"/>
                                </a:moveTo>
                                <a:lnTo>
                                  <a:pt x="118892" y="0"/>
                                </a:lnTo>
                                <a:lnTo>
                                  <a:pt x="237784" y="0"/>
                                </a:lnTo>
                              </a:path>
                            </a:pathLst>
                          </a:custGeom>
                          <a:ln w="22292">
                            <a:solidFill>
                              <a:srgbClr val="C05F5F"/>
                            </a:solidFill>
                            <a:prstDash val="sysDash"/>
                          </a:ln>
                        </wps:spPr>
                        <wps:bodyPr wrap="square" lIns="0" tIns="0" rIns="0" bIns="0" rtlCol="0">
                          <a:prstTxWarp prst="textNoShape">
                            <a:avLst/>
                          </a:prstTxWarp>
                          <a:noAutofit/>
                        </wps:bodyPr>
                      </wps:wsp>
                      <wps:wsp>
                        <wps:cNvPr id="648" name="Graphic 648"/>
                        <wps:cNvSpPr/>
                        <wps:spPr>
                          <a:xfrm>
                            <a:off x="3321600" y="1701202"/>
                            <a:ext cx="89535" cy="89535"/>
                          </a:xfrm>
                          <a:custGeom>
                            <a:avLst/>
                            <a:gdLst/>
                            <a:ahLst/>
                            <a:cxnLst/>
                            <a:rect l="l" t="t" r="r" b="b"/>
                            <a:pathLst>
                              <a:path w="89535" h="89535">
                                <a:moveTo>
                                  <a:pt x="89169" y="0"/>
                                </a:moveTo>
                                <a:lnTo>
                                  <a:pt x="0" y="0"/>
                                </a:lnTo>
                                <a:lnTo>
                                  <a:pt x="0" y="89169"/>
                                </a:lnTo>
                                <a:lnTo>
                                  <a:pt x="89169" y="89169"/>
                                </a:lnTo>
                                <a:lnTo>
                                  <a:pt x="89169" y="0"/>
                                </a:lnTo>
                                <a:close/>
                              </a:path>
                            </a:pathLst>
                          </a:custGeom>
                          <a:solidFill>
                            <a:srgbClr val="C05F5F"/>
                          </a:solidFill>
                        </wps:spPr>
                        <wps:bodyPr wrap="square" lIns="0" tIns="0" rIns="0" bIns="0" rtlCol="0">
                          <a:prstTxWarp prst="textNoShape">
                            <a:avLst/>
                          </a:prstTxWarp>
                          <a:noAutofit/>
                        </wps:bodyPr>
                      </wps:wsp>
                      <wps:wsp>
                        <wps:cNvPr id="649" name="Graphic 649"/>
                        <wps:cNvSpPr/>
                        <wps:spPr>
                          <a:xfrm>
                            <a:off x="3321600" y="1701202"/>
                            <a:ext cx="89535" cy="89535"/>
                          </a:xfrm>
                          <a:custGeom>
                            <a:avLst/>
                            <a:gdLst/>
                            <a:ahLst/>
                            <a:cxnLst/>
                            <a:rect l="l" t="t" r="r" b="b"/>
                            <a:pathLst>
                              <a:path w="89535" h="89535">
                                <a:moveTo>
                                  <a:pt x="0" y="89169"/>
                                </a:moveTo>
                                <a:lnTo>
                                  <a:pt x="89169" y="89169"/>
                                </a:lnTo>
                                <a:lnTo>
                                  <a:pt x="89169" y="0"/>
                                </a:lnTo>
                                <a:lnTo>
                                  <a:pt x="0" y="0"/>
                                </a:lnTo>
                                <a:lnTo>
                                  <a:pt x="0" y="89169"/>
                                </a:lnTo>
                                <a:close/>
                              </a:path>
                            </a:pathLst>
                          </a:custGeom>
                          <a:ln w="14861">
                            <a:solidFill>
                              <a:srgbClr val="C05F5F"/>
                            </a:solidFill>
                            <a:prstDash val="solid"/>
                          </a:ln>
                        </wps:spPr>
                        <wps:bodyPr wrap="square" lIns="0" tIns="0" rIns="0" bIns="0" rtlCol="0">
                          <a:prstTxWarp prst="textNoShape">
                            <a:avLst/>
                          </a:prstTxWarp>
                          <a:noAutofit/>
                        </wps:bodyPr>
                      </wps:wsp>
                      <wps:wsp>
                        <wps:cNvPr id="650" name="Textbox 650"/>
                        <wps:cNvSpPr txBox="1"/>
                        <wps:spPr>
                          <a:xfrm>
                            <a:off x="0" y="0"/>
                            <a:ext cx="4618990" cy="3024505"/>
                          </a:xfrm>
                          <a:prstGeom prst="rect">
                            <a:avLst/>
                          </a:prstGeom>
                        </wps:spPr>
                        <wps:txbx>
                          <w:txbxContent>
                            <w:p w14:paraId="00DC2850" w14:textId="77777777" w:rsidR="00350CFB" w:rsidRDefault="00350CFB">
                              <w:pPr>
                                <w:rPr>
                                  <w:sz w:val="18"/>
                                </w:rPr>
                              </w:pPr>
                            </w:p>
                            <w:p w14:paraId="00DC2851" w14:textId="77777777" w:rsidR="00350CFB" w:rsidRDefault="00350CFB">
                              <w:pPr>
                                <w:rPr>
                                  <w:sz w:val="18"/>
                                </w:rPr>
                              </w:pPr>
                            </w:p>
                            <w:p w14:paraId="00DC2852" w14:textId="77777777" w:rsidR="00350CFB" w:rsidRDefault="00350CFB">
                              <w:pPr>
                                <w:rPr>
                                  <w:sz w:val="18"/>
                                </w:rPr>
                              </w:pPr>
                            </w:p>
                            <w:p w14:paraId="00DC2853" w14:textId="77777777" w:rsidR="00350CFB" w:rsidRDefault="00350CFB">
                              <w:pPr>
                                <w:rPr>
                                  <w:sz w:val="18"/>
                                </w:rPr>
                              </w:pPr>
                            </w:p>
                            <w:p w14:paraId="00DC2854" w14:textId="77777777" w:rsidR="00350CFB" w:rsidRDefault="00350CFB">
                              <w:pPr>
                                <w:rPr>
                                  <w:sz w:val="18"/>
                                </w:rPr>
                              </w:pPr>
                            </w:p>
                            <w:p w14:paraId="00DC2855" w14:textId="77777777" w:rsidR="00350CFB" w:rsidRDefault="00350CFB">
                              <w:pPr>
                                <w:rPr>
                                  <w:sz w:val="18"/>
                                </w:rPr>
                              </w:pPr>
                            </w:p>
                            <w:p w14:paraId="00DC2856" w14:textId="77777777" w:rsidR="00350CFB" w:rsidRDefault="00350CFB">
                              <w:pPr>
                                <w:rPr>
                                  <w:sz w:val="18"/>
                                </w:rPr>
                              </w:pPr>
                            </w:p>
                            <w:p w14:paraId="00DC2857" w14:textId="77777777" w:rsidR="00350CFB" w:rsidRDefault="00350CFB">
                              <w:pPr>
                                <w:spacing w:before="119"/>
                                <w:rPr>
                                  <w:sz w:val="18"/>
                                </w:rPr>
                              </w:pPr>
                            </w:p>
                            <w:p w14:paraId="00DC2858" w14:textId="77777777" w:rsidR="00350CFB" w:rsidRDefault="00283FFF">
                              <w:pPr>
                                <w:spacing w:line="278" w:lineRule="auto"/>
                                <w:ind w:left="5638" w:right="175"/>
                                <w:rPr>
                                  <w:rFonts w:ascii="Arial"/>
                                  <w:sz w:val="21"/>
                                </w:rPr>
                              </w:pPr>
                              <w:r>
                                <w:rPr>
                                  <w:rFonts w:ascii="Arial"/>
                                  <w:w w:val="105"/>
                                  <w:sz w:val="21"/>
                                </w:rPr>
                                <w:t xml:space="preserve">ER allowance </w:t>
                              </w:r>
                              <w:r>
                                <w:rPr>
                                  <w:rFonts w:ascii="Arial"/>
                                  <w:spacing w:val="-2"/>
                                  <w:sz w:val="21"/>
                                </w:rPr>
                                <w:t>AWP</w:t>
                              </w:r>
                              <w:r>
                                <w:rPr>
                                  <w:rFonts w:ascii="Arial"/>
                                  <w:spacing w:val="-13"/>
                                  <w:sz w:val="21"/>
                                </w:rPr>
                                <w:t xml:space="preserve"> </w:t>
                              </w:r>
                              <w:r>
                                <w:rPr>
                                  <w:rFonts w:ascii="Arial"/>
                                  <w:spacing w:val="-2"/>
                                  <w:sz w:val="21"/>
                                </w:rPr>
                                <w:t xml:space="preserve">allowance </w:t>
                              </w:r>
                              <w:r>
                                <w:rPr>
                                  <w:rFonts w:ascii="Arial"/>
                                  <w:w w:val="105"/>
                                  <w:sz w:val="21"/>
                                </w:rPr>
                                <w:t>ER transfer AWP transfer</w:t>
                              </w:r>
                            </w:p>
                          </w:txbxContent>
                        </wps:txbx>
                        <wps:bodyPr wrap="square" lIns="0" tIns="0" rIns="0" bIns="0" rtlCol="0">
                          <a:noAutofit/>
                        </wps:bodyPr>
                      </wps:wsp>
                    </wpg:wgp>
                  </a:graphicData>
                </a:graphic>
              </wp:anchor>
            </w:drawing>
          </mc:Choice>
          <mc:Fallback>
            <w:pict>
              <v:group w14:anchorId="00DC2794" id="Group 591" o:spid="_x0000_s1220" style="position:absolute;left:0;text-align:left;margin-left:136.55pt;margin-top:-16.95pt;width:363.7pt;height:238.15pt;z-index:15774720;mso-wrap-distance-left:0;mso-wrap-distance-right:0;mso-position-horizontal-relative:page;mso-position-vertical-relative:text" coordsize="46189,30245"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">
                <v:shape id="Graphic 592" o:spid="_x0000_s1221" style="position:absolute;left:2593;top:59;width:13;height:29667;visibility:visible;mso-wrap-style:square;v-text-anchor:top" coordsize="1270,29667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" path="m,l,117369em,206539l,2786717em,2875886r,90239e" filled="f" strokecolor="#afafaf" strokeweight=".33025mm">
                  <v:path arrowok="t"/>
                </v:shape>
                <v:shape id="Graphic 593" o:spid="_x0000_s1222" style="position:absolute;left:2593;top:29720;width:13;height:521;visibility:visible;mso-wrap-style:square;v-text-anchor:top" coordsize="1270,520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" path="m,l,52015e" fillcolor="black" stroked="f">
                  <v:path arrowok="t"/>
                </v:shape>
                <v:shape id="Graphic 594" o:spid="_x0000_s1223" style="position:absolute;left:2593;top:29720;width:13;height:521;visibility:visible;mso-wrap-style:square;v-text-anchor:top" coordsize="1270,520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" path="m,l,52015e" filled="f" strokeweight=".33025mm">
                  <v:path arrowok="t"/>
                </v:shape>
                <v:shape id="Graphic 595" o:spid="_x0000_s1224" style="position:absolute;left:23325;top:59;width:12;height:29667;visibility:visible;mso-wrap-style:square;v-text-anchor:top" coordsize="1270,29667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" path="m,l,102932em,2874852r,91273em,192101l,2785683e" filled="f" strokecolor="#afafaf" strokeweight=".33025mm">
                  <v:path arrowok="t"/>
                </v:shape>
                <v:shape id="Graphic 596" o:spid="_x0000_s1225" style="position:absolute;left:23325;top:29720;width:12;height:521;visibility:visible;mso-wrap-style:square;v-text-anchor:top" coordsize="1270,520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" path="m,l,52015e" fillcolor="black" stroked="f">
                  <v:path arrowok="t"/>
                </v:shape>
                <v:shape id="Graphic 597" o:spid="_x0000_s1226" style="position:absolute;left:23325;top:29720;width:12;height:521;visibility:visible;mso-wrap-style:square;v-text-anchor:top" coordsize="1270,520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" path="m,l,52015e" filled="f" strokeweight=".33025mm">
                  <v:path arrowok="t"/>
                </v:shape>
                <v:shape id="Graphic 598" o:spid="_x0000_s1227" style="position:absolute;left:44057;top:59;width:12;height:29667;visibility:visible;mso-wrap-style:square;v-text-anchor:top" coordsize="1270,29667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" path="m,l,90239em,2872519r,93606em,179408l,2783350e" filled="f" strokecolor="#afafaf" strokeweight=".33025mm">
                  <v:path arrowok="t"/>
                </v:shape>
                <v:shape id="Graphic 599" o:spid="_x0000_s1228" style="position:absolute;left:44057;top:29720;width:12;height:521;visibility:visible;mso-wrap-style:square;v-text-anchor:top" coordsize="1270,520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" path="m,l,52015e" fillcolor="black" stroked="f">
                  <v:path arrowok="t"/>
                </v:shape>
                <v:shape id="Graphic 600" o:spid="_x0000_s1229" style="position:absolute;left:44057;top:29720;width:12;height:521;visibility:visible;mso-wrap-style:square;v-text-anchor:top" coordsize="1270,520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" path="m,l,52015e" filled="f" strokeweight=".33025mm">
                  <v:path arrowok="t"/>
                </v:shape>
                <v:shape id="Graphic 601" o:spid="_x0000_s1230" style="position:absolute;left:520;top:26920;width:45612;height:13;visibility:visible;mso-wrap-style:square;v-text-anchor:top" coordsize="456120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" path="m,l4561006,e" filled="f" strokecolor="#afafaf" strokeweight=".33025mm">
                  <v:path arrowok="t"/>
                </v:shape>
                <v:shape id="Graphic 602" o:spid="_x0000_s1231" style="position:absolute;top:26920;width:520;height:13;visibility:visible;mso-wrap-style:square;v-text-anchor:top" coordsize="52069,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" path="m52015,l,e" fillcolor="black" stroked="f">
                  <v:path arrowok="t"/>
                </v:shape>
                <v:shape id="Graphic 603" o:spid="_x0000_s1232" style="position:absolute;top:26920;width:520;height:13;visibility:visible;mso-wrap-style:square;v-text-anchor:top" coordsize="52069,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" path="m52015,l,e" filled="f" strokeweight=".33025mm">
                  <v:path arrowok="t"/>
                </v:shape>
                <v:shape id="Graphic 604" o:spid="_x0000_s1233" style="position:absolute;left:520;top:22164;width:45612;height:13;visibility:visible;mso-wrap-style:square;v-text-anchor:top" coordsize="456120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" path="m,l4561006,e" filled="f" strokecolor="#afafaf" strokeweight=".33025mm">
                  <v:path arrowok="t"/>
                </v:shape>
                <v:shape id="Graphic 605" o:spid="_x0000_s1234" style="position:absolute;top:22164;width:520;height:13;visibility:visible;mso-wrap-style:square;v-text-anchor:top" coordsize="52069,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" path="m52015,l,e" fillcolor="black" stroked="f">
                  <v:path arrowok="t"/>
                </v:shape>
                <v:shape id="Graphic 606" o:spid="_x0000_s1235" style="position:absolute;top:22164;width:520;height:13;visibility:visible;mso-wrap-style:square;v-text-anchor:top" coordsize="52069,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" path="m52015,l,e" filled="f" strokeweight=".33025mm">
                  <v:path arrowok="t"/>
                </v:shape>
                <v:shape id="Graphic 607" o:spid="_x0000_s1236" style="position:absolute;left:520;top:17408;width:45612;height:13;visibility:visible;mso-wrap-style:square;v-text-anchor:top" coordsize="456120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" path="m,l3269585,em3358754,l4561006,e" filled="f" strokecolor="#afafaf" strokeweight=".33025mm">
                  <v:path arrowok="t"/>
                </v:shape>
                <v:shape id="Graphic 608" o:spid="_x0000_s1237" style="position:absolute;top:17408;width:520;height:13;visibility:visible;mso-wrap-style:square;v-text-anchor:top" coordsize="52069,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" path="m52015,l,e" fillcolor="black" stroked="f">
                  <v:path arrowok="t"/>
                </v:shape>
                <v:shape id="Graphic 609" o:spid="_x0000_s1238" style="position:absolute;top:17408;width:520;height:13;visibility:visible;mso-wrap-style:square;v-text-anchor:top" coordsize="52069,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" path="m52015,l,e" filled="f" strokeweight=".33025mm">
                  <v:path arrowok="t"/>
                </v:shape>
                <v:shape id="Graphic 610" o:spid="_x0000_s1239" style="position:absolute;left:520;top:12652;width:45612;height:13;visibility:visible;mso-wrap-style:square;v-text-anchor:top" coordsize="456120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" path="m,l4561006,e" filled="f" strokecolor="#afafaf" strokeweight=".33025mm">
                  <v:path arrowok="t"/>
                </v:shape>
                <v:shape id="Graphic 611" o:spid="_x0000_s1240" style="position:absolute;top:12652;width:520;height:13;visibility:visible;mso-wrap-style:square;v-text-anchor:top" coordsize="52069,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" path="m52015,l,e" fillcolor="black" stroked="f">
                  <v:path arrowok="t"/>
                </v:shape>
                <v:shape id="Graphic 612" o:spid="_x0000_s1241" style="position:absolute;top:12652;width:520;height:13;visibility:visible;mso-wrap-style:square;v-text-anchor:top" coordsize="52069,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" path="m52015,l,e" filled="f" strokeweight=".33025mm">
                  <v:path arrowok="t"/>
                </v:shape>
                <v:shape id="Graphic 613" o:spid="_x0000_s1242" style="position:absolute;left:520;top:7896;width:45612;height:12;visibility:visible;mso-wrap-style:square;v-text-anchor:top" coordsize="456120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" path="m,l4561006,e" filled="f" strokecolor="#afafaf" strokeweight=".33025mm">
                  <v:path arrowok="t"/>
                </v:shape>
                <v:shape id="Graphic 614" o:spid="_x0000_s1243" style="position:absolute;top:7896;width:520;height:12;visibility:visible;mso-wrap-style:square;v-text-anchor:top" coordsize="52069,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" path="m52015,l,e" fillcolor="black" stroked="f">
                  <v:path arrowok="t"/>
                </v:shape>
                <v:shape id="Graphic 615" o:spid="_x0000_s1244" style="position:absolute;top:7896;width:520;height:12;visibility:visible;mso-wrap-style:square;v-text-anchor:top" coordsize="52069,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" path="m52015,l,e" filled="f" strokeweight=".33025mm">
                  <v:path arrowok="t"/>
                </v:shape>
                <v:shape id="Graphic 616" o:spid="_x0000_s1245" style="position:absolute;left:520;top:3140;width:45612;height:12;visibility:visible;mso-wrap-style:square;v-text-anchor:top" coordsize="456120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" path="m,l4561006,e" filled="f" strokecolor="#afafaf" strokeweight=".33025mm">
                  <v:path arrowok="t"/>
                </v:shape>
                <v:shape id="Graphic 617" o:spid="_x0000_s1246" style="position:absolute;top:3140;width:520;height:12;visibility:visible;mso-wrap-style:square;v-text-anchor:top" coordsize="52069,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" path="m52015,l,e" fillcolor="black" stroked="f">
                  <v:path arrowok="t"/>
                </v:shape>
                <v:shape id="Graphic 618" o:spid="_x0000_s1247" style="position:absolute;top:3140;width:520;height:12;visibility:visible;mso-wrap-style:square;v-text-anchor:top" coordsize="52069,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" path="m52015,l,e" filled="f" strokeweight=".33025mm">
                  <v:path arrowok="t"/>
                </v:shape>
                <v:shape id="Graphic 619" o:spid="_x0000_s1248" style="position:absolute;left:2593;top:10030;width:41465;height:13;visibility:visible;mso-wrap-style:square;v-text-anchor:top" coordsize="4146550,6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" path="m,l2073184,17,4146369,48e" filled="f" strokecolor="#2b5e8a" strokeweight=".61922mm">
                  <v:path arrowok="t"/>
                </v:shape>
                <v:shape id="Image 620" o:spid="_x0000_s1249" type="#_x0000_t75" style="position:absolute;left:2073;top:9510;width:1040;height:104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">
                  <v:imagedata r:id="rId20" o:title=""/>
                </v:shape>
                <v:shape id="Image 621" o:spid="_x0000_s1250" type="#_x0000_t75" style="position:absolute;left:22805;top:9510;width:1040;height:104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">
                  <v:imagedata r:id="rId30" o:title=""/>
                </v:shape>
                <v:shape id="Image 622" o:spid="_x0000_s1251" type="#_x0000_t75" style="position:absolute;left:43536;top:9510;width:1041;height:104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">
                  <v:imagedata r:id="rId31" o:title=""/>
                </v:shape>
                <v:shape id="Graphic 623" o:spid="_x0000_s1252" style="position:absolute;left:2593;top:28338;width:41465;height:38;visibility:visible;mso-wrap-style:square;v-text-anchor:top" coordsize="4146550,38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" path="m,3366l2073184,2333,4146369,e" filled="f" strokecolor="#a03b3b" strokeweight=".61922mm">
                  <v:path arrowok="t"/>
                </v:shape>
                <v:shape id="Graphic 624" o:spid="_x0000_s1253" style="position:absolute;left:2147;top:27926;width:895;height:895;visibility:visible;mso-wrap-style:square;v-text-anchor:top" coordsize="89535,895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" path="m89169,l,,,89169r89169,l89169,xe" fillcolor="#a03b3b" stroked="f">
                  <v:path arrowok="t"/>
                </v:shape>
                <v:shape id="Graphic 625" o:spid="_x0000_s1254" style="position:absolute;left:2147;top:27926;width:895;height:895;visibility:visible;mso-wrap-style:square;v-text-anchor:top" coordsize="89535,895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" path="m,89169r89169,l89169,,,,,89169xe" filled="f" strokecolor="#a03b3b" strokeweight=".41281mm">
                  <v:path arrowok="t"/>
                </v:shape>
                <v:shape id="Graphic 626" o:spid="_x0000_s1255" style="position:absolute;left:22879;top:27916;width:895;height:895;visibility:visible;mso-wrap-style:square;v-text-anchor:top" coordsize="89535,895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" path="m89169,l,,,89169r89169,l89169,xe" fillcolor="#a03b3b" stroked="f">
                  <v:path arrowok="t"/>
                </v:shape>
                <v:shape id="Graphic 627" o:spid="_x0000_s1256" style="position:absolute;left:22879;top:27916;width:895;height:895;visibility:visible;mso-wrap-style:square;v-text-anchor:top" coordsize="89535,895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" path="m,89169r89169,l89169,,,,,89169xe" filled="f" strokecolor="#a03b3b" strokeweight=".41281mm">
                  <v:path arrowok="t"/>
                </v:shape>
                <v:shape id="Graphic 628" o:spid="_x0000_s1257" style="position:absolute;left:43611;top:27892;width:895;height:896;visibility:visible;mso-wrap-style:square;v-text-anchor:top" coordsize="89535,895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" path="m89169,l,,,89169r89169,l89169,xe" fillcolor="#a03b3b" stroked="f">
                  <v:path arrowok="t"/>
                </v:shape>
                <v:shape id="Graphic 629" o:spid="_x0000_s1258" style="position:absolute;left:43611;top:27892;width:895;height:896;visibility:visible;mso-wrap-style:square;v-text-anchor:top" coordsize="89535,895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" path="m,89169r89169,l89169,,,,,89169xe" filled="f" strokecolor="#a03b3b" strokeweight=".41281mm">
                  <v:path arrowok="t"/>
                </v:shape>
                <v:shape id="Graphic 630" o:spid="_x0000_s1259" style="position:absolute;left:2593;top:11099;width:41465;height:13;visibility:visible;mso-wrap-style:square;v-text-anchor:top" coordsize="4146550,6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" path="m,16l2073184,10,4146369,e" filled="f" strokecolor="#5a8ab8" strokeweight=".61922mm">
                  <v:stroke dashstyle="3 1"/>
                  <v:path arrowok="t"/>
                </v:shape>
                <v:shape id="Image 631" o:spid="_x0000_s1260" type="#_x0000_t75" style="position:absolute;left:2073;top:10579;width:1040;height:104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">
                  <v:imagedata r:id="rId32" o:title=""/>
                </v:shape>
                <v:shape id="Image 632" o:spid="_x0000_s1261" type="#_x0000_t75" style="position:absolute;left:22805;top:10579;width:1040;height:104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">
                  <v:imagedata r:id="rId33" o:title=""/>
                </v:shape>
                <v:shape id="Image 633" o:spid="_x0000_s1262" type="#_x0000_t75" style="position:absolute;left:43536;top:10579;width:1041;height:104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">
                  <v:imagedata r:id="rId33" o:title=""/>
                </v:shape>
                <v:shape id="Graphic 634" o:spid="_x0000_s1263" style="position:absolute;left:2593;top:1407;width:41465;height:273;visibility:visible;mso-wrap-style:square;v-text-anchor:top" coordsize="4146550,2730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" path="m,27130l2073184,12692,4146369,e" filled="f" strokecolor="#c05f5f" strokeweight=".61922mm">
                  <v:stroke dashstyle="3 1"/>
                  <v:path arrowok="t"/>
                </v:shape>
                <v:shape id="Graphic 635" o:spid="_x0000_s1264" style="position:absolute;left:2147;top:1233;width:895;height:895;visibility:visible;mso-wrap-style:square;v-text-anchor:top" coordsize="89535,895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" path="m89169,l,,,89169r89169,l89169,xe" fillcolor="#c05f5f" stroked="f">
                  <v:path arrowok="t"/>
                </v:shape>
                <v:shape id="Graphic 636" o:spid="_x0000_s1265" style="position:absolute;left:2147;top:1233;width:895;height:895;visibility:visible;mso-wrap-style:square;v-text-anchor:top" coordsize="89535,895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" path="m,89169r89169,l89169,,,,,89169xe" filled="f" strokecolor="#c05f5f" strokeweight=".41281mm">
                  <v:path arrowok="t"/>
                </v:shape>
                <v:shape id="Graphic 637" o:spid="_x0000_s1266" style="position:absolute;left:22879;top:1088;width:895;height:896;visibility:visible;mso-wrap-style:square;v-text-anchor:top" coordsize="89535,895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" path="m89169,l,,,89169r89169,l89169,xe" fillcolor="#c05f5f" stroked="f">
                  <v:path arrowok="t"/>
                </v:shape>
                <v:shape id="Graphic 638" o:spid="_x0000_s1267" style="position:absolute;left:22879;top:1088;width:895;height:896;visibility:visible;mso-wrap-style:square;v-text-anchor:top" coordsize="89535,895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" path="m,89169r89169,l89169,,,,,89169xe" filled="f" strokecolor="#c05f5f" strokeweight=".41281mm">
                  <v:path arrowok="t"/>
                </v:shape>
                <v:shape id="Graphic 639" o:spid="_x0000_s1268" style="position:absolute;left:43611;top:961;width:895;height:896;visibility:visible;mso-wrap-style:square;v-text-anchor:top" coordsize="89535,895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" path="m89169,l,,,89169r89169,l89169,xe" fillcolor="#c05f5f" stroked="f">
                  <v:path arrowok="t"/>
                </v:shape>
                <v:shape id="Graphic 640" o:spid="_x0000_s1269" style="position:absolute;left:43611;top:961;width:895;height:896;visibility:visible;mso-wrap-style:square;v-text-anchor:top" coordsize="89535,895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" path="m,89169r89169,l89169,,,,,89169xe" filled="f" strokecolor="#c05f5f" strokeweight=".41281mm">
                  <v:path arrowok="t"/>
                </v:shape>
                <v:shape id="Graphic 641" o:spid="_x0000_s1270" style="position:absolute;left:520;top:59;width:45612;height:29667;visibility:visible;mso-wrap-style:square;v-text-anchor:top" coordsize="4561205,29667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" path="m,2966125l,em4561006,2966125l4561006,em,2966125r4561006,em,l4561006,e" filled="f" strokeweight=".33025mm">
                  <v:path arrowok="t"/>
                </v:shape>
                <v:shape id="Image 642" o:spid="_x0000_s1271" type="#_x0000_t75" style="position:absolute;left:32472;top:11587;width:2378;height:104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">
                  <v:imagedata r:id="rId34" o:title=""/>
                </v:shape>
                <v:shape id="Graphic 643" o:spid="_x0000_s1272" style="position:absolute;left:32472;top:13891;width:2382;height:12;visibility:visible;mso-wrap-style:square;v-text-anchor:top" coordsize="23812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" path="m,l118892,,237784,e" filled="f" strokecolor="#a03b3b" strokeweight=".61922mm">
                  <v:path arrowok="t"/>
                </v:shape>
                <v:shape id="Graphic 644" o:spid="_x0000_s1273" style="position:absolute;left:33216;top:13445;width:895;height:895;visibility:visible;mso-wrap-style:square;v-text-anchor:top" coordsize="89535,895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" path="m89169,l,,,89169r89169,l89169,xe" fillcolor="#a03b3b" stroked="f">
                  <v:path arrowok="t"/>
                </v:shape>
                <v:shape id="Graphic 645" o:spid="_x0000_s1274" style="position:absolute;left:33216;top:13445;width:895;height:895;visibility:visible;mso-wrap-style:square;v-text-anchor:top" coordsize="89535,895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" path="m,89169r89169,l89169,,,,,89169xe" filled="f" strokecolor="#a03b3b" strokeweight=".41281mm">
                  <v:path arrowok="t"/>
                </v:shape>
                <v:shape id="Image 646" o:spid="_x0000_s1275" type="#_x0000_t75" style="position:absolute;left:32472;top:15154;width:2378;height:104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">
                  <v:imagedata r:id="rId35" o:title=""/>
                </v:shape>
                <v:shape id="Graphic 647" o:spid="_x0000_s1276" style="position:absolute;left:32472;top:17457;width:2382;height:13;visibility:visible;mso-wrap-style:square;v-text-anchor:top" coordsize="23812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" path="m,l118892,,237784,e" filled="f" strokecolor="#c05f5f" strokeweight=".61922mm">
                  <v:stroke dashstyle="3 1"/>
                  <v:path arrowok="t"/>
                </v:shape>
                <v:shape id="Graphic 648" o:spid="_x0000_s1277" style="position:absolute;left:33216;top:17012;width:895;height:895;visibility:visible;mso-wrap-style:square;v-text-anchor:top" coordsize="89535,895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" path="m89169,l,,,89169r89169,l89169,xe" fillcolor="#c05f5f" stroked="f">
                  <v:path arrowok="t"/>
                </v:shape>
                <v:shape id="Graphic 649" o:spid="_x0000_s1278" style="position:absolute;left:33216;top:17012;width:895;height:895;visibility:visible;mso-wrap-style:square;v-text-anchor:top" coordsize="89535,895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" path="m,89169r89169,l89169,,,,,89169xe" filled="f" strokecolor="#c05f5f" strokeweight=".41281mm">
                  <v:path arrowok="t"/>
                </v:shape>
                <v:shape id="Textbox 650" o:spid="_x0000_s1279" type="#_x0000_t202" style="position:absolute;width:46189;height:302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" filled="f" stroked="f">
                  <v:textbox inset="0,0,0,0">
                    <w:txbxContent>
                      <w:p w14:paraId="00DC2850" w14:textId="77777777" w:rsidR="00350CFB" w:rsidRDefault="00350CFB">
                        <w:pPr>
                          <w:rPr>
                            <w:sz w:val="18"/>
                          </w:rPr>
                        </w:pPr>
                      </w:p>
                      <w:p w14:paraId="00DC2851" w14:textId="77777777" w:rsidR="00350CFB" w:rsidRDefault="00350CFB">
                        <w:pPr>
                          <w:rPr>
                            <w:sz w:val="18"/>
                          </w:rPr>
                        </w:pPr>
                      </w:p>
                      <w:p w14:paraId="00DC2852" w14:textId="77777777" w:rsidR="00350CFB" w:rsidRDefault="00350CFB">
                        <w:pPr>
                          <w:rPr>
                            <w:sz w:val="18"/>
                          </w:rPr>
                        </w:pPr>
                      </w:p>
                      <w:p w14:paraId="00DC2853" w14:textId="77777777" w:rsidR="00350CFB" w:rsidRDefault="00350CFB">
                        <w:pPr>
                          <w:rPr>
                            <w:sz w:val="18"/>
                          </w:rPr>
                        </w:pPr>
                      </w:p>
                      <w:p w14:paraId="00DC2854" w14:textId="77777777" w:rsidR="00350CFB" w:rsidRDefault="00350CFB">
                        <w:pPr>
                          <w:rPr>
                            <w:sz w:val="18"/>
                          </w:rPr>
                        </w:pPr>
                      </w:p>
                      <w:p w14:paraId="00DC2855" w14:textId="77777777" w:rsidR="00350CFB" w:rsidRDefault="00350CFB">
                        <w:pPr>
                          <w:rPr>
                            <w:sz w:val="18"/>
                          </w:rPr>
                        </w:pPr>
                      </w:p>
                      <w:p w14:paraId="00DC2856" w14:textId="77777777" w:rsidR="00350CFB" w:rsidRDefault="00350CFB">
                        <w:pPr>
                          <w:rPr>
                            <w:sz w:val="18"/>
                          </w:rPr>
                        </w:pPr>
                      </w:p>
                      <w:p w14:paraId="00DC2857" w14:textId="77777777" w:rsidR="00350CFB" w:rsidRDefault="00350CFB">
                        <w:pPr>
                          <w:spacing w:before="119"/>
                          <w:rPr>
                            <w:sz w:val="18"/>
                          </w:rPr>
                        </w:pPr>
                      </w:p>
                      <w:p w14:paraId="00DC2858" w14:textId="77777777" w:rsidR="00350CFB" w:rsidRDefault="00283FFF">
                        <w:pPr>
                          <w:spacing w:line="278" w:lineRule="auto"/>
                          <w:ind w:left="5638" w:right="175"/>
                          <w:rPr>
                            <w:rFonts w:ascii="Arial"/>
                            <w:sz w:val="21"/>
                          </w:rPr>
                        </w:pPr>
                        <w:r>
                          <w:rPr>
                            <w:rFonts w:ascii="Arial"/>
                            <w:w w:val="105"/>
                            <w:sz w:val="21"/>
                          </w:rPr>
                          <w:t xml:space="preserve">ER allowance </w:t>
                        </w:r>
                        <w:r>
                          <w:rPr>
                            <w:rFonts w:ascii="Arial"/>
                            <w:spacing w:val="-2"/>
                            <w:sz w:val="21"/>
                          </w:rPr>
                          <w:t>AWP</w:t>
                        </w:r>
                        <w:r>
                          <w:rPr>
                            <w:rFonts w:ascii="Arial"/>
                            <w:spacing w:val="-13"/>
                            <w:sz w:val="21"/>
                          </w:rPr>
                          <w:t xml:space="preserve"> </w:t>
                        </w:r>
                        <w:r>
                          <w:rPr>
                            <w:rFonts w:ascii="Arial"/>
                            <w:spacing w:val="-2"/>
                            <w:sz w:val="21"/>
                          </w:rPr>
                          <w:t xml:space="preserve">allowance </w:t>
                        </w:r>
                        <w:r>
                          <w:rPr>
                            <w:rFonts w:ascii="Arial"/>
                            <w:w w:val="105"/>
                            <w:sz w:val="21"/>
                          </w:rPr>
                          <w:t>ER transfer AWP transfer</w:t>
                        </w:r>
                      </w:p>
                    </w:txbxContent>
                  </v:textbox>
                </v:shape>
                <w10:wrap anchorx="page"/>
              </v:group>
            </w:pict>
          </mc:Fallback>
        </mc:AlternateContent>
      </w:r>
      <w:bookmarkStart w:id="294" w:name="_bookmark97"/>
      <w:bookmarkEnd w:id="294"/>
      <w:r>
        <w:rPr>
          <w:rFonts w:ascii="Arial"/>
          <w:spacing w:val="-5"/>
          <w:sz w:val="26"/>
        </w:rPr>
        <w:t>0.5</w:t>
      </w:r>
    </w:p>
    <w:p w14:paraId="00DC2119" w14:textId="77777777" w:rsidR="00350CFB" w:rsidRDefault="00350CFB">
      <w:pPr>
        <w:pStyle w:val="BodyText"/>
        <w:spacing w:before="185"/>
        <w:rPr>
          <w:rFonts w:ascii="Arial"/>
          <w:sz w:val="23"/>
        </w:rPr>
      </w:pPr>
    </w:p>
    <w:p w14:paraId="00DC211A" w14:textId="77777777" w:rsidR="00350CFB" w:rsidRDefault="00283FFF">
      <w:pPr>
        <w:ind w:left="1284"/>
        <w:rPr>
          <w:rFonts w:ascii="Arial"/>
          <w:sz w:val="26"/>
        </w:rPr>
      </w:pPr>
      <w:r>
        <w:rPr>
          <w:rFonts w:ascii="Arial"/>
          <w:noProof/>
          <w:sz w:val="26"/>
        </w:rPr>
        <mc:AlternateContent>
          <mc:Choice Requires="wps">
            <w:drawing>
              <wp:anchor distT="0" distB="0" distL="0" distR="0" simplePos="0" relativeHeight="15775232" behindDoc="0" locked="0" layoutInCell="1" allowOverlap="1" wp14:anchorId="00DC2796" wp14:editId="00DC2797">
                <wp:simplePos x="0" y="0"/>
                <wp:positionH relativeFrom="page">
                  <wp:posOffset>1200631</wp:posOffset>
                </wp:positionH>
                <wp:positionV relativeFrom="paragraph">
                  <wp:posOffset>139216</wp:posOffset>
                </wp:positionV>
                <wp:extent cx="186690" cy="1325880"/>
                <wp:effectExtent l="0" t="0" r="0" b="0"/>
                <wp:wrapNone/>
                <wp:docPr id="651" name="Textbox 6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690" cy="1325880"/>
                        </a:xfrm>
                        <a:prstGeom prst="rect">
                          <a:avLst/>
                        </a:prstGeom>
                      </wps:spPr>
                      <wps:txbx>
                        <w:txbxContent>
                          <w:p w14:paraId="00DC2859" w14:textId="77777777" w:rsidR="00350CFB" w:rsidRDefault="00283FFF">
                            <w:pPr>
                              <w:spacing w:line="277" w:lineRule="exact"/>
                              <w:ind w:left="20"/>
                              <w:rPr>
                                <w:rFonts w:ascii="Arial" w:hAnsi="Arial"/>
                                <w:i/>
                                <w:sz w:val="20"/>
                              </w:rPr>
                            </w:pPr>
                            <w:r>
                              <w:rPr>
                                <w:rFonts w:ascii="Arial" w:hAnsi="Arial"/>
                                <w:sz w:val="29"/>
                              </w:rPr>
                              <w:t>Mean</w:t>
                            </w:r>
                            <w:r>
                              <w:rPr>
                                <w:rFonts w:ascii="Arial" w:hAnsi="Arial"/>
                                <w:spacing w:val="13"/>
                                <w:sz w:val="29"/>
                              </w:rPr>
                              <w:t xml:space="preserve"> </w:t>
                            </w:r>
                            <w:r>
                              <w:rPr>
                                <w:rFonts w:ascii="Arial" w:hAnsi="Arial"/>
                                <w:sz w:val="29"/>
                              </w:rPr>
                              <w:t>Kendall</w:t>
                            </w:r>
                            <w:r>
                              <w:rPr>
                                <w:rFonts w:ascii="Arial" w:hAnsi="Arial"/>
                                <w:spacing w:val="13"/>
                                <w:sz w:val="29"/>
                              </w:rPr>
                              <w:t xml:space="preserve"> </w:t>
                            </w:r>
                            <w:r>
                              <w:rPr>
                                <w:rFonts w:ascii="Arial" w:hAnsi="Arial"/>
                                <w:i/>
                                <w:spacing w:val="-10"/>
                                <w:sz w:val="20"/>
                              </w:rPr>
                              <w:t>τ</w:t>
                            </w:r>
                          </w:p>
                        </w:txbxContent>
                      </wps:txbx>
                      <wps:bodyPr vert="vert270" wrap="square" lIns="0" tIns="0" rIns="0" bIns="0" rtlCol="0">
                        <a:noAutofit/>
                      </wps:bodyPr>
                    </wps:wsp>
                  </a:graphicData>
                </a:graphic>
              </wp:anchor>
            </w:drawing>
          </mc:Choice>
          <mc:Fallback>
            <w:pict>
              <v:shape w14:anchorId="00DC2796" id="Textbox 651" o:spid="_x0000_s1280" type="#_x0000_t202" style="position:absolute;left:0;text-align:left;margin-left:94.55pt;margin-top:10.95pt;width:14.7pt;height:104.4pt;z-index:157752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" filled="f" stroked="f">
                <v:textbox style="layout-flow:vertical;mso-layout-flow-alt:bottom-to-top" inset="0,0,0,0">
                  <w:txbxContent>
                    <w:p w14:paraId="00DC2859" w14:textId="77777777" w:rsidR="00350CFB" w:rsidRDefault="00283FFF">
                      <w:pPr>
                        <w:spacing w:line="277" w:lineRule="exact"/>
                        <w:ind w:left="20"/>
                        <w:rPr>
                          <w:rFonts w:ascii="Arial" w:hAnsi="Arial"/>
                          <w:i/>
                          <w:sz w:val="20"/>
                        </w:rPr>
                      </w:pPr>
                      <w:r>
                        <w:rPr>
                          <w:rFonts w:ascii="Arial" w:hAnsi="Arial"/>
                          <w:sz w:val="29"/>
                        </w:rPr>
                        <w:t>Mean</w:t>
                      </w:r>
                      <w:r>
                        <w:rPr>
                          <w:rFonts w:ascii="Arial" w:hAnsi="Arial"/>
                          <w:spacing w:val="13"/>
                          <w:sz w:val="29"/>
                        </w:rPr>
                        <w:t xml:space="preserve"> </w:t>
                      </w:r>
                      <w:r>
                        <w:rPr>
                          <w:rFonts w:ascii="Arial" w:hAnsi="Arial"/>
                          <w:sz w:val="29"/>
                        </w:rPr>
                        <w:t>Kendall</w:t>
                      </w:r>
                      <w:r>
                        <w:rPr>
                          <w:rFonts w:ascii="Arial" w:hAnsi="Arial"/>
                          <w:spacing w:val="13"/>
                          <w:sz w:val="29"/>
                        </w:rPr>
                        <w:t xml:space="preserve"> </w:t>
                      </w:r>
                      <w:r>
                        <w:rPr>
                          <w:rFonts w:ascii="Arial" w:hAnsi="Arial"/>
                          <w:i/>
                          <w:spacing w:val="-10"/>
                          <w:sz w:val="20"/>
                        </w:rPr>
                        <w:t>τ</w:t>
                      </w:r>
                    </w:p>
                  </w:txbxContent>
                </v:textbox>
                <w10:wrap anchorx="page"/>
              </v:shape>
            </w:pict>
          </mc:Fallback>
        </mc:AlternateContent>
      </w:r>
      <w:r>
        <w:rPr>
          <w:rFonts w:ascii="Arial"/>
          <w:spacing w:val="-5"/>
          <w:sz w:val="26"/>
        </w:rPr>
        <w:t>0.4</w:t>
      </w:r>
    </w:p>
    <w:p w14:paraId="00DC211B" w14:textId="77777777" w:rsidR="00350CFB" w:rsidRDefault="00350CFB">
      <w:pPr>
        <w:pStyle w:val="BodyText"/>
        <w:spacing w:before="185"/>
        <w:rPr>
          <w:rFonts w:ascii="Arial"/>
          <w:sz w:val="23"/>
        </w:rPr>
      </w:pPr>
    </w:p>
    <w:p w14:paraId="00DC211C" w14:textId="77777777" w:rsidR="00350CFB" w:rsidRDefault="00283FFF">
      <w:pPr>
        <w:spacing w:before="1"/>
        <w:ind w:left="1284"/>
        <w:rPr>
          <w:rFonts w:ascii="Arial"/>
          <w:sz w:val="26"/>
        </w:rPr>
      </w:pPr>
      <w:r>
        <w:rPr>
          <w:rFonts w:ascii="Arial"/>
          <w:spacing w:val="-5"/>
          <w:sz w:val="26"/>
        </w:rPr>
        <w:t>0.3</w:t>
      </w:r>
    </w:p>
    <w:p w14:paraId="00DC211D" w14:textId="77777777" w:rsidR="00350CFB" w:rsidRDefault="00350CFB">
      <w:pPr>
        <w:pStyle w:val="BodyText"/>
        <w:spacing w:before="185"/>
        <w:rPr>
          <w:rFonts w:ascii="Arial"/>
          <w:sz w:val="23"/>
        </w:rPr>
      </w:pPr>
    </w:p>
    <w:p w14:paraId="00DC211E" w14:textId="77777777" w:rsidR="00350CFB" w:rsidRDefault="00283FFF">
      <w:pPr>
        <w:ind w:left="1284"/>
        <w:rPr>
          <w:rFonts w:ascii="Arial"/>
          <w:sz w:val="26"/>
        </w:rPr>
      </w:pPr>
      <w:r>
        <w:rPr>
          <w:rFonts w:ascii="Arial"/>
          <w:spacing w:val="-5"/>
          <w:sz w:val="26"/>
        </w:rPr>
        <w:t>0.2</w:t>
      </w:r>
    </w:p>
    <w:p w14:paraId="00DC211F" w14:textId="77777777" w:rsidR="00350CFB" w:rsidRDefault="00350CFB">
      <w:pPr>
        <w:pStyle w:val="BodyText"/>
        <w:spacing w:before="186"/>
        <w:rPr>
          <w:rFonts w:ascii="Arial"/>
          <w:sz w:val="23"/>
        </w:rPr>
      </w:pPr>
    </w:p>
    <w:p w14:paraId="00DC2120" w14:textId="77777777" w:rsidR="00350CFB" w:rsidRDefault="00283FFF">
      <w:pPr>
        <w:ind w:left="1284"/>
        <w:rPr>
          <w:rFonts w:ascii="Arial"/>
          <w:sz w:val="26"/>
        </w:rPr>
      </w:pPr>
      <w:r>
        <w:rPr>
          <w:rFonts w:ascii="Arial"/>
          <w:spacing w:val="-5"/>
          <w:sz w:val="26"/>
        </w:rPr>
        <w:t>0.1</w:t>
      </w:r>
    </w:p>
    <w:p w14:paraId="00DC2121" w14:textId="77777777" w:rsidR="00350CFB" w:rsidRDefault="00350CFB">
      <w:pPr>
        <w:pStyle w:val="BodyText"/>
        <w:spacing w:before="185"/>
        <w:rPr>
          <w:rFonts w:ascii="Arial"/>
          <w:sz w:val="23"/>
        </w:rPr>
      </w:pPr>
    </w:p>
    <w:p w14:paraId="00DC2122" w14:textId="77777777" w:rsidR="00350CFB" w:rsidRDefault="00283FFF">
      <w:pPr>
        <w:ind w:left="1284"/>
        <w:rPr>
          <w:rFonts w:ascii="Arial"/>
          <w:sz w:val="26"/>
        </w:rPr>
      </w:pPr>
      <w:r>
        <w:rPr>
          <w:rFonts w:ascii="Arial"/>
          <w:spacing w:val="-5"/>
          <w:sz w:val="26"/>
        </w:rPr>
        <w:t>0.0</w:t>
      </w:r>
    </w:p>
    <w:p w14:paraId="00DC2123" w14:textId="77777777" w:rsidR="00350CFB" w:rsidRDefault="00350CFB">
      <w:pPr>
        <w:pStyle w:val="BodyText"/>
        <w:spacing w:before="130"/>
        <w:rPr>
          <w:rFonts w:ascii="Arial"/>
          <w:sz w:val="23"/>
        </w:rPr>
      </w:pPr>
    </w:p>
    <w:p w14:paraId="00DC2124" w14:textId="77777777" w:rsidR="00350CFB" w:rsidRDefault="00283FFF">
      <w:pPr>
        <w:tabs>
          <w:tab w:val="left" w:pos="5151"/>
          <w:tab w:val="left" w:pos="8416"/>
        </w:tabs>
        <w:spacing w:before="1"/>
        <w:ind w:left="1886"/>
        <w:rPr>
          <w:rFonts w:ascii="Arial"/>
          <w:sz w:val="26"/>
        </w:rPr>
      </w:pPr>
      <w:r>
        <w:rPr>
          <w:rFonts w:ascii="Arial"/>
          <w:spacing w:val="-4"/>
          <w:sz w:val="26"/>
        </w:rPr>
        <w:t>0.75</w:t>
      </w:r>
      <w:r>
        <w:rPr>
          <w:rFonts w:ascii="Arial"/>
          <w:sz w:val="26"/>
        </w:rPr>
        <w:tab/>
      </w:r>
      <w:r>
        <w:rPr>
          <w:rFonts w:ascii="Arial"/>
          <w:spacing w:val="-4"/>
          <w:sz w:val="26"/>
        </w:rPr>
        <w:t>0.85</w:t>
      </w:r>
      <w:r>
        <w:rPr>
          <w:rFonts w:ascii="Arial"/>
          <w:sz w:val="26"/>
        </w:rPr>
        <w:tab/>
      </w:r>
      <w:r>
        <w:rPr>
          <w:rFonts w:ascii="Arial"/>
          <w:spacing w:val="-4"/>
          <w:sz w:val="26"/>
        </w:rPr>
        <w:t>0.95</w:t>
      </w:r>
    </w:p>
    <w:p w14:paraId="00DC2125" w14:textId="77777777" w:rsidR="00350CFB" w:rsidRDefault="00283FFF">
      <w:pPr>
        <w:spacing w:before="18"/>
        <w:ind w:left="4019"/>
        <w:rPr>
          <w:rFonts w:ascii="Arial"/>
          <w:i/>
          <w:sz w:val="29"/>
        </w:rPr>
      </w:pPr>
      <w:r>
        <w:rPr>
          <w:rFonts w:ascii="Arial"/>
          <w:sz w:val="29"/>
        </w:rPr>
        <w:t>PageRank</w:t>
      </w:r>
      <w:r>
        <w:rPr>
          <w:rFonts w:ascii="Arial"/>
          <w:spacing w:val="-13"/>
          <w:sz w:val="29"/>
        </w:rPr>
        <w:t xml:space="preserve"> </w:t>
      </w:r>
      <w:r>
        <w:rPr>
          <w:rFonts w:ascii="Arial"/>
          <w:sz w:val="29"/>
        </w:rPr>
        <w:t>damping</w:t>
      </w:r>
      <w:r>
        <w:rPr>
          <w:rFonts w:ascii="Arial"/>
          <w:spacing w:val="-12"/>
          <w:sz w:val="29"/>
        </w:rPr>
        <w:t xml:space="preserve"> </w:t>
      </w:r>
      <w:r>
        <w:rPr>
          <w:rFonts w:ascii="Arial"/>
          <w:i/>
          <w:spacing w:val="-10"/>
          <w:sz w:val="29"/>
        </w:rPr>
        <w:t>d</w:t>
      </w:r>
    </w:p>
    <w:p w14:paraId="00DC2126" w14:textId="77777777" w:rsidR="00350CFB" w:rsidRDefault="00350CFB">
      <w:pPr>
        <w:pStyle w:val="BodyText"/>
        <w:spacing w:before="13"/>
        <w:rPr>
          <w:rFonts w:ascii="Arial"/>
          <w:i/>
        </w:rPr>
      </w:pPr>
    </w:p>
    <w:p w14:paraId="00DC2127" w14:textId="77777777" w:rsidR="00350CFB" w:rsidRDefault="00283FFF">
      <w:pPr>
        <w:pStyle w:val="BodyText"/>
        <w:spacing w:line="353" w:lineRule="exact"/>
        <w:ind w:left="282"/>
        <w:jc w:val="both"/>
        <w:rPr>
          <w:rFonts w:ascii="Arial Unicode MS" w:hAnsi="Arial Unicode MS"/>
        </w:rPr>
      </w:pPr>
      <w:r>
        <w:t>Figure</w:t>
      </w:r>
      <w:r>
        <w:rPr>
          <w:spacing w:val="30"/>
        </w:rPr>
        <w:t xml:space="preserve"> </w:t>
      </w:r>
      <w:r>
        <w:t>4.5:</w:t>
      </w:r>
      <w:r>
        <w:rPr>
          <w:spacing w:val="53"/>
          <w:w w:val="150"/>
        </w:rPr>
        <w:t xml:space="preserve"> </w:t>
      </w:r>
      <w:r>
        <w:t>Damping</w:t>
      </w:r>
      <w:r>
        <w:rPr>
          <w:spacing w:val="31"/>
        </w:rPr>
        <w:t xml:space="preserve"> </w:t>
      </w:r>
      <w:r>
        <w:t>sensitivity</w:t>
      </w:r>
      <w:r>
        <w:rPr>
          <w:spacing w:val="31"/>
        </w:rPr>
        <w:t xml:space="preserve"> </w:t>
      </w:r>
      <w:r>
        <w:t>of</w:t>
      </w:r>
      <w:r>
        <w:rPr>
          <w:spacing w:val="31"/>
        </w:rPr>
        <w:t xml:space="preserve"> </w:t>
      </w:r>
      <w:r>
        <w:t>mean</w:t>
      </w:r>
      <w:r>
        <w:rPr>
          <w:spacing w:val="30"/>
        </w:rPr>
        <w:t xml:space="preserve"> </w:t>
      </w:r>
      <w:r>
        <w:t>Kendall</w:t>
      </w:r>
      <w:r>
        <w:rPr>
          <w:spacing w:val="30"/>
        </w:rPr>
        <w:t xml:space="preserve"> </w:t>
      </w:r>
      <w:r>
        <w:rPr>
          <w:i/>
        </w:rPr>
        <w:t>τ</w:t>
      </w:r>
      <w:r>
        <w:rPr>
          <w:i/>
          <w:spacing w:val="56"/>
        </w:rPr>
        <w:t xml:space="preserve"> </w:t>
      </w:r>
      <w:r>
        <w:t>for</w:t>
      </w:r>
      <w:r>
        <w:rPr>
          <w:spacing w:val="30"/>
        </w:rPr>
        <w:t xml:space="preserve"> </w:t>
      </w:r>
      <w:r>
        <w:t>allowance</w:t>
      </w:r>
      <w:r>
        <w:rPr>
          <w:spacing w:val="31"/>
        </w:rPr>
        <w:t xml:space="preserve"> </w:t>
      </w:r>
      <w:r>
        <w:t>and</w:t>
      </w:r>
      <w:r>
        <w:rPr>
          <w:spacing w:val="31"/>
        </w:rPr>
        <w:t xml:space="preserve"> </w:t>
      </w:r>
      <w:r>
        <w:t>transfer</w:t>
      </w:r>
      <w:r>
        <w:rPr>
          <w:spacing w:val="31"/>
        </w:rPr>
        <w:t xml:space="preserve"> </w:t>
      </w:r>
      <w:r>
        <w:t>families</w:t>
      </w:r>
      <w:r>
        <w:rPr>
          <w:spacing w:val="30"/>
        </w:rPr>
        <w:t xml:space="preserve"> </w:t>
      </w:r>
      <w:r>
        <w:t>(</w:t>
      </w:r>
      <w:r>
        <w:rPr>
          <w:i/>
        </w:rPr>
        <w:t>d</w:t>
      </w:r>
      <w:r>
        <w:rPr>
          <w:i/>
          <w:spacing w:val="79"/>
        </w:rPr>
        <w:t xml:space="preserve"> </w:t>
      </w:r>
      <w:r>
        <w:rPr>
          <w:rFonts w:ascii="Arial Unicode MS" w:hAnsi="Arial Unicode MS"/>
          <w:spacing w:val="-10"/>
        </w:rPr>
        <w:t>∈</w:t>
      </w:r>
    </w:p>
    <w:p w14:paraId="00DC2128" w14:textId="77777777" w:rsidR="00350CFB" w:rsidRDefault="00283FFF">
      <w:pPr>
        <w:pStyle w:val="BodyText"/>
        <w:spacing w:before="30" w:line="165" w:lineRule="auto"/>
        <w:ind w:left="282" w:right="564"/>
        <w:jc w:val="both"/>
      </w:pPr>
      <w:r>
        <w:rPr>
          <w:rFonts w:ascii="Arial Unicode MS" w:hAnsi="Arial Unicode MS"/>
        </w:rPr>
        <w:t>{</w:t>
      </w:r>
      <w:r>
        <w:t>0</w:t>
      </w:r>
      <w:r>
        <w:rPr>
          <w:i/>
        </w:rPr>
        <w:t>.</w:t>
      </w:r>
      <w:r>
        <w:t>75</w:t>
      </w:r>
      <w:r>
        <w:rPr>
          <w:i/>
        </w:rPr>
        <w:t>,</w:t>
      </w:r>
      <w:r>
        <w:rPr>
          <w:i/>
          <w:spacing w:val="-15"/>
        </w:rPr>
        <w:t xml:space="preserve"> </w:t>
      </w:r>
      <w:r>
        <w:t>0</w:t>
      </w:r>
      <w:r>
        <w:rPr>
          <w:i/>
        </w:rPr>
        <w:t>.</w:t>
      </w:r>
      <w:r>
        <w:t>85</w:t>
      </w:r>
      <w:r>
        <w:rPr>
          <w:i/>
        </w:rPr>
        <w:t>,</w:t>
      </w:r>
      <w:r>
        <w:rPr>
          <w:i/>
          <w:spacing w:val="-15"/>
        </w:rPr>
        <w:t xml:space="preserve"> </w:t>
      </w:r>
      <w:r>
        <w:t>0</w:t>
      </w:r>
      <w:r>
        <w:rPr>
          <w:i/>
        </w:rPr>
        <w:t>.</w:t>
      </w:r>
      <w:r>
        <w:t>95</w:t>
      </w:r>
      <w:r>
        <w:rPr>
          <w:rFonts w:ascii="Arial Unicode MS" w:hAnsi="Arial Unicode MS"/>
        </w:rPr>
        <w:t>}</w:t>
      </w:r>
      <w:r>
        <w:t>).</w:t>
      </w:r>
      <w:r>
        <w:rPr>
          <w:spacing w:val="40"/>
        </w:rPr>
        <w:t xml:space="preserve"> </w:t>
      </w:r>
      <w:r>
        <w:t xml:space="preserve">EndorseRank allowance alignment remains </w:t>
      </w:r>
      <w:r>
        <w:rPr>
          <w:rFonts w:ascii="Arial Unicode MS" w:hAnsi="Arial Unicode MS"/>
        </w:rPr>
        <w:t xml:space="preserve">≈ </w:t>
      </w:r>
      <w:r>
        <w:t>0</w:t>
      </w:r>
      <w:r>
        <w:rPr>
          <w:i/>
        </w:rPr>
        <w:t>.</w:t>
      </w:r>
      <w:r>
        <w:t xml:space="preserve">355 across the sweep; AWP </w:t>
      </w:r>
      <w:r>
        <w:rPr>
          <w:w w:val="105"/>
        </w:rPr>
        <w:t>transfer</w:t>
      </w:r>
      <w:r>
        <w:rPr>
          <w:spacing w:val="-6"/>
          <w:w w:val="105"/>
        </w:rPr>
        <w:t xml:space="preserve"> </w:t>
      </w:r>
      <w:r>
        <w:rPr>
          <w:w w:val="105"/>
        </w:rPr>
        <w:t>alignment</w:t>
      </w:r>
      <w:r>
        <w:rPr>
          <w:spacing w:val="-6"/>
          <w:w w:val="105"/>
        </w:rPr>
        <w:t xml:space="preserve"> </w:t>
      </w:r>
      <w:r>
        <w:rPr>
          <w:w w:val="105"/>
        </w:rPr>
        <w:t>varies</w:t>
      </w:r>
      <w:r>
        <w:rPr>
          <w:spacing w:val="-6"/>
          <w:w w:val="105"/>
        </w:rPr>
        <w:t xml:space="preserve"> </w:t>
      </w:r>
      <w:r>
        <w:rPr>
          <w:w w:val="105"/>
        </w:rPr>
        <w:t>by</w:t>
      </w:r>
      <w:r>
        <w:rPr>
          <w:spacing w:val="-6"/>
          <w:w w:val="105"/>
        </w:rPr>
        <w:t xml:space="preserve"> </w:t>
      </w:r>
      <w:r>
        <w:rPr>
          <w:w w:val="105"/>
        </w:rPr>
        <w:t>at</w:t>
      </w:r>
      <w:r>
        <w:rPr>
          <w:spacing w:val="-6"/>
          <w:w w:val="105"/>
        </w:rPr>
        <w:t xml:space="preserve"> </w:t>
      </w:r>
      <w:r>
        <w:rPr>
          <w:w w:val="105"/>
        </w:rPr>
        <w:t>most</w:t>
      </w:r>
      <w:r>
        <w:rPr>
          <w:spacing w:val="-6"/>
          <w:w w:val="105"/>
        </w:rPr>
        <w:t xml:space="preserve"> </w:t>
      </w:r>
      <w:r>
        <w:rPr>
          <w:rFonts w:ascii="Arial Unicode MS" w:hAnsi="Arial Unicode MS"/>
          <w:w w:val="105"/>
        </w:rPr>
        <w:t>≈</w:t>
      </w:r>
      <w:r>
        <w:rPr>
          <w:rFonts w:ascii="Arial Unicode MS" w:hAnsi="Arial Unicode MS"/>
          <w:spacing w:val="-7"/>
          <w:w w:val="105"/>
        </w:rPr>
        <w:t xml:space="preserve"> </w:t>
      </w:r>
      <w:r>
        <w:rPr>
          <w:w w:val="105"/>
        </w:rPr>
        <w:t>0</w:t>
      </w:r>
      <w:r>
        <w:rPr>
          <w:i/>
          <w:w w:val="105"/>
        </w:rPr>
        <w:t>.</w:t>
      </w:r>
      <w:r>
        <w:rPr>
          <w:w w:val="105"/>
        </w:rPr>
        <w:t>005.</w:t>
      </w:r>
    </w:p>
    <w:p w14:paraId="00DC2129" w14:textId="77777777" w:rsidR="00350CFB" w:rsidRDefault="00350CFB">
      <w:pPr>
        <w:pStyle w:val="BodyText"/>
        <w:spacing w:before="192"/>
      </w:pPr>
    </w:p>
    <w:p w14:paraId="00DC212A" w14:textId="77777777" w:rsidR="00350CFB" w:rsidRDefault="00283FFF">
      <w:pPr>
        <w:pStyle w:val="BodyText"/>
        <w:spacing w:before="1" w:line="396" w:lineRule="auto"/>
        <w:ind w:left="282" w:right="524" w:hanging="8"/>
        <w:jc w:val="both"/>
      </w:pPr>
      <w:r>
        <w:t>The damping result has a methodological implication.</w:t>
      </w:r>
      <w:r>
        <w:rPr>
          <w:spacing w:val="40"/>
        </w:rPr>
        <w:t xml:space="preserve"> </w:t>
      </w:r>
      <w:r>
        <w:t>Because allowance edges encode a latest snapshot rather than a long historical path structure, changing how much mass teleports does not reorder</w:t>
      </w:r>
      <w:r>
        <w:rPr>
          <w:spacing w:val="-13"/>
        </w:rPr>
        <w:t xml:space="preserve"> </w:t>
      </w:r>
      <w:r>
        <w:t>wallets</w:t>
      </w:r>
      <w:r>
        <w:rPr>
          <w:spacing w:val="-13"/>
        </w:rPr>
        <w:t xml:space="preserve"> </w:t>
      </w:r>
      <w:r>
        <w:t>enough</w:t>
      </w:r>
      <w:r>
        <w:rPr>
          <w:spacing w:val="-13"/>
        </w:rPr>
        <w:t xml:space="preserve"> </w:t>
      </w:r>
      <w:r>
        <w:t>to</w:t>
      </w:r>
      <w:r>
        <w:rPr>
          <w:spacing w:val="-13"/>
        </w:rPr>
        <w:t xml:space="preserve"> </w:t>
      </w:r>
      <w:r>
        <w:t>alter</w:t>
      </w:r>
      <w:r>
        <w:rPr>
          <w:spacing w:val="-13"/>
        </w:rPr>
        <w:t xml:space="preserve"> </w:t>
      </w:r>
      <w:r>
        <w:t>family-level</w:t>
      </w:r>
      <w:r>
        <w:rPr>
          <w:spacing w:val="-13"/>
        </w:rPr>
        <w:t xml:space="preserve"> </w:t>
      </w:r>
      <w:r>
        <w:t>alignment.</w:t>
      </w:r>
      <w:r>
        <w:rPr>
          <w:spacing w:val="9"/>
        </w:rPr>
        <w:t xml:space="preserve"> </w:t>
      </w:r>
      <w:r>
        <w:t>Protocols</w:t>
      </w:r>
      <w:r>
        <w:rPr>
          <w:spacing w:val="-13"/>
        </w:rPr>
        <w:t xml:space="preserve"> </w:t>
      </w:r>
      <w:r>
        <w:t>adopting</w:t>
      </w:r>
      <w:r>
        <w:rPr>
          <w:spacing w:val="-13"/>
        </w:rPr>
        <w:t xml:space="preserve"> </w:t>
      </w:r>
      <w:r>
        <w:t>EndorseRank</w:t>
      </w:r>
      <w:r>
        <w:rPr>
          <w:spacing w:val="-13"/>
        </w:rPr>
        <w:t xml:space="preserve"> </w:t>
      </w:r>
      <w:r>
        <w:t>can</w:t>
      </w:r>
      <w:r>
        <w:rPr>
          <w:spacing w:val="-13"/>
        </w:rPr>
        <w:t xml:space="preserve"> </w:t>
      </w:r>
      <w:r>
        <w:t xml:space="preserve">there-fore treat </w:t>
      </w:r>
      <w:r>
        <w:rPr>
          <w:i/>
        </w:rPr>
        <w:t xml:space="preserve">d </w:t>
      </w:r>
      <w:r>
        <w:t>= 0</w:t>
      </w:r>
      <w:r>
        <w:rPr>
          <w:i/>
        </w:rPr>
        <w:t>.</w:t>
      </w:r>
      <w:r>
        <w:t xml:space="preserve">85 as a stable default without extensive hyperparameter search for the allowance </w:t>
      </w:r>
      <w:bookmarkStart w:id="295" w:name="Top-token_subgraph"/>
      <w:bookmarkEnd w:id="295"/>
      <w:r>
        <w:rPr>
          <w:w w:val="105"/>
        </w:rPr>
        <w:t>construct,</w:t>
      </w:r>
      <w:r>
        <w:rPr>
          <w:spacing w:val="-15"/>
          <w:w w:val="105"/>
        </w:rPr>
        <w:t xml:space="preserve"> </w:t>
      </w:r>
      <w:r>
        <w:rPr>
          <w:w w:val="105"/>
        </w:rPr>
        <w:t>at</w:t>
      </w:r>
      <w:r>
        <w:rPr>
          <w:spacing w:val="-15"/>
          <w:w w:val="105"/>
        </w:rPr>
        <w:t xml:space="preserve"> </w:t>
      </w:r>
      <w:r>
        <w:rPr>
          <w:w w:val="105"/>
        </w:rPr>
        <w:t>least</w:t>
      </w:r>
      <w:r>
        <w:rPr>
          <w:spacing w:val="-15"/>
          <w:w w:val="105"/>
        </w:rPr>
        <w:t xml:space="preserve"> </w:t>
      </w:r>
      <w:r>
        <w:rPr>
          <w:w w:val="105"/>
        </w:rPr>
        <w:t>within</w:t>
      </w:r>
      <w:r>
        <w:rPr>
          <w:spacing w:val="-15"/>
          <w:w w:val="105"/>
        </w:rPr>
        <w:t xml:space="preserve"> </w:t>
      </w:r>
      <w:r>
        <w:rPr>
          <w:w w:val="105"/>
        </w:rPr>
        <w:t>the</w:t>
      </w:r>
      <w:r>
        <w:rPr>
          <w:spacing w:val="-15"/>
          <w:w w:val="105"/>
        </w:rPr>
        <w:t xml:space="preserve"> </w:t>
      </w:r>
      <w:r>
        <w:rPr>
          <w:w w:val="105"/>
        </w:rPr>
        <w:t>range</w:t>
      </w:r>
      <w:r>
        <w:rPr>
          <w:spacing w:val="-15"/>
          <w:w w:val="105"/>
        </w:rPr>
        <w:t xml:space="preserve"> </w:t>
      </w:r>
      <w:r>
        <w:rPr>
          <w:w w:val="105"/>
        </w:rPr>
        <w:t>examined</w:t>
      </w:r>
      <w:r>
        <w:rPr>
          <w:spacing w:val="-15"/>
          <w:w w:val="105"/>
        </w:rPr>
        <w:t xml:space="preserve"> </w:t>
      </w:r>
      <w:r>
        <w:rPr>
          <w:w w:val="105"/>
        </w:rPr>
        <w:t>here.</w:t>
      </w:r>
    </w:p>
    <w:p w14:paraId="00DC212B" w14:textId="77777777" w:rsidR="00350CFB" w:rsidRDefault="00350CFB">
      <w:pPr>
        <w:pStyle w:val="BodyText"/>
        <w:spacing w:line="396" w:lineRule="auto"/>
        <w:jc w:val="both"/>
        <w:sectPr w:rsidR="00350CFB">
          <w:pgSz w:w="11910" w:h="16840"/>
          <w:pgMar w:top="1840" w:right="708" w:bottom="2300" w:left="992" w:header="0" w:footer="2115" w:gutter="0"/>
          <w:cols w:space="720"/>
        </w:sectPr>
      </w:pPr>
    </w:p>
    <w:p w14:paraId="00DC212C" w14:textId="77777777" w:rsidR="00350CFB" w:rsidRDefault="00283FFF">
      <w:pPr>
        <w:pStyle w:val="Heading3"/>
        <w:numPr>
          <w:ilvl w:val="2"/>
          <w:numId w:val="26"/>
        </w:numPr>
        <w:tabs>
          <w:tab w:val="left" w:pos="879"/>
        </w:tabs>
        <w:spacing w:before="73"/>
        <w:ind w:left="879" w:hanging="597"/>
      </w:pPr>
      <w:r>
        <w:rPr>
          <w:spacing w:val="-4"/>
        </w:rPr>
        <w:lastRenderedPageBreak/>
        <w:t>Top-token</w:t>
      </w:r>
      <w:r>
        <w:rPr>
          <w:spacing w:val="-5"/>
        </w:rPr>
        <w:t xml:space="preserve"> </w:t>
      </w:r>
      <w:r>
        <w:rPr>
          <w:spacing w:val="-4"/>
        </w:rPr>
        <w:t>subgraph</w:t>
      </w:r>
    </w:p>
    <w:p w14:paraId="00DC212D" w14:textId="77777777" w:rsidR="00350CFB" w:rsidRDefault="00350CFB">
      <w:pPr>
        <w:pStyle w:val="BodyText"/>
        <w:spacing w:before="46"/>
        <w:rPr>
          <w:b/>
        </w:rPr>
      </w:pPr>
    </w:p>
    <w:p w14:paraId="00DC212E" w14:textId="77777777" w:rsidR="00350CFB" w:rsidRDefault="00283FFF">
      <w:pPr>
        <w:pStyle w:val="BodyText"/>
        <w:spacing w:line="396" w:lineRule="auto"/>
        <w:ind w:left="282" w:right="521" w:hanging="8"/>
      </w:pPr>
      <w:r>
        <w:t>Table</w:t>
      </w:r>
      <w:r>
        <w:rPr>
          <w:spacing w:val="-3"/>
        </w:rPr>
        <w:t xml:space="preserve"> </w:t>
      </w:r>
      <w:hyperlink w:anchor="_bookmark98" w:history="1">
        <w:r>
          <w:t>4.5</w:t>
        </w:r>
      </w:hyperlink>
      <w:r>
        <w:rPr>
          <w:spacing w:val="-3"/>
        </w:rPr>
        <w:t xml:space="preserve"> </w:t>
      </w:r>
      <w:r>
        <w:t>reports</w:t>
      </w:r>
      <w:r>
        <w:rPr>
          <w:spacing w:val="-3"/>
        </w:rPr>
        <w:t xml:space="preserve"> </w:t>
      </w:r>
      <w:r>
        <w:t>family-level</w:t>
      </w:r>
      <w:r>
        <w:rPr>
          <w:spacing w:val="-3"/>
        </w:rPr>
        <w:t xml:space="preserve"> </w:t>
      </w:r>
      <w:r>
        <w:t>mean</w:t>
      </w:r>
      <w:r>
        <w:rPr>
          <w:spacing w:val="-3"/>
        </w:rPr>
        <w:t xml:space="preserve"> </w:t>
      </w:r>
      <w:r>
        <w:rPr>
          <w:i/>
        </w:rPr>
        <w:t>τ</w:t>
      </w:r>
      <w:r>
        <w:rPr>
          <w:i/>
          <w:spacing w:val="22"/>
        </w:rPr>
        <w:t xml:space="preserve"> </w:t>
      </w:r>
      <w:r>
        <w:t>when</w:t>
      </w:r>
      <w:r>
        <w:rPr>
          <w:spacing w:val="-3"/>
        </w:rPr>
        <w:t xml:space="preserve"> </w:t>
      </w:r>
      <w:r>
        <w:t>reputation</w:t>
      </w:r>
      <w:r>
        <w:rPr>
          <w:spacing w:val="-3"/>
        </w:rPr>
        <w:t xml:space="preserve"> </w:t>
      </w:r>
      <w:r>
        <w:t>graphs</w:t>
      </w:r>
      <w:r>
        <w:rPr>
          <w:spacing w:val="-3"/>
        </w:rPr>
        <w:t xml:space="preserve"> </w:t>
      </w:r>
      <w:r>
        <w:t>are</w:t>
      </w:r>
      <w:r>
        <w:rPr>
          <w:spacing w:val="-3"/>
        </w:rPr>
        <w:t xml:space="preserve"> </w:t>
      </w:r>
      <w:r>
        <w:t>restricted</w:t>
      </w:r>
      <w:r>
        <w:rPr>
          <w:spacing w:val="-3"/>
        </w:rPr>
        <w:t xml:space="preserve"> </w:t>
      </w:r>
      <w:r>
        <w:t>to</w:t>
      </w:r>
      <w:r>
        <w:rPr>
          <w:spacing w:val="-3"/>
        </w:rPr>
        <w:t xml:space="preserve"> </w:t>
      </w:r>
      <w:r>
        <w:t>the</w:t>
      </w:r>
      <w:r>
        <w:rPr>
          <w:spacing w:val="-3"/>
        </w:rPr>
        <w:t xml:space="preserve"> </w:t>
      </w:r>
      <w:r>
        <w:t>top-20</w:t>
      </w:r>
      <w:r>
        <w:rPr>
          <w:spacing w:val="-3"/>
        </w:rPr>
        <w:t xml:space="preserve"> </w:t>
      </w:r>
      <w:r>
        <w:t>ERC-20 tokens by transfer and allowance volume.</w:t>
      </w:r>
    </w:p>
    <w:p w14:paraId="00DC212F" w14:textId="77777777" w:rsidR="00350CFB" w:rsidRDefault="00283FFF">
      <w:pPr>
        <w:pStyle w:val="BodyText"/>
        <w:spacing w:before="63"/>
        <w:ind w:left="505"/>
      </w:pPr>
      <w:bookmarkStart w:id="296" w:name="_bookmark98"/>
      <w:bookmarkEnd w:id="296"/>
      <w:r>
        <w:t>Table</w:t>
      </w:r>
      <w:r>
        <w:rPr>
          <w:spacing w:val="-7"/>
        </w:rPr>
        <w:t xml:space="preserve"> </w:t>
      </w:r>
      <w:r>
        <w:t>4.5:</w:t>
      </w:r>
      <w:r>
        <w:rPr>
          <w:spacing w:val="11"/>
        </w:rPr>
        <w:t xml:space="preserve"> </w:t>
      </w:r>
      <w:r>
        <w:t>Robustness:</w:t>
      </w:r>
      <w:r>
        <w:rPr>
          <w:spacing w:val="12"/>
        </w:rPr>
        <w:t xml:space="preserve"> </w:t>
      </w:r>
      <w:r>
        <w:t>mean</w:t>
      </w:r>
      <w:r>
        <w:rPr>
          <w:spacing w:val="-7"/>
        </w:rPr>
        <w:t xml:space="preserve"> </w:t>
      </w:r>
      <w:r>
        <w:t>Kendall</w:t>
      </w:r>
      <w:r>
        <w:rPr>
          <w:spacing w:val="-8"/>
        </w:rPr>
        <w:t xml:space="preserve"> </w:t>
      </w:r>
      <w:r>
        <w:rPr>
          <w:i/>
        </w:rPr>
        <w:t>τ</w:t>
      </w:r>
      <w:r>
        <w:rPr>
          <w:i/>
          <w:spacing w:val="18"/>
        </w:rPr>
        <w:t xml:space="preserve"> </w:t>
      </w:r>
      <w:r>
        <w:t>on</w:t>
      </w:r>
      <w:r>
        <w:rPr>
          <w:spacing w:val="-7"/>
        </w:rPr>
        <w:t xml:space="preserve"> </w:t>
      </w:r>
      <w:r>
        <w:t>top-20</w:t>
      </w:r>
      <w:r>
        <w:rPr>
          <w:spacing w:val="-6"/>
        </w:rPr>
        <w:t xml:space="preserve"> </w:t>
      </w:r>
      <w:r>
        <w:t>ERC-20</w:t>
      </w:r>
      <w:r>
        <w:rPr>
          <w:spacing w:val="-7"/>
        </w:rPr>
        <w:t xml:space="preserve"> </w:t>
      </w:r>
      <w:r>
        <w:t>token</w:t>
      </w:r>
      <w:r>
        <w:rPr>
          <w:spacing w:val="-7"/>
        </w:rPr>
        <w:t xml:space="preserve"> </w:t>
      </w:r>
      <w:r>
        <w:t>subgraph</w:t>
      </w:r>
      <w:r>
        <w:rPr>
          <w:spacing w:val="-6"/>
        </w:rPr>
        <w:t xml:space="preserve"> </w:t>
      </w:r>
      <w:r>
        <w:t>(matched</w:t>
      </w:r>
      <w:r>
        <w:rPr>
          <w:spacing w:val="-7"/>
        </w:rPr>
        <w:t xml:space="preserve"> </w:t>
      </w:r>
      <w:r>
        <w:rPr>
          <w:spacing w:val="-2"/>
        </w:rPr>
        <w:t>cohort).</w:t>
      </w:r>
    </w:p>
    <w:p w14:paraId="00DC2130" w14:textId="77777777" w:rsidR="00350CFB" w:rsidRDefault="00283FFF">
      <w:pPr>
        <w:tabs>
          <w:tab w:val="left" w:pos="3356"/>
          <w:tab w:val="left" w:pos="3476"/>
          <w:tab w:val="left" w:pos="4454"/>
          <w:tab w:val="left" w:pos="5311"/>
          <w:tab w:val="left" w:pos="5378"/>
          <w:tab w:val="left" w:pos="5942"/>
          <w:tab w:val="left" w:pos="6025"/>
          <w:tab w:val="left" w:pos="6740"/>
        </w:tabs>
        <w:spacing w:before="170" w:line="390" w:lineRule="atLeast"/>
        <w:ind w:left="2041" w:right="2323"/>
        <w:jc w:val="center"/>
      </w:pPr>
      <w:r>
        <w:rPr>
          <w:noProof/>
        </w:rPr>
        <mc:AlternateContent>
          <mc:Choice Requires="wps">
            <w:drawing>
              <wp:anchor distT="0" distB="0" distL="0" distR="0" simplePos="0" relativeHeight="15776768" behindDoc="0" locked="0" layoutInCell="1" allowOverlap="1" wp14:anchorId="00DC2798" wp14:editId="00DC2799">
                <wp:simplePos x="0" y="0"/>
                <wp:positionH relativeFrom="page">
                  <wp:posOffset>1882114</wp:posOffset>
                </wp:positionH>
                <wp:positionV relativeFrom="paragraph">
                  <wp:posOffset>155008</wp:posOffset>
                </wp:positionV>
                <wp:extent cx="3796029" cy="1270"/>
                <wp:effectExtent l="0" t="0" r="0" b="0"/>
                <wp:wrapNone/>
                <wp:docPr id="652" name="Graphic 6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96029" cy="1270"/>
                        </a:xfrm>
                        <a:custGeom>
                          <a:avLst/>
                          <a:gdLst/>
                          <a:ahLst/>
                          <a:cxnLst/>
                          <a:rect l="l" t="t" r="r" b="b"/>
                          <a:pathLst>
                            <a:path w="3796029">
                              <a:moveTo>
                                <a:pt x="0" y="0"/>
                              </a:moveTo>
                              <a:lnTo>
                                <a:pt x="3795763" y="0"/>
                              </a:lnTo>
                            </a:path>
                          </a:pathLst>
                        </a:custGeom>
                        <a:ln w="1214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B1807DA" id="Graphic 652" o:spid="_x0000_s1026" style="position:absolute;margin-left:148.2pt;margin-top:12.2pt;width:298.9pt;height:.1pt;z-index:15776768;visibility:visible;mso-wrap-style:square;mso-wrap-distance-left:0;mso-wrap-distance-top:0;mso-wrap-distance-right:0;mso-wrap-distance-bottom:0;mso-position-horizontal:absolute;mso-position-horizontal-relative:page;mso-position-vertical:absolute;mso-position-vertical-relative:text;v-text-anchor:top" coordsize="3796029,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" path="m,l3795763,e" filled="f" strokeweight=".33739mm">
                <v:path arrowok="t"/>
                <w10:wrap anchorx="page"/>
              </v:shape>
            </w:pict>
          </mc:Fallback>
        </mc:AlternateContent>
      </w:r>
      <w:r>
        <w:rPr>
          <w:noProof/>
        </w:rPr>
        <mc:AlternateContent>
          <mc:Choice Requires="wps">
            <w:drawing>
              <wp:anchor distT="0" distB="0" distL="0" distR="0" simplePos="0" relativeHeight="484049408" behindDoc="1" locked="0" layoutInCell="1" allowOverlap="1" wp14:anchorId="00DC279A" wp14:editId="00DC279B">
                <wp:simplePos x="0" y="0"/>
                <wp:positionH relativeFrom="page">
                  <wp:posOffset>1882114</wp:posOffset>
                </wp:positionH>
                <wp:positionV relativeFrom="paragraph">
                  <wp:posOffset>408246</wp:posOffset>
                </wp:positionV>
                <wp:extent cx="3796029" cy="1270"/>
                <wp:effectExtent l="0" t="0" r="0" b="0"/>
                <wp:wrapNone/>
                <wp:docPr id="653" name="Graphic 6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96029" cy="1270"/>
                        </a:xfrm>
                        <a:custGeom>
                          <a:avLst/>
                          <a:gdLst/>
                          <a:ahLst/>
                          <a:cxnLst/>
                          <a:rect l="l" t="t" r="r" b="b"/>
                          <a:pathLst>
                            <a:path w="3796029">
                              <a:moveTo>
                                <a:pt x="0" y="0"/>
                              </a:moveTo>
                              <a:lnTo>
                                <a:pt x="3795763" y="0"/>
                              </a:lnTo>
                            </a:path>
                          </a:pathLst>
                        </a:custGeom>
                        <a:ln w="759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F9CD0AE" id="Graphic 653" o:spid="_x0000_s1026" style="position:absolute;margin-left:148.2pt;margin-top:32.15pt;width:298.9pt;height:.1pt;z-index:-19267072;visibility:visible;mso-wrap-style:square;mso-wrap-distance-left:0;mso-wrap-distance-top:0;mso-wrap-distance-right:0;mso-wrap-distance-bottom:0;mso-position-horizontal:absolute;mso-position-horizontal-relative:page;mso-position-vertical:absolute;mso-position-vertical-relative:text;v-text-anchor:top" coordsize="3796029,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" path="m,l3795763,e" filled="f" strokeweight=".21089mm">
                <v:path arrowok="t"/>
                <w10:wrap anchorx="page"/>
              </v:shape>
            </w:pict>
          </mc:Fallback>
        </mc:AlternateContent>
      </w:r>
      <w:r>
        <w:rPr>
          <w:spacing w:val="-2"/>
        </w:rPr>
        <w:t>Method</w:t>
      </w:r>
      <w:r>
        <w:tab/>
        <w:t>Transfer</w:t>
      </w:r>
      <w:r>
        <w:rPr>
          <w:spacing w:val="40"/>
        </w:rPr>
        <w:t xml:space="preserve"> </w:t>
      </w:r>
      <w:r>
        <w:t>Allowance</w:t>
      </w:r>
      <w:r>
        <w:tab/>
      </w:r>
      <w:r>
        <w:tab/>
      </w:r>
      <w:r>
        <w:rPr>
          <w:spacing w:val="-4"/>
        </w:rPr>
        <w:t>Liq.</w:t>
      </w:r>
      <w:r>
        <w:tab/>
        <w:t>Inv.risk</w:t>
      </w:r>
      <w:r>
        <w:rPr>
          <w:spacing w:val="69"/>
        </w:rPr>
        <w:t xml:space="preserve"> </w:t>
      </w:r>
      <w:r>
        <w:t>Sybil</w:t>
      </w:r>
      <w:r>
        <w:rPr>
          <w:spacing w:val="69"/>
        </w:rPr>
        <w:t xml:space="preserve"> </w:t>
      </w:r>
      <w:r>
        <w:t xml:space="preserve">GMX </w:t>
      </w:r>
      <w:r>
        <w:rPr>
          <w:spacing w:val="-2"/>
        </w:rPr>
        <w:t>EndorseRank</w:t>
      </w:r>
      <w:r>
        <w:tab/>
      </w:r>
      <w:r>
        <w:tab/>
      </w:r>
      <w:r>
        <w:rPr>
          <w:spacing w:val="-2"/>
        </w:rPr>
        <w:t>0.331</w:t>
      </w:r>
      <w:r>
        <w:tab/>
      </w:r>
      <w:r>
        <w:rPr>
          <w:spacing w:val="-2"/>
        </w:rPr>
        <w:t>0.355</w:t>
      </w:r>
      <w:r>
        <w:tab/>
      </w:r>
      <w:r>
        <w:rPr>
          <w:spacing w:val="-2"/>
        </w:rPr>
        <w:t>0.092</w:t>
      </w:r>
      <w:r>
        <w:tab/>
      </w:r>
      <w:r>
        <w:tab/>
      </w:r>
      <w:r>
        <w:rPr>
          <w:spacing w:val="-2"/>
        </w:rPr>
        <w:t>0.036</w:t>
      </w:r>
      <w:r>
        <w:tab/>
        <w:t>0.234</w:t>
      </w:r>
      <w:r>
        <w:rPr>
          <w:spacing w:val="60"/>
          <w:w w:val="150"/>
        </w:rPr>
        <w:t xml:space="preserve"> </w:t>
      </w:r>
      <w:r>
        <w:rPr>
          <w:spacing w:val="-2"/>
        </w:rPr>
        <w:t>0.098</w:t>
      </w:r>
    </w:p>
    <w:p w14:paraId="00DC2131" w14:textId="77777777" w:rsidR="00350CFB" w:rsidRDefault="00283FFF">
      <w:pPr>
        <w:tabs>
          <w:tab w:val="left" w:pos="1435"/>
          <w:tab w:val="left" w:pos="2376"/>
          <w:tab w:val="left" w:pos="3274"/>
          <w:tab w:val="left" w:pos="3984"/>
          <w:tab w:val="left" w:pos="4698"/>
        </w:tabs>
        <w:spacing w:before="23"/>
        <w:ind w:left="-1" w:right="291"/>
        <w:jc w:val="center"/>
      </w:pPr>
      <w:r>
        <w:rPr>
          <w:spacing w:val="-5"/>
        </w:rPr>
        <w:t>AWP</w:t>
      </w:r>
      <w:r>
        <w:tab/>
      </w:r>
      <w:r>
        <w:rPr>
          <w:spacing w:val="-2"/>
        </w:rPr>
        <w:t>0.532</w:t>
      </w:r>
      <w:r>
        <w:tab/>
      </w:r>
      <w:r>
        <w:rPr>
          <w:spacing w:val="-2"/>
        </w:rPr>
        <w:t>-0.031</w:t>
      </w:r>
      <w:r>
        <w:tab/>
      </w:r>
      <w:r>
        <w:rPr>
          <w:spacing w:val="-4"/>
        </w:rPr>
        <w:t>0.119</w:t>
      </w:r>
      <w:r>
        <w:tab/>
      </w:r>
      <w:r>
        <w:rPr>
          <w:spacing w:val="-2"/>
        </w:rPr>
        <w:t>0.108</w:t>
      </w:r>
      <w:r>
        <w:tab/>
        <w:t>0.283</w:t>
      </w:r>
      <w:r>
        <w:rPr>
          <w:spacing w:val="60"/>
          <w:w w:val="150"/>
        </w:rPr>
        <w:t xml:space="preserve"> </w:t>
      </w:r>
      <w:r>
        <w:rPr>
          <w:spacing w:val="-2"/>
        </w:rPr>
        <w:t>0.185</w:t>
      </w:r>
    </w:p>
    <w:p w14:paraId="00DC2132" w14:textId="77777777" w:rsidR="00350CFB" w:rsidRDefault="00283FFF">
      <w:pPr>
        <w:pStyle w:val="BodyText"/>
        <w:spacing w:before="5"/>
        <w:rPr>
          <w:sz w:val="5"/>
        </w:rPr>
      </w:pPr>
      <w:r>
        <w:rPr>
          <w:noProof/>
          <w:sz w:val="5"/>
        </w:rPr>
        <mc:AlternateContent>
          <mc:Choice Requires="wps">
            <w:drawing>
              <wp:anchor distT="0" distB="0" distL="0" distR="0" simplePos="0" relativeHeight="487634944" behindDoc="1" locked="0" layoutInCell="1" allowOverlap="1" wp14:anchorId="00DC279C" wp14:editId="00DC279D">
                <wp:simplePos x="0" y="0"/>
                <wp:positionH relativeFrom="page">
                  <wp:posOffset>1882114</wp:posOffset>
                </wp:positionH>
                <wp:positionV relativeFrom="paragraph">
                  <wp:posOffset>55073</wp:posOffset>
                </wp:positionV>
                <wp:extent cx="3796029" cy="1270"/>
                <wp:effectExtent l="0" t="0" r="0" b="0"/>
                <wp:wrapTopAndBottom/>
                <wp:docPr id="654" name="Graphic 6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96029" cy="1270"/>
                        </a:xfrm>
                        <a:custGeom>
                          <a:avLst/>
                          <a:gdLst/>
                          <a:ahLst/>
                          <a:cxnLst/>
                          <a:rect l="l" t="t" r="r" b="b"/>
                          <a:pathLst>
                            <a:path w="3796029">
                              <a:moveTo>
                                <a:pt x="0" y="0"/>
                              </a:moveTo>
                              <a:lnTo>
                                <a:pt x="3795763" y="0"/>
                              </a:lnTo>
                            </a:path>
                          </a:pathLst>
                        </a:custGeom>
                        <a:ln w="1214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934E94F" id="Graphic 654" o:spid="_x0000_s1026" style="position:absolute;margin-left:148.2pt;margin-top:4.35pt;width:298.9pt;height:.1pt;z-index:-15681536;visibility:visible;mso-wrap-style:square;mso-wrap-distance-left:0;mso-wrap-distance-top:0;mso-wrap-distance-right:0;mso-wrap-distance-bottom:0;mso-position-horizontal:absolute;mso-position-horizontal-relative:page;mso-position-vertical:absolute;mso-position-vertical-relative:text;v-text-anchor:top" coordsize="3796029,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" path="m,l3795763,e" filled="f" strokeweight=".33739mm">
                <v:path arrowok="t"/>
                <w10:wrap type="topAndBottom" anchorx="page"/>
              </v:shape>
            </w:pict>
          </mc:Fallback>
        </mc:AlternateContent>
      </w:r>
    </w:p>
    <w:p w14:paraId="00DC2133" w14:textId="77777777" w:rsidR="00350CFB" w:rsidRDefault="00350CFB">
      <w:pPr>
        <w:pStyle w:val="BodyText"/>
        <w:spacing w:before="27"/>
      </w:pPr>
    </w:p>
    <w:p w14:paraId="00DC2134" w14:textId="77777777" w:rsidR="00350CFB" w:rsidRDefault="00283FFF">
      <w:pPr>
        <w:pStyle w:val="BodyText"/>
        <w:spacing w:line="456" w:lineRule="exact"/>
        <w:ind w:left="273" w:right="522" w:firstLine="8"/>
        <w:jc w:val="both"/>
      </w:pPr>
      <w:r>
        <w:t xml:space="preserve">Relative to the full-token matched-cohort results in Table </w:t>
      </w:r>
      <w:hyperlink w:anchor="_bookmark101" w:history="1">
        <w:r>
          <w:t>4.7</w:t>
        </w:r>
      </w:hyperlink>
      <w:r>
        <w:t>, family-level means change only marginally.</w:t>
      </w:r>
      <w:r>
        <w:rPr>
          <w:spacing w:val="21"/>
        </w:rPr>
        <w:t xml:space="preserve"> </w:t>
      </w:r>
      <w:r>
        <w:t>EndorseRank</w:t>
      </w:r>
      <w:r>
        <w:rPr>
          <w:spacing w:val="-4"/>
        </w:rPr>
        <w:t xml:space="preserve"> </w:t>
      </w:r>
      <w:r>
        <w:t>allowance</w:t>
      </w:r>
      <w:r>
        <w:rPr>
          <w:spacing w:val="-4"/>
        </w:rPr>
        <w:t xml:space="preserve"> </w:t>
      </w:r>
      <w:r>
        <w:t>remains</w:t>
      </w:r>
      <w:r>
        <w:rPr>
          <w:spacing w:val="-4"/>
        </w:rPr>
        <w:t xml:space="preserve"> </w:t>
      </w:r>
      <w:r>
        <w:t>0</w:t>
      </w:r>
      <w:r>
        <w:rPr>
          <w:i/>
        </w:rPr>
        <w:t>.</w:t>
      </w:r>
      <w:r>
        <w:t>355;</w:t>
      </w:r>
      <w:r>
        <w:rPr>
          <w:spacing w:val="-2"/>
        </w:rPr>
        <w:t xml:space="preserve"> </w:t>
      </w:r>
      <w:r>
        <w:t>transfer</w:t>
      </w:r>
      <w:r>
        <w:rPr>
          <w:spacing w:val="-4"/>
        </w:rPr>
        <w:t xml:space="preserve"> </w:t>
      </w:r>
      <w:r>
        <w:t>is</w:t>
      </w:r>
      <w:r>
        <w:rPr>
          <w:spacing w:val="-4"/>
        </w:rPr>
        <w:t xml:space="preserve"> </w:t>
      </w:r>
      <w:r>
        <w:t>0</w:t>
      </w:r>
      <w:r>
        <w:rPr>
          <w:i/>
        </w:rPr>
        <w:t>.</w:t>
      </w:r>
      <w:r>
        <w:t>331</w:t>
      </w:r>
      <w:r>
        <w:rPr>
          <w:spacing w:val="-4"/>
        </w:rPr>
        <w:t xml:space="preserve"> </w:t>
      </w:r>
      <w:r>
        <w:t>(vs.</w:t>
      </w:r>
      <w:r>
        <w:rPr>
          <w:spacing w:val="-4"/>
        </w:rPr>
        <w:t xml:space="preserve"> </w:t>
      </w:r>
      <w:r>
        <w:t>0</w:t>
      </w:r>
      <w:r>
        <w:rPr>
          <w:i/>
        </w:rPr>
        <w:t>.</w:t>
      </w:r>
      <w:r>
        <w:t>333</w:t>
      </w:r>
      <w:r>
        <w:rPr>
          <w:spacing w:val="-4"/>
        </w:rPr>
        <w:t xml:space="preserve"> </w:t>
      </w:r>
      <w:r>
        <w:t>on</w:t>
      </w:r>
      <w:r>
        <w:rPr>
          <w:spacing w:val="-4"/>
        </w:rPr>
        <w:t xml:space="preserve"> </w:t>
      </w:r>
      <w:r>
        <w:t>the</w:t>
      </w:r>
      <w:r>
        <w:rPr>
          <w:spacing w:val="-4"/>
        </w:rPr>
        <w:t xml:space="preserve"> </w:t>
      </w:r>
      <w:r>
        <w:t>full</w:t>
      </w:r>
      <w:r>
        <w:rPr>
          <w:spacing w:val="-4"/>
        </w:rPr>
        <w:t xml:space="preserve"> </w:t>
      </w:r>
      <w:r>
        <w:t>graph). AWP transfer is 0</w:t>
      </w:r>
      <w:r>
        <w:rPr>
          <w:i/>
        </w:rPr>
        <w:t>.</w:t>
      </w:r>
      <w:r>
        <w:t>532 (vs. 0</w:t>
      </w:r>
      <w:r>
        <w:rPr>
          <w:i/>
        </w:rPr>
        <w:t>.</w:t>
      </w:r>
      <w:r>
        <w:t>534), and AWP allowance remains near zero (</w:t>
      </w:r>
      <w:r>
        <w:rPr>
          <w:rFonts w:ascii="Arial Unicode MS" w:hAnsi="Arial Unicode MS"/>
        </w:rPr>
        <w:t>−</w:t>
      </w:r>
      <w:r>
        <w:t>0</w:t>
      </w:r>
      <w:r>
        <w:rPr>
          <w:i/>
        </w:rPr>
        <w:t>.</w:t>
      </w:r>
      <w:r>
        <w:t>031).</w:t>
      </w:r>
      <w:r>
        <w:rPr>
          <w:spacing w:val="40"/>
        </w:rPr>
        <w:t xml:space="preserve"> </w:t>
      </w:r>
      <w:r>
        <w:t>Trading-success</w:t>
      </w:r>
      <w:r>
        <w:rPr>
          <w:spacing w:val="-2"/>
        </w:rPr>
        <w:t xml:space="preserve"> </w:t>
      </w:r>
      <w:r>
        <w:t>and</w:t>
      </w:r>
      <w:r>
        <w:rPr>
          <w:spacing w:val="-2"/>
        </w:rPr>
        <w:t xml:space="preserve"> </w:t>
      </w:r>
      <w:r>
        <w:t>Sybil-adjusted</w:t>
      </w:r>
      <w:r>
        <w:rPr>
          <w:spacing w:val="-2"/>
        </w:rPr>
        <w:t xml:space="preserve"> </w:t>
      </w:r>
      <w:r>
        <w:t>stability</w:t>
      </w:r>
      <w:r>
        <w:rPr>
          <w:spacing w:val="-2"/>
        </w:rPr>
        <w:t xml:space="preserve"> </w:t>
      </w:r>
      <w:r>
        <w:t>means</w:t>
      </w:r>
      <w:r>
        <w:rPr>
          <w:spacing w:val="-2"/>
        </w:rPr>
        <w:t xml:space="preserve"> </w:t>
      </w:r>
      <w:r>
        <w:t>are</w:t>
      </w:r>
      <w:r>
        <w:rPr>
          <w:spacing w:val="-1"/>
        </w:rPr>
        <w:t xml:space="preserve"> </w:t>
      </w:r>
      <w:r>
        <w:t>likewise</w:t>
      </w:r>
      <w:r>
        <w:rPr>
          <w:spacing w:val="-2"/>
        </w:rPr>
        <w:t xml:space="preserve"> </w:t>
      </w:r>
      <w:r>
        <w:t>within</w:t>
      </w:r>
      <w:r>
        <w:rPr>
          <w:spacing w:val="-2"/>
        </w:rPr>
        <w:t xml:space="preserve"> </w:t>
      </w:r>
      <w:r>
        <w:t>a</w:t>
      </w:r>
      <w:r>
        <w:rPr>
          <w:spacing w:val="-2"/>
        </w:rPr>
        <w:t xml:space="preserve"> </w:t>
      </w:r>
      <w:r>
        <w:t>few</w:t>
      </w:r>
      <w:r>
        <w:rPr>
          <w:spacing w:val="-2"/>
        </w:rPr>
        <w:t xml:space="preserve"> </w:t>
      </w:r>
      <w:r>
        <w:t>thousandths</w:t>
      </w:r>
      <w:r>
        <w:rPr>
          <w:spacing w:val="-2"/>
        </w:rPr>
        <w:t xml:space="preserve"> </w:t>
      </w:r>
      <w:r>
        <w:t>of</w:t>
      </w:r>
      <w:r>
        <w:rPr>
          <w:spacing w:val="-2"/>
        </w:rPr>
        <w:t xml:space="preserve"> </w:t>
      </w:r>
      <w:r>
        <w:t>the</w:t>
      </w:r>
      <w:r>
        <w:rPr>
          <w:spacing w:val="-2"/>
        </w:rPr>
        <w:t xml:space="preserve"> </w:t>
      </w:r>
      <w:r>
        <w:t>full-graph values.</w:t>
      </w:r>
      <w:r>
        <w:rPr>
          <w:spacing w:val="14"/>
        </w:rPr>
        <w:t xml:space="preserve"> </w:t>
      </w:r>
      <w:r>
        <w:t>The</w:t>
      </w:r>
      <w:r>
        <w:rPr>
          <w:spacing w:val="-12"/>
        </w:rPr>
        <w:t xml:space="preserve"> </w:t>
      </w:r>
      <w:r>
        <w:t>primary</w:t>
      </w:r>
      <w:r>
        <w:rPr>
          <w:spacing w:val="-12"/>
        </w:rPr>
        <w:t xml:space="preserve"> </w:t>
      </w:r>
      <w:r>
        <w:t>alignment</w:t>
      </w:r>
      <w:r>
        <w:rPr>
          <w:spacing w:val="-12"/>
        </w:rPr>
        <w:t xml:space="preserve"> </w:t>
      </w:r>
      <w:r>
        <w:t>pattern</w:t>
      </w:r>
      <w:r>
        <w:rPr>
          <w:spacing w:val="-12"/>
        </w:rPr>
        <w:t xml:space="preserve"> </w:t>
      </w:r>
      <w:r>
        <w:t>is</w:t>
      </w:r>
      <w:r>
        <w:rPr>
          <w:spacing w:val="-12"/>
        </w:rPr>
        <w:t xml:space="preserve"> </w:t>
      </w:r>
      <w:r>
        <w:t>therefore</w:t>
      </w:r>
      <w:r>
        <w:rPr>
          <w:spacing w:val="-12"/>
        </w:rPr>
        <w:t xml:space="preserve"> </w:t>
      </w:r>
      <w:r>
        <w:t>not</w:t>
      </w:r>
      <w:r>
        <w:rPr>
          <w:spacing w:val="-12"/>
        </w:rPr>
        <w:t xml:space="preserve"> </w:t>
      </w:r>
      <w:r>
        <w:t>driven</w:t>
      </w:r>
      <w:r>
        <w:rPr>
          <w:spacing w:val="-12"/>
        </w:rPr>
        <w:t xml:space="preserve"> </w:t>
      </w:r>
      <w:r>
        <w:t>by</w:t>
      </w:r>
      <w:r>
        <w:rPr>
          <w:spacing w:val="-12"/>
        </w:rPr>
        <w:t xml:space="preserve"> </w:t>
      </w:r>
      <w:r>
        <w:t>long-tail</w:t>
      </w:r>
      <w:r>
        <w:rPr>
          <w:spacing w:val="-12"/>
        </w:rPr>
        <w:t xml:space="preserve"> </w:t>
      </w:r>
      <w:r>
        <w:t>tokens</w:t>
      </w:r>
      <w:r>
        <w:rPr>
          <w:spacing w:val="-12"/>
        </w:rPr>
        <w:t xml:space="preserve"> </w:t>
      </w:r>
      <w:r>
        <w:t>with</w:t>
      </w:r>
      <w:r>
        <w:rPr>
          <w:spacing w:val="-12"/>
        </w:rPr>
        <w:t xml:space="preserve"> </w:t>
      </w:r>
      <w:r>
        <w:t>sparse,</w:t>
      </w:r>
      <w:r>
        <w:rPr>
          <w:spacing w:val="-10"/>
        </w:rPr>
        <w:t xml:space="preserve"> </w:t>
      </w:r>
      <w:r>
        <w:t>noisy edges.</w:t>
      </w:r>
      <w:r>
        <w:rPr>
          <w:spacing w:val="27"/>
        </w:rPr>
        <w:t xml:space="preserve"> </w:t>
      </w:r>
      <w:r>
        <w:t>High-volume</w:t>
      </w:r>
      <w:r>
        <w:rPr>
          <w:spacing w:val="-1"/>
        </w:rPr>
        <w:t xml:space="preserve"> </w:t>
      </w:r>
      <w:r>
        <w:t>tokens—the</w:t>
      </w:r>
      <w:r>
        <w:rPr>
          <w:spacing w:val="-1"/>
        </w:rPr>
        <w:t xml:space="preserve"> </w:t>
      </w:r>
      <w:r>
        <w:t>economically</w:t>
      </w:r>
      <w:r>
        <w:rPr>
          <w:spacing w:val="-1"/>
        </w:rPr>
        <w:t xml:space="preserve"> </w:t>
      </w:r>
      <w:r>
        <w:t>salient</w:t>
      </w:r>
      <w:r>
        <w:rPr>
          <w:spacing w:val="-1"/>
        </w:rPr>
        <w:t xml:space="preserve"> </w:t>
      </w:r>
      <w:r>
        <w:t>core</w:t>
      </w:r>
      <w:r>
        <w:rPr>
          <w:spacing w:val="-1"/>
        </w:rPr>
        <w:t xml:space="preserve"> </w:t>
      </w:r>
      <w:r>
        <w:t>of</w:t>
      </w:r>
      <w:r>
        <w:rPr>
          <w:spacing w:val="-1"/>
        </w:rPr>
        <w:t xml:space="preserve"> </w:t>
      </w:r>
      <w:r>
        <w:t>ERC-20</w:t>
      </w:r>
      <w:r>
        <w:rPr>
          <w:spacing w:val="-1"/>
        </w:rPr>
        <w:t xml:space="preserve"> </w:t>
      </w:r>
      <w:r>
        <w:t>activity—suffice</w:t>
      </w:r>
      <w:r>
        <w:rPr>
          <w:spacing w:val="-2"/>
        </w:rPr>
        <w:t xml:space="preserve"> </w:t>
      </w:r>
      <w:r>
        <w:t>to</w:t>
      </w:r>
      <w:r>
        <w:rPr>
          <w:spacing w:val="-1"/>
        </w:rPr>
        <w:t xml:space="preserve"> </w:t>
      </w:r>
      <w:r>
        <w:t>repro-</w:t>
      </w:r>
      <w:bookmarkStart w:id="297" w:name="Sample-size_sensitivity"/>
      <w:bookmarkEnd w:id="297"/>
      <w:r>
        <w:t>duce the EndorseRank–AWP contrast.</w:t>
      </w:r>
    </w:p>
    <w:p w14:paraId="00DC2135" w14:textId="77777777" w:rsidR="00350CFB" w:rsidRDefault="00350CFB">
      <w:pPr>
        <w:pStyle w:val="BodyText"/>
        <w:spacing w:before="145"/>
      </w:pPr>
    </w:p>
    <w:p w14:paraId="00DC2136" w14:textId="77777777" w:rsidR="00350CFB" w:rsidRDefault="00283FFF">
      <w:pPr>
        <w:pStyle w:val="Heading3"/>
        <w:numPr>
          <w:ilvl w:val="2"/>
          <w:numId w:val="26"/>
        </w:numPr>
        <w:tabs>
          <w:tab w:val="left" w:pos="879"/>
        </w:tabs>
        <w:ind w:left="879" w:hanging="597"/>
      </w:pPr>
      <w:r>
        <w:t>Sample-size</w:t>
      </w:r>
      <w:r>
        <w:rPr>
          <w:spacing w:val="-14"/>
        </w:rPr>
        <w:t xml:space="preserve"> </w:t>
      </w:r>
      <w:r>
        <w:rPr>
          <w:spacing w:val="-2"/>
        </w:rPr>
        <w:t>sensitivity</w:t>
      </w:r>
    </w:p>
    <w:p w14:paraId="00DC2137" w14:textId="77777777" w:rsidR="00350CFB" w:rsidRDefault="00350CFB">
      <w:pPr>
        <w:pStyle w:val="BodyText"/>
        <w:spacing w:before="47"/>
        <w:rPr>
          <w:b/>
        </w:rPr>
      </w:pPr>
    </w:p>
    <w:p w14:paraId="00DC2138" w14:textId="77777777" w:rsidR="00350CFB" w:rsidRDefault="00283FFF">
      <w:pPr>
        <w:pStyle w:val="BodyText"/>
        <w:spacing w:line="396" w:lineRule="auto"/>
        <w:ind w:left="273" w:right="564" w:firstLine="1"/>
        <w:jc w:val="both"/>
      </w:pPr>
      <w:r>
        <w:t>Table</w:t>
      </w:r>
      <w:r>
        <w:rPr>
          <w:spacing w:val="-15"/>
        </w:rPr>
        <w:t xml:space="preserve"> </w:t>
      </w:r>
      <w:hyperlink w:anchor="_bookmark99" w:history="1">
        <w:r>
          <w:t>4.6</w:t>
        </w:r>
      </w:hyperlink>
      <w:r>
        <w:rPr>
          <w:spacing w:val="-15"/>
        </w:rPr>
        <w:t xml:space="preserve"> </w:t>
      </w:r>
      <w:r>
        <w:t>summarizes</w:t>
      </w:r>
      <w:r>
        <w:rPr>
          <w:spacing w:val="-15"/>
        </w:rPr>
        <w:t xml:space="preserve"> </w:t>
      </w:r>
      <w:r>
        <w:t>allowance</w:t>
      </w:r>
      <w:r>
        <w:rPr>
          <w:spacing w:val="-15"/>
        </w:rPr>
        <w:t xml:space="preserve"> </w:t>
      </w:r>
      <w:r>
        <w:t>and</w:t>
      </w:r>
      <w:r>
        <w:rPr>
          <w:spacing w:val="-15"/>
        </w:rPr>
        <w:t xml:space="preserve"> </w:t>
      </w:r>
      <w:r>
        <w:t>transfer</w:t>
      </w:r>
      <w:r>
        <w:rPr>
          <w:spacing w:val="-15"/>
        </w:rPr>
        <w:t xml:space="preserve"> </w:t>
      </w:r>
      <w:r>
        <w:rPr>
          <w:i/>
        </w:rPr>
        <w:t>τ</w:t>
      </w:r>
      <w:r>
        <w:rPr>
          <w:i/>
          <w:spacing w:val="9"/>
        </w:rPr>
        <w:t xml:space="preserve"> </w:t>
      </w:r>
      <w:r>
        <w:t>at</w:t>
      </w:r>
      <w:r>
        <w:rPr>
          <w:spacing w:val="-15"/>
        </w:rPr>
        <w:t xml:space="preserve"> </w:t>
      </w:r>
      <w:r>
        <w:t>staged</w:t>
      </w:r>
      <w:r>
        <w:rPr>
          <w:spacing w:val="-15"/>
        </w:rPr>
        <w:t xml:space="preserve"> </w:t>
      </w:r>
      <w:r>
        <w:t>subsample</w:t>
      </w:r>
      <w:r>
        <w:rPr>
          <w:spacing w:val="-15"/>
        </w:rPr>
        <w:t xml:space="preserve"> </w:t>
      </w:r>
      <w:r>
        <w:t>sizes</w:t>
      </w:r>
      <w:r>
        <w:rPr>
          <w:spacing w:val="-15"/>
        </w:rPr>
        <w:t xml:space="preserve"> </w:t>
      </w:r>
      <w:r>
        <w:t>drawn</w:t>
      </w:r>
      <w:r>
        <w:rPr>
          <w:spacing w:val="-15"/>
        </w:rPr>
        <w:t xml:space="preserve"> </w:t>
      </w:r>
      <w:r>
        <w:t>from</w:t>
      </w:r>
      <w:r>
        <w:rPr>
          <w:spacing w:val="-15"/>
        </w:rPr>
        <w:t xml:space="preserve"> </w:t>
      </w:r>
      <w:r>
        <w:t>the</w:t>
      </w:r>
      <w:r>
        <w:rPr>
          <w:spacing w:val="-15"/>
        </w:rPr>
        <w:t xml:space="preserve"> </w:t>
      </w:r>
      <w:r>
        <w:t xml:space="preserve">expanded </w:t>
      </w:r>
      <w:r>
        <w:rPr>
          <w:w w:val="105"/>
        </w:rPr>
        <w:t>wallet pool (</w:t>
      </w:r>
      <w:r>
        <w:rPr>
          <w:i/>
          <w:w w:val="105"/>
        </w:rPr>
        <w:t>N</w:t>
      </w:r>
      <w:r>
        <w:rPr>
          <w:i/>
          <w:spacing w:val="40"/>
          <w:w w:val="105"/>
        </w:rPr>
        <w:t xml:space="preserve"> </w:t>
      </w:r>
      <w:r>
        <w:rPr>
          <w:w w:val="105"/>
        </w:rPr>
        <w:t>= 31</w:t>
      </w:r>
      <w:r>
        <w:rPr>
          <w:i/>
          <w:w w:val="105"/>
        </w:rPr>
        <w:t>,</w:t>
      </w:r>
      <w:r>
        <w:rPr>
          <w:w w:val="105"/>
        </w:rPr>
        <w:t>612).</w:t>
      </w:r>
    </w:p>
    <w:p w14:paraId="00DC2139" w14:textId="77777777" w:rsidR="00350CFB" w:rsidRDefault="00283FFF">
      <w:pPr>
        <w:pStyle w:val="BodyText"/>
        <w:spacing w:before="63" w:line="252" w:lineRule="auto"/>
        <w:ind w:left="282" w:right="544" w:hanging="8"/>
        <w:jc w:val="both"/>
      </w:pPr>
      <w:r>
        <w:rPr>
          <w:noProof/>
        </w:rPr>
        <mc:AlternateContent>
          <mc:Choice Requires="wps">
            <w:drawing>
              <wp:anchor distT="0" distB="0" distL="0" distR="0" simplePos="0" relativeHeight="15777792" behindDoc="0" locked="0" layoutInCell="1" allowOverlap="1" wp14:anchorId="00DC279E" wp14:editId="00DC279F">
                <wp:simplePos x="0" y="0"/>
                <wp:positionH relativeFrom="page">
                  <wp:posOffset>2274722</wp:posOffset>
                </wp:positionH>
                <wp:positionV relativeFrom="paragraph">
                  <wp:posOffset>553279</wp:posOffset>
                </wp:positionV>
                <wp:extent cx="3011170" cy="1270"/>
                <wp:effectExtent l="0" t="0" r="0" b="0"/>
                <wp:wrapNone/>
                <wp:docPr id="655" name="Graphic 6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11170" cy="1270"/>
                        </a:xfrm>
                        <a:custGeom>
                          <a:avLst/>
                          <a:gdLst/>
                          <a:ahLst/>
                          <a:cxnLst/>
                          <a:rect l="l" t="t" r="r" b="b"/>
                          <a:pathLst>
                            <a:path w="3011170">
                              <a:moveTo>
                                <a:pt x="0" y="0"/>
                              </a:moveTo>
                              <a:lnTo>
                                <a:pt x="3010547" y="0"/>
                              </a:lnTo>
                            </a:path>
                          </a:pathLst>
                        </a:custGeom>
                        <a:ln w="1214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84C328E" id="Graphic 655" o:spid="_x0000_s1026" style="position:absolute;margin-left:179.1pt;margin-top:43.55pt;width:237.1pt;height:.1pt;z-index:15777792;visibility:visible;mso-wrap-style:square;mso-wrap-distance-left:0;mso-wrap-distance-top:0;mso-wrap-distance-right:0;mso-wrap-distance-bottom:0;mso-position-horizontal:absolute;mso-position-horizontal-relative:page;mso-position-vertical:absolute;mso-position-vertical-relative:text;v-text-anchor:top" coordsize="301117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" path="m,l3010547,e" filled="f" strokeweight=".33739mm">
                <v:path arrowok="t"/>
                <w10:wrap anchorx="page"/>
              </v:shape>
            </w:pict>
          </mc:Fallback>
        </mc:AlternateContent>
      </w:r>
      <w:bookmarkStart w:id="298" w:name="_bookmark99"/>
      <w:bookmarkEnd w:id="298"/>
      <w:r>
        <w:t>Table 4.6: Robustness: alignment and runtime vs. subsample size from wallet pool (</w:t>
      </w:r>
      <w:r>
        <w:rPr>
          <w:i/>
        </w:rPr>
        <w:t>N</w:t>
      </w:r>
      <w:r>
        <w:rPr>
          <w:i/>
          <w:spacing w:val="40"/>
          <w:w w:val="105"/>
        </w:rPr>
        <w:t xml:space="preserve"> </w:t>
      </w:r>
      <w:r>
        <w:rPr>
          <w:w w:val="105"/>
        </w:rPr>
        <w:t xml:space="preserve">= </w:t>
      </w:r>
      <w:r>
        <w:t xml:space="preserve">31612; </w:t>
      </w:r>
      <w:r>
        <w:rPr>
          <w:w w:val="90"/>
        </w:rPr>
        <w:t xml:space="preserve">seed </w:t>
      </w:r>
      <w:r>
        <w:rPr>
          <w:rFonts w:ascii="Courier New" w:hAnsi="Courier New"/>
          <w:w w:val="90"/>
        </w:rPr>
        <w:t>benchmark-tier2-v1</w:t>
      </w:r>
      <w:r>
        <w:rPr>
          <w:w w:val="90"/>
        </w:rPr>
        <w:t>).</w:t>
      </w:r>
    </w:p>
    <w:p w14:paraId="00DC213A" w14:textId="77777777" w:rsidR="00350CFB" w:rsidRDefault="00283FFF">
      <w:pPr>
        <w:tabs>
          <w:tab w:val="left" w:pos="4241"/>
          <w:tab w:val="left" w:pos="5033"/>
          <w:tab w:val="left" w:pos="5776"/>
          <w:tab w:val="left" w:pos="6640"/>
        </w:tabs>
        <w:spacing w:before="135" w:line="390" w:lineRule="atLeast"/>
        <w:ind w:left="2659" w:right="2942" w:firstLine="414"/>
      </w:pPr>
      <w:r>
        <w:rPr>
          <w:noProof/>
        </w:rPr>
        <mc:AlternateContent>
          <mc:Choice Requires="wps">
            <w:drawing>
              <wp:anchor distT="0" distB="0" distL="0" distR="0" simplePos="0" relativeHeight="484050432" behindDoc="1" locked="0" layoutInCell="1" allowOverlap="1" wp14:anchorId="00DC27A0" wp14:editId="00DC27A1">
                <wp:simplePos x="0" y="0"/>
                <wp:positionH relativeFrom="page">
                  <wp:posOffset>2274722</wp:posOffset>
                </wp:positionH>
                <wp:positionV relativeFrom="paragraph">
                  <wp:posOffset>385699</wp:posOffset>
                </wp:positionV>
                <wp:extent cx="3011170" cy="1270"/>
                <wp:effectExtent l="0" t="0" r="0" b="0"/>
                <wp:wrapNone/>
                <wp:docPr id="656" name="Graphic 6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11170" cy="1270"/>
                        </a:xfrm>
                        <a:custGeom>
                          <a:avLst/>
                          <a:gdLst/>
                          <a:ahLst/>
                          <a:cxnLst/>
                          <a:rect l="l" t="t" r="r" b="b"/>
                          <a:pathLst>
                            <a:path w="3011170">
                              <a:moveTo>
                                <a:pt x="0" y="0"/>
                              </a:moveTo>
                              <a:lnTo>
                                <a:pt x="3010547" y="0"/>
                              </a:lnTo>
                            </a:path>
                          </a:pathLst>
                        </a:custGeom>
                        <a:ln w="759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D4FE5E0" id="Graphic 656" o:spid="_x0000_s1026" style="position:absolute;margin-left:179.1pt;margin-top:30.35pt;width:237.1pt;height:.1pt;z-index:-19266048;visibility:visible;mso-wrap-style:square;mso-wrap-distance-left:0;mso-wrap-distance-top:0;mso-wrap-distance-right:0;mso-wrap-distance-bottom:0;mso-position-horizontal:absolute;mso-position-horizontal-relative:page;mso-position-vertical:absolute;mso-position-vertical-relative:text;v-text-anchor:top" coordsize="301117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" path="m,l3010547,e" filled="f" strokeweight=".21089mm">
                <v:path arrowok="t"/>
                <w10:wrap anchorx="page"/>
              </v:shape>
            </w:pict>
          </mc:Fallback>
        </mc:AlternateContent>
      </w:r>
      <w:r>
        <w:rPr>
          <w:i/>
        </w:rPr>
        <w:t>n</w:t>
      </w:r>
      <w:r>
        <w:rPr>
          <w:i/>
          <w:spacing w:val="40"/>
        </w:rPr>
        <w:t xml:space="preserve"> </w:t>
      </w:r>
      <w:r>
        <w:t>ER</w:t>
      </w:r>
      <w:r>
        <w:rPr>
          <w:spacing w:val="-7"/>
        </w:rPr>
        <w:t xml:space="preserve"> </w:t>
      </w:r>
      <w:r>
        <w:t>all.</w:t>
      </w:r>
      <w:r>
        <w:rPr>
          <w:spacing w:val="40"/>
        </w:rPr>
        <w:t xml:space="preserve"> </w:t>
      </w:r>
      <w:r>
        <w:t>AWP</w:t>
      </w:r>
      <w:r>
        <w:rPr>
          <w:spacing w:val="-7"/>
        </w:rPr>
        <w:t xml:space="preserve"> </w:t>
      </w:r>
      <w:r>
        <w:t>all.</w:t>
      </w:r>
      <w:r>
        <w:rPr>
          <w:spacing w:val="40"/>
        </w:rPr>
        <w:t xml:space="preserve"> </w:t>
      </w:r>
      <w:r>
        <w:t>ER</w:t>
      </w:r>
      <w:r>
        <w:rPr>
          <w:spacing w:val="-7"/>
        </w:rPr>
        <w:t xml:space="preserve"> </w:t>
      </w:r>
      <w:r>
        <w:t>tr.</w:t>
      </w:r>
      <w:r>
        <w:rPr>
          <w:spacing w:val="40"/>
        </w:rPr>
        <w:t xml:space="preserve"> </w:t>
      </w:r>
      <w:r>
        <w:t>AWP</w:t>
      </w:r>
      <w:r>
        <w:rPr>
          <w:spacing w:val="-7"/>
        </w:rPr>
        <w:t xml:space="preserve"> </w:t>
      </w:r>
      <w:r>
        <w:t>tr.</w:t>
      </w:r>
      <w:r>
        <w:rPr>
          <w:spacing w:val="40"/>
        </w:rPr>
        <w:t xml:space="preserve"> </w:t>
      </w:r>
      <w:r>
        <w:t>Speedup 10000</w:t>
      </w:r>
      <w:r>
        <w:rPr>
          <w:spacing w:val="80"/>
        </w:rPr>
        <w:t xml:space="preserve"> </w:t>
      </w:r>
      <w:r>
        <w:t>0.555</w:t>
      </w:r>
      <w:r>
        <w:tab/>
      </w:r>
      <w:r>
        <w:rPr>
          <w:spacing w:val="-2"/>
        </w:rPr>
        <w:t>0.016</w:t>
      </w:r>
      <w:r>
        <w:tab/>
      </w:r>
      <w:r>
        <w:rPr>
          <w:spacing w:val="-2"/>
        </w:rPr>
        <w:t>0.429</w:t>
      </w:r>
      <w:r>
        <w:tab/>
      </w:r>
      <w:r>
        <w:rPr>
          <w:spacing w:val="-2"/>
        </w:rPr>
        <w:t>0.789</w:t>
      </w:r>
      <w:r>
        <w:tab/>
      </w:r>
      <w:r>
        <w:rPr>
          <w:spacing w:val="-2"/>
        </w:rPr>
        <w:t>8.960</w:t>
      </w:r>
    </w:p>
    <w:p w14:paraId="00DC213B" w14:textId="77777777" w:rsidR="00350CFB" w:rsidRDefault="00283FFF">
      <w:pPr>
        <w:tabs>
          <w:tab w:val="left" w:pos="4241"/>
          <w:tab w:val="left" w:pos="5033"/>
          <w:tab w:val="left" w:pos="5776"/>
          <w:tab w:val="left" w:pos="6640"/>
        </w:tabs>
        <w:spacing w:before="23"/>
        <w:ind w:left="2659"/>
      </w:pPr>
      <w:r>
        <w:t>31612</w:t>
      </w:r>
      <w:r>
        <w:rPr>
          <w:spacing w:val="40"/>
        </w:rPr>
        <w:t xml:space="preserve">  </w:t>
      </w:r>
      <w:r>
        <w:rPr>
          <w:spacing w:val="-4"/>
        </w:rPr>
        <w:t>0.533</w:t>
      </w:r>
      <w:r>
        <w:tab/>
      </w:r>
      <w:r>
        <w:rPr>
          <w:spacing w:val="-2"/>
        </w:rPr>
        <w:t>0.021</w:t>
      </w:r>
      <w:r>
        <w:tab/>
      </w:r>
      <w:r>
        <w:rPr>
          <w:spacing w:val="-2"/>
        </w:rPr>
        <w:t>0.443</w:t>
      </w:r>
      <w:r>
        <w:tab/>
      </w:r>
      <w:r>
        <w:rPr>
          <w:spacing w:val="-2"/>
        </w:rPr>
        <w:t>0.797</w:t>
      </w:r>
      <w:r>
        <w:tab/>
      </w:r>
      <w:r>
        <w:rPr>
          <w:spacing w:val="-2"/>
        </w:rPr>
        <w:t>9.930</w:t>
      </w:r>
    </w:p>
    <w:p w14:paraId="00DC213C" w14:textId="77777777" w:rsidR="00350CFB" w:rsidRDefault="00283FFF">
      <w:pPr>
        <w:pStyle w:val="BodyText"/>
        <w:spacing w:before="4"/>
        <w:rPr>
          <w:sz w:val="5"/>
        </w:rPr>
      </w:pPr>
      <w:r>
        <w:rPr>
          <w:noProof/>
          <w:sz w:val="5"/>
        </w:rPr>
        <mc:AlternateContent>
          <mc:Choice Requires="wps">
            <w:drawing>
              <wp:anchor distT="0" distB="0" distL="0" distR="0" simplePos="0" relativeHeight="487635456" behindDoc="1" locked="0" layoutInCell="1" allowOverlap="1" wp14:anchorId="00DC27A2" wp14:editId="00DC27A3">
                <wp:simplePos x="0" y="0"/>
                <wp:positionH relativeFrom="page">
                  <wp:posOffset>2274722</wp:posOffset>
                </wp:positionH>
                <wp:positionV relativeFrom="paragraph">
                  <wp:posOffset>54750</wp:posOffset>
                </wp:positionV>
                <wp:extent cx="3011170" cy="1270"/>
                <wp:effectExtent l="0" t="0" r="0" b="0"/>
                <wp:wrapTopAndBottom/>
                <wp:docPr id="657" name="Graphic 6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11170" cy="1270"/>
                        </a:xfrm>
                        <a:custGeom>
                          <a:avLst/>
                          <a:gdLst/>
                          <a:ahLst/>
                          <a:cxnLst/>
                          <a:rect l="l" t="t" r="r" b="b"/>
                          <a:pathLst>
                            <a:path w="3011170">
                              <a:moveTo>
                                <a:pt x="0" y="0"/>
                              </a:moveTo>
                              <a:lnTo>
                                <a:pt x="3010547" y="0"/>
                              </a:lnTo>
                            </a:path>
                          </a:pathLst>
                        </a:custGeom>
                        <a:ln w="1214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435EA9F" id="Graphic 657" o:spid="_x0000_s1026" style="position:absolute;margin-left:179.1pt;margin-top:4.3pt;width:237.1pt;height:.1pt;z-index:-15681024;visibility:visible;mso-wrap-style:square;mso-wrap-distance-left:0;mso-wrap-distance-top:0;mso-wrap-distance-right:0;mso-wrap-distance-bottom:0;mso-position-horizontal:absolute;mso-position-horizontal-relative:page;mso-position-vertical:absolute;mso-position-vertical-relative:text;v-text-anchor:top" coordsize="301117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" path="m,l3010547,e" filled="f" strokeweight=".33739mm">
                <v:path arrowok="t"/>
                <w10:wrap type="topAndBottom" anchorx="page"/>
              </v:shape>
            </w:pict>
          </mc:Fallback>
        </mc:AlternateContent>
      </w:r>
    </w:p>
    <w:p w14:paraId="00DC213D" w14:textId="77777777" w:rsidR="00350CFB" w:rsidRDefault="00350CFB">
      <w:pPr>
        <w:pStyle w:val="BodyText"/>
        <w:spacing w:before="168"/>
      </w:pPr>
    </w:p>
    <w:p w14:paraId="00DC213E" w14:textId="77777777" w:rsidR="00350CFB" w:rsidRDefault="00283FFF">
      <w:pPr>
        <w:pStyle w:val="BodyText"/>
        <w:spacing w:line="316" w:lineRule="auto"/>
        <w:ind w:left="276" w:right="563" w:hanging="3"/>
        <w:jc w:val="both"/>
      </w:pPr>
      <w:commentRangeStart w:id="299"/>
      <w:r>
        <w:rPr>
          <w:w w:val="105"/>
        </w:rPr>
        <w:t>At</w:t>
      </w:r>
      <w:r>
        <w:rPr>
          <w:spacing w:val="-16"/>
          <w:w w:val="105"/>
        </w:rPr>
        <w:t xml:space="preserve"> </w:t>
      </w:r>
      <w:r>
        <w:rPr>
          <w:i/>
          <w:w w:val="105"/>
        </w:rPr>
        <w:t>n</w:t>
      </w:r>
      <w:r>
        <w:rPr>
          <w:i/>
          <w:spacing w:val="-16"/>
          <w:w w:val="105"/>
        </w:rPr>
        <w:t xml:space="preserve"> </w:t>
      </w:r>
      <w:r>
        <w:rPr>
          <w:w w:val="105"/>
        </w:rPr>
        <w:t>=</w:t>
      </w:r>
      <w:r>
        <w:rPr>
          <w:spacing w:val="-16"/>
          <w:w w:val="105"/>
        </w:rPr>
        <w:t xml:space="preserve"> </w:t>
      </w:r>
      <w:r>
        <w:rPr>
          <w:w w:val="105"/>
        </w:rPr>
        <w:t>10</w:t>
      </w:r>
      <w:r>
        <w:rPr>
          <w:i/>
          <w:w w:val="105"/>
        </w:rPr>
        <w:t>,</w:t>
      </w:r>
      <w:r>
        <w:rPr>
          <w:w w:val="105"/>
        </w:rPr>
        <w:t>000</w:t>
      </w:r>
      <w:r>
        <w:rPr>
          <w:spacing w:val="-15"/>
          <w:w w:val="105"/>
        </w:rPr>
        <w:t xml:space="preserve"> </w:t>
      </w:r>
      <w:r>
        <w:rPr>
          <w:w w:val="105"/>
        </w:rPr>
        <w:t>and</w:t>
      </w:r>
      <w:r>
        <w:rPr>
          <w:spacing w:val="-16"/>
          <w:w w:val="105"/>
        </w:rPr>
        <w:t xml:space="preserve"> </w:t>
      </w:r>
      <w:r>
        <w:rPr>
          <w:i/>
          <w:w w:val="105"/>
        </w:rPr>
        <w:t>N</w:t>
      </w:r>
      <w:r>
        <w:rPr>
          <w:i/>
          <w:spacing w:val="4"/>
          <w:w w:val="105"/>
        </w:rPr>
        <w:t xml:space="preserve"> </w:t>
      </w:r>
      <w:r>
        <w:rPr>
          <w:w w:val="105"/>
        </w:rPr>
        <w:t>=</w:t>
      </w:r>
      <w:r>
        <w:rPr>
          <w:spacing w:val="-8"/>
          <w:w w:val="105"/>
        </w:rPr>
        <w:t xml:space="preserve"> </w:t>
      </w:r>
      <w:r>
        <w:rPr>
          <w:w w:val="105"/>
        </w:rPr>
        <w:t>31</w:t>
      </w:r>
      <w:r>
        <w:rPr>
          <w:i/>
          <w:w w:val="105"/>
        </w:rPr>
        <w:t>,</w:t>
      </w:r>
      <w:r>
        <w:rPr>
          <w:w w:val="105"/>
        </w:rPr>
        <w:t>612,</w:t>
      </w:r>
      <w:r>
        <w:rPr>
          <w:spacing w:val="-16"/>
          <w:w w:val="105"/>
        </w:rPr>
        <w:t xml:space="preserve"> </w:t>
      </w:r>
      <w:r>
        <w:rPr>
          <w:w w:val="105"/>
        </w:rPr>
        <w:t>EndorseRank</w:t>
      </w:r>
      <w:r>
        <w:rPr>
          <w:spacing w:val="-16"/>
          <w:w w:val="105"/>
        </w:rPr>
        <w:t xml:space="preserve"> </w:t>
      </w:r>
      <w:r>
        <w:rPr>
          <w:w w:val="105"/>
        </w:rPr>
        <w:t>continues</w:t>
      </w:r>
      <w:r>
        <w:rPr>
          <w:spacing w:val="-16"/>
          <w:w w:val="105"/>
        </w:rPr>
        <w:t xml:space="preserve"> </w:t>
      </w:r>
      <w:r>
        <w:rPr>
          <w:w w:val="105"/>
        </w:rPr>
        <w:t>to</w:t>
      </w:r>
      <w:r>
        <w:rPr>
          <w:spacing w:val="-15"/>
          <w:w w:val="105"/>
        </w:rPr>
        <w:t xml:space="preserve"> </w:t>
      </w:r>
      <w:r>
        <w:rPr>
          <w:w w:val="105"/>
        </w:rPr>
        <w:t>dominate</w:t>
      </w:r>
      <w:r>
        <w:rPr>
          <w:spacing w:val="-16"/>
          <w:w w:val="105"/>
        </w:rPr>
        <w:t xml:space="preserve"> </w:t>
      </w:r>
      <w:r>
        <w:rPr>
          <w:w w:val="105"/>
        </w:rPr>
        <w:t>on</w:t>
      </w:r>
      <w:r>
        <w:rPr>
          <w:spacing w:val="-16"/>
          <w:w w:val="105"/>
        </w:rPr>
        <w:t xml:space="preserve"> </w:t>
      </w:r>
      <w:r>
        <w:rPr>
          <w:w w:val="105"/>
        </w:rPr>
        <w:t>allowance</w:t>
      </w:r>
      <w:r>
        <w:rPr>
          <w:spacing w:val="-16"/>
          <w:w w:val="105"/>
        </w:rPr>
        <w:t xml:space="preserve"> </w:t>
      </w:r>
      <w:r>
        <w:rPr>
          <w:w w:val="105"/>
        </w:rPr>
        <w:t>and</w:t>
      </w:r>
      <w:r>
        <w:rPr>
          <w:spacing w:val="-15"/>
          <w:w w:val="105"/>
        </w:rPr>
        <w:t xml:space="preserve"> </w:t>
      </w:r>
      <w:r>
        <w:rPr>
          <w:w w:val="105"/>
        </w:rPr>
        <w:t>AWP</w:t>
      </w:r>
      <w:r>
        <w:rPr>
          <w:spacing w:val="-16"/>
          <w:w w:val="105"/>
        </w:rPr>
        <w:t xml:space="preserve"> </w:t>
      </w:r>
      <w:r>
        <w:rPr>
          <w:w w:val="105"/>
        </w:rPr>
        <w:t xml:space="preserve">on </w:t>
      </w:r>
      <w:r>
        <w:rPr>
          <w:spacing w:val="-2"/>
          <w:w w:val="105"/>
        </w:rPr>
        <w:t>transfer,</w:t>
      </w:r>
      <w:r>
        <w:rPr>
          <w:spacing w:val="-7"/>
          <w:w w:val="105"/>
        </w:rPr>
        <w:t xml:space="preserve"> </w:t>
      </w:r>
      <w:r>
        <w:rPr>
          <w:spacing w:val="-2"/>
          <w:w w:val="105"/>
        </w:rPr>
        <w:t>with</w:t>
      </w:r>
      <w:r>
        <w:rPr>
          <w:spacing w:val="-9"/>
          <w:w w:val="105"/>
        </w:rPr>
        <w:t xml:space="preserve"> </w:t>
      </w:r>
      <w:r>
        <w:rPr>
          <w:spacing w:val="-2"/>
          <w:w w:val="105"/>
        </w:rPr>
        <w:t>EndorseRank</w:t>
      </w:r>
      <w:r>
        <w:rPr>
          <w:spacing w:val="-9"/>
          <w:w w:val="105"/>
        </w:rPr>
        <w:t xml:space="preserve"> </w:t>
      </w:r>
      <w:r>
        <w:rPr>
          <w:spacing w:val="-2"/>
          <w:w w:val="105"/>
        </w:rPr>
        <w:t>speedups</w:t>
      </w:r>
      <w:r>
        <w:rPr>
          <w:spacing w:val="-9"/>
          <w:w w:val="105"/>
        </w:rPr>
        <w:t xml:space="preserve"> </w:t>
      </w:r>
      <w:r>
        <w:rPr>
          <w:spacing w:val="-2"/>
          <w:w w:val="105"/>
        </w:rPr>
        <w:t>of</w:t>
      </w:r>
      <w:r>
        <w:rPr>
          <w:spacing w:val="-9"/>
          <w:w w:val="105"/>
        </w:rPr>
        <w:t xml:space="preserve"> </w:t>
      </w:r>
      <w:r>
        <w:rPr>
          <w:spacing w:val="-2"/>
          <w:w w:val="105"/>
        </w:rPr>
        <w:t>approximately</w:t>
      </w:r>
      <w:r>
        <w:rPr>
          <w:spacing w:val="-9"/>
          <w:w w:val="105"/>
        </w:rPr>
        <w:t xml:space="preserve"> </w:t>
      </w:r>
      <w:r>
        <w:rPr>
          <w:spacing w:val="-2"/>
          <w:w w:val="105"/>
        </w:rPr>
        <w:t>9</w:t>
      </w:r>
      <w:r>
        <w:rPr>
          <w:i/>
          <w:spacing w:val="-2"/>
          <w:w w:val="105"/>
        </w:rPr>
        <w:t>.</w:t>
      </w:r>
      <w:r>
        <w:rPr>
          <w:spacing w:val="-2"/>
          <w:w w:val="105"/>
        </w:rPr>
        <w:t>0</w:t>
      </w:r>
      <w:r>
        <w:rPr>
          <w:rFonts w:ascii="Arial Unicode MS" w:hAnsi="Arial Unicode MS"/>
          <w:spacing w:val="-2"/>
          <w:w w:val="105"/>
        </w:rPr>
        <w:t>×</w:t>
      </w:r>
      <w:r>
        <w:rPr>
          <w:rFonts w:ascii="Arial Unicode MS" w:hAnsi="Arial Unicode MS"/>
          <w:spacing w:val="-16"/>
          <w:w w:val="105"/>
        </w:rPr>
        <w:t xml:space="preserve"> </w:t>
      </w:r>
      <w:r>
        <w:rPr>
          <w:spacing w:val="-2"/>
          <w:w w:val="105"/>
        </w:rPr>
        <w:t>and</w:t>
      </w:r>
      <w:r>
        <w:rPr>
          <w:spacing w:val="-9"/>
          <w:w w:val="105"/>
        </w:rPr>
        <w:t xml:space="preserve"> </w:t>
      </w:r>
      <w:r>
        <w:rPr>
          <w:spacing w:val="-2"/>
          <w:w w:val="105"/>
        </w:rPr>
        <w:t>9</w:t>
      </w:r>
      <w:r>
        <w:rPr>
          <w:i/>
          <w:spacing w:val="-2"/>
          <w:w w:val="105"/>
        </w:rPr>
        <w:t>.</w:t>
      </w:r>
      <w:r>
        <w:rPr>
          <w:spacing w:val="-2"/>
          <w:w w:val="105"/>
        </w:rPr>
        <w:t>9</w:t>
      </w:r>
      <w:r>
        <w:rPr>
          <w:rFonts w:ascii="Arial Unicode MS" w:hAnsi="Arial Unicode MS"/>
          <w:spacing w:val="-2"/>
          <w:w w:val="105"/>
        </w:rPr>
        <w:t>×</w:t>
      </w:r>
      <w:r>
        <w:rPr>
          <w:spacing w:val="-2"/>
          <w:w w:val="105"/>
        </w:rPr>
        <w:t>,</w:t>
      </w:r>
      <w:r>
        <w:rPr>
          <w:spacing w:val="-7"/>
          <w:w w:val="105"/>
        </w:rPr>
        <w:t xml:space="preserve"> </w:t>
      </w:r>
      <w:r>
        <w:rPr>
          <w:spacing w:val="-2"/>
          <w:w w:val="105"/>
        </w:rPr>
        <w:t>respectively.</w:t>
      </w:r>
      <w:r>
        <w:rPr>
          <w:spacing w:val="24"/>
          <w:w w:val="105"/>
        </w:rPr>
        <w:t xml:space="preserve"> </w:t>
      </w:r>
      <w:r>
        <w:rPr>
          <w:spacing w:val="-2"/>
          <w:w w:val="105"/>
        </w:rPr>
        <w:t>Absolute</w:t>
      </w:r>
      <w:r>
        <w:rPr>
          <w:spacing w:val="-9"/>
          <w:w w:val="105"/>
        </w:rPr>
        <w:t xml:space="preserve"> </w:t>
      </w:r>
      <w:r>
        <w:rPr>
          <w:i/>
          <w:spacing w:val="-2"/>
          <w:w w:val="105"/>
        </w:rPr>
        <w:t xml:space="preserve">τ </w:t>
      </w:r>
      <w:r>
        <w:t>values</w:t>
      </w:r>
      <w:r>
        <w:rPr>
          <w:spacing w:val="7"/>
        </w:rPr>
        <w:t xml:space="preserve"> </w:t>
      </w:r>
      <w:r>
        <w:t>differ</w:t>
      </w:r>
      <w:r>
        <w:rPr>
          <w:spacing w:val="7"/>
        </w:rPr>
        <w:t xml:space="preserve"> </w:t>
      </w:r>
      <w:r>
        <w:t>from</w:t>
      </w:r>
      <w:r>
        <w:rPr>
          <w:spacing w:val="7"/>
        </w:rPr>
        <w:t xml:space="preserve"> </w:t>
      </w:r>
      <w:r>
        <w:t>the</w:t>
      </w:r>
      <w:r>
        <w:rPr>
          <w:spacing w:val="8"/>
        </w:rPr>
        <w:t xml:space="preserve"> </w:t>
      </w:r>
      <w:r>
        <w:t>matched-cohort</w:t>
      </w:r>
      <w:r>
        <w:rPr>
          <w:spacing w:val="7"/>
        </w:rPr>
        <w:t xml:space="preserve"> </w:t>
      </w:r>
      <w:r>
        <w:t>figures</w:t>
      </w:r>
      <w:r>
        <w:rPr>
          <w:spacing w:val="7"/>
        </w:rPr>
        <w:t xml:space="preserve"> </w:t>
      </w:r>
      <w:r>
        <w:t>because</w:t>
      </w:r>
      <w:r>
        <w:rPr>
          <w:spacing w:val="8"/>
        </w:rPr>
        <w:t xml:space="preserve"> </w:t>
      </w:r>
      <w:r>
        <w:t>the</w:t>
      </w:r>
      <w:r>
        <w:rPr>
          <w:spacing w:val="7"/>
        </w:rPr>
        <w:t xml:space="preserve"> </w:t>
      </w:r>
      <w:r>
        <w:t>expanded</w:t>
      </w:r>
      <w:r>
        <w:rPr>
          <w:spacing w:val="7"/>
        </w:rPr>
        <w:t xml:space="preserve"> </w:t>
      </w:r>
      <w:r>
        <w:t>pool</w:t>
      </w:r>
      <w:r>
        <w:rPr>
          <w:spacing w:val="7"/>
        </w:rPr>
        <w:t xml:space="preserve"> </w:t>
      </w:r>
      <w:r>
        <w:t>includes</w:t>
      </w:r>
      <w:r>
        <w:rPr>
          <w:spacing w:val="8"/>
        </w:rPr>
        <w:t xml:space="preserve"> </w:t>
      </w:r>
      <w:r>
        <w:rPr>
          <w:spacing w:val="-2"/>
        </w:rPr>
        <w:t>supplemental</w:t>
      </w:r>
      <w:commentRangeEnd w:id="299"/>
      <w:r>
        <w:rPr>
          <w:rStyle w:val="CommentReference"/>
          <w:sz w:val="24"/>
          <w:szCs w:val="24"/>
        </w:rPr>
        <w:commentReference w:id="299"/>
      </w:r>
    </w:p>
    <w:p w14:paraId="00DC213F" w14:textId="77777777" w:rsidR="00350CFB" w:rsidRDefault="00350CFB">
      <w:pPr>
        <w:pStyle w:val="BodyText"/>
        <w:spacing w:line="316" w:lineRule="auto"/>
        <w:jc w:val="both"/>
        <w:sectPr w:rsidR="00350CFB">
          <w:pgSz w:w="11910" w:h="16840"/>
          <w:pgMar w:top="1920" w:right="708" w:bottom="2300" w:left="992" w:header="0" w:footer="2115" w:gutter="0"/>
          <w:cols w:space="720"/>
        </w:sectPr>
      </w:pPr>
    </w:p>
    <w:p w14:paraId="00DC2140" w14:textId="77777777" w:rsidR="00350CFB" w:rsidRDefault="00283FFF">
      <w:pPr>
        <w:pStyle w:val="BodyText"/>
        <w:spacing w:before="72" w:line="396" w:lineRule="auto"/>
        <w:ind w:left="273" w:right="562" w:firstLine="8"/>
        <w:jc w:val="both"/>
      </w:pPr>
      <w:r>
        <w:lastRenderedPageBreak/>
        <w:t>active wallets that are not GMX-matched; proxies and score supports therefore change with the sample</w:t>
      </w:r>
      <w:r>
        <w:rPr>
          <w:spacing w:val="-15"/>
        </w:rPr>
        <w:t xml:space="preserve"> </w:t>
      </w:r>
      <w:r>
        <w:t>definition.</w:t>
      </w:r>
      <w:r>
        <w:rPr>
          <w:spacing w:val="-2"/>
        </w:rPr>
        <w:t xml:space="preserve"> </w:t>
      </w:r>
      <w:r>
        <w:t>The</w:t>
      </w:r>
      <w:r>
        <w:rPr>
          <w:spacing w:val="-15"/>
        </w:rPr>
        <w:t xml:space="preserve"> </w:t>
      </w:r>
      <w:r>
        <w:t>relevant</w:t>
      </w:r>
      <w:r>
        <w:rPr>
          <w:spacing w:val="-15"/>
        </w:rPr>
        <w:t xml:space="preserve"> </w:t>
      </w:r>
      <w:r>
        <w:t>robustness</w:t>
      </w:r>
      <w:r>
        <w:rPr>
          <w:spacing w:val="-15"/>
        </w:rPr>
        <w:t xml:space="preserve"> </w:t>
      </w:r>
      <w:r>
        <w:t>claim</w:t>
      </w:r>
      <w:r>
        <w:rPr>
          <w:spacing w:val="-15"/>
        </w:rPr>
        <w:t xml:space="preserve"> </w:t>
      </w:r>
      <w:r>
        <w:t>is</w:t>
      </w:r>
      <w:r>
        <w:rPr>
          <w:spacing w:val="-15"/>
        </w:rPr>
        <w:t xml:space="preserve"> </w:t>
      </w:r>
      <w:r>
        <w:t>ordinal</w:t>
      </w:r>
      <w:r>
        <w:rPr>
          <w:spacing w:val="-15"/>
        </w:rPr>
        <w:t xml:space="preserve"> </w:t>
      </w:r>
      <w:r>
        <w:t>and</w:t>
      </w:r>
      <w:r>
        <w:rPr>
          <w:spacing w:val="-15"/>
        </w:rPr>
        <w:t xml:space="preserve"> </w:t>
      </w:r>
      <w:r>
        <w:t>comparative:</w:t>
      </w:r>
      <w:r>
        <w:rPr>
          <w:spacing w:val="8"/>
        </w:rPr>
        <w:t xml:space="preserve"> </w:t>
      </w:r>
      <w:r>
        <w:t>the</w:t>
      </w:r>
      <w:r>
        <w:rPr>
          <w:spacing w:val="-15"/>
        </w:rPr>
        <w:t xml:space="preserve"> </w:t>
      </w:r>
      <w:r>
        <w:t>construct-specific winners</w:t>
      </w:r>
      <w:r>
        <w:rPr>
          <w:spacing w:val="-15"/>
        </w:rPr>
        <w:t xml:space="preserve"> </w:t>
      </w:r>
      <w:r>
        <w:t>and</w:t>
      </w:r>
      <w:r>
        <w:rPr>
          <w:spacing w:val="-15"/>
        </w:rPr>
        <w:t xml:space="preserve"> </w:t>
      </w:r>
      <w:r>
        <w:t>the</w:t>
      </w:r>
      <w:r>
        <w:rPr>
          <w:spacing w:val="-15"/>
        </w:rPr>
        <w:t xml:space="preserve"> </w:t>
      </w:r>
      <w:r>
        <w:t>runtime</w:t>
      </w:r>
      <w:r>
        <w:rPr>
          <w:spacing w:val="-15"/>
        </w:rPr>
        <w:t xml:space="preserve"> </w:t>
      </w:r>
      <w:r>
        <w:t>advantage</w:t>
      </w:r>
      <w:r>
        <w:rPr>
          <w:spacing w:val="-15"/>
        </w:rPr>
        <w:t xml:space="preserve"> </w:t>
      </w:r>
      <w:r>
        <w:t>persist</w:t>
      </w:r>
      <w:r>
        <w:rPr>
          <w:spacing w:val="-15"/>
        </w:rPr>
        <w:t xml:space="preserve"> </w:t>
      </w:r>
      <w:r>
        <w:t>under</w:t>
      </w:r>
      <w:r>
        <w:rPr>
          <w:spacing w:val="-15"/>
        </w:rPr>
        <w:t xml:space="preserve"> </w:t>
      </w:r>
      <w:r>
        <w:t>pool</w:t>
      </w:r>
      <w:r>
        <w:rPr>
          <w:spacing w:val="-15"/>
        </w:rPr>
        <w:t xml:space="preserve"> </w:t>
      </w:r>
      <w:r>
        <w:t>expansion</w:t>
      </w:r>
      <w:r>
        <w:rPr>
          <w:spacing w:val="-15"/>
        </w:rPr>
        <w:t xml:space="preserve"> </w:t>
      </w:r>
      <w:r>
        <w:t>and</w:t>
      </w:r>
      <w:r>
        <w:rPr>
          <w:spacing w:val="-15"/>
        </w:rPr>
        <w:t xml:space="preserve"> </w:t>
      </w:r>
      <w:r>
        <w:t>staged</w:t>
      </w:r>
      <w:r>
        <w:rPr>
          <w:spacing w:val="-15"/>
        </w:rPr>
        <w:t xml:space="preserve"> </w:t>
      </w:r>
      <w:r>
        <w:t>subsampling.</w:t>
      </w:r>
      <w:r>
        <w:rPr>
          <w:spacing w:val="-15"/>
        </w:rPr>
        <w:t xml:space="preserve"> </w:t>
      </w:r>
      <w:r>
        <w:t xml:space="preserve">In-cohort scaling detail for the GMX-matched sample alone appears in Appendix </w:t>
      </w:r>
      <w:hyperlink w:anchor="_bookmark198" w:history="1">
        <w:r>
          <w:t>8.1</w:t>
        </w:r>
      </w:hyperlink>
      <w:r>
        <w:t>.</w:t>
      </w:r>
    </w:p>
    <w:p w14:paraId="00DC2141" w14:textId="77777777" w:rsidR="00350CFB" w:rsidRDefault="00283FFF">
      <w:pPr>
        <w:pStyle w:val="BodyText"/>
        <w:spacing w:before="18" w:line="396" w:lineRule="auto"/>
        <w:ind w:left="282" w:right="523"/>
        <w:jc w:val="both"/>
      </w:pPr>
      <w:r>
        <w:t>Collectively, the robustness checks support reading Claims C1–C4 as stable properties of the EndorseRank–AWP comparison on this chain and window, rather than as fragile point estimates at a single configuration.</w:t>
      </w:r>
      <w:r>
        <w:rPr>
          <w:spacing w:val="31"/>
        </w:rPr>
        <w:t xml:space="preserve"> </w:t>
      </w:r>
      <w:r>
        <w:t>Robustness does not mean invariance of every decimal place.</w:t>
      </w:r>
      <w:r>
        <w:rPr>
          <w:spacing w:val="31"/>
        </w:rPr>
        <w:t xml:space="preserve"> </w:t>
      </w:r>
      <w:r>
        <w:t xml:space="preserve">Absolute </w:t>
      </w:r>
      <w:r>
        <w:rPr>
          <w:i/>
        </w:rPr>
        <w:t>τ</w:t>
      </w:r>
      <w:r>
        <w:rPr>
          <w:i/>
          <w:spacing w:val="23"/>
        </w:rPr>
        <w:t xml:space="preserve"> </w:t>
      </w:r>
      <w:r>
        <w:t>values</w:t>
      </w:r>
      <w:r>
        <w:rPr>
          <w:spacing w:val="-4"/>
        </w:rPr>
        <w:t xml:space="preserve"> </w:t>
      </w:r>
      <w:r>
        <w:t>shift</w:t>
      </w:r>
      <w:r>
        <w:rPr>
          <w:spacing w:val="-4"/>
        </w:rPr>
        <w:t xml:space="preserve"> </w:t>
      </w:r>
      <w:r>
        <w:t>when</w:t>
      </w:r>
      <w:r>
        <w:rPr>
          <w:spacing w:val="-4"/>
        </w:rPr>
        <w:t xml:space="preserve"> </w:t>
      </w:r>
      <w:r>
        <w:t>the</w:t>
      </w:r>
      <w:r>
        <w:rPr>
          <w:spacing w:val="-4"/>
        </w:rPr>
        <w:t xml:space="preserve"> </w:t>
      </w:r>
      <w:r>
        <w:t>sample</w:t>
      </w:r>
      <w:r>
        <w:rPr>
          <w:spacing w:val="-4"/>
        </w:rPr>
        <w:t xml:space="preserve"> </w:t>
      </w:r>
      <w:r>
        <w:t>definition</w:t>
      </w:r>
      <w:r>
        <w:rPr>
          <w:spacing w:val="-4"/>
        </w:rPr>
        <w:t xml:space="preserve"> </w:t>
      </w:r>
      <w:r>
        <w:t>changes</w:t>
      </w:r>
      <w:r>
        <w:rPr>
          <w:spacing w:val="-4"/>
        </w:rPr>
        <w:t xml:space="preserve"> </w:t>
      </w:r>
      <w:r>
        <w:t>from</w:t>
      </w:r>
      <w:r>
        <w:rPr>
          <w:spacing w:val="-4"/>
        </w:rPr>
        <w:t xml:space="preserve"> </w:t>
      </w:r>
      <w:r>
        <w:t>the</w:t>
      </w:r>
      <w:r>
        <w:rPr>
          <w:spacing w:val="-4"/>
        </w:rPr>
        <w:t xml:space="preserve"> </w:t>
      </w:r>
      <w:r>
        <w:t>GMX-matched</w:t>
      </w:r>
      <w:r>
        <w:rPr>
          <w:spacing w:val="-4"/>
        </w:rPr>
        <w:t xml:space="preserve"> </w:t>
      </w:r>
      <w:r>
        <w:t>cohort</w:t>
      </w:r>
      <w:r>
        <w:rPr>
          <w:spacing w:val="-4"/>
        </w:rPr>
        <w:t xml:space="preserve"> </w:t>
      </w:r>
      <w:r>
        <w:t>to</w:t>
      </w:r>
      <w:r>
        <w:rPr>
          <w:spacing w:val="-4"/>
        </w:rPr>
        <w:t xml:space="preserve"> </w:t>
      </w:r>
      <w:r>
        <w:t>the</w:t>
      </w:r>
      <w:r>
        <w:rPr>
          <w:spacing w:val="-4"/>
        </w:rPr>
        <w:t xml:space="preserve"> </w:t>
      </w:r>
      <w:r>
        <w:t>expanded pool,</w:t>
      </w:r>
      <w:r>
        <w:rPr>
          <w:spacing w:val="-15"/>
        </w:rPr>
        <w:t xml:space="preserve"> </w:t>
      </w:r>
      <w:r>
        <w:t>and</w:t>
      </w:r>
      <w:r>
        <w:rPr>
          <w:spacing w:val="-15"/>
        </w:rPr>
        <w:t xml:space="preserve"> </w:t>
      </w:r>
      <w:r>
        <w:t>runtimes</w:t>
      </w:r>
      <w:r>
        <w:rPr>
          <w:spacing w:val="-15"/>
        </w:rPr>
        <w:t xml:space="preserve"> </w:t>
      </w:r>
      <w:r>
        <w:t>shift</w:t>
      </w:r>
      <w:r>
        <w:rPr>
          <w:spacing w:val="-15"/>
        </w:rPr>
        <w:t xml:space="preserve"> </w:t>
      </w:r>
      <w:r>
        <w:t>with</w:t>
      </w:r>
      <w:r>
        <w:rPr>
          <w:spacing w:val="-15"/>
        </w:rPr>
        <w:t xml:space="preserve"> </w:t>
      </w:r>
      <w:r>
        <w:t>damping</w:t>
      </w:r>
      <w:r>
        <w:rPr>
          <w:spacing w:val="-15"/>
        </w:rPr>
        <w:t xml:space="preserve"> </w:t>
      </w:r>
      <w:r>
        <w:t>and</w:t>
      </w:r>
      <w:r>
        <w:rPr>
          <w:spacing w:val="-15"/>
        </w:rPr>
        <w:t xml:space="preserve"> </w:t>
      </w:r>
      <w:r>
        <w:rPr>
          <w:i/>
        </w:rPr>
        <w:t>n</w:t>
      </w:r>
      <w:r>
        <w:t>.</w:t>
      </w:r>
      <w:r>
        <w:rPr>
          <w:spacing w:val="-12"/>
        </w:rPr>
        <w:t xml:space="preserve"> </w:t>
      </w:r>
      <w:r>
        <w:t>What</w:t>
      </w:r>
      <w:r>
        <w:rPr>
          <w:spacing w:val="-15"/>
        </w:rPr>
        <w:t xml:space="preserve"> </w:t>
      </w:r>
      <w:r>
        <w:t>remains</w:t>
      </w:r>
      <w:r>
        <w:rPr>
          <w:spacing w:val="-15"/>
        </w:rPr>
        <w:t xml:space="preserve"> </w:t>
      </w:r>
      <w:r>
        <w:t>stable</w:t>
      </w:r>
      <w:r>
        <w:rPr>
          <w:spacing w:val="-15"/>
        </w:rPr>
        <w:t xml:space="preserve"> </w:t>
      </w:r>
      <w:r>
        <w:t>is</w:t>
      </w:r>
      <w:r>
        <w:rPr>
          <w:spacing w:val="-15"/>
        </w:rPr>
        <w:t xml:space="preserve"> </w:t>
      </w:r>
      <w:r>
        <w:t>the</w:t>
      </w:r>
      <w:r>
        <w:rPr>
          <w:spacing w:val="-15"/>
        </w:rPr>
        <w:t xml:space="preserve"> </w:t>
      </w:r>
      <w:r>
        <w:t>comparative</w:t>
      </w:r>
      <w:r>
        <w:rPr>
          <w:spacing w:val="-15"/>
        </w:rPr>
        <w:t xml:space="preserve"> </w:t>
      </w:r>
      <w:r>
        <w:t>structure:</w:t>
      </w:r>
      <w:r>
        <w:rPr>
          <w:spacing w:val="5"/>
        </w:rPr>
        <w:t xml:space="preserve"> </w:t>
      </w:r>
      <w:r>
        <w:rPr>
          <w:spacing w:val="-5"/>
        </w:rPr>
        <w:t>En-</w:t>
      </w:r>
    </w:p>
    <w:p w14:paraId="00DC2142" w14:textId="77777777" w:rsidR="00350CFB" w:rsidRDefault="00283FFF">
      <w:pPr>
        <w:pStyle w:val="BodyText"/>
        <w:spacing w:before="6" w:line="316" w:lineRule="auto"/>
        <w:ind w:left="273" w:right="563" w:firstLine="8"/>
        <w:jc w:val="both"/>
      </w:pPr>
      <w:r>
        <w:t>dorseRank</w:t>
      </w:r>
      <w:r>
        <w:rPr>
          <w:spacing w:val="-15"/>
        </w:rPr>
        <w:t xml:space="preserve"> </w:t>
      </w:r>
      <w:r>
        <w:t>is</w:t>
      </w:r>
      <w:r>
        <w:rPr>
          <w:spacing w:val="-15"/>
        </w:rPr>
        <w:t xml:space="preserve"> </w:t>
      </w:r>
      <w:r>
        <w:t>faster;</w:t>
      </w:r>
      <w:r>
        <w:rPr>
          <w:spacing w:val="-12"/>
        </w:rPr>
        <w:t xml:space="preserve"> </w:t>
      </w:r>
      <w:r>
        <w:t>EndorseRank</w:t>
      </w:r>
      <w:r>
        <w:rPr>
          <w:spacing w:val="-15"/>
        </w:rPr>
        <w:t xml:space="preserve"> </w:t>
      </w:r>
      <w:r>
        <w:t>wins</w:t>
      </w:r>
      <w:r>
        <w:rPr>
          <w:spacing w:val="-15"/>
        </w:rPr>
        <w:t xml:space="preserve"> </w:t>
      </w:r>
      <w:r>
        <w:t>on</w:t>
      </w:r>
      <w:r>
        <w:rPr>
          <w:spacing w:val="-15"/>
        </w:rPr>
        <w:t xml:space="preserve"> </w:t>
      </w:r>
      <w:r>
        <w:t>allowance;</w:t>
      </w:r>
      <w:r>
        <w:rPr>
          <w:spacing w:val="-12"/>
        </w:rPr>
        <w:t xml:space="preserve"> </w:t>
      </w:r>
      <w:r>
        <w:t>AWP</w:t>
      </w:r>
      <w:r>
        <w:rPr>
          <w:spacing w:val="-15"/>
        </w:rPr>
        <w:t xml:space="preserve"> </w:t>
      </w:r>
      <w:r>
        <w:t>wins</w:t>
      </w:r>
      <w:r>
        <w:rPr>
          <w:spacing w:val="-15"/>
        </w:rPr>
        <w:t xml:space="preserve"> </w:t>
      </w:r>
      <w:r>
        <w:t>on</w:t>
      </w:r>
      <w:r>
        <w:rPr>
          <w:spacing w:val="-15"/>
        </w:rPr>
        <w:t xml:space="preserve"> </w:t>
      </w:r>
      <w:r>
        <w:t>transfer;</w:t>
      </w:r>
      <w:r>
        <w:rPr>
          <w:spacing w:val="-12"/>
        </w:rPr>
        <w:t xml:space="preserve"> </w:t>
      </w:r>
      <w:r>
        <w:t>allowance</w:t>
      </w:r>
      <w:r>
        <w:rPr>
          <w:spacing w:val="-15"/>
        </w:rPr>
        <w:t xml:space="preserve"> </w:t>
      </w:r>
      <w:r>
        <w:t xml:space="preserve">alignment under EndorseRank is insensitive to damping in </w:t>
      </w:r>
      <w:r>
        <w:rPr>
          <w:rFonts w:ascii="Arial Unicode MS" w:hAnsi="Arial Unicode MS"/>
        </w:rPr>
        <w:t>{</w:t>
      </w:r>
      <w:r>
        <w:t>0</w:t>
      </w:r>
      <w:r>
        <w:rPr>
          <w:i/>
        </w:rPr>
        <w:t>.</w:t>
      </w:r>
      <w:r>
        <w:t>75</w:t>
      </w:r>
      <w:r>
        <w:rPr>
          <w:i/>
        </w:rPr>
        <w:t>,</w:t>
      </w:r>
      <w:r>
        <w:rPr>
          <w:i/>
          <w:spacing w:val="-15"/>
        </w:rPr>
        <w:t xml:space="preserve"> </w:t>
      </w:r>
      <w:r>
        <w:t>0</w:t>
      </w:r>
      <w:r>
        <w:rPr>
          <w:i/>
        </w:rPr>
        <w:t>.</w:t>
      </w:r>
      <w:r>
        <w:t>85</w:t>
      </w:r>
      <w:r>
        <w:rPr>
          <w:i/>
        </w:rPr>
        <w:t>,</w:t>
      </w:r>
      <w:r>
        <w:rPr>
          <w:i/>
          <w:spacing w:val="-15"/>
        </w:rPr>
        <w:t xml:space="preserve"> </w:t>
      </w:r>
      <w:r>
        <w:t>0</w:t>
      </w:r>
      <w:r>
        <w:rPr>
          <w:i/>
        </w:rPr>
        <w:t>.</w:t>
      </w:r>
      <w:r>
        <w:t>95</w:t>
      </w:r>
      <w:r>
        <w:rPr>
          <w:rFonts w:ascii="Arial Unicode MS" w:hAnsi="Arial Unicode MS"/>
        </w:rPr>
        <w:t>}</w:t>
      </w:r>
      <w:r>
        <w:t>.</w:t>
      </w:r>
      <w:r>
        <w:rPr>
          <w:spacing w:val="40"/>
        </w:rPr>
        <w:t xml:space="preserve"> </w:t>
      </w:r>
      <w:r>
        <w:t xml:space="preserve">That comparative structure is </w:t>
      </w:r>
      <w:bookmarkStart w:id="300" w:name="Social-method_alignment:_EndorseRank_vs."/>
      <w:bookmarkStart w:id="301" w:name="_bookmark100"/>
      <w:bookmarkEnd w:id="300"/>
      <w:bookmarkEnd w:id="301"/>
      <w:r>
        <w:t>what the claims assert, and it is what the robustness section is designed to protect.</w:t>
      </w:r>
    </w:p>
    <w:p w14:paraId="00DC2143" w14:textId="77777777" w:rsidR="00350CFB" w:rsidRDefault="00350CFB">
      <w:pPr>
        <w:pStyle w:val="BodyText"/>
        <w:spacing w:before="228"/>
      </w:pPr>
    </w:p>
    <w:p w14:paraId="00DC2144" w14:textId="77777777" w:rsidR="00350CFB" w:rsidRDefault="00283FFF">
      <w:pPr>
        <w:pStyle w:val="Heading2"/>
        <w:numPr>
          <w:ilvl w:val="1"/>
          <w:numId w:val="26"/>
        </w:numPr>
        <w:tabs>
          <w:tab w:val="left" w:pos="783"/>
        </w:tabs>
        <w:ind w:left="783" w:hanging="501"/>
      </w:pPr>
      <w:r>
        <w:t>Social-method</w:t>
      </w:r>
      <w:r>
        <w:rPr>
          <w:spacing w:val="13"/>
        </w:rPr>
        <w:t xml:space="preserve"> </w:t>
      </w:r>
      <w:r>
        <w:t>alignment:</w:t>
      </w:r>
      <w:r>
        <w:rPr>
          <w:spacing w:val="42"/>
        </w:rPr>
        <w:t xml:space="preserve"> </w:t>
      </w:r>
      <w:r>
        <w:t>EndorseRank</w:t>
      </w:r>
      <w:r>
        <w:rPr>
          <w:spacing w:val="14"/>
        </w:rPr>
        <w:t xml:space="preserve"> </w:t>
      </w:r>
      <w:r>
        <w:t>vs.</w:t>
      </w:r>
      <w:r>
        <w:rPr>
          <w:spacing w:val="14"/>
        </w:rPr>
        <w:t xml:space="preserve"> </w:t>
      </w:r>
      <w:r>
        <w:t>AWP</w:t>
      </w:r>
      <w:r>
        <w:rPr>
          <w:spacing w:val="14"/>
        </w:rPr>
        <w:t xml:space="preserve"> </w:t>
      </w:r>
      <w:r>
        <w:t>(Claims</w:t>
      </w:r>
      <w:r>
        <w:rPr>
          <w:spacing w:val="13"/>
        </w:rPr>
        <w:t xml:space="preserve"> </w:t>
      </w:r>
      <w:r>
        <w:t>C2–</w:t>
      </w:r>
      <w:r>
        <w:rPr>
          <w:spacing w:val="-5"/>
        </w:rPr>
        <w:t>C3)</w:t>
      </w:r>
    </w:p>
    <w:p w14:paraId="00DC2145" w14:textId="77777777" w:rsidR="00350CFB" w:rsidRDefault="00350CFB">
      <w:pPr>
        <w:pStyle w:val="BodyText"/>
        <w:spacing w:before="24"/>
        <w:rPr>
          <w:b/>
          <w:sz w:val="28"/>
        </w:rPr>
      </w:pPr>
    </w:p>
    <w:p w14:paraId="00DC2146" w14:textId="77777777" w:rsidR="00350CFB" w:rsidRDefault="00283FFF">
      <w:pPr>
        <w:pStyle w:val="BodyText"/>
        <w:spacing w:line="396" w:lineRule="auto"/>
        <w:ind w:left="282" w:right="558"/>
        <w:jc w:val="both"/>
      </w:pPr>
      <w:r>
        <w:t>Claims C2 and C3 address whether EndorseRank and AWP achieve credible domain alignment and</w:t>
      </w:r>
      <w:r>
        <w:rPr>
          <w:spacing w:val="-6"/>
        </w:rPr>
        <w:t xml:space="preserve"> </w:t>
      </w:r>
      <w:r>
        <w:t>whether</w:t>
      </w:r>
      <w:r>
        <w:rPr>
          <w:spacing w:val="-6"/>
        </w:rPr>
        <w:t xml:space="preserve"> </w:t>
      </w:r>
      <w:r>
        <w:t>winners</w:t>
      </w:r>
      <w:r>
        <w:rPr>
          <w:spacing w:val="-6"/>
        </w:rPr>
        <w:t xml:space="preserve"> </w:t>
      </w:r>
      <w:r>
        <w:t>are</w:t>
      </w:r>
      <w:r>
        <w:rPr>
          <w:spacing w:val="-6"/>
        </w:rPr>
        <w:t xml:space="preserve"> </w:t>
      </w:r>
      <w:r>
        <w:t>construct-specific. Table</w:t>
      </w:r>
      <w:r>
        <w:rPr>
          <w:spacing w:val="-6"/>
        </w:rPr>
        <w:t xml:space="preserve"> </w:t>
      </w:r>
      <w:hyperlink w:anchor="_bookmark101" w:history="1">
        <w:r>
          <w:t>4.7</w:t>
        </w:r>
      </w:hyperlink>
      <w:r>
        <w:rPr>
          <w:spacing w:val="-6"/>
        </w:rPr>
        <w:t xml:space="preserve"> </w:t>
      </w:r>
      <w:r>
        <w:t>reports</w:t>
      </w:r>
      <w:r>
        <w:rPr>
          <w:spacing w:val="-6"/>
        </w:rPr>
        <w:t xml:space="preserve"> </w:t>
      </w:r>
      <w:r>
        <w:t>mean</w:t>
      </w:r>
      <w:r>
        <w:rPr>
          <w:spacing w:val="-6"/>
        </w:rPr>
        <w:t xml:space="preserve"> </w:t>
      </w:r>
      <w:r>
        <w:t>Kendall</w:t>
      </w:r>
      <w:r>
        <w:rPr>
          <w:spacing w:val="-5"/>
        </w:rPr>
        <w:t xml:space="preserve"> </w:t>
      </w:r>
      <w:r>
        <w:rPr>
          <w:i/>
        </w:rPr>
        <w:t>τ</w:t>
      </w:r>
      <w:r>
        <w:rPr>
          <w:i/>
          <w:spacing w:val="19"/>
        </w:rPr>
        <w:t xml:space="preserve"> </w:t>
      </w:r>
      <w:r>
        <w:t>by</w:t>
      </w:r>
      <w:r>
        <w:rPr>
          <w:spacing w:val="-6"/>
        </w:rPr>
        <w:t xml:space="preserve"> </w:t>
      </w:r>
      <w:r>
        <w:t>proxy</w:t>
      </w:r>
      <w:r>
        <w:rPr>
          <w:spacing w:val="-6"/>
        </w:rPr>
        <w:t xml:space="preserve"> </w:t>
      </w:r>
      <w:r>
        <w:t>family</w:t>
      </w:r>
      <w:r>
        <w:rPr>
          <w:spacing w:val="-6"/>
        </w:rPr>
        <w:t xml:space="preserve"> </w:t>
      </w:r>
      <w:r>
        <w:t>for EndorseRank, AWP, and the supplementary GF-PR reference.</w:t>
      </w:r>
      <w:r>
        <w:rPr>
          <w:spacing w:val="40"/>
        </w:rPr>
        <w:t xml:space="preserve"> </w:t>
      </w:r>
      <w:r>
        <w:t xml:space="preserve">Rows 1–2 constitute the primary social-method comparison; row 3 is interpreted only in Section </w:t>
      </w:r>
      <w:hyperlink w:anchor="_bookmark112" w:history="1">
        <w:r>
          <w:t>4.7</w:t>
        </w:r>
      </w:hyperlink>
      <w:r>
        <w:t>.</w:t>
      </w:r>
    </w:p>
    <w:p w14:paraId="00DC2147" w14:textId="77777777" w:rsidR="00350CFB" w:rsidRDefault="00283FFF">
      <w:pPr>
        <w:pStyle w:val="BodyText"/>
        <w:spacing w:before="8" w:line="252" w:lineRule="auto"/>
        <w:ind w:left="282" w:right="554" w:hanging="8"/>
        <w:jc w:val="both"/>
      </w:pPr>
      <w:bookmarkStart w:id="302" w:name="_bookmark101"/>
      <w:bookmarkEnd w:id="302"/>
      <w:r>
        <w:t>Table</w:t>
      </w:r>
      <w:r>
        <w:rPr>
          <w:spacing w:val="-15"/>
        </w:rPr>
        <w:t xml:space="preserve"> </w:t>
      </w:r>
      <w:r>
        <w:t>4.7:</w:t>
      </w:r>
      <w:r>
        <w:rPr>
          <w:spacing w:val="-15"/>
        </w:rPr>
        <w:t xml:space="preserve"> </w:t>
      </w:r>
      <w:r>
        <w:t>Mean</w:t>
      </w:r>
      <w:r>
        <w:rPr>
          <w:spacing w:val="-15"/>
        </w:rPr>
        <w:t xml:space="preserve"> </w:t>
      </w:r>
      <w:r>
        <w:t>Kendall</w:t>
      </w:r>
      <w:r>
        <w:rPr>
          <w:spacing w:val="-15"/>
        </w:rPr>
        <w:t xml:space="preserve"> </w:t>
      </w:r>
      <w:r>
        <w:rPr>
          <w:i/>
        </w:rPr>
        <w:t>τ</w:t>
      </w:r>
      <w:r>
        <w:rPr>
          <w:i/>
          <w:spacing w:val="-15"/>
        </w:rPr>
        <w:t xml:space="preserve"> </w:t>
      </w:r>
      <w:r>
        <w:t>by</w:t>
      </w:r>
      <w:r>
        <w:rPr>
          <w:spacing w:val="-15"/>
        </w:rPr>
        <w:t xml:space="preserve"> </w:t>
      </w:r>
      <w:r>
        <w:t>proxy</w:t>
      </w:r>
      <w:r>
        <w:rPr>
          <w:spacing w:val="-15"/>
        </w:rPr>
        <w:t xml:space="preserve"> </w:t>
      </w:r>
      <w:r>
        <w:t>family</w:t>
      </w:r>
      <w:r>
        <w:rPr>
          <w:spacing w:val="-15"/>
        </w:rPr>
        <w:t xml:space="preserve"> </w:t>
      </w:r>
      <w:r>
        <w:t>across</w:t>
      </w:r>
      <w:r>
        <w:rPr>
          <w:spacing w:val="-15"/>
        </w:rPr>
        <w:t xml:space="preserve"> </w:t>
      </w:r>
      <w:r>
        <w:t>3</w:t>
      </w:r>
      <w:r>
        <w:rPr>
          <w:spacing w:val="-15"/>
        </w:rPr>
        <w:t xml:space="preserve"> </w:t>
      </w:r>
      <w:r>
        <w:t>PageRank</w:t>
      </w:r>
      <w:r>
        <w:rPr>
          <w:spacing w:val="-15"/>
        </w:rPr>
        <w:t xml:space="preserve"> </w:t>
      </w:r>
      <w:r>
        <w:t>methods</w:t>
      </w:r>
      <w:r>
        <w:rPr>
          <w:spacing w:val="-15"/>
        </w:rPr>
        <w:t xml:space="preserve"> </w:t>
      </w:r>
      <w:r>
        <w:t>(</w:t>
      </w:r>
      <w:r>
        <w:rPr>
          <w:i/>
        </w:rPr>
        <w:t>n</w:t>
      </w:r>
      <w:r>
        <w:rPr>
          <w:i/>
          <w:spacing w:val="-4"/>
        </w:rPr>
        <w:t xml:space="preserve"> </w:t>
      </w:r>
      <w:r>
        <w:t>=</w:t>
      </w:r>
      <w:r>
        <w:rPr>
          <w:spacing w:val="7"/>
        </w:rPr>
        <w:t xml:space="preserve"> </w:t>
      </w:r>
      <w:r>
        <w:t>5521).</w:t>
      </w:r>
      <w:r>
        <w:rPr>
          <w:spacing w:val="13"/>
        </w:rPr>
        <w:t xml:space="preserve"> </w:t>
      </w:r>
      <w:r>
        <w:t>Bold</w:t>
      </w:r>
      <w:r>
        <w:rPr>
          <w:spacing w:val="-15"/>
        </w:rPr>
        <w:t xml:space="preserve"> </w:t>
      </w:r>
      <w:r>
        <w:t>=</w:t>
      </w:r>
      <w:r>
        <w:rPr>
          <w:spacing w:val="-15"/>
        </w:rPr>
        <w:t xml:space="preserve"> </w:t>
      </w:r>
      <w:r>
        <w:t>column maximum. Runtime</w:t>
      </w:r>
      <w:r>
        <w:rPr>
          <w:spacing w:val="-5"/>
        </w:rPr>
        <w:t xml:space="preserve"> </w:t>
      </w:r>
      <w:r>
        <w:t>=</w:t>
      </w:r>
      <w:r>
        <w:rPr>
          <w:spacing w:val="-5"/>
        </w:rPr>
        <w:t xml:space="preserve"> </w:t>
      </w:r>
      <w:r>
        <w:t>mean</w:t>
      </w:r>
      <w:r>
        <w:rPr>
          <w:spacing w:val="-5"/>
        </w:rPr>
        <w:t xml:space="preserve"> </w:t>
      </w:r>
      <w:r>
        <w:t>PageRank</w:t>
      </w:r>
      <w:r>
        <w:rPr>
          <w:spacing w:val="-5"/>
        </w:rPr>
        <w:t xml:space="preserve"> </w:t>
      </w:r>
      <w:r>
        <w:t>wall</w:t>
      </w:r>
      <w:r>
        <w:rPr>
          <w:spacing w:val="-5"/>
        </w:rPr>
        <w:t xml:space="preserve"> </w:t>
      </w:r>
      <w:r>
        <w:t>time</w:t>
      </w:r>
      <w:r>
        <w:rPr>
          <w:spacing w:val="-5"/>
        </w:rPr>
        <w:t xml:space="preserve"> </w:t>
      </w:r>
      <w:r>
        <w:t>(s,</w:t>
      </w:r>
      <w:r>
        <w:rPr>
          <w:spacing w:val="-5"/>
        </w:rPr>
        <w:t xml:space="preserve"> </w:t>
      </w:r>
      <w:r>
        <w:t>3</w:t>
      </w:r>
      <w:r>
        <w:rPr>
          <w:spacing w:val="-5"/>
        </w:rPr>
        <w:t xml:space="preserve"> </w:t>
      </w:r>
      <w:r>
        <w:t>repeats). EndorseRank</w:t>
      </w:r>
      <w:r>
        <w:rPr>
          <w:spacing w:val="-5"/>
        </w:rPr>
        <w:t xml:space="preserve"> </w:t>
      </w:r>
      <w:r>
        <w:t>and</w:t>
      </w:r>
      <w:r>
        <w:rPr>
          <w:spacing w:val="-5"/>
        </w:rPr>
        <w:t xml:space="preserve"> </w:t>
      </w:r>
      <w:r>
        <w:t>AWP</w:t>
      </w:r>
      <w:r>
        <w:rPr>
          <w:spacing w:val="-6"/>
        </w:rPr>
        <w:t xml:space="preserve"> </w:t>
      </w:r>
      <w:r>
        <w:t>are</w:t>
      </w:r>
      <w:r>
        <w:rPr>
          <w:spacing w:val="-5"/>
        </w:rPr>
        <w:t xml:space="preserve"> </w:t>
      </w:r>
      <w:r>
        <w:t xml:space="preserve">social </w:t>
      </w:r>
      <w:r>
        <w:rPr>
          <w:spacing w:val="-2"/>
        </w:rPr>
        <w:t>reputation</w:t>
      </w:r>
      <w:r>
        <w:rPr>
          <w:spacing w:val="-8"/>
        </w:rPr>
        <w:t xml:space="preserve"> </w:t>
      </w:r>
      <w:r>
        <w:rPr>
          <w:spacing w:val="-2"/>
        </w:rPr>
        <w:t>graphs;</w:t>
      </w:r>
      <w:r>
        <w:rPr>
          <w:spacing w:val="-3"/>
        </w:rPr>
        <w:t xml:space="preserve"> </w:t>
      </w:r>
      <w:r>
        <w:rPr>
          <w:spacing w:val="-2"/>
        </w:rPr>
        <w:t>GF-PR</w:t>
      </w:r>
      <w:r>
        <w:rPr>
          <w:spacing w:val="-8"/>
        </w:rPr>
        <w:t xml:space="preserve"> </w:t>
      </w:r>
      <w:r>
        <w:rPr>
          <w:spacing w:val="-2"/>
        </w:rPr>
        <w:t>is</w:t>
      </w:r>
      <w:r>
        <w:rPr>
          <w:spacing w:val="-8"/>
        </w:rPr>
        <w:t xml:space="preserve"> </w:t>
      </w:r>
      <w:r>
        <w:rPr>
          <w:spacing w:val="-2"/>
        </w:rPr>
        <w:t>an</w:t>
      </w:r>
      <w:r>
        <w:rPr>
          <w:spacing w:val="-8"/>
        </w:rPr>
        <w:t xml:space="preserve"> </w:t>
      </w:r>
      <w:r>
        <w:rPr>
          <w:spacing w:val="-2"/>
        </w:rPr>
        <w:t>outcome-native</w:t>
      </w:r>
      <w:r>
        <w:rPr>
          <w:spacing w:val="-8"/>
        </w:rPr>
        <w:t xml:space="preserve"> </w:t>
      </w:r>
      <w:r>
        <w:rPr>
          <w:spacing w:val="-2"/>
        </w:rPr>
        <w:t>GMX</w:t>
      </w:r>
      <w:r>
        <w:rPr>
          <w:spacing w:val="-8"/>
        </w:rPr>
        <w:t xml:space="preserve"> </w:t>
      </w:r>
      <w:r>
        <w:rPr>
          <w:spacing w:val="-2"/>
        </w:rPr>
        <w:t>PnL</w:t>
      </w:r>
      <w:r>
        <w:rPr>
          <w:spacing w:val="-8"/>
        </w:rPr>
        <w:t xml:space="preserve"> </w:t>
      </w:r>
      <w:r>
        <w:rPr>
          <w:spacing w:val="-2"/>
        </w:rPr>
        <w:t>star</w:t>
      </w:r>
      <w:r>
        <w:rPr>
          <w:spacing w:val="-8"/>
        </w:rPr>
        <w:t xml:space="preserve"> </w:t>
      </w:r>
      <w:r>
        <w:rPr>
          <w:spacing w:val="-2"/>
        </w:rPr>
        <w:t>baseline</w:t>
      </w:r>
      <w:r>
        <w:rPr>
          <w:spacing w:val="-8"/>
        </w:rPr>
        <w:t xml:space="preserve"> </w:t>
      </w:r>
      <w:r>
        <w:rPr>
          <w:spacing w:val="-2"/>
        </w:rPr>
        <w:t>(construct</w:t>
      </w:r>
      <w:r>
        <w:rPr>
          <w:spacing w:val="-8"/>
        </w:rPr>
        <w:t xml:space="preserve"> </w:t>
      </w:r>
      <w:r>
        <w:rPr>
          <w:spacing w:val="-2"/>
        </w:rPr>
        <w:t>overlap</w:t>
      </w:r>
      <w:r>
        <w:rPr>
          <w:spacing w:val="-8"/>
        </w:rPr>
        <w:t xml:space="preserve"> </w:t>
      </w:r>
      <w:r>
        <w:rPr>
          <w:spacing w:val="-2"/>
        </w:rPr>
        <w:t>on</w:t>
      </w:r>
      <w:r>
        <w:rPr>
          <w:spacing w:val="-8"/>
        </w:rPr>
        <w:t xml:space="preserve"> </w:t>
      </w:r>
      <w:r>
        <w:rPr>
          <w:spacing w:val="-2"/>
        </w:rPr>
        <w:t xml:space="preserve">GMX </w:t>
      </w:r>
      <w:r>
        <w:rPr>
          <w:spacing w:val="-2"/>
          <w:w w:val="105"/>
        </w:rPr>
        <w:t>proxies).</w:t>
      </w:r>
    </w:p>
    <w:p w14:paraId="00DC2148" w14:textId="77777777" w:rsidR="00350CFB" w:rsidRDefault="00350CFB">
      <w:pPr>
        <w:pStyle w:val="BodyText"/>
        <w:spacing w:before="9"/>
        <w:rPr>
          <w:sz w:val="19"/>
        </w:rPr>
      </w:pPr>
    </w:p>
    <w:tbl>
      <w:tblPr>
        <w:tblW w:w="0" w:type="auto"/>
        <w:tblInd w:w="1391" w:type="dxa"/>
        <w:tblLayout w:type="fixed"/>
        <w:tblCellMar>
          <w:left w:w="0" w:type="dxa"/>
          <w:right w:w="0" w:type="dxa"/>
        </w:tblCellMar>
        <w:tblLook w:val="01E0" w:firstRow="1" w:lastRow="1" w:firstColumn="1" w:lastColumn="1" w:noHBand="0" w:noVBand="0"/>
      </w:tblPr>
      <w:tblGrid>
        <w:gridCol w:w="1315"/>
        <w:gridCol w:w="871"/>
        <w:gridCol w:w="1085"/>
        <w:gridCol w:w="631"/>
        <w:gridCol w:w="799"/>
        <w:gridCol w:w="631"/>
        <w:gridCol w:w="649"/>
        <w:gridCol w:w="1176"/>
      </w:tblGrid>
      <w:tr w:rsidR="00350CFB" w14:paraId="00DC2151" w14:textId="77777777">
        <w:trPr>
          <w:trHeight w:val="381"/>
        </w:trPr>
        <w:tc>
          <w:tcPr>
            <w:tcW w:w="1315" w:type="dxa"/>
            <w:tcBorders>
              <w:top w:val="single" w:sz="8" w:space="0" w:color="000000"/>
              <w:bottom w:val="single" w:sz="6" w:space="0" w:color="000000"/>
            </w:tcBorders>
          </w:tcPr>
          <w:p w14:paraId="00DC2149" w14:textId="77777777" w:rsidR="00350CFB" w:rsidRDefault="00283FFF">
            <w:pPr>
              <w:pStyle w:val="TableParagraph"/>
              <w:spacing w:before="53"/>
              <w:ind w:left="69"/>
              <w:jc w:val="left"/>
            </w:pPr>
            <w:r>
              <w:rPr>
                <w:spacing w:val="-2"/>
              </w:rPr>
              <w:t>Method</w:t>
            </w:r>
          </w:p>
        </w:tc>
        <w:tc>
          <w:tcPr>
            <w:tcW w:w="871" w:type="dxa"/>
            <w:tcBorders>
              <w:top w:val="single" w:sz="8" w:space="0" w:color="000000"/>
              <w:bottom w:val="single" w:sz="6" w:space="0" w:color="000000"/>
            </w:tcBorders>
          </w:tcPr>
          <w:p w14:paraId="00DC214A" w14:textId="77777777" w:rsidR="00350CFB" w:rsidRDefault="00283FFF">
            <w:pPr>
              <w:pStyle w:val="TableParagraph"/>
              <w:spacing w:before="53"/>
            </w:pPr>
            <w:r>
              <w:rPr>
                <w:spacing w:val="-2"/>
              </w:rPr>
              <w:t>Transfer</w:t>
            </w:r>
          </w:p>
        </w:tc>
        <w:tc>
          <w:tcPr>
            <w:tcW w:w="1085" w:type="dxa"/>
            <w:tcBorders>
              <w:top w:val="single" w:sz="8" w:space="0" w:color="000000"/>
              <w:bottom w:val="single" w:sz="6" w:space="0" w:color="000000"/>
            </w:tcBorders>
          </w:tcPr>
          <w:p w14:paraId="00DC214B" w14:textId="77777777" w:rsidR="00350CFB" w:rsidRDefault="00283FFF">
            <w:pPr>
              <w:pStyle w:val="TableParagraph"/>
              <w:spacing w:before="53"/>
              <w:ind w:left="1" w:right="1"/>
            </w:pPr>
            <w:r>
              <w:rPr>
                <w:spacing w:val="-2"/>
              </w:rPr>
              <w:t>Allowance</w:t>
            </w:r>
          </w:p>
        </w:tc>
        <w:tc>
          <w:tcPr>
            <w:tcW w:w="631" w:type="dxa"/>
            <w:tcBorders>
              <w:top w:val="single" w:sz="8" w:space="0" w:color="000000"/>
              <w:bottom w:val="single" w:sz="6" w:space="0" w:color="000000"/>
            </w:tcBorders>
          </w:tcPr>
          <w:p w14:paraId="00DC214C" w14:textId="77777777" w:rsidR="00350CFB" w:rsidRDefault="00283FFF">
            <w:pPr>
              <w:pStyle w:val="TableParagraph"/>
              <w:spacing w:before="53"/>
              <w:ind w:left="2" w:right="3"/>
            </w:pPr>
            <w:r>
              <w:rPr>
                <w:spacing w:val="-4"/>
              </w:rPr>
              <w:t>Liq.</w:t>
            </w:r>
          </w:p>
        </w:tc>
        <w:tc>
          <w:tcPr>
            <w:tcW w:w="799" w:type="dxa"/>
            <w:tcBorders>
              <w:top w:val="single" w:sz="8" w:space="0" w:color="000000"/>
              <w:bottom w:val="single" w:sz="6" w:space="0" w:color="000000"/>
            </w:tcBorders>
          </w:tcPr>
          <w:p w14:paraId="00DC214D" w14:textId="77777777" w:rsidR="00350CFB" w:rsidRDefault="00283FFF">
            <w:pPr>
              <w:pStyle w:val="TableParagraph"/>
              <w:spacing w:before="53"/>
              <w:ind w:left="2" w:right="2"/>
            </w:pPr>
            <w:r>
              <w:rPr>
                <w:spacing w:val="-2"/>
              </w:rPr>
              <w:t>Inv.risk</w:t>
            </w:r>
          </w:p>
        </w:tc>
        <w:tc>
          <w:tcPr>
            <w:tcW w:w="631" w:type="dxa"/>
            <w:tcBorders>
              <w:top w:val="single" w:sz="8" w:space="0" w:color="000000"/>
              <w:bottom w:val="single" w:sz="6" w:space="0" w:color="000000"/>
            </w:tcBorders>
          </w:tcPr>
          <w:p w14:paraId="00DC214E" w14:textId="77777777" w:rsidR="00350CFB" w:rsidRDefault="00283FFF">
            <w:pPr>
              <w:pStyle w:val="TableParagraph"/>
              <w:spacing w:before="53"/>
              <w:ind w:left="1" w:right="3"/>
            </w:pPr>
            <w:r>
              <w:rPr>
                <w:spacing w:val="-2"/>
              </w:rPr>
              <w:t>Sybil</w:t>
            </w:r>
          </w:p>
        </w:tc>
        <w:tc>
          <w:tcPr>
            <w:tcW w:w="649" w:type="dxa"/>
            <w:tcBorders>
              <w:top w:val="single" w:sz="8" w:space="0" w:color="000000"/>
              <w:bottom w:val="single" w:sz="6" w:space="0" w:color="000000"/>
            </w:tcBorders>
          </w:tcPr>
          <w:p w14:paraId="00DC214F" w14:textId="77777777" w:rsidR="00350CFB" w:rsidRDefault="00283FFF">
            <w:pPr>
              <w:pStyle w:val="TableParagraph"/>
              <w:spacing w:before="53"/>
              <w:ind w:left="1" w:right="4"/>
            </w:pPr>
            <w:r>
              <w:rPr>
                <w:spacing w:val="-5"/>
              </w:rPr>
              <w:t>GMX</w:t>
            </w:r>
          </w:p>
        </w:tc>
        <w:tc>
          <w:tcPr>
            <w:tcW w:w="1176" w:type="dxa"/>
            <w:tcBorders>
              <w:top w:val="single" w:sz="8" w:space="0" w:color="000000"/>
              <w:bottom w:val="single" w:sz="6" w:space="0" w:color="000000"/>
            </w:tcBorders>
          </w:tcPr>
          <w:p w14:paraId="00DC2150" w14:textId="77777777" w:rsidR="00350CFB" w:rsidRDefault="00283FFF">
            <w:pPr>
              <w:pStyle w:val="TableParagraph"/>
              <w:spacing w:before="53"/>
              <w:ind w:right="70"/>
              <w:jc w:val="right"/>
            </w:pPr>
            <w:r>
              <w:t>Runtime</w:t>
            </w:r>
            <w:r>
              <w:rPr>
                <w:spacing w:val="-9"/>
              </w:rPr>
              <w:t xml:space="preserve"> </w:t>
            </w:r>
            <w:r>
              <w:rPr>
                <w:spacing w:val="-5"/>
              </w:rPr>
              <w:t>(s)</w:t>
            </w:r>
          </w:p>
        </w:tc>
      </w:tr>
      <w:tr w:rsidR="00350CFB" w14:paraId="00DC215A" w14:textId="77777777">
        <w:trPr>
          <w:trHeight w:val="319"/>
        </w:trPr>
        <w:tc>
          <w:tcPr>
            <w:tcW w:w="1315" w:type="dxa"/>
            <w:tcBorders>
              <w:top w:val="single" w:sz="6" w:space="0" w:color="000000"/>
            </w:tcBorders>
          </w:tcPr>
          <w:p w14:paraId="00DC2152" w14:textId="77777777" w:rsidR="00350CFB" w:rsidRDefault="00283FFF">
            <w:pPr>
              <w:pStyle w:val="TableParagraph"/>
              <w:spacing w:before="52" w:line="247" w:lineRule="exact"/>
              <w:ind w:left="69"/>
              <w:jc w:val="left"/>
            </w:pPr>
            <w:r>
              <w:rPr>
                <w:spacing w:val="-2"/>
              </w:rPr>
              <w:t>EndorseRank</w:t>
            </w:r>
          </w:p>
        </w:tc>
        <w:tc>
          <w:tcPr>
            <w:tcW w:w="871" w:type="dxa"/>
            <w:tcBorders>
              <w:top w:val="single" w:sz="6" w:space="0" w:color="000000"/>
            </w:tcBorders>
          </w:tcPr>
          <w:p w14:paraId="00DC2153" w14:textId="77777777" w:rsidR="00350CFB" w:rsidRDefault="00283FFF">
            <w:pPr>
              <w:pStyle w:val="TableParagraph"/>
              <w:spacing w:before="52" w:line="247" w:lineRule="exact"/>
            </w:pPr>
            <w:r>
              <w:rPr>
                <w:spacing w:val="-2"/>
              </w:rPr>
              <w:t>0.333</w:t>
            </w:r>
          </w:p>
        </w:tc>
        <w:tc>
          <w:tcPr>
            <w:tcW w:w="1085" w:type="dxa"/>
            <w:tcBorders>
              <w:top w:val="single" w:sz="6" w:space="0" w:color="000000"/>
            </w:tcBorders>
          </w:tcPr>
          <w:p w14:paraId="00DC2154" w14:textId="77777777" w:rsidR="00350CFB" w:rsidRDefault="00283FFF">
            <w:pPr>
              <w:pStyle w:val="TableParagraph"/>
              <w:spacing w:before="52" w:line="247" w:lineRule="exact"/>
              <w:ind w:right="1"/>
              <w:rPr>
                <w:b/>
              </w:rPr>
            </w:pPr>
            <w:r>
              <w:rPr>
                <w:b/>
                <w:spacing w:val="-2"/>
              </w:rPr>
              <w:t>0.355</w:t>
            </w:r>
          </w:p>
        </w:tc>
        <w:tc>
          <w:tcPr>
            <w:tcW w:w="631" w:type="dxa"/>
            <w:tcBorders>
              <w:top w:val="single" w:sz="6" w:space="0" w:color="000000"/>
            </w:tcBorders>
          </w:tcPr>
          <w:p w14:paraId="00DC2155" w14:textId="77777777" w:rsidR="00350CFB" w:rsidRDefault="00283FFF">
            <w:pPr>
              <w:pStyle w:val="TableParagraph"/>
              <w:spacing w:before="52" w:line="247" w:lineRule="exact"/>
              <w:ind w:left="3" w:right="3"/>
            </w:pPr>
            <w:r>
              <w:rPr>
                <w:spacing w:val="-2"/>
              </w:rPr>
              <w:t>0.093</w:t>
            </w:r>
          </w:p>
        </w:tc>
        <w:tc>
          <w:tcPr>
            <w:tcW w:w="799" w:type="dxa"/>
            <w:tcBorders>
              <w:top w:val="single" w:sz="6" w:space="0" w:color="000000"/>
            </w:tcBorders>
          </w:tcPr>
          <w:p w14:paraId="00DC2156" w14:textId="77777777" w:rsidR="00350CFB" w:rsidRDefault="00283FFF">
            <w:pPr>
              <w:pStyle w:val="TableParagraph"/>
              <w:spacing w:before="52" w:line="247" w:lineRule="exact"/>
              <w:ind w:left="1" w:right="2"/>
            </w:pPr>
            <w:r>
              <w:rPr>
                <w:spacing w:val="-2"/>
              </w:rPr>
              <w:t>0.035</w:t>
            </w:r>
          </w:p>
        </w:tc>
        <w:tc>
          <w:tcPr>
            <w:tcW w:w="631" w:type="dxa"/>
            <w:tcBorders>
              <w:top w:val="single" w:sz="6" w:space="0" w:color="000000"/>
            </w:tcBorders>
          </w:tcPr>
          <w:p w14:paraId="00DC2157" w14:textId="77777777" w:rsidR="00350CFB" w:rsidRDefault="00283FFF">
            <w:pPr>
              <w:pStyle w:val="TableParagraph"/>
              <w:spacing w:before="52" w:line="247" w:lineRule="exact"/>
              <w:ind w:right="3"/>
            </w:pPr>
            <w:r>
              <w:rPr>
                <w:spacing w:val="-2"/>
              </w:rPr>
              <w:t>0.233</w:t>
            </w:r>
          </w:p>
        </w:tc>
        <w:tc>
          <w:tcPr>
            <w:tcW w:w="649" w:type="dxa"/>
            <w:tcBorders>
              <w:top w:val="single" w:sz="6" w:space="0" w:color="000000"/>
            </w:tcBorders>
          </w:tcPr>
          <w:p w14:paraId="00DC2158" w14:textId="77777777" w:rsidR="00350CFB" w:rsidRDefault="00283FFF">
            <w:pPr>
              <w:pStyle w:val="TableParagraph"/>
              <w:spacing w:before="52" w:line="247" w:lineRule="exact"/>
              <w:ind w:right="4"/>
            </w:pPr>
            <w:r>
              <w:rPr>
                <w:spacing w:val="-2"/>
              </w:rPr>
              <w:t>0.096</w:t>
            </w:r>
          </w:p>
        </w:tc>
        <w:tc>
          <w:tcPr>
            <w:tcW w:w="1176" w:type="dxa"/>
            <w:tcBorders>
              <w:top w:val="single" w:sz="6" w:space="0" w:color="000000"/>
            </w:tcBorders>
          </w:tcPr>
          <w:p w14:paraId="00DC2159" w14:textId="77777777" w:rsidR="00350CFB" w:rsidRDefault="00283FFF">
            <w:pPr>
              <w:pStyle w:val="TableParagraph"/>
              <w:spacing w:before="52" w:line="247" w:lineRule="exact"/>
              <w:ind w:right="71"/>
              <w:jc w:val="right"/>
            </w:pPr>
            <w:r>
              <w:rPr>
                <w:spacing w:val="-2"/>
              </w:rPr>
              <w:t>2.105</w:t>
            </w:r>
          </w:p>
        </w:tc>
      </w:tr>
      <w:tr w:rsidR="00350CFB" w14:paraId="00DC2163" w14:textId="77777777">
        <w:trPr>
          <w:trHeight w:val="270"/>
        </w:trPr>
        <w:tc>
          <w:tcPr>
            <w:tcW w:w="1315" w:type="dxa"/>
          </w:tcPr>
          <w:p w14:paraId="00DC215B" w14:textId="77777777" w:rsidR="00350CFB" w:rsidRDefault="00283FFF">
            <w:pPr>
              <w:pStyle w:val="TableParagraph"/>
              <w:spacing w:line="247" w:lineRule="exact"/>
              <w:ind w:left="69"/>
              <w:jc w:val="left"/>
            </w:pPr>
            <w:r>
              <w:rPr>
                <w:spacing w:val="-5"/>
              </w:rPr>
              <w:t>AWP</w:t>
            </w:r>
          </w:p>
        </w:tc>
        <w:tc>
          <w:tcPr>
            <w:tcW w:w="871" w:type="dxa"/>
          </w:tcPr>
          <w:p w14:paraId="00DC215C" w14:textId="77777777" w:rsidR="00350CFB" w:rsidRDefault="00283FFF">
            <w:pPr>
              <w:pStyle w:val="TableParagraph"/>
              <w:spacing w:line="247" w:lineRule="exact"/>
              <w:rPr>
                <w:b/>
              </w:rPr>
            </w:pPr>
            <w:r>
              <w:rPr>
                <w:b/>
                <w:spacing w:val="-2"/>
              </w:rPr>
              <w:t>0.534</w:t>
            </w:r>
          </w:p>
        </w:tc>
        <w:tc>
          <w:tcPr>
            <w:tcW w:w="1085" w:type="dxa"/>
          </w:tcPr>
          <w:p w14:paraId="00DC215D" w14:textId="77777777" w:rsidR="00350CFB" w:rsidRDefault="00283FFF">
            <w:pPr>
              <w:pStyle w:val="TableParagraph"/>
              <w:spacing w:line="247" w:lineRule="exact"/>
              <w:ind w:right="1"/>
            </w:pPr>
            <w:r>
              <w:rPr>
                <w:spacing w:val="-2"/>
              </w:rPr>
              <w:t>-0.030</w:t>
            </w:r>
          </w:p>
        </w:tc>
        <w:tc>
          <w:tcPr>
            <w:tcW w:w="631" w:type="dxa"/>
          </w:tcPr>
          <w:p w14:paraId="00DC215E" w14:textId="77777777" w:rsidR="00350CFB" w:rsidRDefault="00283FFF">
            <w:pPr>
              <w:pStyle w:val="TableParagraph"/>
              <w:spacing w:line="247" w:lineRule="exact"/>
              <w:ind w:left="2" w:right="3"/>
            </w:pPr>
            <w:r>
              <w:rPr>
                <w:spacing w:val="-2"/>
              </w:rPr>
              <w:t>0.113</w:t>
            </w:r>
          </w:p>
        </w:tc>
        <w:tc>
          <w:tcPr>
            <w:tcW w:w="799" w:type="dxa"/>
          </w:tcPr>
          <w:p w14:paraId="00DC215F" w14:textId="77777777" w:rsidR="00350CFB" w:rsidRDefault="00283FFF">
            <w:pPr>
              <w:pStyle w:val="TableParagraph"/>
              <w:spacing w:line="247" w:lineRule="exact"/>
              <w:ind w:right="2"/>
            </w:pPr>
            <w:r>
              <w:rPr>
                <w:spacing w:val="-2"/>
              </w:rPr>
              <w:t>0.107</w:t>
            </w:r>
          </w:p>
        </w:tc>
        <w:tc>
          <w:tcPr>
            <w:tcW w:w="631" w:type="dxa"/>
          </w:tcPr>
          <w:p w14:paraId="00DC2160" w14:textId="77777777" w:rsidR="00350CFB" w:rsidRDefault="00283FFF">
            <w:pPr>
              <w:pStyle w:val="TableParagraph"/>
              <w:spacing w:line="247" w:lineRule="exact"/>
              <w:ind w:right="3"/>
              <w:rPr>
                <w:b/>
              </w:rPr>
            </w:pPr>
            <w:r>
              <w:rPr>
                <w:b/>
                <w:spacing w:val="-2"/>
              </w:rPr>
              <w:t>0.286</w:t>
            </w:r>
          </w:p>
        </w:tc>
        <w:tc>
          <w:tcPr>
            <w:tcW w:w="649" w:type="dxa"/>
          </w:tcPr>
          <w:p w14:paraId="00DC2161" w14:textId="77777777" w:rsidR="00350CFB" w:rsidRDefault="00283FFF">
            <w:pPr>
              <w:pStyle w:val="TableParagraph"/>
              <w:spacing w:line="247" w:lineRule="exact"/>
              <w:ind w:right="4"/>
            </w:pPr>
            <w:r>
              <w:rPr>
                <w:spacing w:val="-2"/>
              </w:rPr>
              <w:t>0.179</w:t>
            </w:r>
          </w:p>
        </w:tc>
        <w:tc>
          <w:tcPr>
            <w:tcW w:w="1176" w:type="dxa"/>
          </w:tcPr>
          <w:p w14:paraId="00DC2162" w14:textId="77777777" w:rsidR="00350CFB" w:rsidRDefault="00283FFF">
            <w:pPr>
              <w:pStyle w:val="TableParagraph"/>
              <w:spacing w:line="247" w:lineRule="exact"/>
              <w:ind w:right="71"/>
              <w:jc w:val="right"/>
            </w:pPr>
            <w:r>
              <w:rPr>
                <w:spacing w:val="-2"/>
              </w:rPr>
              <w:t>18.711</w:t>
            </w:r>
          </w:p>
        </w:tc>
      </w:tr>
      <w:tr w:rsidR="00350CFB" w14:paraId="00DC216C" w14:textId="77777777">
        <w:trPr>
          <w:trHeight w:val="332"/>
        </w:trPr>
        <w:tc>
          <w:tcPr>
            <w:tcW w:w="1315" w:type="dxa"/>
            <w:tcBorders>
              <w:bottom w:val="single" w:sz="8" w:space="0" w:color="000000"/>
            </w:tcBorders>
          </w:tcPr>
          <w:p w14:paraId="00DC2164" w14:textId="77777777" w:rsidR="00350CFB" w:rsidRDefault="00283FFF">
            <w:pPr>
              <w:pStyle w:val="TableParagraph"/>
              <w:ind w:left="69"/>
              <w:jc w:val="left"/>
            </w:pPr>
            <w:r>
              <w:rPr>
                <w:spacing w:val="-2"/>
              </w:rPr>
              <w:t>GF-</w:t>
            </w:r>
            <w:r>
              <w:rPr>
                <w:spacing w:val="-5"/>
              </w:rPr>
              <w:t>PR</w:t>
            </w:r>
          </w:p>
        </w:tc>
        <w:tc>
          <w:tcPr>
            <w:tcW w:w="871" w:type="dxa"/>
            <w:tcBorders>
              <w:bottom w:val="single" w:sz="8" w:space="0" w:color="000000"/>
            </w:tcBorders>
          </w:tcPr>
          <w:p w14:paraId="00DC2165" w14:textId="77777777" w:rsidR="00350CFB" w:rsidRDefault="00283FFF">
            <w:pPr>
              <w:pStyle w:val="TableParagraph"/>
            </w:pPr>
            <w:r>
              <w:rPr>
                <w:spacing w:val="-2"/>
              </w:rPr>
              <w:t>0.246</w:t>
            </w:r>
          </w:p>
        </w:tc>
        <w:tc>
          <w:tcPr>
            <w:tcW w:w="1085" w:type="dxa"/>
            <w:tcBorders>
              <w:bottom w:val="single" w:sz="8" w:space="0" w:color="000000"/>
            </w:tcBorders>
          </w:tcPr>
          <w:p w14:paraId="00DC2166" w14:textId="77777777" w:rsidR="00350CFB" w:rsidRDefault="00283FFF">
            <w:pPr>
              <w:pStyle w:val="TableParagraph"/>
              <w:ind w:right="1"/>
            </w:pPr>
            <w:r>
              <w:rPr>
                <w:spacing w:val="-2"/>
              </w:rPr>
              <w:t>-0.041</w:t>
            </w:r>
          </w:p>
        </w:tc>
        <w:tc>
          <w:tcPr>
            <w:tcW w:w="631" w:type="dxa"/>
            <w:tcBorders>
              <w:bottom w:val="single" w:sz="8" w:space="0" w:color="000000"/>
            </w:tcBorders>
          </w:tcPr>
          <w:p w14:paraId="00DC2167" w14:textId="77777777" w:rsidR="00350CFB" w:rsidRDefault="00283FFF">
            <w:pPr>
              <w:pStyle w:val="TableParagraph"/>
              <w:ind w:left="3" w:right="3"/>
              <w:rPr>
                <w:b/>
              </w:rPr>
            </w:pPr>
            <w:r>
              <w:rPr>
                <w:b/>
                <w:spacing w:val="-2"/>
              </w:rPr>
              <w:t>0.132</w:t>
            </w:r>
          </w:p>
        </w:tc>
        <w:tc>
          <w:tcPr>
            <w:tcW w:w="799" w:type="dxa"/>
            <w:tcBorders>
              <w:bottom w:val="single" w:sz="8" w:space="0" w:color="000000"/>
            </w:tcBorders>
          </w:tcPr>
          <w:p w14:paraId="00DC2168" w14:textId="77777777" w:rsidR="00350CFB" w:rsidRDefault="00283FFF">
            <w:pPr>
              <w:pStyle w:val="TableParagraph"/>
              <w:ind w:left="1" w:right="2"/>
              <w:rPr>
                <w:b/>
              </w:rPr>
            </w:pPr>
            <w:r>
              <w:rPr>
                <w:b/>
                <w:spacing w:val="-2"/>
              </w:rPr>
              <w:t>0.376</w:t>
            </w:r>
          </w:p>
        </w:tc>
        <w:tc>
          <w:tcPr>
            <w:tcW w:w="631" w:type="dxa"/>
            <w:tcBorders>
              <w:bottom w:val="single" w:sz="8" w:space="0" w:color="000000"/>
            </w:tcBorders>
          </w:tcPr>
          <w:p w14:paraId="00DC2169" w14:textId="77777777" w:rsidR="00350CFB" w:rsidRDefault="00283FFF">
            <w:pPr>
              <w:pStyle w:val="TableParagraph"/>
              <w:ind w:right="3"/>
            </w:pPr>
            <w:r>
              <w:rPr>
                <w:spacing w:val="-2"/>
              </w:rPr>
              <w:t>0.093</w:t>
            </w:r>
          </w:p>
        </w:tc>
        <w:tc>
          <w:tcPr>
            <w:tcW w:w="649" w:type="dxa"/>
            <w:tcBorders>
              <w:bottom w:val="single" w:sz="8" w:space="0" w:color="000000"/>
            </w:tcBorders>
          </w:tcPr>
          <w:p w14:paraId="00DC216A" w14:textId="77777777" w:rsidR="00350CFB" w:rsidRDefault="00283FFF">
            <w:pPr>
              <w:pStyle w:val="TableParagraph"/>
              <w:ind w:right="4"/>
              <w:rPr>
                <w:b/>
              </w:rPr>
            </w:pPr>
            <w:r>
              <w:rPr>
                <w:b/>
                <w:spacing w:val="-2"/>
              </w:rPr>
              <w:t>0.583</w:t>
            </w:r>
          </w:p>
        </w:tc>
        <w:tc>
          <w:tcPr>
            <w:tcW w:w="1176" w:type="dxa"/>
            <w:tcBorders>
              <w:bottom w:val="single" w:sz="8" w:space="0" w:color="000000"/>
            </w:tcBorders>
          </w:tcPr>
          <w:p w14:paraId="00DC216B" w14:textId="77777777" w:rsidR="00350CFB" w:rsidRDefault="00283FFF">
            <w:pPr>
              <w:pStyle w:val="TableParagraph"/>
              <w:ind w:right="71"/>
              <w:jc w:val="right"/>
            </w:pPr>
            <w:r>
              <w:rPr>
                <w:spacing w:val="-2"/>
              </w:rPr>
              <w:t>1.461</w:t>
            </w:r>
          </w:p>
        </w:tc>
      </w:tr>
    </w:tbl>
    <w:p w14:paraId="00DC216D" w14:textId="77777777" w:rsidR="00350CFB" w:rsidRDefault="00350CFB">
      <w:pPr>
        <w:pStyle w:val="BodyText"/>
        <w:spacing w:before="103"/>
      </w:pPr>
    </w:p>
    <w:p w14:paraId="00DC216E" w14:textId="77777777" w:rsidR="00350CFB" w:rsidRDefault="00283FFF">
      <w:pPr>
        <w:pStyle w:val="BodyText"/>
        <w:spacing w:line="396" w:lineRule="auto"/>
        <w:ind w:left="274" w:right="560" w:hanging="1"/>
        <w:jc w:val="both"/>
      </w:pPr>
      <w:r>
        <w:t>Among</w:t>
      </w:r>
      <w:r>
        <w:rPr>
          <w:spacing w:val="-15"/>
        </w:rPr>
        <w:t xml:space="preserve"> </w:t>
      </w:r>
      <w:r>
        <w:t>social</w:t>
      </w:r>
      <w:r>
        <w:rPr>
          <w:spacing w:val="-15"/>
        </w:rPr>
        <w:t xml:space="preserve"> </w:t>
      </w:r>
      <w:r>
        <w:t>methods,</w:t>
      </w:r>
      <w:r>
        <w:rPr>
          <w:spacing w:val="-15"/>
        </w:rPr>
        <w:t xml:space="preserve"> </w:t>
      </w:r>
      <w:r>
        <w:t>EndorseRank</w:t>
      </w:r>
      <w:r>
        <w:rPr>
          <w:spacing w:val="-15"/>
        </w:rPr>
        <w:t xml:space="preserve"> </w:t>
      </w:r>
      <w:r>
        <w:t>leads</w:t>
      </w:r>
      <w:r>
        <w:rPr>
          <w:spacing w:val="-15"/>
        </w:rPr>
        <w:t xml:space="preserve"> </w:t>
      </w:r>
      <w:r>
        <w:t>on</w:t>
      </w:r>
      <w:r>
        <w:rPr>
          <w:spacing w:val="-15"/>
        </w:rPr>
        <w:t xml:space="preserve"> </w:t>
      </w:r>
      <w:r>
        <w:t>allowance</w:t>
      </w:r>
      <w:r>
        <w:rPr>
          <w:spacing w:val="-15"/>
        </w:rPr>
        <w:t xml:space="preserve"> </w:t>
      </w:r>
      <w:r>
        <w:t>(</w:t>
      </w:r>
      <w:r>
        <w:rPr>
          <w:i/>
        </w:rPr>
        <w:t>τ</w:t>
      </w:r>
      <w:r>
        <w:rPr>
          <w:i/>
          <w:spacing w:val="6"/>
        </w:rPr>
        <w:t xml:space="preserve"> </w:t>
      </w:r>
      <w:r>
        <w:t>=</w:t>
      </w:r>
      <w:r>
        <w:rPr>
          <w:spacing w:val="4"/>
        </w:rPr>
        <w:t xml:space="preserve"> </w:t>
      </w:r>
      <w:r>
        <w:t>0</w:t>
      </w:r>
      <w:r>
        <w:rPr>
          <w:i/>
        </w:rPr>
        <w:t>.</w:t>
      </w:r>
      <w:r>
        <w:t>355),</w:t>
      </w:r>
      <w:r>
        <w:rPr>
          <w:spacing w:val="-15"/>
        </w:rPr>
        <w:t xml:space="preserve"> </w:t>
      </w:r>
      <w:r>
        <w:t>while</w:t>
      </w:r>
      <w:r>
        <w:rPr>
          <w:spacing w:val="-15"/>
        </w:rPr>
        <w:t xml:space="preserve"> </w:t>
      </w:r>
      <w:r>
        <w:t>AWP</w:t>
      </w:r>
      <w:r>
        <w:rPr>
          <w:spacing w:val="-15"/>
        </w:rPr>
        <w:t xml:space="preserve"> </w:t>
      </w:r>
      <w:r>
        <w:t>leads</w:t>
      </w:r>
      <w:r>
        <w:rPr>
          <w:spacing w:val="-15"/>
        </w:rPr>
        <w:t xml:space="preserve"> </w:t>
      </w:r>
      <w:r>
        <w:t>on</w:t>
      </w:r>
      <w:r>
        <w:rPr>
          <w:spacing w:val="-15"/>
        </w:rPr>
        <w:t xml:space="preserve"> </w:t>
      </w:r>
      <w:r>
        <w:t>transfer (</w:t>
      </w:r>
      <w:r>
        <w:rPr>
          <w:i/>
        </w:rPr>
        <w:t>τ</w:t>
      </w:r>
      <w:r>
        <w:rPr>
          <w:i/>
          <w:spacing w:val="43"/>
        </w:rPr>
        <w:t xml:space="preserve"> </w:t>
      </w:r>
      <w:r>
        <w:t>=</w:t>
      </w:r>
      <w:r>
        <w:rPr>
          <w:spacing w:val="13"/>
        </w:rPr>
        <w:t xml:space="preserve"> </w:t>
      </w:r>
      <w:r>
        <w:t>0</w:t>
      </w:r>
      <w:r>
        <w:rPr>
          <w:i/>
        </w:rPr>
        <w:t>.</w:t>
      </w:r>
      <w:r>
        <w:t>534),</w:t>
      </w:r>
      <w:r>
        <w:rPr>
          <w:spacing w:val="-2"/>
        </w:rPr>
        <w:t xml:space="preserve"> </w:t>
      </w:r>
      <w:r>
        <w:t>Sybil-adjusted</w:t>
      </w:r>
      <w:r>
        <w:rPr>
          <w:spacing w:val="-3"/>
        </w:rPr>
        <w:t xml:space="preserve"> </w:t>
      </w:r>
      <w:r>
        <w:t>stability</w:t>
      </w:r>
      <w:r>
        <w:rPr>
          <w:spacing w:val="-3"/>
        </w:rPr>
        <w:t xml:space="preserve"> </w:t>
      </w:r>
      <w:r>
        <w:t>(</w:t>
      </w:r>
      <w:r>
        <w:rPr>
          <w:i/>
        </w:rPr>
        <w:t>τ</w:t>
      </w:r>
      <w:r>
        <w:rPr>
          <w:i/>
          <w:spacing w:val="43"/>
        </w:rPr>
        <w:t xml:space="preserve"> </w:t>
      </w:r>
      <w:r>
        <w:t>=</w:t>
      </w:r>
      <w:r>
        <w:rPr>
          <w:spacing w:val="13"/>
        </w:rPr>
        <w:t xml:space="preserve"> </w:t>
      </w:r>
      <w:r>
        <w:t>0</w:t>
      </w:r>
      <w:r>
        <w:rPr>
          <w:i/>
        </w:rPr>
        <w:t>.</w:t>
      </w:r>
      <w:r>
        <w:t>286),</w:t>
      </w:r>
      <w:r>
        <w:rPr>
          <w:spacing w:val="-2"/>
        </w:rPr>
        <w:t xml:space="preserve"> </w:t>
      </w:r>
      <w:r>
        <w:t>and</w:t>
      </w:r>
      <w:r>
        <w:rPr>
          <w:spacing w:val="-3"/>
        </w:rPr>
        <w:t xml:space="preserve"> </w:t>
      </w:r>
      <w:r>
        <w:t>trading</w:t>
      </w:r>
      <w:r>
        <w:rPr>
          <w:spacing w:val="-3"/>
        </w:rPr>
        <w:t xml:space="preserve"> </w:t>
      </w:r>
      <w:r>
        <w:t>success</w:t>
      </w:r>
      <w:r>
        <w:rPr>
          <w:spacing w:val="-4"/>
        </w:rPr>
        <w:t xml:space="preserve"> </w:t>
      </w:r>
      <w:r>
        <w:t>(</w:t>
      </w:r>
      <w:r>
        <w:rPr>
          <w:i/>
        </w:rPr>
        <w:t>τ</w:t>
      </w:r>
      <w:r>
        <w:rPr>
          <w:i/>
          <w:spacing w:val="44"/>
        </w:rPr>
        <w:t xml:space="preserve"> </w:t>
      </w:r>
      <w:r>
        <w:t>=</w:t>
      </w:r>
      <w:r>
        <w:rPr>
          <w:spacing w:val="13"/>
        </w:rPr>
        <w:t xml:space="preserve"> </w:t>
      </w:r>
      <w:r>
        <w:t>0</w:t>
      </w:r>
      <w:r>
        <w:rPr>
          <w:i/>
        </w:rPr>
        <w:t>.</w:t>
      </w:r>
      <w:r>
        <w:t>179).</w:t>
      </w:r>
      <w:r>
        <w:rPr>
          <w:spacing w:val="25"/>
        </w:rPr>
        <w:t xml:space="preserve"> </w:t>
      </w:r>
      <w:r>
        <w:rPr>
          <w:spacing w:val="-2"/>
        </w:rPr>
        <w:t>EndorseRank’s</w:t>
      </w:r>
    </w:p>
    <w:p w14:paraId="00DC216F" w14:textId="77777777" w:rsidR="00350CFB" w:rsidRDefault="00350CFB">
      <w:pPr>
        <w:pStyle w:val="BodyText"/>
        <w:spacing w:line="396" w:lineRule="auto"/>
        <w:jc w:val="both"/>
        <w:sectPr w:rsidR="00350CFB">
          <w:pgSz w:w="11910" w:h="16840"/>
          <w:pgMar w:top="1840" w:right="708" w:bottom="2300" w:left="992" w:header="0" w:footer="2115" w:gutter="0"/>
          <w:cols w:space="720"/>
        </w:sectPr>
      </w:pPr>
    </w:p>
    <w:p w14:paraId="00DC2170" w14:textId="77777777" w:rsidR="00350CFB" w:rsidRDefault="00283FFF">
      <w:pPr>
        <w:pStyle w:val="BodyText"/>
        <w:spacing w:before="72" w:line="396" w:lineRule="auto"/>
        <w:ind w:left="282" w:right="522"/>
        <w:jc w:val="both"/>
      </w:pPr>
      <w:r>
        <w:rPr>
          <w:w w:val="105"/>
        </w:rPr>
        <w:lastRenderedPageBreak/>
        <w:t>transfer</w:t>
      </w:r>
      <w:r>
        <w:rPr>
          <w:spacing w:val="-13"/>
          <w:w w:val="105"/>
        </w:rPr>
        <w:t xml:space="preserve"> </w:t>
      </w:r>
      <w:r>
        <w:rPr>
          <w:w w:val="105"/>
        </w:rPr>
        <w:t>alignment</w:t>
      </w:r>
      <w:r>
        <w:rPr>
          <w:spacing w:val="-13"/>
          <w:w w:val="105"/>
        </w:rPr>
        <w:t xml:space="preserve"> </w:t>
      </w:r>
      <w:r>
        <w:rPr>
          <w:w w:val="105"/>
        </w:rPr>
        <w:t>is</w:t>
      </w:r>
      <w:r>
        <w:rPr>
          <w:spacing w:val="-13"/>
          <w:w w:val="105"/>
        </w:rPr>
        <w:t xml:space="preserve"> </w:t>
      </w:r>
      <w:r>
        <w:rPr>
          <w:w w:val="105"/>
        </w:rPr>
        <w:t>moderate</w:t>
      </w:r>
      <w:r>
        <w:rPr>
          <w:spacing w:val="-13"/>
          <w:w w:val="105"/>
        </w:rPr>
        <w:t xml:space="preserve"> </w:t>
      </w:r>
      <w:r>
        <w:rPr>
          <w:w w:val="105"/>
        </w:rPr>
        <w:t>(</w:t>
      </w:r>
      <w:r>
        <w:rPr>
          <w:i/>
          <w:w w:val="105"/>
        </w:rPr>
        <w:t>τ</w:t>
      </w:r>
      <w:r>
        <w:rPr>
          <w:i/>
          <w:spacing w:val="24"/>
          <w:w w:val="105"/>
        </w:rPr>
        <w:t xml:space="preserve"> </w:t>
      </w:r>
      <w:r>
        <w:rPr>
          <w:w w:val="105"/>
        </w:rPr>
        <w:t>= 0</w:t>
      </w:r>
      <w:r>
        <w:rPr>
          <w:i/>
          <w:w w:val="105"/>
        </w:rPr>
        <w:t>.</w:t>
      </w:r>
      <w:r>
        <w:rPr>
          <w:w w:val="105"/>
        </w:rPr>
        <w:t>333)—credible</w:t>
      </w:r>
      <w:r>
        <w:rPr>
          <w:spacing w:val="-13"/>
          <w:w w:val="105"/>
        </w:rPr>
        <w:t xml:space="preserve"> </w:t>
      </w:r>
      <w:r>
        <w:rPr>
          <w:w w:val="105"/>
        </w:rPr>
        <w:t>as</w:t>
      </w:r>
      <w:r>
        <w:rPr>
          <w:spacing w:val="-13"/>
          <w:w w:val="105"/>
        </w:rPr>
        <w:t xml:space="preserve"> </w:t>
      </w:r>
      <w:r>
        <w:rPr>
          <w:w w:val="105"/>
        </w:rPr>
        <w:t>a</w:t>
      </w:r>
      <w:r>
        <w:rPr>
          <w:spacing w:val="-13"/>
          <w:w w:val="105"/>
        </w:rPr>
        <w:t xml:space="preserve"> </w:t>
      </w:r>
      <w:r>
        <w:rPr>
          <w:w w:val="105"/>
        </w:rPr>
        <w:t>secondary</w:t>
      </w:r>
      <w:r>
        <w:rPr>
          <w:spacing w:val="-13"/>
          <w:w w:val="105"/>
        </w:rPr>
        <w:t xml:space="preserve"> </w:t>
      </w:r>
      <w:r>
        <w:rPr>
          <w:w w:val="105"/>
        </w:rPr>
        <w:t>axis,</w:t>
      </w:r>
      <w:r>
        <w:rPr>
          <w:spacing w:val="-9"/>
          <w:w w:val="105"/>
        </w:rPr>
        <w:t xml:space="preserve"> </w:t>
      </w:r>
      <w:r>
        <w:rPr>
          <w:w w:val="105"/>
        </w:rPr>
        <w:t>but</w:t>
      </w:r>
      <w:r>
        <w:rPr>
          <w:spacing w:val="-13"/>
          <w:w w:val="105"/>
        </w:rPr>
        <w:t xml:space="preserve"> </w:t>
      </w:r>
      <w:r>
        <w:rPr>
          <w:w w:val="105"/>
        </w:rPr>
        <w:t>below</w:t>
      </w:r>
      <w:r>
        <w:rPr>
          <w:spacing w:val="-13"/>
          <w:w w:val="105"/>
        </w:rPr>
        <w:t xml:space="preserve"> </w:t>
      </w:r>
      <w:r>
        <w:rPr>
          <w:w w:val="105"/>
        </w:rPr>
        <w:t>AWP.</w:t>
      </w:r>
      <w:r>
        <w:rPr>
          <w:spacing w:val="-13"/>
          <w:w w:val="105"/>
        </w:rPr>
        <w:t xml:space="preserve"> </w:t>
      </w:r>
      <w:r>
        <w:rPr>
          <w:w w:val="105"/>
        </w:rPr>
        <w:t xml:space="preserve">On </w:t>
      </w:r>
      <w:r>
        <w:t>inverse-risk proxies, both social methods are weak (EndorseRank 0</w:t>
      </w:r>
      <w:r>
        <w:rPr>
          <w:i/>
        </w:rPr>
        <w:t>.</w:t>
      </w:r>
      <w:r>
        <w:t>035; AWP 0</w:t>
      </w:r>
      <w:r>
        <w:rPr>
          <w:i/>
        </w:rPr>
        <w:t>.</w:t>
      </w:r>
      <w:r>
        <w:t>107), indicating that</w:t>
      </w:r>
      <w:r>
        <w:rPr>
          <w:spacing w:val="-15"/>
        </w:rPr>
        <w:t xml:space="preserve"> </w:t>
      </w:r>
      <w:r>
        <w:t>neither</w:t>
      </w:r>
      <w:r>
        <w:rPr>
          <w:spacing w:val="-15"/>
        </w:rPr>
        <w:t xml:space="preserve"> </w:t>
      </w:r>
      <w:r>
        <w:t>allowance</w:t>
      </w:r>
      <w:r>
        <w:rPr>
          <w:spacing w:val="-15"/>
        </w:rPr>
        <w:t xml:space="preserve"> </w:t>
      </w:r>
      <w:r>
        <w:t>nor</w:t>
      </w:r>
      <w:r>
        <w:rPr>
          <w:spacing w:val="-15"/>
        </w:rPr>
        <w:t xml:space="preserve"> </w:t>
      </w:r>
      <w:r>
        <w:t>transfer</w:t>
      </w:r>
      <w:r>
        <w:rPr>
          <w:spacing w:val="-15"/>
        </w:rPr>
        <w:t xml:space="preserve"> </w:t>
      </w:r>
      <w:r>
        <w:t>centrality</w:t>
      </w:r>
      <w:r>
        <w:rPr>
          <w:spacing w:val="-15"/>
        </w:rPr>
        <w:t xml:space="preserve"> </w:t>
      </w:r>
      <w:r>
        <w:t>strongly</w:t>
      </w:r>
      <w:r>
        <w:rPr>
          <w:spacing w:val="-15"/>
        </w:rPr>
        <w:t xml:space="preserve"> </w:t>
      </w:r>
      <w:r>
        <w:t>tracks</w:t>
      </w:r>
      <w:r>
        <w:rPr>
          <w:spacing w:val="-15"/>
        </w:rPr>
        <w:t xml:space="preserve"> </w:t>
      </w:r>
      <w:r>
        <w:t>loss-avoidance</w:t>
      </w:r>
      <w:r>
        <w:rPr>
          <w:spacing w:val="-15"/>
        </w:rPr>
        <w:t xml:space="preserve"> </w:t>
      </w:r>
      <w:r>
        <w:t>rankings</w:t>
      </w:r>
      <w:r>
        <w:rPr>
          <w:spacing w:val="-15"/>
        </w:rPr>
        <w:t xml:space="preserve"> </w:t>
      </w:r>
      <w:r>
        <w:t>on</w:t>
      </w:r>
      <w:r>
        <w:rPr>
          <w:spacing w:val="-15"/>
        </w:rPr>
        <w:t xml:space="preserve"> </w:t>
      </w:r>
      <w:r>
        <w:t>this</w:t>
      </w:r>
      <w:r>
        <w:rPr>
          <w:spacing w:val="-15"/>
        </w:rPr>
        <w:t xml:space="preserve"> </w:t>
      </w:r>
      <w:r>
        <w:t>cohort. GF-PR’s</w:t>
      </w:r>
      <w:r>
        <w:rPr>
          <w:spacing w:val="-15"/>
        </w:rPr>
        <w:t xml:space="preserve"> </w:t>
      </w:r>
      <w:r>
        <w:t>high</w:t>
      </w:r>
      <w:r>
        <w:rPr>
          <w:spacing w:val="-15"/>
        </w:rPr>
        <w:t xml:space="preserve"> </w:t>
      </w:r>
      <w:r>
        <w:t>inverse-risk</w:t>
      </w:r>
      <w:r>
        <w:rPr>
          <w:spacing w:val="-15"/>
        </w:rPr>
        <w:t xml:space="preserve"> </w:t>
      </w:r>
      <w:r>
        <w:t>(0</w:t>
      </w:r>
      <w:r>
        <w:rPr>
          <w:i/>
        </w:rPr>
        <w:t>.</w:t>
      </w:r>
      <w:r>
        <w:t>376)</w:t>
      </w:r>
      <w:r>
        <w:rPr>
          <w:spacing w:val="-15"/>
        </w:rPr>
        <w:t xml:space="preserve"> </w:t>
      </w:r>
      <w:r>
        <w:t>and</w:t>
      </w:r>
      <w:r>
        <w:rPr>
          <w:spacing w:val="-15"/>
        </w:rPr>
        <w:t xml:space="preserve"> </w:t>
      </w:r>
      <w:r>
        <w:t>trading-success</w:t>
      </w:r>
      <w:r>
        <w:rPr>
          <w:spacing w:val="-15"/>
        </w:rPr>
        <w:t xml:space="preserve"> </w:t>
      </w:r>
      <w:r>
        <w:t>(0</w:t>
      </w:r>
      <w:r>
        <w:rPr>
          <w:i/>
        </w:rPr>
        <w:t>.</w:t>
      </w:r>
      <w:r>
        <w:t>583)</w:t>
      </w:r>
      <w:r>
        <w:rPr>
          <w:spacing w:val="-15"/>
        </w:rPr>
        <w:t xml:space="preserve"> </w:t>
      </w:r>
      <w:r>
        <w:t>means</w:t>
      </w:r>
      <w:r>
        <w:rPr>
          <w:spacing w:val="-15"/>
        </w:rPr>
        <w:t xml:space="preserve"> </w:t>
      </w:r>
      <w:r>
        <w:t>reflect</w:t>
      </w:r>
      <w:r>
        <w:rPr>
          <w:spacing w:val="-15"/>
        </w:rPr>
        <w:t xml:space="preserve"> </w:t>
      </w:r>
      <w:r>
        <w:t>construct</w:t>
      </w:r>
      <w:r>
        <w:rPr>
          <w:spacing w:val="-15"/>
        </w:rPr>
        <w:t xml:space="preserve"> </w:t>
      </w:r>
      <w:r>
        <w:t>overlap</w:t>
      </w:r>
      <w:r>
        <w:rPr>
          <w:spacing w:val="-15"/>
        </w:rPr>
        <w:t xml:space="preserve"> </w:t>
      </w:r>
      <w:r>
        <w:t>with GMX PnL inputs and are not evidence of superior social reputation.</w:t>
      </w:r>
    </w:p>
    <w:p w14:paraId="00DC2171" w14:textId="77777777" w:rsidR="00350CFB" w:rsidRDefault="00283FFF">
      <w:pPr>
        <w:pStyle w:val="BodyText"/>
        <w:spacing w:before="19" w:line="396" w:lineRule="auto"/>
        <w:ind w:left="282" w:right="524"/>
        <w:jc w:val="both"/>
      </w:pPr>
      <w:r>
        <w:t>Figure</w:t>
      </w:r>
      <w:r>
        <w:rPr>
          <w:spacing w:val="-5"/>
        </w:rPr>
        <w:t xml:space="preserve"> </w:t>
      </w:r>
      <w:hyperlink w:anchor="_bookmark102" w:history="1">
        <w:r>
          <w:t>4.6</w:t>
        </w:r>
      </w:hyperlink>
      <w:r>
        <w:rPr>
          <w:spacing w:val="-5"/>
        </w:rPr>
        <w:t xml:space="preserve"> </w:t>
      </w:r>
      <w:r>
        <w:t>provides</w:t>
      </w:r>
      <w:r>
        <w:rPr>
          <w:spacing w:val="-5"/>
        </w:rPr>
        <w:t xml:space="preserve"> </w:t>
      </w:r>
      <w:r>
        <w:t>a</w:t>
      </w:r>
      <w:r>
        <w:rPr>
          <w:spacing w:val="-5"/>
        </w:rPr>
        <w:t xml:space="preserve"> </w:t>
      </w:r>
      <w:r>
        <w:t>compact</w:t>
      </w:r>
      <w:r>
        <w:rPr>
          <w:spacing w:val="-5"/>
        </w:rPr>
        <w:t xml:space="preserve"> </w:t>
      </w:r>
      <w:r>
        <w:t>visual</w:t>
      </w:r>
      <w:r>
        <w:rPr>
          <w:spacing w:val="-5"/>
        </w:rPr>
        <w:t xml:space="preserve"> </w:t>
      </w:r>
      <w:r>
        <w:t>summary</w:t>
      </w:r>
      <w:r>
        <w:rPr>
          <w:spacing w:val="-5"/>
        </w:rPr>
        <w:t xml:space="preserve"> </w:t>
      </w:r>
      <w:r>
        <w:t>of</w:t>
      </w:r>
      <w:r>
        <w:rPr>
          <w:spacing w:val="-5"/>
        </w:rPr>
        <w:t xml:space="preserve"> </w:t>
      </w:r>
      <w:r>
        <w:t>family-level</w:t>
      </w:r>
      <w:r>
        <w:rPr>
          <w:spacing w:val="-5"/>
        </w:rPr>
        <w:t xml:space="preserve"> </w:t>
      </w:r>
      <w:r>
        <w:t>alignment. The</w:t>
      </w:r>
      <w:r>
        <w:rPr>
          <w:spacing w:val="-5"/>
        </w:rPr>
        <w:t xml:space="preserve"> </w:t>
      </w:r>
      <w:r>
        <w:t>heatmap</w:t>
      </w:r>
      <w:r>
        <w:rPr>
          <w:spacing w:val="-5"/>
        </w:rPr>
        <w:t xml:space="preserve"> </w:t>
      </w:r>
      <w:r>
        <w:t>makes</w:t>
      </w:r>
      <w:r>
        <w:rPr>
          <w:spacing w:val="-5"/>
        </w:rPr>
        <w:t xml:space="preserve"> </w:t>
      </w:r>
      <w:r>
        <w:t>the construct-specific</w:t>
      </w:r>
      <w:r>
        <w:rPr>
          <w:spacing w:val="-12"/>
        </w:rPr>
        <w:t xml:space="preserve"> </w:t>
      </w:r>
      <w:r>
        <w:t>pattern</w:t>
      </w:r>
      <w:r>
        <w:rPr>
          <w:spacing w:val="-12"/>
        </w:rPr>
        <w:t xml:space="preserve"> </w:t>
      </w:r>
      <w:r>
        <w:t>immediate: EndorseRank’s</w:t>
      </w:r>
      <w:r>
        <w:rPr>
          <w:spacing w:val="-12"/>
        </w:rPr>
        <w:t xml:space="preserve"> </w:t>
      </w:r>
      <w:r>
        <w:t>strongest</w:t>
      </w:r>
      <w:r>
        <w:rPr>
          <w:spacing w:val="-12"/>
        </w:rPr>
        <w:t xml:space="preserve"> </w:t>
      </w:r>
      <w:r>
        <w:t>cell</w:t>
      </w:r>
      <w:r>
        <w:rPr>
          <w:spacing w:val="-12"/>
        </w:rPr>
        <w:t xml:space="preserve"> </w:t>
      </w:r>
      <w:r>
        <w:t>is</w:t>
      </w:r>
      <w:r>
        <w:rPr>
          <w:spacing w:val="-12"/>
        </w:rPr>
        <w:t xml:space="preserve"> </w:t>
      </w:r>
      <w:r>
        <w:t>allowance;</w:t>
      </w:r>
      <w:r>
        <w:rPr>
          <w:spacing w:val="-11"/>
        </w:rPr>
        <w:t xml:space="preserve"> </w:t>
      </w:r>
      <w:r>
        <w:t>AWP’s</w:t>
      </w:r>
      <w:r>
        <w:rPr>
          <w:spacing w:val="-12"/>
        </w:rPr>
        <w:t xml:space="preserve"> </w:t>
      </w:r>
      <w:r>
        <w:t>strongest social-method</w:t>
      </w:r>
      <w:r>
        <w:rPr>
          <w:spacing w:val="-5"/>
        </w:rPr>
        <w:t xml:space="preserve"> </w:t>
      </w:r>
      <w:r>
        <w:t>cells</w:t>
      </w:r>
      <w:r>
        <w:rPr>
          <w:spacing w:val="-5"/>
        </w:rPr>
        <w:t xml:space="preserve"> </w:t>
      </w:r>
      <w:r>
        <w:t>are</w:t>
      </w:r>
      <w:r>
        <w:rPr>
          <w:spacing w:val="-5"/>
        </w:rPr>
        <w:t xml:space="preserve"> </w:t>
      </w:r>
      <w:r>
        <w:t>transfer</w:t>
      </w:r>
      <w:r>
        <w:rPr>
          <w:spacing w:val="-5"/>
        </w:rPr>
        <w:t xml:space="preserve"> </w:t>
      </w:r>
      <w:r>
        <w:t>and,</w:t>
      </w:r>
      <w:r>
        <w:rPr>
          <w:spacing w:val="-5"/>
        </w:rPr>
        <w:t xml:space="preserve"> </w:t>
      </w:r>
      <w:r>
        <w:t>secondarily,</w:t>
      </w:r>
      <w:r>
        <w:rPr>
          <w:spacing w:val="-5"/>
        </w:rPr>
        <w:t xml:space="preserve"> </w:t>
      </w:r>
      <w:r>
        <w:t>Sybil-adjusted</w:t>
      </w:r>
      <w:r>
        <w:rPr>
          <w:spacing w:val="-5"/>
        </w:rPr>
        <w:t xml:space="preserve"> </w:t>
      </w:r>
      <w:r>
        <w:t>stability</w:t>
      </w:r>
      <w:r>
        <w:rPr>
          <w:spacing w:val="-5"/>
        </w:rPr>
        <w:t xml:space="preserve"> </w:t>
      </w:r>
      <w:r>
        <w:t>and</w:t>
      </w:r>
      <w:r>
        <w:rPr>
          <w:spacing w:val="-5"/>
        </w:rPr>
        <w:t xml:space="preserve"> </w:t>
      </w:r>
      <w:r>
        <w:t>trading</w:t>
      </w:r>
      <w:r>
        <w:rPr>
          <w:spacing w:val="-5"/>
        </w:rPr>
        <w:t xml:space="preserve"> </w:t>
      </w:r>
      <w:r>
        <w:t>success;</w:t>
      </w:r>
      <w:r>
        <w:rPr>
          <w:spacing w:val="-5"/>
        </w:rPr>
        <w:t xml:space="preserve"> </w:t>
      </w:r>
      <w:r>
        <w:t>GF-PR dominates outcome-native families.</w:t>
      </w:r>
      <w:r>
        <w:rPr>
          <w:spacing w:val="40"/>
        </w:rPr>
        <w:t xml:space="preserve"> </w:t>
      </w:r>
      <w:r>
        <w:t>The visual separation between social-method cells and GF-PR outcome cells is the empirical signature of Claim C3 and the caution embodied in SC1.</w:t>
      </w:r>
    </w:p>
    <w:p w14:paraId="00DC2172" w14:textId="77777777" w:rsidR="00350CFB" w:rsidRDefault="00283FFF">
      <w:pPr>
        <w:spacing w:before="151"/>
        <w:ind w:right="1539"/>
        <w:jc w:val="right"/>
        <w:rPr>
          <w:rFonts w:ascii="Arial"/>
          <w:sz w:val="18"/>
        </w:rPr>
      </w:pPr>
      <w:r>
        <w:rPr>
          <w:rFonts w:ascii="Arial"/>
          <w:noProof/>
          <w:sz w:val="18"/>
        </w:rPr>
        <mc:AlternateContent>
          <mc:Choice Requires="wpg">
            <w:drawing>
              <wp:anchor distT="0" distB="0" distL="0" distR="0" simplePos="0" relativeHeight="15778816" behindDoc="0" locked="0" layoutInCell="1" allowOverlap="1" wp14:anchorId="00DC27A4" wp14:editId="00DC27A5">
                <wp:simplePos x="0" y="0"/>
                <wp:positionH relativeFrom="page">
                  <wp:posOffset>1920964</wp:posOffset>
                </wp:positionH>
                <wp:positionV relativeFrom="paragraph">
                  <wp:posOffset>160195</wp:posOffset>
                </wp:positionV>
                <wp:extent cx="3725545" cy="1871980"/>
                <wp:effectExtent l="0" t="0" r="0" b="0"/>
                <wp:wrapNone/>
                <wp:docPr id="658" name="Group 6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725545" cy="1871980"/>
                          <a:chOff x="0" y="0"/>
                          <a:chExt cx="3725545" cy="1871980"/>
                        </a:xfrm>
                      </wpg:grpSpPr>
                      <pic:pic xmlns:pic="http://schemas.openxmlformats.org/drawingml/2006/picture">
                        <pic:nvPicPr>
                          <pic:cNvPr id="659" name="Image 659"/>
                          <pic:cNvPicPr/>
                        </pic:nvPicPr>
                        <pic:blipFill>
                          <a:blip r:embed="rId36" cstate="print"/>
                          <a:stretch>
                            <a:fillRect/>
                          </a:stretch>
                        </pic:blipFill>
                        <pic:spPr>
                          <a:xfrm>
                            <a:off x="36347" y="4128"/>
                            <a:ext cx="3684975" cy="1830709"/>
                          </a:xfrm>
                          <a:prstGeom prst="rect">
                            <a:avLst/>
                          </a:prstGeom>
                        </pic:spPr>
                      </pic:pic>
                      <wps:wsp>
                        <wps:cNvPr id="660" name="Graphic 660"/>
                        <wps:cNvSpPr/>
                        <wps:spPr>
                          <a:xfrm>
                            <a:off x="404648" y="4128"/>
                            <a:ext cx="1270" cy="1831339"/>
                          </a:xfrm>
                          <a:custGeom>
                            <a:avLst/>
                            <a:gdLst/>
                            <a:ahLst/>
                            <a:cxnLst/>
                            <a:rect l="l" t="t" r="r" b="b"/>
                            <a:pathLst>
                              <a:path h="1831339">
                                <a:moveTo>
                                  <a:pt x="0" y="1831282"/>
                                </a:moveTo>
                                <a:lnTo>
                                  <a:pt x="0" y="0"/>
                                </a:lnTo>
                              </a:path>
                            </a:pathLst>
                          </a:custGeom>
                          <a:ln w="8257">
                            <a:solidFill>
                              <a:srgbClr val="AFAFAF"/>
                            </a:solidFill>
                            <a:prstDash val="solid"/>
                          </a:ln>
                        </wps:spPr>
                        <wps:bodyPr wrap="square" lIns="0" tIns="0" rIns="0" bIns="0" rtlCol="0">
                          <a:prstTxWarp prst="textNoShape">
                            <a:avLst/>
                          </a:prstTxWarp>
                          <a:noAutofit/>
                        </wps:bodyPr>
                      </wps:wsp>
                      <wps:wsp>
                        <wps:cNvPr id="661" name="Graphic 661"/>
                        <wps:cNvSpPr/>
                        <wps:spPr>
                          <a:xfrm>
                            <a:off x="404648" y="1835411"/>
                            <a:ext cx="1270" cy="36195"/>
                          </a:xfrm>
                          <a:custGeom>
                            <a:avLst/>
                            <a:gdLst/>
                            <a:ahLst/>
                            <a:cxnLst/>
                            <a:rect l="l" t="t" r="r" b="b"/>
                            <a:pathLst>
                              <a:path h="36195">
                                <a:moveTo>
                                  <a:pt x="0" y="0"/>
                                </a:moveTo>
                                <a:lnTo>
                                  <a:pt x="0" y="36128"/>
                                </a:lnTo>
                              </a:path>
                            </a:pathLst>
                          </a:custGeom>
                          <a:solidFill>
                            <a:srgbClr val="000000"/>
                          </a:solidFill>
                        </wps:spPr>
                        <wps:bodyPr wrap="square" lIns="0" tIns="0" rIns="0" bIns="0" rtlCol="0">
                          <a:prstTxWarp prst="textNoShape">
                            <a:avLst/>
                          </a:prstTxWarp>
                          <a:noAutofit/>
                        </wps:bodyPr>
                      </wps:wsp>
                      <wps:wsp>
                        <wps:cNvPr id="662" name="Graphic 662"/>
                        <wps:cNvSpPr/>
                        <wps:spPr>
                          <a:xfrm>
                            <a:off x="404648" y="1835411"/>
                            <a:ext cx="1270" cy="36195"/>
                          </a:xfrm>
                          <a:custGeom>
                            <a:avLst/>
                            <a:gdLst/>
                            <a:ahLst/>
                            <a:cxnLst/>
                            <a:rect l="l" t="t" r="r" b="b"/>
                            <a:pathLst>
                              <a:path h="36195">
                                <a:moveTo>
                                  <a:pt x="0" y="0"/>
                                </a:moveTo>
                                <a:lnTo>
                                  <a:pt x="0" y="36128"/>
                                </a:lnTo>
                              </a:path>
                            </a:pathLst>
                          </a:custGeom>
                          <a:ln w="8257">
                            <a:solidFill>
                              <a:srgbClr val="000000"/>
                            </a:solidFill>
                            <a:prstDash val="solid"/>
                          </a:ln>
                        </wps:spPr>
                        <wps:bodyPr wrap="square" lIns="0" tIns="0" rIns="0" bIns="0" rtlCol="0">
                          <a:prstTxWarp prst="textNoShape">
                            <a:avLst/>
                          </a:prstTxWarp>
                          <a:noAutofit/>
                        </wps:bodyPr>
                      </wps:wsp>
                      <wps:wsp>
                        <wps:cNvPr id="663" name="Graphic 663"/>
                        <wps:cNvSpPr/>
                        <wps:spPr>
                          <a:xfrm>
                            <a:off x="1141687" y="4128"/>
                            <a:ext cx="1270" cy="1831339"/>
                          </a:xfrm>
                          <a:custGeom>
                            <a:avLst/>
                            <a:gdLst/>
                            <a:ahLst/>
                            <a:cxnLst/>
                            <a:rect l="l" t="t" r="r" b="b"/>
                            <a:pathLst>
                              <a:path h="1831339">
                                <a:moveTo>
                                  <a:pt x="0" y="1831282"/>
                                </a:moveTo>
                                <a:lnTo>
                                  <a:pt x="0" y="0"/>
                                </a:lnTo>
                              </a:path>
                            </a:pathLst>
                          </a:custGeom>
                          <a:ln w="8257">
                            <a:solidFill>
                              <a:srgbClr val="AFAFAF"/>
                            </a:solidFill>
                            <a:prstDash val="solid"/>
                          </a:ln>
                        </wps:spPr>
                        <wps:bodyPr wrap="square" lIns="0" tIns="0" rIns="0" bIns="0" rtlCol="0">
                          <a:prstTxWarp prst="textNoShape">
                            <a:avLst/>
                          </a:prstTxWarp>
                          <a:noAutofit/>
                        </wps:bodyPr>
                      </wps:wsp>
                      <wps:wsp>
                        <wps:cNvPr id="664" name="Graphic 664"/>
                        <wps:cNvSpPr/>
                        <wps:spPr>
                          <a:xfrm>
                            <a:off x="1141687" y="1835411"/>
                            <a:ext cx="1270" cy="36195"/>
                          </a:xfrm>
                          <a:custGeom>
                            <a:avLst/>
                            <a:gdLst/>
                            <a:ahLst/>
                            <a:cxnLst/>
                            <a:rect l="l" t="t" r="r" b="b"/>
                            <a:pathLst>
                              <a:path h="36195">
                                <a:moveTo>
                                  <a:pt x="0" y="0"/>
                                </a:moveTo>
                                <a:lnTo>
                                  <a:pt x="0" y="36128"/>
                                </a:lnTo>
                              </a:path>
                            </a:pathLst>
                          </a:custGeom>
                          <a:solidFill>
                            <a:srgbClr val="000000"/>
                          </a:solidFill>
                        </wps:spPr>
                        <wps:bodyPr wrap="square" lIns="0" tIns="0" rIns="0" bIns="0" rtlCol="0">
                          <a:prstTxWarp prst="textNoShape">
                            <a:avLst/>
                          </a:prstTxWarp>
                          <a:noAutofit/>
                        </wps:bodyPr>
                      </wps:wsp>
                      <wps:wsp>
                        <wps:cNvPr id="665" name="Graphic 665"/>
                        <wps:cNvSpPr/>
                        <wps:spPr>
                          <a:xfrm>
                            <a:off x="1141687" y="1835411"/>
                            <a:ext cx="1270" cy="36195"/>
                          </a:xfrm>
                          <a:custGeom>
                            <a:avLst/>
                            <a:gdLst/>
                            <a:ahLst/>
                            <a:cxnLst/>
                            <a:rect l="l" t="t" r="r" b="b"/>
                            <a:pathLst>
                              <a:path h="36195">
                                <a:moveTo>
                                  <a:pt x="0" y="0"/>
                                </a:moveTo>
                                <a:lnTo>
                                  <a:pt x="0" y="36128"/>
                                </a:lnTo>
                              </a:path>
                            </a:pathLst>
                          </a:custGeom>
                          <a:ln w="8257">
                            <a:solidFill>
                              <a:srgbClr val="000000"/>
                            </a:solidFill>
                            <a:prstDash val="solid"/>
                          </a:ln>
                        </wps:spPr>
                        <wps:bodyPr wrap="square" lIns="0" tIns="0" rIns="0" bIns="0" rtlCol="0">
                          <a:prstTxWarp prst="textNoShape">
                            <a:avLst/>
                          </a:prstTxWarp>
                          <a:noAutofit/>
                        </wps:bodyPr>
                      </wps:wsp>
                      <wps:wsp>
                        <wps:cNvPr id="666" name="Graphic 666"/>
                        <wps:cNvSpPr/>
                        <wps:spPr>
                          <a:xfrm>
                            <a:off x="1878726" y="4128"/>
                            <a:ext cx="1270" cy="1831339"/>
                          </a:xfrm>
                          <a:custGeom>
                            <a:avLst/>
                            <a:gdLst/>
                            <a:ahLst/>
                            <a:cxnLst/>
                            <a:rect l="l" t="t" r="r" b="b"/>
                            <a:pathLst>
                              <a:path h="1831339">
                                <a:moveTo>
                                  <a:pt x="0" y="1831282"/>
                                </a:moveTo>
                                <a:lnTo>
                                  <a:pt x="0" y="0"/>
                                </a:lnTo>
                              </a:path>
                            </a:pathLst>
                          </a:custGeom>
                          <a:ln w="8257">
                            <a:solidFill>
                              <a:srgbClr val="AFAFAF"/>
                            </a:solidFill>
                            <a:prstDash val="solid"/>
                          </a:ln>
                        </wps:spPr>
                        <wps:bodyPr wrap="square" lIns="0" tIns="0" rIns="0" bIns="0" rtlCol="0">
                          <a:prstTxWarp prst="textNoShape">
                            <a:avLst/>
                          </a:prstTxWarp>
                          <a:noAutofit/>
                        </wps:bodyPr>
                      </wps:wsp>
                      <wps:wsp>
                        <wps:cNvPr id="667" name="Graphic 667"/>
                        <wps:cNvSpPr/>
                        <wps:spPr>
                          <a:xfrm>
                            <a:off x="1878726" y="1835411"/>
                            <a:ext cx="1270" cy="36195"/>
                          </a:xfrm>
                          <a:custGeom>
                            <a:avLst/>
                            <a:gdLst/>
                            <a:ahLst/>
                            <a:cxnLst/>
                            <a:rect l="l" t="t" r="r" b="b"/>
                            <a:pathLst>
                              <a:path h="36195">
                                <a:moveTo>
                                  <a:pt x="0" y="0"/>
                                </a:moveTo>
                                <a:lnTo>
                                  <a:pt x="0" y="36128"/>
                                </a:lnTo>
                              </a:path>
                            </a:pathLst>
                          </a:custGeom>
                          <a:solidFill>
                            <a:srgbClr val="000000"/>
                          </a:solidFill>
                        </wps:spPr>
                        <wps:bodyPr wrap="square" lIns="0" tIns="0" rIns="0" bIns="0" rtlCol="0">
                          <a:prstTxWarp prst="textNoShape">
                            <a:avLst/>
                          </a:prstTxWarp>
                          <a:noAutofit/>
                        </wps:bodyPr>
                      </wps:wsp>
                      <wps:wsp>
                        <wps:cNvPr id="668" name="Graphic 668"/>
                        <wps:cNvSpPr/>
                        <wps:spPr>
                          <a:xfrm>
                            <a:off x="1878726" y="1835411"/>
                            <a:ext cx="1270" cy="36195"/>
                          </a:xfrm>
                          <a:custGeom>
                            <a:avLst/>
                            <a:gdLst/>
                            <a:ahLst/>
                            <a:cxnLst/>
                            <a:rect l="l" t="t" r="r" b="b"/>
                            <a:pathLst>
                              <a:path h="36195">
                                <a:moveTo>
                                  <a:pt x="0" y="0"/>
                                </a:moveTo>
                                <a:lnTo>
                                  <a:pt x="0" y="36128"/>
                                </a:lnTo>
                              </a:path>
                            </a:pathLst>
                          </a:custGeom>
                          <a:ln w="8257">
                            <a:solidFill>
                              <a:srgbClr val="000000"/>
                            </a:solidFill>
                            <a:prstDash val="solid"/>
                          </a:ln>
                        </wps:spPr>
                        <wps:bodyPr wrap="square" lIns="0" tIns="0" rIns="0" bIns="0" rtlCol="0">
                          <a:prstTxWarp prst="textNoShape">
                            <a:avLst/>
                          </a:prstTxWarp>
                          <a:noAutofit/>
                        </wps:bodyPr>
                      </wps:wsp>
                      <wps:wsp>
                        <wps:cNvPr id="669" name="Graphic 669"/>
                        <wps:cNvSpPr/>
                        <wps:spPr>
                          <a:xfrm>
                            <a:off x="2615765" y="4128"/>
                            <a:ext cx="1270" cy="1831339"/>
                          </a:xfrm>
                          <a:custGeom>
                            <a:avLst/>
                            <a:gdLst/>
                            <a:ahLst/>
                            <a:cxnLst/>
                            <a:rect l="l" t="t" r="r" b="b"/>
                            <a:pathLst>
                              <a:path h="1831339">
                                <a:moveTo>
                                  <a:pt x="0" y="1831282"/>
                                </a:moveTo>
                                <a:lnTo>
                                  <a:pt x="0" y="0"/>
                                </a:lnTo>
                              </a:path>
                            </a:pathLst>
                          </a:custGeom>
                          <a:ln w="8257">
                            <a:solidFill>
                              <a:srgbClr val="AFAFAF"/>
                            </a:solidFill>
                            <a:prstDash val="solid"/>
                          </a:ln>
                        </wps:spPr>
                        <wps:bodyPr wrap="square" lIns="0" tIns="0" rIns="0" bIns="0" rtlCol="0">
                          <a:prstTxWarp prst="textNoShape">
                            <a:avLst/>
                          </a:prstTxWarp>
                          <a:noAutofit/>
                        </wps:bodyPr>
                      </wps:wsp>
                      <wps:wsp>
                        <wps:cNvPr id="670" name="Graphic 670"/>
                        <wps:cNvSpPr/>
                        <wps:spPr>
                          <a:xfrm>
                            <a:off x="2615765" y="1835411"/>
                            <a:ext cx="1270" cy="36195"/>
                          </a:xfrm>
                          <a:custGeom>
                            <a:avLst/>
                            <a:gdLst/>
                            <a:ahLst/>
                            <a:cxnLst/>
                            <a:rect l="l" t="t" r="r" b="b"/>
                            <a:pathLst>
                              <a:path h="36195">
                                <a:moveTo>
                                  <a:pt x="0" y="0"/>
                                </a:moveTo>
                                <a:lnTo>
                                  <a:pt x="0" y="36128"/>
                                </a:lnTo>
                              </a:path>
                            </a:pathLst>
                          </a:custGeom>
                          <a:solidFill>
                            <a:srgbClr val="000000"/>
                          </a:solidFill>
                        </wps:spPr>
                        <wps:bodyPr wrap="square" lIns="0" tIns="0" rIns="0" bIns="0" rtlCol="0">
                          <a:prstTxWarp prst="textNoShape">
                            <a:avLst/>
                          </a:prstTxWarp>
                          <a:noAutofit/>
                        </wps:bodyPr>
                      </wps:wsp>
                      <wps:wsp>
                        <wps:cNvPr id="671" name="Graphic 671"/>
                        <wps:cNvSpPr/>
                        <wps:spPr>
                          <a:xfrm>
                            <a:off x="2615765" y="1835411"/>
                            <a:ext cx="1270" cy="36195"/>
                          </a:xfrm>
                          <a:custGeom>
                            <a:avLst/>
                            <a:gdLst/>
                            <a:ahLst/>
                            <a:cxnLst/>
                            <a:rect l="l" t="t" r="r" b="b"/>
                            <a:pathLst>
                              <a:path h="36195">
                                <a:moveTo>
                                  <a:pt x="0" y="0"/>
                                </a:moveTo>
                                <a:lnTo>
                                  <a:pt x="0" y="36128"/>
                                </a:lnTo>
                              </a:path>
                            </a:pathLst>
                          </a:custGeom>
                          <a:ln w="8257">
                            <a:solidFill>
                              <a:srgbClr val="000000"/>
                            </a:solidFill>
                            <a:prstDash val="solid"/>
                          </a:ln>
                        </wps:spPr>
                        <wps:bodyPr wrap="square" lIns="0" tIns="0" rIns="0" bIns="0" rtlCol="0">
                          <a:prstTxWarp prst="textNoShape">
                            <a:avLst/>
                          </a:prstTxWarp>
                          <a:noAutofit/>
                        </wps:bodyPr>
                      </wps:wsp>
                      <wps:wsp>
                        <wps:cNvPr id="672" name="Graphic 672"/>
                        <wps:cNvSpPr/>
                        <wps:spPr>
                          <a:xfrm>
                            <a:off x="3352804" y="4128"/>
                            <a:ext cx="1270" cy="1831339"/>
                          </a:xfrm>
                          <a:custGeom>
                            <a:avLst/>
                            <a:gdLst/>
                            <a:ahLst/>
                            <a:cxnLst/>
                            <a:rect l="l" t="t" r="r" b="b"/>
                            <a:pathLst>
                              <a:path h="1831339">
                                <a:moveTo>
                                  <a:pt x="0" y="1831282"/>
                                </a:moveTo>
                                <a:lnTo>
                                  <a:pt x="0" y="0"/>
                                </a:lnTo>
                              </a:path>
                            </a:pathLst>
                          </a:custGeom>
                          <a:ln w="8257">
                            <a:solidFill>
                              <a:srgbClr val="AFAFAF"/>
                            </a:solidFill>
                            <a:prstDash val="solid"/>
                          </a:ln>
                        </wps:spPr>
                        <wps:bodyPr wrap="square" lIns="0" tIns="0" rIns="0" bIns="0" rtlCol="0">
                          <a:prstTxWarp prst="textNoShape">
                            <a:avLst/>
                          </a:prstTxWarp>
                          <a:noAutofit/>
                        </wps:bodyPr>
                      </wps:wsp>
                      <wps:wsp>
                        <wps:cNvPr id="673" name="Graphic 673"/>
                        <wps:cNvSpPr/>
                        <wps:spPr>
                          <a:xfrm>
                            <a:off x="3352804" y="1835411"/>
                            <a:ext cx="1270" cy="36195"/>
                          </a:xfrm>
                          <a:custGeom>
                            <a:avLst/>
                            <a:gdLst/>
                            <a:ahLst/>
                            <a:cxnLst/>
                            <a:rect l="l" t="t" r="r" b="b"/>
                            <a:pathLst>
                              <a:path h="36195">
                                <a:moveTo>
                                  <a:pt x="0" y="0"/>
                                </a:moveTo>
                                <a:lnTo>
                                  <a:pt x="0" y="36128"/>
                                </a:lnTo>
                              </a:path>
                            </a:pathLst>
                          </a:custGeom>
                          <a:solidFill>
                            <a:srgbClr val="000000"/>
                          </a:solidFill>
                        </wps:spPr>
                        <wps:bodyPr wrap="square" lIns="0" tIns="0" rIns="0" bIns="0" rtlCol="0">
                          <a:prstTxWarp prst="textNoShape">
                            <a:avLst/>
                          </a:prstTxWarp>
                          <a:noAutofit/>
                        </wps:bodyPr>
                      </wps:wsp>
                      <wps:wsp>
                        <wps:cNvPr id="674" name="Graphic 674"/>
                        <wps:cNvSpPr/>
                        <wps:spPr>
                          <a:xfrm>
                            <a:off x="3352804" y="1835411"/>
                            <a:ext cx="1270" cy="36195"/>
                          </a:xfrm>
                          <a:custGeom>
                            <a:avLst/>
                            <a:gdLst/>
                            <a:ahLst/>
                            <a:cxnLst/>
                            <a:rect l="l" t="t" r="r" b="b"/>
                            <a:pathLst>
                              <a:path h="36195">
                                <a:moveTo>
                                  <a:pt x="0" y="0"/>
                                </a:moveTo>
                                <a:lnTo>
                                  <a:pt x="0" y="36128"/>
                                </a:lnTo>
                              </a:path>
                            </a:pathLst>
                          </a:custGeom>
                          <a:ln w="8257">
                            <a:solidFill>
                              <a:srgbClr val="000000"/>
                            </a:solidFill>
                            <a:prstDash val="solid"/>
                          </a:ln>
                        </wps:spPr>
                        <wps:bodyPr wrap="square" lIns="0" tIns="0" rIns="0" bIns="0" rtlCol="0">
                          <a:prstTxWarp prst="textNoShape">
                            <a:avLst/>
                          </a:prstTxWarp>
                          <a:noAutofit/>
                        </wps:bodyPr>
                      </wps:wsp>
                      <wps:wsp>
                        <wps:cNvPr id="675" name="Graphic 675"/>
                        <wps:cNvSpPr/>
                        <wps:spPr>
                          <a:xfrm>
                            <a:off x="36128" y="309342"/>
                            <a:ext cx="3685540" cy="1270"/>
                          </a:xfrm>
                          <a:custGeom>
                            <a:avLst/>
                            <a:gdLst/>
                            <a:ahLst/>
                            <a:cxnLst/>
                            <a:rect l="l" t="t" r="r" b="b"/>
                            <a:pathLst>
                              <a:path w="3685540">
                                <a:moveTo>
                                  <a:pt x="0" y="0"/>
                                </a:moveTo>
                                <a:lnTo>
                                  <a:pt x="3685195" y="0"/>
                                </a:lnTo>
                              </a:path>
                            </a:pathLst>
                          </a:custGeom>
                          <a:ln w="8257">
                            <a:solidFill>
                              <a:srgbClr val="AFAFAF"/>
                            </a:solidFill>
                            <a:prstDash val="solid"/>
                          </a:ln>
                        </wps:spPr>
                        <wps:bodyPr wrap="square" lIns="0" tIns="0" rIns="0" bIns="0" rtlCol="0">
                          <a:prstTxWarp prst="textNoShape">
                            <a:avLst/>
                          </a:prstTxWarp>
                          <a:noAutofit/>
                        </wps:bodyPr>
                      </wps:wsp>
                      <wps:wsp>
                        <wps:cNvPr id="676" name="Graphic 676"/>
                        <wps:cNvSpPr/>
                        <wps:spPr>
                          <a:xfrm>
                            <a:off x="0" y="309342"/>
                            <a:ext cx="36195" cy="1270"/>
                          </a:xfrm>
                          <a:custGeom>
                            <a:avLst/>
                            <a:gdLst/>
                            <a:ahLst/>
                            <a:cxnLst/>
                            <a:rect l="l" t="t" r="r" b="b"/>
                            <a:pathLst>
                              <a:path w="36195">
                                <a:moveTo>
                                  <a:pt x="36128" y="0"/>
                                </a:moveTo>
                                <a:lnTo>
                                  <a:pt x="0" y="0"/>
                                </a:lnTo>
                              </a:path>
                            </a:pathLst>
                          </a:custGeom>
                          <a:solidFill>
                            <a:srgbClr val="000000"/>
                          </a:solidFill>
                        </wps:spPr>
                        <wps:bodyPr wrap="square" lIns="0" tIns="0" rIns="0" bIns="0" rtlCol="0">
                          <a:prstTxWarp prst="textNoShape">
                            <a:avLst/>
                          </a:prstTxWarp>
                          <a:noAutofit/>
                        </wps:bodyPr>
                      </wps:wsp>
                      <wps:wsp>
                        <wps:cNvPr id="677" name="Graphic 677"/>
                        <wps:cNvSpPr/>
                        <wps:spPr>
                          <a:xfrm>
                            <a:off x="0" y="309342"/>
                            <a:ext cx="36195" cy="1270"/>
                          </a:xfrm>
                          <a:custGeom>
                            <a:avLst/>
                            <a:gdLst/>
                            <a:ahLst/>
                            <a:cxnLst/>
                            <a:rect l="l" t="t" r="r" b="b"/>
                            <a:pathLst>
                              <a:path w="36195">
                                <a:moveTo>
                                  <a:pt x="36128" y="0"/>
                                </a:moveTo>
                                <a:lnTo>
                                  <a:pt x="0" y="0"/>
                                </a:lnTo>
                              </a:path>
                            </a:pathLst>
                          </a:custGeom>
                          <a:ln w="8257">
                            <a:solidFill>
                              <a:srgbClr val="000000"/>
                            </a:solidFill>
                            <a:prstDash val="solid"/>
                          </a:ln>
                        </wps:spPr>
                        <wps:bodyPr wrap="square" lIns="0" tIns="0" rIns="0" bIns="0" rtlCol="0">
                          <a:prstTxWarp prst="textNoShape">
                            <a:avLst/>
                          </a:prstTxWarp>
                          <a:noAutofit/>
                        </wps:bodyPr>
                      </wps:wsp>
                      <wps:wsp>
                        <wps:cNvPr id="678" name="Graphic 678"/>
                        <wps:cNvSpPr/>
                        <wps:spPr>
                          <a:xfrm>
                            <a:off x="36128" y="919770"/>
                            <a:ext cx="3685540" cy="1270"/>
                          </a:xfrm>
                          <a:custGeom>
                            <a:avLst/>
                            <a:gdLst/>
                            <a:ahLst/>
                            <a:cxnLst/>
                            <a:rect l="l" t="t" r="r" b="b"/>
                            <a:pathLst>
                              <a:path w="3685540">
                                <a:moveTo>
                                  <a:pt x="0" y="0"/>
                                </a:moveTo>
                                <a:lnTo>
                                  <a:pt x="3685195" y="0"/>
                                </a:lnTo>
                              </a:path>
                            </a:pathLst>
                          </a:custGeom>
                          <a:ln w="8257">
                            <a:solidFill>
                              <a:srgbClr val="AFAFAF"/>
                            </a:solidFill>
                            <a:prstDash val="solid"/>
                          </a:ln>
                        </wps:spPr>
                        <wps:bodyPr wrap="square" lIns="0" tIns="0" rIns="0" bIns="0" rtlCol="0">
                          <a:prstTxWarp prst="textNoShape">
                            <a:avLst/>
                          </a:prstTxWarp>
                          <a:noAutofit/>
                        </wps:bodyPr>
                      </wps:wsp>
                      <wps:wsp>
                        <wps:cNvPr id="679" name="Graphic 679"/>
                        <wps:cNvSpPr/>
                        <wps:spPr>
                          <a:xfrm>
                            <a:off x="0" y="919770"/>
                            <a:ext cx="36195" cy="1270"/>
                          </a:xfrm>
                          <a:custGeom>
                            <a:avLst/>
                            <a:gdLst/>
                            <a:ahLst/>
                            <a:cxnLst/>
                            <a:rect l="l" t="t" r="r" b="b"/>
                            <a:pathLst>
                              <a:path w="36195">
                                <a:moveTo>
                                  <a:pt x="36128" y="0"/>
                                </a:moveTo>
                                <a:lnTo>
                                  <a:pt x="0" y="0"/>
                                </a:lnTo>
                              </a:path>
                            </a:pathLst>
                          </a:custGeom>
                          <a:solidFill>
                            <a:srgbClr val="000000"/>
                          </a:solidFill>
                        </wps:spPr>
                        <wps:bodyPr wrap="square" lIns="0" tIns="0" rIns="0" bIns="0" rtlCol="0">
                          <a:prstTxWarp prst="textNoShape">
                            <a:avLst/>
                          </a:prstTxWarp>
                          <a:noAutofit/>
                        </wps:bodyPr>
                      </wps:wsp>
                      <wps:wsp>
                        <wps:cNvPr id="680" name="Graphic 680"/>
                        <wps:cNvSpPr/>
                        <wps:spPr>
                          <a:xfrm>
                            <a:off x="0" y="919770"/>
                            <a:ext cx="36195" cy="1270"/>
                          </a:xfrm>
                          <a:custGeom>
                            <a:avLst/>
                            <a:gdLst/>
                            <a:ahLst/>
                            <a:cxnLst/>
                            <a:rect l="l" t="t" r="r" b="b"/>
                            <a:pathLst>
                              <a:path w="36195">
                                <a:moveTo>
                                  <a:pt x="36128" y="0"/>
                                </a:moveTo>
                                <a:lnTo>
                                  <a:pt x="0" y="0"/>
                                </a:lnTo>
                              </a:path>
                            </a:pathLst>
                          </a:custGeom>
                          <a:ln w="8257">
                            <a:solidFill>
                              <a:srgbClr val="000000"/>
                            </a:solidFill>
                            <a:prstDash val="solid"/>
                          </a:ln>
                        </wps:spPr>
                        <wps:bodyPr wrap="square" lIns="0" tIns="0" rIns="0" bIns="0" rtlCol="0">
                          <a:prstTxWarp prst="textNoShape">
                            <a:avLst/>
                          </a:prstTxWarp>
                          <a:noAutofit/>
                        </wps:bodyPr>
                      </wps:wsp>
                      <wps:wsp>
                        <wps:cNvPr id="681" name="Graphic 681"/>
                        <wps:cNvSpPr/>
                        <wps:spPr>
                          <a:xfrm>
                            <a:off x="36128" y="1530197"/>
                            <a:ext cx="3685540" cy="1270"/>
                          </a:xfrm>
                          <a:custGeom>
                            <a:avLst/>
                            <a:gdLst/>
                            <a:ahLst/>
                            <a:cxnLst/>
                            <a:rect l="l" t="t" r="r" b="b"/>
                            <a:pathLst>
                              <a:path w="3685540">
                                <a:moveTo>
                                  <a:pt x="0" y="0"/>
                                </a:moveTo>
                                <a:lnTo>
                                  <a:pt x="3685195" y="0"/>
                                </a:lnTo>
                              </a:path>
                            </a:pathLst>
                          </a:custGeom>
                          <a:ln w="8257">
                            <a:solidFill>
                              <a:srgbClr val="AFAFAF"/>
                            </a:solidFill>
                            <a:prstDash val="solid"/>
                          </a:ln>
                        </wps:spPr>
                        <wps:bodyPr wrap="square" lIns="0" tIns="0" rIns="0" bIns="0" rtlCol="0">
                          <a:prstTxWarp prst="textNoShape">
                            <a:avLst/>
                          </a:prstTxWarp>
                          <a:noAutofit/>
                        </wps:bodyPr>
                      </wps:wsp>
                      <wps:wsp>
                        <wps:cNvPr id="682" name="Graphic 682"/>
                        <wps:cNvSpPr/>
                        <wps:spPr>
                          <a:xfrm>
                            <a:off x="0" y="1530197"/>
                            <a:ext cx="36195" cy="1270"/>
                          </a:xfrm>
                          <a:custGeom>
                            <a:avLst/>
                            <a:gdLst/>
                            <a:ahLst/>
                            <a:cxnLst/>
                            <a:rect l="l" t="t" r="r" b="b"/>
                            <a:pathLst>
                              <a:path w="36195">
                                <a:moveTo>
                                  <a:pt x="36128" y="0"/>
                                </a:moveTo>
                                <a:lnTo>
                                  <a:pt x="0" y="0"/>
                                </a:lnTo>
                              </a:path>
                            </a:pathLst>
                          </a:custGeom>
                          <a:solidFill>
                            <a:srgbClr val="000000"/>
                          </a:solidFill>
                        </wps:spPr>
                        <wps:bodyPr wrap="square" lIns="0" tIns="0" rIns="0" bIns="0" rtlCol="0">
                          <a:prstTxWarp prst="textNoShape">
                            <a:avLst/>
                          </a:prstTxWarp>
                          <a:noAutofit/>
                        </wps:bodyPr>
                      </wps:wsp>
                      <wps:wsp>
                        <wps:cNvPr id="683" name="Graphic 683"/>
                        <wps:cNvSpPr/>
                        <wps:spPr>
                          <a:xfrm>
                            <a:off x="0" y="1530197"/>
                            <a:ext cx="36195" cy="1270"/>
                          </a:xfrm>
                          <a:custGeom>
                            <a:avLst/>
                            <a:gdLst/>
                            <a:ahLst/>
                            <a:cxnLst/>
                            <a:rect l="l" t="t" r="r" b="b"/>
                            <a:pathLst>
                              <a:path w="36195">
                                <a:moveTo>
                                  <a:pt x="36128" y="0"/>
                                </a:moveTo>
                                <a:lnTo>
                                  <a:pt x="0" y="0"/>
                                </a:lnTo>
                              </a:path>
                            </a:pathLst>
                          </a:custGeom>
                          <a:ln w="8257">
                            <a:solidFill>
                              <a:srgbClr val="000000"/>
                            </a:solidFill>
                            <a:prstDash val="solid"/>
                          </a:ln>
                        </wps:spPr>
                        <wps:bodyPr wrap="square" lIns="0" tIns="0" rIns="0" bIns="0" rtlCol="0">
                          <a:prstTxWarp prst="textNoShape">
                            <a:avLst/>
                          </a:prstTxWarp>
                          <a:noAutofit/>
                        </wps:bodyPr>
                      </wps:wsp>
                      <wps:wsp>
                        <wps:cNvPr id="684" name="Graphic 684"/>
                        <wps:cNvSpPr/>
                        <wps:spPr>
                          <a:xfrm>
                            <a:off x="36128" y="4128"/>
                            <a:ext cx="3685540" cy="1831339"/>
                          </a:xfrm>
                          <a:custGeom>
                            <a:avLst/>
                            <a:gdLst/>
                            <a:ahLst/>
                            <a:cxnLst/>
                            <a:rect l="l" t="t" r="r" b="b"/>
                            <a:pathLst>
                              <a:path w="3685540" h="1831339">
                                <a:moveTo>
                                  <a:pt x="0" y="1831282"/>
                                </a:moveTo>
                                <a:lnTo>
                                  <a:pt x="0" y="0"/>
                                </a:lnTo>
                              </a:path>
                              <a:path w="3685540" h="1831339">
                                <a:moveTo>
                                  <a:pt x="3685195" y="1831282"/>
                                </a:moveTo>
                                <a:lnTo>
                                  <a:pt x="3685195" y="0"/>
                                </a:lnTo>
                              </a:path>
                              <a:path w="3685540" h="1831339">
                                <a:moveTo>
                                  <a:pt x="0" y="1831282"/>
                                </a:moveTo>
                                <a:lnTo>
                                  <a:pt x="3685195" y="1831282"/>
                                </a:lnTo>
                              </a:path>
                              <a:path w="3685540" h="1831339">
                                <a:moveTo>
                                  <a:pt x="0" y="0"/>
                                </a:moveTo>
                                <a:lnTo>
                                  <a:pt x="3685195" y="0"/>
                                </a:lnTo>
                              </a:path>
                            </a:pathLst>
                          </a:custGeom>
                          <a:ln w="8257">
                            <a:solidFill>
                              <a:srgbClr val="000000"/>
                            </a:solidFill>
                            <a:prstDash val="solid"/>
                          </a:ln>
                        </wps:spPr>
                        <wps:bodyPr wrap="square" lIns="0" tIns="0" rIns="0" bIns="0" rtlCol="0">
                          <a:prstTxWarp prst="textNoShape">
                            <a:avLst/>
                          </a:prstTxWarp>
                          <a:noAutofit/>
                        </wps:bodyPr>
                      </wps:wsp>
                      <wps:wsp>
                        <wps:cNvPr id="685" name="Textbox 685"/>
                        <wps:cNvSpPr txBox="1"/>
                        <wps:spPr>
                          <a:xfrm>
                            <a:off x="271827" y="262869"/>
                            <a:ext cx="278765" cy="91440"/>
                          </a:xfrm>
                          <a:prstGeom prst="rect">
                            <a:avLst/>
                          </a:prstGeom>
                        </wps:spPr>
                        <wps:txbx>
                          <w:txbxContent>
                            <w:p w14:paraId="00DC285A" w14:textId="77777777" w:rsidR="00350CFB" w:rsidRDefault="00283FFF">
                              <w:pPr>
                                <w:spacing w:line="144" w:lineRule="exact"/>
                                <w:rPr>
                                  <w:rFonts w:ascii="Arial"/>
                                  <w:sz w:val="16"/>
                                </w:rPr>
                              </w:pPr>
                              <w:r>
                                <w:rPr>
                                  <w:rFonts w:ascii="Arial"/>
                                  <w:spacing w:val="-4"/>
                                  <w:w w:val="105"/>
                                  <w:sz w:val="16"/>
                                </w:rPr>
                                <w:t>0.333</w:t>
                              </w:r>
                            </w:p>
                          </w:txbxContent>
                        </wps:txbx>
                        <wps:bodyPr wrap="square" lIns="0" tIns="0" rIns="0" bIns="0" rtlCol="0">
                          <a:noAutofit/>
                        </wps:bodyPr>
                      </wps:wsp>
                      <wps:wsp>
                        <wps:cNvPr id="686" name="Textbox 686"/>
                        <wps:cNvSpPr txBox="1"/>
                        <wps:spPr>
                          <a:xfrm>
                            <a:off x="1008866" y="262869"/>
                            <a:ext cx="278765" cy="91440"/>
                          </a:xfrm>
                          <a:prstGeom prst="rect">
                            <a:avLst/>
                          </a:prstGeom>
                        </wps:spPr>
                        <wps:txbx>
                          <w:txbxContent>
                            <w:p w14:paraId="00DC285B" w14:textId="77777777" w:rsidR="00350CFB" w:rsidRDefault="00283FFF">
                              <w:pPr>
                                <w:spacing w:line="144" w:lineRule="exact"/>
                                <w:rPr>
                                  <w:rFonts w:ascii="Arial"/>
                                  <w:sz w:val="16"/>
                                </w:rPr>
                              </w:pPr>
                              <w:r>
                                <w:rPr>
                                  <w:rFonts w:ascii="Arial"/>
                                  <w:spacing w:val="-4"/>
                                  <w:w w:val="105"/>
                                  <w:sz w:val="16"/>
                                </w:rPr>
                                <w:t>0.355</w:t>
                              </w:r>
                            </w:p>
                          </w:txbxContent>
                        </wps:txbx>
                        <wps:bodyPr wrap="square" lIns="0" tIns="0" rIns="0" bIns="0" rtlCol="0">
                          <a:noAutofit/>
                        </wps:bodyPr>
                      </wps:wsp>
                      <wps:wsp>
                        <wps:cNvPr id="687" name="Textbox 687"/>
                        <wps:cNvSpPr txBox="1"/>
                        <wps:spPr>
                          <a:xfrm>
                            <a:off x="1745905" y="262869"/>
                            <a:ext cx="278765" cy="91440"/>
                          </a:xfrm>
                          <a:prstGeom prst="rect">
                            <a:avLst/>
                          </a:prstGeom>
                        </wps:spPr>
                        <wps:txbx>
                          <w:txbxContent>
                            <w:p w14:paraId="00DC285C" w14:textId="77777777" w:rsidR="00350CFB" w:rsidRDefault="00283FFF">
                              <w:pPr>
                                <w:spacing w:line="144" w:lineRule="exact"/>
                                <w:rPr>
                                  <w:rFonts w:ascii="Arial"/>
                                  <w:sz w:val="16"/>
                                </w:rPr>
                              </w:pPr>
                              <w:r>
                                <w:rPr>
                                  <w:rFonts w:ascii="Arial"/>
                                  <w:spacing w:val="-4"/>
                                  <w:w w:val="105"/>
                                  <w:sz w:val="16"/>
                                </w:rPr>
                                <w:t>0.035</w:t>
                              </w:r>
                            </w:p>
                          </w:txbxContent>
                        </wps:txbx>
                        <wps:bodyPr wrap="square" lIns="0" tIns="0" rIns="0" bIns="0" rtlCol="0">
                          <a:noAutofit/>
                        </wps:bodyPr>
                      </wps:wsp>
                      <wps:wsp>
                        <wps:cNvPr id="688" name="Textbox 688"/>
                        <wps:cNvSpPr txBox="1"/>
                        <wps:spPr>
                          <a:xfrm>
                            <a:off x="2482944" y="262869"/>
                            <a:ext cx="278765" cy="91440"/>
                          </a:xfrm>
                          <a:prstGeom prst="rect">
                            <a:avLst/>
                          </a:prstGeom>
                        </wps:spPr>
                        <wps:txbx>
                          <w:txbxContent>
                            <w:p w14:paraId="00DC285D" w14:textId="77777777" w:rsidR="00350CFB" w:rsidRDefault="00283FFF">
                              <w:pPr>
                                <w:spacing w:line="144" w:lineRule="exact"/>
                                <w:rPr>
                                  <w:rFonts w:ascii="Arial"/>
                                  <w:sz w:val="16"/>
                                </w:rPr>
                              </w:pPr>
                              <w:r>
                                <w:rPr>
                                  <w:rFonts w:ascii="Arial"/>
                                  <w:spacing w:val="-4"/>
                                  <w:w w:val="105"/>
                                  <w:sz w:val="16"/>
                                </w:rPr>
                                <w:t>0.233</w:t>
                              </w:r>
                            </w:p>
                          </w:txbxContent>
                        </wps:txbx>
                        <wps:bodyPr wrap="square" lIns="0" tIns="0" rIns="0" bIns="0" rtlCol="0">
                          <a:noAutofit/>
                        </wps:bodyPr>
                      </wps:wsp>
                      <wps:wsp>
                        <wps:cNvPr id="689" name="Textbox 689"/>
                        <wps:cNvSpPr txBox="1"/>
                        <wps:spPr>
                          <a:xfrm>
                            <a:off x="3219983" y="262869"/>
                            <a:ext cx="278765" cy="91440"/>
                          </a:xfrm>
                          <a:prstGeom prst="rect">
                            <a:avLst/>
                          </a:prstGeom>
                        </wps:spPr>
                        <wps:txbx>
                          <w:txbxContent>
                            <w:p w14:paraId="00DC285E" w14:textId="77777777" w:rsidR="00350CFB" w:rsidRDefault="00283FFF">
                              <w:pPr>
                                <w:spacing w:line="144" w:lineRule="exact"/>
                                <w:rPr>
                                  <w:rFonts w:ascii="Arial"/>
                                  <w:sz w:val="16"/>
                                </w:rPr>
                              </w:pPr>
                              <w:r>
                                <w:rPr>
                                  <w:rFonts w:ascii="Arial"/>
                                  <w:spacing w:val="-4"/>
                                  <w:w w:val="105"/>
                                  <w:sz w:val="16"/>
                                </w:rPr>
                                <w:t>0.096</w:t>
                              </w:r>
                            </w:p>
                          </w:txbxContent>
                        </wps:txbx>
                        <wps:bodyPr wrap="square" lIns="0" tIns="0" rIns="0" bIns="0" rtlCol="0">
                          <a:noAutofit/>
                        </wps:bodyPr>
                      </wps:wsp>
                      <wps:wsp>
                        <wps:cNvPr id="690" name="Textbox 690"/>
                        <wps:cNvSpPr txBox="1"/>
                        <wps:spPr>
                          <a:xfrm>
                            <a:off x="271827" y="873297"/>
                            <a:ext cx="278765" cy="91440"/>
                          </a:xfrm>
                          <a:prstGeom prst="rect">
                            <a:avLst/>
                          </a:prstGeom>
                        </wps:spPr>
                        <wps:txbx>
                          <w:txbxContent>
                            <w:p w14:paraId="00DC285F" w14:textId="77777777" w:rsidR="00350CFB" w:rsidRDefault="00283FFF">
                              <w:pPr>
                                <w:spacing w:line="144" w:lineRule="exact"/>
                                <w:rPr>
                                  <w:rFonts w:ascii="Arial"/>
                                  <w:sz w:val="16"/>
                                </w:rPr>
                              </w:pPr>
                              <w:r>
                                <w:rPr>
                                  <w:rFonts w:ascii="Arial"/>
                                  <w:spacing w:val="-4"/>
                                  <w:w w:val="105"/>
                                  <w:sz w:val="16"/>
                                </w:rPr>
                                <w:t>0.534</w:t>
                              </w:r>
                            </w:p>
                          </w:txbxContent>
                        </wps:txbx>
                        <wps:bodyPr wrap="square" lIns="0" tIns="0" rIns="0" bIns="0" rtlCol="0">
                          <a:noAutofit/>
                        </wps:bodyPr>
                      </wps:wsp>
                      <wps:wsp>
                        <wps:cNvPr id="691" name="Textbox 691"/>
                        <wps:cNvSpPr txBox="1"/>
                        <wps:spPr>
                          <a:xfrm>
                            <a:off x="993140" y="873297"/>
                            <a:ext cx="309880" cy="91440"/>
                          </a:xfrm>
                          <a:prstGeom prst="rect">
                            <a:avLst/>
                          </a:prstGeom>
                        </wps:spPr>
                        <wps:txbx>
                          <w:txbxContent>
                            <w:p w14:paraId="00DC2860" w14:textId="77777777" w:rsidR="00350CFB" w:rsidRDefault="00283FFF">
                              <w:pPr>
                                <w:spacing w:line="144" w:lineRule="exact"/>
                                <w:rPr>
                                  <w:rFonts w:ascii="Arial"/>
                                  <w:sz w:val="16"/>
                                </w:rPr>
                              </w:pPr>
                              <w:r>
                                <w:rPr>
                                  <w:rFonts w:ascii="Arial"/>
                                  <w:w w:val="90"/>
                                  <w:sz w:val="16"/>
                                </w:rPr>
                                <w:t>-</w:t>
                              </w:r>
                              <w:r>
                                <w:rPr>
                                  <w:rFonts w:ascii="Arial"/>
                                  <w:spacing w:val="-2"/>
                                  <w:w w:val="95"/>
                                  <w:sz w:val="16"/>
                                </w:rPr>
                                <w:t>0.030</w:t>
                              </w:r>
                            </w:p>
                          </w:txbxContent>
                        </wps:txbx>
                        <wps:bodyPr wrap="square" lIns="0" tIns="0" rIns="0" bIns="0" rtlCol="0">
                          <a:noAutofit/>
                        </wps:bodyPr>
                      </wps:wsp>
                      <wps:wsp>
                        <wps:cNvPr id="692" name="Textbox 692"/>
                        <wps:cNvSpPr txBox="1"/>
                        <wps:spPr>
                          <a:xfrm>
                            <a:off x="1745905" y="873297"/>
                            <a:ext cx="278765" cy="91440"/>
                          </a:xfrm>
                          <a:prstGeom prst="rect">
                            <a:avLst/>
                          </a:prstGeom>
                        </wps:spPr>
                        <wps:txbx>
                          <w:txbxContent>
                            <w:p w14:paraId="00DC2861" w14:textId="77777777" w:rsidR="00350CFB" w:rsidRDefault="00283FFF">
                              <w:pPr>
                                <w:spacing w:line="144" w:lineRule="exact"/>
                                <w:rPr>
                                  <w:rFonts w:ascii="Arial"/>
                                  <w:sz w:val="16"/>
                                </w:rPr>
                              </w:pPr>
                              <w:r>
                                <w:rPr>
                                  <w:rFonts w:ascii="Arial"/>
                                  <w:spacing w:val="-4"/>
                                  <w:w w:val="105"/>
                                  <w:sz w:val="16"/>
                                </w:rPr>
                                <w:t>0.107</w:t>
                              </w:r>
                            </w:p>
                          </w:txbxContent>
                        </wps:txbx>
                        <wps:bodyPr wrap="square" lIns="0" tIns="0" rIns="0" bIns="0" rtlCol="0">
                          <a:noAutofit/>
                        </wps:bodyPr>
                      </wps:wsp>
                      <wps:wsp>
                        <wps:cNvPr id="693" name="Textbox 693"/>
                        <wps:cNvSpPr txBox="1"/>
                        <wps:spPr>
                          <a:xfrm>
                            <a:off x="2482944" y="873297"/>
                            <a:ext cx="278765" cy="91440"/>
                          </a:xfrm>
                          <a:prstGeom prst="rect">
                            <a:avLst/>
                          </a:prstGeom>
                        </wps:spPr>
                        <wps:txbx>
                          <w:txbxContent>
                            <w:p w14:paraId="00DC2862" w14:textId="77777777" w:rsidR="00350CFB" w:rsidRDefault="00283FFF">
                              <w:pPr>
                                <w:spacing w:line="144" w:lineRule="exact"/>
                                <w:rPr>
                                  <w:rFonts w:ascii="Arial"/>
                                  <w:sz w:val="16"/>
                                </w:rPr>
                              </w:pPr>
                              <w:r>
                                <w:rPr>
                                  <w:rFonts w:ascii="Arial"/>
                                  <w:spacing w:val="-4"/>
                                  <w:w w:val="105"/>
                                  <w:sz w:val="16"/>
                                </w:rPr>
                                <w:t>0.286</w:t>
                              </w:r>
                            </w:p>
                          </w:txbxContent>
                        </wps:txbx>
                        <wps:bodyPr wrap="square" lIns="0" tIns="0" rIns="0" bIns="0" rtlCol="0">
                          <a:noAutofit/>
                        </wps:bodyPr>
                      </wps:wsp>
                      <wps:wsp>
                        <wps:cNvPr id="694" name="Textbox 694"/>
                        <wps:cNvSpPr txBox="1"/>
                        <wps:spPr>
                          <a:xfrm>
                            <a:off x="3219983" y="873297"/>
                            <a:ext cx="278765" cy="91440"/>
                          </a:xfrm>
                          <a:prstGeom prst="rect">
                            <a:avLst/>
                          </a:prstGeom>
                        </wps:spPr>
                        <wps:txbx>
                          <w:txbxContent>
                            <w:p w14:paraId="00DC2863" w14:textId="77777777" w:rsidR="00350CFB" w:rsidRDefault="00283FFF">
                              <w:pPr>
                                <w:spacing w:line="144" w:lineRule="exact"/>
                                <w:rPr>
                                  <w:rFonts w:ascii="Arial"/>
                                  <w:sz w:val="16"/>
                                </w:rPr>
                              </w:pPr>
                              <w:r>
                                <w:rPr>
                                  <w:rFonts w:ascii="Arial"/>
                                  <w:spacing w:val="-4"/>
                                  <w:w w:val="105"/>
                                  <w:sz w:val="16"/>
                                </w:rPr>
                                <w:t>0.179</w:t>
                              </w:r>
                            </w:p>
                          </w:txbxContent>
                        </wps:txbx>
                        <wps:bodyPr wrap="square" lIns="0" tIns="0" rIns="0" bIns="0" rtlCol="0">
                          <a:noAutofit/>
                        </wps:bodyPr>
                      </wps:wsp>
                      <wps:wsp>
                        <wps:cNvPr id="695" name="Textbox 695"/>
                        <wps:cNvSpPr txBox="1"/>
                        <wps:spPr>
                          <a:xfrm>
                            <a:off x="271827" y="1483724"/>
                            <a:ext cx="278765" cy="91440"/>
                          </a:xfrm>
                          <a:prstGeom prst="rect">
                            <a:avLst/>
                          </a:prstGeom>
                        </wps:spPr>
                        <wps:txbx>
                          <w:txbxContent>
                            <w:p w14:paraId="00DC2864" w14:textId="77777777" w:rsidR="00350CFB" w:rsidRDefault="00283FFF">
                              <w:pPr>
                                <w:spacing w:line="144" w:lineRule="exact"/>
                                <w:rPr>
                                  <w:rFonts w:ascii="Arial"/>
                                  <w:sz w:val="16"/>
                                </w:rPr>
                              </w:pPr>
                              <w:r>
                                <w:rPr>
                                  <w:rFonts w:ascii="Arial"/>
                                  <w:spacing w:val="-4"/>
                                  <w:w w:val="105"/>
                                  <w:sz w:val="16"/>
                                </w:rPr>
                                <w:t>0.246</w:t>
                              </w:r>
                            </w:p>
                          </w:txbxContent>
                        </wps:txbx>
                        <wps:bodyPr wrap="square" lIns="0" tIns="0" rIns="0" bIns="0" rtlCol="0">
                          <a:noAutofit/>
                        </wps:bodyPr>
                      </wps:wsp>
                      <wps:wsp>
                        <wps:cNvPr id="696" name="Textbox 696"/>
                        <wps:cNvSpPr txBox="1"/>
                        <wps:spPr>
                          <a:xfrm>
                            <a:off x="993140" y="1483724"/>
                            <a:ext cx="309880" cy="91440"/>
                          </a:xfrm>
                          <a:prstGeom prst="rect">
                            <a:avLst/>
                          </a:prstGeom>
                        </wps:spPr>
                        <wps:txbx>
                          <w:txbxContent>
                            <w:p w14:paraId="00DC2865" w14:textId="77777777" w:rsidR="00350CFB" w:rsidRDefault="00283FFF">
                              <w:pPr>
                                <w:spacing w:line="144" w:lineRule="exact"/>
                                <w:rPr>
                                  <w:rFonts w:ascii="Arial"/>
                                  <w:sz w:val="16"/>
                                </w:rPr>
                              </w:pPr>
                              <w:r>
                                <w:rPr>
                                  <w:rFonts w:ascii="Arial"/>
                                  <w:w w:val="90"/>
                                  <w:sz w:val="16"/>
                                </w:rPr>
                                <w:t>-</w:t>
                              </w:r>
                              <w:r>
                                <w:rPr>
                                  <w:rFonts w:ascii="Arial"/>
                                  <w:spacing w:val="-2"/>
                                  <w:w w:val="95"/>
                                  <w:sz w:val="16"/>
                                </w:rPr>
                                <w:t>0.041</w:t>
                              </w:r>
                            </w:p>
                          </w:txbxContent>
                        </wps:txbx>
                        <wps:bodyPr wrap="square" lIns="0" tIns="0" rIns="0" bIns="0" rtlCol="0">
                          <a:noAutofit/>
                        </wps:bodyPr>
                      </wps:wsp>
                      <wps:wsp>
                        <wps:cNvPr id="697" name="Textbox 697"/>
                        <wps:cNvSpPr txBox="1"/>
                        <wps:spPr>
                          <a:xfrm>
                            <a:off x="1745905" y="1483724"/>
                            <a:ext cx="278765" cy="91440"/>
                          </a:xfrm>
                          <a:prstGeom prst="rect">
                            <a:avLst/>
                          </a:prstGeom>
                        </wps:spPr>
                        <wps:txbx>
                          <w:txbxContent>
                            <w:p w14:paraId="00DC2866" w14:textId="77777777" w:rsidR="00350CFB" w:rsidRDefault="00283FFF">
                              <w:pPr>
                                <w:spacing w:line="144" w:lineRule="exact"/>
                                <w:rPr>
                                  <w:rFonts w:ascii="Arial"/>
                                  <w:sz w:val="16"/>
                                </w:rPr>
                              </w:pPr>
                              <w:r>
                                <w:rPr>
                                  <w:rFonts w:ascii="Arial"/>
                                  <w:spacing w:val="-4"/>
                                  <w:w w:val="105"/>
                                  <w:sz w:val="16"/>
                                </w:rPr>
                                <w:t>0.376</w:t>
                              </w:r>
                            </w:p>
                          </w:txbxContent>
                        </wps:txbx>
                        <wps:bodyPr wrap="square" lIns="0" tIns="0" rIns="0" bIns="0" rtlCol="0">
                          <a:noAutofit/>
                        </wps:bodyPr>
                      </wps:wsp>
                      <wps:wsp>
                        <wps:cNvPr id="698" name="Textbox 698"/>
                        <wps:cNvSpPr txBox="1"/>
                        <wps:spPr>
                          <a:xfrm>
                            <a:off x="2482944" y="1483724"/>
                            <a:ext cx="278765" cy="91440"/>
                          </a:xfrm>
                          <a:prstGeom prst="rect">
                            <a:avLst/>
                          </a:prstGeom>
                        </wps:spPr>
                        <wps:txbx>
                          <w:txbxContent>
                            <w:p w14:paraId="00DC2867" w14:textId="77777777" w:rsidR="00350CFB" w:rsidRDefault="00283FFF">
                              <w:pPr>
                                <w:spacing w:line="144" w:lineRule="exact"/>
                                <w:rPr>
                                  <w:rFonts w:ascii="Arial"/>
                                  <w:sz w:val="16"/>
                                </w:rPr>
                              </w:pPr>
                              <w:r>
                                <w:rPr>
                                  <w:rFonts w:ascii="Arial"/>
                                  <w:spacing w:val="-4"/>
                                  <w:w w:val="105"/>
                                  <w:sz w:val="16"/>
                                </w:rPr>
                                <w:t>0.093</w:t>
                              </w:r>
                            </w:p>
                          </w:txbxContent>
                        </wps:txbx>
                        <wps:bodyPr wrap="square" lIns="0" tIns="0" rIns="0" bIns="0" rtlCol="0">
                          <a:noAutofit/>
                        </wps:bodyPr>
                      </wps:wsp>
                      <wps:wsp>
                        <wps:cNvPr id="699" name="Textbox 699"/>
                        <wps:cNvSpPr txBox="1"/>
                        <wps:spPr>
                          <a:xfrm>
                            <a:off x="3219983" y="1483724"/>
                            <a:ext cx="278765" cy="91440"/>
                          </a:xfrm>
                          <a:prstGeom prst="rect">
                            <a:avLst/>
                          </a:prstGeom>
                        </wps:spPr>
                        <wps:txbx>
                          <w:txbxContent>
                            <w:p w14:paraId="00DC2868" w14:textId="77777777" w:rsidR="00350CFB" w:rsidRDefault="00283FFF">
                              <w:pPr>
                                <w:spacing w:line="144" w:lineRule="exact"/>
                                <w:rPr>
                                  <w:rFonts w:ascii="Arial"/>
                                  <w:sz w:val="16"/>
                                </w:rPr>
                              </w:pPr>
                              <w:r>
                                <w:rPr>
                                  <w:rFonts w:ascii="Arial"/>
                                  <w:spacing w:val="-4"/>
                                  <w:w w:val="105"/>
                                  <w:sz w:val="16"/>
                                </w:rPr>
                                <w:t>0.583</w:t>
                              </w:r>
                            </w:p>
                          </w:txbxContent>
                        </wps:txbx>
                        <wps:bodyPr wrap="square" lIns="0" tIns="0" rIns="0" bIns="0" rtlCol="0">
                          <a:noAutofit/>
                        </wps:bodyPr>
                      </wps:wsp>
                    </wpg:wgp>
                  </a:graphicData>
                </a:graphic>
              </wp:anchor>
            </w:drawing>
          </mc:Choice>
          <mc:Fallback>
            <w:pict>
              <v:group w14:anchorId="00DC27A4" id="Group 658" o:spid="_x0000_s1281" style="position:absolute;left:0;text-align:left;margin-left:151.25pt;margin-top:12.6pt;width:293.35pt;height:147.4pt;z-index:15778816;mso-wrap-distance-left:0;mso-wrap-distance-right:0;mso-position-horizontal-relative:page;mso-position-vertical-relative:text" coordsize="37255,18719"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">
                <v:shape id="Image 659" o:spid="_x0000_s1282" type="#_x0000_t75" style="position:absolute;left:363;top:41;width:36850;height:1830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">
                  <v:imagedata r:id="rId37" o:title=""/>
                </v:shape>
                <v:shape id="Graphic 660" o:spid="_x0000_s1283" style="position:absolute;left:4046;top:41;width:13;height:18313;visibility:visible;mso-wrap-style:square;v-text-anchor:top" coordsize="1270,183133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" path="m,1831282l,e" filled="f" strokecolor="#afafaf" strokeweight=".22936mm">
                  <v:path arrowok="t"/>
                </v:shape>
                <v:shape id="Graphic 661" o:spid="_x0000_s1284" style="position:absolute;left:4046;top:18354;width:13;height:362;visibility:visible;mso-wrap-style:square;v-text-anchor:top" coordsize="1270,361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" path="m,l,36128e" fillcolor="black" stroked="f">
                  <v:path arrowok="t"/>
                </v:shape>
                <v:shape id="Graphic 662" o:spid="_x0000_s1285" style="position:absolute;left:4046;top:18354;width:13;height:362;visibility:visible;mso-wrap-style:square;v-text-anchor:top" coordsize="1270,361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" path="m,l,36128e" filled="f" strokeweight=".22936mm">
                  <v:path arrowok="t"/>
                </v:shape>
                <v:shape id="Graphic 663" o:spid="_x0000_s1286" style="position:absolute;left:11416;top:41;width:13;height:18313;visibility:visible;mso-wrap-style:square;v-text-anchor:top" coordsize="1270,183133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" path="m,1831282l,e" filled="f" strokecolor="#afafaf" strokeweight=".22936mm">
                  <v:path arrowok="t"/>
                </v:shape>
                <v:shape id="Graphic 664" o:spid="_x0000_s1287" style="position:absolute;left:11416;top:18354;width:13;height:362;visibility:visible;mso-wrap-style:square;v-text-anchor:top" coordsize="1270,361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" path="m,l,36128e" fillcolor="black" stroked="f">
                  <v:path arrowok="t"/>
                </v:shape>
                <v:shape id="Graphic 665" o:spid="_x0000_s1288" style="position:absolute;left:11416;top:18354;width:13;height:362;visibility:visible;mso-wrap-style:square;v-text-anchor:top" coordsize="1270,361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" path="m,l,36128e" filled="f" strokeweight=".22936mm">
                  <v:path arrowok="t"/>
                </v:shape>
                <v:shape id="Graphic 666" o:spid="_x0000_s1289" style="position:absolute;left:18787;top:41;width:12;height:18313;visibility:visible;mso-wrap-style:square;v-text-anchor:top" coordsize="1270,183133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" path="m,1831282l,e" filled="f" strokecolor="#afafaf" strokeweight=".22936mm">
                  <v:path arrowok="t"/>
                </v:shape>
                <v:shape id="Graphic 667" o:spid="_x0000_s1290" style="position:absolute;left:18787;top:18354;width:12;height:362;visibility:visible;mso-wrap-style:square;v-text-anchor:top" coordsize="1270,361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" path="m,l,36128e" fillcolor="black" stroked="f">
                  <v:path arrowok="t"/>
                </v:shape>
                <v:shape id="Graphic 668" o:spid="_x0000_s1291" style="position:absolute;left:18787;top:18354;width:12;height:362;visibility:visible;mso-wrap-style:square;v-text-anchor:top" coordsize="1270,361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" path="m,l,36128e" filled="f" strokeweight=".22936mm">
                  <v:path arrowok="t"/>
                </v:shape>
                <v:shape id="Graphic 669" o:spid="_x0000_s1292" style="position:absolute;left:26157;top:41;width:13;height:18313;visibility:visible;mso-wrap-style:square;v-text-anchor:top" coordsize="1270,183133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" path="m,1831282l,e" filled="f" strokecolor="#afafaf" strokeweight=".22936mm">
                  <v:path arrowok="t"/>
                </v:shape>
                <v:shape id="Graphic 670" o:spid="_x0000_s1293" style="position:absolute;left:26157;top:18354;width:13;height:362;visibility:visible;mso-wrap-style:square;v-text-anchor:top" coordsize="1270,361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" path="m,l,36128e" fillcolor="black" stroked="f">
                  <v:path arrowok="t"/>
                </v:shape>
                <v:shape id="Graphic 671" o:spid="_x0000_s1294" style="position:absolute;left:26157;top:18354;width:13;height:362;visibility:visible;mso-wrap-style:square;v-text-anchor:top" coordsize="1270,361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" path="m,l,36128e" filled="f" strokeweight=".22936mm">
                  <v:path arrowok="t"/>
                </v:shape>
                <v:shape id="Graphic 672" o:spid="_x0000_s1295" style="position:absolute;left:33528;top:41;width:12;height:18313;visibility:visible;mso-wrap-style:square;v-text-anchor:top" coordsize="1270,183133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" path="m,1831282l,e" filled="f" strokecolor="#afafaf" strokeweight=".22936mm">
                  <v:path arrowok="t"/>
                </v:shape>
                <v:shape id="Graphic 673" o:spid="_x0000_s1296" style="position:absolute;left:33528;top:18354;width:12;height:362;visibility:visible;mso-wrap-style:square;v-text-anchor:top" coordsize="1270,361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" path="m,l,36128e" fillcolor="black" stroked="f">
                  <v:path arrowok="t"/>
                </v:shape>
                <v:shape id="Graphic 674" o:spid="_x0000_s1297" style="position:absolute;left:33528;top:18354;width:12;height:362;visibility:visible;mso-wrap-style:square;v-text-anchor:top" coordsize="1270,361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" path="m,l,36128e" filled="f" strokeweight=".22936mm">
                  <v:path arrowok="t"/>
                </v:shape>
                <v:shape id="Graphic 675" o:spid="_x0000_s1298" style="position:absolute;left:361;top:3093;width:36855;height:13;visibility:visible;mso-wrap-style:square;v-text-anchor:top" coordsize="368554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" path="m,l3685195,e" filled="f" strokecolor="#afafaf" strokeweight=".22936mm">
                  <v:path arrowok="t"/>
                </v:shape>
                <v:shape id="Graphic 676" o:spid="_x0000_s1299" style="position:absolute;top:3093;width:361;height:13;visibility:visible;mso-wrap-style:square;v-text-anchor:top" coordsize="3619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" path="m36128,l,e" fillcolor="black" stroked="f">
                  <v:path arrowok="t"/>
                </v:shape>
                <v:shape id="Graphic 677" o:spid="_x0000_s1300" style="position:absolute;top:3093;width:361;height:13;visibility:visible;mso-wrap-style:square;v-text-anchor:top" coordsize="3619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" path="m36128,l,e" filled="f" strokeweight=".22936mm">
                  <v:path arrowok="t"/>
                </v:shape>
                <v:shape id="Graphic 678" o:spid="_x0000_s1301" style="position:absolute;left:361;top:9197;width:36855;height:13;visibility:visible;mso-wrap-style:square;v-text-anchor:top" coordsize="368554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" path="m,l3685195,e" filled="f" strokecolor="#afafaf" strokeweight=".22936mm">
                  <v:path arrowok="t"/>
                </v:shape>
                <v:shape id="Graphic 679" o:spid="_x0000_s1302" style="position:absolute;top:9197;width:361;height:13;visibility:visible;mso-wrap-style:square;v-text-anchor:top" coordsize="3619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" path="m36128,l,e" fillcolor="black" stroked="f">
                  <v:path arrowok="t"/>
                </v:shape>
                <v:shape id="Graphic 680" o:spid="_x0000_s1303" style="position:absolute;top:9197;width:361;height:13;visibility:visible;mso-wrap-style:square;v-text-anchor:top" coordsize="3619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" path="m36128,l,e" filled="f" strokeweight=".22936mm">
                  <v:path arrowok="t"/>
                </v:shape>
                <v:shape id="Graphic 681" o:spid="_x0000_s1304" style="position:absolute;left:361;top:15301;width:36855;height:13;visibility:visible;mso-wrap-style:square;v-text-anchor:top" coordsize="368554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" path="m,l3685195,e" filled="f" strokecolor="#afafaf" strokeweight=".22936mm">
                  <v:path arrowok="t"/>
                </v:shape>
                <v:shape id="Graphic 682" o:spid="_x0000_s1305" style="position:absolute;top:15301;width:361;height:13;visibility:visible;mso-wrap-style:square;v-text-anchor:top" coordsize="3619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" path="m36128,l,e" fillcolor="black" stroked="f">
                  <v:path arrowok="t"/>
                </v:shape>
                <v:shape id="Graphic 683" o:spid="_x0000_s1306" style="position:absolute;top:15301;width:361;height:13;visibility:visible;mso-wrap-style:square;v-text-anchor:top" coordsize="3619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" path="m36128,l,e" filled="f" strokeweight=".22936mm">
                  <v:path arrowok="t"/>
                </v:shape>
                <v:shape id="Graphic 684" o:spid="_x0000_s1307" style="position:absolute;left:361;top:41;width:36855;height:18313;visibility:visible;mso-wrap-style:square;v-text-anchor:top" coordsize="3685540,183133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" path="m,1831282l,em3685195,1831282l3685195,em,1831282r3685195,em,l3685195,e" filled="f" strokeweight=".22936mm">
                  <v:path arrowok="t"/>
                </v:shape>
                <v:shape id="Textbox 685" o:spid="_x0000_s1308" type="#_x0000_t202" style="position:absolute;left:2718;top:2628;width:2787;height:91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" filled="f" stroked="f">
                  <v:textbox inset="0,0,0,0">
                    <w:txbxContent>
                      <w:p w14:paraId="00DC285A" w14:textId="77777777" w:rsidR="00350CFB" w:rsidRDefault="00283FFF">
                        <w:pPr>
                          <w:spacing w:line="144" w:lineRule="exact"/>
                          <w:rPr>
                            <w:rFonts w:ascii="Arial"/>
                            <w:sz w:val="16"/>
                          </w:rPr>
                        </w:pPr>
                        <w:r>
                          <w:rPr>
                            <w:rFonts w:ascii="Arial"/>
                            <w:spacing w:val="-4"/>
                            <w:w w:val="105"/>
                            <w:sz w:val="16"/>
                          </w:rPr>
                          <w:t>0.333</w:t>
                        </w:r>
                      </w:p>
                    </w:txbxContent>
                  </v:textbox>
                </v:shape>
                <v:shape id="Textbox 686" o:spid="_x0000_s1309" type="#_x0000_t202" style="position:absolute;left:10088;top:2628;width:2788;height:91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" filled="f" stroked="f">
                  <v:textbox inset="0,0,0,0">
                    <w:txbxContent>
                      <w:p w14:paraId="00DC285B" w14:textId="77777777" w:rsidR="00350CFB" w:rsidRDefault="00283FFF">
                        <w:pPr>
                          <w:spacing w:line="144" w:lineRule="exact"/>
                          <w:rPr>
                            <w:rFonts w:ascii="Arial"/>
                            <w:sz w:val="16"/>
                          </w:rPr>
                        </w:pPr>
                        <w:r>
                          <w:rPr>
                            <w:rFonts w:ascii="Arial"/>
                            <w:spacing w:val="-4"/>
                            <w:w w:val="105"/>
                            <w:sz w:val="16"/>
                          </w:rPr>
                          <w:t>0.355</w:t>
                        </w:r>
                      </w:p>
                    </w:txbxContent>
                  </v:textbox>
                </v:shape>
                <v:shape id="Textbox 687" o:spid="_x0000_s1310" type="#_x0000_t202" style="position:absolute;left:17459;top:2628;width:2787;height:91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" filled="f" stroked="f">
                  <v:textbox inset="0,0,0,0">
                    <w:txbxContent>
                      <w:p w14:paraId="00DC285C" w14:textId="77777777" w:rsidR="00350CFB" w:rsidRDefault="00283FFF">
                        <w:pPr>
                          <w:spacing w:line="144" w:lineRule="exact"/>
                          <w:rPr>
                            <w:rFonts w:ascii="Arial"/>
                            <w:sz w:val="16"/>
                          </w:rPr>
                        </w:pPr>
                        <w:r>
                          <w:rPr>
                            <w:rFonts w:ascii="Arial"/>
                            <w:spacing w:val="-4"/>
                            <w:w w:val="105"/>
                            <w:sz w:val="16"/>
                          </w:rPr>
                          <w:t>0.035</w:t>
                        </w:r>
                      </w:p>
                    </w:txbxContent>
                  </v:textbox>
                </v:shape>
                <v:shape id="Textbox 688" o:spid="_x0000_s1311" type="#_x0000_t202" style="position:absolute;left:24829;top:2628;width:2788;height:91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" filled="f" stroked="f">
                  <v:textbox inset="0,0,0,0">
                    <w:txbxContent>
                      <w:p w14:paraId="00DC285D" w14:textId="77777777" w:rsidR="00350CFB" w:rsidRDefault="00283FFF">
                        <w:pPr>
                          <w:spacing w:line="144" w:lineRule="exact"/>
                          <w:rPr>
                            <w:rFonts w:ascii="Arial"/>
                            <w:sz w:val="16"/>
                          </w:rPr>
                        </w:pPr>
                        <w:r>
                          <w:rPr>
                            <w:rFonts w:ascii="Arial"/>
                            <w:spacing w:val="-4"/>
                            <w:w w:val="105"/>
                            <w:sz w:val="16"/>
                          </w:rPr>
                          <w:t>0.233</w:t>
                        </w:r>
                      </w:p>
                    </w:txbxContent>
                  </v:textbox>
                </v:shape>
                <v:shape id="Textbox 689" o:spid="_x0000_s1312" type="#_x0000_t202" style="position:absolute;left:32199;top:2628;width:2788;height:91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" filled="f" stroked="f">
                  <v:textbox inset="0,0,0,0">
                    <w:txbxContent>
                      <w:p w14:paraId="00DC285E" w14:textId="77777777" w:rsidR="00350CFB" w:rsidRDefault="00283FFF">
                        <w:pPr>
                          <w:spacing w:line="144" w:lineRule="exact"/>
                          <w:rPr>
                            <w:rFonts w:ascii="Arial"/>
                            <w:sz w:val="16"/>
                          </w:rPr>
                        </w:pPr>
                        <w:r>
                          <w:rPr>
                            <w:rFonts w:ascii="Arial"/>
                            <w:spacing w:val="-4"/>
                            <w:w w:val="105"/>
                            <w:sz w:val="16"/>
                          </w:rPr>
                          <w:t>0.096</w:t>
                        </w:r>
                      </w:p>
                    </w:txbxContent>
                  </v:textbox>
                </v:shape>
                <v:shape id="Textbox 690" o:spid="_x0000_s1313" type="#_x0000_t202" style="position:absolute;left:2718;top:8732;width:2787;height:91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" filled="f" stroked="f">
                  <v:textbox inset="0,0,0,0">
                    <w:txbxContent>
                      <w:p w14:paraId="00DC285F" w14:textId="77777777" w:rsidR="00350CFB" w:rsidRDefault="00283FFF">
                        <w:pPr>
                          <w:spacing w:line="144" w:lineRule="exact"/>
                          <w:rPr>
                            <w:rFonts w:ascii="Arial"/>
                            <w:sz w:val="16"/>
                          </w:rPr>
                        </w:pPr>
                        <w:r>
                          <w:rPr>
                            <w:rFonts w:ascii="Arial"/>
                            <w:spacing w:val="-4"/>
                            <w:w w:val="105"/>
                            <w:sz w:val="16"/>
                          </w:rPr>
                          <w:t>0.534</w:t>
                        </w:r>
                      </w:p>
                    </w:txbxContent>
                  </v:textbox>
                </v:shape>
                <v:shape id="Textbox 691" o:spid="_x0000_s1314" type="#_x0000_t202" style="position:absolute;left:9931;top:8732;width:3099;height:91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" filled="f" stroked="f">
                  <v:textbox inset="0,0,0,0">
                    <w:txbxContent>
                      <w:p w14:paraId="00DC2860" w14:textId="77777777" w:rsidR="00350CFB" w:rsidRDefault="00283FFF">
                        <w:pPr>
                          <w:spacing w:line="144" w:lineRule="exact"/>
                          <w:rPr>
                            <w:rFonts w:ascii="Arial"/>
                            <w:sz w:val="16"/>
                          </w:rPr>
                        </w:pPr>
                        <w:r>
                          <w:rPr>
                            <w:rFonts w:ascii="Arial"/>
                            <w:w w:val="90"/>
                            <w:sz w:val="16"/>
                          </w:rPr>
                          <w:t>-</w:t>
                        </w:r>
                        <w:r>
                          <w:rPr>
                            <w:rFonts w:ascii="Arial"/>
                            <w:spacing w:val="-2"/>
                            <w:w w:val="95"/>
                            <w:sz w:val="16"/>
                          </w:rPr>
                          <w:t>0.030</w:t>
                        </w:r>
                      </w:p>
                    </w:txbxContent>
                  </v:textbox>
                </v:shape>
                <v:shape id="Textbox 692" o:spid="_x0000_s1315" type="#_x0000_t202" style="position:absolute;left:17459;top:8732;width:2787;height:91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" filled="f" stroked="f">
                  <v:textbox inset="0,0,0,0">
                    <w:txbxContent>
                      <w:p w14:paraId="00DC2861" w14:textId="77777777" w:rsidR="00350CFB" w:rsidRDefault="00283FFF">
                        <w:pPr>
                          <w:spacing w:line="144" w:lineRule="exact"/>
                          <w:rPr>
                            <w:rFonts w:ascii="Arial"/>
                            <w:sz w:val="16"/>
                          </w:rPr>
                        </w:pPr>
                        <w:r>
                          <w:rPr>
                            <w:rFonts w:ascii="Arial"/>
                            <w:spacing w:val="-4"/>
                            <w:w w:val="105"/>
                            <w:sz w:val="16"/>
                          </w:rPr>
                          <w:t>0.107</w:t>
                        </w:r>
                      </w:p>
                    </w:txbxContent>
                  </v:textbox>
                </v:shape>
                <v:shape id="Textbox 693" o:spid="_x0000_s1316" type="#_x0000_t202" style="position:absolute;left:24829;top:8732;width:2788;height:91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" filled="f" stroked="f">
                  <v:textbox inset="0,0,0,0">
                    <w:txbxContent>
                      <w:p w14:paraId="00DC2862" w14:textId="77777777" w:rsidR="00350CFB" w:rsidRDefault="00283FFF">
                        <w:pPr>
                          <w:spacing w:line="144" w:lineRule="exact"/>
                          <w:rPr>
                            <w:rFonts w:ascii="Arial"/>
                            <w:sz w:val="16"/>
                          </w:rPr>
                        </w:pPr>
                        <w:r>
                          <w:rPr>
                            <w:rFonts w:ascii="Arial"/>
                            <w:spacing w:val="-4"/>
                            <w:w w:val="105"/>
                            <w:sz w:val="16"/>
                          </w:rPr>
                          <w:t>0.286</w:t>
                        </w:r>
                      </w:p>
                    </w:txbxContent>
                  </v:textbox>
                </v:shape>
                <v:shape id="Textbox 694" o:spid="_x0000_s1317" type="#_x0000_t202" style="position:absolute;left:32199;top:8732;width:2788;height:91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" filled="f" stroked="f">
                  <v:textbox inset="0,0,0,0">
                    <w:txbxContent>
                      <w:p w14:paraId="00DC2863" w14:textId="77777777" w:rsidR="00350CFB" w:rsidRDefault="00283FFF">
                        <w:pPr>
                          <w:spacing w:line="144" w:lineRule="exact"/>
                          <w:rPr>
                            <w:rFonts w:ascii="Arial"/>
                            <w:sz w:val="16"/>
                          </w:rPr>
                        </w:pPr>
                        <w:r>
                          <w:rPr>
                            <w:rFonts w:ascii="Arial"/>
                            <w:spacing w:val="-4"/>
                            <w:w w:val="105"/>
                            <w:sz w:val="16"/>
                          </w:rPr>
                          <w:t>0.179</w:t>
                        </w:r>
                      </w:p>
                    </w:txbxContent>
                  </v:textbox>
                </v:shape>
                <v:shape id="Textbox 695" o:spid="_x0000_s1318" type="#_x0000_t202" style="position:absolute;left:2718;top:14837;width:2787;height:91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" filled="f" stroked="f">
                  <v:textbox inset="0,0,0,0">
                    <w:txbxContent>
                      <w:p w14:paraId="00DC2864" w14:textId="77777777" w:rsidR="00350CFB" w:rsidRDefault="00283FFF">
                        <w:pPr>
                          <w:spacing w:line="144" w:lineRule="exact"/>
                          <w:rPr>
                            <w:rFonts w:ascii="Arial"/>
                            <w:sz w:val="16"/>
                          </w:rPr>
                        </w:pPr>
                        <w:r>
                          <w:rPr>
                            <w:rFonts w:ascii="Arial"/>
                            <w:spacing w:val="-4"/>
                            <w:w w:val="105"/>
                            <w:sz w:val="16"/>
                          </w:rPr>
                          <w:t>0.246</w:t>
                        </w:r>
                      </w:p>
                    </w:txbxContent>
                  </v:textbox>
                </v:shape>
                <v:shape id="Textbox 696" o:spid="_x0000_s1319" type="#_x0000_t202" style="position:absolute;left:9931;top:14837;width:3099;height:91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" filled="f" stroked="f">
                  <v:textbox inset="0,0,0,0">
                    <w:txbxContent>
                      <w:p w14:paraId="00DC2865" w14:textId="77777777" w:rsidR="00350CFB" w:rsidRDefault="00283FFF">
                        <w:pPr>
                          <w:spacing w:line="144" w:lineRule="exact"/>
                          <w:rPr>
                            <w:rFonts w:ascii="Arial"/>
                            <w:sz w:val="16"/>
                          </w:rPr>
                        </w:pPr>
                        <w:r>
                          <w:rPr>
                            <w:rFonts w:ascii="Arial"/>
                            <w:w w:val="90"/>
                            <w:sz w:val="16"/>
                          </w:rPr>
                          <w:t>-</w:t>
                        </w:r>
                        <w:r>
                          <w:rPr>
                            <w:rFonts w:ascii="Arial"/>
                            <w:spacing w:val="-2"/>
                            <w:w w:val="95"/>
                            <w:sz w:val="16"/>
                          </w:rPr>
                          <w:t>0.041</w:t>
                        </w:r>
                      </w:p>
                    </w:txbxContent>
                  </v:textbox>
                </v:shape>
                <v:shape id="Textbox 697" o:spid="_x0000_s1320" type="#_x0000_t202" style="position:absolute;left:17459;top:14837;width:2787;height:91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" filled="f" stroked="f">
                  <v:textbox inset="0,0,0,0">
                    <w:txbxContent>
                      <w:p w14:paraId="00DC2866" w14:textId="77777777" w:rsidR="00350CFB" w:rsidRDefault="00283FFF">
                        <w:pPr>
                          <w:spacing w:line="144" w:lineRule="exact"/>
                          <w:rPr>
                            <w:rFonts w:ascii="Arial"/>
                            <w:sz w:val="16"/>
                          </w:rPr>
                        </w:pPr>
                        <w:r>
                          <w:rPr>
                            <w:rFonts w:ascii="Arial"/>
                            <w:spacing w:val="-4"/>
                            <w:w w:val="105"/>
                            <w:sz w:val="16"/>
                          </w:rPr>
                          <w:t>0.376</w:t>
                        </w:r>
                      </w:p>
                    </w:txbxContent>
                  </v:textbox>
                </v:shape>
                <v:shape id="Textbox 698" o:spid="_x0000_s1321" type="#_x0000_t202" style="position:absolute;left:24829;top:14837;width:2788;height:91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" filled="f" stroked="f">
                  <v:textbox inset="0,0,0,0">
                    <w:txbxContent>
                      <w:p w14:paraId="00DC2867" w14:textId="77777777" w:rsidR="00350CFB" w:rsidRDefault="00283FFF">
                        <w:pPr>
                          <w:spacing w:line="144" w:lineRule="exact"/>
                          <w:rPr>
                            <w:rFonts w:ascii="Arial"/>
                            <w:sz w:val="16"/>
                          </w:rPr>
                        </w:pPr>
                        <w:r>
                          <w:rPr>
                            <w:rFonts w:ascii="Arial"/>
                            <w:spacing w:val="-4"/>
                            <w:w w:val="105"/>
                            <w:sz w:val="16"/>
                          </w:rPr>
                          <w:t>0.093</w:t>
                        </w:r>
                      </w:p>
                    </w:txbxContent>
                  </v:textbox>
                </v:shape>
                <v:shape id="Textbox 699" o:spid="_x0000_s1322" type="#_x0000_t202" style="position:absolute;left:32199;top:14837;width:2788;height:91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" filled="f" stroked="f">
                  <v:textbox inset="0,0,0,0">
                    <w:txbxContent>
                      <w:p w14:paraId="00DC2868" w14:textId="77777777" w:rsidR="00350CFB" w:rsidRDefault="00283FFF">
                        <w:pPr>
                          <w:spacing w:line="144" w:lineRule="exact"/>
                          <w:rPr>
                            <w:rFonts w:ascii="Arial"/>
                            <w:sz w:val="16"/>
                          </w:rPr>
                        </w:pPr>
                        <w:r>
                          <w:rPr>
                            <w:rFonts w:ascii="Arial"/>
                            <w:spacing w:val="-4"/>
                            <w:w w:val="105"/>
                            <w:sz w:val="16"/>
                          </w:rPr>
                          <w:t>0.583</w:t>
                        </w:r>
                      </w:p>
                    </w:txbxContent>
                  </v:textbox>
                </v:shape>
                <w10:wrap anchorx="page"/>
              </v:group>
            </w:pict>
          </mc:Fallback>
        </mc:AlternateContent>
      </w:r>
      <w:r>
        <w:rPr>
          <w:rFonts w:ascii="Arial"/>
          <w:noProof/>
          <w:sz w:val="18"/>
        </w:rPr>
        <mc:AlternateContent>
          <mc:Choice Requires="wpg">
            <w:drawing>
              <wp:anchor distT="0" distB="0" distL="0" distR="0" simplePos="0" relativeHeight="15779328" behindDoc="0" locked="0" layoutInCell="1" allowOverlap="1" wp14:anchorId="00DC27A6" wp14:editId="00DC27A7">
                <wp:simplePos x="0" y="0"/>
                <wp:positionH relativeFrom="page">
                  <wp:posOffset>5799437</wp:posOffset>
                </wp:positionH>
                <wp:positionV relativeFrom="paragraph">
                  <wp:posOffset>160195</wp:posOffset>
                </wp:positionV>
                <wp:extent cx="132080" cy="1839595"/>
                <wp:effectExtent l="0" t="0" r="0" b="0"/>
                <wp:wrapNone/>
                <wp:docPr id="700" name="Group 7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2080" cy="1839595"/>
                          <a:chOff x="0" y="0"/>
                          <a:chExt cx="132080" cy="1839595"/>
                        </a:xfrm>
                      </wpg:grpSpPr>
                      <pic:pic xmlns:pic="http://schemas.openxmlformats.org/drawingml/2006/picture">
                        <pic:nvPicPr>
                          <pic:cNvPr id="701" name="Image 701"/>
                          <pic:cNvPicPr/>
                        </pic:nvPicPr>
                        <pic:blipFill>
                          <a:blip r:embed="rId38" cstate="print"/>
                          <a:stretch>
                            <a:fillRect/>
                          </a:stretch>
                        </pic:blipFill>
                        <pic:spPr>
                          <a:xfrm>
                            <a:off x="4014" y="2076"/>
                            <a:ext cx="92901" cy="1832025"/>
                          </a:xfrm>
                          <a:prstGeom prst="rect">
                            <a:avLst/>
                          </a:prstGeom>
                        </pic:spPr>
                      </pic:pic>
                      <wps:wsp>
                        <wps:cNvPr id="702" name="Graphic 702"/>
                        <wps:cNvSpPr/>
                        <wps:spPr>
                          <a:xfrm>
                            <a:off x="95693" y="1835411"/>
                            <a:ext cx="36195" cy="1270"/>
                          </a:xfrm>
                          <a:custGeom>
                            <a:avLst/>
                            <a:gdLst/>
                            <a:ahLst/>
                            <a:cxnLst/>
                            <a:rect l="l" t="t" r="r" b="b"/>
                            <a:pathLst>
                              <a:path w="36195">
                                <a:moveTo>
                                  <a:pt x="36128" y="0"/>
                                </a:moveTo>
                                <a:lnTo>
                                  <a:pt x="0" y="0"/>
                                </a:lnTo>
                              </a:path>
                            </a:pathLst>
                          </a:custGeom>
                          <a:solidFill>
                            <a:srgbClr val="000000"/>
                          </a:solidFill>
                        </wps:spPr>
                        <wps:bodyPr wrap="square" lIns="0" tIns="0" rIns="0" bIns="0" rtlCol="0">
                          <a:prstTxWarp prst="textNoShape">
                            <a:avLst/>
                          </a:prstTxWarp>
                          <a:noAutofit/>
                        </wps:bodyPr>
                      </wps:wsp>
                      <wps:wsp>
                        <wps:cNvPr id="703" name="Graphic 703"/>
                        <wps:cNvSpPr/>
                        <wps:spPr>
                          <a:xfrm>
                            <a:off x="95693" y="1835411"/>
                            <a:ext cx="36195" cy="1270"/>
                          </a:xfrm>
                          <a:custGeom>
                            <a:avLst/>
                            <a:gdLst/>
                            <a:ahLst/>
                            <a:cxnLst/>
                            <a:rect l="l" t="t" r="r" b="b"/>
                            <a:pathLst>
                              <a:path w="36195">
                                <a:moveTo>
                                  <a:pt x="0" y="0"/>
                                </a:moveTo>
                                <a:lnTo>
                                  <a:pt x="36128" y="0"/>
                                </a:lnTo>
                              </a:path>
                            </a:pathLst>
                          </a:custGeom>
                          <a:ln w="8257">
                            <a:solidFill>
                              <a:srgbClr val="000000"/>
                            </a:solidFill>
                            <a:prstDash val="solid"/>
                          </a:ln>
                        </wps:spPr>
                        <wps:bodyPr wrap="square" lIns="0" tIns="0" rIns="0" bIns="0" rtlCol="0">
                          <a:prstTxWarp prst="textNoShape">
                            <a:avLst/>
                          </a:prstTxWarp>
                          <a:noAutofit/>
                        </wps:bodyPr>
                      </wps:wsp>
                      <wps:wsp>
                        <wps:cNvPr id="704" name="Graphic 704"/>
                        <wps:cNvSpPr/>
                        <wps:spPr>
                          <a:xfrm>
                            <a:off x="95693" y="1573799"/>
                            <a:ext cx="36195" cy="1270"/>
                          </a:xfrm>
                          <a:custGeom>
                            <a:avLst/>
                            <a:gdLst/>
                            <a:ahLst/>
                            <a:cxnLst/>
                            <a:rect l="l" t="t" r="r" b="b"/>
                            <a:pathLst>
                              <a:path w="36195">
                                <a:moveTo>
                                  <a:pt x="36128" y="0"/>
                                </a:moveTo>
                                <a:lnTo>
                                  <a:pt x="0" y="0"/>
                                </a:lnTo>
                              </a:path>
                            </a:pathLst>
                          </a:custGeom>
                          <a:solidFill>
                            <a:srgbClr val="000000"/>
                          </a:solidFill>
                        </wps:spPr>
                        <wps:bodyPr wrap="square" lIns="0" tIns="0" rIns="0" bIns="0" rtlCol="0">
                          <a:prstTxWarp prst="textNoShape">
                            <a:avLst/>
                          </a:prstTxWarp>
                          <a:noAutofit/>
                        </wps:bodyPr>
                      </wps:wsp>
                      <wps:wsp>
                        <wps:cNvPr id="705" name="Graphic 705"/>
                        <wps:cNvSpPr/>
                        <wps:spPr>
                          <a:xfrm>
                            <a:off x="95693" y="1573799"/>
                            <a:ext cx="36195" cy="1270"/>
                          </a:xfrm>
                          <a:custGeom>
                            <a:avLst/>
                            <a:gdLst/>
                            <a:ahLst/>
                            <a:cxnLst/>
                            <a:rect l="l" t="t" r="r" b="b"/>
                            <a:pathLst>
                              <a:path w="36195">
                                <a:moveTo>
                                  <a:pt x="0" y="0"/>
                                </a:moveTo>
                                <a:lnTo>
                                  <a:pt x="36128" y="0"/>
                                </a:lnTo>
                              </a:path>
                            </a:pathLst>
                          </a:custGeom>
                          <a:ln w="8257">
                            <a:solidFill>
                              <a:srgbClr val="000000"/>
                            </a:solidFill>
                            <a:prstDash val="solid"/>
                          </a:ln>
                        </wps:spPr>
                        <wps:bodyPr wrap="square" lIns="0" tIns="0" rIns="0" bIns="0" rtlCol="0">
                          <a:prstTxWarp prst="textNoShape">
                            <a:avLst/>
                          </a:prstTxWarp>
                          <a:noAutofit/>
                        </wps:bodyPr>
                      </wps:wsp>
                      <wps:wsp>
                        <wps:cNvPr id="706" name="Graphic 706"/>
                        <wps:cNvSpPr/>
                        <wps:spPr>
                          <a:xfrm>
                            <a:off x="95693" y="1312187"/>
                            <a:ext cx="36195" cy="1270"/>
                          </a:xfrm>
                          <a:custGeom>
                            <a:avLst/>
                            <a:gdLst/>
                            <a:ahLst/>
                            <a:cxnLst/>
                            <a:rect l="l" t="t" r="r" b="b"/>
                            <a:pathLst>
                              <a:path w="36195">
                                <a:moveTo>
                                  <a:pt x="36128" y="0"/>
                                </a:moveTo>
                                <a:lnTo>
                                  <a:pt x="0" y="0"/>
                                </a:lnTo>
                              </a:path>
                            </a:pathLst>
                          </a:custGeom>
                          <a:solidFill>
                            <a:srgbClr val="000000"/>
                          </a:solidFill>
                        </wps:spPr>
                        <wps:bodyPr wrap="square" lIns="0" tIns="0" rIns="0" bIns="0" rtlCol="0">
                          <a:prstTxWarp prst="textNoShape">
                            <a:avLst/>
                          </a:prstTxWarp>
                          <a:noAutofit/>
                        </wps:bodyPr>
                      </wps:wsp>
                      <wps:wsp>
                        <wps:cNvPr id="707" name="Graphic 707"/>
                        <wps:cNvSpPr/>
                        <wps:spPr>
                          <a:xfrm>
                            <a:off x="95693" y="1312187"/>
                            <a:ext cx="36195" cy="1270"/>
                          </a:xfrm>
                          <a:custGeom>
                            <a:avLst/>
                            <a:gdLst/>
                            <a:ahLst/>
                            <a:cxnLst/>
                            <a:rect l="l" t="t" r="r" b="b"/>
                            <a:pathLst>
                              <a:path w="36195">
                                <a:moveTo>
                                  <a:pt x="0" y="0"/>
                                </a:moveTo>
                                <a:lnTo>
                                  <a:pt x="36128" y="0"/>
                                </a:lnTo>
                              </a:path>
                            </a:pathLst>
                          </a:custGeom>
                          <a:ln w="8257">
                            <a:solidFill>
                              <a:srgbClr val="000000"/>
                            </a:solidFill>
                            <a:prstDash val="solid"/>
                          </a:ln>
                        </wps:spPr>
                        <wps:bodyPr wrap="square" lIns="0" tIns="0" rIns="0" bIns="0" rtlCol="0">
                          <a:prstTxWarp prst="textNoShape">
                            <a:avLst/>
                          </a:prstTxWarp>
                          <a:noAutofit/>
                        </wps:bodyPr>
                      </wps:wsp>
                      <wps:wsp>
                        <wps:cNvPr id="708" name="Graphic 708"/>
                        <wps:cNvSpPr/>
                        <wps:spPr>
                          <a:xfrm>
                            <a:off x="95693" y="1050575"/>
                            <a:ext cx="36195" cy="1270"/>
                          </a:xfrm>
                          <a:custGeom>
                            <a:avLst/>
                            <a:gdLst/>
                            <a:ahLst/>
                            <a:cxnLst/>
                            <a:rect l="l" t="t" r="r" b="b"/>
                            <a:pathLst>
                              <a:path w="36195">
                                <a:moveTo>
                                  <a:pt x="36128" y="0"/>
                                </a:moveTo>
                                <a:lnTo>
                                  <a:pt x="0" y="0"/>
                                </a:lnTo>
                              </a:path>
                            </a:pathLst>
                          </a:custGeom>
                          <a:solidFill>
                            <a:srgbClr val="000000"/>
                          </a:solidFill>
                        </wps:spPr>
                        <wps:bodyPr wrap="square" lIns="0" tIns="0" rIns="0" bIns="0" rtlCol="0">
                          <a:prstTxWarp prst="textNoShape">
                            <a:avLst/>
                          </a:prstTxWarp>
                          <a:noAutofit/>
                        </wps:bodyPr>
                      </wps:wsp>
                      <wps:wsp>
                        <wps:cNvPr id="709" name="Graphic 709"/>
                        <wps:cNvSpPr/>
                        <wps:spPr>
                          <a:xfrm>
                            <a:off x="95693" y="1050575"/>
                            <a:ext cx="36195" cy="1270"/>
                          </a:xfrm>
                          <a:custGeom>
                            <a:avLst/>
                            <a:gdLst/>
                            <a:ahLst/>
                            <a:cxnLst/>
                            <a:rect l="l" t="t" r="r" b="b"/>
                            <a:pathLst>
                              <a:path w="36195">
                                <a:moveTo>
                                  <a:pt x="0" y="0"/>
                                </a:moveTo>
                                <a:lnTo>
                                  <a:pt x="36128" y="0"/>
                                </a:lnTo>
                              </a:path>
                            </a:pathLst>
                          </a:custGeom>
                          <a:ln w="8257">
                            <a:solidFill>
                              <a:srgbClr val="000000"/>
                            </a:solidFill>
                            <a:prstDash val="solid"/>
                          </a:ln>
                        </wps:spPr>
                        <wps:bodyPr wrap="square" lIns="0" tIns="0" rIns="0" bIns="0" rtlCol="0">
                          <a:prstTxWarp prst="textNoShape">
                            <a:avLst/>
                          </a:prstTxWarp>
                          <a:noAutofit/>
                        </wps:bodyPr>
                      </wps:wsp>
                      <wps:wsp>
                        <wps:cNvPr id="710" name="Graphic 710"/>
                        <wps:cNvSpPr/>
                        <wps:spPr>
                          <a:xfrm>
                            <a:off x="95693" y="788964"/>
                            <a:ext cx="36195" cy="1270"/>
                          </a:xfrm>
                          <a:custGeom>
                            <a:avLst/>
                            <a:gdLst/>
                            <a:ahLst/>
                            <a:cxnLst/>
                            <a:rect l="l" t="t" r="r" b="b"/>
                            <a:pathLst>
                              <a:path w="36195">
                                <a:moveTo>
                                  <a:pt x="36128" y="0"/>
                                </a:moveTo>
                                <a:lnTo>
                                  <a:pt x="0" y="0"/>
                                </a:lnTo>
                              </a:path>
                            </a:pathLst>
                          </a:custGeom>
                          <a:solidFill>
                            <a:srgbClr val="000000"/>
                          </a:solidFill>
                        </wps:spPr>
                        <wps:bodyPr wrap="square" lIns="0" tIns="0" rIns="0" bIns="0" rtlCol="0">
                          <a:prstTxWarp prst="textNoShape">
                            <a:avLst/>
                          </a:prstTxWarp>
                          <a:noAutofit/>
                        </wps:bodyPr>
                      </wps:wsp>
                      <wps:wsp>
                        <wps:cNvPr id="711" name="Graphic 711"/>
                        <wps:cNvSpPr/>
                        <wps:spPr>
                          <a:xfrm>
                            <a:off x="95693" y="788964"/>
                            <a:ext cx="36195" cy="1270"/>
                          </a:xfrm>
                          <a:custGeom>
                            <a:avLst/>
                            <a:gdLst/>
                            <a:ahLst/>
                            <a:cxnLst/>
                            <a:rect l="l" t="t" r="r" b="b"/>
                            <a:pathLst>
                              <a:path w="36195">
                                <a:moveTo>
                                  <a:pt x="0" y="0"/>
                                </a:moveTo>
                                <a:lnTo>
                                  <a:pt x="36128" y="0"/>
                                </a:lnTo>
                              </a:path>
                            </a:pathLst>
                          </a:custGeom>
                          <a:ln w="8257">
                            <a:solidFill>
                              <a:srgbClr val="000000"/>
                            </a:solidFill>
                            <a:prstDash val="solid"/>
                          </a:ln>
                        </wps:spPr>
                        <wps:bodyPr wrap="square" lIns="0" tIns="0" rIns="0" bIns="0" rtlCol="0">
                          <a:prstTxWarp prst="textNoShape">
                            <a:avLst/>
                          </a:prstTxWarp>
                          <a:noAutofit/>
                        </wps:bodyPr>
                      </wps:wsp>
                      <wps:wsp>
                        <wps:cNvPr id="712" name="Graphic 712"/>
                        <wps:cNvSpPr/>
                        <wps:spPr>
                          <a:xfrm>
                            <a:off x="95693" y="527352"/>
                            <a:ext cx="36195" cy="1270"/>
                          </a:xfrm>
                          <a:custGeom>
                            <a:avLst/>
                            <a:gdLst/>
                            <a:ahLst/>
                            <a:cxnLst/>
                            <a:rect l="l" t="t" r="r" b="b"/>
                            <a:pathLst>
                              <a:path w="36195">
                                <a:moveTo>
                                  <a:pt x="36128" y="0"/>
                                </a:moveTo>
                                <a:lnTo>
                                  <a:pt x="0" y="0"/>
                                </a:lnTo>
                              </a:path>
                            </a:pathLst>
                          </a:custGeom>
                          <a:solidFill>
                            <a:srgbClr val="000000"/>
                          </a:solidFill>
                        </wps:spPr>
                        <wps:bodyPr wrap="square" lIns="0" tIns="0" rIns="0" bIns="0" rtlCol="0">
                          <a:prstTxWarp prst="textNoShape">
                            <a:avLst/>
                          </a:prstTxWarp>
                          <a:noAutofit/>
                        </wps:bodyPr>
                      </wps:wsp>
                      <wps:wsp>
                        <wps:cNvPr id="713" name="Graphic 713"/>
                        <wps:cNvSpPr/>
                        <wps:spPr>
                          <a:xfrm>
                            <a:off x="95693" y="527352"/>
                            <a:ext cx="36195" cy="1270"/>
                          </a:xfrm>
                          <a:custGeom>
                            <a:avLst/>
                            <a:gdLst/>
                            <a:ahLst/>
                            <a:cxnLst/>
                            <a:rect l="l" t="t" r="r" b="b"/>
                            <a:pathLst>
                              <a:path w="36195">
                                <a:moveTo>
                                  <a:pt x="0" y="0"/>
                                </a:moveTo>
                                <a:lnTo>
                                  <a:pt x="36128" y="0"/>
                                </a:lnTo>
                              </a:path>
                            </a:pathLst>
                          </a:custGeom>
                          <a:ln w="8257">
                            <a:solidFill>
                              <a:srgbClr val="000000"/>
                            </a:solidFill>
                            <a:prstDash val="solid"/>
                          </a:ln>
                        </wps:spPr>
                        <wps:bodyPr wrap="square" lIns="0" tIns="0" rIns="0" bIns="0" rtlCol="0">
                          <a:prstTxWarp prst="textNoShape">
                            <a:avLst/>
                          </a:prstTxWarp>
                          <a:noAutofit/>
                        </wps:bodyPr>
                      </wps:wsp>
                      <wps:wsp>
                        <wps:cNvPr id="714" name="Graphic 714"/>
                        <wps:cNvSpPr/>
                        <wps:spPr>
                          <a:xfrm>
                            <a:off x="95693" y="265740"/>
                            <a:ext cx="36195" cy="1270"/>
                          </a:xfrm>
                          <a:custGeom>
                            <a:avLst/>
                            <a:gdLst/>
                            <a:ahLst/>
                            <a:cxnLst/>
                            <a:rect l="l" t="t" r="r" b="b"/>
                            <a:pathLst>
                              <a:path w="36195">
                                <a:moveTo>
                                  <a:pt x="36128" y="0"/>
                                </a:moveTo>
                                <a:lnTo>
                                  <a:pt x="0" y="0"/>
                                </a:lnTo>
                              </a:path>
                            </a:pathLst>
                          </a:custGeom>
                          <a:solidFill>
                            <a:srgbClr val="000000"/>
                          </a:solidFill>
                        </wps:spPr>
                        <wps:bodyPr wrap="square" lIns="0" tIns="0" rIns="0" bIns="0" rtlCol="0">
                          <a:prstTxWarp prst="textNoShape">
                            <a:avLst/>
                          </a:prstTxWarp>
                          <a:noAutofit/>
                        </wps:bodyPr>
                      </wps:wsp>
                      <wps:wsp>
                        <wps:cNvPr id="715" name="Graphic 715"/>
                        <wps:cNvSpPr/>
                        <wps:spPr>
                          <a:xfrm>
                            <a:off x="95693" y="265740"/>
                            <a:ext cx="36195" cy="1270"/>
                          </a:xfrm>
                          <a:custGeom>
                            <a:avLst/>
                            <a:gdLst/>
                            <a:ahLst/>
                            <a:cxnLst/>
                            <a:rect l="l" t="t" r="r" b="b"/>
                            <a:pathLst>
                              <a:path w="36195">
                                <a:moveTo>
                                  <a:pt x="0" y="0"/>
                                </a:moveTo>
                                <a:lnTo>
                                  <a:pt x="36128" y="0"/>
                                </a:lnTo>
                              </a:path>
                            </a:pathLst>
                          </a:custGeom>
                          <a:ln w="8257">
                            <a:solidFill>
                              <a:srgbClr val="000000"/>
                            </a:solidFill>
                            <a:prstDash val="solid"/>
                          </a:ln>
                        </wps:spPr>
                        <wps:bodyPr wrap="square" lIns="0" tIns="0" rIns="0" bIns="0" rtlCol="0">
                          <a:prstTxWarp prst="textNoShape">
                            <a:avLst/>
                          </a:prstTxWarp>
                          <a:noAutofit/>
                        </wps:bodyPr>
                      </wps:wsp>
                      <wps:wsp>
                        <wps:cNvPr id="716" name="Graphic 716"/>
                        <wps:cNvSpPr/>
                        <wps:spPr>
                          <a:xfrm>
                            <a:off x="95693" y="4128"/>
                            <a:ext cx="36195" cy="1270"/>
                          </a:xfrm>
                          <a:custGeom>
                            <a:avLst/>
                            <a:gdLst/>
                            <a:ahLst/>
                            <a:cxnLst/>
                            <a:rect l="l" t="t" r="r" b="b"/>
                            <a:pathLst>
                              <a:path w="36195">
                                <a:moveTo>
                                  <a:pt x="36128" y="0"/>
                                </a:moveTo>
                                <a:lnTo>
                                  <a:pt x="0" y="0"/>
                                </a:lnTo>
                              </a:path>
                            </a:pathLst>
                          </a:custGeom>
                          <a:solidFill>
                            <a:srgbClr val="000000"/>
                          </a:solidFill>
                        </wps:spPr>
                        <wps:bodyPr wrap="square" lIns="0" tIns="0" rIns="0" bIns="0" rtlCol="0">
                          <a:prstTxWarp prst="textNoShape">
                            <a:avLst/>
                          </a:prstTxWarp>
                          <a:noAutofit/>
                        </wps:bodyPr>
                      </wps:wsp>
                      <wps:wsp>
                        <wps:cNvPr id="717" name="Graphic 717"/>
                        <wps:cNvSpPr/>
                        <wps:spPr>
                          <a:xfrm>
                            <a:off x="95693" y="4128"/>
                            <a:ext cx="36195" cy="1270"/>
                          </a:xfrm>
                          <a:custGeom>
                            <a:avLst/>
                            <a:gdLst/>
                            <a:ahLst/>
                            <a:cxnLst/>
                            <a:rect l="l" t="t" r="r" b="b"/>
                            <a:pathLst>
                              <a:path w="36195">
                                <a:moveTo>
                                  <a:pt x="0" y="0"/>
                                </a:moveTo>
                                <a:lnTo>
                                  <a:pt x="36128" y="0"/>
                                </a:lnTo>
                              </a:path>
                            </a:pathLst>
                          </a:custGeom>
                          <a:ln w="8257">
                            <a:solidFill>
                              <a:srgbClr val="000000"/>
                            </a:solidFill>
                            <a:prstDash val="solid"/>
                          </a:ln>
                        </wps:spPr>
                        <wps:bodyPr wrap="square" lIns="0" tIns="0" rIns="0" bIns="0" rtlCol="0">
                          <a:prstTxWarp prst="textNoShape">
                            <a:avLst/>
                          </a:prstTxWarp>
                          <a:noAutofit/>
                        </wps:bodyPr>
                      </wps:wsp>
                      <wps:wsp>
                        <wps:cNvPr id="718" name="Graphic 718"/>
                        <wps:cNvSpPr/>
                        <wps:spPr>
                          <a:xfrm>
                            <a:off x="4128" y="4128"/>
                            <a:ext cx="92075" cy="1831339"/>
                          </a:xfrm>
                          <a:custGeom>
                            <a:avLst/>
                            <a:gdLst/>
                            <a:ahLst/>
                            <a:cxnLst/>
                            <a:rect l="l" t="t" r="r" b="b"/>
                            <a:pathLst>
                              <a:path w="92075" h="1831339">
                                <a:moveTo>
                                  <a:pt x="0" y="1831282"/>
                                </a:moveTo>
                                <a:lnTo>
                                  <a:pt x="45782" y="1831282"/>
                                </a:lnTo>
                                <a:lnTo>
                                  <a:pt x="91564" y="1831282"/>
                                </a:lnTo>
                                <a:lnTo>
                                  <a:pt x="91564" y="0"/>
                                </a:lnTo>
                                <a:lnTo>
                                  <a:pt x="45782" y="0"/>
                                </a:lnTo>
                                <a:lnTo>
                                  <a:pt x="0" y="0"/>
                                </a:lnTo>
                                <a:lnTo>
                                  <a:pt x="0" y="1831282"/>
                                </a:lnTo>
                                <a:close/>
                              </a:path>
                            </a:pathLst>
                          </a:custGeom>
                          <a:ln w="825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07F2B63" id="Group 700" o:spid="_x0000_s1026" style="position:absolute;margin-left:456.65pt;margin-top:12.6pt;width:10.4pt;height:144.85pt;z-index:15779328;mso-wrap-distance-left:0;mso-wrap-distance-right:0;mso-position-horizontal-relative:page" coordsize="1320,18395"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">
                <v:shape id="Image 701" o:spid="_x0000_s1027" type="#_x0000_t75" style="position:absolute;left:40;top:20;width:929;height:1832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">
                  <v:imagedata r:id="rId39" o:title=""/>
                </v:shape>
                <v:shape id="Graphic 702" o:spid="_x0000_s1028" style="position:absolute;left:956;top:18354;width:362;height:12;visibility:visible;mso-wrap-style:square;v-text-anchor:top" coordsize="3619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" path="m36128,l,e" fillcolor="black" stroked="f">
                  <v:path arrowok="t"/>
                </v:shape>
                <v:shape id="Graphic 703" o:spid="_x0000_s1029" style="position:absolute;left:956;top:18354;width:362;height:12;visibility:visible;mso-wrap-style:square;v-text-anchor:top" coordsize="3619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" path="m,l36128,e" filled="f" strokeweight=".22936mm">
                  <v:path arrowok="t"/>
                </v:shape>
                <v:shape id="Graphic 704" o:spid="_x0000_s1030" style="position:absolute;left:956;top:15737;width:362;height:13;visibility:visible;mso-wrap-style:square;v-text-anchor:top" coordsize="3619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" path="m36128,l,e" fillcolor="black" stroked="f">
                  <v:path arrowok="t"/>
                </v:shape>
                <v:shape id="Graphic 705" o:spid="_x0000_s1031" style="position:absolute;left:956;top:15737;width:362;height:13;visibility:visible;mso-wrap-style:square;v-text-anchor:top" coordsize="3619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" path="m,l36128,e" filled="f" strokeweight=".22936mm">
                  <v:path arrowok="t"/>
                </v:shape>
                <v:shape id="Graphic 706" o:spid="_x0000_s1032" style="position:absolute;left:956;top:13121;width:362;height:13;visibility:visible;mso-wrap-style:square;v-text-anchor:top" coordsize="3619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" path="m36128,l,e" fillcolor="black" stroked="f">
                  <v:path arrowok="t"/>
                </v:shape>
                <v:shape id="Graphic 707" o:spid="_x0000_s1033" style="position:absolute;left:956;top:13121;width:362;height:13;visibility:visible;mso-wrap-style:square;v-text-anchor:top" coordsize="3619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" path="m,l36128,e" filled="f" strokeweight=".22936mm">
                  <v:path arrowok="t"/>
                </v:shape>
                <v:shape id="Graphic 708" o:spid="_x0000_s1034" style="position:absolute;left:956;top:10505;width:362;height:13;visibility:visible;mso-wrap-style:square;v-text-anchor:top" coordsize="3619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" path="m36128,l,e" fillcolor="black" stroked="f">
                  <v:path arrowok="t"/>
                </v:shape>
                <v:shape id="Graphic 709" o:spid="_x0000_s1035" style="position:absolute;left:956;top:10505;width:362;height:13;visibility:visible;mso-wrap-style:square;v-text-anchor:top" coordsize="3619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" path="m,l36128,e" filled="f" strokeweight=".22936mm">
                  <v:path arrowok="t"/>
                </v:shape>
                <v:shape id="Graphic 710" o:spid="_x0000_s1036" style="position:absolute;left:956;top:7889;width:362;height:13;visibility:visible;mso-wrap-style:square;v-text-anchor:top" coordsize="3619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" path="m36128,l,e" fillcolor="black" stroked="f">
                  <v:path arrowok="t"/>
                </v:shape>
                <v:shape id="Graphic 711" o:spid="_x0000_s1037" style="position:absolute;left:956;top:7889;width:362;height:13;visibility:visible;mso-wrap-style:square;v-text-anchor:top" coordsize="3619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" path="m,l36128,e" filled="f" strokeweight=".22936mm">
                  <v:path arrowok="t"/>
                </v:shape>
                <v:shape id="Graphic 712" o:spid="_x0000_s1038" style="position:absolute;left:956;top:5273;width:362;height:13;visibility:visible;mso-wrap-style:square;v-text-anchor:top" coordsize="3619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" path="m36128,l,e" fillcolor="black" stroked="f">
                  <v:path arrowok="t"/>
                </v:shape>
                <v:shape id="Graphic 713" o:spid="_x0000_s1039" style="position:absolute;left:956;top:5273;width:362;height:13;visibility:visible;mso-wrap-style:square;v-text-anchor:top" coordsize="3619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" path="m,l36128,e" filled="f" strokeweight=".22936mm">
                  <v:path arrowok="t"/>
                </v:shape>
                <v:shape id="Graphic 714" o:spid="_x0000_s1040" style="position:absolute;left:956;top:2657;width:362;height:13;visibility:visible;mso-wrap-style:square;v-text-anchor:top" coordsize="3619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" path="m36128,l,e" fillcolor="black" stroked="f">
                  <v:path arrowok="t"/>
                </v:shape>
                <v:shape id="Graphic 715" o:spid="_x0000_s1041" style="position:absolute;left:956;top:2657;width:362;height:13;visibility:visible;mso-wrap-style:square;v-text-anchor:top" coordsize="3619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" path="m,l36128,e" filled="f" strokeweight=".22936mm">
                  <v:path arrowok="t"/>
                </v:shape>
                <v:shape id="Graphic 716" o:spid="_x0000_s1042" style="position:absolute;left:956;top:41;width:362;height:12;visibility:visible;mso-wrap-style:square;v-text-anchor:top" coordsize="3619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" path="m36128,l,e" fillcolor="black" stroked="f">
                  <v:path arrowok="t"/>
                </v:shape>
                <v:shape id="Graphic 717" o:spid="_x0000_s1043" style="position:absolute;left:956;top:41;width:362;height:12;visibility:visible;mso-wrap-style:square;v-text-anchor:top" coordsize="3619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" path="m,l36128,e" filled="f" strokeweight=".22936mm">
                  <v:path arrowok="t"/>
                </v:shape>
                <v:shape id="Graphic 718" o:spid="_x0000_s1044" style="position:absolute;left:41;top:41;width:921;height:18313;visibility:visible;mso-wrap-style:square;v-text-anchor:top" coordsize="92075,183133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" path="m,1831282r45782,l91564,1831282,91564,,45782,,,,,1831282xe" filled="f" strokeweight=".22936mm">
                  <v:path arrowok="t"/>
                </v:shape>
                <w10:wrap anchorx="page"/>
              </v:group>
            </w:pict>
          </mc:Fallback>
        </mc:AlternateContent>
      </w:r>
      <w:bookmarkStart w:id="303" w:name="_bookmark102"/>
      <w:bookmarkEnd w:id="303"/>
      <w:r>
        <w:rPr>
          <w:rFonts w:ascii="Arial"/>
          <w:spacing w:val="-5"/>
          <w:w w:val="105"/>
          <w:sz w:val="18"/>
        </w:rPr>
        <w:t>0.6</w:t>
      </w:r>
    </w:p>
    <w:p w14:paraId="00DC2173" w14:textId="77777777" w:rsidR="00350CFB" w:rsidRDefault="00350CFB">
      <w:pPr>
        <w:pStyle w:val="BodyText"/>
        <w:spacing w:before="1"/>
        <w:rPr>
          <w:rFonts w:ascii="Arial"/>
          <w:sz w:val="13"/>
        </w:rPr>
      </w:pPr>
    </w:p>
    <w:p w14:paraId="00DC2174" w14:textId="77777777" w:rsidR="00350CFB" w:rsidRDefault="00350CFB">
      <w:pPr>
        <w:pStyle w:val="BodyText"/>
        <w:rPr>
          <w:rFonts w:ascii="Arial"/>
          <w:sz w:val="13"/>
        </w:rPr>
        <w:sectPr w:rsidR="00350CFB">
          <w:pgSz w:w="11910" w:h="16840"/>
          <w:pgMar w:top="1840" w:right="708" w:bottom="2300" w:left="992" w:header="0" w:footer="2115" w:gutter="0"/>
          <w:cols w:space="720"/>
        </w:sectPr>
      </w:pPr>
    </w:p>
    <w:p w14:paraId="00DC2175" w14:textId="77777777" w:rsidR="00350CFB" w:rsidRDefault="00283FFF">
      <w:pPr>
        <w:spacing w:before="124"/>
        <w:ind w:left="867"/>
        <w:rPr>
          <w:rFonts w:ascii="Arial"/>
          <w:sz w:val="18"/>
        </w:rPr>
      </w:pPr>
      <w:r>
        <w:rPr>
          <w:rFonts w:ascii="Arial"/>
          <w:spacing w:val="-2"/>
          <w:sz w:val="18"/>
        </w:rPr>
        <w:t>EndorseRank</w:t>
      </w:r>
    </w:p>
    <w:p w14:paraId="00DC2176" w14:textId="77777777" w:rsidR="00350CFB" w:rsidRDefault="00283FFF">
      <w:pPr>
        <w:spacing w:before="55"/>
        <w:ind w:left="867"/>
        <w:rPr>
          <w:rFonts w:ascii="Arial"/>
          <w:sz w:val="18"/>
        </w:rPr>
      </w:pPr>
      <w:r>
        <w:br w:type="column"/>
      </w:r>
      <w:r>
        <w:rPr>
          <w:rFonts w:ascii="Arial"/>
          <w:spacing w:val="-5"/>
          <w:w w:val="105"/>
          <w:sz w:val="18"/>
        </w:rPr>
        <w:t>0.5</w:t>
      </w:r>
    </w:p>
    <w:p w14:paraId="00DC2177" w14:textId="77777777" w:rsidR="00350CFB" w:rsidRDefault="00350CFB">
      <w:pPr>
        <w:rPr>
          <w:rFonts w:ascii="Arial"/>
          <w:sz w:val="18"/>
        </w:rPr>
        <w:sectPr w:rsidR="00350CFB">
          <w:type w:val="continuous"/>
          <w:pgSz w:w="11910" w:h="16840"/>
          <w:pgMar w:top="1920" w:right="708" w:bottom="280" w:left="992" w:header="0" w:footer="2115" w:gutter="0"/>
          <w:cols w:num="2" w:space="720" w:equalWidth="0">
            <w:col w:w="2017" w:space="5522"/>
            <w:col w:w="2671"/>
          </w:cols>
        </w:sectPr>
      </w:pPr>
    </w:p>
    <w:p w14:paraId="00DC2178" w14:textId="77777777" w:rsidR="00350CFB" w:rsidRDefault="00283FFF">
      <w:pPr>
        <w:spacing w:before="136"/>
        <w:ind w:right="1539"/>
        <w:jc w:val="right"/>
        <w:rPr>
          <w:rFonts w:ascii="Arial"/>
          <w:sz w:val="18"/>
        </w:rPr>
      </w:pPr>
      <w:r>
        <w:rPr>
          <w:rFonts w:ascii="Arial"/>
          <w:noProof/>
          <w:sz w:val="18"/>
        </w:rPr>
        <mc:AlternateContent>
          <mc:Choice Requires="wps">
            <w:drawing>
              <wp:anchor distT="0" distB="0" distL="0" distR="0" simplePos="0" relativeHeight="15779840" behindDoc="0" locked="0" layoutInCell="1" allowOverlap="1" wp14:anchorId="00DC27A8" wp14:editId="00DC27A9">
                <wp:simplePos x="0" y="0"/>
                <wp:positionH relativeFrom="page">
                  <wp:posOffset>6246450</wp:posOffset>
                </wp:positionH>
                <wp:positionV relativeFrom="paragraph">
                  <wp:posOffset>85410</wp:posOffset>
                </wp:positionV>
                <wp:extent cx="137160" cy="929005"/>
                <wp:effectExtent l="0" t="0" r="0" b="0"/>
                <wp:wrapNone/>
                <wp:docPr id="719" name="Textbox 7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7160" cy="929005"/>
                        </a:xfrm>
                        <a:prstGeom prst="rect">
                          <a:avLst/>
                        </a:prstGeom>
                      </wps:spPr>
                      <wps:txbx>
                        <w:txbxContent>
                          <w:p w14:paraId="00DC2869" w14:textId="77777777" w:rsidR="00350CFB" w:rsidRDefault="00283FFF">
                            <w:pPr>
                              <w:spacing w:line="198" w:lineRule="exact"/>
                              <w:ind w:left="20"/>
                              <w:rPr>
                                <w:rFonts w:ascii="Arial" w:hAnsi="Arial"/>
                                <w:i/>
                                <w:sz w:val="14"/>
                              </w:rPr>
                            </w:pPr>
                            <w:r>
                              <w:rPr>
                                <w:rFonts w:ascii="Arial" w:hAnsi="Arial"/>
                                <w:sz w:val="20"/>
                              </w:rPr>
                              <w:t>Mean</w:t>
                            </w:r>
                            <w:r>
                              <w:rPr>
                                <w:rFonts w:ascii="Arial" w:hAnsi="Arial"/>
                                <w:spacing w:val="12"/>
                                <w:sz w:val="20"/>
                              </w:rPr>
                              <w:t xml:space="preserve"> </w:t>
                            </w:r>
                            <w:r>
                              <w:rPr>
                                <w:rFonts w:ascii="Arial" w:hAnsi="Arial"/>
                                <w:sz w:val="20"/>
                              </w:rPr>
                              <w:t>Kendall</w:t>
                            </w:r>
                            <w:r>
                              <w:rPr>
                                <w:rFonts w:ascii="Arial" w:hAnsi="Arial"/>
                                <w:spacing w:val="12"/>
                                <w:sz w:val="20"/>
                              </w:rPr>
                              <w:t xml:space="preserve"> </w:t>
                            </w:r>
                            <w:r>
                              <w:rPr>
                                <w:rFonts w:ascii="Arial" w:hAnsi="Arial"/>
                                <w:i/>
                                <w:spacing w:val="-10"/>
                                <w:sz w:val="14"/>
                              </w:rPr>
                              <w:t>τ</w:t>
                            </w:r>
                          </w:p>
                        </w:txbxContent>
                      </wps:txbx>
                      <wps:bodyPr vert="vert270" wrap="square" lIns="0" tIns="0" rIns="0" bIns="0" rtlCol="0">
                        <a:noAutofit/>
                      </wps:bodyPr>
                    </wps:wsp>
                  </a:graphicData>
                </a:graphic>
              </wp:anchor>
            </w:drawing>
          </mc:Choice>
          <mc:Fallback>
            <w:pict>
              <v:shape w14:anchorId="00DC27A8" id="Textbox 719" o:spid="_x0000_s1323" type="#_x0000_t202" style="position:absolute;left:0;text-align:left;margin-left:491.85pt;margin-top:6.75pt;width:10.8pt;height:73.15pt;z-index:157798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" filled="f" stroked="f">
                <v:textbox style="layout-flow:vertical;mso-layout-flow-alt:bottom-to-top" inset="0,0,0,0">
                  <w:txbxContent>
                    <w:p w14:paraId="00DC2869" w14:textId="77777777" w:rsidR="00350CFB" w:rsidRDefault="00283FFF">
                      <w:pPr>
                        <w:spacing w:line="198" w:lineRule="exact"/>
                        <w:ind w:left="20"/>
                        <w:rPr>
                          <w:rFonts w:ascii="Arial" w:hAnsi="Arial"/>
                          <w:i/>
                          <w:sz w:val="14"/>
                        </w:rPr>
                      </w:pPr>
                      <w:r>
                        <w:rPr>
                          <w:rFonts w:ascii="Arial" w:hAnsi="Arial"/>
                          <w:sz w:val="20"/>
                        </w:rPr>
                        <w:t>Mean</w:t>
                      </w:r>
                      <w:r>
                        <w:rPr>
                          <w:rFonts w:ascii="Arial" w:hAnsi="Arial"/>
                          <w:spacing w:val="12"/>
                          <w:sz w:val="20"/>
                        </w:rPr>
                        <w:t xml:space="preserve"> </w:t>
                      </w:r>
                      <w:r>
                        <w:rPr>
                          <w:rFonts w:ascii="Arial" w:hAnsi="Arial"/>
                          <w:sz w:val="20"/>
                        </w:rPr>
                        <w:t>Kendall</w:t>
                      </w:r>
                      <w:r>
                        <w:rPr>
                          <w:rFonts w:ascii="Arial" w:hAnsi="Arial"/>
                          <w:spacing w:val="12"/>
                          <w:sz w:val="20"/>
                        </w:rPr>
                        <w:t xml:space="preserve"> </w:t>
                      </w:r>
                      <w:r>
                        <w:rPr>
                          <w:rFonts w:ascii="Arial" w:hAnsi="Arial"/>
                          <w:i/>
                          <w:spacing w:val="-10"/>
                          <w:sz w:val="14"/>
                        </w:rPr>
                        <w:t>τ</w:t>
                      </w:r>
                    </w:p>
                  </w:txbxContent>
                </v:textbox>
                <w10:wrap anchorx="page"/>
              </v:shape>
            </w:pict>
          </mc:Fallback>
        </mc:AlternateContent>
      </w:r>
      <w:r>
        <w:rPr>
          <w:rFonts w:ascii="Arial"/>
          <w:spacing w:val="-5"/>
          <w:w w:val="105"/>
          <w:sz w:val="18"/>
        </w:rPr>
        <w:t>0.4</w:t>
      </w:r>
    </w:p>
    <w:p w14:paraId="00DC2179" w14:textId="77777777" w:rsidR="00350CFB" w:rsidRDefault="00350CFB">
      <w:pPr>
        <w:pStyle w:val="BodyText"/>
        <w:spacing w:before="1"/>
        <w:rPr>
          <w:rFonts w:ascii="Arial"/>
          <w:sz w:val="13"/>
        </w:rPr>
      </w:pPr>
    </w:p>
    <w:p w14:paraId="00DC217A" w14:textId="77777777" w:rsidR="00350CFB" w:rsidRDefault="00350CFB">
      <w:pPr>
        <w:pStyle w:val="BodyText"/>
        <w:rPr>
          <w:rFonts w:ascii="Arial"/>
          <w:sz w:val="13"/>
        </w:rPr>
        <w:sectPr w:rsidR="00350CFB">
          <w:type w:val="continuous"/>
          <w:pgSz w:w="11910" w:h="16840"/>
          <w:pgMar w:top="1920" w:right="708" w:bottom="280" w:left="992" w:header="0" w:footer="2115" w:gutter="0"/>
          <w:cols w:space="720"/>
        </w:sectPr>
      </w:pPr>
    </w:p>
    <w:p w14:paraId="00DC217B" w14:textId="77777777" w:rsidR="00350CFB" w:rsidRDefault="00350CFB">
      <w:pPr>
        <w:pStyle w:val="BodyText"/>
        <w:spacing w:before="76"/>
        <w:rPr>
          <w:rFonts w:ascii="Arial"/>
          <w:sz w:val="16"/>
        </w:rPr>
      </w:pPr>
    </w:p>
    <w:p w14:paraId="00DC217C" w14:textId="77777777" w:rsidR="00350CFB" w:rsidRDefault="00283FFF">
      <w:pPr>
        <w:ind w:right="38"/>
        <w:jc w:val="right"/>
        <w:rPr>
          <w:rFonts w:ascii="Arial"/>
          <w:sz w:val="18"/>
        </w:rPr>
      </w:pPr>
      <w:r>
        <w:rPr>
          <w:rFonts w:ascii="Arial"/>
          <w:spacing w:val="-5"/>
          <w:sz w:val="18"/>
        </w:rPr>
        <w:t>AWP</w:t>
      </w:r>
    </w:p>
    <w:p w14:paraId="00DC217D" w14:textId="77777777" w:rsidR="00350CFB" w:rsidRDefault="00283FFF">
      <w:pPr>
        <w:spacing w:before="54"/>
        <w:ind w:left="47"/>
        <w:jc w:val="center"/>
        <w:rPr>
          <w:rFonts w:ascii="Arial"/>
          <w:sz w:val="18"/>
        </w:rPr>
      </w:pPr>
      <w:r>
        <w:br w:type="column"/>
      </w:r>
      <w:r>
        <w:rPr>
          <w:rFonts w:ascii="Arial"/>
          <w:spacing w:val="-5"/>
          <w:w w:val="105"/>
          <w:sz w:val="18"/>
        </w:rPr>
        <w:t>0.3</w:t>
      </w:r>
    </w:p>
    <w:p w14:paraId="00DC217E" w14:textId="77777777" w:rsidR="00350CFB" w:rsidRDefault="00350CFB">
      <w:pPr>
        <w:pStyle w:val="BodyText"/>
        <w:spacing w:before="21"/>
        <w:rPr>
          <w:rFonts w:ascii="Arial"/>
          <w:sz w:val="16"/>
        </w:rPr>
      </w:pPr>
    </w:p>
    <w:p w14:paraId="00DC217F" w14:textId="77777777" w:rsidR="00350CFB" w:rsidRDefault="00283FFF">
      <w:pPr>
        <w:ind w:left="47"/>
        <w:jc w:val="center"/>
        <w:rPr>
          <w:rFonts w:ascii="Arial"/>
          <w:sz w:val="18"/>
        </w:rPr>
      </w:pPr>
      <w:r>
        <w:rPr>
          <w:rFonts w:ascii="Arial"/>
          <w:spacing w:val="-5"/>
          <w:w w:val="105"/>
          <w:sz w:val="18"/>
        </w:rPr>
        <w:t>0.2</w:t>
      </w:r>
    </w:p>
    <w:p w14:paraId="00DC2180" w14:textId="77777777" w:rsidR="00350CFB" w:rsidRDefault="00350CFB">
      <w:pPr>
        <w:jc w:val="center"/>
        <w:rPr>
          <w:rFonts w:ascii="Arial"/>
          <w:sz w:val="18"/>
        </w:rPr>
        <w:sectPr w:rsidR="00350CFB">
          <w:type w:val="continuous"/>
          <w:pgSz w:w="11910" w:h="16840"/>
          <w:pgMar w:top="1920" w:right="708" w:bottom="280" w:left="992" w:header="0" w:footer="2115" w:gutter="0"/>
          <w:cols w:num="2" w:space="720" w:equalWidth="0">
            <w:col w:w="2017" w:space="4800"/>
            <w:col w:w="3393"/>
          </w:cols>
        </w:sectPr>
      </w:pPr>
    </w:p>
    <w:p w14:paraId="00DC2181" w14:textId="77777777" w:rsidR="00350CFB" w:rsidRDefault="00350CFB">
      <w:pPr>
        <w:pStyle w:val="BodyText"/>
        <w:spacing w:before="1"/>
        <w:rPr>
          <w:rFonts w:ascii="Arial"/>
          <w:sz w:val="13"/>
        </w:rPr>
      </w:pPr>
    </w:p>
    <w:p w14:paraId="00DC2182" w14:textId="77777777" w:rsidR="00350CFB" w:rsidRDefault="00350CFB">
      <w:pPr>
        <w:pStyle w:val="BodyText"/>
        <w:rPr>
          <w:rFonts w:ascii="Arial"/>
          <w:sz w:val="13"/>
        </w:rPr>
        <w:sectPr w:rsidR="00350CFB">
          <w:type w:val="continuous"/>
          <w:pgSz w:w="11910" w:h="16840"/>
          <w:pgMar w:top="1920" w:right="708" w:bottom="280" w:left="992" w:header="0" w:footer="2115" w:gutter="0"/>
          <w:cols w:space="720"/>
        </w:sectPr>
      </w:pPr>
    </w:p>
    <w:p w14:paraId="00DC2183" w14:textId="77777777" w:rsidR="00350CFB" w:rsidRDefault="00350CFB">
      <w:pPr>
        <w:pStyle w:val="BodyText"/>
        <w:rPr>
          <w:rFonts w:ascii="Arial"/>
          <w:sz w:val="16"/>
        </w:rPr>
      </w:pPr>
    </w:p>
    <w:p w14:paraId="00DC2184" w14:textId="77777777" w:rsidR="00350CFB" w:rsidRDefault="00350CFB">
      <w:pPr>
        <w:pStyle w:val="BodyText"/>
        <w:spacing w:before="30"/>
        <w:rPr>
          <w:rFonts w:ascii="Arial"/>
          <w:sz w:val="16"/>
        </w:rPr>
      </w:pPr>
    </w:p>
    <w:p w14:paraId="00DC2185" w14:textId="77777777" w:rsidR="00350CFB" w:rsidRDefault="00283FFF">
      <w:pPr>
        <w:ind w:right="38"/>
        <w:jc w:val="right"/>
        <w:rPr>
          <w:rFonts w:ascii="Arial"/>
          <w:sz w:val="18"/>
        </w:rPr>
      </w:pPr>
      <w:r>
        <w:rPr>
          <w:rFonts w:ascii="Arial"/>
          <w:spacing w:val="-10"/>
          <w:sz w:val="18"/>
        </w:rPr>
        <w:t>GF-</w:t>
      </w:r>
      <w:r>
        <w:rPr>
          <w:rFonts w:ascii="Arial"/>
          <w:spacing w:val="-5"/>
          <w:sz w:val="18"/>
        </w:rPr>
        <w:t>PR</w:t>
      </w:r>
    </w:p>
    <w:p w14:paraId="00DC2186" w14:textId="77777777" w:rsidR="00350CFB" w:rsidRDefault="00283FFF">
      <w:pPr>
        <w:spacing w:before="55"/>
        <w:ind w:right="85"/>
        <w:jc w:val="center"/>
        <w:rPr>
          <w:rFonts w:ascii="Arial"/>
          <w:sz w:val="18"/>
        </w:rPr>
      </w:pPr>
      <w:r>
        <w:br w:type="column"/>
      </w:r>
      <w:r>
        <w:rPr>
          <w:rFonts w:ascii="Arial"/>
          <w:spacing w:val="-5"/>
          <w:w w:val="105"/>
          <w:sz w:val="18"/>
        </w:rPr>
        <w:t>0.1</w:t>
      </w:r>
    </w:p>
    <w:p w14:paraId="00DC2187" w14:textId="77777777" w:rsidR="00350CFB" w:rsidRDefault="00350CFB">
      <w:pPr>
        <w:pStyle w:val="BodyText"/>
        <w:spacing w:before="21"/>
        <w:rPr>
          <w:rFonts w:ascii="Arial"/>
          <w:sz w:val="16"/>
        </w:rPr>
      </w:pPr>
    </w:p>
    <w:p w14:paraId="00DC2188" w14:textId="77777777" w:rsidR="00350CFB" w:rsidRDefault="00283FFF">
      <w:pPr>
        <w:ind w:right="85"/>
        <w:jc w:val="center"/>
        <w:rPr>
          <w:rFonts w:ascii="Arial"/>
          <w:sz w:val="18"/>
        </w:rPr>
      </w:pPr>
      <w:r>
        <w:rPr>
          <w:rFonts w:ascii="Arial"/>
          <w:spacing w:val="-5"/>
          <w:w w:val="105"/>
          <w:sz w:val="18"/>
        </w:rPr>
        <w:t>0.0</w:t>
      </w:r>
    </w:p>
    <w:p w14:paraId="00DC2189" w14:textId="77777777" w:rsidR="00350CFB" w:rsidRDefault="00350CFB">
      <w:pPr>
        <w:jc w:val="center"/>
        <w:rPr>
          <w:rFonts w:ascii="Arial"/>
          <w:sz w:val="18"/>
        </w:rPr>
        <w:sectPr w:rsidR="00350CFB">
          <w:type w:val="continuous"/>
          <w:pgSz w:w="11910" w:h="16840"/>
          <w:pgMar w:top="1920" w:right="708" w:bottom="280" w:left="992" w:header="0" w:footer="2115" w:gutter="0"/>
          <w:cols w:num="2" w:space="720" w:equalWidth="0">
            <w:col w:w="2017" w:space="4934"/>
            <w:col w:w="3259"/>
          </w:cols>
        </w:sectPr>
      </w:pPr>
    </w:p>
    <w:p w14:paraId="00DC218A" w14:textId="77777777" w:rsidR="00350CFB" w:rsidRDefault="00350CFB">
      <w:pPr>
        <w:pStyle w:val="BodyText"/>
        <w:spacing w:before="21"/>
        <w:rPr>
          <w:rFonts w:ascii="Arial"/>
          <w:sz w:val="16"/>
        </w:rPr>
      </w:pPr>
    </w:p>
    <w:p w14:paraId="00DC218B" w14:textId="77777777" w:rsidR="00350CFB" w:rsidRDefault="00283FFF">
      <w:pPr>
        <w:ind w:right="1403"/>
        <w:jc w:val="right"/>
        <w:rPr>
          <w:rFonts w:ascii="Arial" w:hAnsi="Arial"/>
          <w:sz w:val="18"/>
        </w:rPr>
      </w:pPr>
      <w:r>
        <w:rPr>
          <w:rFonts w:ascii="Arial" w:hAnsi="Arial"/>
          <w:noProof/>
          <w:sz w:val="18"/>
        </w:rPr>
        <mc:AlternateContent>
          <mc:Choice Requires="wps">
            <w:drawing>
              <wp:anchor distT="0" distB="0" distL="0" distR="0" simplePos="0" relativeHeight="15780352" behindDoc="0" locked="0" layoutInCell="1" allowOverlap="1" wp14:anchorId="00DC27AA" wp14:editId="00DC27AB">
                <wp:simplePos x="0" y="0"/>
                <wp:positionH relativeFrom="page">
                  <wp:posOffset>1876321</wp:posOffset>
                </wp:positionH>
                <wp:positionV relativeFrom="paragraph">
                  <wp:posOffset>229058</wp:posOffset>
                </wp:positionV>
                <wp:extent cx="448309" cy="103505"/>
                <wp:effectExtent l="0" t="0" r="0" b="0"/>
                <wp:wrapNone/>
                <wp:docPr id="720" name="Textbox 7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20100000">
                          <a:off x="0" y="0"/>
                          <a:ext cx="448309" cy="103505"/>
                        </a:xfrm>
                        <a:prstGeom prst="rect">
                          <a:avLst/>
                        </a:prstGeom>
                      </wps:spPr>
                      <wps:txbx>
                        <w:txbxContent>
                          <w:p w14:paraId="00DC286A" w14:textId="77777777" w:rsidR="00350CFB" w:rsidRDefault="00283FFF">
                            <w:pPr>
                              <w:spacing w:line="163" w:lineRule="exact"/>
                              <w:rPr>
                                <w:rFonts w:ascii="Arial"/>
                                <w:sz w:val="18"/>
                              </w:rPr>
                            </w:pPr>
                            <w:r>
                              <w:rPr>
                                <w:rFonts w:ascii="Arial"/>
                                <w:spacing w:val="-2"/>
                                <w:sz w:val="18"/>
                              </w:rPr>
                              <w:t>Transfer</w:t>
                            </w:r>
                          </w:p>
                        </w:txbxContent>
                      </wps:txbx>
                      <wps:bodyPr wrap="square" lIns="0" tIns="0" rIns="0" bIns="0" rtlCol="0">
                        <a:noAutofit/>
                      </wps:bodyPr>
                    </wps:wsp>
                  </a:graphicData>
                </a:graphic>
              </wp:anchor>
            </w:drawing>
          </mc:Choice>
          <mc:Fallback>
            <w:pict>
              <v:shape w14:anchorId="00DC27AA" id="Textbox 720" o:spid="_x0000_s1324" type="#_x0000_t202" style="position:absolute;left:0;text-align:left;margin-left:147.75pt;margin-top:18.05pt;width:35.3pt;height:8.15pt;rotation:-25;z-index:157803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" filled="f" stroked="f">
                <v:textbox inset="0,0,0,0">
                  <w:txbxContent>
                    <w:p w14:paraId="00DC286A" w14:textId="77777777" w:rsidR="00350CFB" w:rsidRDefault="00283FFF">
                      <w:pPr>
                        <w:spacing w:line="163" w:lineRule="exact"/>
                        <w:rPr>
                          <w:rFonts w:ascii="Arial"/>
                          <w:sz w:val="18"/>
                        </w:rPr>
                      </w:pPr>
                      <w:r>
                        <w:rPr>
                          <w:rFonts w:ascii="Arial"/>
                          <w:spacing w:val="-2"/>
                          <w:sz w:val="18"/>
                        </w:rPr>
                        <w:t>Transfer</w:t>
                      </w:r>
                    </w:p>
                  </w:txbxContent>
                </v:textbox>
                <w10:wrap anchorx="page"/>
              </v:shape>
            </w:pict>
          </mc:Fallback>
        </mc:AlternateContent>
      </w:r>
      <w:r>
        <w:rPr>
          <w:rFonts w:ascii="Arial" w:hAnsi="Arial"/>
          <w:noProof/>
          <w:sz w:val="18"/>
        </w:rPr>
        <mc:AlternateContent>
          <mc:Choice Requires="wps">
            <w:drawing>
              <wp:anchor distT="0" distB="0" distL="0" distR="0" simplePos="0" relativeHeight="15780864" behindDoc="0" locked="0" layoutInCell="1" allowOverlap="1" wp14:anchorId="00DC27AC" wp14:editId="00DC27AD">
                <wp:simplePos x="0" y="0"/>
                <wp:positionH relativeFrom="page">
                  <wp:posOffset>2527423</wp:posOffset>
                </wp:positionH>
                <wp:positionV relativeFrom="paragraph">
                  <wp:posOffset>248106</wp:posOffset>
                </wp:positionV>
                <wp:extent cx="538480" cy="103505"/>
                <wp:effectExtent l="0" t="0" r="0" b="0"/>
                <wp:wrapNone/>
                <wp:docPr id="721" name="Textbox 7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20100000">
                          <a:off x="0" y="0"/>
                          <a:ext cx="538480" cy="103505"/>
                        </a:xfrm>
                        <a:prstGeom prst="rect">
                          <a:avLst/>
                        </a:prstGeom>
                      </wps:spPr>
                      <wps:txbx>
                        <w:txbxContent>
                          <w:p w14:paraId="00DC286B" w14:textId="77777777" w:rsidR="00350CFB" w:rsidRDefault="00283FFF">
                            <w:pPr>
                              <w:spacing w:line="163" w:lineRule="exact"/>
                              <w:rPr>
                                <w:rFonts w:ascii="Arial"/>
                                <w:sz w:val="18"/>
                              </w:rPr>
                            </w:pPr>
                            <w:r>
                              <w:rPr>
                                <w:rFonts w:ascii="Arial"/>
                                <w:spacing w:val="-2"/>
                                <w:sz w:val="18"/>
                              </w:rPr>
                              <w:t>Allowance</w:t>
                            </w:r>
                          </w:p>
                        </w:txbxContent>
                      </wps:txbx>
                      <wps:bodyPr wrap="square" lIns="0" tIns="0" rIns="0" bIns="0" rtlCol="0">
                        <a:noAutofit/>
                      </wps:bodyPr>
                    </wps:wsp>
                  </a:graphicData>
                </a:graphic>
              </wp:anchor>
            </w:drawing>
          </mc:Choice>
          <mc:Fallback>
            <w:pict>
              <v:shape w14:anchorId="00DC27AC" id="Textbox 721" o:spid="_x0000_s1325" type="#_x0000_t202" style="position:absolute;left:0;text-align:left;margin-left:199pt;margin-top:19.55pt;width:42.4pt;height:8.15pt;rotation:-25;z-index:157808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" filled="f" stroked="f">
                <v:textbox inset="0,0,0,0">
                  <w:txbxContent>
                    <w:p w14:paraId="00DC286B" w14:textId="77777777" w:rsidR="00350CFB" w:rsidRDefault="00283FFF">
                      <w:pPr>
                        <w:spacing w:line="163" w:lineRule="exact"/>
                        <w:rPr>
                          <w:rFonts w:ascii="Arial"/>
                          <w:sz w:val="18"/>
                        </w:rPr>
                      </w:pPr>
                      <w:r>
                        <w:rPr>
                          <w:rFonts w:ascii="Arial"/>
                          <w:spacing w:val="-2"/>
                          <w:sz w:val="18"/>
                        </w:rPr>
                        <w:t>Allowance</w:t>
                      </w:r>
                    </w:p>
                  </w:txbxContent>
                </v:textbox>
                <w10:wrap anchorx="page"/>
              </v:shape>
            </w:pict>
          </mc:Fallback>
        </mc:AlternateContent>
      </w:r>
      <w:r>
        <w:rPr>
          <w:rFonts w:ascii="Arial" w:hAnsi="Arial"/>
          <w:noProof/>
          <w:sz w:val="18"/>
        </w:rPr>
        <mc:AlternateContent>
          <mc:Choice Requires="wps">
            <w:drawing>
              <wp:anchor distT="0" distB="0" distL="0" distR="0" simplePos="0" relativeHeight="15781376" behindDoc="0" locked="0" layoutInCell="1" allowOverlap="1" wp14:anchorId="00DC27AE" wp14:editId="00DC27AF">
                <wp:simplePos x="0" y="0"/>
                <wp:positionH relativeFrom="page">
                  <wp:posOffset>3185596</wp:posOffset>
                </wp:positionH>
                <wp:positionV relativeFrom="paragraph">
                  <wp:posOffset>265582</wp:posOffset>
                </wp:positionV>
                <wp:extent cx="621030" cy="103505"/>
                <wp:effectExtent l="0" t="0" r="0" b="0"/>
                <wp:wrapNone/>
                <wp:docPr id="722" name="Textbox 7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20100000">
                          <a:off x="0" y="0"/>
                          <a:ext cx="621030" cy="103505"/>
                        </a:xfrm>
                        <a:prstGeom prst="rect">
                          <a:avLst/>
                        </a:prstGeom>
                      </wps:spPr>
                      <wps:txbx>
                        <w:txbxContent>
                          <w:p w14:paraId="00DC286C" w14:textId="77777777" w:rsidR="00350CFB" w:rsidRDefault="00283FFF">
                            <w:pPr>
                              <w:spacing w:line="163" w:lineRule="exact"/>
                              <w:rPr>
                                <w:rFonts w:ascii="Arial"/>
                                <w:sz w:val="18"/>
                              </w:rPr>
                            </w:pPr>
                            <w:r>
                              <w:rPr>
                                <w:rFonts w:ascii="Arial"/>
                                <w:w w:val="105"/>
                                <w:sz w:val="18"/>
                              </w:rPr>
                              <w:t>Inverse</w:t>
                            </w:r>
                            <w:r>
                              <w:rPr>
                                <w:rFonts w:ascii="Arial"/>
                                <w:spacing w:val="-12"/>
                                <w:w w:val="105"/>
                                <w:sz w:val="18"/>
                              </w:rPr>
                              <w:t xml:space="preserve"> </w:t>
                            </w:r>
                            <w:r>
                              <w:rPr>
                                <w:rFonts w:ascii="Arial"/>
                                <w:spacing w:val="-4"/>
                                <w:w w:val="110"/>
                                <w:sz w:val="18"/>
                              </w:rPr>
                              <w:t>risk</w:t>
                            </w:r>
                          </w:p>
                        </w:txbxContent>
                      </wps:txbx>
                      <wps:bodyPr wrap="square" lIns="0" tIns="0" rIns="0" bIns="0" rtlCol="0">
                        <a:noAutofit/>
                      </wps:bodyPr>
                    </wps:wsp>
                  </a:graphicData>
                </a:graphic>
              </wp:anchor>
            </w:drawing>
          </mc:Choice>
          <mc:Fallback>
            <w:pict>
              <v:shape w14:anchorId="00DC27AE" id="Textbox 722" o:spid="_x0000_s1326" type="#_x0000_t202" style="position:absolute;left:0;text-align:left;margin-left:250.85pt;margin-top:20.9pt;width:48.9pt;height:8.15pt;rotation:-25;z-index:157813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" filled="f" stroked="f">
                <v:textbox inset="0,0,0,0">
                  <w:txbxContent>
                    <w:p w14:paraId="00DC286C" w14:textId="77777777" w:rsidR="00350CFB" w:rsidRDefault="00283FFF">
                      <w:pPr>
                        <w:spacing w:line="163" w:lineRule="exact"/>
                        <w:rPr>
                          <w:rFonts w:ascii="Arial"/>
                          <w:sz w:val="18"/>
                        </w:rPr>
                      </w:pPr>
                      <w:r>
                        <w:rPr>
                          <w:rFonts w:ascii="Arial"/>
                          <w:w w:val="105"/>
                          <w:sz w:val="18"/>
                        </w:rPr>
                        <w:t>Inverse</w:t>
                      </w:r>
                      <w:r>
                        <w:rPr>
                          <w:rFonts w:ascii="Arial"/>
                          <w:spacing w:val="-12"/>
                          <w:w w:val="105"/>
                          <w:sz w:val="18"/>
                        </w:rPr>
                        <w:t xml:space="preserve"> </w:t>
                      </w:r>
                      <w:r>
                        <w:rPr>
                          <w:rFonts w:ascii="Arial"/>
                          <w:spacing w:val="-4"/>
                          <w:w w:val="110"/>
                          <w:sz w:val="18"/>
                        </w:rPr>
                        <w:t>risk</w:t>
                      </w:r>
                    </w:p>
                  </w:txbxContent>
                </v:textbox>
                <w10:wrap anchorx="page"/>
              </v:shape>
            </w:pict>
          </mc:Fallback>
        </mc:AlternateContent>
      </w:r>
      <w:r>
        <w:rPr>
          <w:rFonts w:ascii="Arial" w:hAnsi="Arial"/>
          <w:noProof/>
          <w:sz w:val="18"/>
        </w:rPr>
        <mc:AlternateContent>
          <mc:Choice Requires="wps">
            <w:drawing>
              <wp:anchor distT="0" distB="0" distL="0" distR="0" simplePos="0" relativeHeight="15781888" behindDoc="0" locked="0" layoutInCell="1" allowOverlap="1" wp14:anchorId="00DC27B0" wp14:editId="00DC27B1">
                <wp:simplePos x="0" y="0"/>
                <wp:positionH relativeFrom="page">
                  <wp:posOffset>3832702</wp:posOffset>
                </wp:positionH>
                <wp:positionV relativeFrom="paragraph">
                  <wp:posOffset>285520</wp:posOffset>
                </wp:positionV>
                <wp:extent cx="715645" cy="103505"/>
                <wp:effectExtent l="0" t="0" r="0" b="0"/>
                <wp:wrapNone/>
                <wp:docPr id="723" name="Textbox 7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20100000">
                          <a:off x="0" y="0"/>
                          <a:ext cx="715645" cy="103505"/>
                        </a:xfrm>
                        <a:prstGeom prst="rect">
                          <a:avLst/>
                        </a:prstGeom>
                      </wps:spPr>
                      <wps:txbx>
                        <w:txbxContent>
                          <w:p w14:paraId="00DC286D" w14:textId="77777777" w:rsidR="00350CFB" w:rsidRDefault="00283FFF">
                            <w:pPr>
                              <w:spacing w:line="163" w:lineRule="exact"/>
                              <w:rPr>
                                <w:rFonts w:ascii="Arial"/>
                                <w:sz w:val="18"/>
                              </w:rPr>
                            </w:pPr>
                            <w:r>
                              <w:rPr>
                                <w:rFonts w:ascii="Arial"/>
                                <w:w w:val="105"/>
                                <w:sz w:val="18"/>
                              </w:rPr>
                              <w:t>Sybil</w:t>
                            </w:r>
                            <w:r>
                              <w:rPr>
                                <w:rFonts w:ascii="Arial"/>
                                <w:spacing w:val="-3"/>
                                <w:w w:val="105"/>
                                <w:sz w:val="18"/>
                              </w:rPr>
                              <w:t xml:space="preserve"> </w:t>
                            </w:r>
                            <w:r>
                              <w:rPr>
                                <w:rFonts w:ascii="Arial"/>
                                <w:spacing w:val="-2"/>
                                <w:w w:val="110"/>
                                <w:sz w:val="18"/>
                              </w:rPr>
                              <w:t>stability</w:t>
                            </w:r>
                          </w:p>
                        </w:txbxContent>
                      </wps:txbx>
                      <wps:bodyPr wrap="square" lIns="0" tIns="0" rIns="0" bIns="0" rtlCol="0">
                        <a:noAutofit/>
                      </wps:bodyPr>
                    </wps:wsp>
                  </a:graphicData>
                </a:graphic>
              </wp:anchor>
            </w:drawing>
          </mc:Choice>
          <mc:Fallback>
            <w:pict>
              <v:shape w14:anchorId="00DC27B0" id="Textbox 723" o:spid="_x0000_s1327" type="#_x0000_t202" style="position:absolute;left:0;text-align:left;margin-left:301.8pt;margin-top:22.5pt;width:56.35pt;height:8.15pt;rotation:-25;z-index:157818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" filled="f" stroked="f">
                <v:textbox inset="0,0,0,0">
                  <w:txbxContent>
                    <w:p w14:paraId="00DC286D" w14:textId="77777777" w:rsidR="00350CFB" w:rsidRDefault="00283FFF">
                      <w:pPr>
                        <w:spacing w:line="163" w:lineRule="exact"/>
                        <w:rPr>
                          <w:rFonts w:ascii="Arial"/>
                          <w:sz w:val="18"/>
                        </w:rPr>
                      </w:pPr>
                      <w:r>
                        <w:rPr>
                          <w:rFonts w:ascii="Arial"/>
                          <w:w w:val="105"/>
                          <w:sz w:val="18"/>
                        </w:rPr>
                        <w:t>Sybil</w:t>
                      </w:r>
                      <w:r>
                        <w:rPr>
                          <w:rFonts w:ascii="Arial"/>
                          <w:spacing w:val="-3"/>
                          <w:w w:val="105"/>
                          <w:sz w:val="18"/>
                        </w:rPr>
                        <w:t xml:space="preserve"> </w:t>
                      </w:r>
                      <w:r>
                        <w:rPr>
                          <w:rFonts w:ascii="Arial"/>
                          <w:spacing w:val="-2"/>
                          <w:w w:val="110"/>
                          <w:sz w:val="18"/>
                        </w:rPr>
                        <w:t>stability</w:t>
                      </w:r>
                    </w:p>
                  </w:txbxContent>
                </v:textbox>
                <w10:wrap anchorx="page"/>
              </v:shape>
            </w:pict>
          </mc:Fallback>
        </mc:AlternateContent>
      </w:r>
      <w:r>
        <w:rPr>
          <w:rFonts w:ascii="Arial" w:hAnsi="Arial"/>
          <w:noProof/>
          <w:sz w:val="18"/>
        </w:rPr>
        <mc:AlternateContent>
          <mc:Choice Requires="wps">
            <w:drawing>
              <wp:anchor distT="0" distB="0" distL="0" distR="0" simplePos="0" relativeHeight="15782400" behindDoc="0" locked="0" layoutInCell="1" allowOverlap="1" wp14:anchorId="00DC27B2" wp14:editId="00DC27B3">
                <wp:simplePos x="0" y="0"/>
                <wp:positionH relativeFrom="page">
                  <wp:posOffset>4444911</wp:posOffset>
                </wp:positionH>
                <wp:positionV relativeFrom="paragraph">
                  <wp:posOffset>313196</wp:posOffset>
                </wp:positionV>
                <wp:extent cx="846455" cy="103505"/>
                <wp:effectExtent l="0" t="0" r="0" b="0"/>
                <wp:wrapNone/>
                <wp:docPr id="724" name="Textbox 7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20100000">
                          <a:off x="0" y="0"/>
                          <a:ext cx="846455" cy="103505"/>
                        </a:xfrm>
                        <a:prstGeom prst="rect">
                          <a:avLst/>
                        </a:prstGeom>
                      </wps:spPr>
                      <wps:txbx>
                        <w:txbxContent>
                          <w:p w14:paraId="00DC286E" w14:textId="77777777" w:rsidR="00350CFB" w:rsidRDefault="00283FFF">
                            <w:pPr>
                              <w:spacing w:line="163" w:lineRule="exact"/>
                              <w:rPr>
                                <w:rFonts w:ascii="Arial"/>
                                <w:sz w:val="18"/>
                              </w:rPr>
                            </w:pPr>
                            <w:r>
                              <w:rPr>
                                <w:rFonts w:ascii="Arial"/>
                                <w:sz w:val="18"/>
                              </w:rPr>
                              <w:t>Trading</w:t>
                            </w:r>
                            <w:r>
                              <w:rPr>
                                <w:rFonts w:ascii="Arial"/>
                                <w:spacing w:val="33"/>
                                <w:sz w:val="18"/>
                              </w:rPr>
                              <w:t xml:space="preserve"> </w:t>
                            </w:r>
                            <w:r>
                              <w:rPr>
                                <w:rFonts w:ascii="Arial"/>
                                <w:spacing w:val="-4"/>
                                <w:sz w:val="18"/>
                              </w:rPr>
                              <w:t>success</w:t>
                            </w:r>
                          </w:p>
                        </w:txbxContent>
                      </wps:txbx>
                      <wps:bodyPr wrap="square" lIns="0" tIns="0" rIns="0" bIns="0" rtlCol="0">
                        <a:noAutofit/>
                      </wps:bodyPr>
                    </wps:wsp>
                  </a:graphicData>
                </a:graphic>
              </wp:anchor>
            </w:drawing>
          </mc:Choice>
          <mc:Fallback>
            <w:pict>
              <v:shape w14:anchorId="00DC27B2" id="Textbox 724" o:spid="_x0000_s1328" type="#_x0000_t202" style="position:absolute;left:0;text-align:left;margin-left:350pt;margin-top:24.65pt;width:66.65pt;height:8.15pt;rotation:-25;z-index:157824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" filled="f" stroked="f">
                <v:textbox inset="0,0,0,0">
                  <w:txbxContent>
                    <w:p w14:paraId="00DC286E" w14:textId="77777777" w:rsidR="00350CFB" w:rsidRDefault="00283FFF">
                      <w:pPr>
                        <w:spacing w:line="163" w:lineRule="exact"/>
                        <w:rPr>
                          <w:rFonts w:ascii="Arial"/>
                          <w:sz w:val="18"/>
                        </w:rPr>
                      </w:pPr>
                      <w:r>
                        <w:rPr>
                          <w:rFonts w:ascii="Arial"/>
                          <w:sz w:val="18"/>
                        </w:rPr>
                        <w:t>Trading</w:t>
                      </w:r>
                      <w:r>
                        <w:rPr>
                          <w:rFonts w:ascii="Arial"/>
                          <w:spacing w:val="33"/>
                          <w:sz w:val="18"/>
                        </w:rPr>
                        <w:t xml:space="preserve"> </w:t>
                      </w:r>
                      <w:r>
                        <w:rPr>
                          <w:rFonts w:ascii="Arial"/>
                          <w:spacing w:val="-4"/>
                          <w:sz w:val="18"/>
                        </w:rPr>
                        <w:t>success</w:t>
                      </w:r>
                    </w:p>
                  </w:txbxContent>
                </v:textbox>
                <w10:wrap anchorx="page"/>
              </v:shape>
            </w:pict>
          </mc:Fallback>
        </mc:AlternateContent>
      </w:r>
      <w:r>
        <w:rPr>
          <w:rFonts w:ascii="Arial" w:hAnsi="Arial"/>
          <w:spacing w:val="-5"/>
          <w:w w:val="597"/>
          <w:sz w:val="2"/>
        </w:rPr>
        <w:t>−</w:t>
      </w:r>
      <w:r>
        <w:rPr>
          <w:rFonts w:ascii="Arial" w:hAnsi="Arial"/>
          <w:spacing w:val="-5"/>
          <w:sz w:val="18"/>
        </w:rPr>
        <w:t>0.</w:t>
      </w:r>
      <w:r>
        <w:rPr>
          <w:rFonts w:ascii="Arial" w:hAnsi="Arial"/>
          <w:spacing w:val="-4"/>
          <w:sz w:val="18"/>
        </w:rPr>
        <w:t>1</w:t>
      </w:r>
    </w:p>
    <w:p w14:paraId="00DC218C" w14:textId="77777777" w:rsidR="00350CFB" w:rsidRDefault="00350CFB">
      <w:pPr>
        <w:pStyle w:val="BodyText"/>
        <w:rPr>
          <w:rFonts w:ascii="Arial"/>
        </w:rPr>
      </w:pPr>
    </w:p>
    <w:p w14:paraId="00DC218D" w14:textId="77777777" w:rsidR="00350CFB" w:rsidRDefault="00350CFB">
      <w:pPr>
        <w:pStyle w:val="BodyText"/>
        <w:rPr>
          <w:rFonts w:ascii="Arial"/>
        </w:rPr>
      </w:pPr>
    </w:p>
    <w:p w14:paraId="00DC218E" w14:textId="77777777" w:rsidR="00350CFB" w:rsidRDefault="00350CFB">
      <w:pPr>
        <w:pStyle w:val="BodyText"/>
        <w:spacing w:before="191"/>
        <w:rPr>
          <w:rFonts w:ascii="Arial"/>
        </w:rPr>
      </w:pPr>
    </w:p>
    <w:p w14:paraId="00DC218F" w14:textId="77777777" w:rsidR="00350CFB" w:rsidRDefault="00283FFF">
      <w:pPr>
        <w:pStyle w:val="BodyText"/>
        <w:spacing w:line="252" w:lineRule="auto"/>
        <w:ind w:left="282" w:right="524"/>
        <w:jc w:val="both"/>
      </w:pPr>
      <w:r>
        <w:t>Figure</w:t>
      </w:r>
      <w:r>
        <w:rPr>
          <w:spacing w:val="-15"/>
        </w:rPr>
        <w:t xml:space="preserve"> </w:t>
      </w:r>
      <w:r>
        <w:t>4.6:</w:t>
      </w:r>
      <w:r>
        <w:rPr>
          <w:spacing w:val="5"/>
        </w:rPr>
        <w:t xml:space="preserve"> </w:t>
      </w:r>
      <w:r>
        <w:t>Family-level</w:t>
      </w:r>
      <w:r>
        <w:rPr>
          <w:spacing w:val="-15"/>
        </w:rPr>
        <w:t xml:space="preserve"> </w:t>
      </w:r>
      <w:r>
        <w:t>mean</w:t>
      </w:r>
      <w:r>
        <w:rPr>
          <w:spacing w:val="-15"/>
        </w:rPr>
        <w:t xml:space="preserve"> </w:t>
      </w:r>
      <w:r>
        <w:t>Kendall</w:t>
      </w:r>
      <w:r>
        <w:rPr>
          <w:spacing w:val="-15"/>
        </w:rPr>
        <w:t xml:space="preserve"> </w:t>
      </w:r>
      <w:r>
        <w:rPr>
          <w:i/>
        </w:rPr>
        <w:t>τ</w:t>
      </w:r>
      <w:r>
        <w:rPr>
          <w:i/>
          <w:spacing w:val="8"/>
        </w:rPr>
        <w:t xml:space="preserve"> </w:t>
      </w:r>
      <w:r>
        <w:t>heatmap</w:t>
      </w:r>
      <w:r>
        <w:rPr>
          <w:spacing w:val="-15"/>
        </w:rPr>
        <w:t xml:space="preserve"> </w:t>
      </w:r>
      <w:r>
        <w:t>for</w:t>
      </w:r>
      <w:r>
        <w:rPr>
          <w:spacing w:val="-15"/>
        </w:rPr>
        <w:t xml:space="preserve"> </w:t>
      </w:r>
      <w:r>
        <w:t>EndorseRank,</w:t>
      </w:r>
      <w:r>
        <w:rPr>
          <w:spacing w:val="-14"/>
        </w:rPr>
        <w:t xml:space="preserve"> </w:t>
      </w:r>
      <w:r>
        <w:t>AWP,</w:t>
      </w:r>
      <w:r>
        <w:rPr>
          <w:spacing w:val="-15"/>
        </w:rPr>
        <w:t xml:space="preserve"> </w:t>
      </w:r>
      <w:r>
        <w:t>and</w:t>
      </w:r>
      <w:r>
        <w:rPr>
          <w:spacing w:val="-15"/>
        </w:rPr>
        <w:t xml:space="preserve"> </w:t>
      </w:r>
      <w:r>
        <w:t>supplementary</w:t>
      </w:r>
      <w:r>
        <w:rPr>
          <w:spacing w:val="-15"/>
        </w:rPr>
        <w:t xml:space="preserve"> </w:t>
      </w:r>
      <w:r>
        <w:t>GF-PR</w:t>
      </w:r>
      <w:r>
        <w:rPr>
          <w:spacing w:val="-2"/>
        </w:rPr>
        <w:t xml:space="preserve"> </w:t>
      </w:r>
      <w:r>
        <w:t>on</w:t>
      </w:r>
      <w:r>
        <w:rPr>
          <w:spacing w:val="-1"/>
        </w:rPr>
        <w:t xml:space="preserve"> </w:t>
      </w:r>
      <w:r>
        <w:t>the</w:t>
      </w:r>
      <w:r>
        <w:rPr>
          <w:spacing w:val="-1"/>
        </w:rPr>
        <w:t xml:space="preserve"> </w:t>
      </w:r>
      <w:r>
        <w:t>matched</w:t>
      </w:r>
      <w:r>
        <w:rPr>
          <w:spacing w:val="-1"/>
        </w:rPr>
        <w:t xml:space="preserve"> </w:t>
      </w:r>
      <w:r>
        <w:t>cohort</w:t>
      </w:r>
      <w:r>
        <w:rPr>
          <w:spacing w:val="-2"/>
        </w:rPr>
        <w:t xml:space="preserve"> </w:t>
      </w:r>
      <w:r>
        <w:t>(</w:t>
      </w:r>
      <w:r>
        <w:rPr>
          <w:i/>
        </w:rPr>
        <w:t xml:space="preserve">n </w:t>
      </w:r>
      <w:r>
        <w:t>= 5</w:t>
      </w:r>
      <w:r>
        <w:rPr>
          <w:i/>
        </w:rPr>
        <w:t>,</w:t>
      </w:r>
      <w:r>
        <w:t>521). EndorseRank</w:t>
      </w:r>
      <w:r>
        <w:rPr>
          <w:spacing w:val="-1"/>
        </w:rPr>
        <w:t xml:space="preserve"> </w:t>
      </w:r>
      <w:r>
        <w:t>peaks</w:t>
      </w:r>
      <w:r>
        <w:rPr>
          <w:spacing w:val="-1"/>
        </w:rPr>
        <w:t xml:space="preserve"> </w:t>
      </w:r>
      <w:r>
        <w:t>on</w:t>
      </w:r>
      <w:r>
        <w:rPr>
          <w:spacing w:val="-1"/>
        </w:rPr>
        <w:t xml:space="preserve"> </w:t>
      </w:r>
      <w:r>
        <w:t>allowance;</w:t>
      </w:r>
      <w:r>
        <w:rPr>
          <w:spacing w:val="-1"/>
        </w:rPr>
        <w:t xml:space="preserve"> </w:t>
      </w:r>
      <w:r>
        <w:t>AWP</w:t>
      </w:r>
      <w:r>
        <w:rPr>
          <w:spacing w:val="-2"/>
        </w:rPr>
        <w:t xml:space="preserve"> </w:t>
      </w:r>
      <w:r>
        <w:t>peaks</w:t>
      </w:r>
      <w:r>
        <w:rPr>
          <w:spacing w:val="-2"/>
        </w:rPr>
        <w:t xml:space="preserve"> </w:t>
      </w:r>
      <w:r>
        <w:t>on</w:t>
      </w:r>
      <w:r>
        <w:rPr>
          <w:spacing w:val="-1"/>
        </w:rPr>
        <w:t xml:space="preserve"> </w:t>
      </w:r>
      <w:r>
        <w:t>transfer among social methods; GF-PR peaks on trading-outcome families via construct overlap.</w:t>
      </w:r>
    </w:p>
    <w:p w14:paraId="00DC2190" w14:textId="77777777" w:rsidR="00350CFB" w:rsidRDefault="00350CFB">
      <w:pPr>
        <w:pStyle w:val="BodyText"/>
        <w:spacing w:before="37"/>
      </w:pPr>
    </w:p>
    <w:p w14:paraId="00DC2191" w14:textId="77777777" w:rsidR="00350CFB" w:rsidRDefault="00283FFF">
      <w:pPr>
        <w:pStyle w:val="BodyText"/>
        <w:spacing w:before="1" w:line="456" w:lineRule="exact"/>
        <w:ind w:left="282" w:right="524"/>
        <w:jc w:val="both"/>
      </w:pPr>
      <w:r>
        <w:t>Claim</w:t>
      </w:r>
      <w:r>
        <w:rPr>
          <w:spacing w:val="-5"/>
        </w:rPr>
        <w:t xml:space="preserve"> </w:t>
      </w:r>
      <w:r>
        <w:t>C2</w:t>
      </w:r>
      <w:r>
        <w:rPr>
          <w:spacing w:val="-5"/>
        </w:rPr>
        <w:t xml:space="preserve"> </w:t>
      </w:r>
      <w:r>
        <w:t>is</w:t>
      </w:r>
      <w:r>
        <w:rPr>
          <w:spacing w:val="-5"/>
        </w:rPr>
        <w:t xml:space="preserve"> </w:t>
      </w:r>
      <w:r>
        <w:t>supported</w:t>
      </w:r>
      <w:r>
        <w:rPr>
          <w:spacing w:val="-5"/>
        </w:rPr>
        <w:t xml:space="preserve"> </w:t>
      </w:r>
      <w:r>
        <w:t>insofar</w:t>
      </w:r>
      <w:r>
        <w:rPr>
          <w:spacing w:val="-5"/>
        </w:rPr>
        <w:t xml:space="preserve"> </w:t>
      </w:r>
      <w:r>
        <w:t>as</w:t>
      </w:r>
      <w:r>
        <w:rPr>
          <w:spacing w:val="-5"/>
        </w:rPr>
        <w:t xml:space="preserve"> </w:t>
      </w:r>
      <w:r>
        <w:t>both</w:t>
      </w:r>
      <w:r>
        <w:rPr>
          <w:spacing w:val="-5"/>
        </w:rPr>
        <w:t xml:space="preserve"> </w:t>
      </w:r>
      <w:r>
        <w:t>social</w:t>
      </w:r>
      <w:r>
        <w:rPr>
          <w:spacing w:val="-5"/>
        </w:rPr>
        <w:t xml:space="preserve"> </w:t>
      </w:r>
      <w:r>
        <w:t>methods</w:t>
      </w:r>
      <w:r>
        <w:rPr>
          <w:spacing w:val="-5"/>
        </w:rPr>
        <w:t xml:space="preserve"> </w:t>
      </w:r>
      <w:r>
        <w:t>achieve</w:t>
      </w:r>
      <w:r>
        <w:rPr>
          <w:spacing w:val="-5"/>
        </w:rPr>
        <w:t xml:space="preserve"> </w:t>
      </w:r>
      <w:r>
        <w:t>non-negligible</w:t>
      </w:r>
      <w:r>
        <w:rPr>
          <w:spacing w:val="-5"/>
        </w:rPr>
        <w:t xml:space="preserve"> </w:t>
      </w:r>
      <w:r>
        <w:t>alignment</w:t>
      </w:r>
      <w:r>
        <w:rPr>
          <w:spacing w:val="-5"/>
        </w:rPr>
        <w:t xml:space="preserve"> </w:t>
      </w:r>
      <w:r>
        <w:t>on</w:t>
      </w:r>
      <w:r>
        <w:rPr>
          <w:spacing w:val="-5"/>
        </w:rPr>
        <w:t xml:space="preserve"> </w:t>
      </w:r>
      <w:r>
        <w:t>at</w:t>
      </w:r>
      <w:r>
        <w:rPr>
          <w:spacing w:val="-5"/>
        </w:rPr>
        <w:t xml:space="preserve"> </w:t>
      </w:r>
      <w:r>
        <w:t xml:space="preserve">least </w:t>
      </w:r>
      <w:r>
        <w:rPr>
          <w:w w:val="105"/>
        </w:rPr>
        <w:t>one</w:t>
      </w:r>
      <w:r>
        <w:rPr>
          <w:spacing w:val="-12"/>
          <w:w w:val="105"/>
        </w:rPr>
        <w:t xml:space="preserve"> </w:t>
      </w:r>
      <w:r>
        <w:rPr>
          <w:w w:val="105"/>
        </w:rPr>
        <w:t>primary</w:t>
      </w:r>
      <w:r>
        <w:rPr>
          <w:spacing w:val="-12"/>
          <w:w w:val="105"/>
        </w:rPr>
        <w:t xml:space="preserve"> </w:t>
      </w:r>
      <w:r>
        <w:rPr>
          <w:w w:val="105"/>
        </w:rPr>
        <w:t>construct:</w:t>
      </w:r>
      <w:r>
        <w:rPr>
          <w:spacing w:val="13"/>
          <w:w w:val="105"/>
        </w:rPr>
        <w:t xml:space="preserve"> </w:t>
      </w:r>
      <w:r>
        <w:rPr>
          <w:w w:val="105"/>
        </w:rPr>
        <w:t>EndorseRank</w:t>
      </w:r>
      <w:r>
        <w:rPr>
          <w:spacing w:val="-12"/>
          <w:w w:val="105"/>
        </w:rPr>
        <w:t xml:space="preserve"> </w:t>
      </w:r>
      <w:r>
        <w:rPr>
          <w:w w:val="105"/>
        </w:rPr>
        <w:t>on</w:t>
      </w:r>
      <w:r>
        <w:rPr>
          <w:spacing w:val="-12"/>
          <w:w w:val="105"/>
        </w:rPr>
        <w:t xml:space="preserve"> </w:t>
      </w:r>
      <w:r>
        <w:rPr>
          <w:w w:val="105"/>
        </w:rPr>
        <w:t>allowance</w:t>
      </w:r>
      <w:r>
        <w:rPr>
          <w:spacing w:val="-12"/>
          <w:w w:val="105"/>
        </w:rPr>
        <w:t xml:space="preserve"> </w:t>
      </w:r>
      <w:r>
        <w:rPr>
          <w:w w:val="105"/>
        </w:rPr>
        <w:t>(</w:t>
      </w:r>
      <w:r>
        <w:rPr>
          <w:i/>
          <w:w w:val="105"/>
        </w:rPr>
        <w:t>τ</w:t>
      </w:r>
      <w:r>
        <w:rPr>
          <w:i/>
          <w:spacing w:val="24"/>
          <w:w w:val="105"/>
        </w:rPr>
        <w:t xml:space="preserve"> </w:t>
      </w:r>
      <w:r>
        <w:rPr>
          <w:rFonts w:ascii="Arial Unicode MS" w:hAnsi="Arial Unicode MS"/>
          <w:w w:val="105"/>
        </w:rPr>
        <w:t>≈</w:t>
      </w:r>
      <w:r>
        <w:rPr>
          <w:rFonts w:ascii="Arial Unicode MS" w:hAnsi="Arial Unicode MS"/>
          <w:spacing w:val="-1"/>
          <w:w w:val="105"/>
        </w:rPr>
        <w:t xml:space="preserve"> </w:t>
      </w:r>
      <w:r>
        <w:rPr>
          <w:w w:val="105"/>
        </w:rPr>
        <w:t>0</w:t>
      </w:r>
      <w:r>
        <w:rPr>
          <w:i/>
          <w:w w:val="105"/>
        </w:rPr>
        <w:t>.</w:t>
      </w:r>
      <w:r>
        <w:rPr>
          <w:w w:val="105"/>
        </w:rPr>
        <w:t>35,</w:t>
      </w:r>
      <w:r>
        <w:rPr>
          <w:spacing w:val="-9"/>
          <w:w w:val="105"/>
        </w:rPr>
        <w:t xml:space="preserve"> </w:t>
      </w:r>
      <w:r>
        <w:rPr>
          <w:w w:val="105"/>
        </w:rPr>
        <w:t>at</w:t>
      </w:r>
      <w:r>
        <w:rPr>
          <w:spacing w:val="-12"/>
          <w:w w:val="105"/>
        </w:rPr>
        <w:t xml:space="preserve"> </w:t>
      </w:r>
      <w:r>
        <w:rPr>
          <w:w w:val="105"/>
        </w:rPr>
        <w:t>the</w:t>
      </w:r>
      <w:r>
        <w:rPr>
          <w:spacing w:val="-12"/>
          <w:w w:val="105"/>
        </w:rPr>
        <w:t xml:space="preserve"> </w:t>
      </w:r>
      <w:r>
        <w:rPr>
          <w:w w:val="105"/>
        </w:rPr>
        <w:t>lower</w:t>
      </w:r>
      <w:r>
        <w:rPr>
          <w:spacing w:val="-12"/>
          <w:w w:val="105"/>
        </w:rPr>
        <w:t xml:space="preserve"> </w:t>
      </w:r>
      <w:r>
        <w:rPr>
          <w:w w:val="105"/>
        </w:rPr>
        <w:t>edge</w:t>
      </w:r>
      <w:r>
        <w:rPr>
          <w:spacing w:val="-12"/>
          <w:w w:val="105"/>
        </w:rPr>
        <w:t xml:space="preserve"> </w:t>
      </w:r>
      <w:r>
        <w:rPr>
          <w:w w:val="105"/>
        </w:rPr>
        <w:t>of</w:t>
      </w:r>
      <w:r>
        <w:rPr>
          <w:spacing w:val="-12"/>
          <w:w w:val="105"/>
        </w:rPr>
        <w:t xml:space="preserve"> </w:t>
      </w:r>
      <w:r>
        <w:rPr>
          <w:w w:val="105"/>
        </w:rPr>
        <w:t>the</w:t>
      </w:r>
      <w:r>
        <w:rPr>
          <w:spacing w:val="-12"/>
          <w:w w:val="105"/>
        </w:rPr>
        <w:t xml:space="preserve"> </w:t>
      </w:r>
      <w:r>
        <w:rPr>
          <w:w w:val="105"/>
        </w:rPr>
        <w:t>substan-tively</w:t>
      </w:r>
      <w:r>
        <w:rPr>
          <w:spacing w:val="-4"/>
          <w:w w:val="105"/>
        </w:rPr>
        <w:t xml:space="preserve"> </w:t>
      </w:r>
      <w:r>
        <w:rPr>
          <w:w w:val="105"/>
        </w:rPr>
        <w:t>meaningful</w:t>
      </w:r>
      <w:r>
        <w:rPr>
          <w:spacing w:val="-4"/>
          <w:w w:val="105"/>
        </w:rPr>
        <w:t xml:space="preserve"> </w:t>
      </w:r>
      <w:r>
        <w:rPr>
          <w:w w:val="105"/>
        </w:rPr>
        <w:t>band</w:t>
      </w:r>
      <w:r>
        <w:rPr>
          <w:spacing w:val="-3"/>
          <w:w w:val="105"/>
        </w:rPr>
        <w:t xml:space="preserve"> </w:t>
      </w:r>
      <w:r>
        <w:rPr>
          <w:w w:val="105"/>
        </w:rPr>
        <w:t>defined</w:t>
      </w:r>
      <w:r>
        <w:rPr>
          <w:spacing w:val="-4"/>
          <w:w w:val="105"/>
        </w:rPr>
        <w:t xml:space="preserve"> </w:t>
      </w:r>
      <w:r>
        <w:rPr>
          <w:w w:val="105"/>
        </w:rPr>
        <w:t>in</w:t>
      </w:r>
      <w:r>
        <w:rPr>
          <w:spacing w:val="-3"/>
          <w:w w:val="105"/>
        </w:rPr>
        <w:t xml:space="preserve"> </w:t>
      </w:r>
      <w:r>
        <w:rPr>
          <w:w w:val="105"/>
        </w:rPr>
        <w:t>Chapter</w:t>
      </w:r>
      <w:r>
        <w:rPr>
          <w:spacing w:val="-4"/>
          <w:w w:val="105"/>
        </w:rPr>
        <w:t xml:space="preserve"> </w:t>
      </w:r>
      <w:hyperlink w:anchor="_bookmark17" w:history="1">
        <w:r>
          <w:rPr>
            <w:w w:val="105"/>
          </w:rPr>
          <w:t>2</w:t>
        </w:r>
      </w:hyperlink>
      <w:r>
        <w:rPr>
          <w:w w:val="105"/>
        </w:rPr>
        <w:t>), and</w:t>
      </w:r>
      <w:r>
        <w:rPr>
          <w:spacing w:val="-3"/>
          <w:w w:val="105"/>
        </w:rPr>
        <w:t xml:space="preserve"> </w:t>
      </w:r>
      <w:r>
        <w:rPr>
          <w:w w:val="105"/>
        </w:rPr>
        <w:t>AWP</w:t>
      </w:r>
      <w:r>
        <w:rPr>
          <w:spacing w:val="-4"/>
          <w:w w:val="105"/>
        </w:rPr>
        <w:t xml:space="preserve"> </w:t>
      </w:r>
      <w:r>
        <w:rPr>
          <w:w w:val="105"/>
        </w:rPr>
        <w:t>on</w:t>
      </w:r>
      <w:r>
        <w:rPr>
          <w:spacing w:val="-4"/>
          <w:w w:val="105"/>
        </w:rPr>
        <w:t xml:space="preserve"> </w:t>
      </w:r>
      <w:r>
        <w:rPr>
          <w:w w:val="105"/>
        </w:rPr>
        <w:t>transfer</w:t>
      </w:r>
      <w:r>
        <w:rPr>
          <w:spacing w:val="-3"/>
          <w:w w:val="105"/>
        </w:rPr>
        <w:t xml:space="preserve"> </w:t>
      </w:r>
      <w:r>
        <w:rPr>
          <w:w w:val="105"/>
        </w:rPr>
        <w:t>(</w:t>
      </w:r>
      <w:r>
        <w:rPr>
          <w:i/>
          <w:w w:val="105"/>
        </w:rPr>
        <w:t>τ</w:t>
      </w:r>
      <w:r>
        <w:rPr>
          <w:i/>
          <w:spacing w:val="40"/>
          <w:w w:val="105"/>
        </w:rPr>
        <w:t xml:space="preserve"> </w:t>
      </w:r>
      <w:r>
        <w:rPr>
          <w:w w:val="105"/>
        </w:rPr>
        <w:t>= 0</w:t>
      </w:r>
      <w:r>
        <w:rPr>
          <w:i/>
          <w:w w:val="105"/>
        </w:rPr>
        <w:t>.</w:t>
      </w:r>
      <w:r>
        <w:rPr>
          <w:w w:val="105"/>
        </w:rPr>
        <w:t>534).</w:t>
      </w:r>
      <w:r>
        <w:rPr>
          <w:spacing w:val="40"/>
          <w:w w:val="105"/>
        </w:rPr>
        <w:t xml:space="preserve"> </w:t>
      </w:r>
      <w:r>
        <w:rPr>
          <w:w w:val="105"/>
        </w:rPr>
        <w:t>Claim</w:t>
      </w:r>
      <w:r>
        <w:rPr>
          <w:spacing w:val="-3"/>
          <w:w w:val="105"/>
        </w:rPr>
        <w:t xml:space="preserve"> </w:t>
      </w:r>
      <w:r>
        <w:rPr>
          <w:w w:val="105"/>
        </w:rPr>
        <w:t>C3</w:t>
      </w:r>
      <w:r>
        <w:rPr>
          <w:spacing w:val="-4"/>
          <w:w w:val="105"/>
        </w:rPr>
        <w:t xml:space="preserve"> </w:t>
      </w:r>
      <w:r>
        <w:rPr>
          <w:w w:val="105"/>
        </w:rPr>
        <w:t xml:space="preserve">is </w:t>
      </w:r>
      <w:r>
        <w:t>supported by the crossed pattern of family winners.</w:t>
      </w:r>
      <w:r>
        <w:rPr>
          <w:spacing w:val="40"/>
        </w:rPr>
        <w:t xml:space="preserve"> </w:t>
      </w:r>
      <w:r>
        <w:t>No single social method dominates all fami-lies; alignment</w:t>
      </w:r>
      <w:r>
        <w:rPr>
          <w:spacing w:val="-2"/>
        </w:rPr>
        <w:t xml:space="preserve"> </w:t>
      </w:r>
      <w:r>
        <w:t>is</w:t>
      </w:r>
      <w:r>
        <w:rPr>
          <w:spacing w:val="-2"/>
        </w:rPr>
        <w:t xml:space="preserve"> </w:t>
      </w:r>
      <w:r>
        <w:t>construct-specific,</w:t>
      </w:r>
      <w:r>
        <w:rPr>
          <w:spacing w:val="-1"/>
        </w:rPr>
        <w:t xml:space="preserve"> </w:t>
      </w:r>
      <w:r>
        <w:t>as</w:t>
      </w:r>
      <w:r>
        <w:rPr>
          <w:spacing w:val="-2"/>
        </w:rPr>
        <w:t xml:space="preserve"> </w:t>
      </w:r>
      <w:r>
        <w:t>predicted</w:t>
      </w:r>
      <w:r>
        <w:rPr>
          <w:spacing w:val="-1"/>
        </w:rPr>
        <w:t xml:space="preserve"> </w:t>
      </w:r>
      <w:r>
        <w:t>when</w:t>
      </w:r>
      <w:r>
        <w:rPr>
          <w:spacing w:val="-2"/>
        </w:rPr>
        <w:t xml:space="preserve"> </w:t>
      </w:r>
      <w:r>
        <w:t>endorsement</w:t>
      </w:r>
      <w:r>
        <w:rPr>
          <w:spacing w:val="-2"/>
        </w:rPr>
        <w:t xml:space="preserve"> </w:t>
      </w:r>
      <w:r>
        <w:t>and</w:t>
      </w:r>
      <w:r>
        <w:rPr>
          <w:spacing w:val="-1"/>
        </w:rPr>
        <w:t xml:space="preserve"> </w:t>
      </w:r>
      <w:r>
        <w:t>transfer</w:t>
      </w:r>
      <w:r>
        <w:rPr>
          <w:spacing w:val="-2"/>
        </w:rPr>
        <w:t xml:space="preserve"> </w:t>
      </w:r>
      <w:r>
        <w:t>encode</w:t>
      </w:r>
      <w:r>
        <w:rPr>
          <w:spacing w:val="-1"/>
        </w:rPr>
        <w:t xml:space="preserve"> </w:t>
      </w:r>
      <w:r>
        <w:t>different</w:t>
      </w:r>
    </w:p>
    <w:p w14:paraId="00DC2192" w14:textId="77777777" w:rsidR="00350CFB" w:rsidRDefault="00350CFB">
      <w:pPr>
        <w:pStyle w:val="BodyText"/>
        <w:spacing w:line="456" w:lineRule="exact"/>
        <w:jc w:val="both"/>
        <w:sectPr w:rsidR="00350CFB">
          <w:type w:val="continuous"/>
          <w:pgSz w:w="11910" w:h="16840"/>
          <w:pgMar w:top="1920" w:right="708" w:bottom="280" w:left="992" w:header="0" w:footer="2115" w:gutter="0"/>
          <w:cols w:space="720"/>
        </w:sectPr>
      </w:pPr>
    </w:p>
    <w:p w14:paraId="00DC2193" w14:textId="77777777" w:rsidR="00350CFB" w:rsidRDefault="00283FFF">
      <w:pPr>
        <w:pStyle w:val="BodyText"/>
        <w:spacing w:before="72"/>
        <w:ind w:left="273"/>
        <w:jc w:val="both"/>
      </w:pPr>
      <w:r>
        <w:lastRenderedPageBreak/>
        <w:t>wallet</w:t>
      </w:r>
      <w:r>
        <w:rPr>
          <w:spacing w:val="-7"/>
        </w:rPr>
        <w:t xml:space="preserve"> </w:t>
      </w:r>
      <w:r>
        <w:rPr>
          <w:spacing w:val="-2"/>
        </w:rPr>
        <w:t>relationships.</w:t>
      </w:r>
    </w:p>
    <w:p w14:paraId="00DC2194" w14:textId="77777777" w:rsidR="00350CFB" w:rsidRDefault="00283FFF">
      <w:pPr>
        <w:pStyle w:val="BodyText"/>
        <w:spacing w:before="194" w:line="396" w:lineRule="auto"/>
        <w:ind w:left="282" w:right="524"/>
        <w:jc w:val="both"/>
      </w:pPr>
      <w:r>
        <w:t>Reading</w:t>
      </w:r>
      <w:r>
        <w:rPr>
          <w:spacing w:val="-13"/>
        </w:rPr>
        <w:t xml:space="preserve"> </w:t>
      </w:r>
      <w:r>
        <w:t>Table</w:t>
      </w:r>
      <w:r>
        <w:rPr>
          <w:spacing w:val="-13"/>
        </w:rPr>
        <w:t xml:space="preserve"> </w:t>
      </w:r>
      <w:hyperlink w:anchor="_bookmark101" w:history="1">
        <w:r>
          <w:t>4.7</w:t>
        </w:r>
      </w:hyperlink>
      <w:r>
        <w:rPr>
          <w:spacing w:val="-12"/>
        </w:rPr>
        <w:t xml:space="preserve"> </w:t>
      </w:r>
      <w:r>
        <w:t>requires</w:t>
      </w:r>
      <w:r>
        <w:rPr>
          <w:spacing w:val="-13"/>
        </w:rPr>
        <w:t xml:space="preserve"> </w:t>
      </w:r>
      <w:r>
        <w:t>care</w:t>
      </w:r>
      <w:r>
        <w:rPr>
          <w:spacing w:val="-12"/>
        </w:rPr>
        <w:t xml:space="preserve"> </w:t>
      </w:r>
      <w:r>
        <w:t>on</w:t>
      </w:r>
      <w:r>
        <w:rPr>
          <w:spacing w:val="-12"/>
        </w:rPr>
        <w:t xml:space="preserve"> </w:t>
      </w:r>
      <w:r>
        <w:t>two</w:t>
      </w:r>
      <w:r>
        <w:rPr>
          <w:spacing w:val="-12"/>
        </w:rPr>
        <w:t xml:space="preserve"> </w:t>
      </w:r>
      <w:r>
        <w:t>points.</w:t>
      </w:r>
      <w:r>
        <w:rPr>
          <w:spacing w:val="10"/>
        </w:rPr>
        <w:t xml:space="preserve"> </w:t>
      </w:r>
      <w:r>
        <w:t>First,</w:t>
      </w:r>
      <w:r>
        <w:rPr>
          <w:spacing w:val="-11"/>
        </w:rPr>
        <w:t xml:space="preserve"> </w:t>
      </w:r>
      <w:r>
        <w:t>family</w:t>
      </w:r>
      <w:r>
        <w:rPr>
          <w:spacing w:val="-12"/>
        </w:rPr>
        <w:t xml:space="preserve"> </w:t>
      </w:r>
      <w:r>
        <w:t>means</w:t>
      </w:r>
      <w:r>
        <w:rPr>
          <w:spacing w:val="-12"/>
        </w:rPr>
        <w:t xml:space="preserve"> </w:t>
      </w:r>
      <w:r>
        <w:t>average</w:t>
      </w:r>
      <w:r>
        <w:rPr>
          <w:spacing w:val="-12"/>
        </w:rPr>
        <w:t xml:space="preserve"> </w:t>
      </w:r>
      <w:r>
        <w:t>heterogeneous</w:t>
      </w:r>
      <w:r>
        <w:rPr>
          <w:spacing w:val="-12"/>
        </w:rPr>
        <w:t xml:space="preserve"> </w:t>
      </w:r>
      <w:r>
        <w:t>proxies; a</w:t>
      </w:r>
      <w:r>
        <w:rPr>
          <w:spacing w:val="-15"/>
        </w:rPr>
        <w:t xml:space="preserve"> </w:t>
      </w:r>
      <w:r>
        <w:t>method</w:t>
      </w:r>
      <w:r>
        <w:rPr>
          <w:spacing w:val="-15"/>
        </w:rPr>
        <w:t xml:space="preserve"> </w:t>
      </w:r>
      <w:r>
        <w:t>can</w:t>
      </w:r>
      <w:r>
        <w:rPr>
          <w:spacing w:val="-15"/>
        </w:rPr>
        <w:t xml:space="preserve"> </w:t>
      </w:r>
      <w:r>
        <w:t>lead</w:t>
      </w:r>
      <w:r>
        <w:rPr>
          <w:spacing w:val="-15"/>
        </w:rPr>
        <w:t xml:space="preserve"> </w:t>
      </w:r>
      <w:r>
        <w:t>on</w:t>
      </w:r>
      <w:r>
        <w:rPr>
          <w:spacing w:val="-15"/>
        </w:rPr>
        <w:t xml:space="preserve"> </w:t>
      </w:r>
      <w:r>
        <w:t>a</w:t>
      </w:r>
      <w:r>
        <w:rPr>
          <w:spacing w:val="-15"/>
        </w:rPr>
        <w:t xml:space="preserve"> </w:t>
      </w:r>
      <w:r>
        <w:t>family</w:t>
      </w:r>
      <w:r>
        <w:rPr>
          <w:spacing w:val="-15"/>
        </w:rPr>
        <w:t xml:space="preserve"> </w:t>
      </w:r>
      <w:r>
        <w:t>mean</w:t>
      </w:r>
      <w:r>
        <w:rPr>
          <w:spacing w:val="-15"/>
        </w:rPr>
        <w:t xml:space="preserve"> </w:t>
      </w:r>
      <w:r>
        <w:t>while</w:t>
      </w:r>
      <w:r>
        <w:rPr>
          <w:spacing w:val="-15"/>
        </w:rPr>
        <w:t xml:space="preserve"> </w:t>
      </w:r>
      <w:r>
        <w:t>trailing</w:t>
      </w:r>
      <w:r>
        <w:rPr>
          <w:spacing w:val="-15"/>
        </w:rPr>
        <w:t xml:space="preserve"> </w:t>
      </w:r>
      <w:r>
        <w:t>on</w:t>
      </w:r>
      <w:r>
        <w:rPr>
          <w:spacing w:val="-15"/>
        </w:rPr>
        <w:t xml:space="preserve"> </w:t>
      </w:r>
      <w:r>
        <w:t>an</w:t>
      </w:r>
      <w:r>
        <w:rPr>
          <w:spacing w:val="-15"/>
        </w:rPr>
        <w:t xml:space="preserve"> </w:t>
      </w:r>
      <w:r>
        <w:t>individual</w:t>
      </w:r>
      <w:r>
        <w:rPr>
          <w:spacing w:val="-15"/>
        </w:rPr>
        <w:t xml:space="preserve"> </w:t>
      </w:r>
      <w:r>
        <w:t>proxy,</w:t>
      </w:r>
      <w:r>
        <w:rPr>
          <w:spacing w:val="-13"/>
        </w:rPr>
        <w:t xml:space="preserve"> </w:t>
      </w:r>
      <w:r>
        <w:t>or</w:t>
      </w:r>
      <w:r>
        <w:rPr>
          <w:spacing w:val="-15"/>
        </w:rPr>
        <w:t xml:space="preserve"> </w:t>
      </w:r>
      <w:r>
        <w:t>vice</w:t>
      </w:r>
      <w:r>
        <w:rPr>
          <w:spacing w:val="-15"/>
        </w:rPr>
        <w:t xml:space="preserve"> </w:t>
      </w:r>
      <w:r>
        <w:t>versa.</w:t>
      </w:r>
      <w:r>
        <w:rPr>
          <w:spacing w:val="12"/>
        </w:rPr>
        <w:t xml:space="preserve"> </w:t>
      </w:r>
      <w:r>
        <w:t>Section</w:t>
      </w:r>
      <w:r>
        <w:rPr>
          <w:spacing w:val="-15"/>
        </w:rPr>
        <w:t xml:space="preserve"> </w:t>
      </w:r>
      <w:hyperlink w:anchor="_bookmark103" w:history="1">
        <w:r>
          <w:t>4.5</w:t>
        </w:r>
      </w:hyperlink>
      <w:r>
        <w:t xml:space="preserve"> therefore</w:t>
      </w:r>
      <w:r>
        <w:rPr>
          <w:spacing w:val="-7"/>
        </w:rPr>
        <w:t xml:space="preserve"> </w:t>
      </w:r>
      <w:r>
        <w:t>reports</w:t>
      </w:r>
      <w:r>
        <w:rPr>
          <w:spacing w:val="-7"/>
        </w:rPr>
        <w:t xml:space="preserve"> </w:t>
      </w:r>
      <w:r>
        <w:t>per-proxy</w:t>
      </w:r>
      <w:r>
        <w:rPr>
          <w:spacing w:val="-7"/>
        </w:rPr>
        <w:t xml:space="preserve"> </w:t>
      </w:r>
      <w:r>
        <w:rPr>
          <w:i/>
        </w:rPr>
        <w:t>ρ</w:t>
      </w:r>
      <w:r>
        <w:rPr>
          <w:i/>
          <w:spacing w:val="-7"/>
        </w:rPr>
        <w:t xml:space="preserve"> </w:t>
      </w:r>
      <w:r>
        <w:t>and</w:t>
      </w:r>
      <w:r>
        <w:rPr>
          <w:spacing w:val="-7"/>
        </w:rPr>
        <w:t xml:space="preserve"> </w:t>
      </w:r>
      <w:r>
        <w:rPr>
          <w:i/>
        </w:rPr>
        <w:t>τ</w:t>
      </w:r>
      <w:r>
        <w:rPr>
          <w:i/>
          <w:spacing w:val="20"/>
        </w:rPr>
        <w:t xml:space="preserve"> </w:t>
      </w:r>
      <w:r>
        <w:t>so</w:t>
      </w:r>
      <w:r>
        <w:rPr>
          <w:spacing w:val="-7"/>
        </w:rPr>
        <w:t xml:space="preserve"> </w:t>
      </w:r>
      <w:r>
        <w:t>that</w:t>
      </w:r>
      <w:r>
        <w:rPr>
          <w:spacing w:val="-7"/>
        </w:rPr>
        <w:t xml:space="preserve"> </w:t>
      </w:r>
      <w:r>
        <w:t>readers</w:t>
      </w:r>
      <w:r>
        <w:rPr>
          <w:spacing w:val="-7"/>
        </w:rPr>
        <w:t xml:space="preserve"> </w:t>
      </w:r>
      <w:r>
        <w:t>can</w:t>
      </w:r>
      <w:r>
        <w:rPr>
          <w:spacing w:val="-7"/>
        </w:rPr>
        <w:t xml:space="preserve"> </w:t>
      </w:r>
      <w:r>
        <w:t>audit</w:t>
      </w:r>
      <w:r>
        <w:rPr>
          <w:spacing w:val="-7"/>
        </w:rPr>
        <w:t xml:space="preserve"> </w:t>
      </w:r>
      <w:r>
        <w:t>the</w:t>
      </w:r>
      <w:r>
        <w:rPr>
          <w:spacing w:val="-7"/>
        </w:rPr>
        <w:t xml:space="preserve"> </w:t>
      </w:r>
      <w:r>
        <w:t>means.</w:t>
      </w:r>
      <w:r>
        <w:rPr>
          <w:spacing w:val="16"/>
        </w:rPr>
        <w:t xml:space="preserve"> </w:t>
      </w:r>
      <w:r>
        <w:t>Second,</w:t>
      </w:r>
      <w:r>
        <w:rPr>
          <w:spacing w:val="-6"/>
        </w:rPr>
        <w:t xml:space="preserve"> </w:t>
      </w:r>
      <w:r>
        <w:t>primary-construct correlations</w:t>
      </w:r>
      <w:r>
        <w:rPr>
          <w:spacing w:val="-11"/>
        </w:rPr>
        <w:t xml:space="preserve"> </w:t>
      </w:r>
      <w:r>
        <w:t>(EndorseRank</w:t>
      </w:r>
      <w:r>
        <w:rPr>
          <w:spacing w:val="-11"/>
        </w:rPr>
        <w:t xml:space="preserve"> </w:t>
      </w:r>
      <w:r>
        <w:t>with</w:t>
      </w:r>
      <w:r>
        <w:rPr>
          <w:spacing w:val="-11"/>
        </w:rPr>
        <w:t xml:space="preserve"> </w:t>
      </w:r>
      <w:r>
        <w:t>allowance;</w:t>
      </w:r>
      <w:r>
        <w:rPr>
          <w:spacing w:val="-9"/>
        </w:rPr>
        <w:t xml:space="preserve"> </w:t>
      </w:r>
      <w:r>
        <w:t>AWP</w:t>
      </w:r>
      <w:r>
        <w:rPr>
          <w:spacing w:val="-11"/>
        </w:rPr>
        <w:t xml:space="preserve"> </w:t>
      </w:r>
      <w:r>
        <w:t>with</w:t>
      </w:r>
      <w:r>
        <w:rPr>
          <w:spacing w:val="-11"/>
        </w:rPr>
        <w:t xml:space="preserve"> </w:t>
      </w:r>
      <w:r>
        <w:t>transfer)</w:t>
      </w:r>
      <w:r>
        <w:rPr>
          <w:spacing w:val="-11"/>
        </w:rPr>
        <w:t xml:space="preserve"> </w:t>
      </w:r>
      <w:r>
        <w:t>are</w:t>
      </w:r>
      <w:r>
        <w:rPr>
          <w:spacing w:val="-11"/>
        </w:rPr>
        <w:t xml:space="preserve"> </w:t>
      </w:r>
      <w:r>
        <w:t>necessary</w:t>
      </w:r>
      <w:r>
        <w:rPr>
          <w:spacing w:val="-11"/>
        </w:rPr>
        <w:t xml:space="preserve"> </w:t>
      </w:r>
      <w:r>
        <w:t>but</w:t>
      </w:r>
      <w:r>
        <w:rPr>
          <w:spacing w:val="-11"/>
        </w:rPr>
        <w:t xml:space="preserve"> </w:t>
      </w:r>
      <w:r>
        <w:t>not</w:t>
      </w:r>
      <w:r>
        <w:rPr>
          <w:spacing w:val="-11"/>
        </w:rPr>
        <w:t xml:space="preserve"> </w:t>
      </w:r>
      <w:r>
        <w:t>sufficient</w:t>
      </w:r>
      <w:r>
        <w:rPr>
          <w:spacing w:val="-11"/>
        </w:rPr>
        <w:t xml:space="preserve"> </w:t>
      </w:r>
      <w:r>
        <w:t xml:space="preserve">for </w:t>
      </w:r>
      <w:r>
        <w:rPr>
          <w:w w:val="105"/>
        </w:rPr>
        <w:t>a</w:t>
      </w:r>
      <w:r>
        <w:rPr>
          <w:spacing w:val="-16"/>
          <w:w w:val="105"/>
        </w:rPr>
        <w:t xml:space="preserve"> </w:t>
      </w:r>
      <w:r>
        <w:rPr>
          <w:w w:val="105"/>
        </w:rPr>
        <w:t>reputation</w:t>
      </w:r>
      <w:r>
        <w:rPr>
          <w:spacing w:val="-16"/>
          <w:w w:val="105"/>
        </w:rPr>
        <w:t xml:space="preserve"> </w:t>
      </w:r>
      <w:r>
        <w:rPr>
          <w:w w:val="105"/>
        </w:rPr>
        <w:t>method’s</w:t>
      </w:r>
      <w:r>
        <w:rPr>
          <w:spacing w:val="-16"/>
          <w:w w:val="105"/>
        </w:rPr>
        <w:t xml:space="preserve"> </w:t>
      </w:r>
      <w:r>
        <w:rPr>
          <w:w w:val="105"/>
        </w:rPr>
        <w:t>usefulness.</w:t>
      </w:r>
      <w:r>
        <w:rPr>
          <w:spacing w:val="-15"/>
          <w:w w:val="105"/>
        </w:rPr>
        <w:t xml:space="preserve"> </w:t>
      </w:r>
      <w:r>
        <w:rPr>
          <w:w w:val="105"/>
        </w:rPr>
        <w:t>They</w:t>
      </w:r>
      <w:r>
        <w:rPr>
          <w:spacing w:val="-16"/>
          <w:w w:val="105"/>
        </w:rPr>
        <w:t xml:space="preserve"> </w:t>
      </w:r>
      <w:r>
        <w:rPr>
          <w:w w:val="105"/>
        </w:rPr>
        <w:t>confirm</w:t>
      </w:r>
      <w:r>
        <w:rPr>
          <w:spacing w:val="-16"/>
          <w:w w:val="105"/>
        </w:rPr>
        <w:t xml:space="preserve"> </w:t>
      </w:r>
      <w:r>
        <w:rPr>
          <w:w w:val="105"/>
        </w:rPr>
        <w:t>that</w:t>
      </w:r>
      <w:r>
        <w:rPr>
          <w:spacing w:val="-16"/>
          <w:w w:val="105"/>
        </w:rPr>
        <w:t xml:space="preserve"> </w:t>
      </w:r>
      <w:r>
        <w:rPr>
          <w:w w:val="105"/>
        </w:rPr>
        <w:t>PageRank</w:t>
      </w:r>
      <w:r>
        <w:rPr>
          <w:spacing w:val="-15"/>
          <w:w w:val="105"/>
        </w:rPr>
        <w:t xml:space="preserve"> </w:t>
      </w:r>
      <w:r>
        <w:rPr>
          <w:w w:val="105"/>
        </w:rPr>
        <w:t>recovers</w:t>
      </w:r>
      <w:r>
        <w:rPr>
          <w:spacing w:val="-16"/>
          <w:w w:val="105"/>
        </w:rPr>
        <w:t xml:space="preserve"> </w:t>
      </w:r>
      <w:r>
        <w:rPr>
          <w:w w:val="105"/>
        </w:rPr>
        <w:t>the</w:t>
      </w:r>
      <w:r>
        <w:rPr>
          <w:spacing w:val="-16"/>
          <w:w w:val="105"/>
        </w:rPr>
        <w:t xml:space="preserve"> </w:t>
      </w:r>
      <w:r>
        <w:rPr>
          <w:w w:val="105"/>
        </w:rPr>
        <w:t>graph</w:t>
      </w:r>
      <w:r>
        <w:rPr>
          <w:spacing w:val="-16"/>
          <w:w w:val="105"/>
        </w:rPr>
        <w:t xml:space="preserve"> </w:t>
      </w:r>
      <w:r>
        <w:rPr>
          <w:w w:val="105"/>
        </w:rPr>
        <w:t>signal</w:t>
      </w:r>
      <w:r>
        <w:rPr>
          <w:spacing w:val="-15"/>
          <w:w w:val="105"/>
        </w:rPr>
        <w:t xml:space="preserve"> </w:t>
      </w:r>
      <w:r>
        <w:rPr>
          <w:w w:val="105"/>
        </w:rPr>
        <w:t>it</w:t>
      </w:r>
      <w:r>
        <w:rPr>
          <w:spacing w:val="-16"/>
          <w:w w:val="105"/>
        </w:rPr>
        <w:t xml:space="preserve"> </w:t>
      </w:r>
      <w:r>
        <w:rPr>
          <w:w w:val="105"/>
        </w:rPr>
        <w:t xml:space="preserve">was </w:t>
      </w:r>
      <w:r>
        <w:t>given.</w:t>
      </w:r>
      <w:r>
        <w:rPr>
          <w:spacing w:val="14"/>
        </w:rPr>
        <w:t xml:space="preserve"> </w:t>
      </w:r>
      <w:r>
        <w:t>External</w:t>
      </w:r>
      <w:r>
        <w:rPr>
          <w:spacing w:val="-8"/>
        </w:rPr>
        <w:t xml:space="preserve"> </w:t>
      </w:r>
      <w:r>
        <w:t>usefulness</w:t>
      </w:r>
      <w:r>
        <w:rPr>
          <w:spacing w:val="-9"/>
        </w:rPr>
        <w:t xml:space="preserve"> </w:t>
      </w:r>
      <w:r>
        <w:t>depends</w:t>
      </w:r>
      <w:r>
        <w:rPr>
          <w:spacing w:val="-9"/>
        </w:rPr>
        <w:t xml:space="preserve"> </w:t>
      </w:r>
      <w:r>
        <w:t>on</w:t>
      </w:r>
      <w:r>
        <w:rPr>
          <w:spacing w:val="-9"/>
        </w:rPr>
        <w:t xml:space="preserve"> </w:t>
      </w:r>
      <w:r>
        <w:t>secondary</w:t>
      </w:r>
      <w:r>
        <w:rPr>
          <w:spacing w:val="-8"/>
        </w:rPr>
        <w:t xml:space="preserve"> </w:t>
      </w:r>
      <w:r>
        <w:t>axes—whether</w:t>
      </w:r>
      <w:r>
        <w:rPr>
          <w:spacing w:val="-8"/>
        </w:rPr>
        <w:t xml:space="preserve"> </w:t>
      </w:r>
      <w:r>
        <w:t>endorsement</w:t>
      </w:r>
      <w:r>
        <w:rPr>
          <w:spacing w:val="-8"/>
        </w:rPr>
        <w:t xml:space="preserve"> </w:t>
      </w:r>
      <w:r>
        <w:t>rankings</w:t>
      </w:r>
      <w:r>
        <w:rPr>
          <w:spacing w:val="-9"/>
        </w:rPr>
        <w:t xml:space="preserve"> </w:t>
      </w:r>
      <w:r>
        <w:t>also</w:t>
      </w:r>
      <w:r>
        <w:rPr>
          <w:spacing w:val="-8"/>
        </w:rPr>
        <w:t xml:space="preserve"> </w:t>
      </w:r>
      <w:r>
        <w:t xml:space="preserve">relate to transfer activity, trading outcomes, or stability—and on whether those secondary relationships </w:t>
      </w:r>
      <w:r>
        <w:rPr>
          <w:w w:val="105"/>
        </w:rPr>
        <w:t>are</w:t>
      </w:r>
      <w:r>
        <w:rPr>
          <w:spacing w:val="-16"/>
          <w:w w:val="105"/>
        </w:rPr>
        <w:t xml:space="preserve"> </w:t>
      </w:r>
      <w:r>
        <w:rPr>
          <w:w w:val="105"/>
        </w:rPr>
        <w:t>strong</w:t>
      </w:r>
      <w:r>
        <w:rPr>
          <w:spacing w:val="-16"/>
          <w:w w:val="105"/>
        </w:rPr>
        <w:t xml:space="preserve"> </w:t>
      </w:r>
      <w:r>
        <w:rPr>
          <w:w w:val="105"/>
        </w:rPr>
        <w:t>enough</w:t>
      </w:r>
      <w:r>
        <w:rPr>
          <w:spacing w:val="-15"/>
          <w:w w:val="105"/>
        </w:rPr>
        <w:t xml:space="preserve"> </w:t>
      </w:r>
      <w:r>
        <w:rPr>
          <w:w w:val="105"/>
        </w:rPr>
        <w:t>for</w:t>
      </w:r>
      <w:r>
        <w:rPr>
          <w:spacing w:val="-16"/>
          <w:w w:val="105"/>
        </w:rPr>
        <w:t xml:space="preserve"> </w:t>
      </w:r>
      <w:r>
        <w:rPr>
          <w:w w:val="105"/>
        </w:rPr>
        <w:t>a</w:t>
      </w:r>
      <w:r>
        <w:rPr>
          <w:spacing w:val="-15"/>
          <w:w w:val="105"/>
        </w:rPr>
        <w:t xml:space="preserve"> </w:t>
      </w:r>
      <w:r>
        <w:rPr>
          <w:w w:val="105"/>
        </w:rPr>
        <w:t>deployment</w:t>
      </w:r>
      <w:r>
        <w:rPr>
          <w:spacing w:val="-16"/>
          <w:w w:val="105"/>
        </w:rPr>
        <w:t xml:space="preserve"> </w:t>
      </w:r>
      <w:r>
        <w:rPr>
          <w:w w:val="105"/>
        </w:rPr>
        <w:t>context.</w:t>
      </w:r>
      <w:r>
        <w:rPr>
          <w:spacing w:val="17"/>
          <w:w w:val="105"/>
        </w:rPr>
        <w:t xml:space="preserve"> </w:t>
      </w:r>
      <w:r>
        <w:rPr>
          <w:w w:val="105"/>
        </w:rPr>
        <w:t>EndorseRank’s</w:t>
      </w:r>
      <w:r>
        <w:rPr>
          <w:spacing w:val="-16"/>
          <w:w w:val="105"/>
        </w:rPr>
        <w:t xml:space="preserve"> </w:t>
      </w:r>
      <w:r>
        <w:rPr>
          <w:w w:val="105"/>
        </w:rPr>
        <w:t>moderate</w:t>
      </w:r>
      <w:r>
        <w:rPr>
          <w:spacing w:val="-15"/>
          <w:w w:val="105"/>
        </w:rPr>
        <w:t xml:space="preserve"> </w:t>
      </w:r>
      <w:r>
        <w:rPr>
          <w:w w:val="105"/>
        </w:rPr>
        <w:t>transfer</w:t>
      </w:r>
      <w:r>
        <w:rPr>
          <w:spacing w:val="-16"/>
          <w:w w:val="105"/>
        </w:rPr>
        <w:t xml:space="preserve"> </w:t>
      </w:r>
      <w:r>
        <w:rPr>
          <w:i/>
          <w:w w:val="105"/>
        </w:rPr>
        <w:t>τ</w:t>
      </w:r>
      <w:r>
        <w:rPr>
          <w:i/>
          <w:spacing w:val="17"/>
          <w:w w:val="105"/>
        </w:rPr>
        <w:t xml:space="preserve"> </w:t>
      </w:r>
      <w:r>
        <w:rPr>
          <w:w w:val="105"/>
        </w:rPr>
        <w:t>= 0</w:t>
      </w:r>
      <w:r>
        <w:rPr>
          <w:i/>
          <w:w w:val="105"/>
        </w:rPr>
        <w:t>.</w:t>
      </w:r>
      <w:r>
        <w:rPr>
          <w:w w:val="105"/>
        </w:rPr>
        <w:t>333</w:t>
      </w:r>
      <w:r>
        <w:rPr>
          <w:spacing w:val="-15"/>
          <w:w w:val="105"/>
        </w:rPr>
        <w:t xml:space="preserve"> </w:t>
      </w:r>
      <w:r>
        <w:rPr>
          <w:w w:val="105"/>
        </w:rPr>
        <w:t>is</w:t>
      </w:r>
      <w:r>
        <w:rPr>
          <w:spacing w:val="-16"/>
          <w:w w:val="105"/>
        </w:rPr>
        <w:t xml:space="preserve"> </w:t>
      </w:r>
      <w:r>
        <w:rPr>
          <w:w w:val="105"/>
        </w:rPr>
        <w:t>en-</w:t>
      </w:r>
      <w:r>
        <w:t>couraging</w:t>
      </w:r>
      <w:r>
        <w:rPr>
          <w:spacing w:val="-4"/>
        </w:rPr>
        <w:t xml:space="preserve"> </w:t>
      </w:r>
      <w:r>
        <w:t>as</w:t>
      </w:r>
      <w:r>
        <w:rPr>
          <w:spacing w:val="-4"/>
        </w:rPr>
        <w:t xml:space="preserve"> </w:t>
      </w:r>
      <w:r>
        <w:t>a</w:t>
      </w:r>
      <w:r>
        <w:rPr>
          <w:spacing w:val="-3"/>
        </w:rPr>
        <w:t xml:space="preserve"> </w:t>
      </w:r>
      <w:r>
        <w:t>secondary</w:t>
      </w:r>
      <w:r>
        <w:rPr>
          <w:spacing w:val="-3"/>
        </w:rPr>
        <w:t xml:space="preserve"> </w:t>
      </w:r>
      <w:r>
        <w:t>axis;</w:t>
      </w:r>
      <w:r>
        <w:rPr>
          <w:spacing w:val="-2"/>
        </w:rPr>
        <w:t xml:space="preserve"> </w:t>
      </w:r>
      <w:r>
        <w:t>its</w:t>
      </w:r>
      <w:r>
        <w:rPr>
          <w:spacing w:val="-4"/>
        </w:rPr>
        <w:t xml:space="preserve"> </w:t>
      </w:r>
      <w:r>
        <w:t>weak</w:t>
      </w:r>
      <w:r>
        <w:rPr>
          <w:spacing w:val="-3"/>
        </w:rPr>
        <w:t xml:space="preserve"> </w:t>
      </w:r>
      <w:r>
        <w:t>trading-success</w:t>
      </w:r>
      <w:r>
        <w:rPr>
          <w:spacing w:val="-3"/>
        </w:rPr>
        <w:t xml:space="preserve"> </w:t>
      </w:r>
      <w:r>
        <w:rPr>
          <w:i/>
        </w:rPr>
        <w:t>τ</w:t>
      </w:r>
      <w:r>
        <w:rPr>
          <w:i/>
          <w:spacing w:val="37"/>
        </w:rPr>
        <w:t xml:space="preserve"> </w:t>
      </w:r>
      <w:r>
        <w:t>= 0</w:t>
      </w:r>
      <w:r>
        <w:rPr>
          <w:i/>
        </w:rPr>
        <w:t>.</w:t>
      </w:r>
      <w:r>
        <w:t>096</w:t>
      </w:r>
      <w:r>
        <w:rPr>
          <w:spacing w:val="-3"/>
        </w:rPr>
        <w:t xml:space="preserve"> </w:t>
      </w:r>
      <w:r>
        <w:t>is</w:t>
      </w:r>
      <w:r>
        <w:rPr>
          <w:spacing w:val="-4"/>
        </w:rPr>
        <w:t xml:space="preserve"> </w:t>
      </w:r>
      <w:r>
        <w:t>a</w:t>
      </w:r>
      <w:r>
        <w:rPr>
          <w:spacing w:val="-3"/>
        </w:rPr>
        <w:t xml:space="preserve"> </w:t>
      </w:r>
      <w:r>
        <w:t>limitation</w:t>
      </w:r>
      <w:r>
        <w:rPr>
          <w:spacing w:val="-3"/>
        </w:rPr>
        <w:t xml:space="preserve"> </w:t>
      </w:r>
      <w:r>
        <w:t>for</w:t>
      </w:r>
      <w:r>
        <w:rPr>
          <w:spacing w:val="-3"/>
        </w:rPr>
        <w:t xml:space="preserve"> </w:t>
      </w:r>
      <w:r>
        <w:t>protocols</w:t>
      </w:r>
      <w:r>
        <w:rPr>
          <w:spacing w:val="-4"/>
        </w:rPr>
        <w:t xml:space="preserve"> </w:t>
      </w:r>
      <w:r>
        <w:t>that hoped allowance endorsement would double as a trading-skill score.</w:t>
      </w:r>
    </w:p>
    <w:p w14:paraId="00DC2195" w14:textId="77777777" w:rsidR="00350CFB" w:rsidRDefault="00283FFF">
      <w:pPr>
        <w:pStyle w:val="BodyText"/>
        <w:spacing w:before="25" w:line="396" w:lineRule="auto"/>
        <w:ind w:left="282" w:right="524" w:hanging="8"/>
        <w:jc w:val="both"/>
      </w:pPr>
      <w:r>
        <w:t>The</w:t>
      </w:r>
      <w:r>
        <w:rPr>
          <w:spacing w:val="-15"/>
        </w:rPr>
        <w:t xml:space="preserve"> </w:t>
      </w:r>
      <w:r>
        <w:t>exported</w:t>
      </w:r>
      <w:r>
        <w:rPr>
          <w:spacing w:val="-15"/>
        </w:rPr>
        <w:t xml:space="preserve"> </w:t>
      </w:r>
      <w:r>
        <w:t>summary</w:t>
      </w:r>
      <w:r>
        <w:rPr>
          <w:spacing w:val="-15"/>
        </w:rPr>
        <w:t xml:space="preserve"> </w:t>
      </w:r>
      <w:r>
        <w:t>also</w:t>
      </w:r>
      <w:r>
        <w:rPr>
          <w:spacing w:val="-15"/>
        </w:rPr>
        <w:t xml:space="preserve"> </w:t>
      </w:r>
      <w:r>
        <w:t>includes</w:t>
      </w:r>
      <w:r>
        <w:rPr>
          <w:spacing w:val="-15"/>
        </w:rPr>
        <w:t xml:space="preserve"> </w:t>
      </w:r>
      <w:r>
        <w:t>a</w:t>
      </w:r>
      <w:r>
        <w:rPr>
          <w:spacing w:val="-15"/>
        </w:rPr>
        <w:t xml:space="preserve"> </w:t>
      </w:r>
      <w:r>
        <w:t>liquidation-related</w:t>
      </w:r>
      <w:r>
        <w:rPr>
          <w:spacing w:val="-15"/>
        </w:rPr>
        <w:t xml:space="preserve"> </w:t>
      </w:r>
      <w:r>
        <w:t>column</w:t>
      </w:r>
      <w:r>
        <w:rPr>
          <w:spacing w:val="-15"/>
        </w:rPr>
        <w:t xml:space="preserve"> </w:t>
      </w:r>
      <w:r>
        <w:t>and</w:t>
      </w:r>
      <w:r>
        <w:rPr>
          <w:spacing w:val="-15"/>
        </w:rPr>
        <w:t xml:space="preserve"> </w:t>
      </w:r>
      <w:r>
        <w:t>the</w:t>
      </w:r>
      <w:r>
        <w:rPr>
          <w:spacing w:val="-15"/>
        </w:rPr>
        <w:t xml:space="preserve"> </w:t>
      </w:r>
      <w:r>
        <w:t>GF-PR</w:t>
      </w:r>
      <w:r>
        <w:rPr>
          <w:spacing w:val="-15"/>
        </w:rPr>
        <w:t xml:space="preserve"> </w:t>
      </w:r>
      <w:r>
        <w:t>row.</w:t>
      </w:r>
      <w:r>
        <w:rPr>
          <w:spacing w:val="-15"/>
        </w:rPr>
        <w:t xml:space="preserve"> </w:t>
      </w:r>
      <w:r>
        <w:t>Liquidation-family means are low for both social methods and are not the focus of Claims C2–C3; they are retained for completeness with the evaluation pipeline.</w:t>
      </w:r>
      <w:r>
        <w:rPr>
          <w:spacing w:val="40"/>
        </w:rPr>
        <w:t xml:space="preserve"> </w:t>
      </w:r>
      <w:r>
        <w:t xml:space="preserve">GF-PR’s outcome-family dominance is discussed only in Section </w:t>
      </w:r>
      <w:hyperlink w:anchor="_bookmark112" w:history="1">
        <w:r>
          <w:t>4.7</w:t>
        </w:r>
      </w:hyperlink>
      <w:r>
        <w:t>.</w:t>
      </w:r>
      <w:r>
        <w:rPr>
          <w:spacing w:val="40"/>
        </w:rPr>
        <w:t xml:space="preserve"> </w:t>
      </w:r>
      <w:r>
        <w:t>The primary narrative of this section is the EndorseRank–AWP contrast across transfer, allowance, inverse risk, Sybil-adjusted stability, and trading success.</w:t>
      </w:r>
    </w:p>
    <w:p w14:paraId="00DC2196" w14:textId="77777777" w:rsidR="00350CFB" w:rsidRDefault="00283FFF">
      <w:pPr>
        <w:pStyle w:val="BodyText"/>
        <w:spacing w:before="20" w:line="396" w:lineRule="auto"/>
        <w:ind w:left="282" w:right="524"/>
        <w:jc w:val="both"/>
      </w:pPr>
      <w:r>
        <w:t xml:space="preserve">Per-proxy detail for each family appears in Section </w:t>
      </w:r>
      <w:hyperlink w:anchor="_bookmark103" w:history="1">
        <w:r>
          <w:t>4.5</w:t>
        </w:r>
      </w:hyperlink>
      <w:r>
        <w:t>.</w:t>
      </w:r>
      <w:r>
        <w:rPr>
          <w:spacing w:val="40"/>
        </w:rPr>
        <w:t xml:space="preserve"> </w:t>
      </w:r>
      <w:r>
        <w:t>Inter-method divergence between En-</w:t>
      </w:r>
      <w:bookmarkStart w:id="304" w:name="Proxy_family_detail"/>
      <w:bookmarkStart w:id="305" w:name="_bookmark103"/>
      <w:bookmarkEnd w:id="304"/>
      <w:bookmarkEnd w:id="305"/>
      <w:r>
        <w:t xml:space="preserve">dorseRank and AWP score vectors is quantified in Section </w:t>
      </w:r>
      <w:hyperlink w:anchor="_bookmark109" w:history="1">
        <w:r>
          <w:t>4.6</w:t>
        </w:r>
      </w:hyperlink>
      <w:r>
        <w:t>.</w:t>
      </w:r>
    </w:p>
    <w:p w14:paraId="00DC2197" w14:textId="77777777" w:rsidR="00350CFB" w:rsidRDefault="00350CFB">
      <w:pPr>
        <w:pStyle w:val="BodyText"/>
        <w:spacing w:before="160"/>
      </w:pPr>
    </w:p>
    <w:p w14:paraId="00DC2198" w14:textId="77777777" w:rsidR="00350CFB" w:rsidRDefault="00283FFF">
      <w:pPr>
        <w:pStyle w:val="Heading2"/>
        <w:numPr>
          <w:ilvl w:val="1"/>
          <w:numId w:val="26"/>
        </w:numPr>
        <w:tabs>
          <w:tab w:val="left" w:pos="783"/>
        </w:tabs>
        <w:ind w:left="783" w:hanging="501"/>
      </w:pPr>
      <w:r>
        <w:t>Proxy</w:t>
      </w:r>
      <w:r>
        <w:rPr>
          <w:spacing w:val="12"/>
        </w:rPr>
        <w:t xml:space="preserve"> </w:t>
      </w:r>
      <w:r>
        <w:t>family</w:t>
      </w:r>
      <w:r>
        <w:rPr>
          <w:spacing w:val="13"/>
        </w:rPr>
        <w:t xml:space="preserve"> </w:t>
      </w:r>
      <w:r>
        <w:rPr>
          <w:spacing w:val="-2"/>
        </w:rPr>
        <w:t>detail</w:t>
      </w:r>
    </w:p>
    <w:p w14:paraId="00DC2199" w14:textId="77777777" w:rsidR="00350CFB" w:rsidRDefault="00350CFB">
      <w:pPr>
        <w:pStyle w:val="BodyText"/>
        <w:spacing w:before="24"/>
        <w:rPr>
          <w:b/>
          <w:sz w:val="28"/>
        </w:rPr>
      </w:pPr>
    </w:p>
    <w:p w14:paraId="00DC219A" w14:textId="77777777" w:rsidR="00350CFB" w:rsidRDefault="00283FFF">
      <w:pPr>
        <w:pStyle w:val="BodyText"/>
        <w:spacing w:line="396" w:lineRule="auto"/>
        <w:ind w:left="282" w:right="564" w:hanging="8"/>
        <w:jc w:val="both"/>
      </w:pPr>
      <w:r>
        <w:t xml:space="preserve">The following subsections report Spearman </w:t>
      </w:r>
      <w:r>
        <w:rPr>
          <w:i/>
        </w:rPr>
        <w:t xml:space="preserve">ρ </w:t>
      </w:r>
      <w:r>
        <w:t xml:space="preserve">and Kendall </w:t>
      </w:r>
      <w:r>
        <w:rPr>
          <w:i/>
        </w:rPr>
        <w:t xml:space="preserve">τ </w:t>
      </w:r>
      <w:r>
        <w:t>for each proxy within family.</w:t>
      </w:r>
      <w:r>
        <w:rPr>
          <w:spacing w:val="40"/>
        </w:rPr>
        <w:t xml:space="preserve"> </w:t>
      </w:r>
      <w:r>
        <w:t>Each family</w:t>
      </w:r>
      <w:r>
        <w:rPr>
          <w:spacing w:val="-5"/>
        </w:rPr>
        <w:t xml:space="preserve"> </w:t>
      </w:r>
      <w:r>
        <w:t>is</w:t>
      </w:r>
      <w:r>
        <w:rPr>
          <w:spacing w:val="-5"/>
        </w:rPr>
        <w:t xml:space="preserve"> </w:t>
      </w:r>
      <w:r>
        <w:t>interpreted</w:t>
      </w:r>
      <w:r>
        <w:rPr>
          <w:spacing w:val="-5"/>
        </w:rPr>
        <w:t xml:space="preserve"> </w:t>
      </w:r>
      <w:r>
        <w:t>first</w:t>
      </w:r>
      <w:r>
        <w:rPr>
          <w:spacing w:val="-5"/>
        </w:rPr>
        <w:t xml:space="preserve"> </w:t>
      </w:r>
      <w:r>
        <w:t>for</w:t>
      </w:r>
      <w:r>
        <w:rPr>
          <w:spacing w:val="-5"/>
        </w:rPr>
        <w:t xml:space="preserve"> </w:t>
      </w:r>
      <w:r>
        <w:t>the</w:t>
      </w:r>
      <w:r>
        <w:rPr>
          <w:spacing w:val="-5"/>
        </w:rPr>
        <w:t xml:space="preserve"> </w:t>
      </w:r>
      <w:r>
        <w:t>primary</w:t>
      </w:r>
      <w:r>
        <w:rPr>
          <w:spacing w:val="-5"/>
        </w:rPr>
        <w:t xml:space="preserve"> </w:t>
      </w:r>
      <w:r>
        <w:t>EndorseRank–AWP</w:t>
      </w:r>
      <w:r>
        <w:rPr>
          <w:spacing w:val="-5"/>
        </w:rPr>
        <w:t xml:space="preserve"> </w:t>
      </w:r>
      <w:r>
        <w:t>comparison;</w:t>
      </w:r>
      <w:r>
        <w:rPr>
          <w:spacing w:val="-4"/>
        </w:rPr>
        <w:t xml:space="preserve"> </w:t>
      </w:r>
      <w:r>
        <w:t>supplementary</w:t>
      </w:r>
      <w:r>
        <w:rPr>
          <w:spacing w:val="-5"/>
        </w:rPr>
        <w:t xml:space="preserve"> </w:t>
      </w:r>
      <w:r>
        <w:t>GF-PR notes</w:t>
      </w:r>
      <w:r>
        <w:rPr>
          <w:spacing w:val="-13"/>
        </w:rPr>
        <w:t xml:space="preserve"> </w:t>
      </w:r>
      <w:r>
        <w:t>appear</w:t>
      </w:r>
      <w:r>
        <w:rPr>
          <w:spacing w:val="-13"/>
        </w:rPr>
        <w:t xml:space="preserve"> </w:t>
      </w:r>
      <w:r>
        <w:t>where</w:t>
      </w:r>
      <w:r>
        <w:rPr>
          <w:spacing w:val="-13"/>
        </w:rPr>
        <w:t xml:space="preserve"> </w:t>
      </w:r>
      <w:r>
        <w:t>they</w:t>
      </w:r>
      <w:r>
        <w:rPr>
          <w:spacing w:val="-13"/>
        </w:rPr>
        <w:t xml:space="preserve"> </w:t>
      </w:r>
      <w:r>
        <w:t>clarify</w:t>
      </w:r>
      <w:r>
        <w:rPr>
          <w:spacing w:val="-13"/>
        </w:rPr>
        <w:t xml:space="preserve"> </w:t>
      </w:r>
      <w:r>
        <w:t>construct</w:t>
      </w:r>
      <w:r>
        <w:rPr>
          <w:spacing w:val="-13"/>
        </w:rPr>
        <w:t xml:space="preserve"> </w:t>
      </w:r>
      <w:r>
        <w:t>overlap</w:t>
      </w:r>
      <w:r>
        <w:rPr>
          <w:spacing w:val="-13"/>
        </w:rPr>
        <w:t xml:space="preserve"> </w:t>
      </w:r>
      <w:r>
        <w:t>or</w:t>
      </w:r>
      <w:r>
        <w:rPr>
          <w:spacing w:val="-13"/>
        </w:rPr>
        <w:t xml:space="preserve"> </w:t>
      </w:r>
      <w:r>
        <w:t>ceiling</w:t>
      </w:r>
      <w:r>
        <w:rPr>
          <w:spacing w:val="-13"/>
        </w:rPr>
        <w:t xml:space="preserve"> </w:t>
      </w:r>
      <w:r>
        <w:t>effects.</w:t>
      </w:r>
      <w:r>
        <w:rPr>
          <w:spacing w:val="10"/>
        </w:rPr>
        <w:t xml:space="preserve"> </w:t>
      </w:r>
      <w:r>
        <w:t>All</w:t>
      </w:r>
      <w:r>
        <w:rPr>
          <w:spacing w:val="-13"/>
        </w:rPr>
        <w:t xml:space="preserve"> </w:t>
      </w:r>
      <w:r>
        <w:t>proxies</w:t>
      </w:r>
      <w:r>
        <w:rPr>
          <w:spacing w:val="-13"/>
        </w:rPr>
        <w:t xml:space="preserve"> </w:t>
      </w:r>
      <w:r>
        <w:t>are</w:t>
      </w:r>
      <w:r>
        <w:rPr>
          <w:spacing w:val="-13"/>
        </w:rPr>
        <w:t xml:space="preserve"> </w:t>
      </w:r>
      <w:r>
        <w:t>oriented</w:t>
      </w:r>
      <w:r>
        <w:rPr>
          <w:spacing w:val="-13"/>
        </w:rPr>
        <w:t xml:space="preserve"> </w:t>
      </w:r>
      <w:r>
        <w:t>so</w:t>
      </w:r>
      <w:r>
        <w:rPr>
          <w:spacing w:val="-13"/>
        </w:rPr>
        <w:t xml:space="preserve"> </w:t>
      </w:r>
      <w:r>
        <w:t>that higher values imply higher expected reputation before correlation, following Do et al.</w:t>
      </w:r>
      <w:hyperlink w:anchor="_bookmark149" w:history="1">
        <w:r>
          <w:rPr>
            <w:vertAlign w:val="superscript"/>
          </w:rPr>
          <w:t>[16]</w:t>
        </w:r>
      </w:hyperlink>
      <w:r>
        <w:t xml:space="preserve"> and the </w:t>
      </w:r>
      <w:bookmarkStart w:id="306" w:name="Transfer_family_(Do_et_al._baseline)"/>
      <w:bookmarkEnd w:id="306"/>
      <w:r>
        <w:t xml:space="preserve">operational definitions in Chapter </w:t>
      </w:r>
      <w:hyperlink w:anchor="_bookmark48" w:history="1">
        <w:r>
          <w:t>3</w:t>
        </w:r>
      </w:hyperlink>
      <w:r>
        <w:t>.</w:t>
      </w:r>
    </w:p>
    <w:p w14:paraId="00DC219B" w14:textId="77777777" w:rsidR="00350CFB" w:rsidRDefault="00350CFB">
      <w:pPr>
        <w:pStyle w:val="BodyText"/>
        <w:spacing w:line="396" w:lineRule="auto"/>
        <w:jc w:val="both"/>
        <w:sectPr w:rsidR="00350CFB">
          <w:pgSz w:w="11910" w:h="16840"/>
          <w:pgMar w:top="1840" w:right="708" w:bottom="2300" w:left="992" w:header="0" w:footer="2115" w:gutter="0"/>
          <w:cols w:space="720"/>
        </w:sectPr>
      </w:pPr>
    </w:p>
    <w:p w14:paraId="00DC219C" w14:textId="77777777" w:rsidR="00350CFB" w:rsidRDefault="00283FFF">
      <w:pPr>
        <w:pStyle w:val="Heading3"/>
        <w:numPr>
          <w:ilvl w:val="2"/>
          <w:numId w:val="26"/>
        </w:numPr>
        <w:tabs>
          <w:tab w:val="left" w:pos="879"/>
        </w:tabs>
        <w:spacing w:before="73"/>
        <w:ind w:left="879" w:hanging="597"/>
      </w:pPr>
      <w:r>
        <w:lastRenderedPageBreak/>
        <w:t>Transfer</w:t>
      </w:r>
      <w:r>
        <w:rPr>
          <w:spacing w:val="-10"/>
        </w:rPr>
        <w:t xml:space="preserve"> </w:t>
      </w:r>
      <w:r>
        <w:t>family</w:t>
      </w:r>
      <w:r>
        <w:rPr>
          <w:spacing w:val="-9"/>
        </w:rPr>
        <w:t xml:space="preserve"> </w:t>
      </w:r>
      <w:r>
        <w:t>(Do</w:t>
      </w:r>
      <w:r>
        <w:rPr>
          <w:spacing w:val="-9"/>
        </w:rPr>
        <w:t xml:space="preserve"> </w:t>
      </w:r>
      <w:r>
        <w:t>et</w:t>
      </w:r>
      <w:r>
        <w:rPr>
          <w:spacing w:val="-10"/>
        </w:rPr>
        <w:t xml:space="preserve"> </w:t>
      </w:r>
      <w:r>
        <w:t>al.</w:t>
      </w:r>
      <w:r>
        <w:rPr>
          <w:spacing w:val="-9"/>
        </w:rPr>
        <w:t xml:space="preserve"> </w:t>
      </w:r>
      <w:r>
        <w:rPr>
          <w:spacing w:val="-2"/>
        </w:rPr>
        <w:t>baseline)</w:t>
      </w:r>
    </w:p>
    <w:p w14:paraId="00DC219D" w14:textId="77777777" w:rsidR="00350CFB" w:rsidRDefault="00350CFB">
      <w:pPr>
        <w:pStyle w:val="BodyText"/>
        <w:spacing w:before="46"/>
        <w:rPr>
          <w:b/>
        </w:rPr>
      </w:pPr>
    </w:p>
    <w:p w14:paraId="00DC219E" w14:textId="77777777" w:rsidR="00350CFB" w:rsidRDefault="00283FFF">
      <w:pPr>
        <w:pStyle w:val="BodyText"/>
        <w:spacing w:line="396" w:lineRule="auto"/>
        <w:ind w:left="282" w:hanging="8"/>
      </w:pPr>
      <w:r>
        <w:t>Table</w:t>
      </w:r>
      <w:r>
        <w:rPr>
          <w:spacing w:val="-4"/>
        </w:rPr>
        <w:t xml:space="preserve"> </w:t>
      </w:r>
      <w:hyperlink w:anchor="_bookmark104" w:history="1">
        <w:r>
          <w:t>4.8</w:t>
        </w:r>
      </w:hyperlink>
      <w:r>
        <w:rPr>
          <w:spacing w:val="-3"/>
        </w:rPr>
        <w:t xml:space="preserve"> </w:t>
      </w:r>
      <w:r>
        <w:t>reports</w:t>
      </w:r>
      <w:r>
        <w:rPr>
          <w:spacing w:val="-3"/>
        </w:rPr>
        <w:t xml:space="preserve"> </w:t>
      </w:r>
      <w:r>
        <w:t>alignment</w:t>
      </w:r>
      <w:r>
        <w:rPr>
          <w:spacing w:val="-3"/>
        </w:rPr>
        <w:t xml:space="preserve"> </w:t>
      </w:r>
      <w:r>
        <w:t>with</w:t>
      </w:r>
      <w:r>
        <w:rPr>
          <w:spacing w:val="-3"/>
        </w:rPr>
        <w:t xml:space="preserve"> </w:t>
      </w:r>
      <w:r>
        <w:t>transfer</w:t>
      </w:r>
      <w:r>
        <w:rPr>
          <w:spacing w:val="-3"/>
        </w:rPr>
        <w:t xml:space="preserve"> </w:t>
      </w:r>
      <w:r>
        <w:t>in-degree</w:t>
      </w:r>
      <w:r>
        <w:rPr>
          <w:spacing w:val="-3"/>
        </w:rPr>
        <w:t xml:space="preserve"> </w:t>
      </w:r>
      <w:r>
        <w:t>and</w:t>
      </w:r>
      <w:r>
        <w:rPr>
          <w:spacing w:val="-3"/>
        </w:rPr>
        <w:t xml:space="preserve"> </w:t>
      </w:r>
      <w:r>
        <w:t>inbound</w:t>
      </w:r>
      <w:r>
        <w:rPr>
          <w:spacing w:val="-3"/>
        </w:rPr>
        <w:t xml:space="preserve"> </w:t>
      </w:r>
      <w:r>
        <w:t>transfer</w:t>
      </w:r>
      <w:r>
        <w:rPr>
          <w:spacing w:val="-3"/>
        </w:rPr>
        <w:t xml:space="preserve"> </w:t>
      </w:r>
      <w:r>
        <w:t>value—the</w:t>
      </w:r>
      <w:r>
        <w:rPr>
          <w:spacing w:val="-3"/>
        </w:rPr>
        <w:t xml:space="preserve"> </w:t>
      </w:r>
      <w:r>
        <w:t>baseline</w:t>
      </w:r>
      <w:r>
        <w:rPr>
          <w:spacing w:val="-3"/>
        </w:rPr>
        <w:t xml:space="preserve"> </w:t>
      </w:r>
      <w:r>
        <w:t>vali-dation axis in Do et al.</w:t>
      </w:r>
      <w:hyperlink w:anchor="_bookmark149" w:history="1">
        <w:r>
          <w:rPr>
            <w:vertAlign w:val="superscript"/>
          </w:rPr>
          <w:t>[16]</w:t>
        </w:r>
      </w:hyperlink>
      <w:r>
        <w:t>.</w:t>
      </w:r>
    </w:p>
    <w:p w14:paraId="00DC219F" w14:textId="77777777" w:rsidR="00350CFB" w:rsidRDefault="00283FFF">
      <w:pPr>
        <w:pStyle w:val="BodyText"/>
        <w:spacing w:line="249" w:lineRule="exact"/>
        <w:ind w:left="274"/>
      </w:pPr>
      <w:bookmarkStart w:id="307" w:name="_bookmark104"/>
      <w:bookmarkEnd w:id="307"/>
      <w:r>
        <w:t>Table</w:t>
      </w:r>
      <w:r>
        <w:rPr>
          <w:spacing w:val="-10"/>
        </w:rPr>
        <w:t xml:space="preserve"> </w:t>
      </w:r>
      <w:r>
        <w:t>4.8:</w:t>
      </w:r>
      <w:r>
        <w:rPr>
          <w:spacing w:val="11"/>
        </w:rPr>
        <w:t xml:space="preserve"> </w:t>
      </w:r>
      <w:r>
        <w:t>Domain</w:t>
      </w:r>
      <w:r>
        <w:rPr>
          <w:spacing w:val="-9"/>
        </w:rPr>
        <w:t xml:space="preserve"> </w:t>
      </w:r>
      <w:r>
        <w:t>alignment</w:t>
      </w:r>
      <w:r>
        <w:rPr>
          <w:spacing w:val="-10"/>
        </w:rPr>
        <w:t xml:space="preserve"> </w:t>
      </w:r>
      <w:r>
        <w:t>with</w:t>
      </w:r>
      <w:r>
        <w:rPr>
          <w:spacing w:val="-8"/>
        </w:rPr>
        <w:t xml:space="preserve"> </w:t>
      </w:r>
      <w:r>
        <w:t>transfer</w:t>
      </w:r>
      <w:r>
        <w:rPr>
          <w:spacing w:val="-9"/>
        </w:rPr>
        <w:t xml:space="preserve"> </w:t>
      </w:r>
      <w:r>
        <w:t>proxies</w:t>
      </w:r>
      <w:r>
        <w:rPr>
          <w:spacing w:val="-8"/>
        </w:rPr>
        <w:t xml:space="preserve"> </w:t>
      </w:r>
      <w:r>
        <w:t>(Do</w:t>
      </w:r>
      <w:r>
        <w:rPr>
          <w:spacing w:val="-10"/>
        </w:rPr>
        <w:t xml:space="preserve"> </w:t>
      </w:r>
      <w:r>
        <w:t>et</w:t>
      </w:r>
      <w:r>
        <w:rPr>
          <w:spacing w:val="-9"/>
        </w:rPr>
        <w:t xml:space="preserve"> </w:t>
      </w:r>
      <w:r>
        <w:t>al.</w:t>
      </w:r>
      <w:r>
        <w:rPr>
          <w:spacing w:val="-8"/>
        </w:rPr>
        <w:t xml:space="preserve"> </w:t>
      </w:r>
      <w:r>
        <w:t>2023</w:t>
      </w:r>
      <w:r>
        <w:rPr>
          <w:spacing w:val="-10"/>
        </w:rPr>
        <w:t xml:space="preserve"> </w:t>
      </w:r>
      <w:r>
        <w:t>baseline).</w:t>
      </w:r>
      <w:r>
        <w:rPr>
          <w:spacing w:val="11"/>
        </w:rPr>
        <w:t xml:space="preserve"> </w:t>
      </w:r>
      <w:r>
        <w:t>Kendall</w:t>
      </w:r>
      <w:r>
        <w:rPr>
          <w:spacing w:val="-9"/>
        </w:rPr>
        <w:t xml:space="preserve"> </w:t>
      </w:r>
      <w:r>
        <w:rPr>
          <w:i/>
        </w:rPr>
        <w:t>τ</w:t>
      </w:r>
      <w:r>
        <w:rPr>
          <w:i/>
          <w:spacing w:val="15"/>
        </w:rPr>
        <w:t xml:space="preserve"> </w:t>
      </w:r>
      <w:r>
        <w:t>and</w:t>
      </w:r>
      <w:r>
        <w:rPr>
          <w:spacing w:val="-9"/>
        </w:rPr>
        <w:t xml:space="preserve"> </w:t>
      </w:r>
      <w:r>
        <w:rPr>
          <w:spacing w:val="-2"/>
        </w:rPr>
        <w:t>Spear-</w:t>
      </w:r>
    </w:p>
    <w:p w14:paraId="00DC21A0" w14:textId="77777777" w:rsidR="00350CFB" w:rsidRDefault="00283FFF">
      <w:pPr>
        <w:pStyle w:val="BodyText"/>
        <w:spacing w:before="13"/>
        <w:ind w:left="282"/>
      </w:pPr>
      <w:r>
        <w:t>man</w:t>
      </w:r>
      <w:r>
        <w:rPr>
          <w:spacing w:val="-7"/>
        </w:rPr>
        <w:t xml:space="preserve"> </w:t>
      </w:r>
      <w:r>
        <w:rPr>
          <w:i/>
        </w:rPr>
        <w:t>ρ</w:t>
      </w:r>
      <w:r>
        <w:rPr>
          <w:i/>
          <w:spacing w:val="-6"/>
        </w:rPr>
        <w:t xml:space="preserve"> </w:t>
      </w:r>
      <w:r>
        <w:t>between</w:t>
      </w:r>
      <w:r>
        <w:rPr>
          <w:spacing w:val="-6"/>
        </w:rPr>
        <w:t xml:space="preserve"> </w:t>
      </w:r>
      <w:r>
        <w:t>reputation</w:t>
      </w:r>
      <w:r>
        <w:rPr>
          <w:spacing w:val="-7"/>
        </w:rPr>
        <w:t xml:space="preserve"> </w:t>
      </w:r>
      <w:r>
        <w:t>scores</w:t>
      </w:r>
      <w:r>
        <w:rPr>
          <w:spacing w:val="-6"/>
        </w:rPr>
        <w:t xml:space="preserve"> </w:t>
      </w:r>
      <w:r>
        <w:t>and</w:t>
      </w:r>
      <w:r>
        <w:rPr>
          <w:spacing w:val="-6"/>
        </w:rPr>
        <w:t xml:space="preserve"> </w:t>
      </w:r>
      <w:r>
        <w:t>proxy</w:t>
      </w:r>
      <w:r>
        <w:rPr>
          <w:spacing w:val="-7"/>
        </w:rPr>
        <w:t xml:space="preserve"> </w:t>
      </w:r>
      <w:r>
        <w:rPr>
          <w:spacing w:val="-2"/>
        </w:rPr>
        <w:t>rankings.</w:t>
      </w:r>
    </w:p>
    <w:p w14:paraId="00DC21A1" w14:textId="77777777" w:rsidR="00350CFB" w:rsidRDefault="00350CFB">
      <w:pPr>
        <w:pStyle w:val="BodyText"/>
        <w:spacing w:before="14"/>
        <w:rPr>
          <w:sz w:val="20"/>
        </w:rPr>
      </w:pPr>
    </w:p>
    <w:tbl>
      <w:tblPr>
        <w:tblW w:w="0" w:type="auto"/>
        <w:tblInd w:w="2776" w:type="dxa"/>
        <w:tblLayout w:type="fixed"/>
        <w:tblCellMar>
          <w:left w:w="0" w:type="dxa"/>
          <w:right w:w="0" w:type="dxa"/>
        </w:tblCellMar>
        <w:tblLook w:val="01E0" w:firstRow="1" w:lastRow="1" w:firstColumn="1" w:lastColumn="1" w:noHBand="0" w:noVBand="0"/>
      </w:tblPr>
      <w:tblGrid>
        <w:gridCol w:w="2200"/>
        <w:gridCol w:w="1179"/>
        <w:gridCol w:w="1005"/>
      </w:tblGrid>
      <w:tr w:rsidR="00350CFB" w14:paraId="00DC21A5" w14:textId="77777777">
        <w:trPr>
          <w:trHeight w:val="381"/>
        </w:trPr>
        <w:tc>
          <w:tcPr>
            <w:tcW w:w="2200" w:type="dxa"/>
            <w:tcBorders>
              <w:top w:val="single" w:sz="8" w:space="0" w:color="000000"/>
              <w:bottom w:val="single" w:sz="6" w:space="0" w:color="000000"/>
            </w:tcBorders>
          </w:tcPr>
          <w:p w14:paraId="00DC21A2" w14:textId="77777777" w:rsidR="00350CFB" w:rsidRDefault="00283FFF">
            <w:pPr>
              <w:pStyle w:val="TableParagraph"/>
              <w:spacing w:before="53"/>
              <w:ind w:left="69"/>
              <w:jc w:val="left"/>
            </w:pPr>
            <w:r>
              <w:rPr>
                <w:spacing w:val="-2"/>
              </w:rPr>
              <w:t>Proxy</w:t>
            </w:r>
          </w:p>
        </w:tc>
        <w:tc>
          <w:tcPr>
            <w:tcW w:w="1179" w:type="dxa"/>
            <w:tcBorders>
              <w:top w:val="single" w:sz="8" w:space="0" w:color="000000"/>
              <w:bottom w:val="single" w:sz="6" w:space="0" w:color="000000"/>
            </w:tcBorders>
          </w:tcPr>
          <w:p w14:paraId="00DC21A3" w14:textId="77777777" w:rsidR="00350CFB" w:rsidRDefault="00283FFF">
            <w:pPr>
              <w:pStyle w:val="TableParagraph"/>
              <w:spacing w:before="53"/>
              <w:ind w:left="1" w:right="1"/>
              <w:rPr>
                <w:i/>
              </w:rPr>
            </w:pPr>
            <w:r>
              <w:t>Spearman</w:t>
            </w:r>
            <w:r>
              <w:rPr>
                <w:spacing w:val="-10"/>
              </w:rPr>
              <w:t xml:space="preserve"> </w:t>
            </w:r>
            <w:r>
              <w:rPr>
                <w:i/>
                <w:spacing w:val="-10"/>
              </w:rPr>
              <w:t>ρ</w:t>
            </w:r>
          </w:p>
        </w:tc>
        <w:tc>
          <w:tcPr>
            <w:tcW w:w="1005" w:type="dxa"/>
            <w:tcBorders>
              <w:top w:val="single" w:sz="8" w:space="0" w:color="000000"/>
              <w:bottom w:val="single" w:sz="6" w:space="0" w:color="000000"/>
            </w:tcBorders>
          </w:tcPr>
          <w:p w14:paraId="00DC21A4" w14:textId="77777777" w:rsidR="00350CFB" w:rsidRDefault="00283FFF">
            <w:pPr>
              <w:pStyle w:val="TableParagraph"/>
              <w:spacing w:before="53"/>
              <w:ind w:left="2" w:right="25"/>
              <w:rPr>
                <w:i/>
              </w:rPr>
            </w:pPr>
            <w:r>
              <w:t>Kendall</w:t>
            </w:r>
            <w:r>
              <w:rPr>
                <w:spacing w:val="-8"/>
              </w:rPr>
              <w:t xml:space="preserve"> </w:t>
            </w:r>
            <w:r>
              <w:rPr>
                <w:i/>
                <w:spacing w:val="-10"/>
              </w:rPr>
              <w:t>τ</w:t>
            </w:r>
          </w:p>
        </w:tc>
      </w:tr>
      <w:tr w:rsidR="00350CFB" w14:paraId="00DC21AC" w14:textId="77777777">
        <w:trPr>
          <w:trHeight w:val="590"/>
        </w:trPr>
        <w:tc>
          <w:tcPr>
            <w:tcW w:w="2200" w:type="dxa"/>
            <w:tcBorders>
              <w:top w:val="single" w:sz="6" w:space="0" w:color="000000"/>
            </w:tcBorders>
          </w:tcPr>
          <w:p w14:paraId="00DC21A6" w14:textId="77777777" w:rsidR="00350CFB" w:rsidRDefault="00283FFF">
            <w:pPr>
              <w:pStyle w:val="TableParagraph"/>
              <w:spacing w:before="52"/>
              <w:ind w:left="69"/>
              <w:jc w:val="left"/>
              <w:rPr>
                <w:i/>
              </w:rPr>
            </w:pPr>
            <w:r>
              <w:rPr>
                <w:i/>
                <w:spacing w:val="-2"/>
              </w:rPr>
              <w:t>EndorseRank</w:t>
            </w:r>
          </w:p>
          <w:p w14:paraId="00DC21A7" w14:textId="77777777" w:rsidR="00350CFB" w:rsidRDefault="00283FFF">
            <w:pPr>
              <w:pStyle w:val="TableParagraph"/>
              <w:spacing w:before="18" w:line="247" w:lineRule="exact"/>
              <w:ind w:left="69"/>
              <w:jc w:val="left"/>
            </w:pPr>
            <w:r>
              <w:rPr>
                <w:spacing w:val="-2"/>
              </w:rPr>
              <w:t>In-degree</w:t>
            </w:r>
          </w:p>
        </w:tc>
        <w:tc>
          <w:tcPr>
            <w:tcW w:w="1179" w:type="dxa"/>
            <w:tcBorders>
              <w:top w:val="single" w:sz="6" w:space="0" w:color="000000"/>
            </w:tcBorders>
          </w:tcPr>
          <w:p w14:paraId="00DC21A8" w14:textId="77777777" w:rsidR="00350CFB" w:rsidRDefault="00350CFB">
            <w:pPr>
              <w:pStyle w:val="TableParagraph"/>
              <w:spacing w:before="70"/>
              <w:jc w:val="left"/>
            </w:pPr>
          </w:p>
          <w:p w14:paraId="00DC21A9" w14:textId="77777777" w:rsidR="00350CFB" w:rsidRDefault="00283FFF">
            <w:pPr>
              <w:pStyle w:val="TableParagraph"/>
              <w:spacing w:before="0" w:line="247" w:lineRule="exact"/>
              <w:ind w:left="1" w:right="1"/>
            </w:pPr>
            <w:r>
              <w:rPr>
                <w:spacing w:val="-2"/>
              </w:rPr>
              <w:t>0.422</w:t>
            </w:r>
          </w:p>
        </w:tc>
        <w:tc>
          <w:tcPr>
            <w:tcW w:w="1005" w:type="dxa"/>
            <w:tcBorders>
              <w:top w:val="single" w:sz="6" w:space="0" w:color="000000"/>
            </w:tcBorders>
          </w:tcPr>
          <w:p w14:paraId="00DC21AA" w14:textId="77777777" w:rsidR="00350CFB" w:rsidRDefault="00350CFB">
            <w:pPr>
              <w:pStyle w:val="TableParagraph"/>
              <w:spacing w:before="70"/>
              <w:jc w:val="left"/>
            </w:pPr>
          </w:p>
          <w:p w14:paraId="00DC21AB" w14:textId="77777777" w:rsidR="00350CFB" w:rsidRDefault="00283FFF">
            <w:pPr>
              <w:pStyle w:val="TableParagraph"/>
              <w:spacing w:before="0" w:line="247" w:lineRule="exact"/>
              <w:ind w:left="25" w:right="25"/>
            </w:pPr>
            <w:r>
              <w:rPr>
                <w:spacing w:val="-2"/>
              </w:rPr>
              <w:t>0.344</w:t>
            </w:r>
          </w:p>
        </w:tc>
      </w:tr>
      <w:tr w:rsidR="00350CFB" w14:paraId="00DC21B0" w14:textId="77777777">
        <w:trPr>
          <w:trHeight w:val="330"/>
        </w:trPr>
        <w:tc>
          <w:tcPr>
            <w:tcW w:w="2200" w:type="dxa"/>
          </w:tcPr>
          <w:p w14:paraId="00DC21AD" w14:textId="77777777" w:rsidR="00350CFB" w:rsidRDefault="00283FFF">
            <w:pPr>
              <w:pStyle w:val="TableParagraph"/>
              <w:ind w:left="69"/>
              <w:jc w:val="left"/>
            </w:pPr>
            <w:r>
              <w:t>In-value</w:t>
            </w:r>
            <w:r>
              <w:rPr>
                <w:spacing w:val="-7"/>
              </w:rPr>
              <w:t xml:space="preserve"> </w:t>
            </w:r>
            <w:r>
              <w:t>(sum</w:t>
            </w:r>
            <w:r>
              <w:rPr>
                <w:spacing w:val="-7"/>
              </w:rPr>
              <w:t xml:space="preserve"> </w:t>
            </w:r>
            <w:r>
              <w:rPr>
                <w:spacing w:val="-2"/>
              </w:rPr>
              <w:t>inbound)</w:t>
            </w:r>
          </w:p>
        </w:tc>
        <w:tc>
          <w:tcPr>
            <w:tcW w:w="1179" w:type="dxa"/>
          </w:tcPr>
          <w:p w14:paraId="00DC21AE" w14:textId="77777777" w:rsidR="00350CFB" w:rsidRDefault="00283FFF">
            <w:pPr>
              <w:pStyle w:val="TableParagraph"/>
              <w:ind w:left="1" w:right="1"/>
            </w:pPr>
            <w:r>
              <w:rPr>
                <w:spacing w:val="-2"/>
              </w:rPr>
              <w:t>0.398</w:t>
            </w:r>
          </w:p>
        </w:tc>
        <w:tc>
          <w:tcPr>
            <w:tcW w:w="1005" w:type="dxa"/>
          </w:tcPr>
          <w:p w14:paraId="00DC21AF" w14:textId="77777777" w:rsidR="00350CFB" w:rsidRDefault="00283FFF">
            <w:pPr>
              <w:pStyle w:val="TableParagraph"/>
              <w:ind w:left="25" w:right="25"/>
            </w:pPr>
            <w:r>
              <w:rPr>
                <w:spacing w:val="-2"/>
              </w:rPr>
              <w:t>0.321</w:t>
            </w:r>
          </w:p>
        </w:tc>
      </w:tr>
      <w:tr w:rsidR="00350CFB" w14:paraId="00DC21B7" w14:textId="77777777">
        <w:trPr>
          <w:trHeight w:val="601"/>
        </w:trPr>
        <w:tc>
          <w:tcPr>
            <w:tcW w:w="2200" w:type="dxa"/>
          </w:tcPr>
          <w:p w14:paraId="00DC21B1" w14:textId="77777777" w:rsidR="00350CFB" w:rsidRDefault="00283FFF">
            <w:pPr>
              <w:pStyle w:val="TableParagraph"/>
              <w:spacing w:before="63"/>
              <w:ind w:left="69"/>
              <w:jc w:val="left"/>
              <w:rPr>
                <w:i/>
              </w:rPr>
            </w:pPr>
            <w:r>
              <w:rPr>
                <w:i/>
                <w:spacing w:val="-5"/>
              </w:rPr>
              <w:t>AWP</w:t>
            </w:r>
          </w:p>
          <w:p w14:paraId="00DC21B2" w14:textId="77777777" w:rsidR="00350CFB" w:rsidRDefault="00283FFF">
            <w:pPr>
              <w:pStyle w:val="TableParagraph"/>
              <w:spacing w:before="18" w:line="247" w:lineRule="exact"/>
              <w:ind w:left="69"/>
              <w:jc w:val="left"/>
            </w:pPr>
            <w:r>
              <w:rPr>
                <w:spacing w:val="-2"/>
              </w:rPr>
              <w:t>In-degree</w:t>
            </w:r>
          </w:p>
        </w:tc>
        <w:tc>
          <w:tcPr>
            <w:tcW w:w="1179" w:type="dxa"/>
          </w:tcPr>
          <w:p w14:paraId="00DC21B3" w14:textId="77777777" w:rsidR="00350CFB" w:rsidRDefault="00350CFB">
            <w:pPr>
              <w:pStyle w:val="TableParagraph"/>
              <w:spacing w:before="81"/>
              <w:jc w:val="left"/>
            </w:pPr>
          </w:p>
          <w:p w14:paraId="00DC21B4" w14:textId="77777777" w:rsidR="00350CFB" w:rsidRDefault="00283FFF">
            <w:pPr>
              <w:pStyle w:val="TableParagraph"/>
              <w:spacing w:before="0" w:line="247" w:lineRule="exact"/>
              <w:ind w:left="1" w:right="1"/>
            </w:pPr>
            <w:r>
              <w:rPr>
                <w:spacing w:val="-2"/>
              </w:rPr>
              <w:t>0.791</w:t>
            </w:r>
          </w:p>
        </w:tc>
        <w:tc>
          <w:tcPr>
            <w:tcW w:w="1005" w:type="dxa"/>
          </w:tcPr>
          <w:p w14:paraId="00DC21B5" w14:textId="77777777" w:rsidR="00350CFB" w:rsidRDefault="00350CFB">
            <w:pPr>
              <w:pStyle w:val="TableParagraph"/>
              <w:spacing w:before="81"/>
              <w:jc w:val="left"/>
            </w:pPr>
          </w:p>
          <w:p w14:paraId="00DC21B6" w14:textId="77777777" w:rsidR="00350CFB" w:rsidRDefault="00283FFF">
            <w:pPr>
              <w:pStyle w:val="TableParagraph"/>
              <w:spacing w:before="0" w:line="247" w:lineRule="exact"/>
              <w:ind w:left="25" w:right="25"/>
            </w:pPr>
            <w:r>
              <w:rPr>
                <w:spacing w:val="-2"/>
              </w:rPr>
              <w:t>0.617</w:t>
            </w:r>
          </w:p>
        </w:tc>
      </w:tr>
      <w:tr w:rsidR="00350CFB" w14:paraId="00DC21BB" w14:textId="77777777">
        <w:trPr>
          <w:trHeight w:val="330"/>
        </w:trPr>
        <w:tc>
          <w:tcPr>
            <w:tcW w:w="2200" w:type="dxa"/>
          </w:tcPr>
          <w:p w14:paraId="00DC21B8" w14:textId="77777777" w:rsidR="00350CFB" w:rsidRDefault="00283FFF">
            <w:pPr>
              <w:pStyle w:val="TableParagraph"/>
              <w:ind w:left="69"/>
              <w:jc w:val="left"/>
            </w:pPr>
            <w:r>
              <w:t>In-value</w:t>
            </w:r>
            <w:r>
              <w:rPr>
                <w:spacing w:val="-7"/>
              </w:rPr>
              <w:t xml:space="preserve"> </w:t>
            </w:r>
            <w:r>
              <w:t>(sum</w:t>
            </w:r>
            <w:r>
              <w:rPr>
                <w:spacing w:val="-7"/>
              </w:rPr>
              <w:t xml:space="preserve"> </w:t>
            </w:r>
            <w:r>
              <w:rPr>
                <w:spacing w:val="-2"/>
              </w:rPr>
              <w:t>inbound)</w:t>
            </w:r>
          </w:p>
        </w:tc>
        <w:tc>
          <w:tcPr>
            <w:tcW w:w="1179" w:type="dxa"/>
          </w:tcPr>
          <w:p w14:paraId="00DC21B9" w14:textId="77777777" w:rsidR="00350CFB" w:rsidRDefault="00283FFF">
            <w:pPr>
              <w:pStyle w:val="TableParagraph"/>
              <w:ind w:left="1" w:right="1"/>
            </w:pPr>
            <w:r>
              <w:rPr>
                <w:spacing w:val="-2"/>
              </w:rPr>
              <w:t>0.610</w:t>
            </w:r>
          </w:p>
        </w:tc>
        <w:tc>
          <w:tcPr>
            <w:tcW w:w="1005" w:type="dxa"/>
          </w:tcPr>
          <w:p w14:paraId="00DC21BA" w14:textId="77777777" w:rsidR="00350CFB" w:rsidRDefault="00283FFF">
            <w:pPr>
              <w:pStyle w:val="TableParagraph"/>
              <w:ind w:left="25" w:right="25"/>
            </w:pPr>
            <w:r>
              <w:rPr>
                <w:spacing w:val="-2"/>
              </w:rPr>
              <w:t>0.450</w:t>
            </w:r>
          </w:p>
        </w:tc>
      </w:tr>
      <w:tr w:rsidR="00350CFB" w14:paraId="00DC21C2" w14:textId="77777777">
        <w:trPr>
          <w:trHeight w:val="601"/>
        </w:trPr>
        <w:tc>
          <w:tcPr>
            <w:tcW w:w="2200" w:type="dxa"/>
          </w:tcPr>
          <w:p w14:paraId="00DC21BC" w14:textId="77777777" w:rsidR="00350CFB" w:rsidRDefault="00283FFF">
            <w:pPr>
              <w:pStyle w:val="TableParagraph"/>
              <w:spacing w:before="63"/>
              <w:ind w:left="69"/>
              <w:jc w:val="left"/>
              <w:rPr>
                <w:i/>
              </w:rPr>
            </w:pPr>
            <w:r>
              <w:rPr>
                <w:i/>
                <w:spacing w:val="-2"/>
              </w:rPr>
              <w:t>GF-</w:t>
            </w:r>
            <w:r>
              <w:rPr>
                <w:i/>
                <w:spacing w:val="-5"/>
              </w:rPr>
              <w:t>PR</w:t>
            </w:r>
          </w:p>
          <w:p w14:paraId="00DC21BD" w14:textId="77777777" w:rsidR="00350CFB" w:rsidRDefault="00283FFF">
            <w:pPr>
              <w:pStyle w:val="TableParagraph"/>
              <w:spacing w:before="18" w:line="247" w:lineRule="exact"/>
              <w:ind w:left="69"/>
              <w:jc w:val="left"/>
            </w:pPr>
            <w:r>
              <w:rPr>
                <w:spacing w:val="-2"/>
              </w:rPr>
              <w:t>In-degree</w:t>
            </w:r>
          </w:p>
        </w:tc>
        <w:tc>
          <w:tcPr>
            <w:tcW w:w="1179" w:type="dxa"/>
          </w:tcPr>
          <w:p w14:paraId="00DC21BE" w14:textId="77777777" w:rsidR="00350CFB" w:rsidRDefault="00350CFB">
            <w:pPr>
              <w:pStyle w:val="TableParagraph"/>
              <w:spacing w:before="81"/>
              <w:jc w:val="left"/>
            </w:pPr>
          </w:p>
          <w:p w14:paraId="00DC21BF" w14:textId="77777777" w:rsidR="00350CFB" w:rsidRDefault="00283FFF">
            <w:pPr>
              <w:pStyle w:val="TableParagraph"/>
              <w:spacing w:before="0" w:line="247" w:lineRule="exact"/>
              <w:ind w:left="1" w:right="1"/>
            </w:pPr>
            <w:r>
              <w:rPr>
                <w:spacing w:val="-2"/>
              </w:rPr>
              <w:t>0.396</w:t>
            </w:r>
          </w:p>
        </w:tc>
        <w:tc>
          <w:tcPr>
            <w:tcW w:w="1005" w:type="dxa"/>
          </w:tcPr>
          <w:p w14:paraId="00DC21C0" w14:textId="77777777" w:rsidR="00350CFB" w:rsidRDefault="00350CFB">
            <w:pPr>
              <w:pStyle w:val="TableParagraph"/>
              <w:spacing w:before="81"/>
              <w:jc w:val="left"/>
            </w:pPr>
          </w:p>
          <w:p w14:paraId="00DC21C1" w14:textId="77777777" w:rsidR="00350CFB" w:rsidRDefault="00283FFF">
            <w:pPr>
              <w:pStyle w:val="TableParagraph"/>
              <w:spacing w:before="0" w:line="247" w:lineRule="exact"/>
              <w:ind w:left="25" w:right="25"/>
            </w:pPr>
            <w:r>
              <w:rPr>
                <w:spacing w:val="-2"/>
              </w:rPr>
              <w:t>0.275</w:t>
            </w:r>
          </w:p>
        </w:tc>
      </w:tr>
      <w:tr w:rsidR="00350CFB" w14:paraId="00DC21C6" w14:textId="77777777">
        <w:trPr>
          <w:trHeight w:val="332"/>
        </w:trPr>
        <w:tc>
          <w:tcPr>
            <w:tcW w:w="2200" w:type="dxa"/>
            <w:tcBorders>
              <w:bottom w:val="single" w:sz="8" w:space="0" w:color="000000"/>
            </w:tcBorders>
          </w:tcPr>
          <w:p w14:paraId="00DC21C3" w14:textId="77777777" w:rsidR="00350CFB" w:rsidRDefault="00283FFF">
            <w:pPr>
              <w:pStyle w:val="TableParagraph"/>
              <w:ind w:left="69"/>
              <w:jc w:val="left"/>
            </w:pPr>
            <w:r>
              <w:t>In-value</w:t>
            </w:r>
            <w:r>
              <w:rPr>
                <w:spacing w:val="-7"/>
              </w:rPr>
              <w:t xml:space="preserve"> </w:t>
            </w:r>
            <w:r>
              <w:t>(sum</w:t>
            </w:r>
            <w:r>
              <w:rPr>
                <w:spacing w:val="-7"/>
              </w:rPr>
              <w:t xml:space="preserve"> </w:t>
            </w:r>
            <w:r>
              <w:rPr>
                <w:spacing w:val="-2"/>
              </w:rPr>
              <w:t>inbound)</w:t>
            </w:r>
          </w:p>
        </w:tc>
        <w:tc>
          <w:tcPr>
            <w:tcW w:w="1179" w:type="dxa"/>
            <w:tcBorders>
              <w:bottom w:val="single" w:sz="8" w:space="0" w:color="000000"/>
            </w:tcBorders>
          </w:tcPr>
          <w:p w14:paraId="00DC21C4" w14:textId="77777777" w:rsidR="00350CFB" w:rsidRDefault="00283FFF">
            <w:pPr>
              <w:pStyle w:val="TableParagraph"/>
              <w:ind w:left="1" w:right="1"/>
            </w:pPr>
            <w:r>
              <w:rPr>
                <w:spacing w:val="-2"/>
              </w:rPr>
              <w:t>0.314</w:t>
            </w:r>
          </w:p>
        </w:tc>
        <w:tc>
          <w:tcPr>
            <w:tcW w:w="1005" w:type="dxa"/>
            <w:tcBorders>
              <w:bottom w:val="single" w:sz="8" w:space="0" w:color="000000"/>
            </w:tcBorders>
          </w:tcPr>
          <w:p w14:paraId="00DC21C5" w14:textId="77777777" w:rsidR="00350CFB" w:rsidRDefault="00283FFF">
            <w:pPr>
              <w:pStyle w:val="TableParagraph"/>
              <w:ind w:left="25" w:right="25"/>
            </w:pPr>
            <w:r>
              <w:rPr>
                <w:spacing w:val="-2"/>
              </w:rPr>
              <w:t>0.216</w:t>
            </w:r>
          </w:p>
        </w:tc>
      </w:tr>
    </w:tbl>
    <w:p w14:paraId="00DC21C7" w14:textId="77777777" w:rsidR="00350CFB" w:rsidRDefault="00350CFB">
      <w:pPr>
        <w:pStyle w:val="BodyText"/>
        <w:spacing w:before="168"/>
      </w:pPr>
    </w:p>
    <w:p w14:paraId="00DC21C8" w14:textId="77777777" w:rsidR="00350CFB" w:rsidRDefault="00283FFF">
      <w:pPr>
        <w:pStyle w:val="BodyText"/>
        <w:spacing w:line="396" w:lineRule="auto"/>
        <w:ind w:left="274" w:right="523" w:hanging="1"/>
        <w:jc w:val="both"/>
      </w:pPr>
      <w:r>
        <w:t xml:space="preserve">AWP achieves the highest social-method alignment on both transfer proxies: in-degree </w:t>
      </w:r>
      <w:r>
        <w:rPr>
          <w:i/>
        </w:rPr>
        <w:t>τ</w:t>
      </w:r>
      <w:r>
        <w:rPr>
          <w:i/>
          <w:spacing w:val="37"/>
        </w:rPr>
        <w:t xml:space="preserve"> </w:t>
      </w:r>
      <w:r>
        <w:t>= 0</w:t>
      </w:r>
      <w:r>
        <w:rPr>
          <w:i/>
        </w:rPr>
        <w:t>.</w:t>
      </w:r>
      <w:r>
        <w:t>617 (</w:t>
      </w:r>
      <w:r>
        <w:rPr>
          <w:i/>
        </w:rPr>
        <w:t xml:space="preserve">ρ </w:t>
      </w:r>
      <w:r>
        <w:t>= 0</w:t>
      </w:r>
      <w:r>
        <w:rPr>
          <w:i/>
        </w:rPr>
        <w:t>.</w:t>
      </w:r>
      <w:r>
        <w:t>791)</w:t>
      </w:r>
      <w:r>
        <w:rPr>
          <w:spacing w:val="-11"/>
        </w:rPr>
        <w:t xml:space="preserve"> </w:t>
      </w:r>
      <w:r>
        <w:t>and</w:t>
      </w:r>
      <w:r>
        <w:rPr>
          <w:spacing w:val="-11"/>
        </w:rPr>
        <w:t xml:space="preserve"> </w:t>
      </w:r>
      <w:r>
        <w:t>in-value</w:t>
      </w:r>
      <w:r>
        <w:rPr>
          <w:spacing w:val="-11"/>
        </w:rPr>
        <w:t xml:space="preserve"> </w:t>
      </w:r>
      <w:r>
        <w:rPr>
          <w:i/>
        </w:rPr>
        <w:t>τ</w:t>
      </w:r>
      <w:r>
        <w:rPr>
          <w:i/>
          <w:spacing w:val="40"/>
        </w:rPr>
        <w:t xml:space="preserve"> </w:t>
      </w:r>
      <w:r>
        <w:t>= 0</w:t>
      </w:r>
      <w:r>
        <w:rPr>
          <w:i/>
        </w:rPr>
        <w:t>.</w:t>
      </w:r>
      <w:r>
        <w:t>450</w:t>
      </w:r>
      <w:r>
        <w:rPr>
          <w:spacing w:val="-10"/>
        </w:rPr>
        <w:t xml:space="preserve"> </w:t>
      </w:r>
      <w:r>
        <w:t>(</w:t>
      </w:r>
      <w:r>
        <w:rPr>
          <w:i/>
        </w:rPr>
        <w:t xml:space="preserve">ρ </w:t>
      </w:r>
      <w:r>
        <w:t>= 0</w:t>
      </w:r>
      <w:r>
        <w:rPr>
          <w:i/>
        </w:rPr>
        <w:t>.</w:t>
      </w:r>
      <w:r>
        <w:t>610),</w:t>
      </w:r>
      <w:r>
        <w:rPr>
          <w:spacing w:val="-7"/>
        </w:rPr>
        <w:t xml:space="preserve"> </w:t>
      </w:r>
      <w:r>
        <w:t>for</w:t>
      </w:r>
      <w:r>
        <w:rPr>
          <w:spacing w:val="-11"/>
        </w:rPr>
        <w:t xml:space="preserve"> </w:t>
      </w:r>
      <w:r>
        <w:t>a</w:t>
      </w:r>
      <w:r>
        <w:rPr>
          <w:spacing w:val="-11"/>
        </w:rPr>
        <w:t xml:space="preserve"> </w:t>
      </w:r>
      <w:r>
        <w:t>family</w:t>
      </w:r>
      <w:r>
        <w:rPr>
          <w:spacing w:val="-11"/>
        </w:rPr>
        <w:t xml:space="preserve"> </w:t>
      </w:r>
      <w:r>
        <w:t>mean</w:t>
      </w:r>
      <w:r>
        <w:rPr>
          <w:spacing w:val="-11"/>
        </w:rPr>
        <w:t xml:space="preserve"> </w:t>
      </w:r>
      <w:r>
        <w:t>of</w:t>
      </w:r>
      <w:r>
        <w:rPr>
          <w:spacing w:val="-11"/>
        </w:rPr>
        <w:t xml:space="preserve"> </w:t>
      </w:r>
      <w:r>
        <w:t>0</w:t>
      </w:r>
      <w:r>
        <w:rPr>
          <w:i/>
        </w:rPr>
        <w:t>.</w:t>
      </w:r>
      <w:r>
        <w:t>534.</w:t>
      </w:r>
      <w:r>
        <w:rPr>
          <w:spacing w:val="23"/>
        </w:rPr>
        <w:t xml:space="preserve"> </w:t>
      </w:r>
      <w:r>
        <w:t>This</w:t>
      </w:r>
      <w:r>
        <w:rPr>
          <w:spacing w:val="-11"/>
        </w:rPr>
        <w:t xml:space="preserve"> </w:t>
      </w:r>
      <w:r>
        <w:t>result</w:t>
      </w:r>
      <w:r>
        <w:rPr>
          <w:spacing w:val="-11"/>
        </w:rPr>
        <w:t xml:space="preserve"> </w:t>
      </w:r>
      <w:r>
        <w:t>is</w:t>
      </w:r>
      <w:r>
        <w:rPr>
          <w:spacing w:val="-11"/>
        </w:rPr>
        <w:t xml:space="preserve"> </w:t>
      </w:r>
      <w:r>
        <w:t>expected by construction:</w:t>
      </w:r>
      <w:r>
        <w:rPr>
          <w:spacing w:val="28"/>
        </w:rPr>
        <w:t xml:space="preserve"> </w:t>
      </w:r>
      <w:r>
        <w:t>AWP ranks on the time-decayed transfer graph, so correlation with transfer cen-trality</w:t>
      </w:r>
      <w:r>
        <w:rPr>
          <w:spacing w:val="-4"/>
        </w:rPr>
        <w:t xml:space="preserve"> </w:t>
      </w:r>
      <w:r>
        <w:t>is</w:t>
      </w:r>
      <w:r>
        <w:rPr>
          <w:spacing w:val="-4"/>
        </w:rPr>
        <w:t xml:space="preserve"> </w:t>
      </w:r>
      <w:r>
        <w:t>a</w:t>
      </w:r>
      <w:r>
        <w:rPr>
          <w:spacing w:val="-4"/>
        </w:rPr>
        <w:t xml:space="preserve"> </w:t>
      </w:r>
      <w:r>
        <w:t>primary-construct</w:t>
      </w:r>
      <w:r>
        <w:rPr>
          <w:spacing w:val="-4"/>
        </w:rPr>
        <w:t xml:space="preserve"> </w:t>
      </w:r>
      <w:r>
        <w:t>check</w:t>
      </w:r>
      <w:r>
        <w:rPr>
          <w:spacing w:val="-4"/>
        </w:rPr>
        <w:t xml:space="preserve"> </w:t>
      </w:r>
      <w:r>
        <w:t>rather</w:t>
      </w:r>
      <w:r>
        <w:rPr>
          <w:spacing w:val="-4"/>
        </w:rPr>
        <w:t xml:space="preserve"> </w:t>
      </w:r>
      <w:r>
        <w:t>than</w:t>
      </w:r>
      <w:r>
        <w:rPr>
          <w:spacing w:val="-4"/>
        </w:rPr>
        <w:t xml:space="preserve"> </w:t>
      </w:r>
      <w:r>
        <w:t>an</w:t>
      </w:r>
      <w:r>
        <w:rPr>
          <w:spacing w:val="-4"/>
        </w:rPr>
        <w:t xml:space="preserve"> </w:t>
      </w:r>
      <w:r>
        <w:t>independent</w:t>
      </w:r>
      <w:r>
        <w:rPr>
          <w:spacing w:val="-4"/>
        </w:rPr>
        <w:t xml:space="preserve"> </w:t>
      </w:r>
      <w:r>
        <w:t>external</w:t>
      </w:r>
      <w:r>
        <w:rPr>
          <w:spacing w:val="-4"/>
        </w:rPr>
        <w:t xml:space="preserve"> </w:t>
      </w:r>
      <w:r>
        <w:t>validation. The</w:t>
      </w:r>
      <w:r>
        <w:rPr>
          <w:spacing w:val="-4"/>
        </w:rPr>
        <w:t xml:space="preserve"> </w:t>
      </w:r>
      <w:r>
        <w:t>magnitude is</w:t>
      </w:r>
      <w:r>
        <w:rPr>
          <w:spacing w:val="-3"/>
        </w:rPr>
        <w:t xml:space="preserve"> </w:t>
      </w:r>
      <w:r>
        <w:t>nonetheless</w:t>
      </w:r>
      <w:r>
        <w:rPr>
          <w:spacing w:val="-3"/>
        </w:rPr>
        <w:t xml:space="preserve"> </w:t>
      </w:r>
      <w:r>
        <w:t>informative.</w:t>
      </w:r>
      <w:r>
        <w:rPr>
          <w:spacing w:val="22"/>
        </w:rPr>
        <w:t xml:space="preserve"> </w:t>
      </w:r>
      <w:r>
        <w:t>AWP</w:t>
      </w:r>
      <w:r>
        <w:rPr>
          <w:spacing w:val="-3"/>
        </w:rPr>
        <w:t xml:space="preserve"> </w:t>
      </w:r>
      <w:r>
        <w:t>does</w:t>
      </w:r>
      <w:r>
        <w:rPr>
          <w:spacing w:val="-2"/>
        </w:rPr>
        <w:t xml:space="preserve"> </w:t>
      </w:r>
      <w:r>
        <w:t>not</w:t>
      </w:r>
      <w:r>
        <w:rPr>
          <w:spacing w:val="-3"/>
        </w:rPr>
        <w:t xml:space="preserve"> </w:t>
      </w:r>
      <w:r>
        <w:t>collapse</w:t>
      </w:r>
      <w:r>
        <w:rPr>
          <w:spacing w:val="-2"/>
        </w:rPr>
        <w:t xml:space="preserve"> </w:t>
      </w:r>
      <w:r>
        <w:t>to</w:t>
      </w:r>
      <w:r>
        <w:rPr>
          <w:spacing w:val="-3"/>
        </w:rPr>
        <w:t xml:space="preserve"> </w:t>
      </w:r>
      <w:r>
        <w:t>a</w:t>
      </w:r>
      <w:r>
        <w:rPr>
          <w:spacing w:val="-2"/>
        </w:rPr>
        <w:t xml:space="preserve"> </w:t>
      </w:r>
      <w:r>
        <w:t>trivial</w:t>
      </w:r>
      <w:r>
        <w:rPr>
          <w:spacing w:val="-3"/>
        </w:rPr>
        <w:t xml:space="preserve"> </w:t>
      </w:r>
      <w:r>
        <w:t>identity</w:t>
      </w:r>
      <w:r>
        <w:rPr>
          <w:spacing w:val="-2"/>
        </w:rPr>
        <w:t xml:space="preserve"> </w:t>
      </w:r>
      <w:r>
        <w:t>with</w:t>
      </w:r>
      <w:r>
        <w:rPr>
          <w:spacing w:val="-3"/>
        </w:rPr>
        <w:t xml:space="preserve"> </w:t>
      </w:r>
      <w:r>
        <w:t>in-degree;</w:t>
      </w:r>
      <w:r>
        <w:rPr>
          <w:spacing w:val="-1"/>
        </w:rPr>
        <w:t xml:space="preserve"> </w:t>
      </w:r>
      <w:r>
        <w:t>logistic</w:t>
      </w:r>
      <w:r>
        <w:rPr>
          <w:spacing w:val="-2"/>
        </w:rPr>
        <w:t xml:space="preserve"> </w:t>
      </w:r>
      <w:r>
        <w:t>de-cay</w:t>
      </w:r>
      <w:r>
        <w:rPr>
          <w:spacing w:val="-5"/>
        </w:rPr>
        <w:t xml:space="preserve"> </w:t>
      </w:r>
      <w:r>
        <w:t>and</w:t>
      </w:r>
      <w:r>
        <w:rPr>
          <w:spacing w:val="-5"/>
        </w:rPr>
        <w:t xml:space="preserve"> </w:t>
      </w:r>
      <w:r>
        <w:t>value</w:t>
      </w:r>
      <w:r>
        <w:rPr>
          <w:spacing w:val="-5"/>
        </w:rPr>
        <w:t xml:space="preserve"> </w:t>
      </w:r>
      <w:r>
        <w:t>weighting</w:t>
      </w:r>
      <w:r>
        <w:rPr>
          <w:spacing w:val="-5"/>
        </w:rPr>
        <w:t xml:space="preserve"> </w:t>
      </w:r>
      <w:r>
        <w:t>produce</w:t>
      </w:r>
      <w:r>
        <w:rPr>
          <w:spacing w:val="-5"/>
        </w:rPr>
        <w:t xml:space="preserve"> </w:t>
      </w:r>
      <w:r>
        <w:t>rankings</w:t>
      </w:r>
      <w:r>
        <w:rPr>
          <w:spacing w:val="-5"/>
        </w:rPr>
        <w:t xml:space="preserve"> </w:t>
      </w:r>
      <w:r>
        <w:t>that</w:t>
      </w:r>
      <w:r>
        <w:rPr>
          <w:spacing w:val="-5"/>
        </w:rPr>
        <w:t xml:space="preserve"> </w:t>
      </w:r>
      <w:r>
        <w:t>agree</w:t>
      </w:r>
      <w:r>
        <w:rPr>
          <w:spacing w:val="-5"/>
        </w:rPr>
        <w:t xml:space="preserve"> </w:t>
      </w:r>
      <w:r>
        <w:t>strongly</w:t>
      </w:r>
      <w:r>
        <w:rPr>
          <w:spacing w:val="-5"/>
        </w:rPr>
        <w:t xml:space="preserve"> </w:t>
      </w:r>
      <w:r>
        <w:t>but</w:t>
      </w:r>
      <w:r>
        <w:rPr>
          <w:spacing w:val="-5"/>
        </w:rPr>
        <w:t xml:space="preserve"> </w:t>
      </w:r>
      <w:r>
        <w:t>not</w:t>
      </w:r>
      <w:r>
        <w:rPr>
          <w:spacing w:val="-5"/>
        </w:rPr>
        <w:t xml:space="preserve"> </w:t>
      </w:r>
      <w:r>
        <w:t>perfectly</w:t>
      </w:r>
      <w:r>
        <w:rPr>
          <w:spacing w:val="-5"/>
        </w:rPr>
        <w:t xml:space="preserve"> </w:t>
      </w:r>
      <w:r>
        <w:t>with</w:t>
      </w:r>
      <w:r>
        <w:rPr>
          <w:spacing w:val="-5"/>
        </w:rPr>
        <w:t xml:space="preserve"> </w:t>
      </w:r>
      <w:r>
        <w:t>simple</w:t>
      </w:r>
      <w:r>
        <w:rPr>
          <w:spacing w:val="-5"/>
        </w:rPr>
        <w:t xml:space="preserve"> </w:t>
      </w:r>
      <w:r>
        <w:t xml:space="preserve">degree </w:t>
      </w:r>
      <w:r>
        <w:rPr>
          <w:w w:val="105"/>
        </w:rPr>
        <w:t>and value summaries.</w:t>
      </w:r>
    </w:p>
    <w:p w14:paraId="00DC21C9" w14:textId="77777777" w:rsidR="00350CFB" w:rsidRDefault="00283FFF">
      <w:pPr>
        <w:pStyle w:val="BodyText"/>
        <w:spacing w:before="22" w:line="396" w:lineRule="auto"/>
        <w:ind w:left="282" w:right="544"/>
        <w:jc w:val="both"/>
      </w:pPr>
      <w:r>
        <w:t>EndorseRank</w:t>
      </w:r>
      <w:r>
        <w:rPr>
          <w:spacing w:val="-13"/>
        </w:rPr>
        <w:t xml:space="preserve"> </w:t>
      </w:r>
      <w:r>
        <w:t>shows</w:t>
      </w:r>
      <w:r>
        <w:rPr>
          <w:spacing w:val="-13"/>
        </w:rPr>
        <w:t xml:space="preserve"> </w:t>
      </w:r>
      <w:r>
        <w:t>moderate</w:t>
      </w:r>
      <w:r>
        <w:rPr>
          <w:spacing w:val="-13"/>
        </w:rPr>
        <w:t xml:space="preserve"> </w:t>
      </w:r>
      <w:r>
        <w:t>secondary-axis</w:t>
      </w:r>
      <w:r>
        <w:rPr>
          <w:spacing w:val="-13"/>
        </w:rPr>
        <w:t xml:space="preserve"> </w:t>
      </w:r>
      <w:r>
        <w:t>alignment</w:t>
      </w:r>
      <w:r>
        <w:rPr>
          <w:spacing w:val="-13"/>
        </w:rPr>
        <w:t xml:space="preserve"> </w:t>
      </w:r>
      <w:r>
        <w:t>(in-degree</w:t>
      </w:r>
      <w:r>
        <w:rPr>
          <w:spacing w:val="-13"/>
        </w:rPr>
        <w:t xml:space="preserve"> </w:t>
      </w:r>
      <w:r>
        <w:rPr>
          <w:i/>
        </w:rPr>
        <w:t>τ</w:t>
      </w:r>
      <w:r>
        <w:rPr>
          <w:i/>
          <w:spacing w:val="40"/>
        </w:rPr>
        <w:t xml:space="preserve"> </w:t>
      </w:r>
      <w:r>
        <w:t>= 0</w:t>
      </w:r>
      <w:r>
        <w:rPr>
          <w:i/>
        </w:rPr>
        <w:t>.</w:t>
      </w:r>
      <w:r>
        <w:t>344;</w:t>
      </w:r>
      <w:r>
        <w:rPr>
          <w:spacing w:val="-7"/>
        </w:rPr>
        <w:t xml:space="preserve"> </w:t>
      </w:r>
      <w:r>
        <w:t>in-value</w:t>
      </w:r>
      <w:r>
        <w:rPr>
          <w:spacing w:val="-13"/>
        </w:rPr>
        <w:t xml:space="preserve"> </w:t>
      </w:r>
      <w:r>
        <w:rPr>
          <w:i/>
        </w:rPr>
        <w:t>τ</w:t>
      </w:r>
      <w:r>
        <w:rPr>
          <w:i/>
          <w:spacing w:val="40"/>
        </w:rPr>
        <w:t xml:space="preserve"> </w:t>
      </w:r>
      <w:r>
        <w:t>= 0</w:t>
      </w:r>
      <w:r>
        <w:rPr>
          <w:i/>
        </w:rPr>
        <w:t>.</w:t>
      </w:r>
      <w:r>
        <w:t>321; family</w:t>
      </w:r>
      <w:r>
        <w:rPr>
          <w:spacing w:val="-4"/>
        </w:rPr>
        <w:t xml:space="preserve"> </w:t>
      </w:r>
      <w:r>
        <w:t>mean</w:t>
      </w:r>
      <w:r>
        <w:rPr>
          <w:spacing w:val="-3"/>
        </w:rPr>
        <w:t xml:space="preserve"> </w:t>
      </w:r>
      <w:r>
        <w:t>0</w:t>
      </w:r>
      <w:r>
        <w:rPr>
          <w:i/>
        </w:rPr>
        <w:t>.</w:t>
      </w:r>
      <w:r>
        <w:t>333).</w:t>
      </w:r>
      <w:r>
        <w:rPr>
          <w:spacing w:val="19"/>
        </w:rPr>
        <w:t xml:space="preserve"> </w:t>
      </w:r>
      <w:r>
        <w:t>Wallets</w:t>
      </w:r>
      <w:r>
        <w:rPr>
          <w:spacing w:val="-4"/>
        </w:rPr>
        <w:t xml:space="preserve"> </w:t>
      </w:r>
      <w:r>
        <w:t>that</w:t>
      </w:r>
      <w:r>
        <w:rPr>
          <w:spacing w:val="-4"/>
        </w:rPr>
        <w:t xml:space="preserve"> </w:t>
      </w:r>
      <w:r>
        <w:t>receive</w:t>
      </w:r>
      <w:r>
        <w:rPr>
          <w:spacing w:val="-4"/>
        </w:rPr>
        <w:t xml:space="preserve"> </w:t>
      </w:r>
      <w:r>
        <w:t>substantial</w:t>
      </w:r>
      <w:r>
        <w:rPr>
          <w:spacing w:val="-4"/>
        </w:rPr>
        <w:t xml:space="preserve"> </w:t>
      </w:r>
      <w:r>
        <w:t>transfer</w:t>
      </w:r>
      <w:r>
        <w:rPr>
          <w:spacing w:val="-4"/>
        </w:rPr>
        <w:t xml:space="preserve"> </w:t>
      </w:r>
      <w:r>
        <w:t>activity</w:t>
      </w:r>
      <w:r>
        <w:rPr>
          <w:spacing w:val="-4"/>
        </w:rPr>
        <w:t xml:space="preserve"> </w:t>
      </w:r>
      <w:r>
        <w:t>are</w:t>
      </w:r>
      <w:r>
        <w:rPr>
          <w:spacing w:val="-4"/>
        </w:rPr>
        <w:t xml:space="preserve"> </w:t>
      </w:r>
      <w:r>
        <w:t>somewhat</w:t>
      </w:r>
      <w:r>
        <w:rPr>
          <w:spacing w:val="-4"/>
        </w:rPr>
        <w:t xml:space="preserve"> </w:t>
      </w:r>
      <w:r>
        <w:t>more</w:t>
      </w:r>
      <w:r>
        <w:rPr>
          <w:spacing w:val="-4"/>
        </w:rPr>
        <w:t xml:space="preserve"> </w:t>
      </w:r>
      <w:r>
        <w:t>likely</w:t>
      </w:r>
      <w:r>
        <w:rPr>
          <w:spacing w:val="-4"/>
        </w:rPr>
        <w:t xml:space="preserve"> </w:t>
      </w:r>
      <w:r>
        <w:t>to appear as endorsed spenders, but the relationship is far from deterministic.</w:t>
      </w:r>
      <w:r>
        <w:rPr>
          <w:spacing w:val="28"/>
        </w:rPr>
        <w:t xml:space="preserve"> </w:t>
      </w:r>
      <w:r>
        <w:t>Allowance delegation and transfer receipt are related economic behaviors—active protocols and market makers tend to attract both—yet they are not interchangeable.</w:t>
      </w:r>
      <w:r>
        <w:rPr>
          <w:spacing w:val="40"/>
        </w:rPr>
        <w:t xml:space="preserve"> </w:t>
      </w:r>
      <w:r>
        <w:t xml:space="preserve">The moderate EndorseRank–transfer </w:t>
      </w:r>
      <w:r>
        <w:rPr>
          <w:i/>
        </w:rPr>
        <w:t xml:space="preserve">τ </w:t>
      </w:r>
      <w:r>
        <w:t>therefore supports</w:t>
      </w:r>
      <w:r>
        <w:rPr>
          <w:spacing w:val="-6"/>
        </w:rPr>
        <w:t xml:space="preserve"> </w:t>
      </w:r>
      <w:r>
        <w:t>Claim</w:t>
      </w:r>
      <w:r>
        <w:rPr>
          <w:spacing w:val="-6"/>
        </w:rPr>
        <w:t xml:space="preserve"> </w:t>
      </w:r>
      <w:r>
        <w:t>C2</w:t>
      </w:r>
      <w:r>
        <w:rPr>
          <w:spacing w:val="-6"/>
        </w:rPr>
        <w:t xml:space="preserve"> </w:t>
      </w:r>
      <w:r>
        <w:t>(credible</w:t>
      </w:r>
      <w:r>
        <w:rPr>
          <w:spacing w:val="-6"/>
        </w:rPr>
        <w:t xml:space="preserve"> </w:t>
      </w:r>
      <w:r>
        <w:t>secondary</w:t>
      </w:r>
      <w:r>
        <w:rPr>
          <w:spacing w:val="-6"/>
        </w:rPr>
        <w:t xml:space="preserve"> </w:t>
      </w:r>
      <w:r>
        <w:t>alignment)</w:t>
      </w:r>
      <w:r>
        <w:rPr>
          <w:spacing w:val="-6"/>
        </w:rPr>
        <w:t xml:space="preserve"> </w:t>
      </w:r>
      <w:r>
        <w:t>without</w:t>
      </w:r>
      <w:r>
        <w:rPr>
          <w:spacing w:val="-6"/>
        </w:rPr>
        <w:t xml:space="preserve"> </w:t>
      </w:r>
      <w:r>
        <w:t>undermining</w:t>
      </w:r>
      <w:r>
        <w:rPr>
          <w:spacing w:val="-6"/>
        </w:rPr>
        <w:t xml:space="preserve"> </w:t>
      </w:r>
      <w:r>
        <w:t>Claim</w:t>
      </w:r>
      <w:r>
        <w:rPr>
          <w:spacing w:val="-6"/>
        </w:rPr>
        <w:t xml:space="preserve"> </w:t>
      </w:r>
      <w:r>
        <w:t>C3</w:t>
      </w:r>
      <w:r>
        <w:rPr>
          <w:spacing w:val="-6"/>
        </w:rPr>
        <w:t xml:space="preserve"> </w:t>
      </w:r>
      <w:r>
        <w:t>(AWP</w:t>
      </w:r>
      <w:r>
        <w:rPr>
          <w:spacing w:val="-6"/>
        </w:rPr>
        <w:t xml:space="preserve"> </w:t>
      </w:r>
      <w:r>
        <w:t xml:space="preserve">remains </w:t>
      </w:r>
      <w:r>
        <w:rPr>
          <w:spacing w:val="-2"/>
          <w:w w:val="105"/>
        </w:rPr>
        <w:t>the</w:t>
      </w:r>
      <w:r>
        <w:rPr>
          <w:spacing w:val="-5"/>
          <w:w w:val="105"/>
        </w:rPr>
        <w:t xml:space="preserve"> </w:t>
      </w:r>
      <w:r>
        <w:rPr>
          <w:spacing w:val="-2"/>
          <w:w w:val="105"/>
        </w:rPr>
        <w:t>transfer-family</w:t>
      </w:r>
      <w:r>
        <w:rPr>
          <w:spacing w:val="-5"/>
          <w:w w:val="105"/>
        </w:rPr>
        <w:t xml:space="preserve"> </w:t>
      </w:r>
      <w:r>
        <w:rPr>
          <w:spacing w:val="-2"/>
          <w:w w:val="105"/>
        </w:rPr>
        <w:t>winner</w:t>
      </w:r>
      <w:r>
        <w:rPr>
          <w:spacing w:val="-5"/>
          <w:w w:val="105"/>
        </w:rPr>
        <w:t xml:space="preserve"> </w:t>
      </w:r>
      <w:r>
        <w:rPr>
          <w:spacing w:val="-2"/>
          <w:w w:val="105"/>
        </w:rPr>
        <w:t>among</w:t>
      </w:r>
      <w:r>
        <w:rPr>
          <w:spacing w:val="-5"/>
          <w:w w:val="105"/>
        </w:rPr>
        <w:t xml:space="preserve"> </w:t>
      </w:r>
      <w:r>
        <w:rPr>
          <w:spacing w:val="-2"/>
          <w:w w:val="105"/>
        </w:rPr>
        <w:t>social</w:t>
      </w:r>
      <w:r>
        <w:rPr>
          <w:spacing w:val="-5"/>
          <w:w w:val="105"/>
        </w:rPr>
        <w:t xml:space="preserve"> </w:t>
      </w:r>
      <w:r>
        <w:rPr>
          <w:spacing w:val="-2"/>
          <w:w w:val="105"/>
        </w:rPr>
        <w:t>methods).</w:t>
      </w:r>
    </w:p>
    <w:p w14:paraId="00DC21CA" w14:textId="77777777" w:rsidR="00350CFB" w:rsidRDefault="00350CFB">
      <w:pPr>
        <w:pStyle w:val="BodyText"/>
        <w:spacing w:line="396" w:lineRule="auto"/>
        <w:jc w:val="both"/>
        <w:sectPr w:rsidR="00350CFB">
          <w:pgSz w:w="11910" w:h="16840"/>
          <w:pgMar w:top="1920" w:right="708" w:bottom="2300" w:left="992" w:header="0" w:footer="2115" w:gutter="0"/>
          <w:cols w:space="720"/>
        </w:sectPr>
      </w:pPr>
    </w:p>
    <w:p w14:paraId="00DC21CB" w14:textId="77777777" w:rsidR="00350CFB" w:rsidRDefault="00283FFF">
      <w:pPr>
        <w:pStyle w:val="BodyText"/>
        <w:spacing w:before="72" w:line="396" w:lineRule="auto"/>
        <w:ind w:left="273" w:right="524" w:firstLine="8"/>
        <w:jc w:val="both"/>
      </w:pPr>
      <w:r>
        <w:rPr>
          <w:spacing w:val="-2"/>
        </w:rPr>
        <w:lastRenderedPageBreak/>
        <w:t>GF-PR</w:t>
      </w:r>
      <w:r>
        <w:rPr>
          <w:spacing w:val="-8"/>
        </w:rPr>
        <w:t xml:space="preserve"> </w:t>
      </w:r>
      <w:r>
        <w:rPr>
          <w:spacing w:val="-2"/>
        </w:rPr>
        <w:t>is</w:t>
      </w:r>
      <w:r>
        <w:rPr>
          <w:spacing w:val="-8"/>
        </w:rPr>
        <w:t xml:space="preserve"> </w:t>
      </w:r>
      <w:r>
        <w:rPr>
          <w:spacing w:val="-2"/>
        </w:rPr>
        <w:t>weak</w:t>
      </w:r>
      <w:r>
        <w:rPr>
          <w:spacing w:val="-8"/>
        </w:rPr>
        <w:t xml:space="preserve"> </w:t>
      </w:r>
      <w:r>
        <w:rPr>
          <w:spacing w:val="-2"/>
        </w:rPr>
        <w:t>on</w:t>
      </w:r>
      <w:r>
        <w:rPr>
          <w:spacing w:val="-8"/>
        </w:rPr>
        <w:t xml:space="preserve"> </w:t>
      </w:r>
      <w:r>
        <w:rPr>
          <w:spacing w:val="-2"/>
        </w:rPr>
        <w:t>transfer</w:t>
      </w:r>
      <w:r>
        <w:rPr>
          <w:spacing w:val="-8"/>
        </w:rPr>
        <w:t xml:space="preserve"> </w:t>
      </w:r>
      <w:r>
        <w:rPr>
          <w:spacing w:val="-2"/>
        </w:rPr>
        <w:t>proxies</w:t>
      </w:r>
      <w:r>
        <w:rPr>
          <w:spacing w:val="-8"/>
        </w:rPr>
        <w:t xml:space="preserve"> </w:t>
      </w:r>
      <w:r>
        <w:rPr>
          <w:spacing w:val="-2"/>
        </w:rPr>
        <w:t>(family</w:t>
      </w:r>
      <w:r>
        <w:rPr>
          <w:spacing w:val="-8"/>
        </w:rPr>
        <w:t xml:space="preserve"> </w:t>
      </w:r>
      <w:r>
        <w:rPr>
          <w:spacing w:val="-2"/>
        </w:rPr>
        <w:t>mean</w:t>
      </w:r>
      <w:r>
        <w:rPr>
          <w:spacing w:val="-8"/>
        </w:rPr>
        <w:t xml:space="preserve"> </w:t>
      </w:r>
      <w:r>
        <w:rPr>
          <w:spacing w:val="-2"/>
        </w:rPr>
        <w:t>0</w:t>
      </w:r>
      <w:r>
        <w:rPr>
          <w:i/>
          <w:spacing w:val="-2"/>
        </w:rPr>
        <w:t>.</w:t>
      </w:r>
      <w:r>
        <w:rPr>
          <w:spacing w:val="-2"/>
        </w:rPr>
        <w:t>246),</w:t>
      </w:r>
      <w:r>
        <w:rPr>
          <w:spacing w:val="-6"/>
        </w:rPr>
        <w:t xml:space="preserve"> </w:t>
      </w:r>
      <w:r>
        <w:rPr>
          <w:spacing w:val="-2"/>
        </w:rPr>
        <w:t>as</w:t>
      </w:r>
      <w:r>
        <w:rPr>
          <w:spacing w:val="-8"/>
        </w:rPr>
        <w:t xml:space="preserve"> </w:t>
      </w:r>
      <w:r>
        <w:rPr>
          <w:spacing w:val="-2"/>
        </w:rPr>
        <w:t>expected</w:t>
      </w:r>
      <w:r>
        <w:rPr>
          <w:spacing w:val="-8"/>
        </w:rPr>
        <w:t xml:space="preserve"> </w:t>
      </w:r>
      <w:r>
        <w:rPr>
          <w:spacing w:val="-2"/>
        </w:rPr>
        <w:t>for</w:t>
      </w:r>
      <w:r>
        <w:rPr>
          <w:spacing w:val="-8"/>
        </w:rPr>
        <w:t xml:space="preserve"> </w:t>
      </w:r>
      <w:r>
        <w:rPr>
          <w:spacing w:val="-2"/>
        </w:rPr>
        <w:t>a</w:t>
      </w:r>
      <w:r>
        <w:rPr>
          <w:spacing w:val="-8"/>
        </w:rPr>
        <w:t xml:space="preserve"> </w:t>
      </w:r>
      <w:r>
        <w:rPr>
          <w:spacing w:val="-2"/>
        </w:rPr>
        <w:t>method</w:t>
      </w:r>
      <w:r>
        <w:rPr>
          <w:spacing w:val="-8"/>
        </w:rPr>
        <w:t xml:space="preserve"> </w:t>
      </w:r>
      <w:r>
        <w:rPr>
          <w:spacing w:val="-2"/>
        </w:rPr>
        <w:t>with</w:t>
      </w:r>
      <w:r>
        <w:rPr>
          <w:spacing w:val="-8"/>
        </w:rPr>
        <w:t xml:space="preserve"> </w:t>
      </w:r>
      <w:r>
        <w:rPr>
          <w:spacing w:val="-2"/>
        </w:rPr>
        <w:t>no</w:t>
      </w:r>
      <w:r>
        <w:rPr>
          <w:spacing w:val="-8"/>
        </w:rPr>
        <w:t xml:space="preserve"> </w:t>
      </w:r>
      <w:r>
        <w:rPr>
          <w:spacing w:val="-2"/>
        </w:rPr>
        <w:t>wallet-to-wallet</w:t>
      </w:r>
      <w:r>
        <w:rPr>
          <w:spacing w:val="-7"/>
        </w:rPr>
        <w:t xml:space="preserve"> </w:t>
      </w:r>
      <w:r>
        <w:rPr>
          <w:spacing w:val="-2"/>
        </w:rPr>
        <w:t>transfer</w:t>
      </w:r>
      <w:r>
        <w:rPr>
          <w:spacing w:val="-7"/>
        </w:rPr>
        <w:t xml:space="preserve"> </w:t>
      </w:r>
      <w:r>
        <w:rPr>
          <w:spacing w:val="-2"/>
        </w:rPr>
        <w:t>edges.</w:t>
      </w:r>
      <w:r>
        <w:rPr>
          <w:spacing w:val="37"/>
        </w:rPr>
        <w:t xml:space="preserve"> </w:t>
      </w:r>
      <w:r>
        <w:rPr>
          <w:spacing w:val="-2"/>
        </w:rPr>
        <w:t>Any</w:t>
      </w:r>
      <w:r>
        <w:rPr>
          <w:spacing w:val="-7"/>
        </w:rPr>
        <w:t xml:space="preserve"> </w:t>
      </w:r>
      <w:r>
        <w:rPr>
          <w:spacing w:val="-2"/>
        </w:rPr>
        <w:t>residual</w:t>
      </w:r>
      <w:r>
        <w:rPr>
          <w:spacing w:val="-7"/>
        </w:rPr>
        <w:t xml:space="preserve"> </w:t>
      </w:r>
      <w:r>
        <w:rPr>
          <w:spacing w:val="-2"/>
        </w:rPr>
        <w:t>correlation</w:t>
      </w:r>
      <w:r>
        <w:rPr>
          <w:spacing w:val="-7"/>
        </w:rPr>
        <w:t xml:space="preserve"> </w:t>
      </w:r>
      <w:r>
        <w:rPr>
          <w:spacing w:val="-2"/>
        </w:rPr>
        <w:t>likely</w:t>
      </w:r>
      <w:r>
        <w:rPr>
          <w:spacing w:val="-7"/>
        </w:rPr>
        <w:t xml:space="preserve"> </w:t>
      </w:r>
      <w:r>
        <w:rPr>
          <w:spacing w:val="-2"/>
        </w:rPr>
        <w:t>reflects</w:t>
      </w:r>
      <w:r>
        <w:rPr>
          <w:spacing w:val="-7"/>
        </w:rPr>
        <w:t xml:space="preserve"> </w:t>
      </w:r>
      <w:r>
        <w:rPr>
          <w:spacing w:val="-2"/>
        </w:rPr>
        <w:t>indirect</w:t>
      </w:r>
      <w:r>
        <w:rPr>
          <w:spacing w:val="-7"/>
        </w:rPr>
        <w:t xml:space="preserve"> </w:t>
      </w:r>
      <w:r>
        <w:rPr>
          <w:spacing w:val="-2"/>
        </w:rPr>
        <w:t>association</w:t>
      </w:r>
      <w:r>
        <w:rPr>
          <w:spacing w:val="-7"/>
        </w:rPr>
        <w:t xml:space="preserve"> </w:t>
      </w:r>
      <w:r>
        <w:rPr>
          <w:spacing w:val="-2"/>
        </w:rPr>
        <w:t>between</w:t>
      </w:r>
      <w:r>
        <w:rPr>
          <w:spacing w:val="-7"/>
        </w:rPr>
        <w:t xml:space="preserve"> </w:t>
      </w:r>
      <w:r>
        <w:rPr>
          <w:spacing w:val="-2"/>
        </w:rPr>
        <w:t xml:space="preserve">profitable </w:t>
      </w:r>
      <w:r>
        <w:t>GMX traders and transfer activity, not transfer-graph semantics.</w:t>
      </w:r>
    </w:p>
    <w:p w14:paraId="00DC21CC" w14:textId="77777777" w:rsidR="00350CFB" w:rsidRDefault="00283FFF">
      <w:pPr>
        <w:pStyle w:val="BodyText"/>
        <w:spacing w:before="17" w:line="396" w:lineRule="auto"/>
        <w:ind w:left="250" w:right="560" w:firstLine="31"/>
        <w:jc w:val="both"/>
      </w:pPr>
      <w:r>
        <w:t>For RQ4, the transfer family is the Do et al. baseline validation frame.</w:t>
      </w:r>
      <w:r>
        <w:rPr>
          <w:spacing w:val="29"/>
        </w:rPr>
        <w:t xml:space="preserve"> </w:t>
      </w:r>
      <w:r>
        <w:t>Both social methods clear a</w:t>
      </w:r>
      <w:r>
        <w:rPr>
          <w:spacing w:val="-1"/>
        </w:rPr>
        <w:t xml:space="preserve"> </w:t>
      </w:r>
      <w:r>
        <w:t>non-negligible</w:t>
      </w:r>
      <w:r>
        <w:rPr>
          <w:spacing w:val="-1"/>
        </w:rPr>
        <w:t xml:space="preserve"> </w:t>
      </w:r>
      <w:r>
        <w:t>bar</w:t>
      </w:r>
      <w:r>
        <w:rPr>
          <w:spacing w:val="-1"/>
        </w:rPr>
        <w:t xml:space="preserve"> </w:t>
      </w:r>
      <w:r>
        <w:t>on</w:t>
      </w:r>
      <w:r>
        <w:rPr>
          <w:spacing w:val="-1"/>
        </w:rPr>
        <w:t xml:space="preserve"> </w:t>
      </w:r>
      <w:r>
        <w:t>this</w:t>
      </w:r>
      <w:r>
        <w:rPr>
          <w:spacing w:val="-1"/>
        </w:rPr>
        <w:t xml:space="preserve"> </w:t>
      </w:r>
      <w:r>
        <w:t>frame, but</w:t>
      </w:r>
      <w:r>
        <w:rPr>
          <w:spacing w:val="-1"/>
        </w:rPr>
        <w:t xml:space="preserve"> </w:t>
      </w:r>
      <w:r>
        <w:t>AWP’s</w:t>
      </w:r>
      <w:r>
        <w:rPr>
          <w:spacing w:val="-1"/>
        </w:rPr>
        <w:t xml:space="preserve"> </w:t>
      </w:r>
      <w:r>
        <w:t>lead</w:t>
      </w:r>
      <w:r>
        <w:rPr>
          <w:spacing w:val="-1"/>
        </w:rPr>
        <w:t xml:space="preserve"> </w:t>
      </w:r>
      <w:r>
        <w:t>is</w:t>
      </w:r>
      <w:r>
        <w:rPr>
          <w:spacing w:val="-1"/>
        </w:rPr>
        <w:t xml:space="preserve"> </w:t>
      </w:r>
      <w:r>
        <w:t>large.</w:t>
      </w:r>
      <w:r>
        <w:rPr>
          <w:spacing w:val="25"/>
        </w:rPr>
        <w:t xml:space="preserve"> </w:t>
      </w:r>
      <w:r>
        <w:t>If</w:t>
      </w:r>
      <w:r>
        <w:rPr>
          <w:spacing w:val="-1"/>
        </w:rPr>
        <w:t xml:space="preserve"> </w:t>
      </w:r>
      <w:r>
        <w:t>a</w:t>
      </w:r>
      <w:r>
        <w:rPr>
          <w:spacing w:val="-1"/>
        </w:rPr>
        <w:t xml:space="preserve"> </w:t>
      </w:r>
      <w:r>
        <w:t>protocol’s</w:t>
      </w:r>
      <w:r>
        <w:rPr>
          <w:spacing w:val="-1"/>
        </w:rPr>
        <w:t xml:space="preserve"> </w:t>
      </w:r>
      <w:r>
        <w:t>notion</w:t>
      </w:r>
      <w:r>
        <w:rPr>
          <w:spacing w:val="-1"/>
        </w:rPr>
        <w:t xml:space="preserve"> </w:t>
      </w:r>
      <w:r>
        <w:t>of</w:t>
      </w:r>
      <w:r>
        <w:rPr>
          <w:spacing w:val="-1"/>
        </w:rPr>
        <w:t xml:space="preserve"> </w:t>
      </w:r>
      <w:r>
        <w:t>reputation</w:t>
      </w:r>
      <w:r>
        <w:rPr>
          <w:spacing w:val="-1"/>
        </w:rPr>
        <w:t xml:space="preserve"> </w:t>
      </w:r>
      <w:r>
        <w:t>is “wallets</w:t>
      </w:r>
      <w:r>
        <w:rPr>
          <w:spacing w:val="-15"/>
        </w:rPr>
        <w:t xml:space="preserve"> </w:t>
      </w:r>
      <w:r>
        <w:t>that</w:t>
      </w:r>
      <w:r>
        <w:rPr>
          <w:spacing w:val="-15"/>
        </w:rPr>
        <w:t xml:space="preserve"> </w:t>
      </w:r>
      <w:r>
        <w:t>receive</w:t>
      </w:r>
      <w:r>
        <w:rPr>
          <w:spacing w:val="-15"/>
        </w:rPr>
        <w:t xml:space="preserve"> </w:t>
      </w:r>
      <w:r>
        <w:t>economically</w:t>
      </w:r>
      <w:r>
        <w:rPr>
          <w:spacing w:val="-15"/>
        </w:rPr>
        <w:t xml:space="preserve"> </w:t>
      </w:r>
      <w:r>
        <w:t>meaningful</w:t>
      </w:r>
      <w:r>
        <w:rPr>
          <w:spacing w:val="-15"/>
        </w:rPr>
        <w:t xml:space="preserve"> </w:t>
      </w:r>
      <w:r>
        <w:t>transfers,”</w:t>
      </w:r>
      <w:r>
        <w:rPr>
          <w:spacing w:val="-14"/>
        </w:rPr>
        <w:t xml:space="preserve"> </w:t>
      </w:r>
      <w:r>
        <w:t>AWP</w:t>
      </w:r>
      <w:r>
        <w:rPr>
          <w:spacing w:val="-15"/>
        </w:rPr>
        <w:t xml:space="preserve"> </w:t>
      </w:r>
      <w:r>
        <w:t>is</w:t>
      </w:r>
      <w:r>
        <w:rPr>
          <w:spacing w:val="-15"/>
        </w:rPr>
        <w:t xml:space="preserve"> </w:t>
      </w:r>
      <w:r>
        <w:t>the</w:t>
      </w:r>
      <w:r>
        <w:rPr>
          <w:spacing w:val="-15"/>
        </w:rPr>
        <w:t xml:space="preserve"> </w:t>
      </w:r>
      <w:r>
        <w:t>appropriate</w:t>
      </w:r>
      <w:r>
        <w:rPr>
          <w:spacing w:val="-15"/>
        </w:rPr>
        <w:t xml:space="preserve"> </w:t>
      </w:r>
      <w:r>
        <w:t>social</w:t>
      </w:r>
      <w:r>
        <w:rPr>
          <w:spacing w:val="-15"/>
        </w:rPr>
        <w:t xml:space="preserve"> </w:t>
      </w:r>
      <w:r>
        <w:t>method</w:t>
      </w:r>
      <w:r>
        <w:rPr>
          <w:spacing w:val="-15"/>
        </w:rPr>
        <w:t xml:space="preserve"> </w:t>
      </w:r>
      <w:r>
        <w:t>on this evidence.</w:t>
      </w:r>
      <w:r>
        <w:rPr>
          <w:spacing w:val="40"/>
        </w:rPr>
        <w:t xml:space="preserve"> </w:t>
      </w:r>
      <w:r>
        <w:t>EndorseRank remains relevant as a secondary check: moderate transfer alignment suggests</w:t>
      </w:r>
      <w:r>
        <w:rPr>
          <w:spacing w:val="-1"/>
        </w:rPr>
        <w:t xml:space="preserve"> </w:t>
      </w:r>
      <w:r>
        <w:t>that</w:t>
      </w:r>
      <w:r>
        <w:rPr>
          <w:spacing w:val="-1"/>
        </w:rPr>
        <w:t xml:space="preserve"> </w:t>
      </w:r>
      <w:r>
        <w:t>endorsed</w:t>
      </w:r>
      <w:r>
        <w:rPr>
          <w:spacing w:val="-1"/>
        </w:rPr>
        <w:t xml:space="preserve"> </w:t>
      </w:r>
      <w:r>
        <w:t>spenders</w:t>
      </w:r>
      <w:r>
        <w:rPr>
          <w:spacing w:val="-1"/>
        </w:rPr>
        <w:t xml:space="preserve"> </w:t>
      </w:r>
      <w:r>
        <w:t>are</w:t>
      </w:r>
      <w:r>
        <w:rPr>
          <w:spacing w:val="-1"/>
        </w:rPr>
        <w:t xml:space="preserve"> </w:t>
      </w:r>
      <w:r>
        <w:t>not</w:t>
      </w:r>
      <w:r>
        <w:rPr>
          <w:spacing w:val="-1"/>
        </w:rPr>
        <w:t xml:space="preserve"> </w:t>
      </w:r>
      <w:r>
        <w:t>an</w:t>
      </w:r>
      <w:r>
        <w:rPr>
          <w:spacing w:val="-1"/>
        </w:rPr>
        <w:t xml:space="preserve"> </w:t>
      </w:r>
      <w:r>
        <w:t>entirely</w:t>
      </w:r>
      <w:r>
        <w:rPr>
          <w:spacing w:val="-1"/>
        </w:rPr>
        <w:t xml:space="preserve"> </w:t>
      </w:r>
      <w:r>
        <w:t>disjoint</w:t>
      </w:r>
      <w:r>
        <w:rPr>
          <w:spacing w:val="-1"/>
        </w:rPr>
        <w:t xml:space="preserve"> </w:t>
      </w:r>
      <w:r>
        <w:t>population</w:t>
      </w:r>
      <w:r>
        <w:rPr>
          <w:spacing w:val="-1"/>
        </w:rPr>
        <w:t xml:space="preserve"> </w:t>
      </w:r>
      <w:r>
        <w:t>from</w:t>
      </w:r>
      <w:r>
        <w:rPr>
          <w:spacing w:val="-1"/>
        </w:rPr>
        <w:t xml:space="preserve"> </w:t>
      </w:r>
      <w:r>
        <w:t>transfer</w:t>
      </w:r>
      <w:r>
        <w:rPr>
          <w:spacing w:val="-1"/>
        </w:rPr>
        <w:t xml:space="preserve"> </w:t>
      </w:r>
      <w:r>
        <w:t>recipients,</w:t>
      </w:r>
      <w:r>
        <w:rPr>
          <w:spacing w:val="-1"/>
        </w:rPr>
        <w:t xml:space="preserve"> </w:t>
      </w:r>
      <w:r>
        <w:t xml:space="preserve">so </w:t>
      </w:r>
      <w:bookmarkStart w:id="308" w:name="Allowance_family"/>
      <w:bookmarkEnd w:id="308"/>
      <w:r>
        <w:t>allowance-based scores are not orthogonal to economic flow—only imperfectly aligned with it.</w:t>
      </w:r>
    </w:p>
    <w:p w14:paraId="00DC21CD" w14:textId="77777777" w:rsidR="00350CFB" w:rsidRDefault="00350CFB">
      <w:pPr>
        <w:pStyle w:val="BodyText"/>
        <w:spacing w:before="9"/>
      </w:pPr>
    </w:p>
    <w:p w14:paraId="00DC21CE" w14:textId="77777777" w:rsidR="00350CFB" w:rsidRDefault="00283FFF">
      <w:pPr>
        <w:pStyle w:val="Heading3"/>
        <w:numPr>
          <w:ilvl w:val="2"/>
          <w:numId w:val="26"/>
        </w:numPr>
        <w:tabs>
          <w:tab w:val="left" w:pos="879"/>
        </w:tabs>
        <w:ind w:left="879" w:hanging="597"/>
      </w:pPr>
      <w:r>
        <w:t>Allowance</w:t>
      </w:r>
      <w:r>
        <w:rPr>
          <w:spacing w:val="-12"/>
        </w:rPr>
        <w:t xml:space="preserve"> </w:t>
      </w:r>
      <w:r>
        <w:rPr>
          <w:spacing w:val="-2"/>
        </w:rPr>
        <w:t>family</w:t>
      </w:r>
    </w:p>
    <w:p w14:paraId="00DC21CF" w14:textId="77777777" w:rsidR="00350CFB" w:rsidRDefault="00350CFB">
      <w:pPr>
        <w:pStyle w:val="BodyText"/>
        <w:spacing w:before="46"/>
        <w:rPr>
          <w:b/>
        </w:rPr>
      </w:pPr>
    </w:p>
    <w:p w14:paraId="00DC21D0" w14:textId="77777777" w:rsidR="00350CFB" w:rsidRDefault="00283FFF">
      <w:pPr>
        <w:pStyle w:val="BodyText"/>
        <w:spacing w:line="396" w:lineRule="auto"/>
        <w:ind w:left="282" w:right="527" w:hanging="8"/>
        <w:jc w:val="both"/>
      </w:pPr>
      <w:r>
        <w:t xml:space="preserve">Table </w:t>
      </w:r>
      <w:hyperlink w:anchor="_bookmark105" w:history="1">
        <w:r>
          <w:t>4.9</w:t>
        </w:r>
      </w:hyperlink>
      <w:r>
        <w:t xml:space="preserve"> reports alignment with spender-side in-approve degree and in-approve value—EndorseRank’s primary construct.</w:t>
      </w:r>
    </w:p>
    <w:p w14:paraId="00DC21D1" w14:textId="77777777" w:rsidR="00350CFB" w:rsidRDefault="00283FFF">
      <w:pPr>
        <w:pStyle w:val="BodyText"/>
        <w:spacing w:before="67"/>
        <w:ind w:left="280"/>
        <w:jc w:val="both"/>
      </w:pPr>
      <w:bookmarkStart w:id="309" w:name="_bookmark105"/>
      <w:bookmarkEnd w:id="309"/>
      <w:r>
        <w:t>Table</w:t>
      </w:r>
      <w:r>
        <w:rPr>
          <w:spacing w:val="-11"/>
        </w:rPr>
        <w:t xml:space="preserve"> </w:t>
      </w:r>
      <w:r>
        <w:t>4.9:</w:t>
      </w:r>
      <w:r>
        <w:rPr>
          <w:spacing w:val="6"/>
        </w:rPr>
        <w:t xml:space="preserve"> </w:t>
      </w:r>
      <w:r>
        <w:t>Domain</w:t>
      </w:r>
      <w:r>
        <w:rPr>
          <w:spacing w:val="-10"/>
        </w:rPr>
        <w:t xml:space="preserve"> </w:t>
      </w:r>
      <w:r>
        <w:t>alignment</w:t>
      </w:r>
      <w:r>
        <w:rPr>
          <w:spacing w:val="-11"/>
        </w:rPr>
        <w:t xml:space="preserve"> </w:t>
      </w:r>
      <w:r>
        <w:t>with</w:t>
      </w:r>
      <w:r>
        <w:rPr>
          <w:spacing w:val="-11"/>
        </w:rPr>
        <w:t xml:space="preserve"> </w:t>
      </w:r>
      <w:r>
        <w:t>allowance</w:t>
      </w:r>
      <w:r>
        <w:rPr>
          <w:spacing w:val="-10"/>
        </w:rPr>
        <w:t xml:space="preserve"> </w:t>
      </w:r>
      <w:r>
        <w:t>proxies</w:t>
      </w:r>
      <w:r>
        <w:rPr>
          <w:spacing w:val="-11"/>
        </w:rPr>
        <w:t xml:space="preserve"> </w:t>
      </w:r>
      <w:r>
        <w:t>(spender-side</w:t>
      </w:r>
      <w:r>
        <w:rPr>
          <w:spacing w:val="-10"/>
        </w:rPr>
        <w:t xml:space="preserve"> </w:t>
      </w:r>
      <w:r>
        <w:t>in-approve</w:t>
      </w:r>
      <w:r>
        <w:rPr>
          <w:spacing w:val="-11"/>
        </w:rPr>
        <w:t xml:space="preserve"> </w:t>
      </w:r>
      <w:r>
        <w:t>degree</w:t>
      </w:r>
      <w:r>
        <w:rPr>
          <w:spacing w:val="-11"/>
        </w:rPr>
        <w:t xml:space="preserve"> </w:t>
      </w:r>
      <w:r>
        <w:t>and</w:t>
      </w:r>
      <w:r>
        <w:rPr>
          <w:spacing w:val="-10"/>
        </w:rPr>
        <w:t xml:space="preserve"> </w:t>
      </w:r>
      <w:r>
        <w:rPr>
          <w:spacing w:val="-2"/>
        </w:rPr>
        <w:t>value).</w:t>
      </w:r>
    </w:p>
    <w:p w14:paraId="00DC21D2" w14:textId="77777777" w:rsidR="00350CFB" w:rsidRDefault="00350CFB">
      <w:pPr>
        <w:pStyle w:val="BodyText"/>
        <w:spacing w:before="13" w:after="1"/>
        <w:rPr>
          <w:sz w:val="20"/>
        </w:rPr>
      </w:pPr>
    </w:p>
    <w:tbl>
      <w:tblPr>
        <w:tblW w:w="0" w:type="auto"/>
        <w:tblInd w:w="2782" w:type="dxa"/>
        <w:tblLayout w:type="fixed"/>
        <w:tblCellMar>
          <w:left w:w="0" w:type="dxa"/>
          <w:right w:w="0" w:type="dxa"/>
        </w:tblCellMar>
        <w:tblLook w:val="01E0" w:firstRow="1" w:lastRow="1" w:firstColumn="1" w:lastColumn="1" w:noHBand="0" w:noVBand="0"/>
      </w:tblPr>
      <w:tblGrid>
        <w:gridCol w:w="2187"/>
        <w:gridCol w:w="1179"/>
        <w:gridCol w:w="1005"/>
      </w:tblGrid>
      <w:tr w:rsidR="00350CFB" w14:paraId="00DC21D6" w14:textId="77777777">
        <w:trPr>
          <w:trHeight w:val="381"/>
        </w:trPr>
        <w:tc>
          <w:tcPr>
            <w:tcW w:w="2187" w:type="dxa"/>
            <w:tcBorders>
              <w:top w:val="single" w:sz="8" w:space="0" w:color="000000"/>
              <w:bottom w:val="single" w:sz="6" w:space="0" w:color="000000"/>
            </w:tcBorders>
          </w:tcPr>
          <w:p w14:paraId="00DC21D3" w14:textId="77777777" w:rsidR="00350CFB" w:rsidRDefault="00283FFF">
            <w:pPr>
              <w:pStyle w:val="TableParagraph"/>
              <w:spacing w:before="53"/>
              <w:ind w:left="69"/>
              <w:jc w:val="left"/>
            </w:pPr>
            <w:r>
              <w:rPr>
                <w:spacing w:val="-2"/>
              </w:rPr>
              <w:t>Proxy</w:t>
            </w:r>
          </w:p>
        </w:tc>
        <w:tc>
          <w:tcPr>
            <w:tcW w:w="1179" w:type="dxa"/>
            <w:tcBorders>
              <w:top w:val="single" w:sz="8" w:space="0" w:color="000000"/>
              <w:bottom w:val="single" w:sz="6" w:space="0" w:color="000000"/>
            </w:tcBorders>
          </w:tcPr>
          <w:p w14:paraId="00DC21D4" w14:textId="77777777" w:rsidR="00350CFB" w:rsidRDefault="00283FFF">
            <w:pPr>
              <w:pStyle w:val="TableParagraph"/>
              <w:spacing w:before="53"/>
              <w:ind w:left="1" w:right="1"/>
              <w:rPr>
                <w:i/>
              </w:rPr>
            </w:pPr>
            <w:r>
              <w:t>Spearman</w:t>
            </w:r>
            <w:r>
              <w:rPr>
                <w:spacing w:val="-10"/>
              </w:rPr>
              <w:t xml:space="preserve"> </w:t>
            </w:r>
            <w:r>
              <w:rPr>
                <w:i/>
                <w:spacing w:val="-10"/>
              </w:rPr>
              <w:t>ρ</w:t>
            </w:r>
          </w:p>
        </w:tc>
        <w:tc>
          <w:tcPr>
            <w:tcW w:w="1005" w:type="dxa"/>
            <w:tcBorders>
              <w:top w:val="single" w:sz="8" w:space="0" w:color="000000"/>
              <w:bottom w:val="single" w:sz="6" w:space="0" w:color="000000"/>
            </w:tcBorders>
          </w:tcPr>
          <w:p w14:paraId="00DC21D5" w14:textId="77777777" w:rsidR="00350CFB" w:rsidRDefault="00283FFF">
            <w:pPr>
              <w:pStyle w:val="TableParagraph"/>
              <w:spacing w:before="53"/>
              <w:ind w:left="3" w:right="25"/>
              <w:rPr>
                <w:i/>
              </w:rPr>
            </w:pPr>
            <w:r>
              <w:t>Kendall</w:t>
            </w:r>
            <w:r>
              <w:rPr>
                <w:spacing w:val="-8"/>
              </w:rPr>
              <w:t xml:space="preserve"> </w:t>
            </w:r>
            <w:r>
              <w:rPr>
                <w:i/>
                <w:spacing w:val="-10"/>
              </w:rPr>
              <w:t>τ</w:t>
            </w:r>
          </w:p>
        </w:tc>
      </w:tr>
      <w:tr w:rsidR="00350CFB" w14:paraId="00DC21DD" w14:textId="77777777">
        <w:trPr>
          <w:trHeight w:val="590"/>
        </w:trPr>
        <w:tc>
          <w:tcPr>
            <w:tcW w:w="2187" w:type="dxa"/>
            <w:tcBorders>
              <w:top w:val="single" w:sz="6" w:space="0" w:color="000000"/>
            </w:tcBorders>
          </w:tcPr>
          <w:p w14:paraId="00DC21D7" w14:textId="77777777" w:rsidR="00350CFB" w:rsidRDefault="00283FFF">
            <w:pPr>
              <w:pStyle w:val="TableParagraph"/>
              <w:spacing w:before="52"/>
              <w:ind w:left="69"/>
              <w:jc w:val="left"/>
              <w:rPr>
                <w:i/>
              </w:rPr>
            </w:pPr>
            <w:r>
              <w:rPr>
                <w:i/>
                <w:spacing w:val="-2"/>
              </w:rPr>
              <w:t>EndorseRank</w:t>
            </w:r>
          </w:p>
          <w:p w14:paraId="00DC21D8" w14:textId="77777777" w:rsidR="00350CFB" w:rsidRDefault="00283FFF">
            <w:pPr>
              <w:pStyle w:val="TableParagraph"/>
              <w:spacing w:before="18" w:line="247" w:lineRule="exact"/>
              <w:ind w:left="69"/>
              <w:jc w:val="left"/>
            </w:pPr>
            <w:r>
              <w:t>In-approve</w:t>
            </w:r>
            <w:r>
              <w:rPr>
                <w:spacing w:val="-11"/>
              </w:rPr>
              <w:t xml:space="preserve"> </w:t>
            </w:r>
            <w:r>
              <w:rPr>
                <w:spacing w:val="-2"/>
              </w:rPr>
              <w:t>degree</w:t>
            </w:r>
          </w:p>
        </w:tc>
        <w:tc>
          <w:tcPr>
            <w:tcW w:w="1179" w:type="dxa"/>
            <w:tcBorders>
              <w:top w:val="single" w:sz="6" w:space="0" w:color="000000"/>
            </w:tcBorders>
          </w:tcPr>
          <w:p w14:paraId="00DC21D9" w14:textId="77777777" w:rsidR="00350CFB" w:rsidRDefault="00350CFB">
            <w:pPr>
              <w:pStyle w:val="TableParagraph"/>
              <w:spacing w:before="70"/>
              <w:jc w:val="left"/>
            </w:pPr>
          </w:p>
          <w:p w14:paraId="00DC21DA" w14:textId="77777777" w:rsidR="00350CFB" w:rsidRDefault="00283FFF">
            <w:pPr>
              <w:pStyle w:val="TableParagraph"/>
              <w:spacing w:before="0" w:line="247" w:lineRule="exact"/>
              <w:ind w:left="1" w:right="1"/>
            </w:pPr>
            <w:r>
              <w:rPr>
                <w:spacing w:val="-2"/>
              </w:rPr>
              <w:t>0.360</w:t>
            </w:r>
          </w:p>
        </w:tc>
        <w:tc>
          <w:tcPr>
            <w:tcW w:w="1005" w:type="dxa"/>
            <w:tcBorders>
              <w:top w:val="single" w:sz="6" w:space="0" w:color="000000"/>
            </w:tcBorders>
          </w:tcPr>
          <w:p w14:paraId="00DC21DB" w14:textId="77777777" w:rsidR="00350CFB" w:rsidRDefault="00350CFB">
            <w:pPr>
              <w:pStyle w:val="TableParagraph"/>
              <w:spacing w:before="70"/>
              <w:jc w:val="left"/>
            </w:pPr>
          </w:p>
          <w:p w14:paraId="00DC21DC" w14:textId="77777777" w:rsidR="00350CFB" w:rsidRDefault="00283FFF">
            <w:pPr>
              <w:pStyle w:val="TableParagraph"/>
              <w:spacing w:before="0" w:line="247" w:lineRule="exact"/>
              <w:ind w:left="25" w:right="25"/>
            </w:pPr>
            <w:r>
              <w:rPr>
                <w:spacing w:val="-2"/>
              </w:rPr>
              <w:t>0.356</w:t>
            </w:r>
          </w:p>
        </w:tc>
      </w:tr>
      <w:tr w:rsidR="00350CFB" w14:paraId="00DC21E1" w14:textId="77777777">
        <w:trPr>
          <w:trHeight w:val="330"/>
        </w:trPr>
        <w:tc>
          <w:tcPr>
            <w:tcW w:w="2187" w:type="dxa"/>
          </w:tcPr>
          <w:p w14:paraId="00DC21DE" w14:textId="77777777" w:rsidR="00350CFB" w:rsidRDefault="00283FFF">
            <w:pPr>
              <w:pStyle w:val="TableParagraph"/>
              <w:ind w:left="69"/>
              <w:jc w:val="left"/>
            </w:pPr>
            <w:r>
              <w:t>In-approve</w:t>
            </w:r>
            <w:r>
              <w:rPr>
                <w:spacing w:val="-9"/>
              </w:rPr>
              <w:t xml:space="preserve"> </w:t>
            </w:r>
            <w:r>
              <w:t>value</w:t>
            </w:r>
            <w:r>
              <w:rPr>
                <w:spacing w:val="-8"/>
              </w:rPr>
              <w:t xml:space="preserve"> </w:t>
            </w:r>
            <w:r>
              <w:rPr>
                <w:spacing w:val="-2"/>
              </w:rPr>
              <w:t>(sum)</w:t>
            </w:r>
          </w:p>
        </w:tc>
        <w:tc>
          <w:tcPr>
            <w:tcW w:w="1179" w:type="dxa"/>
          </w:tcPr>
          <w:p w14:paraId="00DC21DF" w14:textId="77777777" w:rsidR="00350CFB" w:rsidRDefault="00283FFF">
            <w:pPr>
              <w:pStyle w:val="TableParagraph"/>
              <w:ind w:left="1"/>
            </w:pPr>
            <w:r>
              <w:rPr>
                <w:spacing w:val="-2"/>
              </w:rPr>
              <w:t>0.360</w:t>
            </w:r>
          </w:p>
        </w:tc>
        <w:tc>
          <w:tcPr>
            <w:tcW w:w="1005" w:type="dxa"/>
          </w:tcPr>
          <w:p w14:paraId="00DC21E0" w14:textId="77777777" w:rsidR="00350CFB" w:rsidRDefault="00283FFF">
            <w:pPr>
              <w:pStyle w:val="TableParagraph"/>
              <w:ind w:left="26" w:right="25"/>
            </w:pPr>
            <w:r>
              <w:rPr>
                <w:spacing w:val="-2"/>
              </w:rPr>
              <w:t>0.354</w:t>
            </w:r>
          </w:p>
        </w:tc>
      </w:tr>
      <w:tr w:rsidR="00350CFB" w14:paraId="00DC21E8" w14:textId="77777777">
        <w:trPr>
          <w:trHeight w:val="601"/>
        </w:trPr>
        <w:tc>
          <w:tcPr>
            <w:tcW w:w="2187" w:type="dxa"/>
          </w:tcPr>
          <w:p w14:paraId="00DC21E2" w14:textId="77777777" w:rsidR="00350CFB" w:rsidRDefault="00283FFF">
            <w:pPr>
              <w:pStyle w:val="TableParagraph"/>
              <w:spacing w:before="63"/>
              <w:ind w:left="69"/>
              <w:jc w:val="left"/>
              <w:rPr>
                <w:i/>
              </w:rPr>
            </w:pPr>
            <w:r>
              <w:rPr>
                <w:i/>
                <w:spacing w:val="-5"/>
              </w:rPr>
              <w:t>AWP</w:t>
            </w:r>
          </w:p>
          <w:p w14:paraId="00DC21E3" w14:textId="77777777" w:rsidR="00350CFB" w:rsidRDefault="00283FFF">
            <w:pPr>
              <w:pStyle w:val="TableParagraph"/>
              <w:spacing w:before="18" w:line="247" w:lineRule="exact"/>
              <w:ind w:left="69"/>
              <w:jc w:val="left"/>
            </w:pPr>
            <w:r>
              <w:t>In-approve</w:t>
            </w:r>
            <w:r>
              <w:rPr>
                <w:spacing w:val="-11"/>
              </w:rPr>
              <w:t xml:space="preserve"> </w:t>
            </w:r>
            <w:r>
              <w:rPr>
                <w:spacing w:val="-2"/>
              </w:rPr>
              <w:t>degree</w:t>
            </w:r>
          </w:p>
        </w:tc>
        <w:tc>
          <w:tcPr>
            <w:tcW w:w="1179" w:type="dxa"/>
          </w:tcPr>
          <w:p w14:paraId="00DC21E4" w14:textId="77777777" w:rsidR="00350CFB" w:rsidRDefault="00350CFB">
            <w:pPr>
              <w:pStyle w:val="TableParagraph"/>
              <w:spacing w:before="81"/>
              <w:jc w:val="left"/>
            </w:pPr>
          </w:p>
          <w:p w14:paraId="00DC21E5" w14:textId="77777777" w:rsidR="00350CFB" w:rsidRDefault="00283FFF">
            <w:pPr>
              <w:pStyle w:val="TableParagraph"/>
              <w:spacing w:before="0" w:line="247" w:lineRule="exact"/>
              <w:ind w:left="1" w:right="1"/>
            </w:pPr>
            <w:r>
              <w:rPr>
                <w:spacing w:val="-2"/>
              </w:rPr>
              <w:t>-0.037</w:t>
            </w:r>
          </w:p>
        </w:tc>
        <w:tc>
          <w:tcPr>
            <w:tcW w:w="1005" w:type="dxa"/>
          </w:tcPr>
          <w:p w14:paraId="00DC21E6" w14:textId="77777777" w:rsidR="00350CFB" w:rsidRDefault="00350CFB">
            <w:pPr>
              <w:pStyle w:val="TableParagraph"/>
              <w:spacing w:before="81"/>
              <w:jc w:val="left"/>
            </w:pPr>
          </w:p>
          <w:p w14:paraId="00DC21E7" w14:textId="77777777" w:rsidR="00350CFB" w:rsidRDefault="00283FFF">
            <w:pPr>
              <w:pStyle w:val="TableParagraph"/>
              <w:spacing w:before="0" w:line="247" w:lineRule="exact"/>
              <w:ind w:left="25" w:right="25"/>
            </w:pPr>
            <w:r>
              <w:rPr>
                <w:spacing w:val="-2"/>
              </w:rPr>
              <w:t>-0.030</w:t>
            </w:r>
          </w:p>
        </w:tc>
      </w:tr>
      <w:tr w:rsidR="00350CFB" w14:paraId="00DC21EC" w14:textId="77777777">
        <w:trPr>
          <w:trHeight w:val="330"/>
        </w:trPr>
        <w:tc>
          <w:tcPr>
            <w:tcW w:w="2187" w:type="dxa"/>
          </w:tcPr>
          <w:p w14:paraId="00DC21E9" w14:textId="77777777" w:rsidR="00350CFB" w:rsidRDefault="00283FFF">
            <w:pPr>
              <w:pStyle w:val="TableParagraph"/>
              <w:ind w:left="69"/>
              <w:jc w:val="left"/>
            </w:pPr>
            <w:r>
              <w:t>In-approve</w:t>
            </w:r>
            <w:r>
              <w:rPr>
                <w:spacing w:val="-9"/>
              </w:rPr>
              <w:t xml:space="preserve"> </w:t>
            </w:r>
            <w:r>
              <w:t>value</w:t>
            </w:r>
            <w:r>
              <w:rPr>
                <w:spacing w:val="-8"/>
              </w:rPr>
              <w:t xml:space="preserve"> </w:t>
            </w:r>
            <w:r>
              <w:rPr>
                <w:spacing w:val="-2"/>
              </w:rPr>
              <w:t>(sum)</w:t>
            </w:r>
          </w:p>
        </w:tc>
        <w:tc>
          <w:tcPr>
            <w:tcW w:w="1179" w:type="dxa"/>
          </w:tcPr>
          <w:p w14:paraId="00DC21EA" w14:textId="77777777" w:rsidR="00350CFB" w:rsidRDefault="00283FFF">
            <w:pPr>
              <w:pStyle w:val="TableParagraph"/>
              <w:ind w:left="1"/>
            </w:pPr>
            <w:r>
              <w:rPr>
                <w:spacing w:val="-2"/>
              </w:rPr>
              <w:t>-0.037</w:t>
            </w:r>
          </w:p>
        </w:tc>
        <w:tc>
          <w:tcPr>
            <w:tcW w:w="1005" w:type="dxa"/>
          </w:tcPr>
          <w:p w14:paraId="00DC21EB" w14:textId="77777777" w:rsidR="00350CFB" w:rsidRDefault="00283FFF">
            <w:pPr>
              <w:pStyle w:val="TableParagraph"/>
              <w:ind w:left="26" w:right="25"/>
            </w:pPr>
            <w:r>
              <w:rPr>
                <w:spacing w:val="-2"/>
              </w:rPr>
              <w:t>-0.030</w:t>
            </w:r>
          </w:p>
        </w:tc>
      </w:tr>
      <w:tr w:rsidR="00350CFB" w14:paraId="00DC21F3" w14:textId="77777777">
        <w:trPr>
          <w:trHeight w:val="601"/>
        </w:trPr>
        <w:tc>
          <w:tcPr>
            <w:tcW w:w="2187" w:type="dxa"/>
          </w:tcPr>
          <w:p w14:paraId="00DC21ED" w14:textId="77777777" w:rsidR="00350CFB" w:rsidRDefault="00283FFF">
            <w:pPr>
              <w:pStyle w:val="TableParagraph"/>
              <w:spacing w:before="63"/>
              <w:ind w:left="69"/>
              <w:jc w:val="left"/>
              <w:rPr>
                <w:i/>
              </w:rPr>
            </w:pPr>
            <w:r>
              <w:rPr>
                <w:i/>
                <w:spacing w:val="-2"/>
              </w:rPr>
              <w:t>GF-</w:t>
            </w:r>
            <w:r>
              <w:rPr>
                <w:i/>
                <w:spacing w:val="-5"/>
              </w:rPr>
              <w:t>PR</w:t>
            </w:r>
          </w:p>
          <w:p w14:paraId="00DC21EE" w14:textId="77777777" w:rsidR="00350CFB" w:rsidRDefault="00283FFF">
            <w:pPr>
              <w:pStyle w:val="TableParagraph"/>
              <w:spacing w:before="18" w:line="247" w:lineRule="exact"/>
              <w:ind w:left="69"/>
              <w:jc w:val="left"/>
            </w:pPr>
            <w:r>
              <w:t>In-approve</w:t>
            </w:r>
            <w:r>
              <w:rPr>
                <w:spacing w:val="-11"/>
              </w:rPr>
              <w:t xml:space="preserve"> </w:t>
            </w:r>
            <w:r>
              <w:rPr>
                <w:spacing w:val="-2"/>
              </w:rPr>
              <w:t>degree</w:t>
            </w:r>
          </w:p>
        </w:tc>
        <w:tc>
          <w:tcPr>
            <w:tcW w:w="1179" w:type="dxa"/>
          </w:tcPr>
          <w:p w14:paraId="00DC21EF" w14:textId="77777777" w:rsidR="00350CFB" w:rsidRDefault="00350CFB">
            <w:pPr>
              <w:pStyle w:val="TableParagraph"/>
              <w:spacing w:before="81"/>
              <w:jc w:val="left"/>
            </w:pPr>
          </w:p>
          <w:p w14:paraId="00DC21F0" w14:textId="77777777" w:rsidR="00350CFB" w:rsidRDefault="00283FFF">
            <w:pPr>
              <w:pStyle w:val="TableParagraph"/>
              <w:spacing w:before="0" w:line="247" w:lineRule="exact"/>
              <w:ind w:left="1" w:right="1"/>
            </w:pPr>
            <w:r>
              <w:rPr>
                <w:spacing w:val="-2"/>
              </w:rPr>
              <w:t>-0.051</w:t>
            </w:r>
          </w:p>
        </w:tc>
        <w:tc>
          <w:tcPr>
            <w:tcW w:w="1005" w:type="dxa"/>
          </w:tcPr>
          <w:p w14:paraId="00DC21F1" w14:textId="77777777" w:rsidR="00350CFB" w:rsidRDefault="00350CFB">
            <w:pPr>
              <w:pStyle w:val="TableParagraph"/>
              <w:spacing w:before="81"/>
              <w:jc w:val="left"/>
            </w:pPr>
          </w:p>
          <w:p w14:paraId="00DC21F2" w14:textId="77777777" w:rsidR="00350CFB" w:rsidRDefault="00283FFF">
            <w:pPr>
              <w:pStyle w:val="TableParagraph"/>
              <w:spacing w:before="0" w:line="247" w:lineRule="exact"/>
              <w:ind w:left="25" w:right="25"/>
            </w:pPr>
            <w:r>
              <w:rPr>
                <w:spacing w:val="-2"/>
              </w:rPr>
              <w:t>-0.042</w:t>
            </w:r>
          </w:p>
        </w:tc>
      </w:tr>
      <w:tr w:rsidR="00350CFB" w14:paraId="00DC21F7" w14:textId="77777777">
        <w:trPr>
          <w:trHeight w:val="332"/>
        </w:trPr>
        <w:tc>
          <w:tcPr>
            <w:tcW w:w="2187" w:type="dxa"/>
            <w:tcBorders>
              <w:bottom w:val="single" w:sz="8" w:space="0" w:color="000000"/>
            </w:tcBorders>
          </w:tcPr>
          <w:p w14:paraId="00DC21F4" w14:textId="77777777" w:rsidR="00350CFB" w:rsidRDefault="00283FFF">
            <w:pPr>
              <w:pStyle w:val="TableParagraph"/>
              <w:ind w:left="69"/>
              <w:jc w:val="left"/>
            </w:pPr>
            <w:r>
              <w:t>In-approve</w:t>
            </w:r>
            <w:r>
              <w:rPr>
                <w:spacing w:val="-9"/>
              </w:rPr>
              <w:t xml:space="preserve"> </w:t>
            </w:r>
            <w:r>
              <w:t>value</w:t>
            </w:r>
            <w:r>
              <w:rPr>
                <w:spacing w:val="-8"/>
              </w:rPr>
              <w:t xml:space="preserve"> </w:t>
            </w:r>
            <w:r>
              <w:rPr>
                <w:spacing w:val="-2"/>
              </w:rPr>
              <w:t>(sum)</w:t>
            </w:r>
          </w:p>
        </w:tc>
        <w:tc>
          <w:tcPr>
            <w:tcW w:w="1179" w:type="dxa"/>
            <w:tcBorders>
              <w:bottom w:val="single" w:sz="8" w:space="0" w:color="000000"/>
            </w:tcBorders>
          </w:tcPr>
          <w:p w14:paraId="00DC21F5" w14:textId="77777777" w:rsidR="00350CFB" w:rsidRDefault="00283FFF">
            <w:pPr>
              <w:pStyle w:val="TableParagraph"/>
              <w:ind w:left="1"/>
            </w:pPr>
            <w:r>
              <w:rPr>
                <w:spacing w:val="-2"/>
              </w:rPr>
              <w:t>-0.050</w:t>
            </w:r>
          </w:p>
        </w:tc>
        <w:tc>
          <w:tcPr>
            <w:tcW w:w="1005" w:type="dxa"/>
            <w:tcBorders>
              <w:bottom w:val="single" w:sz="8" w:space="0" w:color="000000"/>
            </w:tcBorders>
          </w:tcPr>
          <w:p w14:paraId="00DC21F6" w14:textId="77777777" w:rsidR="00350CFB" w:rsidRDefault="00283FFF">
            <w:pPr>
              <w:pStyle w:val="TableParagraph"/>
              <w:ind w:left="26" w:right="25"/>
            </w:pPr>
            <w:r>
              <w:rPr>
                <w:spacing w:val="-2"/>
              </w:rPr>
              <w:t>-0.041</w:t>
            </w:r>
          </w:p>
        </w:tc>
      </w:tr>
    </w:tbl>
    <w:p w14:paraId="00DC21F8" w14:textId="77777777" w:rsidR="00350CFB" w:rsidRDefault="00350CFB">
      <w:pPr>
        <w:pStyle w:val="BodyText"/>
        <w:spacing w:before="166"/>
      </w:pPr>
    </w:p>
    <w:p w14:paraId="00DC21F9" w14:textId="77777777" w:rsidR="00350CFB" w:rsidRDefault="00283FFF">
      <w:pPr>
        <w:pStyle w:val="BodyText"/>
        <w:spacing w:line="396" w:lineRule="auto"/>
        <w:ind w:left="282" w:right="563"/>
        <w:jc w:val="both"/>
      </w:pPr>
      <w:r>
        <w:rPr>
          <w:spacing w:val="-2"/>
        </w:rPr>
        <w:t>EndorseRank</w:t>
      </w:r>
      <w:r>
        <w:rPr>
          <w:spacing w:val="-5"/>
        </w:rPr>
        <w:t xml:space="preserve"> </w:t>
      </w:r>
      <w:r>
        <w:rPr>
          <w:spacing w:val="-2"/>
        </w:rPr>
        <w:t>shows</w:t>
      </w:r>
      <w:r>
        <w:rPr>
          <w:spacing w:val="-5"/>
        </w:rPr>
        <w:t xml:space="preserve"> </w:t>
      </w:r>
      <w:r>
        <w:rPr>
          <w:spacing w:val="-2"/>
        </w:rPr>
        <w:t>credible</w:t>
      </w:r>
      <w:r>
        <w:rPr>
          <w:spacing w:val="-5"/>
        </w:rPr>
        <w:t xml:space="preserve"> </w:t>
      </w:r>
      <w:r>
        <w:rPr>
          <w:spacing w:val="-2"/>
        </w:rPr>
        <w:t>primary-construct</w:t>
      </w:r>
      <w:r>
        <w:rPr>
          <w:spacing w:val="-5"/>
        </w:rPr>
        <w:t xml:space="preserve"> </w:t>
      </w:r>
      <w:r>
        <w:rPr>
          <w:spacing w:val="-2"/>
        </w:rPr>
        <w:t>alignment</w:t>
      </w:r>
      <w:r>
        <w:rPr>
          <w:spacing w:val="-5"/>
        </w:rPr>
        <w:t xml:space="preserve"> </w:t>
      </w:r>
      <w:r>
        <w:rPr>
          <w:spacing w:val="-2"/>
        </w:rPr>
        <w:t>with</w:t>
      </w:r>
      <w:r>
        <w:rPr>
          <w:spacing w:val="-5"/>
        </w:rPr>
        <w:t xml:space="preserve"> </w:t>
      </w:r>
      <w:r>
        <w:rPr>
          <w:spacing w:val="-2"/>
        </w:rPr>
        <w:t>both</w:t>
      </w:r>
      <w:r>
        <w:rPr>
          <w:spacing w:val="-5"/>
        </w:rPr>
        <w:t xml:space="preserve"> </w:t>
      </w:r>
      <w:r>
        <w:rPr>
          <w:spacing w:val="-2"/>
        </w:rPr>
        <w:t>allowance</w:t>
      </w:r>
      <w:r>
        <w:rPr>
          <w:spacing w:val="-5"/>
        </w:rPr>
        <w:t xml:space="preserve"> </w:t>
      </w:r>
      <w:r>
        <w:rPr>
          <w:spacing w:val="-2"/>
        </w:rPr>
        <w:t>proxies</w:t>
      </w:r>
      <w:r>
        <w:rPr>
          <w:spacing w:val="-5"/>
        </w:rPr>
        <w:t xml:space="preserve"> </w:t>
      </w:r>
      <w:r>
        <w:rPr>
          <w:spacing w:val="-2"/>
        </w:rPr>
        <w:t xml:space="preserve">(in-approve </w:t>
      </w:r>
      <w:r>
        <w:t>degree</w:t>
      </w:r>
      <w:r>
        <w:rPr>
          <w:spacing w:val="-9"/>
        </w:rPr>
        <w:t xml:space="preserve"> </w:t>
      </w:r>
      <w:r>
        <w:rPr>
          <w:i/>
        </w:rPr>
        <w:t>τ</w:t>
      </w:r>
      <w:r>
        <w:rPr>
          <w:i/>
          <w:spacing w:val="35"/>
        </w:rPr>
        <w:t xml:space="preserve"> </w:t>
      </w:r>
      <w:r>
        <w:t>= 0</w:t>
      </w:r>
      <w:r>
        <w:rPr>
          <w:i/>
        </w:rPr>
        <w:t>.</w:t>
      </w:r>
      <w:r>
        <w:t>356;</w:t>
      </w:r>
      <w:r>
        <w:rPr>
          <w:spacing w:val="-6"/>
        </w:rPr>
        <w:t xml:space="preserve"> </w:t>
      </w:r>
      <w:r>
        <w:t>in-approve</w:t>
      </w:r>
      <w:r>
        <w:rPr>
          <w:spacing w:val="-8"/>
        </w:rPr>
        <w:t xml:space="preserve"> </w:t>
      </w:r>
      <w:r>
        <w:t>value</w:t>
      </w:r>
      <w:r>
        <w:rPr>
          <w:spacing w:val="-9"/>
        </w:rPr>
        <w:t xml:space="preserve"> </w:t>
      </w:r>
      <w:r>
        <w:rPr>
          <w:i/>
        </w:rPr>
        <w:t>τ</w:t>
      </w:r>
      <w:r>
        <w:rPr>
          <w:i/>
          <w:spacing w:val="35"/>
        </w:rPr>
        <w:t xml:space="preserve"> </w:t>
      </w:r>
      <w:r>
        <w:t>= 0</w:t>
      </w:r>
      <w:r>
        <w:rPr>
          <w:i/>
        </w:rPr>
        <w:t>.</w:t>
      </w:r>
      <w:r>
        <w:t>354;</w:t>
      </w:r>
      <w:r>
        <w:rPr>
          <w:spacing w:val="-6"/>
        </w:rPr>
        <w:t xml:space="preserve"> </w:t>
      </w:r>
      <w:r>
        <w:t>family</w:t>
      </w:r>
      <w:r>
        <w:rPr>
          <w:spacing w:val="-8"/>
        </w:rPr>
        <w:t xml:space="preserve"> </w:t>
      </w:r>
      <w:r>
        <w:t>mean</w:t>
      </w:r>
      <w:r>
        <w:rPr>
          <w:spacing w:val="-8"/>
        </w:rPr>
        <w:t xml:space="preserve"> </w:t>
      </w:r>
      <w:r>
        <w:t>0</w:t>
      </w:r>
      <w:r>
        <w:rPr>
          <w:i/>
        </w:rPr>
        <w:t>.</w:t>
      </w:r>
      <w:r>
        <w:t>355).</w:t>
      </w:r>
      <w:r>
        <w:rPr>
          <w:spacing w:val="18"/>
        </w:rPr>
        <w:t xml:space="preserve"> </w:t>
      </w:r>
      <w:r>
        <w:t>As</w:t>
      </w:r>
      <w:r>
        <w:rPr>
          <w:spacing w:val="-8"/>
        </w:rPr>
        <w:t xml:space="preserve"> </w:t>
      </w:r>
      <w:r>
        <w:t>with</w:t>
      </w:r>
      <w:r>
        <w:rPr>
          <w:spacing w:val="-9"/>
        </w:rPr>
        <w:t xml:space="preserve"> </w:t>
      </w:r>
      <w:r>
        <w:t>AWP</w:t>
      </w:r>
      <w:r>
        <w:rPr>
          <w:spacing w:val="-9"/>
        </w:rPr>
        <w:t xml:space="preserve"> </w:t>
      </w:r>
      <w:r>
        <w:t>on</w:t>
      </w:r>
      <w:r>
        <w:rPr>
          <w:spacing w:val="-8"/>
        </w:rPr>
        <w:t xml:space="preserve"> </w:t>
      </w:r>
      <w:r>
        <w:t>transfer,</w:t>
      </w:r>
      <w:r>
        <w:rPr>
          <w:spacing w:val="-7"/>
        </w:rPr>
        <w:t xml:space="preserve"> </w:t>
      </w:r>
      <w:r>
        <w:t>this is a primary-construct check:</w:t>
      </w:r>
      <w:r>
        <w:rPr>
          <w:spacing w:val="40"/>
        </w:rPr>
        <w:t xml:space="preserve"> </w:t>
      </w:r>
      <w:r>
        <w:t xml:space="preserve">PageRank on </w:t>
      </w:r>
      <w:r>
        <w:rPr>
          <w:i/>
        </w:rPr>
        <w:t>G</w:t>
      </w:r>
      <w:r>
        <w:rPr>
          <w:vertAlign w:val="subscript"/>
        </w:rPr>
        <w:t>approve</w:t>
      </w:r>
      <w:r>
        <w:t xml:space="preserve"> should correlate with spender-side approval centrality.</w:t>
      </w:r>
      <w:r>
        <w:rPr>
          <w:spacing w:val="37"/>
        </w:rPr>
        <w:t xml:space="preserve"> </w:t>
      </w:r>
      <w:r>
        <w:t>The near-equality of degree and value correlations suggests that, on this cohort, being approved</w:t>
      </w:r>
      <w:r>
        <w:rPr>
          <w:spacing w:val="6"/>
        </w:rPr>
        <w:t xml:space="preserve"> </w:t>
      </w:r>
      <w:r>
        <w:t>by</w:t>
      </w:r>
      <w:r>
        <w:rPr>
          <w:spacing w:val="6"/>
        </w:rPr>
        <w:t xml:space="preserve"> </w:t>
      </w:r>
      <w:r>
        <w:t>many</w:t>
      </w:r>
      <w:r>
        <w:rPr>
          <w:spacing w:val="6"/>
        </w:rPr>
        <w:t xml:space="preserve"> </w:t>
      </w:r>
      <w:r>
        <w:t>owners</w:t>
      </w:r>
      <w:r>
        <w:rPr>
          <w:spacing w:val="7"/>
        </w:rPr>
        <w:t xml:space="preserve"> </w:t>
      </w:r>
      <w:r>
        <w:t>and</w:t>
      </w:r>
      <w:r>
        <w:rPr>
          <w:spacing w:val="6"/>
        </w:rPr>
        <w:t xml:space="preserve"> </w:t>
      </w:r>
      <w:r>
        <w:t>being</w:t>
      </w:r>
      <w:r>
        <w:rPr>
          <w:spacing w:val="6"/>
        </w:rPr>
        <w:t xml:space="preserve"> </w:t>
      </w:r>
      <w:r>
        <w:t>approved</w:t>
      </w:r>
      <w:r>
        <w:rPr>
          <w:spacing w:val="7"/>
        </w:rPr>
        <w:t xml:space="preserve"> </w:t>
      </w:r>
      <w:r>
        <w:t>for</w:t>
      </w:r>
      <w:r>
        <w:rPr>
          <w:spacing w:val="6"/>
        </w:rPr>
        <w:t xml:space="preserve"> </w:t>
      </w:r>
      <w:r>
        <w:t>large</w:t>
      </w:r>
      <w:r>
        <w:rPr>
          <w:spacing w:val="6"/>
        </w:rPr>
        <w:t xml:space="preserve"> </w:t>
      </w:r>
      <w:r>
        <w:t>aggregate</w:t>
      </w:r>
      <w:r>
        <w:rPr>
          <w:spacing w:val="7"/>
        </w:rPr>
        <w:t xml:space="preserve"> </w:t>
      </w:r>
      <w:r>
        <w:t>value</w:t>
      </w:r>
      <w:r>
        <w:rPr>
          <w:spacing w:val="6"/>
        </w:rPr>
        <w:t xml:space="preserve"> </w:t>
      </w:r>
      <w:r>
        <w:t>convey</w:t>
      </w:r>
      <w:r>
        <w:rPr>
          <w:spacing w:val="6"/>
        </w:rPr>
        <w:t xml:space="preserve"> </w:t>
      </w:r>
      <w:r>
        <w:t>similar</w:t>
      </w:r>
      <w:r>
        <w:rPr>
          <w:spacing w:val="6"/>
        </w:rPr>
        <w:t xml:space="preserve"> </w:t>
      </w:r>
      <w:r>
        <w:rPr>
          <w:spacing w:val="-2"/>
        </w:rPr>
        <w:t>ranking</w:t>
      </w:r>
    </w:p>
    <w:p w14:paraId="00DC21FA" w14:textId="77777777" w:rsidR="00350CFB" w:rsidRDefault="00350CFB">
      <w:pPr>
        <w:pStyle w:val="BodyText"/>
        <w:spacing w:line="396" w:lineRule="auto"/>
        <w:jc w:val="both"/>
        <w:sectPr w:rsidR="00350CFB">
          <w:pgSz w:w="11910" w:h="16840"/>
          <w:pgMar w:top="1840" w:right="708" w:bottom="2300" w:left="992" w:header="0" w:footer="2115" w:gutter="0"/>
          <w:cols w:space="720"/>
        </w:sectPr>
      </w:pPr>
    </w:p>
    <w:p w14:paraId="00DC21FB" w14:textId="77777777" w:rsidR="00350CFB" w:rsidRDefault="00283FFF">
      <w:pPr>
        <w:pStyle w:val="BodyText"/>
        <w:spacing w:before="72"/>
        <w:ind w:left="282"/>
        <w:jc w:val="both"/>
      </w:pPr>
      <w:r>
        <w:lastRenderedPageBreak/>
        <w:t>information</w:t>
      </w:r>
      <w:r>
        <w:rPr>
          <w:spacing w:val="-12"/>
        </w:rPr>
        <w:t xml:space="preserve"> </w:t>
      </w:r>
      <w:r>
        <w:t>under</w:t>
      </w:r>
      <w:r>
        <w:rPr>
          <w:spacing w:val="-12"/>
        </w:rPr>
        <w:t xml:space="preserve"> </w:t>
      </w:r>
      <w:r>
        <w:t>latest-allowance</w:t>
      </w:r>
      <w:r>
        <w:rPr>
          <w:spacing w:val="-12"/>
        </w:rPr>
        <w:t xml:space="preserve"> </w:t>
      </w:r>
      <w:r>
        <w:rPr>
          <w:spacing w:val="-2"/>
        </w:rPr>
        <w:t>semantics.</w:t>
      </w:r>
    </w:p>
    <w:p w14:paraId="00DC21FC" w14:textId="77777777" w:rsidR="00350CFB" w:rsidRDefault="00283FFF">
      <w:pPr>
        <w:pStyle w:val="BodyText"/>
        <w:spacing w:before="54" w:line="456" w:lineRule="exact"/>
        <w:ind w:left="274" w:right="521" w:hanging="2"/>
        <w:jc w:val="both"/>
      </w:pPr>
      <w:r>
        <w:rPr>
          <w:w w:val="105"/>
        </w:rPr>
        <w:t>AWP</w:t>
      </w:r>
      <w:r>
        <w:rPr>
          <w:spacing w:val="-10"/>
          <w:w w:val="105"/>
        </w:rPr>
        <w:t xml:space="preserve"> </w:t>
      </w:r>
      <w:r>
        <w:rPr>
          <w:w w:val="105"/>
        </w:rPr>
        <w:t>alignment</w:t>
      </w:r>
      <w:r>
        <w:rPr>
          <w:spacing w:val="-10"/>
          <w:w w:val="105"/>
        </w:rPr>
        <w:t xml:space="preserve"> </w:t>
      </w:r>
      <w:r>
        <w:rPr>
          <w:w w:val="105"/>
        </w:rPr>
        <w:t>on</w:t>
      </w:r>
      <w:r>
        <w:rPr>
          <w:spacing w:val="-10"/>
          <w:w w:val="105"/>
        </w:rPr>
        <w:t xml:space="preserve"> </w:t>
      </w:r>
      <w:r>
        <w:rPr>
          <w:w w:val="105"/>
        </w:rPr>
        <w:t>allowance</w:t>
      </w:r>
      <w:r>
        <w:rPr>
          <w:spacing w:val="-10"/>
          <w:w w:val="105"/>
        </w:rPr>
        <w:t xml:space="preserve"> </w:t>
      </w:r>
      <w:r>
        <w:rPr>
          <w:w w:val="105"/>
        </w:rPr>
        <w:t>is</w:t>
      </w:r>
      <w:r>
        <w:rPr>
          <w:spacing w:val="-10"/>
          <w:w w:val="105"/>
        </w:rPr>
        <w:t xml:space="preserve"> </w:t>
      </w:r>
      <w:r>
        <w:rPr>
          <w:w w:val="105"/>
        </w:rPr>
        <w:t>near</w:t>
      </w:r>
      <w:r>
        <w:rPr>
          <w:spacing w:val="-10"/>
          <w:w w:val="105"/>
        </w:rPr>
        <w:t xml:space="preserve"> </w:t>
      </w:r>
      <w:r>
        <w:rPr>
          <w:w w:val="105"/>
        </w:rPr>
        <w:t>zero</w:t>
      </w:r>
      <w:r>
        <w:rPr>
          <w:spacing w:val="-10"/>
          <w:w w:val="105"/>
        </w:rPr>
        <w:t xml:space="preserve"> </w:t>
      </w:r>
      <w:r>
        <w:rPr>
          <w:w w:val="105"/>
        </w:rPr>
        <w:t>and</w:t>
      </w:r>
      <w:r>
        <w:rPr>
          <w:spacing w:val="-10"/>
          <w:w w:val="105"/>
        </w:rPr>
        <w:t xml:space="preserve"> </w:t>
      </w:r>
      <w:r>
        <w:rPr>
          <w:w w:val="105"/>
        </w:rPr>
        <w:t>slightly</w:t>
      </w:r>
      <w:r>
        <w:rPr>
          <w:spacing w:val="-10"/>
          <w:w w:val="105"/>
        </w:rPr>
        <w:t xml:space="preserve"> </w:t>
      </w:r>
      <w:r>
        <w:rPr>
          <w:w w:val="105"/>
        </w:rPr>
        <w:t>negative</w:t>
      </w:r>
      <w:r>
        <w:rPr>
          <w:spacing w:val="-10"/>
          <w:w w:val="105"/>
        </w:rPr>
        <w:t xml:space="preserve"> </w:t>
      </w:r>
      <w:r>
        <w:rPr>
          <w:w w:val="105"/>
        </w:rPr>
        <w:t>(</w:t>
      </w:r>
      <w:r>
        <w:rPr>
          <w:i/>
          <w:w w:val="105"/>
        </w:rPr>
        <w:t>τ</w:t>
      </w:r>
      <w:r>
        <w:rPr>
          <w:i/>
          <w:spacing w:val="29"/>
          <w:w w:val="105"/>
        </w:rPr>
        <w:t xml:space="preserve"> </w:t>
      </w:r>
      <w:r>
        <w:rPr>
          <w:w w:val="105"/>
        </w:rPr>
        <w:t xml:space="preserve">= </w:t>
      </w:r>
      <w:r>
        <w:rPr>
          <w:rFonts w:ascii="Arial Unicode MS" w:hAnsi="Arial Unicode MS"/>
          <w:w w:val="105"/>
        </w:rPr>
        <w:t>−</w:t>
      </w:r>
      <w:r>
        <w:rPr>
          <w:w w:val="105"/>
        </w:rPr>
        <w:t>0</w:t>
      </w:r>
      <w:r>
        <w:rPr>
          <w:i/>
          <w:w w:val="105"/>
        </w:rPr>
        <w:t>.</w:t>
      </w:r>
      <w:r>
        <w:rPr>
          <w:w w:val="105"/>
        </w:rPr>
        <w:t>030</w:t>
      </w:r>
      <w:r>
        <w:rPr>
          <w:spacing w:val="-10"/>
          <w:w w:val="105"/>
        </w:rPr>
        <w:t xml:space="preserve"> </w:t>
      </w:r>
      <w:r>
        <w:rPr>
          <w:w w:val="105"/>
        </w:rPr>
        <w:t>for</w:t>
      </w:r>
      <w:r>
        <w:rPr>
          <w:spacing w:val="-10"/>
          <w:w w:val="105"/>
        </w:rPr>
        <w:t xml:space="preserve"> </w:t>
      </w:r>
      <w:r>
        <w:rPr>
          <w:w w:val="105"/>
        </w:rPr>
        <w:t>both</w:t>
      </w:r>
      <w:r>
        <w:rPr>
          <w:spacing w:val="-10"/>
          <w:w w:val="105"/>
        </w:rPr>
        <w:t xml:space="preserve"> </w:t>
      </w:r>
      <w:r>
        <w:rPr>
          <w:w w:val="105"/>
        </w:rPr>
        <w:t xml:space="preserve">proxies). </w:t>
      </w:r>
      <w:r>
        <w:t>Transfer</w:t>
      </w:r>
      <w:r>
        <w:rPr>
          <w:spacing w:val="-3"/>
        </w:rPr>
        <w:t xml:space="preserve"> </w:t>
      </w:r>
      <w:r>
        <w:t>centrality</w:t>
      </w:r>
      <w:r>
        <w:rPr>
          <w:spacing w:val="-3"/>
        </w:rPr>
        <w:t xml:space="preserve"> </w:t>
      </w:r>
      <w:r>
        <w:t>does</w:t>
      </w:r>
      <w:r>
        <w:rPr>
          <w:spacing w:val="-2"/>
        </w:rPr>
        <w:t xml:space="preserve"> </w:t>
      </w:r>
      <w:r>
        <w:t>not</w:t>
      </w:r>
      <w:r>
        <w:rPr>
          <w:spacing w:val="-2"/>
        </w:rPr>
        <w:t xml:space="preserve"> </w:t>
      </w:r>
      <w:r>
        <w:t>identify</w:t>
      </w:r>
      <w:r>
        <w:rPr>
          <w:spacing w:val="-2"/>
        </w:rPr>
        <w:t xml:space="preserve"> </w:t>
      </w:r>
      <w:r>
        <w:t>wallets</w:t>
      </w:r>
      <w:r>
        <w:rPr>
          <w:spacing w:val="-3"/>
        </w:rPr>
        <w:t xml:space="preserve"> </w:t>
      </w:r>
      <w:r>
        <w:t>that</w:t>
      </w:r>
      <w:r>
        <w:rPr>
          <w:spacing w:val="-2"/>
        </w:rPr>
        <w:t xml:space="preserve"> </w:t>
      </w:r>
      <w:r>
        <w:t>receive</w:t>
      </w:r>
      <w:r>
        <w:rPr>
          <w:spacing w:val="-2"/>
        </w:rPr>
        <w:t xml:space="preserve"> </w:t>
      </w:r>
      <w:r>
        <w:t>spending</w:t>
      </w:r>
      <w:r>
        <w:rPr>
          <w:spacing w:val="-2"/>
        </w:rPr>
        <w:t xml:space="preserve"> </w:t>
      </w:r>
      <w:r>
        <w:t>authorization. This</w:t>
      </w:r>
      <w:r>
        <w:rPr>
          <w:spacing w:val="-3"/>
        </w:rPr>
        <w:t xml:space="preserve"> </w:t>
      </w:r>
      <w:r>
        <w:t>dissociation is</w:t>
      </w:r>
      <w:r>
        <w:rPr>
          <w:spacing w:val="-3"/>
        </w:rPr>
        <w:t xml:space="preserve"> </w:t>
      </w:r>
      <w:r>
        <w:t>central</w:t>
      </w:r>
      <w:r>
        <w:rPr>
          <w:spacing w:val="-3"/>
        </w:rPr>
        <w:t xml:space="preserve"> </w:t>
      </w:r>
      <w:r>
        <w:t>to</w:t>
      </w:r>
      <w:r>
        <w:rPr>
          <w:spacing w:val="-3"/>
        </w:rPr>
        <w:t xml:space="preserve"> </w:t>
      </w:r>
      <w:r>
        <w:t>the</w:t>
      </w:r>
      <w:r>
        <w:rPr>
          <w:spacing w:val="-3"/>
        </w:rPr>
        <w:t xml:space="preserve"> </w:t>
      </w:r>
      <w:r>
        <w:t>dissertation’s</w:t>
      </w:r>
      <w:r>
        <w:rPr>
          <w:spacing w:val="-4"/>
        </w:rPr>
        <w:t xml:space="preserve"> </w:t>
      </w:r>
      <w:r>
        <w:t>contribution: if</w:t>
      </w:r>
      <w:r>
        <w:rPr>
          <w:spacing w:val="-3"/>
        </w:rPr>
        <w:t xml:space="preserve"> </w:t>
      </w:r>
      <w:r>
        <w:t>transfer-based</w:t>
      </w:r>
      <w:r>
        <w:rPr>
          <w:spacing w:val="-3"/>
        </w:rPr>
        <w:t xml:space="preserve"> </w:t>
      </w:r>
      <w:r>
        <w:t>reputation</w:t>
      </w:r>
      <w:r>
        <w:rPr>
          <w:spacing w:val="-3"/>
        </w:rPr>
        <w:t xml:space="preserve"> </w:t>
      </w:r>
      <w:r>
        <w:t>were</w:t>
      </w:r>
      <w:r>
        <w:rPr>
          <w:spacing w:val="-3"/>
        </w:rPr>
        <w:t xml:space="preserve"> </w:t>
      </w:r>
      <w:r>
        <w:t>a</w:t>
      </w:r>
      <w:r>
        <w:rPr>
          <w:spacing w:val="-3"/>
        </w:rPr>
        <w:t xml:space="preserve"> </w:t>
      </w:r>
      <w:r>
        <w:t>sufficient</w:t>
      </w:r>
      <w:r>
        <w:rPr>
          <w:spacing w:val="-3"/>
        </w:rPr>
        <w:t xml:space="preserve"> </w:t>
      </w:r>
      <w:r>
        <w:t>proxy</w:t>
      </w:r>
      <w:r>
        <w:rPr>
          <w:spacing w:val="-3"/>
        </w:rPr>
        <w:t xml:space="preserve"> </w:t>
      </w:r>
      <w:r>
        <w:t>for endorsement,</w:t>
      </w:r>
      <w:r>
        <w:rPr>
          <w:spacing w:val="-8"/>
        </w:rPr>
        <w:t xml:space="preserve"> </w:t>
      </w:r>
      <w:r>
        <w:t>AWP</w:t>
      </w:r>
      <w:r>
        <w:rPr>
          <w:spacing w:val="-9"/>
        </w:rPr>
        <w:t xml:space="preserve"> </w:t>
      </w:r>
      <w:r>
        <w:t>would</w:t>
      </w:r>
      <w:r>
        <w:rPr>
          <w:spacing w:val="-8"/>
        </w:rPr>
        <w:t xml:space="preserve"> </w:t>
      </w:r>
      <w:r>
        <w:t>show</w:t>
      </w:r>
      <w:r>
        <w:rPr>
          <w:spacing w:val="-8"/>
        </w:rPr>
        <w:t xml:space="preserve"> </w:t>
      </w:r>
      <w:r>
        <w:t>at</w:t>
      </w:r>
      <w:r>
        <w:rPr>
          <w:spacing w:val="-8"/>
        </w:rPr>
        <w:t xml:space="preserve"> </w:t>
      </w:r>
      <w:r>
        <w:t>least</w:t>
      </w:r>
      <w:r>
        <w:rPr>
          <w:spacing w:val="-8"/>
        </w:rPr>
        <w:t xml:space="preserve"> </w:t>
      </w:r>
      <w:r>
        <w:t>moderate</w:t>
      </w:r>
      <w:r>
        <w:rPr>
          <w:spacing w:val="-8"/>
        </w:rPr>
        <w:t xml:space="preserve"> </w:t>
      </w:r>
      <w:r>
        <w:t>allowance</w:t>
      </w:r>
      <w:r>
        <w:rPr>
          <w:spacing w:val="-8"/>
        </w:rPr>
        <w:t xml:space="preserve"> </w:t>
      </w:r>
      <w:r>
        <w:t>alignment.</w:t>
      </w:r>
      <w:r>
        <w:rPr>
          <w:spacing w:val="15"/>
        </w:rPr>
        <w:t xml:space="preserve"> </w:t>
      </w:r>
      <w:r>
        <w:t>It</w:t>
      </w:r>
      <w:r>
        <w:rPr>
          <w:spacing w:val="-8"/>
        </w:rPr>
        <w:t xml:space="preserve"> </w:t>
      </w:r>
      <w:r>
        <w:t>does</w:t>
      </w:r>
      <w:r>
        <w:rPr>
          <w:spacing w:val="-8"/>
        </w:rPr>
        <w:t xml:space="preserve"> </w:t>
      </w:r>
      <w:r>
        <w:t>not.</w:t>
      </w:r>
      <w:r>
        <w:rPr>
          <w:spacing w:val="15"/>
        </w:rPr>
        <w:t xml:space="preserve"> </w:t>
      </w:r>
      <w:r>
        <w:t>Protocols</w:t>
      </w:r>
      <w:r>
        <w:rPr>
          <w:spacing w:val="-9"/>
        </w:rPr>
        <w:t xml:space="preserve"> </w:t>
      </w:r>
      <w:r>
        <w:t>that care about explicit spending authorization—for example, which addresses are trusted to move to-kens</w:t>
      </w:r>
      <w:r>
        <w:rPr>
          <w:spacing w:val="-15"/>
        </w:rPr>
        <w:t xml:space="preserve"> </w:t>
      </w:r>
      <w:r>
        <w:t>on</w:t>
      </w:r>
      <w:r>
        <w:rPr>
          <w:spacing w:val="-15"/>
        </w:rPr>
        <w:t xml:space="preserve"> </w:t>
      </w:r>
      <w:r>
        <w:t>behalf</w:t>
      </w:r>
      <w:r>
        <w:rPr>
          <w:spacing w:val="-15"/>
        </w:rPr>
        <w:t xml:space="preserve"> </w:t>
      </w:r>
      <w:r>
        <w:t>of</w:t>
      </w:r>
      <w:r>
        <w:rPr>
          <w:spacing w:val="-15"/>
        </w:rPr>
        <w:t xml:space="preserve"> </w:t>
      </w:r>
      <w:r>
        <w:t>others—cannot</w:t>
      </w:r>
      <w:r>
        <w:rPr>
          <w:spacing w:val="-15"/>
        </w:rPr>
        <w:t xml:space="preserve"> </w:t>
      </w:r>
      <w:r>
        <w:t>substitute</w:t>
      </w:r>
      <w:r>
        <w:rPr>
          <w:spacing w:val="-15"/>
        </w:rPr>
        <w:t xml:space="preserve"> </w:t>
      </w:r>
      <w:r>
        <w:t>AWP</w:t>
      </w:r>
      <w:r>
        <w:rPr>
          <w:spacing w:val="-15"/>
        </w:rPr>
        <w:t xml:space="preserve"> </w:t>
      </w:r>
      <w:r>
        <w:t>for</w:t>
      </w:r>
      <w:r>
        <w:rPr>
          <w:spacing w:val="-15"/>
        </w:rPr>
        <w:t xml:space="preserve"> </w:t>
      </w:r>
      <w:r>
        <w:t>an</w:t>
      </w:r>
      <w:r>
        <w:rPr>
          <w:spacing w:val="-15"/>
        </w:rPr>
        <w:t xml:space="preserve"> </w:t>
      </w:r>
      <w:r>
        <w:t>allowance-aware</w:t>
      </w:r>
      <w:r>
        <w:rPr>
          <w:spacing w:val="-15"/>
        </w:rPr>
        <w:t xml:space="preserve"> </w:t>
      </w:r>
      <w:r>
        <w:t>method</w:t>
      </w:r>
      <w:r>
        <w:rPr>
          <w:spacing w:val="-14"/>
        </w:rPr>
        <w:t xml:space="preserve"> </w:t>
      </w:r>
      <w:r>
        <w:t>on</w:t>
      </w:r>
      <w:r>
        <w:rPr>
          <w:spacing w:val="-15"/>
        </w:rPr>
        <w:t xml:space="preserve"> </w:t>
      </w:r>
      <w:r>
        <w:t>this</w:t>
      </w:r>
      <w:r>
        <w:rPr>
          <w:spacing w:val="-15"/>
        </w:rPr>
        <w:t xml:space="preserve"> </w:t>
      </w:r>
      <w:r>
        <w:rPr>
          <w:spacing w:val="-2"/>
        </w:rPr>
        <w:t>evidence.</w:t>
      </w:r>
    </w:p>
    <w:p w14:paraId="00DC21FD" w14:textId="77777777" w:rsidR="00350CFB" w:rsidRDefault="00283FFF">
      <w:pPr>
        <w:pStyle w:val="BodyText"/>
        <w:spacing w:before="16" w:line="456" w:lineRule="exact"/>
        <w:ind w:left="282" w:right="524"/>
        <w:jc w:val="both"/>
      </w:pPr>
      <w:r>
        <w:rPr>
          <w:w w:val="105"/>
        </w:rPr>
        <w:t>GF-PR</w:t>
      </w:r>
      <w:r>
        <w:rPr>
          <w:spacing w:val="-7"/>
          <w:w w:val="105"/>
        </w:rPr>
        <w:t xml:space="preserve"> </w:t>
      </w:r>
      <w:r>
        <w:rPr>
          <w:w w:val="105"/>
        </w:rPr>
        <w:t>is</w:t>
      </w:r>
      <w:r>
        <w:rPr>
          <w:spacing w:val="-7"/>
          <w:w w:val="105"/>
        </w:rPr>
        <w:t xml:space="preserve"> </w:t>
      </w:r>
      <w:r>
        <w:rPr>
          <w:w w:val="105"/>
        </w:rPr>
        <w:t>likewise</w:t>
      </w:r>
      <w:r>
        <w:rPr>
          <w:spacing w:val="-7"/>
          <w:w w:val="105"/>
        </w:rPr>
        <w:t xml:space="preserve"> </w:t>
      </w:r>
      <w:r>
        <w:rPr>
          <w:w w:val="105"/>
        </w:rPr>
        <w:t>near</w:t>
      </w:r>
      <w:r>
        <w:rPr>
          <w:spacing w:val="-7"/>
          <w:w w:val="105"/>
        </w:rPr>
        <w:t xml:space="preserve"> </w:t>
      </w:r>
      <w:r>
        <w:rPr>
          <w:w w:val="105"/>
        </w:rPr>
        <w:t>zero</w:t>
      </w:r>
      <w:r>
        <w:rPr>
          <w:spacing w:val="-7"/>
          <w:w w:val="105"/>
        </w:rPr>
        <w:t xml:space="preserve"> </w:t>
      </w:r>
      <w:r>
        <w:rPr>
          <w:w w:val="105"/>
        </w:rPr>
        <w:t>on</w:t>
      </w:r>
      <w:r>
        <w:rPr>
          <w:spacing w:val="-7"/>
          <w:w w:val="105"/>
        </w:rPr>
        <w:t xml:space="preserve"> </w:t>
      </w:r>
      <w:r>
        <w:rPr>
          <w:w w:val="105"/>
        </w:rPr>
        <w:t>allowance</w:t>
      </w:r>
      <w:r>
        <w:rPr>
          <w:spacing w:val="-7"/>
          <w:w w:val="105"/>
        </w:rPr>
        <w:t xml:space="preserve"> </w:t>
      </w:r>
      <w:r>
        <w:rPr>
          <w:w w:val="105"/>
        </w:rPr>
        <w:t>(family</w:t>
      </w:r>
      <w:r>
        <w:rPr>
          <w:spacing w:val="-7"/>
          <w:w w:val="105"/>
        </w:rPr>
        <w:t xml:space="preserve"> </w:t>
      </w:r>
      <w:r>
        <w:rPr>
          <w:w w:val="105"/>
        </w:rPr>
        <w:t>mean</w:t>
      </w:r>
      <w:r>
        <w:rPr>
          <w:spacing w:val="-7"/>
          <w:w w:val="105"/>
        </w:rPr>
        <w:t xml:space="preserve"> </w:t>
      </w:r>
      <w:r>
        <w:rPr>
          <w:rFonts w:ascii="Arial Unicode MS" w:hAnsi="Arial Unicode MS"/>
          <w:w w:val="105"/>
        </w:rPr>
        <w:t>≈ −</w:t>
      </w:r>
      <w:r>
        <w:rPr>
          <w:w w:val="105"/>
        </w:rPr>
        <w:t>0</w:t>
      </w:r>
      <w:r>
        <w:rPr>
          <w:i/>
          <w:w w:val="105"/>
        </w:rPr>
        <w:t>.</w:t>
      </w:r>
      <w:r>
        <w:rPr>
          <w:w w:val="105"/>
        </w:rPr>
        <w:t>041),</w:t>
      </w:r>
      <w:r>
        <w:rPr>
          <w:spacing w:val="-3"/>
          <w:w w:val="105"/>
        </w:rPr>
        <w:t xml:space="preserve"> </w:t>
      </w:r>
      <w:r>
        <w:rPr>
          <w:w w:val="105"/>
        </w:rPr>
        <w:t>confirming</w:t>
      </w:r>
      <w:r>
        <w:rPr>
          <w:spacing w:val="-7"/>
          <w:w w:val="105"/>
        </w:rPr>
        <w:t xml:space="preserve"> </w:t>
      </w:r>
      <w:r>
        <w:rPr>
          <w:w w:val="105"/>
        </w:rPr>
        <w:t>that</w:t>
      </w:r>
      <w:r>
        <w:rPr>
          <w:spacing w:val="-7"/>
          <w:w w:val="105"/>
        </w:rPr>
        <w:t xml:space="preserve"> </w:t>
      </w:r>
      <w:r>
        <w:rPr>
          <w:w w:val="105"/>
        </w:rPr>
        <w:t>outcome-</w:t>
      </w:r>
      <w:r>
        <w:t>native PnL flow does not encode endorsement structure.</w:t>
      </w:r>
      <w:r>
        <w:rPr>
          <w:spacing w:val="40"/>
        </w:rPr>
        <w:t xml:space="preserve"> </w:t>
      </w:r>
      <w:r>
        <w:t xml:space="preserve">The allowance family therefore isolates </w:t>
      </w:r>
      <w:r>
        <w:rPr>
          <w:spacing w:val="-2"/>
          <w:w w:val="105"/>
        </w:rPr>
        <w:t>EndorseRank’s</w:t>
      </w:r>
      <w:r>
        <w:rPr>
          <w:spacing w:val="-5"/>
          <w:w w:val="105"/>
        </w:rPr>
        <w:t xml:space="preserve"> </w:t>
      </w:r>
      <w:r>
        <w:rPr>
          <w:spacing w:val="-2"/>
          <w:w w:val="105"/>
        </w:rPr>
        <w:t>distinctive</w:t>
      </w:r>
      <w:r>
        <w:rPr>
          <w:spacing w:val="-5"/>
          <w:w w:val="105"/>
        </w:rPr>
        <w:t xml:space="preserve"> </w:t>
      </w:r>
      <w:r>
        <w:rPr>
          <w:spacing w:val="-2"/>
          <w:w w:val="105"/>
        </w:rPr>
        <w:t>signal</w:t>
      </w:r>
      <w:r>
        <w:rPr>
          <w:spacing w:val="-5"/>
          <w:w w:val="105"/>
        </w:rPr>
        <w:t xml:space="preserve"> </w:t>
      </w:r>
      <w:r>
        <w:rPr>
          <w:spacing w:val="-2"/>
          <w:w w:val="105"/>
        </w:rPr>
        <w:t>among</w:t>
      </w:r>
      <w:r>
        <w:rPr>
          <w:spacing w:val="-5"/>
          <w:w w:val="105"/>
        </w:rPr>
        <w:t xml:space="preserve"> </w:t>
      </w:r>
      <w:r>
        <w:rPr>
          <w:spacing w:val="-2"/>
          <w:w w:val="105"/>
        </w:rPr>
        <w:t>both</w:t>
      </w:r>
      <w:r>
        <w:rPr>
          <w:spacing w:val="-5"/>
          <w:w w:val="105"/>
        </w:rPr>
        <w:t xml:space="preserve"> </w:t>
      </w:r>
      <w:r>
        <w:rPr>
          <w:spacing w:val="-2"/>
          <w:w w:val="105"/>
        </w:rPr>
        <w:t>the</w:t>
      </w:r>
      <w:r>
        <w:rPr>
          <w:spacing w:val="-5"/>
          <w:w w:val="105"/>
        </w:rPr>
        <w:t xml:space="preserve"> </w:t>
      </w:r>
      <w:r>
        <w:rPr>
          <w:spacing w:val="-2"/>
          <w:w w:val="105"/>
        </w:rPr>
        <w:t>social</w:t>
      </w:r>
      <w:r>
        <w:rPr>
          <w:spacing w:val="-5"/>
          <w:w w:val="105"/>
        </w:rPr>
        <w:t xml:space="preserve"> </w:t>
      </w:r>
      <w:r>
        <w:rPr>
          <w:spacing w:val="-2"/>
          <w:w w:val="105"/>
        </w:rPr>
        <w:t>baseline</w:t>
      </w:r>
      <w:r>
        <w:rPr>
          <w:spacing w:val="-5"/>
          <w:w w:val="105"/>
        </w:rPr>
        <w:t xml:space="preserve"> </w:t>
      </w:r>
      <w:r>
        <w:rPr>
          <w:spacing w:val="-2"/>
          <w:w w:val="105"/>
        </w:rPr>
        <w:t>and</w:t>
      </w:r>
      <w:r>
        <w:rPr>
          <w:spacing w:val="-5"/>
          <w:w w:val="105"/>
        </w:rPr>
        <w:t xml:space="preserve"> </w:t>
      </w:r>
      <w:r>
        <w:rPr>
          <w:spacing w:val="-2"/>
          <w:w w:val="105"/>
        </w:rPr>
        <w:t>the</w:t>
      </w:r>
      <w:r>
        <w:rPr>
          <w:spacing w:val="-5"/>
          <w:w w:val="105"/>
        </w:rPr>
        <w:t xml:space="preserve"> </w:t>
      </w:r>
      <w:r>
        <w:rPr>
          <w:spacing w:val="-2"/>
          <w:w w:val="105"/>
        </w:rPr>
        <w:t>supplementary</w:t>
      </w:r>
      <w:r>
        <w:rPr>
          <w:spacing w:val="-5"/>
          <w:w w:val="105"/>
        </w:rPr>
        <w:t xml:space="preserve"> </w:t>
      </w:r>
      <w:r>
        <w:rPr>
          <w:spacing w:val="-2"/>
          <w:w w:val="105"/>
        </w:rPr>
        <w:t>ceiling reference.</w:t>
      </w:r>
    </w:p>
    <w:p w14:paraId="00DC21FE" w14:textId="77777777" w:rsidR="00350CFB" w:rsidRDefault="00283FFF">
      <w:pPr>
        <w:pStyle w:val="BodyText"/>
        <w:spacing w:before="157" w:line="396" w:lineRule="auto"/>
        <w:ind w:left="282" w:right="534" w:hanging="8"/>
        <w:jc w:val="both"/>
      </w:pPr>
      <w:commentRangeStart w:id="310"/>
      <w:r>
        <w:t>The allowance result is the empirical core of EndorseRank’s contribution.</w:t>
      </w:r>
      <w:r>
        <w:rPr>
          <w:spacing w:val="40"/>
        </w:rPr>
        <w:t xml:space="preserve"> </w:t>
      </w:r>
      <w:r>
        <w:t xml:space="preserve">Prior transfer-based </w:t>
      </w:r>
      <w:r>
        <w:rPr>
          <w:spacing w:val="-2"/>
        </w:rPr>
        <w:t>reputation</w:t>
      </w:r>
      <w:r>
        <w:rPr>
          <w:spacing w:val="-6"/>
        </w:rPr>
        <w:t xml:space="preserve"> </w:t>
      </w:r>
      <w:r>
        <w:rPr>
          <w:spacing w:val="-2"/>
        </w:rPr>
        <w:t>work</w:t>
      </w:r>
      <w:r>
        <w:rPr>
          <w:spacing w:val="-6"/>
        </w:rPr>
        <w:t xml:space="preserve"> </w:t>
      </w:r>
      <w:r>
        <w:rPr>
          <w:spacing w:val="-2"/>
        </w:rPr>
        <w:t>could</w:t>
      </w:r>
      <w:r>
        <w:rPr>
          <w:spacing w:val="-6"/>
        </w:rPr>
        <w:t xml:space="preserve"> </w:t>
      </w:r>
      <w:r>
        <w:rPr>
          <w:spacing w:val="-2"/>
        </w:rPr>
        <w:t>not</w:t>
      </w:r>
      <w:r>
        <w:rPr>
          <w:spacing w:val="-6"/>
        </w:rPr>
        <w:t xml:space="preserve"> </w:t>
      </w:r>
      <w:r>
        <w:rPr>
          <w:spacing w:val="-2"/>
        </w:rPr>
        <w:t>have</w:t>
      </w:r>
      <w:r>
        <w:rPr>
          <w:spacing w:val="-6"/>
        </w:rPr>
        <w:t xml:space="preserve"> </w:t>
      </w:r>
      <w:r>
        <w:rPr>
          <w:spacing w:val="-2"/>
        </w:rPr>
        <w:t>produced</w:t>
      </w:r>
      <w:r>
        <w:rPr>
          <w:spacing w:val="-6"/>
        </w:rPr>
        <w:t xml:space="preserve"> </w:t>
      </w:r>
      <w:r>
        <w:rPr>
          <w:spacing w:val="-2"/>
        </w:rPr>
        <w:t>Table</w:t>
      </w:r>
      <w:r>
        <w:rPr>
          <w:spacing w:val="-7"/>
        </w:rPr>
        <w:t xml:space="preserve"> </w:t>
      </w:r>
      <w:hyperlink w:anchor="_bookmark105" w:history="1">
        <w:r>
          <w:rPr>
            <w:spacing w:val="-2"/>
          </w:rPr>
          <w:t>4.9</w:t>
        </w:r>
      </w:hyperlink>
      <w:r>
        <w:rPr>
          <w:spacing w:val="-2"/>
        </w:rPr>
        <w:t>’s</w:t>
      </w:r>
      <w:r>
        <w:rPr>
          <w:spacing w:val="-6"/>
        </w:rPr>
        <w:t xml:space="preserve"> </w:t>
      </w:r>
      <w:r>
        <w:rPr>
          <w:spacing w:val="-2"/>
        </w:rPr>
        <w:t>pattern,</w:t>
      </w:r>
      <w:r>
        <w:rPr>
          <w:spacing w:val="-4"/>
        </w:rPr>
        <w:t xml:space="preserve"> </w:t>
      </w:r>
      <w:r>
        <w:rPr>
          <w:spacing w:val="-2"/>
        </w:rPr>
        <w:t>because</w:t>
      </w:r>
      <w:r>
        <w:rPr>
          <w:spacing w:val="-6"/>
        </w:rPr>
        <w:t xml:space="preserve"> </w:t>
      </w:r>
      <w:r>
        <w:rPr>
          <w:spacing w:val="-2"/>
        </w:rPr>
        <w:t>transfer</w:t>
      </w:r>
      <w:r>
        <w:rPr>
          <w:spacing w:val="-6"/>
        </w:rPr>
        <w:t xml:space="preserve"> </w:t>
      </w:r>
      <w:r>
        <w:rPr>
          <w:spacing w:val="-2"/>
        </w:rPr>
        <w:t>graphs</w:t>
      </w:r>
      <w:r>
        <w:rPr>
          <w:spacing w:val="-6"/>
        </w:rPr>
        <w:t xml:space="preserve"> </w:t>
      </w:r>
      <w:r>
        <w:rPr>
          <w:spacing w:val="-2"/>
        </w:rPr>
        <w:t>do</w:t>
      </w:r>
      <w:r>
        <w:rPr>
          <w:spacing w:val="-6"/>
        </w:rPr>
        <w:t xml:space="preserve"> </w:t>
      </w:r>
      <w:r>
        <w:rPr>
          <w:spacing w:val="-2"/>
        </w:rPr>
        <w:t>not</w:t>
      </w:r>
      <w:r>
        <w:rPr>
          <w:spacing w:val="-6"/>
        </w:rPr>
        <w:t xml:space="preserve"> </w:t>
      </w:r>
      <w:r>
        <w:rPr>
          <w:spacing w:val="-2"/>
        </w:rPr>
        <w:t xml:space="preserve">encode </w:t>
      </w:r>
      <w:r>
        <w:t>spending authorization.</w:t>
      </w:r>
      <w:r>
        <w:rPr>
          <w:spacing w:val="40"/>
        </w:rPr>
        <w:t xml:space="preserve"> </w:t>
      </w:r>
      <w:r>
        <w:t xml:space="preserve">By building </w:t>
      </w:r>
      <w:r>
        <w:rPr>
          <w:i/>
        </w:rPr>
        <w:t>G</w:t>
      </w:r>
      <w:r>
        <w:rPr>
          <w:vertAlign w:val="subscript"/>
        </w:rPr>
        <w:t>approve</w:t>
      </w:r>
      <w:r>
        <w:t xml:space="preserve"> from latest allowances and ranking with PageRank, EndorseRank</w:t>
      </w:r>
      <w:r>
        <w:rPr>
          <w:spacing w:val="-1"/>
        </w:rPr>
        <w:t xml:space="preserve"> </w:t>
      </w:r>
      <w:r>
        <w:t>recovers</w:t>
      </w:r>
      <w:r>
        <w:rPr>
          <w:spacing w:val="-1"/>
        </w:rPr>
        <w:t xml:space="preserve"> </w:t>
      </w:r>
      <w:r>
        <w:t>a</w:t>
      </w:r>
      <w:r>
        <w:rPr>
          <w:spacing w:val="-1"/>
        </w:rPr>
        <w:t xml:space="preserve"> </w:t>
      </w:r>
      <w:r>
        <w:t>signal</w:t>
      </w:r>
      <w:r>
        <w:rPr>
          <w:spacing w:val="-1"/>
        </w:rPr>
        <w:t xml:space="preserve"> </w:t>
      </w:r>
      <w:r>
        <w:t>that</w:t>
      </w:r>
      <w:r>
        <w:rPr>
          <w:spacing w:val="-1"/>
        </w:rPr>
        <w:t xml:space="preserve"> </w:t>
      </w:r>
      <w:r>
        <w:t>AWP</w:t>
      </w:r>
      <w:r>
        <w:rPr>
          <w:spacing w:val="-1"/>
        </w:rPr>
        <w:t xml:space="preserve"> </w:t>
      </w:r>
      <w:r>
        <w:t>misses</w:t>
      </w:r>
      <w:r>
        <w:rPr>
          <w:spacing w:val="-1"/>
        </w:rPr>
        <w:t xml:space="preserve"> </w:t>
      </w:r>
      <w:r>
        <w:t>entirely.</w:t>
      </w:r>
      <w:r>
        <w:rPr>
          <w:spacing w:val="25"/>
        </w:rPr>
        <w:t xml:space="preserve"> </w:t>
      </w:r>
      <w:r>
        <w:t>Combined</w:t>
      </w:r>
      <w:r>
        <w:rPr>
          <w:spacing w:val="-1"/>
        </w:rPr>
        <w:t xml:space="preserve"> </w:t>
      </w:r>
      <w:r>
        <w:t>with</w:t>
      </w:r>
      <w:r>
        <w:rPr>
          <w:spacing w:val="-1"/>
        </w:rPr>
        <w:t xml:space="preserve"> </w:t>
      </w:r>
      <w:r>
        <w:t>the</w:t>
      </w:r>
      <w:r>
        <w:rPr>
          <w:spacing w:val="-1"/>
        </w:rPr>
        <w:t xml:space="preserve"> </w:t>
      </w:r>
      <w:r>
        <w:t>runtime</w:t>
      </w:r>
      <w:r>
        <w:rPr>
          <w:spacing w:val="-1"/>
        </w:rPr>
        <w:t xml:space="preserve"> </w:t>
      </w:r>
      <w:r>
        <w:t>results, the allowance</w:t>
      </w:r>
      <w:r>
        <w:rPr>
          <w:spacing w:val="-1"/>
        </w:rPr>
        <w:t xml:space="preserve"> </w:t>
      </w:r>
      <w:r>
        <w:t>family</w:t>
      </w:r>
      <w:r>
        <w:rPr>
          <w:spacing w:val="-1"/>
        </w:rPr>
        <w:t xml:space="preserve"> </w:t>
      </w:r>
      <w:r>
        <w:t>supports</w:t>
      </w:r>
      <w:r>
        <w:rPr>
          <w:spacing w:val="-1"/>
        </w:rPr>
        <w:t xml:space="preserve"> </w:t>
      </w:r>
      <w:r>
        <w:t>the</w:t>
      </w:r>
      <w:r>
        <w:rPr>
          <w:spacing w:val="-1"/>
        </w:rPr>
        <w:t xml:space="preserve"> </w:t>
      </w:r>
      <w:r>
        <w:t>efficiency–alignment</w:t>
      </w:r>
      <w:r>
        <w:rPr>
          <w:spacing w:val="-1"/>
        </w:rPr>
        <w:t xml:space="preserve"> </w:t>
      </w:r>
      <w:r>
        <w:t>trade-off</w:t>
      </w:r>
      <w:r>
        <w:rPr>
          <w:spacing w:val="-1"/>
        </w:rPr>
        <w:t xml:space="preserve"> </w:t>
      </w:r>
      <w:r>
        <w:t>in</w:t>
      </w:r>
      <w:r>
        <w:rPr>
          <w:spacing w:val="-1"/>
        </w:rPr>
        <w:t xml:space="preserve"> </w:t>
      </w:r>
      <w:r>
        <w:t>Claim</w:t>
      </w:r>
      <w:r>
        <w:rPr>
          <w:spacing w:val="-1"/>
        </w:rPr>
        <w:t xml:space="preserve"> </w:t>
      </w:r>
      <w:r>
        <w:t>C4: the</w:t>
      </w:r>
      <w:r>
        <w:rPr>
          <w:spacing w:val="-1"/>
        </w:rPr>
        <w:t xml:space="preserve"> </w:t>
      </w:r>
      <w:r>
        <w:t>cheaper</w:t>
      </w:r>
      <w:r>
        <w:rPr>
          <w:spacing w:val="-1"/>
        </w:rPr>
        <w:t xml:space="preserve"> </w:t>
      </w:r>
      <w:r>
        <w:t>method</w:t>
      </w:r>
      <w:r>
        <w:rPr>
          <w:spacing w:val="-1"/>
        </w:rPr>
        <w:t xml:space="preserve"> </w:t>
      </w:r>
      <w:r>
        <w:t xml:space="preserve">is </w:t>
      </w:r>
      <w:bookmarkStart w:id="311" w:name="Inverse-risk_family_(GMX_PnL)"/>
      <w:bookmarkEnd w:id="311"/>
      <w:r>
        <w:t>also the only social method that aligns with authorization proxies.</w:t>
      </w:r>
      <w:commentRangeEnd w:id="310"/>
      <w:r>
        <w:rPr>
          <w:rStyle w:val="CommentReference"/>
          <w:sz w:val="24"/>
          <w:szCs w:val="24"/>
        </w:rPr>
        <w:commentReference w:id="310"/>
      </w:r>
    </w:p>
    <w:p w14:paraId="00DC21FF" w14:textId="77777777" w:rsidR="00350CFB" w:rsidRDefault="00350CFB">
      <w:pPr>
        <w:pStyle w:val="BodyText"/>
        <w:spacing w:before="11"/>
      </w:pPr>
    </w:p>
    <w:p w14:paraId="00DC2200" w14:textId="77777777" w:rsidR="00350CFB" w:rsidRDefault="00283FFF">
      <w:pPr>
        <w:pStyle w:val="Heading3"/>
        <w:numPr>
          <w:ilvl w:val="2"/>
          <w:numId w:val="26"/>
        </w:numPr>
        <w:tabs>
          <w:tab w:val="left" w:pos="879"/>
        </w:tabs>
        <w:ind w:left="879" w:hanging="597"/>
      </w:pPr>
      <w:r>
        <w:t>Inverse-risk</w:t>
      </w:r>
      <w:r>
        <w:rPr>
          <w:spacing w:val="-15"/>
        </w:rPr>
        <w:t xml:space="preserve"> </w:t>
      </w:r>
      <w:r>
        <w:t>family</w:t>
      </w:r>
      <w:r>
        <w:rPr>
          <w:spacing w:val="-14"/>
        </w:rPr>
        <w:t xml:space="preserve"> </w:t>
      </w:r>
      <w:r>
        <w:t>(GMX</w:t>
      </w:r>
      <w:r>
        <w:rPr>
          <w:spacing w:val="-14"/>
        </w:rPr>
        <w:t xml:space="preserve"> </w:t>
      </w:r>
      <w:r>
        <w:rPr>
          <w:spacing w:val="-4"/>
        </w:rPr>
        <w:t>PnL)</w:t>
      </w:r>
    </w:p>
    <w:p w14:paraId="00DC2201" w14:textId="77777777" w:rsidR="00350CFB" w:rsidRDefault="00350CFB">
      <w:pPr>
        <w:pStyle w:val="BodyText"/>
        <w:spacing w:before="47"/>
        <w:rPr>
          <w:b/>
        </w:rPr>
      </w:pPr>
    </w:p>
    <w:p w14:paraId="00DC2202" w14:textId="77777777" w:rsidR="00350CFB" w:rsidRDefault="00283FFF">
      <w:pPr>
        <w:pStyle w:val="BodyText"/>
        <w:ind w:left="273" w:firstLine="1"/>
        <w:jc w:val="both"/>
      </w:pPr>
      <w:r>
        <w:t>Table</w:t>
      </w:r>
      <w:r>
        <w:rPr>
          <w:spacing w:val="-11"/>
        </w:rPr>
        <w:t xml:space="preserve"> </w:t>
      </w:r>
      <w:hyperlink w:anchor="_bookmark106" w:history="1">
        <w:r>
          <w:t>4.10</w:t>
        </w:r>
      </w:hyperlink>
      <w:r>
        <w:rPr>
          <w:spacing w:val="-10"/>
        </w:rPr>
        <w:t xml:space="preserve"> </w:t>
      </w:r>
      <w:r>
        <w:t>reports</w:t>
      </w:r>
      <w:r>
        <w:rPr>
          <w:spacing w:val="-10"/>
        </w:rPr>
        <w:t xml:space="preserve"> </w:t>
      </w:r>
      <w:r>
        <w:t>alignment</w:t>
      </w:r>
      <w:r>
        <w:rPr>
          <w:spacing w:val="-10"/>
        </w:rPr>
        <w:t xml:space="preserve"> </w:t>
      </w:r>
      <w:r>
        <w:t>with</w:t>
      </w:r>
      <w:r>
        <w:rPr>
          <w:spacing w:val="-11"/>
        </w:rPr>
        <w:t xml:space="preserve"> </w:t>
      </w:r>
      <w:r>
        <w:t>loss-avoidance,</w:t>
      </w:r>
      <w:r>
        <w:rPr>
          <w:spacing w:val="-10"/>
        </w:rPr>
        <w:t xml:space="preserve"> </w:t>
      </w:r>
      <w:r>
        <w:t>non-loss</w:t>
      </w:r>
      <w:r>
        <w:rPr>
          <w:spacing w:val="-10"/>
        </w:rPr>
        <w:t xml:space="preserve"> </w:t>
      </w:r>
      <w:r>
        <w:t>close</w:t>
      </w:r>
      <w:r>
        <w:rPr>
          <w:spacing w:val="-10"/>
        </w:rPr>
        <w:t xml:space="preserve"> </w:t>
      </w:r>
      <w:r>
        <w:t>rate,</w:t>
      </w:r>
      <w:r>
        <w:rPr>
          <w:spacing w:val="-11"/>
        </w:rPr>
        <w:t xml:space="preserve"> </w:t>
      </w:r>
      <w:r>
        <w:t>and</w:t>
      </w:r>
      <w:r>
        <w:rPr>
          <w:spacing w:val="-10"/>
        </w:rPr>
        <w:t xml:space="preserve"> </w:t>
      </w:r>
      <w:r>
        <w:t>worst-close</w:t>
      </w:r>
      <w:r>
        <w:rPr>
          <w:spacing w:val="-10"/>
        </w:rPr>
        <w:t xml:space="preserve"> </w:t>
      </w:r>
      <w:r>
        <w:t>PnL</w:t>
      </w:r>
      <w:r>
        <w:rPr>
          <w:spacing w:val="-10"/>
        </w:rPr>
        <w:t xml:space="preserve"> </w:t>
      </w:r>
      <w:r>
        <w:rPr>
          <w:spacing w:val="-2"/>
        </w:rPr>
        <w:t>score.</w:t>
      </w:r>
    </w:p>
    <w:p w14:paraId="00DC2203" w14:textId="77777777" w:rsidR="00350CFB" w:rsidRDefault="00283FFF">
      <w:pPr>
        <w:pStyle w:val="BodyText"/>
        <w:spacing w:before="53" w:line="456" w:lineRule="exact"/>
        <w:ind w:left="282" w:right="556" w:hanging="9"/>
        <w:jc w:val="both"/>
      </w:pPr>
      <w:r>
        <w:rPr>
          <w:w w:val="105"/>
        </w:rPr>
        <w:t>Among</w:t>
      </w:r>
      <w:r>
        <w:rPr>
          <w:spacing w:val="-14"/>
          <w:w w:val="105"/>
        </w:rPr>
        <w:t xml:space="preserve"> </w:t>
      </w:r>
      <w:r>
        <w:rPr>
          <w:w w:val="105"/>
        </w:rPr>
        <w:t>social</w:t>
      </w:r>
      <w:r>
        <w:rPr>
          <w:spacing w:val="-13"/>
          <w:w w:val="105"/>
        </w:rPr>
        <w:t xml:space="preserve"> </w:t>
      </w:r>
      <w:r>
        <w:rPr>
          <w:w w:val="105"/>
        </w:rPr>
        <w:t>methods,</w:t>
      </w:r>
      <w:r>
        <w:rPr>
          <w:spacing w:val="-10"/>
          <w:w w:val="105"/>
        </w:rPr>
        <w:t xml:space="preserve"> </w:t>
      </w:r>
      <w:r>
        <w:rPr>
          <w:w w:val="105"/>
        </w:rPr>
        <w:t>alignment</w:t>
      </w:r>
      <w:r>
        <w:rPr>
          <w:spacing w:val="-14"/>
          <w:w w:val="105"/>
        </w:rPr>
        <w:t xml:space="preserve"> </w:t>
      </w:r>
      <w:r>
        <w:rPr>
          <w:w w:val="105"/>
        </w:rPr>
        <w:t>is</w:t>
      </w:r>
      <w:r>
        <w:rPr>
          <w:spacing w:val="-14"/>
          <w:w w:val="105"/>
        </w:rPr>
        <w:t xml:space="preserve"> </w:t>
      </w:r>
      <w:r>
        <w:rPr>
          <w:w w:val="105"/>
        </w:rPr>
        <w:t>weak</w:t>
      </w:r>
      <w:r>
        <w:rPr>
          <w:spacing w:val="-13"/>
          <w:w w:val="105"/>
        </w:rPr>
        <w:t xml:space="preserve"> </w:t>
      </w:r>
      <w:r>
        <w:rPr>
          <w:w w:val="105"/>
        </w:rPr>
        <w:t>overall.</w:t>
      </w:r>
      <w:r>
        <w:rPr>
          <w:spacing w:val="26"/>
          <w:w w:val="105"/>
        </w:rPr>
        <w:t xml:space="preserve"> </w:t>
      </w:r>
      <w:r>
        <w:rPr>
          <w:w w:val="105"/>
        </w:rPr>
        <w:t>EndorseRank</w:t>
      </w:r>
      <w:r>
        <w:rPr>
          <w:spacing w:val="-13"/>
          <w:w w:val="105"/>
        </w:rPr>
        <w:t xml:space="preserve"> </w:t>
      </w:r>
      <w:r>
        <w:rPr>
          <w:w w:val="105"/>
        </w:rPr>
        <w:t>family</w:t>
      </w:r>
      <w:r>
        <w:rPr>
          <w:spacing w:val="-14"/>
          <w:w w:val="105"/>
        </w:rPr>
        <w:t xml:space="preserve"> </w:t>
      </w:r>
      <w:r>
        <w:rPr>
          <w:w w:val="105"/>
        </w:rPr>
        <w:t>mean</w:t>
      </w:r>
      <w:r>
        <w:rPr>
          <w:spacing w:val="-14"/>
          <w:w w:val="105"/>
        </w:rPr>
        <w:t xml:space="preserve"> </w:t>
      </w:r>
      <w:r>
        <w:rPr>
          <w:i/>
          <w:w w:val="105"/>
        </w:rPr>
        <w:t xml:space="preserve">τ </w:t>
      </w:r>
      <w:r>
        <w:rPr>
          <w:w w:val="105"/>
        </w:rPr>
        <w:t>is</w:t>
      </w:r>
      <w:r>
        <w:rPr>
          <w:spacing w:val="-14"/>
          <w:w w:val="105"/>
        </w:rPr>
        <w:t xml:space="preserve"> </w:t>
      </w:r>
      <w:r>
        <w:rPr>
          <w:w w:val="105"/>
        </w:rPr>
        <w:t>0</w:t>
      </w:r>
      <w:r>
        <w:rPr>
          <w:i/>
          <w:w w:val="105"/>
        </w:rPr>
        <w:t>.</w:t>
      </w:r>
      <w:r>
        <w:rPr>
          <w:w w:val="105"/>
        </w:rPr>
        <w:t>035,</w:t>
      </w:r>
      <w:r>
        <w:rPr>
          <w:spacing w:val="-10"/>
          <w:w w:val="105"/>
        </w:rPr>
        <w:t xml:space="preserve"> </w:t>
      </w:r>
      <w:r>
        <w:rPr>
          <w:w w:val="105"/>
        </w:rPr>
        <w:t xml:space="preserve">with </w:t>
      </w:r>
      <w:r>
        <w:t xml:space="preserve">individual proxies ranging from </w:t>
      </w:r>
      <w:r>
        <w:rPr>
          <w:rFonts w:ascii="Arial Unicode MS" w:hAnsi="Arial Unicode MS"/>
        </w:rPr>
        <w:t>−</w:t>
      </w:r>
      <w:r>
        <w:t>0</w:t>
      </w:r>
      <w:r>
        <w:rPr>
          <w:i/>
        </w:rPr>
        <w:t>.</w:t>
      </w:r>
      <w:r>
        <w:t>031 (non-loss close rate) to 0</w:t>
      </w:r>
      <w:r>
        <w:rPr>
          <w:i/>
        </w:rPr>
        <w:t>.</w:t>
      </w:r>
      <w:r>
        <w:t>079 (loss avoidance).</w:t>
      </w:r>
      <w:r>
        <w:rPr>
          <w:spacing w:val="40"/>
        </w:rPr>
        <w:t xml:space="preserve"> </w:t>
      </w:r>
      <w:r>
        <w:t>AWP is low-to-moderate (family mean 0</w:t>
      </w:r>
      <w:r>
        <w:rPr>
          <w:i/>
        </w:rPr>
        <w:t>.</w:t>
      </w:r>
      <w:r>
        <w:t>107), driven by loss avoidance (</w:t>
      </w:r>
      <w:r>
        <w:rPr>
          <w:i/>
        </w:rPr>
        <w:t>τ</w:t>
      </w:r>
      <w:r>
        <w:rPr>
          <w:i/>
          <w:spacing w:val="38"/>
        </w:rPr>
        <w:t xml:space="preserve"> </w:t>
      </w:r>
      <w:r>
        <w:t>= 0</w:t>
      </w:r>
      <w:r>
        <w:rPr>
          <w:i/>
        </w:rPr>
        <w:t>.</w:t>
      </w:r>
      <w:r>
        <w:t xml:space="preserve">165) and worst-close PnL </w:t>
      </w:r>
      <w:r>
        <w:rPr>
          <w:w w:val="105"/>
        </w:rPr>
        <w:t>score</w:t>
      </w:r>
      <w:r>
        <w:rPr>
          <w:spacing w:val="-15"/>
          <w:w w:val="105"/>
        </w:rPr>
        <w:t xml:space="preserve"> </w:t>
      </w:r>
      <w:r>
        <w:rPr>
          <w:w w:val="105"/>
        </w:rPr>
        <w:t>(</w:t>
      </w:r>
      <w:r>
        <w:rPr>
          <w:i/>
          <w:w w:val="105"/>
        </w:rPr>
        <w:t>τ</w:t>
      </w:r>
      <w:r>
        <w:rPr>
          <w:i/>
          <w:spacing w:val="17"/>
          <w:w w:val="105"/>
        </w:rPr>
        <w:t xml:space="preserve"> </w:t>
      </w:r>
      <w:r>
        <w:rPr>
          <w:w w:val="105"/>
        </w:rPr>
        <w:t>=</w:t>
      </w:r>
      <w:r>
        <w:rPr>
          <w:spacing w:val="-2"/>
          <w:w w:val="105"/>
        </w:rPr>
        <w:t xml:space="preserve"> </w:t>
      </w:r>
      <w:r>
        <w:rPr>
          <w:w w:val="105"/>
        </w:rPr>
        <w:t>0</w:t>
      </w:r>
      <w:r>
        <w:rPr>
          <w:i/>
          <w:w w:val="105"/>
        </w:rPr>
        <w:t>.</w:t>
      </w:r>
      <w:r>
        <w:rPr>
          <w:w w:val="105"/>
        </w:rPr>
        <w:t>137),</w:t>
      </w:r>
      <w:r>
        <w:rPr>
          <w:spacing w:val="-13"/>
          <w:w w:val="105"/>
        </w:rPr>
        <w:t xml:space="preserve"> </w:t>
      </w:r>
      <w:r>
        <w:rPr>
          <w:w w:val="105"/>
        </w:rPr>
        <w:t>while</w:t>
      </w:r>
      <w:r>
        <w:rPr>
          <w:spacing w:val="-15"/>
          <w:w w:val="105"/>
        </w:rPr>
        <w:t xml:space="preserve"> </w:t>
      </w:r>
      <w:r>
        <w:rPr>
          <w:w w:val="105"/>
        </w:rPr>
        <w:t>non-loss</w:t>
      </w:r>
      <w:r>
        <w:rPr>
          <w:spacing w:val="-15"/>
          <w:w w:val="105"/>
        </w:rPr>
        <w:t xml:space="preserve"> </w:t>
      </w:r>
      <w:r>
        <w:rPr>
          <w:w w:val="105"/>
        </w:rPr>
        <w:t>close</w:t>
      </w:r>
      <w:r>
        <w:rPr>
          <w:spacing w:val="-15"/>
          <w:w w:val="105"/>
        </w:rPr>
        <w:t xml:space="preserve"> </w:t>
      </w:r>
      <w:r>
        <w:rPr>
          <w:w w:val="105"/>
        </w:rPr>
        <w:t>rate</w:t>
      </w:r>
      <w:r>
        <w:rPr>
          <w:spacing w:val="-15"/>
          <w:w w:val="105"/>
        </w:rPr>
        <w:t xml:space="preserve"> </w:t>
      </w:r>
      <w:r>
        <w:rPr>
          <w:w w:val="105"/>
        </w:rPr>
        <w:t>remains</w:t>
      </w:r>
      <w:r>
        <w:rPr>
          <w:spacing w:val="-15"/>
          <w:w w:val="105"/>
        </w:rPr>
        <w:t xml:space="preserve"> </w:t>
      </w:r>
      <w:r>
        <w:rPr>
          <w:w w:val="105"/>
        </w:rPr>
        <w:t>negligible</w:t>
      </w:r>
      <w:r>
        <w:rPr>
          <w:spacing w:val="-15"/>
          <w:w w:val="105"/>
        </w:rPr>
        <w:t xml:space="preserve"> </w:t>
      </w:r>
      <w:r>
        <w:rPr>
          <w:w w:val="105"/>
        </w:rPr>
        <w:t>(</w:t>
      </w:r>
      <w:r>
        <w:rPr>
          <w:i/>
          <w:w w:val="105"/>
        </w:rPr>
        <w:t>τ</w:t>
      </w:r>
      <w:r>
        <w:rPr>
          <w:i/>
          <w:spacing w:val="17"/>
          <w:w w:val="105"/>
        </w:rPr>
        <w:t xml:space="preserve"> </w:t>
      </w:r>
      <w:r>
        <w:rPr>
          <w:w w:val="105"/>
        </w:rPr>
        <w:t>=</w:t>
      </w:r>
      <w:r>
        <w:rPr>
          <w:spacing w:val="-2"/>
          <w:w w:val="105"/>
        </w:rPr>
        <w:t xml:space="preserve"> </w:t>
      </w:r>
      <w:r>
        <w:rPr>
          <w:w w:val="105"/>
        </w:rPr>
        <w:t>0</w:t>
      </w:r>
      <w:r>
        <w:rPr>
          <w:i/>
          <w:w w:val="105"/>
        </w:rPr>
        <w:t>.</w:t>
      </w:r>
      <w:r>
        <w:rPr>
          <w:w w:val="105"/>
        </w:rPr>
        <w:t>019).</w:t>
      </w:r>
      <w:r>
        <w:rPr>
          <w:spacing w:val="12"/>
          <w:w w:val="105"/>
        </w:rPr>
        <w:t xml:space="preserve"> </w:t>
      </w:r>
      <w:r>
        <w:rPr>
          <w:w w:val="105"/>
        </w:rPr>
        <w:t>Transfer</w:t>
      </w:r>
      <w:r>
        <w:rPr>
          <w:spacing w:val="-15"/>
          <w:w w:val="105"/>
        </w:rPr>
        <w:t xml:space="preserve"> </w:t>
      </w:r>
      <w:r>
        <w:rPr>
          <w:w w:val="105"/>
        </w:rPr>
        <w:t>activity</w:t>
      </w:r>
      <w:r>
        <w:rPr>
          <w:spacing w:val="-15"/>
          <w:w w:val="105"/>
        </w:rPr>
        <w:t xml:space="preserve"> </w:t>
      </w:r>
      <w:r>
        <w:rPr>
          <w:w w:val="105"/>
        </w:rPr>
        <w:t xml:space="preserve">is </w:t>
      </w:r>
      <w:r>
        <w:t xml:space="preserve">modestly associated with avoiding large losses, but neither social method ranks wallets in close </w:t>
      </w:r>
      <w:r>
        <w:rPr>
          <w:w w:val="105"/>
        </w:rPr>
        <w:t>agreement</w:t>
      </w:r>
      <w:r>
        <w:rPr>
          <w:spacing w:val="-16"/>
          <w:w w:val="105"/>
        </w:rPr>
        <w:t xml:space="preserve"> </w:t>
      </w:r>
      <w:r>
        <w:rPr>
          <w:w w:val="105"/>
        </w:rPr>
        <w:t>with</w:t>
      </w:r>
      <w:r>
        <w:rPr>
          <w:spacing w:val="-16"/>
          <w:w w:val="105"/>
        </w:rPr>
        <w:t xml:space="preserve"> </w:t>
      </w:r>
      <w:r>
        <w:rPr>
          <w:w w:val="105"/>
        </w:rPr>
        <w:t>inverse-risk</w:t>
      </w:r>
      <w:r>
        <w:rPr>
          <w:spacing w:val="-16"/>
          <w:w w:val="105"/>
        </w:rPr>
        <w:t xml:space="preserve"> </w:t>
      </w:r>
      <w:r>
        <w:rPr>
          <w:w w:val="105"/>
        </w:rPr>
        <w:t>summaries.</w:t>
      </w:r>
    </w:p>
    <w:p w14:paraId="00DC2204" w14:textId="77777777" w:rsidR="00350CFB" w:rsidRDefault="00283FFF">
      <w:pPr>
        <w:pStyle w:val="BodyText"/>
        <w:spacing w:before="158"/>
        <w:ind w:left="282"/>
        <w:jc w:val="both"/>
      </w:pPr>
      <w:r>
        <w:t>GF-PR achieves</w:t>
      </w:r>
      <w:r>
        <w:rPr>
          <w:spacing w:val="2"/>
        </w:rPr>
        <w:t xml:space="preserve"> </w:t>
      </w:r>
      <w:r>
        <w:t>the</w:t>
      </w:r>
      <w:r>
        <w:rPr>
          <w:spacing w:val="1"/>
        </w:rPr>
        <w:t xml:space="preserve"> </w:t>
      </w:r>
      <w:r>
        <w:t>highest</w:t>
      </w:r>
      <w:r>
        <w:rPr>
          <w:spacing w:val="2"/>
        </w:rPr>
        <w:t xml:space="preserve"> </w:t>
      </w:r>
      <w:r>
        <w:t>family</w:t>
      </w:r>
      <w:r>
        <w:rPr>
          <w:spacing w:val="1"/>
        </w:rPr>
        <w:t xml:space="preserve"> </w:t>
      </w:r>
      <w:r>
        <w:t>mean</w:t>
      </w:r>
      <w:r>
        <w:rPr>
          <w:spacing w:val="2"/>
        </w:rPr>
        <w:t xml:space="preserve"> </w:t>
      </w:r>
      <w:r>
        <w:t>(0</w:t>
      </w:r>
      <w:r>
        <w:rPr>
          <w:i/>
        </w:rPr>
        <w:t>.</w:t>
      </w:r>
      <w:r>
        <w:t>376),</w:t>
      </w:r>
      <w:r>
        <w:rPr>
          <w:spacing w:val="2"/>
        </w:rPr>
        <w:t xml:space="preserve"> </w:t>
      </w:r>
      <w:r>
        <w:t>with</w:t>
      </w:r>
      <w:r>
        <w:rPr>
          <w:spacing w:val="2"/>
        </w:rPr>
        <w:t xml:space="preserve"> </w:t>
      </w:r>
      <w:r>
        <w:t>loss</w:t>
      </w:r>
      <w:r>
        <w:rPr>
          <w:spacing w:val="2"/>
        </w:rPr>
        <w:t xml:space="preserve"> </w:t>
      </w:r>
      <w:r>
        <w:t xml:space="preserve">avoidance </w:t>
      </w:r>
      <w:r>
        <w:rPr>
          <w:i/>
        </w:rPr>
        <w:t>τ</w:t>
      </w:r>
      <w:r>
        <w:rPr>
          <w:i/>
          <w:spacing w:val="38"/>
        </w:rPr>
        <w:t xml:space="preserve"> </w:t>
      </w:r>
      <w:r>
        <w:t>=</w:t>
      </w:r>
      <w:r>
        <w:rPr>
          <w:spacing w:val="13"/>
        </w:rPr>
        <w:t xml:space="preserve"> </w:t>
      </w:r>
      <w:r>
        <w:t>0</w:t>
      </w:r>
      <w:r>
        <w:rPr>
          <w:i/>
        </w:rPr>
        <w:t>.</w:t>
      </w:r>
      <w:r>
        <w:t>545</w:t>
      </w:r>
      <w:r>
        <w:rPr>
          <w:spacing w:val="1"/>
        </w:rPr>
        <w:t xml:space="preserve"> </w:t>
      </w:r>
      <w:r>
        <w:t>and</w:t>
      </w:r>
      <w:r>
        <w:rPr>
          <w:spacing w:val="1"/>
        </w:rPr>
        <w:t xml:space="preserve"> </w:t>
      </w:r>
      <w:r>
        <w:t>worst-</w:t>
      </w:r>
      <w:r>
        <w:rPr>
          <w:spacing w:val="-4"/>
        </w:rPr>
        <w:t>close</w:t>
      </w:r>
    </w:p>
    <w:p w14:paraId="00DC2205" w14:textId="77777777" w:rsidR="00350CFB" w:rsidRDefault="00350CFB">
      <w:pPr>
        <w:pStyle w:val="BodyText"/>
        <w:jc w:val="both"/>
        <w:sectPr w:rsidR="00350CFB">
          <w:pgSz w:w="11910" w:h="16840"/>
          <w:pgMar w:top="1840" w:right="708" w:bottom="2300" w:left="992" w:header="0" w:footer="2115" w:gutter="0"/>
          <w:cols w:space="720"/>
        </w:sectPr>
      </w:pPr>
    </w:p>
    <w:p w14:paraId="00DC2206" w14:textId="77777777" w:rsidR="00350CFB" w:rsidRDefault="00283FFF">
      <w:pPr>
        <w:pStyle w:val="BodyText"/>
        <w:spacing w:before="75" w:line="252" w:lineRule="auto"/>
        <w:ind w:left="282" w:right="521" w:hanging="8"/>
      </w:pPr>
      <w:bookmarkStart w:id="312" w:name="_bookmark106"/>
      <w:bookmarkEnd w:id="312"/>
      <w:r>
        <w:lastRenderedPageBreak/>
        <w:t>Table</w:t>
      </w:r>
      <w:r>
        <w:rPr>
          <w:spacing w:val="-5"/>
        </w:rPr>
        <w:t xml:space="preserve"> </w:t>
      </w:r>
      <w:r>
        <w:t>4.10:</w:t>
      </w:r>
      <w:r>
        <w:rPr>
          <w:spacing w:val="15"/>
        </w:rPr>
        <w:t xml:space="preserve"> </w:t>
      </w:r>
      <w:r>
        <w:t>Domain</w:t>
      </w:r>
      <w:r>
        <w:rPr>
          <w:spacing w:val="-5"/>
        </w:rPr>
        <w:t xml:space="preserve"> </w:t>
      </w:r>
      <w:r>
        <w:t>alignment</w:t>
      </w:r>
      <w:r>
        <w:rPr>
          <w:spacing w:val="-5"/>
        </w:rPr>
        <w:t xml:space="preserve"> </w:t>
      </w:r>
      <w:r>
        <w:t>with</w:t>
      </w:r>
      <w:r>
        <w:rPr>
          <w:spacing w:val="-5"/>
        </w:rPr>
        <w:t xml:space="preserve"> </w:t>
      </w:r>
      <w:r>
        <w:t>inverse-risk</w:t>
      </w:r>
      <w:r>
        <w:rPr>
          <w:spacing w:val="-5"/>
        </w:rPr>
        <w:t xml:space="preserve"> </w:t>
      </w:r>
      <w:r>
        <w:t>proxies</w:t>
      </w:r>
      <w:r>
        <w:rPr>
          <w:spacing w:val="-5"/>
        </w:rPr>
        <w:t xml:space="preserve"> </w:t>
      </w:r>
      <w:r>
        <w:t>from</w:t>
      </w:r>
      <w:r>
        <w:rPr>
          <w:spacing w:val="-5"/>
        </w:rPr>
        <w:t xml:space="preserve"> </w:t>
      </w:r>
      <w:r>
        <w:t>GMX</w:t>
      </w:r>
      <w:r>
        <w:rPr>
          <w:spacing w:val="-5"/>
        </w:rPr>
        <w:t xml:space="preserve"> </w:t>
      </w:r>
      <w:r>
        <w:t>realized</w:t>
      </w:r>
      <w:r>
        <w:rPr>
          <w:spacing w:val="-5"/>
        </w:rPr>
        <w:t xml:space="preserve"> </w:t>
      </w:r>
      <w:r>
        <w:t>PnL</w:t>
      </w:r>
      <w:r>
        <w:rPr>
          <w:spacing w:val="-5"/>
        </w:rPr>
        <w:t xml:space="preserve"> </w:t>
      </w:r>
      <w:r>
        <w:t>(higher</w:t>
      </w:r>
      <w:r>
        <w:rPr>
          <w:spacing w:val="-5"/>
        </w:rPr>
        <w:t xml:space="preserve"> </w:t>
      </w:r>
      <w:r>
        <w:t>=</w:t>
      </w:r>
      <w:r>
        <w:rPr>
          <w:spacing w:val="-5"/>
        </w:rPr>
        <w:t xml:space="preserve"> </w:t>
      </w:r>
      <w:r>
        <w:t xml:space="preserve">lower </w:t>
      </w:r>
      <w:r>
        <w:rPr>
          <w:spacing w:val="-2"/>
        </w:rPr>
        <w:t>loss).</w:t>
      </w:r>
    </w:p>
    <w:p w14:paraId="00DC2207" w14:textId="77777777" w:rsidR="00350CFB" w:rsidRDefault="00283FFF">
      <w:pPr>
        <w:pStyle w:val="BodyText"/>
        <w:spacing w:before="10"/>
        <w:rPr>
          <w:sz w:val="17"/>
        </w:rPr>
      </w:pPr>
      <w:r>
        <w:rPr>
          <w:noProof/>
          <w:sz w:val="17"/>
        </w:rPr>
        <mc:AlternateContent>
          <mc:Choice Requires="wps">
            <w:drawing>
              <wp:anchor distT="0" distB="0" distL="0" distR="0" simplePos="0" relativeHeight="487642112" behindDoc="1" locked="0" layoutInCell="1" allowOverlap="1" wp14:anchorId="00DC27B4" wp14:editId="00DC27B5">
                <wp:simplePos x="0" y="0"/>
                <wp:positionH relativeFrom="page">
                  <wp:posOffset>2053221</wp:posOffset>
                </wp:positionH>
                <wp:positionV relativeFrom="paragraph">
                  <wp:posOffset>145738</wp:posOffset>
                </wp:positionV>
                <wp:extent cx="3453765" cy="1270"/>
                <wp:effectExtent l="0" t="0" r="0" b="0"/>
                <wp:wrapTopAndBottom/>
                <wp:docPr id="725" name="Graphic 7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53765" cy="1270"/>
                        </a:xfrm>
                        <a:custGeom>
                          <a:avLst/>
                          <a:gdLst/>
                          <a:ahLst/>
                          <a:cxnLst/>
                          <a:rect l="l" t="t" r="r" b="b"/>
                          <a:pathLst>
                            <a:path w="3453765">
                              <a:moveTo>
                                <a:pt x="0" y="0"/>
                              </a:moveTo>
                              <a:lnTo>
                                <a:pt x="3453561" y="0"/>
                              </a:lnTo>
                            </a:path>
                          </a:pathLst>
                        </a:custGeom>
                        <a:ln w="1214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D7855E7" id="Graphic 725" o:spid="_x0000_s1026" style="position:absolute;margin-left:161.65pt;margin-top:11.5pt;width:271.95pt;height:.1pt;z-index:-15674368;visibility:visible;mso-wrap-style:square;mso-wrap-distance-left:0;mso-wrap-distance-top:0;mso-wrap-distance-right:0;mso-wrap-distance-bottom:0;mso-position-horizontal:absolute;mso-position-horizontal-relative:page;mso-position-vertical:absolute;mso-position-vertical-relative:text;v-text-anchor:top" coordsize="345376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" path="m,l3453561,e" filled="f" strokeweight=".33739mm">
                <v:path arrowok="t"/>
                <w10:wrap type="topAndBottom" anchorx="page"/>
              </v:shape>
            </w:pict>
          </mc:Fallback>
        </mc:AlternateContent>
      </w:r>
    </w:p>
    <w:p w14:paraId="00DC2208" w14:textId="77777777" w:rsidR="00350CFB" w:rsidRDefault="00283FFF">
      <w:pPr>
        <w:tabs>
          <w:tab w:val="left" w:pos="3254"/>
        </w:tabs>
        <w:spacing w:before="54"/>
        <w:ind w:left="-1" w:right="306"/>
        <w:jc w:val="center"/>
        <w:rPr>
          <w:i/>
        </w:rPr>
      </w:pPr>
      <w:r>
        <w:rPr>
          <w:spacing w:val="-2"/>
        </w:rPr>
        <w:t>Proxy</w:t>
      </w:r>
      <w:r>
        <w:tab/>
        <w:t>Spearman</w:t>
      </w:r>
      <w:r>
        <w:rPr>
          <w:spacing w:val="-4"/>
        </w:rPr>
        <w:t xml:space="preserve"> </w:t>
      </w:r>
      <w:r>
        <w:rPr>
          <w:i/>
        </w:rPr>
        <w:t>ρ</w:t>
      </w:r>
      <w:r>
        <w:rPr>
          <w:i/>
          <w:spacing w:val="79"/>
        </w:rPr>
        <w:t xml:space="preserve"> </w:t>
      </w:r>
      <w:r>
        <w:t>Kendall</w:t>
      </w:r>
      <w:r>
        <w:rPr>
          <w:spacing w:val="-3"/>
        </w:rPr>
        <w:t xml:space="preserve"> </w:t>
      </w:r>
      <w:r>
        <w:rPr>
          <w:i/>
          <w:spacing w:val="-12"/>
        </w:rPr>
        <w:t>τ</w:t>
      </w:r>
    </w:p>
    <w:p w14:paraId="00DC2209" w14:textId="77777777" w:rsidR="00350CFB" w:rsidRDefault="00283FFF">
      <w:pPr>
        <w:pStyle w:val="BodyText"/>
        <w:rPr>
          <w:i/>
          <w:sz w:val="5"/>
        </w:rPr>
      </w:pPr>
      <w:r>
        <w:rPr>
          <w:i/>
          <w:noProof/>
          <w:sz w:val="5"/>
        </w:rPr>
        <mc:AlternateContent>
          <mc:Choice Requires="wps">
            <w:drawing>
              <wp:anchor distT="0" distB="0" distL="0" distR="0" simplePos="0" relativeHeight="487642624" behindDoc="1" locked="0" layoutInCell="1" allowOverlap="1" wp14:anchorId="00DC27B6" wp14:editId="00DC27B7">
                <wp:simplePos x="0" y="0"/>
                <wp:positionH relativeFrom="page">
                  <wp:posOffset>2053221</wp:posOffset>
                </wp:positionH>
                <wp:positionV relativeFrom="paragraph">
                  <wp:posOffset>52233</wp:posOffset>
                </wp:positionV>
                <wp:extent cx="3453765" cy="1270"/>
                <wp:effectExtent l="0" t="0" r="0" b="0"/>
                <wp:wrapTopAndBottom/>
                <wp:docPr id="726" name="Graphic 7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53765" cy="1270"/>
                        </a:xfrm>
                        <a:custGeom>
                          <a:avLst/>
                          <a:gdLst/>
                          <a:ahLst/>
                          <a:cxnLst/>
                          <a:rect l="l" t="t" r="r" b="b"/>
                          <a:pathLst>
                            <a:path w="3453765">
                              <a:moveTo>
                                <a:pt x="0" y="0"/>
                              </a:moveTo>
                              <a:lnTo>
                                <a:pt x="3453561" y="0"/>
                              </a:lnTo>
                            </a:path>
                          </a:pathLst>
                        </a:custGeom>
                        <a:ln w="759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D9FEBF7" id="Graphic 726" o:spid="_x0000_s1026" style="position:absolute;margin-left:161.65pt;margin-top:4.1pt;width:271.95pt;height:.1pt;z-index:-15673856;visibility:visible;mso-wrap-style:square;mso-wrap-distance-left:0;mso-wrap-distance-top:0;mso-wrap-distance-right:0;mso-wrap-distance-bottom:0;mso-position-horizontal:absolute;mso-position-horizontal-relative:page;mso-position-vertical:absolute;mso-position-vertical-relative:text;v-text-anchor:top" coordsize="345376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" path="m,l3453561,e" filled="f" strokeweight=".21089mm">
                <v:path arrowok="t"/>
                <w10:wrap type="topAndBottom" anchorx="page"/>
              </v:shape>
            </w:pict>
          </mc:Fallback>
        </mc:AlternateContent>
      </w:r>
    </w:p>
    <w:p w14:paraId="00DC220A" w14:textId="77777777" w:rsidR="00350CFB" w:rsidRDefault="00283FFF">
      <w:pPr>
        <w:spacing w:before="164" w:line="698" w:lineRule="auto"/>
        <w:ind w:left="2311" w:right="5395"/>
        <w:jc w:val="both"/>
      </w:pPr>
      <w:r>
        <w:t>Loss avoidance (</w:t>
      </w:r>
      <w:r>
        <w:rPr>
          <w:rFonts w:ascii="Arial Unicode MS" w:hAnsi="Arial Unicode MS"/>
        </w:rPr>
        <w:t>−</w:t>
      </w:r>
      <w:r>
        <w:rPr>
          <w:rFonts w:ascii="Arial Unicode MS" w:hAnsi="Arial Unicode MS"/>
          <w:spacing w:val="-5"/>
        </w:rPr>
        <w:t xml:space="preserve"> </w:t>
      </w:r>
      <w:r>
        <w:rPr>
          <w:position w:val="16"/>
        </w:rPr>
        <w:t xml:space="preserve">L </w:t>
      </w:r>
      <w:r>
        <w:t>min(P Loss avoidance (</w:t>
      </w:r>
      <w:r>
        <w:rPr>
          <w:rFonts w:ascii="Arial Unicode MS" w:hAnsi="Arial Unicode MS"/>
        </w:rPr>
        <w:t>−</w:t>
      </w:r>
      <w:r>
        <w:rPr>
          <w:rFonts w:ascii="Arial Unicode MS" w:hAnsi="Arial Unicode MS"/>
          <w:spacing w:val="-5"/>
        </w:rPr>
        <w:t xml:space="preserve"> </w:t>
      </w:r>
      <w:r>
        <w:rPr>
          <w:position w:val="16"/>
        </w:rPr>
        <w:t xml:space="preserve">L </w:t>
      </w:r>
      <w:r>
        <w:t>min(P Loss</w:t>
      </w:r>
      <w:r>
        <w:rPr>
          <w:spacing w:val="34"/>
        </w:rPr>
        <w:t xml:space="preserve"> </w:t>
      </w:r>
      <w:r>
        <w:t>avoidance</w:t>
      </w:r>
      <w:r>
        <w:rPr>
          <w:spacing w:val="35"/>
        </w:rPr>
        <w:t xml:space="preserve"> </w:t>
      </w:r>
      <w:r>
        <w:t>(</w:t>
      </w:r>
      <w:r>
        <w:rPr>
          <w:rFonts w:ascii="Arial Unicode MS" w:hAnsi="Arial Unicode MS"/>
        </w:rPr>
        <w:t>−</w:t>
      </w:r>
      <w:r>
        <w:rPr>
          <w:rFonts w:ascii="Arial Unicode MS" w:hAnsi="Arial Unicode MS"/>
          <w:spacing w:val="-2"/>
        </w:rPr>
        <w:t xml:space="preserve"> </w:t>
      </w:r>
      <w:r>
        <w:rPr>
          <w:position w:val="16"/>
        </w:rPr>
        <w:t>L</w:t>
      </w:r>
      <w:r>
        <w:rPr>
          <w:spacing w:val="5"/>
          <w:position w:val="16"/>
        </w:rPr>
        <w:t xml:space="preserve"> </w:t>
      </w:r>
      <w:r>
        <w:rPr>
          <w:spacing w:val="-4"/>
        </w:rPr>
        <w:t>min(P</w:t>
      </w:r>
    </w:p>
    <w:p w14:paraId="00DC220B" w14:textId="77777777" w:rsidR="00350CFB" w:rsidRDefault="00350CFB">
      <w:pPr>
        <w:pStyle w:val="BodyText"/>
        <w:spacing w:before="13"/>
        <w:rPr>
          <w:sz w:val="22"/>
        </w:rPr>
      </w:pPr>
    </w:p>
    <w:p w14:paraId="00DC220C" w14:textId="77777777" w:rsidR="00350CFB" w:rsidRDefault="00283FFF">
      <w:pPr>
        <w:pStyle w:val="BodyText"/>
        <w:spacing w:before="1" w:line="396" w:lineRule="auto"/>
        <w:ind w:left="282" w:right="521"/>
        <w:jc w:val="both"/>
      </w:pPr>
      <w:r>
        <w:rPr>
          <w:noProof/>
        </w:rPr>
        <mc:AlternateContent>
          <mc:Choice Requires="wps">
            <w:drawing>
              <wp:anchor distT="0" distB="0" distL="0" distR="0" simplePos="0" relativeHeight="15783936" behindDoc="0" locked="0" layoutInCell="1" allowOverlap="1" wp14:anchorId="00DC27B8" wp14:editId="00DC27B9">
                <wp:simplePos x="0" y="0"/>
                <wp:positionH relativeFrom="page">
                  <wp:posOffset>2015121</wp:posOffset>
                </wp:positionH>
                <wp:positionV relativeFrom="paragraph">
                  <wp:posOffset>-2521063</wp:posOffset>
                </wp:positionV>
                <wp:extent cx="3529965" cy="2256155"/>
                <wp:effectExtent l="0" t="0" r="0" b="0"/>
                <wp:wrapNone/>
                <wp:docPr id="727" name="Textbox 7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29965" cy="2256155"/>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2652"/>
                              <w:gridCol w:w="1738"/>
                              <w:gridCol w:w="1049"/>
                            </w:tblGrid>
                            <w:tr w:rsidR="00350CFB" w14:paraId="00DC2871" w14:textId="77777777">
                              <w:trPr>
                                <w:trHeight w:val="527"/>
                              </w:trPr>
                              <w:tc>
                                <w:tcPr>
                                  <w:tcW w:w="2652" w:type="dxa"/>
                                </w:tcPr>
                                <w:p w14:paraId="00DC286F" w14:textId="77777777" w:rsidR="00350CFB" w:rsidRDefault="00283FFF">
                                  <w:pPr>
                                    <w:pStyle w:val="TableParagraph"/>
                                    <w:spacing w:before="0" w:line="242" w:lineRule="exact"/>
                                    <w:ind w:left="69"/>
                                    <w:jc w:val="left"/>
                                    <w:rPr>
                                      <w:i/>
                                    </w:rPr>
                                  </w:pPr>
                                  <w:r>
                                    <w:rPr>
                                      <w:i/>
                                      <w:spacing w:val="-2"/>
                                    </w:rPr>
                                    <w:t>EndorseRank</w:t>
                                  </w:r>
                                </w:p>
                              </w:tc>
                              <w:tc>
                                <w:tcPr>
                                  <w:tcW w:w="2787" w:type="dxa"/>
                                  <w:gridSpan w:val="2"/>
                                </w:tcPr>
                                <w:p w14:paraId="00DC2870" w14:textId="77777777" w:rsidR="00350CFB" w:rsidRDefault="00283FFF">
                                  <w:pPr>
                                    <w:pStyle w:val="TableParagraph"/>
                                    <w:tabs>
                                      <w:tab w:val="left" w:pos="946"/>
                                      <w:tab w:val="right" w:pos="2529"/>
                                    </w:tabs>
                                    <w:spacing w:before="260" w:line="247" w:lineRule="exact"/>
                                    <w:ind w:left="-86"/>
                                    <w:jc w:val="left"/>
                                  </w:pPr>
                                  <w:r>
                                    <w:t>nL</w:t>
                                  </w:r>
                                  <w:r>
                                    <w:rPr>
                                      <w:i/>
                                    </w:rPr>
                                    <w:t>,</w:t>
                                  </w:r>
                                  <w:r>
                                    <w:rPr>
                                      <w:i/>
                                      <w:spacing w:val="-18"/>
                                    </w:rPr>
                                    <w:t xml:space="preserve"> </w:t>
                                  </w:r>
                                  <w:r>
                                    <w:rPr>
                                      <w:spacing w:val="-5"/>
                                    </w:rPr>
                                    <w:t>0))</w:t>
                                  </w:r>
                                  <w:r>
                                    <w:tab/>
                                  </w:r>
                                  <w:r>
                                    <w:rPr>
                                      <w:spacing w:val="-2"/>
                                    </w:rPr>
                                    <w:t>0.097</w:t>
                                  </w:r>
                                  <w:r>
                                    <w:tab/>
                                  </w:r>
                                  <w:r>
                                    <w:rPr>
                                      <w:spacing w:val="-2"/>
                                    </w:rPr>
                                    <w:t>0.079</w:t>
                                  </w:r>
                                </w:p>
                              </w:tc>
                            </w:tr>
                            <w:tr w:rsidR="00350CFB" w14:paraId="00DC2875" w14:textId="77777777">
                              <w:trPr>
                                <w:trHeight w:val="270"/>
                              </w:trPr>
                              <w:tc>
                                <w:tcPr>
                                  <w:tcW w:w="2652" w:type="dxa"/>
                                </w:tcPr>
                                <w:p w14:paraId="00DC2872" w14:textId="77777777" w:rsidR="00350CFB" w:rsidRDefault="00283FFF">
                                  <w:pPr>
                                    <w:pStyle w:val="TableParagraph"/>
                                    <w:spacing w:line="247" w:lineRule="exact"/>
                                    <w:ind w:left="69"/>
                                    <w:jc w:val="left"/>
                                  </w:pPr>
                                  <w:r>
                                    <w:t>Non-loss</w:t>
                                  </w:r>
                                  <w:r>
                                    <w:rPr>
                                      <w:spacing w:val="-11"/>
                                    </w:rPr>
                                    <w:t xml:space="preserve"> </w:t>
                                  </w:r>
                                  <w:r>
                                    <w:t>close</w:t>
                                  </w:r>
                                  <w:r>
                                    <w:rPr>
                                      <w:spacing w:val="-11"/>
                                    </w:rPr>
                                    <w:t xml:space="preserve"> </w:t>
                                  </w:r>
                                  <w:r>
                                    <w:rPr>
                                      <w:spacing w:val="-4"/>
                                    </w:rPr>
                                    <w:t>rate</w:t>
                                  </w:r>
                                </w:p>
                              </w:tc>
                              <w:tc>
                                <w:tcPr>
                                  <w:tcW w:w="1738" w:type="dxa"/>
                                </w:tcPr>
                                <w:p w14:paraId="00DC2873" w14:textId="77777777" w:rsidR="00350CFB" w:rsidRDefault="00283FFF">
                                  <w:pPr>
                                    <w:pStyle w:val="TableParagraph"/>
                                    <w:spacing w:line="247" w:lineRule="exact"/>
                                    <w:ind w:right="261"/>
                                    <w:jc w:val="right"/>
                                  </w:pPr>
                                  <w:r>
                                    <w:rPr>
                                      <w:spacing w:val="-2"/>
                                    </w:rPr>
                                    <w:t>-0.037</w:t>
                                  </w:r>
                                </w:p>
                              </w:tc>
                              <w:tc>
                                <w:tcPr>
                                  <w:tcW w:w="1049" w:type="dxa"/>
                                </w:tcPr>
                                <w:p w14:paraId="00DC2874" w14:textId="77777777" w:rsidR="00350CFB" w:rsidRDefault="00283FFF">
                                  <w:pPr>
                                    <w:pStyle w:val="TableParagraph"/>
                                    <w:spacing w:line="247" w:lineRule="exact"/>
                                    <w:ind w:left="43"/>
                                  </w:pPr>
                                  <w:r>
                                    <w:rPr>
                                      <w:spacing w:val="-2"/>
                                    </w:rPr>
                                    <w:t>-0.031</w:t>
                                  </w:r>
                                </w:p>
                              </w:tc>
                            </w:tr>
                            <w:tr w:rsidR="00350CFB" w14:paraId="00DC2878" w14:textId="77777777">
                              <w:trPr>
                                <w:trHeight w:val="256"/>
                              </w:trPr>
                              <w:tc>
                                <w:tcPr>
                                  <w:tcW w:w="4390" w:type="dxa"/>
                                  <w:gridSpan w:val="2"/>
                                </w:tcPr>
                                <w:p w14:paraId="00DC2876" w14:textId="77777777" w:rsidR="00350CFB" w:rsidRDefault="00283FFF">
                                  <w:pPr>
                                    <w:pStyle w:val="TableParagraph"/>
                                    <w:tabs>
                                      <w:tab w:val="left" w:pos="3598"/>
                                    </w:tabs>
                                    <w:spacing w:before="0" w:line="236" w:lineRule="exact"/>
                                    <w:ind w:left="69"/>
                                    <w:jc w:val="left"/>
                                  </w:pPr>
                                  <w:r>
                                    <w:t>Worst-close</w:t>
                                  </w:r>
                                  <w:r>
                                    <w:rPr>
                                      <w:spacing w:val="-3"/>
                                    </w:rPr>
                                    <w:t xml:space="preserve"> </w:t>
                                  </w:r>
                                  <w:r>
                                    <w:t>PnL</w:t>
                                  </w:r>
                                  <w:r>
                                    <w:rPr>
                                      <w:spacing w:val="-1"/>
                                    </w:rPr>
                                    <w:t xml:space="preserve"> </w:t>
                                  </w:r>
                                  <w:r>
                                    <w:t>score</w:t>
                                  </w:r>
                                  <w:r>
                                    <w:rPr>
                                      <w:spacing w:val="-2"/>
                                    </w:rPr>
                                    <w:t xml:space="preserve"> </w:t>
                                  </w:r>
                                  <w:r>
                                    <w:t>(</w:t>
                                  </w:r>
                                  <w:r>
                                    <w:rPr>
                                      <w:rFonts w:ascii="Arial Unicode MS" w:hAnsi="Arial Unicode MS"/>
                                    </w:rPr>
                                    <w:t>−</w:t>
                                  </w:r>
                                  <w:r>
                                    <w:rPr>
                                      <w:rFonts w:ascii="Arial Unicode MS" w:hAnsi="Arial Unicode MS"/>
                                      <w:spacing w:val="-25"/>
                                    </w:rPr>
                                    <w:t xml:space="preserve"> </w:t>
                                  </w:r>
                                  <w:r>
                                    <w:t>min</w:t>
                                  </w:r>
                                  <w:r>
                                    <w:rPr>
                                      <w:spacing w:val="-19"/>
                                    </w:rPr>
                                    <w:t xml:space="preserve"> </w:t>
                                  </w:r>
                                  <w:r>
                                    <w:rPr>
                                      <w:spacing w:val="-4"/>
                                    </w:rPr>
                                    <w:t>PnL)</w:t>
                                  </w:r>
                                  <w:r>
                                    <w:tab/>
                                  </w:r>
                                  <w:r>
                                    <w:rPr>
                                      <w:spacing w:val="-2"/>
                                    </w:rPr>
                                    <w:t>0.070</w:t>
                                  </w:r>
                                </w:p>
                              </w:tc>
                              <w:tc>
                                <w:tcPr>
                                  <w:tcW w:w="1049" w:type="dxa"/>
                                </w:tcPr>
                                <w:p w14:paraId="00DC2877" w14:textId="77777777" w:rsidR="00350CFB" w:rsidRDefault="00283FFF">
                                  <w:pPr>
                                    <w:pStyle w:val="TableParagraph"/>
                                    <w:spacing w:line="233" w:lineRule="exact"/>
                                    <w:ind w:left="43"/>
                                  </w:pPr>
                                  <w:r>
                                    <w:rPr>
                                      <w:spacing w:val="-2"/>
                                    </w:rPr>
                                    <w:t>0.057</w:t>
                                  </w:r>
                                </w:p>
                              </w:tc>
                            </w:tr>
                            <w:tr w:rsidR="00350CFB" w14:paraId="00DC287B" w14:textId="77777777">
                              <w:trPr>
                                <w:trHeight w:val="676"/>
                              </w:trPr>
                              <w:tc>
                                <w:tcPr>
                                  <w:tcW w:w="2652" w:type="dxa"/>
                                </w:tcPr>
                                <w:p w14:paraId="00DC2879" w14:textId="77777777" w:rsidR="00350CFB" w:rsidRDefault="00283FFF">
                                  <w:pPr>
                                    <w:pStyle w:val="TableParagraph"/>
                                    <w:spacing w:before="138"/>
                                    <w:ind w:left="69"/>
                                    <w:jc w:val="left"/>
                                    <w:rPr>
                                      <w:i/>
                                    </w:rPr>
                                  </w:pPr>
                                  <w:r>
                                    <w:rPr>
                                      <w:i/>
                                      <w:spacing w:val="-5"/>
                                    </w:rPr>
                                    <w:t>AWP</w:t>
                                  </w:r>
                                </w:p>
                              </w:tc>
                              <w:tc>
                                <w:tcPr>
                                  <w:tcW w:w="2787" w:type="dxa"/>
                                  <w:gridSpan w:val="2"/>
                                </w:tcPr>
                                <w:p w14:paraId="00DC287A" w14:textId="77777777" w:rsidR="00350CFB" w:rsidRDefault="00283FFF">
                                  <w:pPr>
                                    <w:pStyle w:val="TableParagraph"/>
                                    <w:tabs>
                                      <w:tab w:val="left" w:pos="946"/>
                                      <w:tab w:val="right" w:pos="2529"/>
                                    </w:tabs>
                                    <w:spacing w:before="409" w:line="247" w:lineRule="exact"/>
                                    <w:ind w:left="-86"/>
                                    <w:jc w:val="left"/>
                                  </w:pPr>
                                  <w:r>
                                    <w:t>nL</w:t>
                                  </w:r>
                                  <w:r>
                                    <w:rPr>
                                      <w:i/>
                                    </w:rPr>
                                    <w:t>,</w:t>
                                  </w:r>
                                  <w:r>
                                    <w:rPr>
                                      <w:i/>
                                      <w:spacing w:val="-18"/>
                                    </w:rPr>
                                    <w:t xml:space="preserve"> </w:t>
                                  </w:r>
                                  <w:r>
                                    <w:rPr>
                                      <w:spacing w:val="-5"/>
                                    </w:rPr>
                                    <w:t>0))</w:t>
                                  </w:r>
                                  <w:r>
                                    <w:tab/>
                                  </w:r>
                                  <w:r>
                                    <w:rPr>
                                      <w:spacing w:val="-2"/>
                                    </w:rPr>
                                    <w:t>0.243</w:t>
                                  </w:r>
                                  <w:r>
                                    <w:tab/>
                                  </w:r>
                                  <w:r>
                                    <w:rPr>
                                      <w:spacing w:val="-2"/>
                                    </w:rPr>
                                    <w:t>0.165</w:t>
                                  </w:r>
                                </w:p>
                              </w:tc>
                            </w:tr>
                            <w:tr w:rsidR="00350CFB" w14:paraId="00DC287F" w14:textId="77777777">
                              <w:trPr>
                                <w:trHeight w:val="270"/>
                              </w:trPr>
                              <w:tc>
                                <w:tcPr>
                                  <w:tcW w:w="2652" w:type="dxa"/>
                                </w:tcPr>
                                <w:p w14:paraId="00DC287C" w14:textId="77777777" w:rsidR="00350CFB" w:rsidRDefault="00283FFF">
                                  <w:pPr>
                                    <w:pStyle w:val="TableParagraph"/>
                                    <w:spacing w:line="247" w:lineRule="exact"/>
                                    <w:ind w:left="69"/>
                                    <w:jc w:val="left"/>
                                  </w:pPr>
                                  <w:r>
                                    <w:t>Non-loss</w:t>
                                  </w:r>
                                  <w:r>
                                    <w:rPr>
                                      <w:spacing w:val="-11"/>
                                    </w:rPr>
                                    <w:t xml:space="preserve"> </w:t>
                                  </w:r>
                                  <w:r>
                                    <w:t>close</w:t>
                                  </w:r>
                                  <w:r>
                                    <w:rPr>
                                      <w:spacing w:val="-11"/>
                                    </w:rPr>
                                    <w:t xml:space="preserve"> </w:t>
                                  </w:r>
                                  <w:r>
                                    <w:rPr>
                                      <w:spacing w:val="-4"/>
                                    </w:rPr>
                                    <w:t>rate</w:t>
                                  </w:r>
                                </w:p>
                              </w:tc>
                              <w:tc>
                                <w:tcPr>
                                  <w:tcW w:w="1738" w:type="dxa"/>
                                </w:tcPr>
                                <w:p w14:paraId="00DC287D" w14:textId="77777777" w:rsidR="00350CFB" w:rsidRDefault="00283FFF">
                                  <w:pPr>
                                    <w:pStyle w:val="TableParagraph"/>
                                    <w:spacing w:line="247" w:lineRule="exact"/>
                                    <w:ind w:right="298"/>
                                    <w:jc w:val="right"/>
                                  </w:pPr>
                                  <w:r>
                                    <w:rPr>
                                      <w:spacing w:val="-2"/>
                                    </w:rPr>
                                    <w:t>0.028</w:t>
                                  </w:r>
                                </w:p>
                              </w:tc>
                              <w:tc>
                                <w:tcPr>
                                  <w:tcW w:w="1049" w:type="dxa"/>
                                </w:tcPr>
                                <w:p w14:paraId="00DC287E" w14:textId="77777777" w:rsidR="00350CFB" w:rsidRDefault="00283FFF">
                                  <w:pPr>
                                    <w:pStyle w:val="TableParagraph"/>
                                    <w:spacing w:line="247" w:lineRule="exact"/>
                                    <w:ind w:left="43"/>
                                  </w:pPr>
                                  <w:r>
                                    <w:rPr>
                                      <w:spacing w:val="-2"/>
                                    </w:rPr>
                                    <w:t>0.019</w:t>
                                  </w:r>
                                </w:p>
                              </w:tc>
                            </w:tr>
                            <w:tr w:rsidR="00350CFB" w14:paraId="00DC2882" w14:textId="77777777">
                              <w:trPr>
                                <w:trHeight w:val="256"/>
                              </w:trPr>
                              <w:tc>
                                <w:tcPr>
                                  <w:tcW w:w="4390" w:type="dxa"/>
                                  <w:gridSpan w:val="2"/>
                                </w:tcPr>
                                <w:p w14:paraId="00DC2880" w14:textId="77777777" w:rsidR="00350CFB" w:rsidRDefault="00283FFF">
                                  <w:pPr>
                                    <w:pStyle w:val="TableParagraph"/>
                                    <w:tabs>
                                      <w:tab w:val="left" w:pos="3598"/>
                                    </w:tabs>
                                    <w:spacing w:before="0" w:line="236" w:lineRule="exact"/>
                                    <w:ind w:left="69"/>
                                    <w:jc w:val="left"/>
                                  </w:pPr>
                                  <w:r>
                                    <w:t>Worst-close</w:t>
                                  </w:r>
                                  <w:r>
                                    <w:rPr>
                                      <w:spacing w:val="-3"/>
                                    </w:rPr>
                                    <w:t xml:space="preserve"> </w:t>
                                  </w:r>
                                  <w:r>
                                    <w:t>PnL</w:t>
                                  </w:r>
                                  <w:r>
                                    <w:rPr>
                                      <w:spacing w:val="-1"/>
                                    </w:rPr>
                                    <w:t xml:space="preserve"> </w:t>
                                  </w:r>
                                  <w:r>
                                    <w:t>score</w:t>
                                  </w:r>
                                  <w:r>
                                    <w:rPr>
                                      <w:spacing w:val="-2"/>
                                    </w:rPr>
                                    <w:t xml:space="preserve"> </w:t>
                                  </w:r>
                                  <w:r>
                                    <w:t>(</w:t>
                                  </w:r>
                                  <w:r>
                                    <w:rPr>
                                      <w:rFonts w:ascii="Arial Unicode MS" w:hAnsi="Arial Unicode MS"/>
                                    </w:rPr>
                                    <w:t>−</w:t>
                                  </w:r>
                                  <w:r>
                                    <w:rPr>
                                      <w:rFonts w:ascii="Arial Unicode MS" w:hAnsi="Arial Unicode MS"/>
                                      <w:spacing w:val="-25"/>
                                    </w:rPr>
                                    <w:t xml:space="preserve"> </w:t>
                                  </w:r>
                                  <w:r>
                                    <w:t>min</w:t>
                                  </w:r>
                                  <w:r>
                                    <w:rPr>
                                      <w:spacing w:val="-19"/>
                                    </w:rPr>
                                    <w:t xml:space="preserve"> </w:t>
                                  </w:r>
                                  <w:r>
                                    <w:rPr>
                                      <w:spacing w:val="-4"/>
                                    </w:rPr>
                                    <w:t>PnL)</w:t>
                                  </w:r>
                                  <w:r>
                                    <w:tab/>
                                  </w:r>
                                  <w:r>
                                    <w:rPr>
                                      <w:spacing w:val="-2"/>
                                    </w:rPr>
                                    <w:t>0.204</w:t>
                                  </w:r>
                                </w:p>
                              </w:tc>
                              <w:tc>
                                <w:tcPr>
                                  <w:tcW w:w="1049" w:type="dxa"/>
                                </w:tcPr>
                                <w:p w14:paraId="00DC2881" w14:textId="77777777" w:rsidR="00350CFB" w:rsidRDefault="00283FFF">
                                  <w:pPr>
                                    <w:pStyle w:val="TableParagraph"/>
                                    <w:spacing w:line="233" w:lineRule="exact"/>
                                    <w:ind w:left="43"/>
                                  </w:pPr>
                                  <w:r>
                                    <w:rPr>
                                      <w:spacing w:val="-2"/>
                                    </w:rPr>
                                    <w:t>0.137</w:t>
                                  </w:r>
                                </w:p>
                              </w:tc>
                            </w:tr>
                            <w:tr w:rsidR="00350CFB" w14:paraId="00DC2885" w14:textId="77777777">
                              <w:trPr>
                                <w:trHeight w:val="676"/>
                              </w:trPr>
                              <w:tc>
                                <w:tcPr>
                                  <w:tcW w:w="2652" w:type="dxa"/>
                                </w:tcPr>
                                <w:p w14:paraId="00DC2883" w14:textId="77777777" w:rsidR="00350CFB" w:rsidRDefault="00283FFF">
                                  <w:pPr>
                                    <w:pStyle w:val="TableParagraph"/>
                                    <w:spacing w:before="138"/>
                                    <w:ind w:left="69"/>
                                    <w:jc w:val="left"/>
                                    <w:rPr>
                                      <w:i/>
                                    </w:rPr>
                                  </w:pPr>
                                  <w:r>
                                    <w:rPr>
                                      <w:i/>
                                      <w:spacing w:val="-2"/>
                                    </w:rPr>
                                    <w:t>GF-</w:t>
                                  </w:r>
                                  <w:r>
                                    <w:rPr>
                                      <w:i/>
                                      <w:spacing w:val="-5"/>
                                    </w:rPr>
                                    <w:t>PR</w:t>
                                  </w:r>
                                </w:p>
                              </w:tc>
                              <w:tc>
                                <w:tcPr>
                                  <w:tcW w:w="2787" w:type="dxa"/>
                                  <w:gridSpan w:val="2"/>
                                </w:tcPr>
                                <w:p w14:paraId="00DC2884" w14:textId="77777777" w:rsidR="00350CFB" w:rsidRDefault="00283FFF">
                                  <w:pPr>
                                    <w:pStyle w:val="TableParagraph"/>
                                    <w:tabs>
                                      <w:tab w:val="left" w:pos="946"/>
                                      <w:tab w:val="right" w:pos="2529"/>
                                    </w:tabs>
                                    <w:spacing w:before="409" w:line="247" w:lineRule="exact"/>
                                    <w:ind w:left="-86"/>
                                    <w:jc w:val="left"/>
                                  </w:pPr>
                                  <w:r>
                                    <w:t>nL</w:t>
                                  </w:r>
                                  <w:r>
                                    <w:rPr>
                                      <w:i/>
                                    </w:rPr>
                                    <w:t>,</w:t>
                                  </w:r>
                                  <w:r>
                                    <w:rPr>
                                      <w:i/>
                                      <w:spacing w:val="-18"/>
                                    </w:rPr>
                                    <w:t xml:space="preserve"> </w:t>
                                  </w:r>
                                  <w:r>
                                    <w:rPr>
                                      <w:spacing w:val="-5"/>
                                    </w:rPr>
                                    <w:t>0))</w:t>
                                  </w:r>
                                  <w:r>
                                    <w:tab/>
                                  </w:r>
                                  <w:r>
                                    <w:rPr>
                                      <w:spacing w:val="-2"/>
                                    </w:rPr>
                                    <w:t>0.675</w:t>
                                  </w:r>
                                  <w:r>
                                    <w:tab/>
                                  </w:r>
                                  <w:r>
                                    <w:rPr>
                                      <w:spacing w:val="-2"/>
                                    </w:rPr>
                                    <w:t>0.545</w:t>
                                  </w:r>
                                </w:p>
                              </w:tc>
                            </w:tr>
                            <w:tr w:rsidR="00350CFB" w14:paraId="00DC2889" w14:textId="77777777">
                              <w:trPr>
                                <w:trHeight w:val="270"/>
                              </w:trPr>
                              <w:tc>
                                <w:tcPr>
                                  <w:tcW w:w="2652" w:type="dxa"/>
                                </w:tcPr>
                                <w:p w14:paraId="00DC2886" w14:textId="77777777" w:rsidR="00350CFB" w:rsidRDefault="00283FFF">
                                  <w:pPr>
                                    <w:pStyle w:val="TableParagraph"/>
                                    <w:spacing w:line="247" w:lineRule="exact"/>
                                    <w:ind w:left="69"/>
                                    <w:jc w:val="left"/>
                                  </w:pPr>
                                  <w:r>
                                    <w:t>Non-loss</w:t>
                                  </w:r>
                                  <w:r>
                                    <w:rPr>
                                      <w:spacing w:val="-11"/>
                                    </w:rPr>
                                    <w:t xml:space="preserve"> </w:t>
                                  </w:r>
                                  <w:r>
                                    <w:t>close</w:t>
                                  </w:r>
                                  <w:r>
                                    <w:rPr>
                                      <w:spacing w:val="-11"/>
                                    </w:rPr>
                                    <w:t xml:space="preserve"> </w:t>
                                  </w:r>
                                  <w:r>
                                    <w:rPr>
                                      <w:spacing w:val="-4"/>
                                    </w:rPr>
                                    <w:t>rate</w:t>
                                  </w:r>
                                </w:p>
                              </w:tc>
                              <w:tc>
                                <w:tcPr>
                                  <w:tcW w:w="1738" w:type="dxa"/>
                                </w:tcPr>
                                <w:p w14:paraId="00DC2887" w14:textId="77777777" w:rsidR="00350CFB" w:rsidRDefault="00283FFF">
                                  <w:pPr>
                                    <w:pStyle w:val="TableParagraph"/>
                                    <w:spacing w:line="247" w:lineRule="exact"/>
                                    <w:ind w:right="298"/>
                                    <w:jc w:val="right"/>
                                  </w:pPr>
                                  <w:r>
                                    <w:rPr>
                                      <w:spacing w:val="-2"/>
                                    </w:rPr>
                                    <w:t>0.150</w:t>
                                  </w:r>
                                </w:p>
                              </w:tc>
                              <w:tc>
                                <w:tcPr>
                                  <w:tcW w:w="1049" w:type="dxa"/>
                                </w:tcPr>
                                <w:p w14:paraId="00DC2888" w14:textId="77777777" w:rsidR="00350CFB" w:rsidRDefault="00283FFF">
                                  <w:pPr>
                                    <w:pStyle w:val="TableParagraph"/>
                                    <w:spacing w:line="247" w:lineRule="exact"/>
                                    <w:ind w:left="43"/>
                                  </w:pPr>
                                  <w:r>
                                    <w:rPr>
                                      <w:spacing w:val="-2"/>
                                    </w:rPr>
                                    <w:t>0.104</w:t>
                                  </w:r>
                                </w:p>
                              </w:tc>
                            </w:tr>
                            <w:tr w:rsidR="00350CFB" w14:paraId="00DC288C" w14:textId="77777777">
                              <w:trPr>
                                <w:trHeight w:val="332"/>
                              </w:trPr>
                              <w:tc>
                                <w:tcPr>
                                  <w:tcW w:w="4390" w:type="dxa"/>
                                  <w:gridSpan w:val="2"/>
                                  <w:tcBorders>
                                    <w:bottom w:val="single" w:sz="8" w:space="0" w:color="000000"/>
                                  </w:tcBorders>
                                </w:tcPr>
                                <w:p w14:paraId="00DC288A" w14:textId="77777777" w:rsidR="00350CFB" w:rsidRDefault="00283FFF">
                                  <w:pPr>
                                    <w:pStyle w:val="TableParagraph"/>
                                    <w:tabs>
                                      <w:tab w:val="left" w:pos="3598"/>
                                    </w:tabs>
                                    <w:spacing w:before="0" w:line="313" w:lineRule="exact"/>
                                    <w:ind w:left="69"/>
                                    <w:jc w:val="left"/>
                                  </w:pPr>
                                  <w:r>
                                    <w:t>Worst-close</w:t>
                                  </w:r>
                                  <w:r>
                                    <w:rPr>
                                      <w:spacing w:val="-3"/>
                                    </w:rPr>
                                    <w:t xml:space="preserve"> </w:t>
                                  </w:r>
                                  <w:r>
                                    <w:t>PnL</w:t>
                                  </w:r>
                                  <w:r>
                                    <w:rPr>
                                      <w:spacing w:val="-1"/>
                                    </w:rPr>
                                    <w:t xml:space="preserve"> </w:t>
                                  </w:r>
                                  <w:r>
                                    <w:t>score</w:t>
                                  </w:r>
                                  <w:r>
                                    <w:rPr>
                                      <w:spacing w:val="-2"/>
                                    </w:rPr>
                                    <w:t xml:space="preserve"> </w:t>
                                  </w:r>
                                  <w:r>
                                    <w:t>(</w:t>
                                  </w:r>
                                  <w:r>
                                    <w:rPr>
                                      <w:rFonts w:ascii="Arial Unicode MS" w:hAnsi="Arial Unicode MS"/>
                                    </w:rPr>
                                    <w:t>−</w:t>
                                  </w:r>
                                  <w:r>
                                    <w:rPr>
                                      <w:rFonts w:ascii="Arial Unicode MS" w:hAnsi="Arial Unicode MS"/>
                                      <w:spacing w:val="-25"/>
                                    </w:rPr>
                                    <w:t xml:space="preserve"> </w:t>
                                  </w:r>
                                  <w:r>
                                    <w:t>min</w:t>
                                  </w:r>
                                  <w:r>
                                    <w:rPr>
                                      <w:spacing w:val="-19"/>
                                    </w:rPr>
                                    <w:t xml:space="preserve"> </w:t>
                                  </w:r>
                                  <w:r>
                                    <w:rPr>
                                      <w:spacing w:val="-4"/>
                                    </w:rPr>
                                    <w:t>PnL)</w:t>
                                  </w:r>
                                  <w:r>
                                    <w:tab/>
                                  </w:r>
                                  <w:r>
                                    <w:rPr>
                                      <w:spacing w:val="-2"/>
                                    </w:rPr>
                                    <w:t>0.618</w:t>
                                  </w:r>
                                </w:p>
                              </w:tc>
                              <w:tc>
                                <w:tcPr>
                                  <w:tcW w:w="1049" w:type="dxa"/>
                                  <w:tcBorders>
                                    <w:bottom w:val="single" w:sz="8" w:space="0" w:color="000000"/>
                                  </w:tcBorders>
                                </w:tcPr>
                                <w:p w14:paraId="00DC288B" w14:textId="77777777" w:rsidR="00350CFB" w:rsidRDefault="00283FFF">
                                  <w:pPr>
                                    <w:pStyle w:val="TableParagraph"/>
                                    <w:ind w:left="43"/>
                                  </w:pPr>
                                  <w:r>
                                    <w:rPr>
                                      <w:spacing w:val="-2"/>
                                    </w:rPr>
                                    <w:t>0.478</w:t>
                                  </w:r>
                                </w:p>
                              </w:tc>
                            </w:tr>
                          </w:tbl>
                          <w:p w14:paraId="00DC288D" w14:textId="77777777" w:rsidR="00350CFB" w:rsidRDefault="00350CFB">
                            <w:pPr>
                              <w:pStyle w:val="BodyText"/>
                            </w:pPr>
                          </w:p>
                        </w:txbxContent>
                      </wps:txbx>
                      <wps:bodyPr wrap="square" lIns="0" tIns="0" rIns="0" bIns="0" rtlCol="0">
                        <a:noAutofit/>
                      </wps:bodyPr>
                    </wps:wsp>
                  </a:graphicData>
                </a:graphic>
              </wp:anchor>
            </w:drawing>
          </mc:Choice>
          <mc:Fallback>
            <w:pict>
              <v:shape w14:anchorId="00DC27B8" id="Textbox 727" o:spid="_x0000_s1329" type="#_x0000_t202" style="position:absolute;left:0;text-align:left;margin-left:158.65pt;margin-top:-198.5pt;width:277.95pt;height:177.65pt;z-index:157839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&#13;&#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2652"/>
                        <w:gridCol w:w="1738"/>
                        <w:gridCol w:w="1049"/>
                      </w:tblGrid>
                      <w:tr w:rsidR="00350CFB" w14:paraId="00DC2871" w14:textId="77777777">
                        <w:trPr>
                          <w:trHeight w:val="527"/>
                        </w:trPr>
                        <w:tc>
                          <w:tcPr>
                            <w:tcW w:w="2652" w:type="dxa"/>
                          </w:tcPr>
                          <w:p w14:paraId="00DC286F" w14:textId="77777777" w:rsidR="00350CFB" w:rsidRDefault="00283FFF">
                            <w:pPr>
                              <w:pStyle w:val="TableParagraph"/>
                              <w:spacing w:before="0" w:line="242" w:lineRule="exact"/>
                              <w:ind w:left="69"/>
                              <w:jc w:val="left"/>
                              <w:rPr>
                                <w:i/>
                              </w:rPr>
                            </w:pPr>
                            <w:r>
                              <w:rPr>
                                <w:i/>
                                <w:spacing w:val="-2"/>
                              </w:rPr>
                              <w:t>EndorseRank</w:t>
                            </w:r>
                          </w:p>
                        </w:tc>
                        <w:tc>
                          <w:tcPr>
                            <w:tcW w:w="2787" w:type="dxa"/>
                            <w:gridSpan w:val="2"/>
                          </w:tcPr>
                          <w:p w14:paraId="00DC2870" w14:textId="77777777" w:rsidR="00350CFB" w:rsidRDefault="00283FFF">
                            <w:pPr>
                              <w:pStyle w:val="TableParagraph"/>
                              <w:tabs>
                                <w:tab w:val="left" w:pos="946"/>
                                <w:tab w:val="right" w:pos="2529"/>
                              </w:tabs>
                              <w:spacing w:before="260" w:line="247" w:lineRule="exact"/>
                              <w:ind w:left="-86"/>
                              <w:jc w:val="left"/>
                            </w:pPr>
                            <w:r>
                              <w:t>nL</w:t>
                            </w:r>
                            <w:r>
                              <w:rPr>
                                <w:i/>
                              </w:rPr>
                              <w:t>,</w:t>
                            </w:r>
                            <w:r>
                              <w:rPr>
                                <w:i/>
                                <w:spacing w:val="-18"/>
                              </w:rPr>
                              <w:t xml:space="preserve"> </w:t>
                            </w:r>
                            <w:r>
                              <w:rPr>
                                <w:spacing w:val="-5"/>
                              </w:rPr>
                              <w:t>0))</w:t>
                            </w:r>
                            <w:r>
                              <w:tab/>
                            </w:r>
                            <w:r>
                              <w:rPr>
                                <w:spacing w:val="-2"/>
                              </w:rPr>
                              <w:t>0.097</w:t>
                            </w:r>
                            <w:r>
                              <w:tab/>
                            </w:r>
                            <w:r>
                              <w:rPr>
                                <w:spacing w:val="-2"/>
                              </w:rPr>
                              <w:t>0.079</w:t>
                            </w:r>
                          </w:p>
                        </w:tc>
                      </w:tr>
                      <w:tr w:rsidR="00350CFB" w14:paraId="00DC2875" w14:textId="77777777">
                        <w:trPr>
                          <w:trHeight w:val="270"/>
                        </w:trPr>
                        <w:tc>
                          <w:tcPr>
                            <w:tcW w:w="2652" w:type="dxa"/>
                          </w:tcPr>
                          <w:p w14:paraId="00DC2872" w14:textId="77777777" w:rsidR="00350CFB" w:rsidRDefault="00283FFF">
                            <w:pPr>
                              <w:pStyle w:val="TableParagraph"/>
                              <w:spacing w:line="247" w:lineRule="exact"/>
                              <w:ind w:left="69"/>
                              <w:jc w:val="left"/>
                            </w:pPr>
                            <w:r>
                              <w:t>Non-loss</w:t>
                            </w:r>
                            <w:r>
                              <w:rPr>
                                <w:spacing w:val="-11"/>
                              </w:rPr>
                              <w:t xml:space="preserve"> </w:t>
                            </w:r>
                            <w:r>
                              <w:t>close</w:t>
                            </w:r>
                            <w:r>
                              <w:rPr>
                                <w:spacing w:val="-11"/>
                              </w:rPr>
                              <w:t xml:space="preserve"> </w:t>
                            </w:r>
                            <w:r>
                              <w:rPr>
                                <w:spacing w:val="-4"/>
                              </w:rPr>
                              <w:t>rate</w:t>
                            </w:r>
                          </w:p>
                        </w:tc>
                        <w:tc>
                          <w:tcPr>
                            <w:tcW w:w="1738" w:type="dxa"/>
                          </w:tcPr>
                          <w:p w14:paraId="00DC2873" w14:textId="77777777" w:rsidR="00350CFB" w:rsidRDefault="00283FFF">
                            <w:pPr>
                              <w:pStyle w:val="TableParagraph"/>
                              <w:spacing w:line="247" w:lineRule="exact"/>
                              <w:ind w:right="261"/>
                              <w:jc w:val="right"/>
                            </w:pPr>
                            <w:r>
                              <w:rPr>
                                <w:spacing w:val="-2"/>
                              </w:rPr>
                              <w:t>-0.037</w:t>
                            </w:r>
                          </w:p>
                        </w:tc>
                        <w:tc>
                          <w:tcPr>
                            <w:tcW w:w="1049" w:type="dxa"/>
                          </w:tcPr>
                          <w:p w14:paraId="00DC2874" w14:textId="77777777" w:rsidR="00350CFB" w:rsidRDefault="00283FFF">
                            <w:pPr>
                              <w:pStyle w:val="TableParagraph"/>
                              <w:spacing w:line="247" w:lineRule="exact"/>
                              <w:ind w:left="43"/>
                            </w:pPr>
                            <w:r>
                              <w:rPr>
                                <w:spacing w:val="-2"/>
                              </w:rPr>
                              <w:t>-0.031</w:t>
                            </w:r>
                          </w:p>
                        </w:tc>
                      </w:tr>
                      <w:tr w:rsidR="00350CFB" w14:paraId="00DC2878" w14:textId="77777777">
                        <w:trPr>
                          <w:trHeight w:val="256"/>
                        </w:trPr>
                        <w:tc>
                          <w:tcPr>
                            <w:tcW w:w="4390" w:type="dxa"/>
                            <w:gridSpan w:val="2"/>
                          </w:tcPr>
                          <w:p w14:paraId="00DC2876" w14:textId="77777777" w:rsidR="00350CFB" w:rsidRDefault="00283FFF">
                            <w:pPr>
                              <w:pStyle w:val="TableParagraph"/>
                              <w:tabs>
                                <w:tab w:val="left" w:pos="3598"/>
                              </w:tabs>
                              <w:spacing w:before="0" w:line="236" w:lineRule="exact"/>
                              <w:ind w:left="69"/>
                              <w:jc w:val="left"/>
                            </w:pPr>
                            <w:r>
                              <w:t>Worst-close</w:t>
                            </w:r>
                            <w:r>
                              <w:rPr>
                                <w:spacing w:val="-3"/>
                              </w:rPr>
                              <w:t xml:space="preserve"> </w:t>
                            </w:r>
                            <w:r>
                              <w:t>PnL</w:t>
                            </w:r>
                            <w:r>
                              <w:rPr>
                                <w:spacing w:val="-1"/>
                              </w:rPr>
                              <w:t xml:space="preserve"> </w:t>
                            </w:r>
                            <w:r>
                              <w:t>score</w:t>
                            </w:r>
                            <w:r>
                              <w:rPr>
                                <w:spacing w:val="-2"/>
                              </w:rPr>
                              <w:t xml:space="preserve"> </w:t>
                            </w:r>
                            <w:r>
                              <w:t>(</w:t>
                            </w:r>
                            <w:r>
                              <w:rPr>
                                <w:rFonts w:ascii="Arial Unicode MS" w:hAnsi="Arial Unicode MS"/>
                              </w:rPr>
                              <w:t>−</w:t>
                            </w:r>
                            <w:r>
                              <w:rPr>
                                <w:rFonts w:ascii="Arial Unicode MS" w:hAnsi="Arial Unicode MS"/>
                                <w:spacing w:val="-25"/>
                              </w:rPr>
                              <w:t xml:space="preserve"> </w:t>
                            </w:r>
                            <w:r>
                              <w:t>min</w:t>
                            </w:r>
                            <w:r>
                              <w:rPr>
                                <w:spacing w:val="-19"/>
                              </w:rPr>
                              <w:t xml:space="preserve"> </w:t>
                            </w:r>
                            <w:r>
                              <w:rPr>
                                <w:spacing w:val="-4"/>
                              </w:rPr>
                              <w:t>PnL)</w:t>
                            </w:r>
                            <w:r>
                              <w:tab/>
                            </w:r>
                            <w:r>
                              <w:rPr>
                                <w:spacing w:val="-2"/>
                              </w:rPr>
                              <w:t>0.070</w:t>
                            </w:r>
                          </w:p>
                        </w:tc>
                        <w:tc>
                          <w:tcPr>
                            <w:tcW w:w="1049" w:type="dxa"/>
                          </w:tcPr>
                          <w:p w14:paraId="00DC2877" w14:textId="77777777" w:rsidR="00350CFB" w:rsidRDefault="00283FFF">
                            <w:pPr>
                              <w:pStyle w:val="TableParagraph"/>
                              <w:spacing w:line="233" w:lineRule="exact"/>
                              <w:ind w:left="43"/>
                            </w:pPr>
                            <w:r>
                              <w:rPr>
                                <w:spacing w:val="-2"/>
                              </w:rPr>
                              <w:t>0.057</w:t>
                            </w:r>
                          </w:p>
                        </w:tc>
                      </w:tr>
                      <w:tr w:rsidR="00350CFB" w14:paraId="00DC287B" w14:textId="77777777">
                        <w:trPr>
                          <w:trHeight w:val="676"/>
                        </w:trPr>
                        <w:tc>
                          <w:tcPr>
                            <w:tcW w:w="2652" w:type="dxa"/>
                          </w:tcPr>
                          <w:p w14:paraId="00DC2879" w14:textId="77777777" w:rsidR="00350CFB" w:rsidRDefault="00283FFF">
                            <w:pPr>
                              <w:pStyle w:val="TableParagraph"/>
                              <w:spacing w:before="138"/>
                              <w:ind w:left="69"/>
                              <w:jc w:val="left"/>
                              <w:rPr>
                                <w:i/>
                              </w:rPr>
                            </w:pPr>
                            <w:r>
                              <w:rPr>
                                <w:i/>
                                <w:spacing w:val="-5"/>
                              </w:rPr>
                              <w:t>AWP</w:t>
                            </w:r>
                          </w:p>
                        </w:tc>
                        <w:tc>
                          <w:tcPr>
                            <w:tcW w:w="2787" w:type="dxa"/>
                            <w:gridSpan w:val="2"/>
                          </w:tcPr>
                          <w:p w14:paraId="00DC287A" w14:textId="77777777" w:rsidR="00350CFB" w:rsidRDefault="00283FFF">
                            <w:pPr>
                              <w:pStyle w:val="TableParagraph"/>
                              <w:tabs>
                                <w:tab w:val="left" w:pos="946"/>
                                <w:tab w:val="right" w:pos="2529"/>
                              </w:tabs>
                              <w:spacing w:before="409" w:line="247" w:lineRule="exact"/>
                              <w:ind w:left="-86"/>
                              <w:jc w:val="left"/>
                            </w:pPr>
                            <w:r>
                              <w:t>nL</w:t>
                            </w:r>
                            <w:r>
                              <w:rPr>
                                <w:i/>
                              </w:rPr>
                              <w:t>,</w:t>
                            </w:r>
                            <w:r>
                              <w:rPr>
                                <w:i/>
                                <w:spacing w:val="-18"/>
                              </w:rPr>
                              <w:t xml:space="preserve"> </w:t>
                            </w:r>
                            <w:r>
                              <w:rPr>
                                <w:spacing w:val="-5"/>
                              </w:rPr>
                              <w:t>0))</w:t>
                            </w:r>
                            <w:r>
                              <w:tab/>
                            </w:r>
                            <w:r>
                              <w:rPr>
                                <w:spacing w:val="-2"/>
                              </w:rPr>
                              <w:t>0.243</w:t>
                            </w:r>
                            <w:r>
                              <w:tab/>
                            </w:r>
                            <w:r>
                              <w:rPr>
                                <w:spacing w:val="-2"/>
                              </w:rPr>
                              <w:t>0.165</w:t>
                            </w:r>
                          </w:p>
                        </w:tc>
                      </w:tr>
                      <w:tr w:rsidR="00350CFB" w14:paraId="00DC287F" w14:textId="77777777">
                        <w:trPr>
                          <w:trHeight w:val="270"/>
                        </w:trPr>
                        <w:tc>
                          <w:tcPr>
                            <w:tcW w:w="2652" w:type="dxa"/>
                          </w:tcPr>
                          <w:p w14:paraId="00DC287C" w14:textId="77777777" w:rsidR="00350CFB" w:rsidRDefault="00283FFF">
                            <w:pPr>
                              <w:pStyle w:val="TableParagraph"/>
                              <w:spacing w:line="247" w:lineRule="exact"/>
                              <w:ind w:left="69"/>
                              <w:jc w:val="left"/>
                            </w:pPr>
                            <w:r>
                              <w:t>Non-loss</w:t>
                            </w:r>
                            <w:r>
                              <w:rPr>
                                <w:spacing w:val="-11"/>
                              </w:rPr>
                              <w:t xml:space="preserve"> </w:t>
                            </w:r>
                            <w:r>
                              <w:t>close</w:t>
                            </w:r>
                            <w:r>
                              <w:rPr>
                                <w:spacing w:val="-11"/>
                              </w:rPr>
                              <w:t xml:space="preserve"> </w:t>
                            </w:r>
                            <w:r>
                              <w:rPr>
                                <w:spacing w:val="-4"/>
                              </w:rPr>
                              <w:t>rate</w:t>
                            </w:r>
                          </w:p>
                        </w:tc>
                        <w:tc>
                          <w:tcPr>
                            <w:tcW w:w="1738" w:type="dxa"/>
                          </w:tcPr>
                          <w:p w14:paraId="00DC287D" w14:textId="77777777" w:rsidR="00350CFB" w:rsidRDefault="00283FFF">
                            <w:pPr>
                              <w:pStyle w:val="TableParagraph"/>
                              <w:spacing w:line="247" w:lineRule="exact"/>
                              <w:ind w:right="298"/>
                              <w:jc w:val="right"/>
                            </w:pPr>
                            <w:r>
                              <w:rPr>
                                <w:spacing w:val="-2"/>
                              </w:rPr>
                              <w:t>0.028</w:t>
                            </w:r>
                          </w:p>
                        </w:tc>
                        <w:tc>
                          <w:tcPr>
                            <w:tcW w:w="1049" w:type="dxa"/>
                          </w:tcPr>
                          <w:p w14:paraId="00DC287E" w14:textId="77777777" w:rsidR="00350CFB" w:rsidRDefault="00283FFF">
                            <w:pPr>
                              <w:pStyle w:val="TableParagraph"/>
                              <w:spacing w:line="247" w:lineRule="exact"/>
                              <w:ind w:left="43"/>
                            </w:pPr>
                            <w:r>
                              <w:rPr>
                                <w:spacing w:val="-2"/>
                              </w:rPr>
                              <w:t>0.019</w:t>
                            </w:r>
                          </w:p>
                        </w:tc>
                      </w:tr>
                      <w:tr w:rsidR="00350CFB" w14:paraId="00DC2882" w14:textId="77777777">
                        <w:trPr>
                          <w:trHeight w:val="256"/>
                        </w:trPr>
                        <w:tc>
                          <w:tcPr>
                            <w:tcW w:w="4390" w:type="dxa"/>
                            <w:gridSpan w:val="2"/>
                          </w:tcPr>
                          <w:p w14:paraId="00DC2880" w14:textId="77777777" w:rsidR="00350CFB" w:rsidRDefault="00283FFF">
                            <w:pPr>
                              <w:pStyle w:val="TableParagraph"/>
                              <w:tabs>
                                <w:tab w:val="left" w:pos="3598"/>
                              </w:tabs>
                              <w:spacing w:before="0" w:line="236" w:lineRule="exact"/>
                              <w:ind w:left="69"/>
                              <w:jc w:val="left"/>
                            </w:pPr>
                            <w:r>
                              <w:t>Worst-close</w:t>
                            </w:r>
                            <w:r>
                              <w:rPr>
                                <w:spacing w:val="-3"/>
                              </w:rPr>
                              <w:t xml:space="preserve"> </w:t>
                            </w:r>
                            <w:r>
                              <w:t>PnL</w:t>
                            </w:r>
                            <w:r>
                              <w:rPr>
                                <w:spacing w:val="-1"/>
                              </w:rPr>
                              <w:t xml:space="preserve"> </w:t>
                            </w:r>
                            <w:r>
                              <w:t>score</w:t>
                            </w:r>
                            <w:r>
                              <w:rPr>
                                <w:spacing w:val="-2"/>
                              </w:rPr>
                              <w:t xml:space="preserve"> </w:t>
                            </w:r>
                            <w:r>
                              <w:t>(</w:t>
                            </w:r>
                            <w:r>
                              <w:rPr>
                                <w:rFonts w:ascii="Arial Unicode MS" w:hAnsi="Arial Unicode MS"/>
                              </w:rPr>
                              <w:t>−</w:t>
                            </w:r>
                            <w:r>
                              <w:rPr>
                                <w:rFonts w:ascii="Arial Unicode MS" w:hAnsi="Arial Unicode MS"/>
                                <w:spacing w:val="-25"/>
                              </w:rPr>
                              <w:t xml:space="preserve"> </w:t>
                            </w:r>
                            <w:r>
                              <w:t>min</w:t>
                            </w:r>
                            <w:r>
                              <w:rPr>
                                <w:spacing w:val="-19"/>
                              </w:rPr>
                              <w:t xml:space="preserve"> </w:t>
                            </w:r>
                            <w:r>
                              <w:rPr>
                                <w:spacing w:val="-4"/>
                              </w:rPr>
                              <w:t>PnL)</w:t>
                            </w:r>
                            <w:r>
                              <w:tab/>
                            </w:r>
                            <w:r>
                              <w:rPr>
                                <w:spacing w:val="-2"/>
                              </w:rPr>
                              <w:t>0.204</w:t>
                            </w:r>
                          </w:p>
                        </w:tc>
                        <w:tc>
                          <w:tcPr>
                            <w:tcW w:w="1049" w:type="dxa"/>
                          </w:tcPr>
                          <w:p w14:paraId="00DC2881" w14:textId="77777777" w:rsidR="00350CFB" w:rsidRDefault="00283FFF">
                            <w:pPr>
                              <w:pStyle w:val="TableParagraph"/>
                              <w:spacing w:line="233" w:lineRule="exact"/>
                              <w:ind w:left="43"/>
                            </w:pPr>
                            <w:r>
                              <w:rPr>
                                <w:spacing w:val="-2"/>
                              </w:rPr>
                              <w:t>0.137</w:t>
                            </w:r>
                          </w:p>
                        </w:tc>
                      </w:tr>
                      <w:tr w:rsidR="00350CFB" w14:paraId="00DC2885" w14:textId="77777777">
                        <w:trPr>
                          <w:trHeight w:val="676"/>
                        </w:trPr>
                        <w:tc>
                          <w:tcPr>
                            <w:tcW w:w="2652" w:type="dxa"/>
                          </w:tcPr>
                          <w:p w14:paraId="00DC2883" w14:textId="77777777" w:rsidR="00350CFB" w:rsidRDefault="00283FFF">
                            <w:pPr>
                              <w:pStyle w:val="TableParagraph"/>
                              <w:spacing w:before="138"/>
                              <w:ind w:left="69"/>
                              <w:jc w:val="left"/>
                              <w:rPr>
                                <w:i/>
                              </w:rPr>
                            </w:pPr>
                            <w:r>
                              <w:rPr>
                                <w:i/>
                                <w:spacing w:val="-2"/>
                              </w:rPr>
                              <w:t>GF-</w:t>
                            </w:r>
                            <w:r>
                              <w:rPr>
                                <w:i/>
                                <w:spacing w:val="-5"/>
                              </w:rPr>
                              <w:t>PR</w:t>
                            </w:r>
                          </w:p>
                        </w:tc>
                        <w:tc>
                          <w:tcPr>
                            <w:tcW w:w="2787" w:type="dxa"/>
                            <w:gridSpan w:val="2"/>
                          </w:tcPr>
                          <w:p w14:paraId="00DC2884" w14:textId="77777777" w:rsidR="00350CFB" w:rsidRDefault="00283FFF">
                            <w:pPr>
                              <w:pStyle w:val="TableParagraph"/>
                              <w:tabs>
                                <w:tab w:val="left" w:pos="946"/>
                                <w:tab w:val="right" w:pos="2529"/>
                              </w:tabs>
                              <w:spacing w:before="409" w:line="247" w:lineRule="exact"/>
                              <w:ind w:left="-86"/>
                              <w:jc w:val="left"/>
                            </w:pPr>
                            <w:r>
                              <w:t>nL</w:t>
                            </w:r>
                            <w:r>
                              <w:rPr>
                                <w:i/>
                              </w:rPr>
                              <w:t>,</w:t>
                            </w:r>
                            <w:r>
                              <w:rPr>
                                <w:i/>
                                <w:spacing w:val="-18"/>
                              </w:rPr>
                              <w:t xml:space="preserve"> </w:t>
                            </w:r>
                            <w:r>
                              <w:rPr>
                                <w:spacing w:val="-5"/>
                              </w:rPr>
                              <w:t>0))</w:t>
                            </w:r>
                            <w:r>
                              <w:tab/>
                            </w:r>
                            <w:r>
                              <w:rPr>
                                <w:spacing w:val="-2"/>
                              </w:rPr>
                              <w:t>0.675</w:t>
                            </w:r>
                            <w:r>
                              <w:tab/>
                            </w:r>
                            <w:r>
                              <w:rPr>
                                <w:spacing w:val="-2"/>
                              </w:rPr>
                              <w:t>0.545</w:t>
                            </w:r>
                          </w:p>
                        </w:tc>
                      </w:tr>
                      <w:tr w:rsidR="00350CFB" w14:paraId="00DC2889" w14:textId="77777777">
                        <w:trPr>
                          <w:trHeight w:val="270"/>
                        </w:trPr>
                        <w:tc>
                          <w:tcPr>
                            <w:tcW w:w="2652" w:type="dxa"/>
                          </w:tcPr>
                          <w:p w14:paraId="00DC2886" w14:textId="77777777" w:rsidR="00350CFB" w:rsidRDefault="00283FFF">
                            <w:pPr>
                              <w:pStyle w:val="TableParagraph"/>
                              <w:spacing w:line="247" w:lineRule="exact"/>
                              <w:ind w:left="69"/>
                              <w:jc w:val="left"/>
                            </w:pPr>
                            <w:r>
                              <w:t>Non-loss</w:t>
                            </w:r>
                            <w:r>
                              <w:rPr>
                                <w:spacing w:val="-11"/>
                              </w:rPr>
                              <w:t xml:space="preserve"> </w:t>
                            </w:r>
                            <w:r>
                              <w:t>close</w:t>
                            </w:r>
                            <w:r>
                              <w:rPr>
                                <w:spacing w:val="-11"/>
                              </w:rPr>
                              <w:t xml:space="preserve"> </w:t>
                            </w:r>
                            <w:r>
                              <w:rPr>
                                <w:spacing w:val="-4"/>
                              </w:rPr>
                              <w:t>rate</w:t>
                            </w:r>
                          </w:p>
                        </w:tc>
                        <w:tc>
                          <w:tcPr>
                            <w:tcW w:w="1738" w:type="dxa"/>
                          </w:tcPr>
                          <w:p w14:paraId="00DC2887" w14:textId="77777777" w:rsidR="00350CFB" w:rsidRDefault="00283FFF">
                            <w:pPr>
                              <w:pStyle w:val="TableParagraph"/>
                              <w:spacing w:line="247" w:lineRule="exact"/>
                              <w:ind w:right="298"/>
                              <w:jc w:val="right"/>
                            </w:pPr>
                            <w:r>
                              <w:rPr>
                                <w:spacing w:val="-2"/>
                              </w:rPr>
                              <w:t>0.150</w:t>
                            </w:r>
                          </w:p>
                        </w:tc>
                        <w:tc>
                          <w:tcPr>
                            <w:tcW w:w="1049" w:type="dxa"/>
                          </w:tcPr>
                          <w:p w14:paraId="00DC2888" w14:textId="77777777" w:rsidR="00350CFB" w:rsidRDefault="00283FFF">
                            <w:pPr>
                              <w:pStyle w:val="TableParagraph"/>
                              <w:spacing w:line="247" w:lineRule="exact"/>
                              <w:ind w:left="43"/>
                            </w:pPr>
                            <w:r>
                              <w:rPr>
                                <w:spacing w:val="-2"/>
                              </w:rPr>
                              <w:t>0.104</w:t>
                            </w:r>
                          </w:p>
                        </w:tc>
                      </w:tr>
                      <w:tr w:rsidR="00350CFB" w14:paraId="00DC288C" w14:textId="77777777">
                        <w:trPr>
                          <w:trHeight w:val="332"/>
                        </w:trPr>
                        <w:tc>
                          <w:tcPr>
                            <w:tcW w:w="4390" w:type="dxa"/>
                            <w:gridSpan w:val="2"/>
                            <w:tcBorders>
                              <w:bottom w:val="single" w:sz="8" w:space="0" w:color="000000"/>
                            </w:tcBorders>
                          </w:tcPr>
                          <w:p w14:paraId="00DC288A" w14:textId="77777777" w:rsidR="00350CFB" w:rsidRDefault="00283FFF">
                            <w:pPr>
                              <w:pStyle w:val="TableParagraph"/>
                              <w:tabs>
                                <w:tab w:val="left" w:pos="3598"/>
                              </w:tabs>
                              <w:spacing w:before="0" w:line="313" w:lineRule="exact"/>
                              <w:ind w:left="69"/>
                              <w:jc w:val="left"/>
                            </w:pPr>
                            <w:r>
                              <w:t>Worst-close</w:t>
                            </w:r>
                            <w:r>
                              <w:rPr>
                                <w:spacing w:val="-3"/>
                              </w:rPr>
                              <w:t xml:space="preserve"> </w:t>
                            </w:r>
                            <w:r>
                              <w:t>PnL</w:t>
                            </w:r>
                            <w:r>
                              <w:rPr>
                                <w:spacing w:val="-1"/>
                              </w:rPr>
                              <w:t xml:space="preserve"> </w:t>
                            </w:r>
                            <w:r>
                              <w:t>score</w:t>
                            </w:r>
                            <w:r>
                              <w:rPr>
                                <w:spacing w:val="-2"/>
                              </w:rPr>
                              <w:t xml:space="preserve"> </w:t>
                            </w:r>
                            <w:r>
                              <w:t>(</w:t>
                            </w:r>
                            <w:r>
                              <w:rPr>
                                <w:rFonts w:ascii="Arial Unicode MS" w:hAnsi="Arial Unicode MS"/>
                              </w:rPr>
                              <w:t>−</w:t>
                            </w:r>
                            <w:r>
                              <w:rPr>
                                <w:rFonts w:ascii="Arial Unicode MS" w:hAnsi="Arial Unicode MS"/>
                                <w:spacing w:val="-25"/>
                              </w:rPr>
                              <w:t xml:space="preserve"> </w:t>
                            </w:r>
                            <w:r>
                              <w:t>min</w:t>
                            </w:r>
                            <w:r>
                              <w:rPr>
                                <w:spacing w:val="-19"/>
                              </w:rPr>
                              <w:t xml:space="preserve"> </w:t>
                            </w:r>
                            <w:r>
                              <w:rPr>
                                <w:spacing w:val="-4"/>
                              </w:rPr>
                              <w:t>PnL)</w:t>
                            </w:r>
                            <w:r>
                              <w:tab/>
                            </w:r>
                            <w:r>
                              <w:rPr>
                                <w:spacing w:val="-2"/>
                              </w:rPr>
                              <w:t>0.618</w:t>
                            </w:r>
                          </w:p>
                        </w:tc>
                        <w:tc>
                          <w:tcPr>
                            <w:tcW w:w="1049" w:type="dxa"/>
                            <w:tcBorders>
                              <w:bottom w:val="single" w:sz="8" w:space="0" w:color="000000"/>
                            </w:tcBorders>
                          </w:tcPr>
                          <w:p w14:paraId="00DC288B" w14:textId="77777777" w:rsidR="00350CFB" w:rsidRDefault="00283FFF">
                            <w:pPr>
                              <w:pStyle w:val="TableParagraph"/>
                              <w:ind w:left="43"/>
                            </w:pPr>
                            <w:r>
                              <w:rPr>
                                <w:spacing w:val="-2"/>
                              </w:rPr>
                              <w:t>0.478</w:t>
                            </w:r>
                          </w:p>
                        </w:tc>
                      </w:tr>
                    </w:tbl>
                    <w:p w14:paraId="00DC288D" w14:textId="77777777" w:rsidR="00350CFB" w:rsidRDefault="00350CFB">
                      <w:pPr>
                        <w:pStyle w:val="BodyText"/>
                      </w:pPr>
                    </w:p>
                  </w:txbxContent>
                </v:textbox>
                <w10:wrap anchorx="page"/>
              </v:shape>
            </w:pict>
          </mc:Fallback>
        </mc:AlternateContent>
      </w:r>
      <w:r>
        <w:rPr>
          <w:w w:val="105"/>
        </w:rPr>
        <w:t>PnL</w:t>
      </w:r>
      <w:r>
        <w:rPr>
          <w:spacing w:val="-16"/>
          <w:w w:val="105"/>
        </w:rPr>
        <w:t xml:space="preserve"> </w:t>
      </w:r>
      <w:r>
        <w:rPr>
          <w:w w:val="105"/>
        </w:rPr>
        <w:t>score</w:t>
      </w:r>
      <w:r>
        <w:rPr>
          <w:spacing w:val="-16"/>
          <w:w w:val="105"/>
        </w:rPr>
        <w:t xml:space="preserve"> </w:t>
      </w:r>
      <w:r>
        <w:rPr>
          <w:i/>
          <w:w w:val="105"/>
        </w:rPr>
        <w:t>τ</w:t>
      </w:r>
      <w:r>
        <w:rPr>
          <w:i/>
          <w:spacing w:val="-1"/>
          <w:w w:val="105"/>
        </w:rPr>
        <w:t xml:space="preserve"> </w:t>
      </w:r>
      <w:r>
        <w:rPr>
          <w:w w:val="105"/>
        </w:rPr>
        <w:t>=</w:t>
      </w:r>
      <w:r>
        <w:rPr>
          <w:spacing w:val="-4"/>
          <w:w w:val="105"/>
        </w:rPr>
        <w:t xml:space="preserve"> </w:t>
      </w:r>
      <w:r>
        <w:rPr>
          <w:w w:val="105"/>
        </w:rPr>
        <w:t>0</w:t>
      </w:r>
      <w:r>
        <w:rPr>
          <w:i/>
          <w:w w:val="105"/>
        </w:rPr>
        <w:t>.</w:t>
      </w:r>
      <w:r>
        <w:rPr>
          <w:w w:val="105"/>
        </w:rPr>
        <w:t>478.</w:t>
      </w:r>
      <w:r>
        <w:rPr>
          <w:spacing w:val="8"/>
          <w:w w:val="105"/>
        </w:rPr>
        <w:t xml:space="preserve"> </w:t>
      </w:r>
      <w:r>
        <w:rPr>
          <w:w w:val="105"/>
        </w:rPr>
        <w:t>This</w:t>
      </w:r>
      <w:r>
        <w:rPr>
          <w:spacing w:val="-16"/>
          <w:w w:val="105"/>
        </w:rPr>
        <w:t xml:space="preserve"> </w:t>
      </w:r>
      <w:r>
        <w:rPr>
          <w:w w:val="105"/>
        </w:rPr>
        <w:t>elevation</w:t>
      </w:r>
      <w:r>
        <w:rPr>
          <w:spacing w:val="-16"/>
          <w:w w:val="105"/>
        </w:rPr>
        <w:t xml:space="preserve"> </w:t>
      </w:r>
      <w:r>
        <w:rPr>
          <w:w w:val="105"/>
        </w:rPr>
        <w:t>is</w:t>
      </w:r>
      <w:r>
        <w:rPr>
          <w:spacing w:val="-16"/>
          <w:w w:val="105"/>
        </w:rPr>
        <w:t xml:space="preserve"> </w:t>
      </w:r>
      <w:r>
        <w:rPr>
          <w:w w:val="105"/>
        </w:rPr>
        <w:t>expected: GF-PR’s</w:t>
      </w:r>
      <w:r>
        <w:rPr>
          <w:spacing w:val="-16"/>
          <w:w w:val="105"/>
        </w:rPr>
        <w:t xml:space="preserve"> </w:t>
      </w:r>
      <w:r>
        <w:rPr>
          <w:w w:val="105"/>
        </w:rPr>
        <w:t>POOL/SINK</w:t>
      </w:r>
      <w:r>
        <w:rPr>
          <w:spacing w:val="-16"/>
          <w:w w:val="105"/>
        </w:rPr>
        <w:t xml:space="preserve"> </w:t>
      </w:r>
      <w:r>
        <w:rPr>
          <w:w w:val="105"/>
        </w:rPr>
        <w:t>star</w:t>
      </w:r>
      <w:r>
        <w:rPr>
          <w:spacing w:val="-16"/>
          <w:w w:val="105"/>
        </w:rPr>
        <w:t xml:space="preserve"> </w:t>
      </w:r>
      <w:r>
        <w:rPr>
          <w:w w:val="105"/>
        </w:rPr>
        <w:t>graph</w:t>
      </w:r>
      <w:r>
        <w:rPr>
          <w:spacing w:val="-15"/>
          <w:w w:val="105"/>
        </w:rPr>
        <w:t xml:space="preserve"> </w:t>
      </w:r>
      <w:r>
        <w:rPr>
          <w:w w:val="105"/>
        </w:rPr>
        <w:t>is</w:t>
      </w:r>
      <w:r>
        <w:rPr>
          <w:spacing w:val="-16"/>
          <w:w w:val="105"/>
        </w:rPr>
        <w:t xml:space="preserve"> </w:t>
      </w:r>
      <w:r>
        <w:rPr>
          <w:w w:val="105"/>
        </w:rPr>
        <w:t>built</w:t>
      </w:r>
      <w:r>
        <w:rPr>
          <w:spacing w:val="-16"/>
          <w:w w:val="105"/>
        </w:rPr>
        <w:t xml:space="preserve"> </w:t>
      </w:r>
      <w:r>
        <w:rPr>
          <w:w w:val="105"/>
        </w:rPr>
        <w:t xml:space="preserve">from </w:t>
      </w:r>
      <w:r>
        <w:t>the</w:t>
      </w:r>
      <w:r>
        <w:rPr>
          <w:spacing w:val="-5"/>
        </w:rPr>
        <w:t xml:space="preserve"> </w:t>
      </w:r>
      <w:r>
        <w:t>same</w:t>
      </w:r>
      <w:r>
        <w:rPr>
          <w:spacing w:val="-5"/>
        </w:rPr>
        <w:t xml:space="preserve"> </w:t>
      </w:r>
      <w:r>
        <w:t>GMX</w:t>
      </w:r>
      <w:r>
        <w:rPr>
          <w:spacing w:val="-5"/>
        </w:rPr>
        <w:t xml:space="preserve"> </w:t>
      </w:r>
      <w:r>
        <w:t>PnL</w:t>
      </w:r>
      <w:r>
        <w:rPr>
          <w:spacing w:val="-5"/>
        </w:rPr>
        <w:t xml:space="preserve"> </w:t>
      </w:r>
      <w:r>
        <w:t>stream</w:t>
      </w:r>
      <w:r>
        <w:rPr>
          <w:spacing w:val="-4"/>
        </w:rPr>
        <w:t xml:space="preserve"> </w:t>
      </w:r>
      <w:r>
        <w:t>that</w:t>
      </w:r>
      <w:r>
        <w:rPr>
          <w:spacing w:val="-4"/>
        </w:rPr>
        <w:t xml:space="preserve"> </w:t>
      </w:r>
      <w:r>
        <w:t>defines</w:t>
      </w:r>
      <w:r>
        <w:rPr>
          <w:spacing w:val="-5"/>
        </w:rPr>
        <w:t xml:space="preserve"> </w:t>
      </w:r>
      <w:r>
        <w:t>these</w:t>
      </w:r>
      <w:r>
        <w:rPr>
          <w:spacing w:val="-5"/>
        </w:rPr>
        <w:t xml:space="preserve"> </w:t>
      </w:r>
      <w:r>
        <w:t>proxies.</w:t>
      </w:r>
      <w:r>
        <w:rPr>
          <w:spacing w:val="18"/>
        </w:rPr>
        <w:t xml:space="preserve"> </w:t>
      </w:r>
      <w:r>
        <w:t>High</w:t>
      </w:r>
      <w:r>
        <w:rPr>
          <w:spacing w:val="-5"/>
        </w:rPr>
        <w:t xml:space="preserve"> </w:t>
      </w:r>
      <w:r>
        <w:t>GF-PR</w:t>
      </w:r>
      <w:r>
        <w:rPr>
          <w:spacing w:val="-5"/>
        </w:rPr>
        <w:t xml:space="preserve"> </w:t>
      </w:r>
      <w:r>
        <w:rPr>
          <w:i/>
        </w:rPr>
        <w:t>τ</w:t>
      </w:r>
      <w:r>
        <w:rPr>
          <w:i/>
          <w:spacing w:val="22"/>
        </w:rPr>
        <w:t xml:space="preserve"> </w:t>
      </w:r>
      <w:r>
        <w:t>on</w:t>
      </w:r>
      <w:r>
        <w:rPr>
          <w:spacing w:val="-5"/>
        </w:rPr>
        <w:t xml:space="preserve"> </w:t>
      </w:r>
      <w:r>
        <w:t>inverse</w:t>
      </w:r>
      <w:r>
        <w:rPr>
          <w:spacing w:val="-5"/>
        </w:rPr>
        <w:t xml:space="preserve"> </w:t>
      </w:r>
      <w:r>
        <w:t>risk</w:t>
      </w:r>
      <w:r>
        <w:rPr>
          <w:spacing w:val="-5"/>
        </w:rPr>
        <w:t xml:space="preserve"> </w:t>
      </w:r>
      <w:r>
        <w:t>is</w:t>
      </w:r>
      <w:r>
        <w:rPr>
          <w:spacing w:val="-4"/>
        </w:rPr>
        <w:t xml:space="preserve"> </w:t>
      </w:r>
      <w:r>
        <w:t>therefore</w:t>
      </w:r>
      <w:r>
        <w:rPr>
          <w:spacing w:val="-5"/>
        </w:rPr>
        <w:t xml:space="preserve"> </w:t>
      </w:r>
      <w:r>
        <w:t>a construct-overlap</w:t>
      </w:r>
      <w:r>
        <w:rPr>
          <w:spacing w:val="-15"/>
        </w:rPr>
        <w:t xml:space="preserve"> </w:t>
      </w:r>
      <w:r>
        <w:t>diagnostic,</w:t>
      </w:r>
      <w:r>
        <w:rPr>
          <w:spacing w:val="-13"/>
        </w:rPr>
        <w:t xml:space="preserve"> </w:t>
      </w:r>
      <w:r>
        <w:t>not</w:t>
      </w:r>
      <w:r>
        <w:rPr>
          <w:spacing w:val="-15"/>
        </w:rPr>
        <w:t xml:space="preserve"> </w:t>
      </w:r>
      <w:r>
        <w:t>evidence</w:t>
      </w:r>
      <w:r>
        <w:rPr>
          <w:spacing w:val="-15"/>
        </w:rPr>
        <w:t xml:space="preserve"> </w:t>
      </w:r>
      <w:r>
        <w:t>that</w:t>
      </w:r>
      <w:r>
        <w:rPr>
          <w:spacing w:val="-15"/>
        </w:rPr>
        <w:t xml:space="preserve"> </w:t>
      </w:r>
      <w:r>
        <w:t>outcome-native</w:t>
      </w:r>
      <w:r>
        <w:rPr>
          <w:spacing w:val="-15"/>
        </w:rPr>
        <w:t xml:space="preserve"> </w:t>
      </w:r>
      <w:r>
        <w:t>ranking</w:t>
      </w:r>
      <w:r>
        <w:rPr>
          <w:spacing w:val="-15"/>
        </w:rPr>
        <w:t xml:space="preserve"> </w:t>
      </w:r>
      <w:r>
        <w:t>measures</w:t>
      </w:r>
      <w:r>
        <w:rPr>
          <w:spacing w:val="-15"/>
        </w:rPr>
        <w:t xml:space="preserve"> </w:t>
      </w:r>
      <w:r>
        <w:t>social</w:t>
      </w:r>
      <w:r>
        <w:rPr>
          <w:spacing w:val="-15"/>
        </w:rPr>
        <w:t xml:space="preserve"> </w:t>
      </w:r>
      <w:r>
        <w:t xml:space="preserve">reputation. Section </w:t>
      </w:r>
      <w:hyperlink w:anchor="_bookmark112" w:history="1">
        <w:r>
          <w:t>4.7</w:t>
        </w:r>
      </w:hyperlink>
      <w:r>
        <w:t xml:space="preserve"> develops this interpretation formally as claim SC1.</w:t>
      </w:r>
    </w:p>
    <w:p w14:paraId="00DC220D" w14:textId="77777777" w:rsidR="00350CFB" w:rsidRDefault="00283FFF">
      <w:pPr>
        <w:pStyle w:val="BodyText"/>
        <w:spacing w:before="18" w:line="396" w:lineRule="auto"/>
        <w:ind w:left="282" w:right="563"/>
        <w:jc w:val="both"/>
      </w:pPr>
      <w:r>
        <w:t>For the primary comparison, the inverse-risk family supports a cautious reading of RQ4:</w:t>
      </w:r>
      <w:r>
        <w:rPr>
          <w:spacing w:val="40"/>
        </w:rPr>
        <w:t xml:space="preserve"> </w:t>
      </w:r>
      <w:r>
        <w:t>social graphs</w:t>
      </w:r>
      <w:r>
        <w:rPr>
          <w:spacing w:val="-10"/>
        </w:rPr>
        <w:t xml:space="preserve"> </w:t>
      </w:r>
      <w:r>
        <w:t>are</w:t>
      </w:r>
      <w:r>
        <w:rPr>
          <w:spacing w:val="-10"/>
        </w:rPr>
        <w:t xml:space="preserve"> </w:t>
      </w:r>
      <w:r>
        <w:t>not</w:t>
      </w:r>
      <w:r>
        <w:rPr>
          <w:spacing w:val="-10"/>
        </w:rPr>
        <w:t xml:space="preserve"> </w:t>
      </w:r>
      <w:r>
        <w:t>strong</w:t>
      </w:r>
      <w:r>
        <w:rPr>
          <w:spacing w:val="-10"/>
        </w:rPr>
        <w:t xml:space="preserve"> </w:t>
      </w:r>
      <w:r>
        <w:t>predictors</w:t>
      </w:r>
      <w:r>
        <w:rPr>
          <w:spacing w:val="-10"/>
        </w:rPr>
        <w:t xml:space="preserve"> </w:t>
      </w:r>
      <w:r>
        <w:t>of</w:t>
      </w:r>
      <w:r>
        <w:rPr>
          <w:spacing w:val="-10"/>
        </w:rPr>
        <w:t xml:space="preserve"> </w:t>
      </w:r>
      <w:r>
        <w:t>loss-avoidance</w:t>
      </w:r>
      <w:r>
        <w:rPr>
          <w:spacing w:val="-10"/>
        </w:rPr>
        <w:t xml:space="preserve"> </w:t>
      </w:r>
      <w:r>
        <w:t>rankings</w:t>
      </w:r>
      <w:r>
        <w:rPr>
          <w:spacing w:val="-10"/>
        </w:rPr>
        <w:t xml:space="preserve"> </w:t>
      </w:r>
      <w:r>
        <w:t>on</w:t>
      </w:r>
      <w:r>
        <w:rPr>
          <w:spacing w:val="-10"/>
        </w:rPr>
        <w:t xml:space="preserve"> </w:t>
      </w:r>
      <w:r>
        <w:t>this</w:t>
      </w:r>
      <w:r>
        <w:rPr>
          <w:spacing w:val="-10"/>
        </w:rPr>
        <w:t xml:space="preserve"> </w:t>
      </w:r>
      <w:r>
        <w:t>six-month</w:t>
      </w:r>
      <w:r>
        <w:rPr>
          <w:spacing w:val="-10"/>
        </w:rPr>
        <w:t xml:space="preserve"> </w:t>
      </w:r>
      <w:r>
        <w:t>GMX</w:t>
      </w:r>
      <w:r>
        <w:rPr>
          <w:spacing w:val="-10"/>
        </w:rPr>
        <w:t xml:space="preserve"> </w:t>
      </w:r>
      <w:r>
        <w:t>window.</w:t>
      </w:r>
      <w:r>
        <w:rPr>
          <w:spacing w:val="10"/>
        </w:rPr>
        <w:t xml:space="preserve"> </w:t>
      </w:r>
      <w:r>
        <w:t>That finding</w:t>
      </w:r>
      <w:r>
        <w:rPr>
          <w:spacing w:val="-9"/>
        </w:rPr>
        <w:t xml:space="preserve"> </w:t>
      </w:r>
      <w:r>
        <w:t>does</w:t>
      </w:r>
      <w:r>
        <w:rPr>
          <w:spacing w:val="-9"/>
        </w:rPr>
        <w:t xml:space="preserve"> </w:t>
      </w:r>
      <w:r>
        <w:t>not</w:t>
      </w:r>
      <w:r>
        <w:rPr>
          <w:spacing w:val="-9"/>
        </w:rPr>
        <w:t xml:space="preserve"> </w:t>
      </w:r>
      <w:r>
        <w:t>invalidate</w:t>
      </w:r>
      <w:r>
        <w:rPr>
          <w:spacing w:val="-9"/>
        </w:rPr>
        <w:t xml:space="preserve"> </w:t>
      </w:r>
      <w:r>
        <w:t>EndorseRank’s</w:t>
      </w:r>
      <w:r>
        <w:rPr>
          <w:spacing w:val="-9"/>
        </w:rPr>
        <w:t xml:space="preserve"> </w:t>
      </w:r>
      <w:r>
        <w:t>allowance</w:t>
      </w:r>
      <w:r>
        <w:rPr>
          <w:spacing w:val="-9"/>
        </w:rPr>
        <w:t xml:space="preserve"> </w:t>
      </w:r>
      <w:r>
        <w:t>alignment;</w:t>
      </w:r>
      <w:r>
        <w:rPr>
          <w:spacing w:val="-8"/>
        </w:rPr>
        <w:t xml:space="preserve"> </w:t>
      </w:r>
      <w:r>
        <w:t>it</w:t>
      </w:r>
      <w:r>
        <w:rPr>
          <w:spacing w:val="-9"/>
        </w:rPr>
        <w:t xml:space="preserve"> </w:t>
      </w:r>
      <w:r>
        <w:t>delimits</w:t>
      </w:r>
      <w:r>
        <w:rPr>
          <w:spacing w:val="-9"/>
        </w:rPr>
        <w:t xml:space="preserve"> </w:t>
      </w:r>
      <w:r>
        <w:t>what</w:t>
      </w:r>
      <w:r>
        <w:rPr>
          <w:spacing w:val="-9"/>
        </w:rPr>
        <w:t xml:space="preserve"> </w:t>
      </w:r>
      <w:r>
        <w:t>social</w:t>
      </w:r>
      <w:r>
        <w:rPr>
          <w:spacing w:val="-9"/>
        </w:rPr>
        <w:t xml:space="preserve"> </w:t>
      </w:r>
      <w:r>
        <w:t>reputation can be expected to explain.</w:t>
      </w:r>
      <w:r>
        <w:rPr>
          <w:spacing w:val="40"/>
        </w:rPr>
        <w:t xml:space="preserve"> </w:t>
      </w:r>
      <w:r>
        <w:t xml:space="preserve">Wallets that are central in approval or transfer networks need not be </w:t>
      </w:r>
      <w:bookmarkStart w:id="313" w:name="Sybil-adjusted_stability_family"/>
      <w:bookmarkEnd w:id="313"/>
      <w:r>
        <w:t>the same wallets that avoid large perpetual losses, and the data confirm that separation.</w:t>
      </w:r>
    </w:p>
    <w:p w14:paraId="00DC220E" w14:textId="77777777" w:rsidR="00350CFB" w:rsidRDefault="00350CFB">
      <w:pPr>
        <w:pStyle w:val="BodyText"/>
        <w:spacing w:before="10"/>
      </w:pPr>
    </w:p>
    <w:p w14:paraId="00DC220F" w14:textId="77777777" w:rsidR="00350CFB" w:rsidRDefault="00283FFF">
      <w:pPr>
        <w:pStyle w:val="Heading3"/>
        <w:numPr>
          <w:ilvl w:val="2"/>
          <w:numId w:val="26"/>
        </w:numPr>
        <w:tabs>
          <w:tab w:val="left" w:pos="879"/>
        </w:tabs>
        <w:spacing w:before="1"/>
        <w:ind w:left="879" w:hanging="597"/>
      </w:pPr>
      <w:r>
        <w:rPr>
          <w:spacing w:val="-2"/>
        </w:rPr>
        <w:t>Sybil-adjusted</w:t>
      </w:r>
      <w:r>
        <w:rPr>
          <w:spacing w:val="3"/>
        </w:rPr>
        <w:t xml:space="preserve"> </w:t>
      </w:r>
      <w:r>
        <w:rPr>
          <w:spacing w:val="-2"/>
        </w:rPr>
        <w:t>stability</w:t>
      </w:r>
      <w:r>
        <w:rPr>
          <w:spacing w:val="4"/>
        </w:rPr>
        <w:t xml:space="preserve"> </w:t>
      </w:r>
      <w:r>
        <w:rPr>
          <w:spacing w:val="-2"/>
        </w:rPr>
        <w:t>family</w:t>
      </w:r>
    </w:p>
    <w:p w14:paraId="00DC2210" w14:textId="77777777" w:rsidR="00350CFB" w:rsidRDefault="00350CFB">
      <w:pPr>
        <w:pStyle w:val="BodyText"/>
        <w:spacing w:before="46"/>
        <w:rPr>
          <w:b/>
        </w:rPr>
      </w:pPr>
    </w:p>
    <w:p w14:paraId="00DC2211" w14:textId="77777777" w:rsidR="00350CFB" w:rsidRDefault="00283FFF">
      <w:pPr>
        <w:pStyle w:val="BodyText"/>
        <w:spacing w:line="400" w:lineRule="auto"/>
        <w:ind w:left="273" w:right="373" w:firstLine="1"/>
      </w:pPr>
      <w:r>
        <w:t xml:space="preserve">Table </w:t>
      </w:r>
      <w:hyperlink w:anchor="_bookmark107" w:history="1">
        <w:r>
          <w:t>4.11</w:t>
        </w:r>
      </w:hyperlink>
      <w:r>
        <w:t xml:space="preserve"> reports alignment with inbound counterparty ratio, transfer tenure, and active months. AWP</w:t>
      </w:r>
      <w:r>
        <w:rPr>
          <w:spacing w:val="-15"/>
        </w:rPr>
        <w:t xml:space="preserve"> </w:t>
      </w:r>
      <w:r>
        <w:t>exceeds</w:t>
      </w:r>
      <w:r>
        <w:rPr>
          <w:spacing w:val="-15"/>
        </w:rPr>
        <w:t xml:space="preserve"> </w:t>
      </w:r>
      <w:r>
        <w:t>EndorseRank</w:t>
      </w:r>
      <w:r>
        <w:rPr>
          <w:spacing w:val="-15"/>
        </w:rPr>
        <w:t xml:space="preserve"> </w:t>
      </w:r>
      <w:r>
        <w:t>among</w:t>
      </w:r>
      <w:r>
        <w:rPr>
          <w:spacing w:val="-15"/>
        </w:rPr>
        <w:t xml:space="preserve"> </w:t>
      </w:r>
      <w:r>
        <w:t>social</w:t>
      </w:r>
      <w:r>
        <w:rPr>
          <w:spacing w:val="-15"/>
        </w:rPr>
        <w:t xml:space="preserve"> </w:t>
      </w:r>
      <w:r>
        <w:t>methods</w:t>
      </w:r>
      <w:r>
        <w:rPr>
          <w:spacing w:val="-15"/>
        </w:rPr>
        <w:t xml:space="preserve"> </w:t>
      </w:r>
      <w:r>
        <w:t>(family</w:t>
      </w:r>
      <w:r>
        <w:rPr>
          <w:spacing w:val="-15"/>
        </w:rPr>
        <w:t xml:space="preserve"> </w:t>
      </w:r>
      <w:r>
        <w:t>means</w:t>
      </w:r>
      <w:r>
        <w:rPr>
          <w:spacing w:val="-15"/>
        </w:rPr>
        <w:t xml:space="preserve"> </w:t>
      </w:r>
      <w:r>
        <w:t>0</w:t>
      </w:r>
      <w:r>
        <w:rPr>
          <w:i/>
        </w:rPr>
        <w:t>.</w:t>
      </w:r>
      <w:r>
        <w:t>286</w:t>
      </w:r>
      <w:r>
        <w:rPr>
          <w:spacing w:val="-15"/>
        </w:rPr>
        <w:t xml:space="preserve"> </w:t>
      </w:r>
      <w:r>
        <w:t>vs.</w:t>
      </w:r>
      <w:r>
        <w:rPr>
          <w:spacing w:val="-15"/>
        </w:rPr>
        <w:t xml:space="preserve"> </w:t>
      </w:r>
      <w:r>
        <w:t>0</w:t>
      </w:r>
      <w:r>
        <w:rPr>
          <w:i/>
        </w:rPr>
        <w:t>.</w:t>
      </w:r>
      <w:r>
        <w:t>233).</w:t>
      </w:r>
      <w:r>
        <w:rPr>
          <w:spacing w:val="-4"/>
        </w:rPr>
        <w:t xml:space="preserve"> </w:t>
      </w:r>
      <w:r>
        <w:t>The</w:t>
      </w:r>
      <w:r>
        <w:rPr>
          <w:spacing w:val="-15"/>
        </w:rPr>
        <w:t xml:space="preserve"> </w:t>
      </w:r>
      <w:r>
        <w:t>gap</w:t>
      </w:r>
      <w:r>
        <w:rPr>
          <w:spacing w:val="-15"/>
        </w:rPr>
        <w:t xml:space="preserve"> </w:t>
      </w:r>
      <w:r>
        <w:t>is</w:t>
      </w:r>
      <w:r>
        <w:rPr>
          <w:spacing w:val="-15"/>
        </w:rPr>
        <w:t xml:space="preserve"> </w:t>
      </w:r>
      <w:r>
        <w:t>con-centrated</w:t>
      </w:r>
      <w:r>
        <w:rPr>
          <w:spacing w:val="-7"/>
        </w:rPr>
        <w:t xml:space="preserve"> </w:t>
      </w:r>
      <w:r>
        <w:t>in</w:t>
      </w:r>
      <w:r>
        <w:rPr>
          <w:spacing w:val="-7"/>
        </w:rPr>
        <w:t xml:space="preserve"> </w:t>
      </w:r>
      <w:r>
        <w:t>tenure</w:t>
      </w:r>
      <w:r>
        <w:rPr>
          <w:spacing w:val="-7"/>
        </w:rPr>
        <w:t xml:space="preserve"> </w:t>
      </w:r>
      <w:r>
        <w:t>and</w:t>
      </w:r>
      <w:r>
        <w:rPr>
          <w:spacing w:val="-7"/>
        </w:rPr>
        <w:t xml:space="preserve"> </w:t>
      </w:r>
      <w:r>
        <w:t>activity</w:t>
      </w:r>
      <w:r>
        <w:rPr>
          <w:spacing w:val="-7"/>
        </w:rPr>
        <w:t xml:space="preserve"> </w:t>
      </w:r>
      <w:r>
        <w:t>proxies:</w:t>
      </w:r>
      <w:r>
        <w:rPr>
          <w:spacing w:val="20"/>
        </w:rPr>
        <w:t xml:space="preserve"> </w:t>
      </w:r>
      <w:r>
        <w:t>AWP</w:t>
      </w:r>
      <w:r>
        <w:rPr>
          <w:spacing w:val="-7"/>
        </w:rPr>
        <w:t xml:space="preserve"> </w:t>
      </w:r>
      <w:r>
        <w:t>achieves</w:t>
      </w:r>
      <w:r>
        <w:rPr>
          <w:spacing w:val="-7"/>
        </w:rPr>
        <w:t xml:space="preserve"> </w:t>
      </w:r>
      <w:r>
        <w:rPr>
          <w:i/>
        </w:rPr>
        <w:t>τ</w:t>
      </w:r>
      <w:r>
        <w:rPr>
          <w:i/>
          <w:spacing w:val="40"/>
        </w:rPr>
        <w:t xml:space="preserve"> </w:t>
      </w:r>
      <w:r>
        <w:t>= 0</w:t>
      </w:r>
      <w:r>
        <w:rPr>
          <w:i/>
        </w:rPr>
        <w:t>.</w:t>
      </w:r>
      <w:r>
        <w:t>436</w:t>
      </w:r>
      <w:r>
        <w:rPr>
          <w:spacing w:val="-6"/>
        </w:rPr>
        <w:t xml:space="preserve"> </w:t>
      </w:r>
      <w:r>
        <w:t>on</w:t>
      </w:r>
      <w:r>
        <w:rPr>
          <w:spacing w:val="-7"/>
        </w:rPr>
        <w:t xml:space="preserve"> </w:t>
      </w:r>
      <w:r>
        <w:t>transfer</w:t>
      </w:r>
      <w:r>
        <w:rPr>
          <w:spacing w:val="-7"/>
        </w:rPr>
        <w:t xml:space="preserve"> </w:t>
      </w:r>
      <w:r>
        <w:t>tenure</w:t>
      </w:r>
      <w:r>
        <w:rPr>
          <w:spacing w:val="-7"/>
        </w:rPr>
        <w:t xml:space="preserve"> </w:t>
      </w:r>
      <w:r>
        <w:t>and</w:t>
      </w:r>
      <w:r>
        <w:rPr>
          <w:spacing w:val="-7"/>
        </w:rPr>
        <w:t xml:space="preserve"> </w:t>
      </w:r>
      <w:r>
        <w:rPr>
          <w:i/>
        </w:rPr>
        <w:t>τ</w:t>
      </w:r>
      <w:r>
        <w:rPr>
          <w:i/>
          <w:spacing w:val="40"/>
        </w:rPr>
        <w:t xml:space="preserve"> </w:t>
      </w:r>
      <w:r>
        <w:t>= 0</w:t>
      </w:r>
      <w:r>
        <w:rPr>
          <w:i/>
        </w:rPr>
        <w:t>.</w:t>
      </w:r>
      <w:r>
        <w:t>482 on</w:t>
      </w:r>
      <w:r>
        <w:rPr>
          <w:spacing w:val="-1"/>
        </w:rPr>
        <w:t xml:space="preserve"> </w:t>
      </w:r>
      <w:r>
        <w:t>active</w:t>
      </w:r>
      <w:r>
        <w:rPr>
          <w:spacing w:val="-1"/>
        </w:rPr>
        <w:t xml:space="preserve"> </w:t>
      </w:r>
      <w:r>
        <w:t>months,</w:t>
      </w:r>
      <w:r>
        <w:rPr>
          <w:spacing w:val="1"/>
        </w:rPr>
        <w:t xml:space="preserve"> </w:t>
      </w:r>
      <w:r>
        <w:t>versus</w:t>
      </w:r>
      <w:r>
        <w:rPr>
          <w:spacing w:val="-1"/>
        </w:rPr>
        <w:t xml:space="preserve"> </w:t>
      </w:r>
      <w:r>
        <w:t>0</w:t>
      </w:r>
      <w:r>
        <w:rPr>
          <w:i/>
        </w:rPr>
        <w:t>.</w:t>
      </w:r>
      <w:r>
        <w:t>297</w:t>
      </w:r>
      <w:r>
        <w:rPr>
          <w:spacing w:val="-1"/>
        </w:rPr>
        <w:t xml:space="preserve"> </w:t>
      </w:r>
      <w:r>
        <w:t>and</w:t>
      </w:r>
      <w:r>
        <w:rPr>
          <w:spacing w:val="-1"/>
        </w:rPr>
        <w:t xml:space="preserve"> </w:t>
      </w:r>
      <w:r>
        <w:t>0</w:t>
      </w:r>
      <w:r>
        <w:rPr>
          <w:i/>
        </w:rPr>
        <w:t>.</w:t>
      </w:r>
      <w:r>
        <w:t>330 for</w:t>
      </w:r>
      <w:r>
        <w:rPr>
          <w:spacing w:val="-1"/>
        </w:rPr>
        <w:t xml:space="preserve"> </w:t>
      </w:r>
      <w:r>
        <w:t>EndorseRank.</w:t>
      </w:r>
      <w:r>
        <w:rPr>
          <w:spacing w:val="33"/>
        </w:rPr>
        <w:t xml:space="preserve"> </w:t>
      </w:r>
      <w:r>
        <w:t>Because</w:t>
      </w:r>
      <w:r>
        <w:rPr>
          <w:spacing w:val="-1"/>
        </w:rPr>
        <w:t xml:space="preserve"> </w:t>
      </w:r>
      <w:r>
        <w:t>AWP’s</w:t>
      </w:r>
      <w:r>
        <w:rPr>
          <w:spacing w:val="-1"/>
        </w:rPr>
        <w:t xml:space="preserve"> </w:t>
      </w:r>
      <w:r>
        <w:t>edge</w:t>
      </w:r>
      <w:r>
        <w:rPr>
          <w:spacing w:val="-1"/>
        </w:rPr>
        <w:t xml:space="preserve"> </w:t>
      </w:r>
      <w:r>
        <w:t>weights</w:t>
      </w:r>
      <w:r>
        <w:rPr>
          <w:spacing w:val="-1"/>
        </w:rPr>
        <w:t xml:space="preserve"> </w:t>
      </w:r>
      <w:r>
        <w:rPr>
          <w:spacing w:val="-2"/>
        </w:rPr>
        <w:t>incor-</w:t>
      </w:r>
    </w:p>
    <w:p w14:paraId="00DC2212" w14:textId="77777777" w:rsidR="00350CFB" w:rsidRDefault="00350CFB">
      <w:pPr>
        <w:pStyle w:val="BodyText"/>
        <w:spacing w:line="400" w:lineRule="auto"/>
        <w:sectPr w:rsidR="00350CFB">
          <w:pgSz w:w="11910" w:h="16840"/>
          <w:pgMar w:top="1800" w:right="708" w:bottom="2300" w:left="992" w:header="0" w:footer="2115" w:gutter="0"/>
          <w:cols w:space="720"/>
        </w:sectPr>
      </w:pPr>
    </w:p>
    <w:p w14:paraId="00DC2213" w14:textId="77777777" w:rsidR="00350CFB" w:rsidRDefault="00283FFF">
      <w:pPr>
        <w:pStyle w:val="BodyText"/>
        <w:spacing w:before="75"/>
        <w:ind w:left="664"/>
      </w:pPr>
      <w:bookmarkStart w:id="314" w:name="_bookmark107"/>
      <w:bookmarkEnd w:id="314"/>
      <w:r>
        <w:lastRenderedPageBreak/>
        <w:t>Table</w:t>
      </w:r>
      <w:r>
        <w:rPr>
          <w:spacing w:val="-12"/>
        </w:rPr>
        <w:t xml:space="preserve"> </w:t>
      </w:r>
      <w:r>
        <w:t>4.11:</w:t>
      </w:r>
      <w:r>
        <w:rPr>
          <w:spacing w:val="6"/>
        </w:rPr>
        <w:t xml:space="preserve"> </w:t>
      </w:r>
      <w:r>
        <w:t>Domain</w:t>
      </w:r>
      <w:r>
        <w:rPr>
          <w:spacing w:val="-11"/>
        </w:rPr>
        <w:t xml:space="preserve"> </w:t>
      </w:r>
      <w:r>
        <w:t>alignment</w:t>
      </w:r>
      <w:r>
        <w:rPr>
          <w:spacing w:val="-11"/>
        </w:rPr>
        <w:t xml:space="preserve"> </w:t>
      </w:r>
      <w:r>
        <w:t>with</w:t>
      </w:r>
      <w:r>
        <w:rPr>
          <w:spacing w:val="-11"/>
        </w:rPr>
        <w:t xml:space="preserve"> </w:t>
      </w:r>
      <w:r>
        <w:t>Sybil-adjusted</w:t>
      </w:r>
      <w:r>
        <w:rPr>
          <w:spacing w:val="-12"/>
        </w:rPr>
        <w:t xml:space="preserve"> </w:t>
      </w:r>
      <w:r>
        <w:t>stability</w:t>
      </w:r>
      <w:r>
        <w:rPr>
          <w:spacing w:val="-11"/>
        </w:rPr>
        <w:t xml:space="preserve"> </w:t>
      </w:r>
      <w:r>
        <w:t>proxies</w:t>
      </w:r>
      <w:r>
        <w:rPr>
          <w:spacing w:val="-11"/>
        </w:rPr>
        <w:t xml:space="preserve"> </w:t>
      </w:r>
      <w:r>
        <w:t>from</w:t>
      </w:r>
      <w:r>
        <w:rPr>
          <w:spacing w:val="-11"/>
        </w:rPr>
        <w:t xml:space="preserve"> </w:t>
      </w:r>
      <w:r>
        <w:t>transfer</w:t>
      </w:r>
      <w:r>
        <w:rPr>
          <w:spacing w:val="-11"/>
        </w:rPr>
        <w:t xml:space="preserve"> </w:t>
      </w:r>
      <w:r>
        <w:rPr>
          <w:spacing w:val="-2"/>
        </w:rPr>
        <w:t>activity.</w:t>
      </w:r>
    </w:p>
    <w:p w14:paraId="00DC2214" w14:textId="77777777" w:rsidR="00350CFB" w:rsidRDefault="00350CFB">
      <w:pPr>
        <w:pStyle w:val="BodyText"/>
        <w:spacing w:before="14"/>
        <w:rPr>
          <w:sz w:val="20"/>
        </w:rPr>
      </w:pPr>
    </w:p>
    <w:tbl>
      <w:tblPr>
        <w:tblW w:w="0" w:type="auto"/>
        <w:tblInd w:w="2637" w:type="dxa"/>
        <w:tblLayout w:type="fixed"/>
        <w:tblCellMar>
          <w:left w:w="0" w:type="dxa"/>
          <w:right w:w="0" w:type="dxa"/>
        </w:tblCellMar>
        <w:tblLook w:val="01E0" w:firstRow="1" w:lastRow="1" w:firstColumn="1" w:lastColumn="1" w:noHBand="0" w:noVBand="0"/>
      </w:tblPr>
      <w:tblGrid>
        <w:gridCol w:w="2478"/>
        <w:gridCol w:w="1179"/>
        <w:gridCol w:w="1005"/>
      </w:tblGrid>
      <w:tr w:rsidR="00350CFB" w14:paraId="00DC2218" w14:textId="77777777">
        <w:trPr>
          <w:trHeight w:val="381"/>
        </w:trPr>
        <w:tc>
          <w:tcPr>
            <w:tcW w:w="2478" w:type="dxa"/>
            <w:tcBorders>
              <w:top w:val="single" w:sz="8" w:space="0" w:color="000000"/>
              <w:bottom w:val="single" w:sz="6" w:space="0" w:color="000000"/>
            </w:tcBorders>
          </w:tcPr>
          <w:p w14:paraId="00DC2215" w14:textId="77777777" w:rsidR="00350CFB" w:rsidRDefault="00283FFF">
            <w:pPr>
              <w:pStyle w:val="TableParagraph"/>
              <w:spacing w:before="53"/>
              <w:ind w:left="69"/>
              <w:jc w:val="left"/>
            </w:pPr>
            <w:r>
              <w:rPr>
                <w:spacing w:val="-2"/>
              </w:rPr>
              <w:t>Proxy</w:t>
            </w:r>
          </w:p>
        </w:tc>
        <w:tc>
          <w:tcPr>
            <w:tcW w:w="1179" w:type="dxa"/>
            <w:tcBorders>
              <w:top w:val="single" w:sz="8" w:space="0" w:color="000000"/>
              <w:bottom w:val="single" w:sz="6" w:space="0" w:color="000000"/>
            </w:tcBorders>
          </w:tcPr>
          <w:p w14:paraId="00DC2216" w14:textId="77777777" w:rsidR="00350CFB" w:rsidRDefault="00283FFF">
            <w:pPr>
              <w:pStyle w:val="TableParagraph"/>
              <w:spacing w:before="53"/>
              <w:ind w:left="1" w:right="1"/>
              <w:rPr>
                <w:i/>
              </w:rPr>
            </w:pPr>
            <w:r>
              <w:t>Spearman</w:t>
            </w:r>
            <w:r>
              <w:rPr>
                <w:spacing w:val="-10"/>
              </w:rPr>
              <w:t xml:space="preserve"> </w:t>
            </w:r>
            <w:r>
              <w:rPr>
                <w:i/>
                <w:spacing w:val="-10"/>
              </w:rPr>
              <w:t>ρ</w:t>
            </w:r>
          </w:p>
        </w:tc>
        <w:tc>
          <w:tcPr>
            <w:tcW w:w="1005" w:type="dxa"/>
            <w:tcBorders>
              <w:top w:val="single" w:sz="8" w:space="0" w:color="000000"/>
              <w:bottom w:val="single" w:sz="6" w:space="0" w:color="000000"/>
            </w:tcBorders>
          </w:tcPr>
          <w:p w14:paraId="00DC2217" w14:textId="77777777" w:rsidR="00350CFB" w:rsidRDefault="00283FFF">
            <w:pPr>
              <w:pStyle w:val="TableParagraph"/>
              <w:spacing w:before="53"/>
              <w:ind w:left="3" w:right="25"/>
              <w:rPr>
                <w:i/>
              </w:rPr>
            </w:pPr>
            <w:r>
              <w:t>Kendall</w:t>
            </w:r>
            <w:r>
              <w:rPr>
                <w:spacing w:val="-8"/>
              </w:rPr>
              <w:t xml:space="preserve"> </w:t>
            </w:r>
            <w:r>
              <w:rPr>
                <w:i/>
                <w:spacing w:val="-10"/>
              </w:rPr>
              <w:t>τ</w:t>
            </w:r>
          </w:p>
        </w:tc>
      </w:tr>
      <w:tr w:rsidR="00350CFB" w14:paraId="00DC221F" w14:textId="77777777">
        <w:trPr>
          <w:trHeight w:val="590"/>
        </w:trPr>
        <w:tc>
          <w:tcPr>
            <w:tcW w:w="2478" w:type="dxa"/>
            <w:tcBorders>
              <w:top w:val="single" w:sz="6" w:space="0" w:color="000000"/>
            </w:tcBorders>
          </w:tcPr>
          <w:p w14:paraId="00DC2219" w14:textId="77777777" w:rsidR="00350CFB" w:rsidRDefault="00283FFF">
            <w:pPr>
              <w:pStyle w:val="TableParagraph"/>
              <w:spacing w:before="52"/>
              <w:ind w:left="69"/>
              <w:jc w:val="left"/>
              <w:rPr>
                <w:i/>
              </w:rPr>
            </w:pPr>
            <w:r>
              <w:rPr>
                <w:i/>
                <w:spacing w:val="-2"/>
              </w:rPr>
              <w:t>EndorseRank</w:t>
            </w:r>
          </w:p>
          <w:p w14:paraId="00DC221A" w14:textId="77777777" w:rsidR="00350CFB" w:rsidRDefault="00283FFF">
            <w:pPr>
              <w:pStyle w:val="TableParagraph"/>
              <w:spacing w:before="18" w:line="247" w:lineRule="exact"/>
              <w:ind w:left="69"/>
              <w:jc w:val="left"/>
            </w:pPr>
            <w:r>
              <w:t>Inbound</w:t>
            </w:r>
            <w:r>
              <w:rPr>
                <w:spacing w:val="-11"/>
              </w:rPr>
              <w:t xml:space="preserve"> </w:t>
            </w:r>
            <w:r>
              <w:t>counterparty</w:t>
            </w:r>
            <w:r>
              <w:rPr>
                <w:spacing w:val="-10"/>
              </w:rPr>
              <w:t xml:space="preserve"> </w:t>
            </w:r>
            <w:r>
              <w:rPr>
                <w:spacing w:val="-2"/>
              </w:rPr>
              <w:t>ratio</w:t>
            </w:r>
          </w:p>
        </w:tc>
        <w:tc>
          <w:tcPr>
            <w:tcW w:w="1179" w:type="dxa"/>
            <w:tcBorders>
              <w:top w:val="single" w:sz="6" w:space="0" w:color="000000"/>
            </w:tcBorders>
          </w:tcPr>
          <w:p w14:paraId="00DC221B" w14:textId="77777777" w:rsidR="00350CFB" w:rsidRDefault="00350CFB">
            <w:pPr>
              <w:pStyle w:val="TableParagraph"/>
              <w:spacing w:before="70"/>
              <w:jc w:val="left"/>
            </w:pPr>
          </w:p>
          <w:p w14:paraId="00DC221C" w14:textId="77777777" w:rsidR="00350CFB" w:rsidRDefault="00283FFF">
            <w:pPr>
              <w:pStyle w:val="TableParagraph"/>
              <w:spacing w:before="0" w:line="247" w:lineRule="exact"/>
              <w:ind w:left="1" w:right="1"/>
            </w:pPr>
            <w:r>
              <w:rPr>
                <w:spacing w:val="-2"/>
              </w:rPr>
              <w:t>0.093</w:t>
            </w:r>
          </w:p>
        </w:tc>
        <w:tc>
          <w:tcPr>
            <w:tcW w:w="1005" w:type="dxa"/>
            <w:tcBorders>
              <w:top w:val="single" w:sz="6" w:space="0" w:color="000000"/>
            </w:tcBorders>
          </w:tcPr>
          <w:p w14:paraId="00DC221D" w14:textId="77777777" w:rsidR="00350CFB" w:rsidRDefault="00350CFB">
            <w:pPr>
              <w:pStyle w:val="TableParagraph"/>
              <w:spacing w:before="70"/>
              <w:jc w:val="left"/>
            </w:pPr>
          </w:p>
          <w:p w14:paraId="00DC221E" w14:textId="77777777" w:rsidR="00350CFB" w:rsidRDefault="00283FFF">
            <w:pPr>
              <w:pStyle w:val="TableParagraph"/>
              <w:spacing w:before="0" w:line="247" w:lineRule="exact"/>
              <w:ind w:left="25" w:right="25"/>
            </w:pPr>
            <w:r>
              <w:rPr>
                <w:spacing w:val="-2"/>
              </w:rPr>
              <w:t>0.073</w:t>
            </w:r>
          </w:p>
        </w:tc>
      </w:tr>
      <w:tr w:rsidR="00350CFB" w14:paraId="00DC2223" w14:textId="77777777">
        <w:trPr>
          <w:trHeight w:val="270"/>
        </w:trPr>
        <w:tc>
          <w:tcPr>
            <w:tcW w:w="2478" w:type="dxa"/>
          </w:tcPr>
          <w:p w14:paraId="00DC2220" w14:textId="77777777" w:rsidR="00350CFB" w:rsidRDefault="00283FFF">
            <w:pPr>
              <w:pStyle w:val="TableParagraph"/>
              <w:spacing w:line="247" w:lineRule="exact"/>
              <w:ind w:left="69"/>
              <w:jc w:val="left"/>
            </w:pPr>
            <w:r>
              <w:t>Transfer</w:t>
            </w:r>
            <w:r>
              <w:rPr>
                <w:spacing w:val="-12"/>
              </w:rPr>
              <w:t xml:space="preserve"> </w:t>
            </w:r>
            <w:r>
              <w:t>tenure</w:t>
            </w:r>
            <w:r>
              <w:rPr>
                <w:spacing w:val="-11"/>
              </w:rPr>
              <w:t xml:space="preserve"> </w:t>
            </w:r>
            <w:r>
              <w:rPr>
                <w:spacing w:val="-2"/>
              </w:rPr>
              <w:t>(days)</w:t>
            </w:r>
          </w:p>
        </w:tc>
        <w:tc>
          <w:tcPr>
            <w:tcW w:w="1179" w:type="dxa"/>
          </w:tcPr>
          <w:p w14:paraId="00DC2221" w14:textId="77777777" w:rsidR="00350CFB" w:rsidRDefault="00283FFF">
            <w:pPr>
              <w:pStyle w:val="TableParagraph"/>
              <w:spacing w:line="247" w:lineRule="exact"/>
              <w:ind w:left="1" w:right="1"/>
            </w:pPr>
            <w:r>
              <w:rPr>
                <w:spacing w:val="-2"/>
              </w:rPr>
              <w:t>0.366</w:t>
            </w:r>
          </w:p>
        </w:tc>
        <w:tc>
          <w:tcPr>
            <w:tcW w:w="1005" w:type="dxa"/>
          </w:tcPr>
          <w:p w14:paraId="00DC2222" w14:textId="77777777" w:rsidR="00350CFB" w:rsidRDefault="00283FFF">
            <w:pPr>
              <w:pStyle w:val="TableParagraph"/>
              <w:spacing w:line="247" w:lineRule="exact"/>
              <w:ind w:left="25" w:right="25"/>
            </w:pPr>
            <w:r>
              <w:rPr>
                <w:spacing w:val="-2"/>
              </w:rPr>
              <w:t>0.297</w:t>
            </w:r>
          </w:p>
        </w:tc>
      </w:tr>
      <w:tr w:rsidR="00350CFB" w14:paraId="00DC2227" w14:textId="77777777">
        <w:trPr>
          <w:trHeight w:val="330"/>
        </w:trPr>
        <w:tc>
          <w:tcPr>
            <w:tcW w:w="2478" w:type="dxa"/>
          </w:tcPr>
          <w:p w14:paraId="00DC2224" w14:textId="77777777" w:rsidR="00350CFB" w:rsidRDefault="00283FFF">
            <w:pPr>
              <w:pStyle w:val="TableParagraph"/>
              <w:ind w:left="69"/>
              <w:jc w:val="left"/>
            </w:pPr>
            <w:r>
              <w:t>Active</w:t>
            </w:r>
            <w:r>
              <w:rPr>
                <w:spacing w:val="-7"/>
              </w:rPr>
              <w:t xml:space="preserve"> </w:t>
            </w:r>
            <w:r>
              <w:rPr>
                <w:spacing w:val="-2"/>
              </w:rPr>
              <w:t>months</w:t>
            </w:r>
          </w:p>
        </w:tc>
        <w:tc>
          <w:tcPr>
            <w:tcW w:w="1179" w:type="dxa"/>
          </w:tcPr>
          <w:p w14:paraId="00DC2225" w14:textId="77777777" w:rsidR="00350CFB" w:rsidRDefault="00283FFF">
            <w:pPr>
              <w:pStyle w:val="TableParagraph"/>
              <w:ind w:left="1" w:right="1"/>
            </w:pPr>
            <w:r>
              <w:rPr>
                <w:spacing w:val="-2"/>
              </w:rPr>
              <w:t>0.381</w:t>
            </w:r>
          </w:p>
        </w:tc>
        <w:tc>
          <w:tcPr>
            <w:tcW w:w="1005" w:type="dxa"/>
          </w:tcPr>
          <w:p w14:paraId="00DC2226" w14:textId="77777777" w:rsidR="00350CFB" w:rsidRDefault="00283FFF">
            <w:pPr>
              <w:pStyle w:val="TableParagraph"/>
              <w:ind w:left="25" w:right="25"/>
            </w:pPr>
            <w:r>
              <w:rPr>
                <w:spacing w:val="-2"/>
              </w:rPr>
              <w:t>0.330</w:t>
            </w:r>
          </w:p>
        </w:tc>
      </w:tr>
      <w:tr w:rsidR="00350CFB" w14:paraId="00DC222E" w14:textId="77777777">
        <w:trPr>
          <w:trHeight w:val="601"/>
        </w:trPr>
        <w:tc>
          <w:tcPr>
            <w:tcW w:w="2478" w:type="dxa"/>
          </w:tcPr>
          <w:p w14:paraId="00DC2228" w14:textId="77777777" w:rsidR="00350CFB" w:rsidRDefault="00283FFF">
            <w:pPr>
              <w:pStyle w:val="TableParagraph"/>
              <w:spacing w:before="63"/>
              <w:ind w:left="69"/>
              <w:jc w:val="left"/>
              <w:rPr>
                <w:i/>
              </w:rPr>
            </w:pPr>
            <w:r>
              <w:rPr>
                <w:i/>
                <w:spacing w:val="-5"/>
              </w:rPr>
              <w:t>AWP</w:t>
            </w:r>
          </w:p>
          <w:p w14:paraId="00DC2229" w14:textId="77777777" w:rsidR="00350CFB" w:rsidRDefault="00283FFF">
            <w:pPr>
              <w:pStyle w:val="TableParagraph"/>
              <w:spacing w:before="18" w:line="247" w:lineRule="exact"/>
              <w:ind w:left="69"/>
              <w:jc w:val="left"/>
            </w:pPr>
            <w:r>
              <w:t>Inbound</w:t>
            </w:r>
            <w:r>
              <w:rPr>
                <w:spacing w:val="-11"/>
              </w:rPr>
              <w:t xml:space="preserve"> </w:t>
            </w:r>
            <w:r>
              <w:t>counterparty</w:t>
            </w:r>
            <w:r>
              <w:rPr>
                <w:spacing w:val="-10"/>
              </w:rPr>
              <w:t xml:space="preserve"> </w:t>
            </w:r>
            <w:r>
              <w:rPr>
                <w:spacing w:val="-2"/>
              </w:rPr>
              <w:t>ratio</w:t>
            </w:r>
          </w:p>
        </w:tc>
        <w:tc>
          <w:tcPr>
            <w:tcW w:w="1179" w:type="dxa"/>
          </w:tcPr>
          <w:p w14:paraId="00DC222A" w14:textId="77777777" w:rsidR="00350CFB" w:rsidRDefault="00350CFB">
            <w:pPr>
              <w:pStyle w:val="TableParagraph"/>
              <w:spacing w:before="81"/>
              <w:jc w:val="left"/>
            </w:pPr>
          </w:p>
          <w:p w14:paraId="00DC222B" w14:textId="77777777" w:rsidR="00350CFB" w:rsidRDefault="00283FFF">
            <w:pPr>
              <w:pStyle w:val="TableParagraph"/>
              <w:spacing w:before="0" w:line="247" w:lineRule="exact"/>
              <w:ind w:left="1" w:right="1"/>
            </w:pPr>
            <w:r>
              <w:rPr>
                <w:spacing w:val="-2"/>
              </w:rPr>
              <w:t>-0.063</w:t>
            </w:r>
          </w:p>
        </w:tc>
        <w:tc>
          <w:tcPr>
            <w:tcW w:w="1005" w:type="dxa"/>
          </w:tcPr>
          <w:p w14:paraId="00DC222C" w14:textId="77777777" w:rsidR="00350CFB" w:rsidRDefault="00350CFB">
            <w:pPr>
              <w:pStyle w:val="TableParagraph"/>
              <w:spacing w:before="81"/>
              <w:jc w:val="left"/>
            </w:pPr>
          </w:p>
          <w:p w14:paraId="00DC222D" w14:textId="77777777" w:rsidR="00350CFB" w:rsidRDefault="00283FFF">
            <w:pPr>
              <w:pStyle w:val="TableParagraph"/>
              <w:spacing w:before="0" w:line="247" w:lineRule="exact"/>
              <w:ind w:left="25" w:right="25"/>
            </w:pPr>
            <w:r>
              <w:rPr>
                <w:spacing w:val="-2"/>
              </w:rPr>
              <w:t>-0.061</w:t>
            </w:r>
          </w:p>
        </w:tc>
      </w:tr>
      <w:tr w:rsidR="00350CFB" w14:paraId="00DC2232" w14:textId="77777777">
        <w:trPr>
          <w:trHeight w:val="270"/>
        </w:trPr>
        <w:tc>
          <w:tcPr>
            <w:tcW w:w="2478" w:type="dxa"/>
          </w:tcPr>
          <w:p w14:paraId="00DC222F" w14:textId="77777777" w:rsidR="00350CFB" w:rsidRDefault="00283FFF">
            <w:pPr>
              <w:pStyle w:val="TableParagraph"/>
              <w:spacing w:line="247" w:lineRule="exact"/>
              <w:ind w:left="69"/>
              <w:jc w:val="left"/>
            </w:pPr>
            <w:r>
              <w:t>Transfer</w:t>
            </w:r>
            <w:r>
              <w:rPr>
                <w:spacing w:val="-12"/>
              </w:rPr>
              <w:t xml:space="preserve"> </w:t>
            </w:r>
            <w:r>
              <w:t>tenure</w:t>
            </w:r>
            <w:r>
              <w:rPr>
                <w:spacing w:val="-11"/>
              </w:rPr>
              <w:t xml:space="preserve"> </w:t>
            </w:r>
            <w:r>
              <w:rPr>
                <w:spacing w:val="-2"/>
              </w:rPr>
              <w:t>(days)</w:t>
            </w:r>
          </w:p>
        </w:tc>
        <w:tc>
          <w:tcPr>
            <w:tcW w:w="1179" w:type="dxa"/>
          </w:tcPr>
          <w:p w14:paraId="00DC2230" w14:textId="77777777" w:rsidR="00350CFB" w:rsidRDefault="00283FFF">
            <w:pPr>
              <w:pStyle w:val="TableParagraph"/>
              <w:spacing w:line="247" w:lineRule="exact"/>
              <w:ind w:left="1" w:right="1"/>
            </w:pPr>
            <w:r>
              <w:rPr>
                <w:spacing w:val="-2"/>
              </w:rPr>
              <w:t>0.602</w:t>
            </w:r>
          </w:p>
        </w:tc>
        <w:tc>
          <w:tcPr>
            <w:tcW w:w="1005" w:type="dxa"/>
          </w:tcPr>
          <w:p w14:paraId="00DC2231" w14:textId="77777777" w:rsidR="00350CFB" w:rsidRDefault="00283FFF">
            <w:pPr>
              <w:pStyle w:val="TableParagraph"/>
              <w:spacing w:line="247" w:lineRule="exact"/>
              <w:ind w:left="25" w:right="25"/>
            </w:pPr>
            <w:r>
              <w:rPr>
                <w:spacing w:val="-2"/>
              </w:rPr>
              <w:t>0.436</w:t>
            </w:r>
          </w:p>
        </w:tc>
      </w:tr>
      <w:tr w:rsidR="00350CFB" w14:paraId="00DC2236" w14:textId="77777777">
        <w:trPr>
          <w:trHeight w:val="330"/>
        </w:trPr>
        <w:tc>
          <w:tcPr>
            <w:tcW w:w="2478" w:type="dxa"/>
          </w:tcPr>
          <w:p w14:paraId="00DC2233" w14:textId="77777777" w:rsidR="00350CFB" w:rsidRDefault="00283FFF">
            <w:pPr>
              <w:pStyle w:val="TableParagraph"/>
              <w:ind w:left="69"/>
              <w:jc w:val="left"/>
            </w:pPr>
            <w:r>
              <w:t>Active</w:t>
            </w:r>
            <w:r>
              <w:rPr>
                <w:spacing w:val="-7"/>
              </w:rPr>
              <w:t xml:space="preserve"> </w:t>
            </w:r>
            <w:r>
              <w:rPr>
                <w:spacing w:val="-2"/>
              </w:rPr>
              <w:t>months</w:t>
            </w:r>
          </w:p>
        </w:tc>
        <w:tc>
          <w:tcPr>
            <w:tcW w:w="1179" w:type="dxa"/>
          </w:tcPr>
          <w:p w14:paraId="00DC2234" w14:textId="77777777" w:rsidR="00350CFB" w:rsidRDefault="00283FFF">
            <w:pPr>
              <w:pStyle w:val="TableParagraph"/>
              <w:ind w:left="1" w:right="1"/>
            </w:pPr>
            <w:r>
              <w:rPr>
                <w:spacing w:val="-2"/>
              </w:rPr>
              <w:t>0.622</w:t>
            </w:r>
          </w:p>
        </w:tc>
        <w:tc>
          <w:tcPr>
            <w:tcW w:w="1005" w:type="dxa"/>
          </w:tcPr>
          <w:p w14:paraId="00DC2235" w14:textId="77777777" w:rsidR="00350CFB" w:rsidRDefault="00283FFF">
            <w:pPr>
              <w:pStyle w:val="TableParagraph"/>
              <w:ind w:left="25" w:right="25"/>
            </w:pPr>
            <w:r>
              <w:rPr>
                <w:spacing w:val="-2"/>
              </w:rPr>
              <w:t>0.482</w:t>
            </w:r>
          </w:p>
        </w:tc>
      </w:tr>
      <w:tr w:rsidR="00350CFB" w14:paraId="00DC223D" w14:textId="77777777">
        <w:trPr>
          <w:trHeight w:val="601"/>
        </w:trPr>
        <w:tc>
          <w:tcPr>
            <w:tcW w:w="2478" w:type="dxa"/>
          </w:tcPr>
          <w:p w14:paraId="00DC2237" w14:textId="77777777" w:rsidR="00350CFB" w:rsidRDefault="00283FFF">
            <w:pPr>
              <w:pStyle w:val="TableParagraph"/>
              <w:spacing w:before="63"/>
              <w:ind w:left="69"/>
              <w:jc w:val="left"/>
              <w:rPr>
                <w:i/>
              </w:rPr>
            </w:pPr>
            <w:r>
              <w:rPr>
                <w:i/>
                <w:spacing w:val="-2"/>
              </w:rPr>
              <w:t>GF-</w:t>
            </w:r>
            <w:r>
              <w:rPr>
                <w:i/>
                <w:spacing w:val="-5"/>
              </w:rPr>
              <w:t>PR</w:t>
            </w:r>
          </w:p>
          <w:p w14:paraId="00DC2238" w14:textId="77777777" w:rsidR="00350CFB" w:rsidRDefault="00283FFF">
            <w:pPr>
              <w:pStyle w:val="TableParagraph"/>
              <w:spacing w:before="18" w:line="247" w:lineRule="exact"/>
              <w:ind w:left="69"/>
              <w:jc w:val="left"/>
            </w:pPr>
            <w:r>
              <w:t>Inbound</w:t>
            </w:r>
            <w:r>
              <w:rPr>
                <w:spacing w:val="-11"/>
              </w:rPr>
              <w:t xml:space="preserve"> </w:t>
            </w:r>
            <w:r>
              <w:t>counterparty</w:t>
            </w:r>
            <w:r>
              <w:rPr>
                <w:spacing w:val="-10"/>
              </w:rPr>
              <w:t xml:space="preserve"> </w:t>
            </w:r>
            <w:r>
              <w:rPr>
                <w:spacing w:val="-2"/>
              </w:rPr>
              <w:t>ratio</w:t>
            </w:r>
          </w:p>
        </w:tc>
        <w:tc>
          <w:tcPr>
            <w:tcW w:w="1179" w:type="dxa"/>
          </w:tcPr>
          <w:p w14:paraId="00DC2239" w14:textId="77777777" w:rsidR="00350CFB" w:rsidRDefault="00350CFB">
            <w:pPr>
              <w:pStyle w:val="TableParagraph"/>
              <w:spacing w:before="81"/>
              <w:jc w:val="left"/>
            </w:pPr>
          </w:p>
          <w:p w14:paraId="00DC223A" w14:textId="77777777" w:rsidR="00350CFB" w:rsidRDefault="00283FFF">
            <w:pPr>
              <w:pStyle w:val="TableParagraph"/>
              <w:spacing w:before="0" w:line="247" w:lineRule="exact"/>
              <w:ind w:left="1" w:right="1"/>
            </w:pPr>
            <w:r>
              <w:rPr>
                <w:spacing w:val="-2"/>
              </w:rPr>
              <w:t>-0.339</w:t>
            </w:r>
          </w:p>
        </w:tc>
        <w:tc>
          <w:tcPr>
            <w:tcW w:w="1005" w:type="dxa"/>
          </w:tcPr>
          <w:p w14:paraId="00DC223B" w14:textId="77777777" w:rsidR="00350CFB" w:rsidRDefault="00350CFB">
            <w:pPr>
              <w:pStyle w:val="TableParagraph"/>
              <w:spacing w:before="81"/>
              <w:jc w:val="left"/>
            </w:pPr>
          </w:p>
          <w:p w14:paraId="00DC223C" w14:textId="77777777" w:rsidR="00350CFB" w:rsidRDefault="00283FFF">
            <w:pPr>
              <w:pStyle w:val="TableParagraph"/>
              <w:spacing w:before="0" w:line="247" w:lineRule="exact"/>
              <w:ind w:left="25" w:right="25"/>
            </w:pPr>
            <w:r>
              <w:rPr>
                <w:spacing w:val="-2"/>
              </w:rPr>
              <w:t>-0.235</w:t>
            </w:r>
          </w:p>
        </w:tc>
      </w:tr>
      <w:tr w:rsidR="00350CFB" w14:paraId="00DC2241" w14:textId="77777777">
        <w:trPr>
          <w:trHeight w:val="270"/>
        </w:trPr>
        <w:tc>
          <w:tcPr>
            <w:tcW w:w="2478" w:type="dxa"/>
          </w:tcPr>
          <w:p w14:paraId="00DC223E" w14:textId="77777777" w:rsidR="00350CFB" w:rsidRDefault="00283FFF">
            <w:pPr>
              <w:pStyle w:val="TableParagraph"/>
              <w:spacing w:line="247" w:lineRule="exact"/>
              <w:ind w:left="69"/>
              <w:jc w:val="left"/>
            </w:pPr>
            <w:r>
              <w:t>Transfer</w:t>
            </w:r>
            <w:r>
              <w:rPr>
                <w:spacing w:val="-12"/>
              </w:rPr>
              <w:t xml:space="preserve"> </w:t>
            </w:r>
            <w:r>
              <w:t>tenure</w:t>
            </w:r>
            <w:r>
              <w:rPr>
                <w:spacing w:val="-11"/>
              </w:rPr>
              <w:t xml:space="preserve"> </w:t>
            </w:r>
            <w:r>
              <w:rPr>
                <w:spacing w:val="-2"/>
              </w:rPr>
              <w:t>(days)</w:t>
            </w:r>
          </w:p>
        </w:tc>
        <w:tc>
          <w:tcPr>
            <w:tcW w:w="1179" w:type="dxa"/>
          </w:tcPr>
          <w:p w14:paraId="00DC223F" w14:textId="77777777" w:rsidR="00350CFB" w:rsidRDefault="00283FFF">
            <w:pPr>
              <w:pStyle w:val="TableParagraph"/>
              <w:spacing w:line="247" w:lineRule="exact"/>
              <w:ind w:left="1" w:right="1"/>
            </w:pPr>
            <w:r>
              <w:rPr>
                <w:spacing w:val="-2"/>
              </w:rPr>
              <w:t>0.359</w:t>
            </w:r>
          </w:p>
        </w:tc>
        <w:tc>
          <w:tcPr>
            <w:tcW w:w="1005" w:type="dxa"/>
          </w:tcPr>
          <w:p w14:paraId="00DC2240" w14:textId="77777777" w:rsidR="00350CFB" w:rsidRDefault="00283FFF">
            <w:pPr>
              <w:pStyle w:val="TableParagraph"/>
              <w:spacing w:line="247" w:lineRule="exact"/>
              <w:ind w:left="25" w:right="25"/>
            </w:pPr>
            <w:r>
              <w:rPr>
                <w:spacing w:val="-2"/>
              </w:rPr>
              <w:t>0.244</w:t>
            </w:r>
          </w:p>
        </w:tc>
      </w:tr>
      <w:tr w:rsidR="00350CFB" w14:paraId="00DC2245" w14:textId="77777777">
        <w:trPr>
          <w:trHeight w:val="332"/>
        </w:trPr>
        <w:tc>
          <w:tcPr>
            <w:tcW w:w="2478" w:type="dxa"/>
            <w:tcBorders>
              <w:bottom w:val="single" w:sz="8" w:space="0" w:color="000000"/>
            </w:tcBorders>
          </w:tcPr>
          <w:p w14:paraId="00DC2242" w14:textId="77777777" w:rsidR="00350CFB" w:rsidRDefault="00283FFF">
            <w:pPr>
              <w:pStyle w:val="TableParagraph"/>
              <w:ind w:left="69"/>
              <w:jc w:val="left"/>
            </w:pPr>
            <w:r>
              <w:t>Active</w:t>
            </w:r>
            <w:r>
              <w:rPr>
                <w:spacing w:val="-7"/>
              </w:rPr>
              <w:t xml:space="preserve"> </w:t>
            </w:r>
            <w:r>
              <w:rPr>
                <w:spacing w:val="-2"/>
              </w:rPr>
              <w:t>months</w:t>
            </w:r>
          </w:p>
        </w:tc>
        <w:tc>
          <w:tcPr>
            <w:tcW w:w="1179" w:type="dxa"/>
            <w:tcBorders>
              <w:bottom w:val="single" w:sz="8" w:space="0" w:color="000000"/>
            </w:tcBorders>
          </w:tcPr>
          <w:p w14:paraId="00DC2243" w14:textId="77777777" w:rsidR="00350CFB" w:rsidRDefault="00283FFF">
            <w:pPr>
              <w:pStyle w:val="TableParagraph"/>
              <w:ind w:left="1" w:right="1"/>
            </w:pPr>
            <w:r>
              <w:rPr>
                <w:spacing w:val="-2"/>
              </w:rPr>
              <w:t>0.372</w:t>
            </w:r>
          </w:p>
        </w:tc>
        <w:tc>
          <w:tcPr>
            <w:tcW w:w="1005" w:type="dxa"/>
            <w:tcBorders>
              <w:bottom w:val="single" w:sz="8" w:space="0" w:color="000000"/>
            </w:tcBorders>
          </w:tcPr>
          <w:p w14:paraId="00DC2244" w14:textId="77777777" w:rsidR="00350CFB" w:rsidRDefault="00283FFF">
            <w:pPr>
              <w:pStyle w:val="TableParagraph"/>
              <w:ind w:left="25" w:right="25"/>
            </w:pPr>
            <w:r>
              <w:rPr>
                <w:spacing w:val="-2"/>
              </w:rPr>
              <w:t>0.270</w:t>
            </w:r>
          </w:p>
        </w:tc>
      </w:tr>
    </w:tbl>
    <w:p w14:paraId="00DC2246" w14:textId="77777777" w:rsidR="00350CFB" w:rsidRDefault="00350CFB">
      <w:pPr>
        <w:pStyle w:val="BodyText"/>
        <w:spacing w:before="134"/>
      </w:pPr>
    </w:p>
    <w:p w14:paraId="00DC2247" w14:textId="77777777" w:rsidR="00350CFB" w:rsidRDefault="00283FFF">
      <w:pPr>
        <w:pStyle w:val="BodyText"/>
        <w:spacing w:line="396" w:lineRule="auto"/>
        <w:ind w:left="282" w:right="558"/>
        <w:jc w:val="both"/>
      </w:pPr>
      <w:r>
        <w:t>porate logistic time-decay over transfer history, wallets with sustained transfer activity naturally receive higher scores, producing alignment with tenure and active-month summaries.</w:t>
      </w:r>
    </w:p>
    <w:p w14:paraId="00DC2248" w14:textId="77777777" w:rsidR="00350CFB" w:rsidRDefault="00283FFF">
      <w:pPr>
        <w:pStyle w:val="BodyText"/>
        <w:spacing w:before="16" w:line="396" w:lineRule="auto"/>
        <w:ind w:left="282" w:right="564"/>
        <w:jc w:val="both"/>
      </w:pPr>
      <w:r>
        <w:t xml:space="preserve">Inbound counterparty ratio—a proxy intended to favor diverse counterparties over concentrated </w:t>
      </w:r>
      <w:r>
        <w:rPr>
          <w:w w:val="105"/>
        </w:rPr>
        <w:t>Sybil-like</w:t>
      </w:r>
      <w:r>
        <w:rPr>
          <w:spacing w:val="1"/>
          <w:w w:val="105"/>
        </w:rPr>
        <w:t xml:space="preserve"> </w:t>
      </w:r>
      <w:r>
        <w:rPr>
          <w:w w:val="105"/>
        </w:rPr>
        <w:t>structures—is</w:t>
      </w:r>
      <w:r>
        <w:rPr>
          <w:spacing w:val="2"/>
          <w:w w:val="105"/>
        </w:rPr>
        <w:t xml:space="preserve"> </w:t>
      </w:r>
      <w:r>
        <w:rPr>
          <w:w w:val="105"/>
        </w:rPr>
        <w:t>weak</w:t>
      </w:r>
      <w:r>
        <w:rPr>
          <w:spacing w:val="2"/>
          <w:w w:val="105"/>
        </w:rPr>
        <w:t xml:space="preserve"> </w:t>
      </w:r>
      <w:r>
        <w:rPr>
          <w:w w:val="105"/>
        </w:rPr>
        <w:t>or</w:t>
      </w:r>
      <w:r>
        <w:rPr>
          <w:spacing w:val="1"/>
          <w:w w:val="105"/>
        </w:rPr>
        <w:t xml:space="preserve"> </w:t>
      </w:r>
      <w:r>
        <w:rPr>
          <w:w w:val="105"/>
        </w:rPr>
        <w:t>negative</w:t>
      </w:r>
      <w:r>
        <w:rPr>
          <w:spacing w:val="2"/>
          <w:w w:val="105"/>
        </w:rPr>
        <w:t xml:space="preserve"> </w:t>
      </w:r>
      <w:r>
        <w:rPr>
          <w:w w:val="105"/>
        </w:rPr>
        <w:t>for</w:t>
      </w:r>
      <w:r>
        <w:rPr>
          <w:spacing w:val="2"/>
          <w:w w:val="105"/>
        </w:rPr>
        <w:t xml:space="preserve"> </w:t>
      </w:r>
      <w:r>
        <w:rPr>
          <w:w w:val="105"/>
        </w:rPr>
        <w:t>both</w:t>
      </w:r>
      <w:r>
        <w:rPr>
          <w:spacing w:val="2"/>
          <w:w w:val="105"/>
        </w:rPr>
        <w:t xml:space="preserve"> </w:t>
      </w:r>
      <w:r>
        <w:rPr>
          <w:w w:val="105"/>
        </w:rPr>
        <w:t>methods</w:t>
      </w:r>
      <w:r>
        <w:rPr>
          <w:spacing w:val="1"/>
          <w:w w:val="105"/>
        </w:rPr>
        <w:t xml:space="preserve"> </w:t>
      </w:r>
      <w:r>
        <w:rPr>
          <w:w w:val="105"/>
        </w:rPr>
        <w:t>(EndorseRank</w:t>
      </w:r>
      <w:r>
        <w:rPr>
          <w:spacing w:val="2"/>
          <w:w w:val="105"/>
        </w:rPr>
        <w:t xml:space="preserve"> </w:t>
      </w:r>
      <w:r>
        <w:rPr>
          <w:i/>
          <w:w w:val="105"/>
        </w:rPr>
        <w:t>τ</w:t>
      </w:r>
      <w:r>
        <w:rPr>
          <w:i/>
          <w:spacing w:val="55"/>
          <w:w w:val="105"/>
        </w:rPr>
        <w:t xml:space="preserve"> </w:t>
      </w:r>
      <w:r>
        <w:rPr>
          <w:w w:val="105"/>
        </w:rPr>
        <w:t>=</w:t>
      </w:r>
      <w:r>
        <w:rPr>
          <w:spacing w:val="36"/>
          <w:w w:val="105"/>
        </w:rPr>
        <w:t xml:space="preserve"> </w:t>
      </w:r>
      <w:r>
        <w:rPr>
          <w:w w:val="105"/>
        </w:rPr>
        <w:t>0</w:t>
      </w:r>
      <w:r>
        <w:rPr>
          <w:i/>
          <w:w w:val="105"/>
        </w:rPr>
        <w:t>.</w:t>
      </w:r>
      <w:r>
        <w:rPr>
          <w:w w:val="105"/>
        </w:rPr>
        <w:t>073;</w:t>
      </w:r>
      <w:r>
        <w:rPr>
          <w:spacing w:val="14"/>
          <w:w w:val="105"/>
        </w:rPr>
        <w:t xml:space="preserve"> </w:t>
      </w:r>
      <w:r>
        <w:rPr>
          <w:spacing w:val="-5"/>
          <w:w w:val="105"/>
        </w:rPr>
        <w:t>AWP</w:t>
      </w:r>
    </w:p>
    <w:p w14:paraId="00DC2249" w14:textId="77777777" w:rsidR="00350CFB" w:rsidRDefault="00283FFF">
      <w:pPr>
        <w:pStyle w:val="BodyText"/>
        <w:spacing w:line="340" w:lineRule="exact"/>
        <w:ind w:left="282"/>
        <w:jc w:val="both"/>
      </w:pPr>
      <w:r>
        <w:rPr>
          <w:i/>
          <w:w w:val="105"/>
        </w:rPr>
        <w:t>τ</w:t>
      </w:r>
      <w:r>
        <w:rPr>
          <w:i/>
          <w:spacing w:val="29"/>
          <w:w w:val="105"/>
        </w:rPr>
        <w:t xml:space="preserve"> </w:t>
      </w:r>
      <w:r>
        <w:rPr>
          <w:w w:val="105"/>
        </w:rPr>
        <w:t>=</w:t>
      </w:r>
      <w:r>
        <w:rPr>
          <w:spacing w:val="10"/>
          <w:w w:val="105"/>
        </w:rPr>
        <w:t xml:space="preserve"> </w:t>
      </w:r>
      <w:r>
        <w:rPr>
          <w:rFonts w:ascii="Arial Unicode MS" w:hAnsi="Arial Unicode MS"/>
          <w:w w:val="105"/>
        </w:rPr>
        <w:t>−</w:t>
      </w:r>
      <w:r>
        <w:rPr>
          <w:w w:val="105"/>
        </w:rPr>
        <w:t>0</w:t>
      </w:r>
      <w:r>
        <w:rPr>
          <w:i/>
          <w:w w:val="105"/>
        </w:rPr>
        <w:t>.</w:t>
      </w:r>
      <w:r>
        <w:rPr>
          <w:w w:val="105"/>
        </w:rPr>
        <w:t>061).</w:t>
      </w:r>
      <w:r>
        <w:rPr>
          <w:spacing w:val="30"/>
          <w:w w:val="105"/>
        </w:rPr>
        <w:t xml:space="preserve"> </w:t>
      </w:r>
      <w:r>
        <w:rPr>
          <w:w w:val="105"/>
        </w:rPr>
        <w:t>Neither</w:t>
      </w:r>
      <w:r>
        <w:rPr>
          <w:spacing w:val="-10"/>
          <w:w w:val="105"/>
        </w:rPr>
        <w:t xml:space="preserve"> </w:t>
      </w:r>
      <w:r>
        <w:rPr>
          <w:w w:val="105"/>
        </w:rPr>
        <w:t>social</w:t>
      </w:r>
      <w:r>
        <w:rPr>
          <w:spacing w:val="-9"/>
          <w:w w:val="105"/>
        </w:rPr>
        <w:t xml:space="preserve"> </w:t>
      </w:r>
      <w:r>
        <w:rPr>
          <w:w w:val="105"/>
        </w:rPr>
        <w:t>ranking</w:t>
      </w:r>
      <w:r>
        <w:rPr>
          <w:spacing w:val="-10"/>
          <w:w w:val="105"/>
        </w:rPr>
        <w:t xml:space="preserve"> </w:t>
      </w:r>
      <w:r>
        <w:rPr>
          <w:w w:val="105"/>
        </w:rPr>
        <w:t>strongly</w:t>
      </w:r>
      <w:r>
        <w:rPr>
          <w:spacing w:val="-9"/>
          <w:w w:val="105"/>
        </w:rPr>
        <w:t xml:space="preserve"> </w:t>
      </w:r>
      <w:r>
        <w:rPr>
          <w:w w:val="105"/>
        </w:rPr>
        <w:t>tracks</w:t>
      </w:r>
      <w:r>
        <w:rPr>
          <w:spacing w:val="-10"/>
          <w:w w:val="105"/>
        </w:rPr>
        <w:t xml:space="preserve"> </w:t>
      </w:r>
      <w:r>
        <w:rPr>
          <w:w w:val="105"/>
        </w:rPr>
        <w:t>counterparty</w:t>
      </w:r>
      <w:r>
        <w:rPr>
          <w:spacing w:val="-10"/>
          <w:w w:val="105"/>
        </w:rPr>
        <w:t xml:space="preserve"> </w:t>
      </w:r>
      <w:r>
        <w:rPr>
          <w:w w:val="105"/>
        </w:rPr>
        <w:t>diversity</w:t>
      </w:r>
      <w:r>
        <w:rPr>
          <w:spacing w:val="-9"/>
          <w:w w:val="105"/>
        </w:rPr>
        <w:t xml:space="preserve"> </w:t>
      </w:r>
      <w:r>
        <w:rPr>
          <w:w w:val="105"/>
        </w:rPr>
        <w:t>on</w:t>
      </w:r>
      <w:r>
        <w:rPr>
          <w:spacing w:val="-10"/>
          <w:w w:val="105"/>
        </w:rPr>
        <w:t xml:space="preserve"> </w:t>
      </w:r>
      <w:r>
        <w:rPr>
          <w:w w:val="105"/>
        </w:rPr>
        <w:t>this</w:t>
      </w:r>
      <w:r>
        <w:rPr>
          <w:spacing w:val="-9"/>
          <w:w w:val="105"/>
        </w:rPr>
        <w:t xml:space="preserve"> </w:t>
      </w:r>
      <w:r>
        <w:rPr>
          <w:w w:val="105"/>
        </w:rPr>
        <w:t>cohort.</w:t>
      </w:r>
      <w:r>
        <w:rPr>
          <w:spacing w:val="29"/>
          <w:w w:val="105"/>
        </w:rPr>
        <w:t xml:space="preserve"> </w:t>
      </w:r>
      <w:r>
        <w:rPr>
          <w:spacing w:val="-5"/>
          <w:w w:val="105"/>
        </w:rPr>
        <w:t>GF-</w:t>
      </w:r>
    </w:p>
    <w:p w14:paraId="00DC224A" w14:textId="77777777" w:rsidR="00350CFB" w:rsidRDefault="00283FFF">
      <w:pPr>
        <w:pStyle w:val="BodyText"/>
        <w:spacing w:before="119"/>
        <w:ind w:left="282"/>
        <w:jc w:val="both"/>
      </w:pPr>
      <w:r>
        <w:t>PR</w:t>
      </w:r>
      <w:r>
        <w:rPr>
          <w:spacing w:val="-6"/>
        </w:rPr>
        <w:t xml:space="preserve"> </w:t>
      </w:r>
      <w:r>
        <w:t>is</w:t>
      </w:r>
      <w:r>
        <w:rPr>
          <w:spacing w:val="-6"/>
        </w:rPr>
        <w:t xml:space="preserve"> </w:t>
      </w:r>
      <w:r>
        <w:t>weak</w:t>
      </w:r>
      <w:r>
        <w:rPr>
          <w:spacing w:val="-6"/>
        </w:rPr>
        <w:t xml:space="preserve"> </w:t>
      </w:r>
      <w:r>
        <w:t>overall</w:t>
      </w:r>
      <w:r>
        <w:rPr>
          <w:spacing w:val="-5"/>
        </w:rPr>
        <w:t xml:space="preserve"> </w:t>
      </w:r>
      <w:r>
        <w:t>(family</w:t>
      </w:r>
      <w:r>
        <w:rPr>
          <w:spacing w:val="-6"/>
        </w:rPr>
        <w:t xml:space="preserve"> </w:t>
      </w:r>
      <w:r>
        <w:t>mean</w:t>
      </w:r>
      <w:r>
        <w:rPr>
          <w:spacing w:val="-6"/>
        </w:rPr>
        <w:t xml:space="preserve"> </w:t>
      </w:r>
      <w:r>
        <w:t>0</w:t>
      </w:r>
      <w:r>
        <w:rPr>
          <w:i/>
        </w:rPr>
        <w:t>.</w:t>
      </w:r>
      <w:r>
        <w:t>093)</w:t>
      </w:r>
      <w:r>
        <w:rPr>
          <w:spacing w:val="-5"/>
        </w:rPr>
        <w:t xml:space="preserve"> </w:t>
      </w:r>
      <w:r>
        <w:t>and</w:t>
      </w:r>
      <w:r>
        <w:rPr>
          <w:spacing w:val="-6"/>
        </w:rPr>
        <w:t xml:space="preserve"> </w:t>
      </w:r>
      <w:r>
        <w:t>strongly</w:t>
      </w:r>
      <w:r>
        <w:rPr>
          <w:spacing w:val="-6"/>
        </w:rPr>
        <w:t xml:space="preserve"> </w:t>
      </w:r>
      <w:r>
        <w:t>negative</w:t>
      </w:r>
      <w:r>
        <w:rPr>
          <w:spacing w:val="-5"/>
        </w:rPr>
        <w:t xml:space="preserve"> </w:t>
      </w:r>
      <w:r>
        <w:t>on</w:t>
      </w:r>
      <w:r>
        <w:rPr>
          <w:spacing w:val="-6"/>
        </w:rPr>
        <w:t xml:space="preserve"> </w:t>
      </w:r>
      <w:r>
        <w:t>inbound</w:t>
      </w:r>
      <w:r>
        <w:rPr>
          <w:spacing w:val="-6"/>
        </w:rPr>
        <w:t xml:space="preserve"> </w:t>
      </w:r>
      <w:r>
        <w:t>counterparty</w:t>
      </w:r>
      <w:r>
        <w:rPr>
          <w:spacing w:val="-5"/>
        </w:rPr>
        <w:t xml:space="preserve"> </w:t>
      </w:r>
      <w:r>
        <w:t>ratio</w:t>
      </w:r>
      <w:r>
        <w:rPr>
          <w:spacing w:val="-5"/>
        </w:rPr>
        <w:t xml:space="preserve"> </w:t>
      </w:r>
      <w:r>
        <w:t>(</w:t>
      </w:r>
      <w:r>
        <w:rPr>
          <w:i/>
        </w:rPr>
        <w:t>τ</w:t>
      </w:r>
      <w:r>
        <w:rPr>
          <w:i/>
          <w:spacing w:val="25"/>
        </w:rPr>
        <w:t xml:space="preserve"> </w:t>
      </w:r>
      <w:r>
        <w:rPr>
          <w:spacing w:val="-10"/>
        </w:rPr>
        <w:t>=</w:t>
      </w:r>
    </w:p>
    <w:p w14:paraId="00DC224B" w14:textId="77777777" w:rsidR="00350CFB" w:rsidRDefault="00283FFF">
      <w:pPr>
        <w:pStyle w:val="BodyText"/>
        <w:spacing w:before="100"/>
        <w:ind w:left="282"/>
        <w:jc w:val="both"/>
      </w:pPr>
      <w:r>
        <w:rPr>
          <w:rFonts w:ascii="Arial Unicode MS" w:hAnsi="Arial Unicode MS"/>
        </w:rPr>
        <w:t>−</w:t>
      </w:r>
      <w:r>
        <w:t>0</w:t>
      </w:r>
      <w:r>
        <w:rPr>
          <w:i/>
        </w:rPr>
        <w:t>.</w:t>
      </w:r>
      <w:r>
        <w:t>235),</w:t>
      </w:r>
      <w:r>
        <w:rPr>
          <w:spacing w:val="-5"/>
        </w:rPr>
        <w:t xml:space="preserve"> </w:t>
      </w:r>
      <w:r>
        <w:t>consistent</w:t>
      </w:r>
      <w:r>
        <w:rPr>
          <w:spacing w:val="-5"/>
        </w:rPr>
        <w:t xml:space="preserve"> </w:t>
      </w:r>
      <w:r>
        <w:t>with</w:t>
      </w:r>
      <w:r>
        <w:rPr>
          <w:spacing w:val="-4"/>
        </w:rPr>
        <w:t xml:space="preserve"> </w:t>
      </w:r>
      <w:r>
        <w:t>the</w:t>
      </w:r>
      <w:r>
        <w:rPr>
          <w:spacing w:val="-5"/>
        </w:rPr>
        <w:t xml:space="preserve"> </w:t>
      </w:r>
      <w:r>
        <w:t>absence</w:t>
      </w:r>
      <w:r>
        <w:rPr>
          <w:spacing w:val="-4"/>
        </w:rPr>
        <w:t xml:space="preserve"> </w:t>
      </w:r>
      <w:r>
        <w:t>of</w:t>
      </w:r>
      <w:r>
        <w:rPr>
          <w:spacing w:val="-5"/>
        </w:rPr>
        <w:t xml:space="preserve"> </w:t>
      </w:r>
      <w:r>
        <w:t>transfer-activity</w:t>
      </w:r>
      <w:r>
        <w:rPr>
          <w:spacing w:val="-5"/>
        </w:rPr>
        <w:t xml:space="preserve"> </w:t>
      </w:r>
      <w:r>
        <w:t>semantics</w:t>
      </w:r>
      <w:r>
        <w:rPr>
          <w:spacing w:val="-4"/>
        </w:rPr>
        <w:t xml:space="preserve"> </w:t>
      </w:r>
      <w:r>
        <w:t>in</w:t>
      </w:r>
      <w:r>
        <w:rPr>
          <w:spacing w:val="-5"/>
        </w:rPr>
        <w:t xml:space="preserve"> </w:t>
      </w:r>
      <w:r>
        <w:t>the</w:t>
      </w:r>
      <w:r>
        <w:rPr>
          <w:spacing w:val="-4"/>
        </w:rPr>
        <w:t xml:space="preserve"> </w:t>
      </w:r>
      <w:r>
        <w:t>PnL</w:t>
      </w:r>
      <w:r>
        <w:rPr>
          <w:spacing w:val="-5"/>
        </w:rPr>
        <w:t xml:space="preserve"> </w:t>
      </w:r>
      <w:r>
        <w:t>star</w:t>
      </w:r>
      <w:r>
        <w:rPr>
          <w:spacing w:val="-5"/>
        </w:rPr>
        <w:t xml:space="preserve"> </w:t>
      </w:r>
      <w:r>
        <w:rPr>
          <w:spacing w:val="-2"/>
        </w:rPr>
        <w:t>graph.</w:t>
      </w:r>
    </w:p>
    <w:p w14:paraId="00DC224C" w14:textId="77777777" w:rsidR="00350CFB" w:rsidRDefault="00283FFF">
      <w:pPr>
        <w:pStyle w:val="BodyText"/>
        <w:spacing w:before="133" w:line="396" w:lineRule="auto"/>
        <w:ind w:left="282" w:right="522" w:hanging="8"/>
        <w:jc w:val="both"/>
      </w:pPr>
      <w:r>
        <w:t>The</w:t>
      </w:r>
      <w:r>
        <w:rPr>
          <w:spacing w:val="-4"/>
        </w:rPr>
        <w:t xml:space="preserve"> </w:t>
      </w:r>
      <w:r>
        <w:t>Sybil-adjusted</w:t>
      </w:r>
      <w:r>
        <w:rPr>
          <w:spacing w:val="-4"/>
        </w:rPr>
        <w:t xml:space="preserve"> </w:t>
      </w:r>
      <w:r>
        <w:t>family</w:t>
      </w:r>
      <w:r>
        <w:rPr>
          <w:spacing w:val="-4"/>
        </w:rPr>
        <w:t xml:space="preserve"> </w:t>
      </w:r>
      <w:r>
        <w:t>therefore</w:t>
      </w:r>
      <w:r>
        <w:rPr>
          <w:spacing w:val="-4"/>
        </w:rPr>
        <w:t xml:space="preserve"> </w:t>
      </w:r>
      <w:r>
        <w:t>reinforces</w:t>
      </w:r>
      <w:r>
        <w:rPr>
          <w:spacing w:val="-4"/>
        </w:rPr>
        <w:t xml:space="preserve"> </w:t>
      </w:r>
      <w:r>
        <w:t>AWP’s</w:t>
      </w:r>
      <w:r>
        <w:rPr>
          <w:spacing w:val="-4"/>
        </w:rPr>
        <w:t xml:space="preserve"> </w:t>
      </w:r>
      <w:r>
        <w:t>advantage</w:t>
      </w:r>
      <w:r>
        <w:rPr>
          <w:spacing w:val="-4"/>
        </w:rPr>
        <w:t xml:space="preserve"> </w:t>
      </w:r>
      <w:r>
        <w:t>on</w:t>
      </w:r>
      <w:r>
        <w:rPr>
          <w:spacing w:val="-4"/>
        </w:rPr>
        <w:t xml:space="preserve"> </w:t>
      </w:r>
      <w:r>
        <w:t>transfer-derived</w:t>
      </w:r>
      <w:r>
        <w:rPr>
          <w:spacing w:val="-4"/>
        </w:rPr>
        <w:t xml:space="preserve"> </w:t>
      </w:r>
      <w:r>
        <w:t>activity</w:t>
      </w:r>
      <w:r>
        <w:rPr>
          <w:spacing w:val="-4"/>
        </w:rPr>
        <w:t xml:space="preserve"> </w:t>
      </w:r>
      <w:r>
        <w:t>con-</w:t>
      </w:r>
      <w:r>
        <w:rPr>
          <w:spacing w:val="-2"/>
        </w:rPr>
        <w:t>structs, while</w:t>
      </w:r>
      <w:r>
        <w:rPr>
          <w:spacing w:val="-6"/>
        </w:rPr>
        <w:t xml:space="preserve"> </w:t>
      </w:r>
      <w:r>
        <w:rPr>
          <w:spacing w:val="-2"/>
        </w:rPr>
        <w:t>showing</w:t>
      </w:r>
      <w:r>
        <w:rPr>
          <w:spacing w:val="-6"/>
        </w:rPr>
        <w:t xml:space="preserve"> </w:t>
      </w:r>
      <w:r>
        <w:rPr>
          <w:spacing w:val="-2"/>
        </w:rPr>
        <w:t>that</w:t>
      </w:r>
      <w:r>
        <w:rPr>
          <w:spacing w:val="-6"/>
        </w:rPr>
        <w:t xml:space="preserve"> </w:t>
      </w:r>
      <w:r>
        <w:rPr>
          <w:spacing w:val="-2"/>
        </w:rPr>
        <w:t>neither</w:t>
      </w:r>
      <w:r>
        <w:rPr>
          <w:spacing w:val="-6"/>
        </w:rPr>
        <w:t xml:space="preserve"> </w:t>
      </w:r>
      <w:r>
        <w:rPr>
          <w:spacing w:val="-2"/>
        </w:rPr>
        <w:t>method</w:t>
      </w:r>
      <w:r>
        <w:rPr>
          <w:spacing w:val="-6"/>
        </w:rPr>
        <w:t xml:space="preserve"> </w:t>
      </w:r>
      <w:r>
        <w:rPr>
          <w:spacing w:val="-2"/>
        </w:rPr>
        <w:t>currently</w:t>
      </w:r>
      <w:r>
        <w:rPr>
          <w:spacing w:val="-6"/>
        </w:rPr>
        <w:t xml:space="preserve"> </w:t>
      </w:r>
      <w:r>
        <w:rPr>
          <w:spacing w:val="-2"/>
        </w:rPr>
        <w:t>provides</w:t>
      </w:r>
      <w:r>
        <w:rPr>
          <w:spacing w:val="-7"/>
        </w:rPr>
        <w:t xml:space="preserve"> </w:t>
      </w:r>
      <w:r>
        <w:rPr>
          <w:spacing w:val="-2"/>
        </w:rPr>
        <w:t>a</w:t>
      </w:r>
      <w:r>
        <w:rPr>
          <w:spacing w:val="-6"/>
        </w:rPr>
        <w:t xml:space="preserve"> </w:t>
      </w:r>
      <w:r>
        <w:rPr>
          <w:spacing w:val="-2"/>
        </w:rPr>
        <w:t>strong</w:t>
      </w:r>
      <w:r>
        <w:rPr>
          <w:spacing w:val="-6"/>
        </w:rPr>
        <w:t xml:space="preserve"> </w:t>
      </w:r>
      <w:r>
        <w:rPr>
          <w:spacing w:val="-2"/>
        </w:rPr>
        <w:t>counterparty-diversity</w:t>
      </w:r>
      <w:r>
        <w:rPr>
          <w:spacing w:val="-6"/>
        </w:rPr>
        <w:t xml:space="preserve"> </w:t>
      </w:r>
      <w:r>
        <w:rPr>
          <w:spacing w:val="-2"/>
        </w:rPr>
        <w:t xml:space="preserve">signal. </w:t>
      </w:r>
      <w:r>
        <w:t>Future</w:t>
      </w:r>
      <w:r>
        <w:rPr>
          <w:spacing w:val="-15"/>
        </w:rPr>
        <w:t xml:space="preserve"> </w:t>
      </w:r>
      <w:r>
        <w:t>work</w:t>
      </w:r>
      <w:r>
        <w:rPr>
          <w:spacing w:val="-15"/>
        </w:rPr>
        <w:t xml:space="preserve"> </w:t>
      </w:r>
      <w:r>
        <w:t>could</w:t>
      </w:r>
      <w:r>
        <w:rPr>
          <w:spacing w:val="-15"/>
        </w:rPr>
        <w:t xml:space="preserve"> </w:t>
      </w:r>
      <w:r>
        <w:t>incorporate</w:t>
      </w:r>
      <w:r>
        <w:rPr>
          <w:spacing w:val="-15"/>
        </w:rPr>
        <w:t xml:space="preserve"> </w:t>
      </w:r>
      <w:r>
        <w:t>explicit</w:t>
      </w:r>
      <w:r>
        <w:rPr>
          <w:spacing w:val="-15"/>
        </w:rPr>
        <w:t xml:space="preserve"> </w:t>
      </w:r>
      <w:r>
        <w:t>diversity</w:t>
      </w:r>
      <w:r>
        <w:rPr>
          <w:spacing w:val="-15"/>
        </w:rPr>
        <w:t xml:space="preserve"> </w:t>
      </w:r>
      <w:r>
        <w:t>penalties</w:t>
      </w:r>
      <w:r>
        <w:rPr>
          <w:spacing w:val="-15"/>
        </w:rPr>
        <w:t xml:space="preserve"> </w:t>
      </w:r>
      <w:r>
        <w:t>into</w:t>
      </w:r>
      <w:r>
        <w:rPr>
          <w:spacing w:val="-15"/>
        </w:rPr>
        <w:t xml:space="preserve"> </w:t>
      </w:r>
      <w:r>
        <w:rPr>
          <w:i/>
        </w:rPr>
        <w:t>G</w:t>
      </w:r>
      <w:r>
        <w:rPr>
          <w:vertAlign w:val="subscript"/>
        </w:rPr>
        <w:t>approve</w:t>
      </w:r>
      <w:r>
        <w:rPr>
          <w:spacing w:val="-5"/>
        </w:rPr>
        <w:t xml:space="preserve"> </w:t>
      </w:r>
      <w:r>
        <w:t>or</w:t>
      </w:r>
      <w:r>
        <w:rPr>
          <w:spacing w:val="-15"/>
        </w:rPr>
        <w:t xml:space="preserve"> </w:t>
      </w:r>
      <w:r>
        <w:rPr>
          <w:i/>
        </w:rPr>
        <w:t>G</w:t>
      </w:r>
      <w:r>
        <w:rPr>
          <w:vertAlign w:val="subscript"/>
        </w:rPr>
        <w:t>transfer</w:t>
      </w:r>
      <w:r>
        <w:t>;</w:t>
      </w:r>
      <w:r>
        <w:rPr>
          <w:spacing w:val="-10"/>
        </w:rPr>
        <w:t xml:space="preserve"> </w:t>
      </w:r>
      <w:r>
        <w:t>the</w:t>
      </w:r>
      <w:r>
        <w:rPr>
          <w:spacing w:val="-15"/>
        </w:rPr>
        <w:t xml:space="preserve"> </w:t>
      </w:r>
      <w:r>
        <w:t>present</w:t>
      </w:r>
      <w:r>
        <w:rPr>
          <w:spacing w:val="-15"/>
        </w:rPr>
        <w:t xml:space="preserve"> </w:t>
      </w:r>
      <w:r>
        <w:t xml:space="preserve">results </w:t>
      </w:r>
      <w:bookmarkStart w:id="315" w:name="Trading-success_family"/>
      <w:bookmarkEnd w:id="315"/>
      <w:r>
        <w:t>establish the baseline against which such extensions would be judged.</w:t>
      </w:r>
    </w:p>
    <w:p w14:paraId="00DC224D" w14:textId="77777777" w:rsidR="00350CFB" w:rsidRDefault="00350CFB">
      <w:pPr>
        <w:pStyle w:val="BodyText"/>
        <w:spacing w:before="9"/>
      </w:pPr>
    </w:p>
    <w:p w14:paraId="00DC224E" w14:textId="77777777" w:rsidR="00350CFB" w:rsidRDefault="00283FFF">
      <w:pPr>
        <w:pStyle w:val="Heading3"/>
        <w:numPr>
          <w:ilvl w:val="2"/>
          <w:numId w:val="26"/>
        </w:numPr>
        <w:tabs>
          <w:tab w:val="left" w:pos="879"/>
        </w:tabs>
        <w:ind w:left="879" w:hanging="597"/>
      </w:pPr>
      <w:r>
        <w:rPr>
          <w:spacing w:val="-4"/>
        </w:rPr>
        <w:t>Trading-success</w:t>
      </w:r>
      <w:r>
        <w:rPr>
          <w:spacing w:val="11"/>
        </w:rPr>
        <w:t xml:space="preserve"> </w:t>
      </w:r>
      <w:r>
        <w:rPr>
          <w:spacing w:val="-4"/>
        </w:rPr>
        <w:t>family</w:t>
      </w:r>
    </w:p>
    <w:p w14:paraId="00DC224F" w14:textId="77777777" w:rsidR="00350CFB" w:rsidRDefault="00350CFB">
      <w:pPr>
        <w:pStyle w:val="BodyText"/>
        <w:spacing w:before="47"/>
        <w:rPr>
          <w:b/>
        </w:rPr>
      </w:pPr>
    </w:p>
    <w:p w14:paraId="00DC2250" w14:textId="77777777" w:rsidR="00350CFB" w:rsidRDefault="00283FFF">
      <w:pPr>
        <w:pStyle w:val="BodyText"/>
        <w:spacing w:line="403" w:lineRule="auto"/>
        <w:ind w:left="273" w:right="539" w:firstLine="1"/>
        <w:jc w:val="both"/>
      </w:pPr>
      <w:r>
        <w:t>Table</w:t>
      </w:r>
      <w:r>
        <w:rPr>
          <w:spacing w:val="-8"/>
        </w:rPr>
        <w:t xml:space="preserve"> </w:t>
      </w:r>
      <w:hyperlink w:anchor="_bookmark108" w:history="1">
        <w:r>
          <w:t>4.12</w:t>
        </w:r>
      </w:hyperlink>
      <w:r>
        <w:rPr>
          <w:spacing w:val="-8"/>
        </w:rPr>
        <w:t xml:space="preserve"> </w:t>
      </w:r>
      <w:r>
        <w:t>reports</w:t>
      </w:r>
      <w:r>
        <w:rPr>
          <w:spacing w:val="-8"/>
        </w:rPr>
        <w:t xml:space="preserve"> </w:t>
      </w:r>
      <w:r>
        <w:t>alignment</w:t>
      </w:r>
      <w:r>
        <w:rPr>
          <w:spacing w:val="-8"/>
        </w:rPr>
        <w:t xml:space="preserve"> </w:t>
      </w:r>
      <w:r>
        <w:t>with</w:t>
      </w:r>
      <w:r>
        <w:rPr>
          <w:spacing w:val="-8"/>
        </w:rPr>
        <w:t xml:space="preserve"> </w:t>
      </w:r>
      <w:r>
        <w:t>close-success</w:t>
      </w:r>
      <w:r>
        <w:rPr>
          <w:spacing w:val="-8"/>
        </w:rPr>
        <w:t xml:space="preserve"> </w:t>
      </w:r>
      <w:r>
        <w:t>count,</w:t>
      </w:r>
      <w:r>
        <w:rPr>
          <w:spacing w:val="-8"/>
        </w:rPr>
        <w:t xml:space="preserve"> </w:t>
      </w:r>
      <w:r>
        <w:t>realized</w:t>
      </w:r>
      <w:r>
        <w:rPr>
          <w:spacing w:val="-8"/>
        </w:rPr>
        <w:t xml:space="preserve"> </w:t>
      </w:r>
      <w:r>
        <w:t>gain</w:t>
      </w:r>
      <w:r>
        <w:rPr>
          <w:spacing w:val="-8"/>
        </w:rPr>
        <w:t xml:space="preserve"> </w:t>
      </w:r>
      <w:r>
        <w:t>proxy,</w:t>
      </w:r>
      <w:r>
        <w:rPr>
          <w:spacing w:val="-8"/>
        </w:rPr>
        <w:t xml:space="preserve"> </w:t>
      </w:r>
      <w:r>
        <w:t>and</w:t>
      </w:r>
      <w:r>
        <w:rPr>
          <w:spacing w:val="-8"/>
        </w:rPr>
        <w:t xml:space="preserve"> </w:t>
      </w:r>
      <w:r>
        <w:t>close</w:t>
      </w:r>
      <w:r>
        <w:rPr>
          <w:spacing w:val="-8"/>
        </w:rPr>
        <w:t xml:space="preserve"> </w:t>
      </w:r>
      <w:r>
        <w:t>success</w:t>
      </w:r>
      <w:r>
        <w:rPr>
          <w:spacing w:val="-8"/>
        </w:rPr>
        <w:t xml:space="preserve"> </w:t>
      </w:r>
      <w:r>
        <w:t xml:space="preserve">rate. </w:t>
      </w:r>
      <w:r>
        <w:rPr>
          <w:w w:val="105"/>
        </w:rPr>
        <w:t>Among</w:t>
      </w:r>
      <w:r>
        <w:rPr>
          <w:spacing w:val="-7"/>
          <w:w w:val="105"/>
        </w:rPr>
        <w:t xml:space="preserve"> </w:t>
      </w:r>
      <w:r>
        <w:rPr>
          <w:w w:val="105"/>
        </w:rPr>
        <w:t>social</w:t>
      </w:r>
      <w:r>
        <w:rPr>
          <w:spacing w:val="-6"/>
          <w:w w:val="105"/>
        </w:rPr>
        <w:t xml:space="preserve"> </w:t>
      </w:r>
      <w:r>
        <w:rPr>
          <w:w w:val="105"/>
        </w:rPr>
        <w:t>methods,</w:t>
      </w:r>
      <w:r>
        <w:rPr>
          <w:spacing w:val="-1"/>
          <w:w w:val="105"/>
        </w:rPr>
        <w:t xml:space="preserve"> </w:t>
      </w:r>
      <w:r>
        <w:rPr>
          <w:w w:val="105"/>
        </w:rPr>
        <w:t>AWP</w:t>
      </w:r>
      <w:r>
        <w:rPr>
          <w:spacing w:val="-7"/>
          <w:w w:val="105"/>
        </w:rPr>
        <w:t xml:space="preserve"> </w:t>
      </w:r>
      <w:r>
        <w:rPr>
          <w:w w:val="105"/>
        </w:rPr>
        <w:t>exceeds</w:t>
      </w:r>
      <w:r>
        <w:rPr>
          <w:spacing w:val="-7"/>
          <w:w w:val="105"/>
        </w:rPr>
        <w:t xml:space="preserve"> </w:t>
      </w:r>
      <w:r>
        <w:rPr>
          <w:w w:val="105"/>
        </w:rPr>
        <w:t>EndorseRank</w:t>
      </w:r>
      <w:r>
        <w:rPr>
          <w:spacing w:val="-6"/>
          <w:w w:val="105"/>
        </w:rPr>
        <w:t xml:space="preserve"> </w:t>
      </w:r>
      <w:r>
        <w:rPr>
          <w:w w:val="105"/>
        </w:rPr>
        <w:t>(family</w:t>
      </w:r>
      <w:r>
        <w:rPr>
          <w:spacing w:val="-7"/>
          <w:w w:val="105"/>
        </w:rPr>
        <w:t xml:space="preserve"> </w:t>
      </w:r>
      <w:r>
        <w:rPr>
          <w:w w:val="105"/>
        </w:rPr>
        <w:t>means</w:t>
      </w:r>
      <w:r>
        <w:rPr>
          <w:spacing w:val="-6"/>
          <w:w w:val="105"/>
        </w:rPr>
        <w:t xml:space="preserve"> </w:t>
      </w:r>
      <w:r>
        <w:rPr>
          <w:w w:val="105"/>
        </w:rPr>
        <w:t>0</w:t>
      </w:r>
      <w:r>
        <w:rPr>
          <w:i/>
          <w:w w:val="105"/>
        </w:rPr>
        <w:t>.</w:t>
      </w:r>
      <w:r>
        <w:rPr>
          <w:w w:val="105"/>
        </w:rPr>
        <w:t>179</w:t>
      </w:r>
      <w:r>
        <w:rPr>
          <w:spacing w:val="-6"/>
          <w:w w:val="105"/>
        </w:rPr>
        <w:t xml:space="preserve"> </w:t>
      </w:r>
      <w:r>
        <w:rPr>
          <w:w w:val="105"/>
        </w:rPr>
        <w:t>vs.</w:t>
      </w:r>
      <w:r>
        <w:rPr>
          <w:spacing w:val="-6"/>
          <w:w w:val="105"/>
        </w:rPr>
        <w:t xml:space="preserve"> </w:t>
      </w:r>
      <w:r>
        <w:rPr>
          <w:w w:val="105"/>
        </w:rPr>
        <w:t>0</w:t>
      </w:r>
      <w:r>
        <w:rPr>
          <w:i/>
          <w:w w:val="105"/>
        </w:rPr>
        <w:t>.</w:t>
      </w:r>
      <w:r>
        <w:rPr>
          <w:w w:val="105"/>
        </w:rPr>
        <w:t>096).</w:t>
      </w:r>
      <w:r>
        <w:rPr>
          <w:spacing w:val="40"/>
          <w:w w:val="105"/>
        </w:rPr>
        <w:t xml:space="preserve"> </w:t>
      </w:r>
      <w:r>
        <w:rPr>
          <w:w w:val="105"/>
        </w:rPr>
        <w:t xml:space="preserve">AWP’s </w:t>
      </w:r>
      <w:r>
        <w:t>strongest trading proxies are realized gain (</w:t>
      </w:r>
      <w:r>
        <w:rPr>
          <w:i/>
        </w:rPr>
        <w:t>τ</w:t>
      </w:r>
      <w:r>
        <w:rPr>
          <w:i/>
          <w:spacing w:val="40"/>
        </w:rPr>
        <w:t xml:space="preserve"> </w:t>
      </w:r>
      <w:r>
        <w:t>= 0</w:t>
      </w:r>
      <w:r>
        <w:rPr>
          <w:i/>
        </w:rPr>
        <w:t>.</w:t>
      </w:r>
      <w:r>
        <w:t>239) and close-success count (</w:t>
      </w:r>
      <w:r>
        <w:rPr>
          <w:i/>
        </w:rPr>
        <w:t>τ</w:t>
      </w:r>
      <w:r>
        <w:rPr>
          <w:i/>
          <w:spacing w:val="40"/>
        </w:rPr>
        <w:t xml:space="preserve"> </w:t>
      </w:r>
      <w:r>
        <w:t>= 0</w:t>
      </w:r>
      <w:r>
        <w:rPr>
          <w:i/>
        </w:rPr>
        <w:t>.</w:t>
      </w:r>
      <w:r>
        <w:t>224); close</w:t>
      </w:r>
    </w:p>
    <w:p w14:paraId="00DC2251" w14:textId="77777777" w:rsidR="00350CFB" w:rsidRDefault="00350CFB">
      <w:pPr>
        <w:pStyle w:val="BodyText"/>
        <w:spacing w:line="403" w:lineRule="auto"/>
        <w:jc w:val="both"/>
        <w:sectPr w:rsidR="00350CFB">
          <w:pgSz w:w="11910" w:h="16840"/>
          <w:pgMar w:top="1800" w:right="708" w:bottom="2300" w:left="992" w:header="0" w:footer="2115" w:gutter="0"/>
          <w:cols w:space="720"/>
        </w:sectPr>
      </w:pPr>
    </w:p>
    <w:p w14:paraId="00DC2252" w14:textId="77777777" w:rsidR="00350CFB" w:rsidRDefault="00283FFF">
      <w:pPr>
        <w:pStyle w:val="BodyText"/>
        <w:spacing w:before="75"/>
        <w:ind w:left="362"/>
        <w:jc w:val="both"/>
      </w:pPr>
      <w:bookmarkStart w:id="316" w:name="_bookmark108"/>
      <w:bookmarkEnd w:id="316"/>
      <w:r>
        <w:lastRenderedPageBreak/>
        <w:t>Table</w:t>
      </w:r>
      <w:r>
        <w:rPr>
          <w:spacing w:val="-11"/>
        </w:rPr>
        <w:t xml:space="preserve"> </w:t>
      </w:r>
      <w:r>
        <w:t>4.12:</w:t>
      </w:r>
      <w:r>
        <w:rPr>
          <w:spacing w:val="6"/>
        </w:rPr>
        <w:t xml:space="preserve"> </w:t>
      </w:r>
      <w:r>
        <w:t>Domain</w:t>
      </w:r>
      <w:r>
        <w:rPr>
          <w:spacing w:val="-10"/>
        </w:rPr>
        <w:t xml:space="preserve"> </w:t>
      </w:r>
      <w:r>
        <w:t>alignment</w:t>
      </w:r>
      <w:r>
        <w:rPr>
          <w:spacing w:val="-10"/>
        </w:rPr>
        <w:t xml:space="preserve"> </w:t>
      </w:r>
      <w:r>
        <w:t>with</w:t>
      </w:r>
      <w:r>
        <w:rPr>
          <w:spacing w:val="-11"/>
        </w:rPr>
        <w:t xml:space="preserve"> </w:t>
      </w:r>
      <w:r>
        <w:t>GMX</w:t>
      </w:r>
      <w:r>
        <w:rPr>
          <w:spacing w:val="-10"/>
        </w:rPr>
        <w:t xml:space="preserve"> </w:t>
      </w:r>
      <w:r>
        <w:t>V2</w:t>
      </w:r>
      <w:r>
        <w:rPr>
          <w:spacing w:val="-11"/>
        </w:rPr>
        <w:t xml:space="preserve"> </w:t>
      </w:r>
      <w:r>
        <w:t>margin-trading</w:t>
      </w:r>
      <w:r>
        <w:rPr>
          <w:spacing w:val="-10"/>
        </w:rPr>
        <w:t xml:space="preserve"> </w:t>
      </w:r>
      <w:r>
        <w:t>success</w:t>
      </w:r>
      <w:r>
        <w:rPr>
          <w:spacing w:val="-11"/>
        </w:rPr>
        <w:t xml:space="preserve"> </w:t>
      </w:r>
      <w:r>
        <w:t>proxies</w:t>
      </w:r>
      <w:r>
        <w:rPr>
          <w:spacing w:val="-10"/>
        </w:rPr>
        <w:t xml:space="preserve"> </w:t>
      </w:r>
      <w:r>
        <w:t>on</w:t>
      </w:r>
      <w:r>
        <w:rPr>
          <w:spacing w:val="-11"/>
        </w:rPr>
        <w:t xml:space="preserve"> </w:t>
      </w:r>
      <w:r>
        <w:t>Arbitrum</w:t>
      </w:r>
      <w:r>
        <w:rPr>
          <w:spacing w:val="-10"/>
        </w:rPr>
        <w:t xml:space="preserve"> </w:t>
      </w:r>
      <w:r>
        <w:rPr>
          <w:spacing w:val="-4"/>
        </w:rPr>
        <w:t>One.</w:t>
      </w:r>
    </w:p>
    <w:p w14:paraId="00DC2253" w14:textId="77777777" w:rsidR="00350CFB" w:rsidRDefault="00350CFB">
      <w:pPr>
        <w:pStyle w:val="BodyText"/>
        <w:spacing w:before="14"/>
        <w:rPr>
          <w:sz w:val="20"/>
        </w:rPr>
      </w:pPr>
    </w:p>
    <w:tbl>
      <w:tblPr>
        <w:tblW w:w="0" w:type="auto"/>
        <w:tblInd w:w="2924" w:type="dxa"/>
        <w:tblLayout w:type="fixed"/>
        <w:tblCellMar>
          <w:left w:w="0" w:type="dxa"/>
          <w:right w:w="0" w:type="dxa"/>
        </w:tblCellMar>
        <w:tblLook w:val="01E0" w:firstRow="1" w:lastRow="1" w:firstColumn="1" w:lastColumn="1" w:noHBand="0" w:noVBand="0"/>
      </w:tblPr>
      <w:tblGrid>
        <w:gridCol w:w="1903"/>
        <w:gridCol w:w="1180"/>
        <w:gridCol w:w="1005"/>
      </w:tblGrid>
      <w:tr w:rsidR="00350CFB" w14:paraId="00DC2257" w14:textId="77777777">
        <w:trPr>
          <w:trHeight w:val="381"/>
        </w:trPr>
        <w:tc>
          <w:tcPr>
            <w:tcW w:w="1903" w:type="dxa"/>
            <w:tcBorders>
              <w:top w:val="single" w:sz="8" w:space="0" w:color="000000"/>
              <w:bottom w:val="single" w:sz="6" w:space="0" w:color="000000"/>
            </w:tcBorders>
          </w:tcPr>
          <w:p w14:paraId="00DC2254" w14:textId="77777777" w:rsidR="00350CFB" w:rsidRDefault="00283FFF">
            <w:pPr>
              <w:pStyle w:val="TableParagraph"/>
              <w:spacing w:before="53"/>
              <w:ind w:left="69"/>
              <w:jc w:val="left"/>
            </w:pPr>
            <w:r>
              <w:rPr>
                <w:spacing w:val="-2"/>
              </w:rPr>
              <w:t>Proxy</w:t>
            </w:r>
          </w:p>
        </w:tc>
        <w:tc>
          <w:tcPr>
            <w:tcW w:w="1180" w:type="dxa"/>
            <w:tcBorders>
              <w:top w:val="single" w:sz="8" w:space="0" w:color="000000"/>
              <w:bottom w:val="single" w:sz="6" w:space="0" w:color="000000"/>
            </w:tcBorders>
          </w:tcPr>
          <w:p w14:paraId="00DC2255" w14:textId="77777777" w:rsidR="00350CFB" w:rsidRDefault="00283FFF">
            <w:pPr>
              <w:pStyle w:val="TableParagraph"/>
              <w:spacing w:before="53"/>
              <w:ind w:right="1"/>
              <w:rPr>
                <w:i/>
              </w:rPr>
            </w:pPr>
            <w:r>
              <w:t>Spearman</w:t>
            </w:r>
            <w:r>
              <w:rPr>
                <w:spacing w:val="-10"/>
              </w:rPr>
              <w:t xml:space="preserve"> </w:t>
            </w:r>
            <w:r>
              <w:rPr>
                <w:i/>
                <w:spacing w:val="-10"/>
              </w:rPr>
              <w:t>ρ</w:t>
            </w:r>
          </w:p>
        </w:tc>
        <w:tc>
          <w:tcPr>
            <w:tcW w:w="1005" w:type="dxa"/>
            <w:tcBorders>
              <w:top w:val="single" w:sz="8" w:space="0" w:color="000000"/>
              <w:bottom w:val="single" w:sz="6" w:space="0" w:color="000000"/>
            </w:tcBorders>
          </w:tcPr>
          <w:p w14:paraId="00DC2256" w14:textId="77777777" w:rsidR="00350CFB" w:rsidRDefault="00283FFF">
            <w:pPr>
              <w:pStyle w:val="TableParagraph"/>
              <w:spacing w:before="53"/>
              <w:ind w:left="1" w:right="26"/>
              <w:rPr>
                <w:i/>
              </w:rPr>
            </w:pPr>
            <w:r>
              <w:t>Kendall</w:t>
            </w:r>
            <w:r>
              <w:rPr>
                <w:spacing w:val="-8"/>
              </w:rPr>
              <w:t xml:space="preserve"> </w:t>
            </w:r>
            <w:r>
              <w:rPr>
                <w:i/>
                <w:spacing w:val="-10"/>
              </w:rPr>
              <w:t>τ</w:t>
            </w:r>
          </w:p>
        </w:tc>
      </w:tr>
      <w:tr w:rsidR="00350CFB" w14:paraId="00DC225E" w14:textId="77777777">
        <w:trPr>
          <w:trHeight w:val="590"/>
        </w:trPr>
        <w:tc>
          <w:tcPr>
            <w:tcW w:w="1903" w:type="dxa"/>
            <w:tcBorders>
              <w:top w:val="single" w:sz="6" w:space="0" w:color="000000"/>
            </w:tcBorders>
          </w:tcPr>
          <w:p w14:paraId="00DC2258" w14:textId="77777777" w:rsidR="00350CFB" w:rsidRDefault="00283FFF">
            <w:pPr>
              <w:pStyle w:val="TableParagraph"/>
              <w:spacing w:before="52"/>
              <w:ind w:left="69"/>
              <w:jc w:val="left"/>
              <w:rPr>
                <w:i/>
              </w:rPr>
            </w:pPr>
            <w:r>
              <w:rPr>
                <w:i/>
                <w:spacing w:val="-2"/>
              </w:rPr>
              <w:t>EndorseRank</w:t>
            </w:r>
          </w:p>
          <w:p w14:paraId="00DC2259" w14:textId="77777777" w:rsidR="00350CFB" w:rsidRDefault="00283FFF">
            <w:pPr>
              <w:pStyle w:val="TableParagraph"/>
              <w:spacing w:before="18" w:line="247" w:lineRule="exact"/>
              <w:ind w:left="69"/>
              <w:jc w:val="left"/>
            </w:pPr>
            <w:r>
              <w:rPr>
                <w:spacing w:val="-2"/>
              </w:rPr>
              <w:t>Close-success</w:t>
            </w:r>
            <w:r>
              <w:t xml:space="preserve"> </w:t>
            </w:r>
            <w:r>
              <w:rPr>
                <w:spacing w:val="-2"/>
              </w:rPr>
              <w:t>count</w:t>
            </w:r>
          </w:p>
        </w:tc>
        <w:tc>
          <w:tcPr>
            <w:tcW w:w="1180" w:type="dxa"/>
            <w:tcBorders>
              <w:top w:val="single" w:sz="6" w:space="0" w:color="000000"/>
            </w:tcBorders>
          </w:tcPr>
          <w:p w14:paraId="00DC225A" w14:textId="77777777" w:rsidR="00350CFB" w:rsidRDefault="00350CFB">
            <w:pPr>
              <w:pStyle w:val="TableParagraph"/>
              <w:spacing w:before="70"/>
              <w:jc w:val="left"/>
            </w:pPr>
          </w:p>
          <w:p w14:paraId="00DC225B" w14:textId="77777777" w:rsidR="00350CFB" w:rsidRDefault="00283FFF">
            <w:pPr>
              <w:pStyle w:val="TableParagraph"/>
              <w:spacing w:before="0" w:line="247" w:lineRule="exact"/>
              <w:ind w:left="1" w:right="1"/>
            </w:pPr>
            <w:r>
              <w:rPr>
                <w:spacing w:val="-2"/>
              </w:rPr>
              <w:t>0.180</w:t>
            </w:r>
          </w:p>
        </w:tc>
        <w:tc>
          <w:tcPr>
            <w:tcW w:w="1005" w:type="dxa"/>
            <w:tcBorders>
              <w:top w:val="single" w:sz="6" w:space="0" w:color="000000"/>
            </w:tcBorders>
          </w:tcPr>
          <w:p w14:paraId="00DC225C" w14:textId="77777777" w:rsidR="00350CFB" w:rsidRDefault="00350CFB">
            <w:pPr>
              <w:pStyle w:val="TableParagraph"/>
              <w:spacing w:before="70"/>
              <w:jc w:val="left"/>
            </w:pPr>
          </w:p>
          <w:p w14:paraId="00DC225D" w14:textId="77777777" w:rsidR="00350CFB" w:rsidRDefault="00283FFF">
            <w:pPr>
              <w:pStyle w:val="TableParagraph"/>
              <w:spacing w:before="0" w:line="247" w:lineRule="exact"/>
              <w:ind w:left="24" w:right="25"/>
            </w:pPr>
            <w:r>
              <w:rPr>
                <w:spacing w:val="-2"/>
              </w:rPr>
              <w:t>0.149</w:t>
            </w:r>
          </w:p>
        </w:tc>
      </w:tr>
      <w:tr w:rsidR="00350CFB" w14:paraId="00DC2262" w14:textId="77777777">
        <w:trPr>
          <w:trHeight w:val="270"/>
        </w:trPr>
        <w:tc>
          <w:tcPr>
            <w:tcW w:w="1903" w:type="dxa"/>
          </w:tcPr>
          <w:p w14:paraId="00DC225F" w14:textId="77777777" w:rsidR="00350CFB" w:rsidRDefault="00283FFF">
            <w:pPr>
              <w:pStyle w:val="TableParagraph"/>
              <w:spacing w:line="247" w:lineRule="exact"/>
              <w:ind w:left="69"/>
              <w:jc w:val="left"/>
            </w:pPr>
            <w:r>
              <w:t>Realized</w:t>
            </w:r>
            <w:r>
              <w:rPr>
                <w:spacing w:val="-7"/>
              </w:rPr>
              <w:t xml:space="preserve"> </w:t>
            </w:r>
            <w:r>
              <w:t>gain</w:t>
            </w:r>
            <w:r>
              <w:rPr>
                <w:spacing w:val="-7"/>
              </w:rPr>
              <w:t xml:space="preserve"> </w:t>
            </w:r>
            <w:r>
              <w:rPr>
                <w:spacing w:val="-2"/>
              </w:rPr>
              <w:t>proxy</w:t>
            </w:r>
          </w:p>
        </w:tc>
        <w:tc>
          <w:tcPr>
            <w:tcW w:w="1180" w:type="dxa"/>
          </w:tcPr>
          <w:p w14:paraId="00DC2260" w14:textId="77777777" w:rsidR="00350CFB" w:rsidRDefault="00283FFF">
            <w:pPr>
              <w:pStyle w:val="TableParagraph"/>
              <w:spacing w:line="247" w:lineRule="exact"/>
              <w:ind w:right="1"/>
            </w:pPr>
            <w:r>
              <w:rPr>
                <w:spacing w:val="-2"/>
              </w:rPr>
              <w:t>0.132</w:t>
            </w:r>
          </w:p>
        </w:tc>
        <w:tc>
          <w:tcPr>
            <w:tcW w:w="1005" w:type="dxa"/>
          </w:tcPr>
          <w:p w14:paraId="00DC2261" w14:textId="77777777" w:rsidR="00350CFB" w:rsidRDefault="00283FFF">
            <w:pPr>
              <w:pStyle w:val="TableParagraph"/>
              <w:spacing w:line="247" w:lineRule="exact"/>
              <w:ind w:left="25" w:right="25"/>
            </w:pPr>
            <w:r>
              <w:rPr>
                <w:spacing w:val="-2"/>
              </w:rPr>
              <w:t>0.107</w:t>
            </w:r>
          </w:p>
        </w:tc>
      </w:tr>
      <w:tr w:rsidR="00350CFB" w14:paraId="00DC2266" w14:textId="77777777">
        <w:trPr>
          <w:trHeight w:val="330"/>
        </w:trPr>
        <w:tc>
          <w:tcPr>
            <w:tcW w:w="1903" w:type="dxa"/>
          </w:tcPr>
          <w:p w14:paraId="00DC2263" w14:textId="77777777" w:rsidR="00350CFB" w:rsidRDefault="00283FFF">
            <w:pPr>
              <w:pStyle w:val="TableParagraph"/>
              <w:ind w:left="69"/>
              <w:jc w:val="left"/>
            </w:pPr>
            <w:r>
              <w:t>Close</w:t>
            </w:r>
            <w:r>
              <w:rPr>
                <w:spacing w:val="-10"/>
              </w:rPr>
              <w:t xml:space="preserve"> </w:t>
            </w:r>
            <w:r>
              <w:t>success</w:t>
            </w:r>
            <w:r>
              <w:rPr>
                <w:spacing w:val="-10"/>
              </w:rPr>
              <w:t xml:space="preserve"> </w:t>
            </w:r>
            <w:r>
              <w:rPr>
                <w:spacing w:val="-4"/>
              </w:rPr>
              <w:t>rate</w:t>
            </w:r>
          </w:p>
        </w:tc>
        <w:tc>
          <w:tcPr>
            <w:tcW w:w="1180" w:type="dxa"/>
          </w:tcPr>
          <w:p w14:paraId="00DC2264" w14:textId="77777777" w:rsidR="00350CFB" w:rsidRDefault="00283FFF">
            <w:pPr>
              <w:pStyle w:val="TableParagraph"/>
              <w:ind w:right="1"/>
            </w:pPr>
            <w:r>
              <w:rPr>
                <w:spacing w:val="-2"/>
              </w:rPr>
              <w:t>0.041</w:t>
            </w:r>
          </w:p>
        </w:tc>
        <w:tc>
          <w:tcPr>
            <w:tcW w:w="1005" w:type="dxa"/>
          </w:tcPr>
          <w:p w14:paraId="00DC2265" w14:textId="77777777" w:rsidR="00350CFB" w:rsidRDefault="00283FFF">
            <w:pPr>
              <w:pStyle w:val="TableParagraph"/>
              <w:ind w:left="25" w:right="25"/>
            </w:pPr>
            <w:r>
              <w:rPr>
                <w:spacing w:val="-2"/>
              </w:rPr>
              <w:t>0.033</w:t>
            </w:r>
          </w:p>
        </w:tc>
      </w:tr>
      <w:tr w:rsidR="00350CFB" w14:paraId="00DC226D" w14:textId="77777777">
        <w:trPr>
          <w:trHeight w:val="601"/>
        </w:trPr>
        <w:tc>
          <w:tcPr>
            <w:tcW w:w="1903" w:type="dxa"/>
          </w:tcPr>
          <w:p w14:paraId="00DC2267" w14:textId="77777777" w:rsidR="00350CFB" w:rsidRDefault="00283FFF">
            <w:pPr>
              <w:pStyle w:val="TableParagraph"/>
              <w:spacing w:before="63"/>
              <w:ind w:left="69"/>
              <w:jc w:val="left"/>
              <w:rPr>
                <w:i/>
              </w:rPr>
            </w:pPr>
            <w:r>
              <w:rPr>
                <w:i/>
                <w:spacing w:val="-5"/>
              </w:rPr>
              <w:t>AWP</w:t>
            </w:r>
          </w:p>
          <w:p w14:paraId="00DC2268" w14:textId="77777777" w:rsidR="00350CFB" w:rsidRDefault="00283FFF">
            <w:pPr>
              <w:pStyle w:val="TableParagraph"/>
              <w:spacing w:before="18" w:line="247" w:lineRule="exact"/>
              <w:ind w:left="69"/>
              <w:jc w:val="left"/>
            </w:pPr>
            <w:r>
              <w:rPr>
                <w:spacing w:val="-2"/>
              </w:rPr>
              <w:t>Close-success</w:t>
            </w:r>
            <w:r>
              <w:t xml:space="preserve"> </w:t>
            </w:r>
            <w:r>
              <w:rPr>
                <w:spacing w:val="-2"/>
              </w:rPr>
              <w:t>count</w:t>
            </w:r>
          </w:p>
        </w:tc>
        <w:tc>
          <w:tcPr>
            <w:tcW w:w="1180" w:type="dxa"/>
          </w:tcPr>
          <w:p w14:paraId="00DC2269" w14:textId="77777777" w:rsidR="00350CFB" w:rsidRDefault="00350CFB">
            <w:pPr>
              <w:pStyle w:val="TableParagraph"/>
              <w:spacing w:before="81"/>
              <w:jc w:val="left"/>
            </w:pPr>
          </w:p>
          <w:p w14:paraId="00DC226A" w14:textId="77777777" w:rsidR="00350CFB" w:rsidRDefault="00283FFF">
            <w:pPr>
              <w:pStyle w:val="TableParagraph"/>
              <w:spacing w:before="0" w:line="247" w:lineRule="exact"/>
              <w:ind w:left="1" w:right="1"/>
            </w:pPr>
            <w:r>
              <w:rPr>
                <w:spacing w:val="-2"/>
              </w:rPr>
              <w:t>0.319</w:t>
            </w:r>
          </w:p>
        </w:tc>
        <w:tc>
          <w:tcPr>
            <w:tcW w:w="1005" w:type="dxa"/>
          </w:tcPr>
          <w:p w14:paraId="00DC226B" w14:textId="77777777" w:rsidR="00350CFB" w:rsidRDefault="00350CFB">
            <w:pPr>
              <w:pStyle w:val="TableParagraph"/>
              <w:spacing w:before="81"/>
              <w:jc w:val="left"/>
            </w:pPr>
          </w:p>
          <w:p w14:paraId="00DC226C" w14:textId="77777777" w:rsidR="00350CFB" w:rsidRDefault="00283FFF">
            <w:pPr>
              <w:pStyle w:val="TableParagraph"/>
              <w:spacing w:before="0" w:line="247" w:lineRule="exact"/>
              <w:ind w:left="24" w:right="25"/>
            </w:pPr>
            <w:r>
              <w:rPr>
                <w:spacing w:val="-2"/>
              </w:rPr>
              <w:t>0.224</w:t>
            </w:r>
          </w:p>
        </w:tc>
      </w:tr>
      <w:tr w:rsidR="00350CFB" w14:paraId="00DC2271" w14:textId="77777777">
        <w:trPr>
          <w:trHeight w:val="270"/>
        </w:trPr>
        <w:tc>
          <w:tcPr>
            <w:tcW w:w="1903" w:type="dxa"/>
          </w:tcPr>
          <w:p w14:paraId="00DC226E" w14:textId="77777777" w:rsidR="00350CFB" w:rsidRDefault="00283FFF">
            <w:pPr>
              <w:pStyle w:val="TableParagraph"/>
              <w:spacing w:line="247" w:lineRule="exact"/>
              <w:ind w:left="69"/>
              <w:jc w:val="left"/>
            </w:pPr>
            <w:r>
              <w:t>Realized</w:t>
            </w:r>
            <w:r>
              <w:rPr>
                <w:spacing w:val="-7"/>
              </w:rPr>
              <w:t xml:space="preserve"> </w:t>
            </w:r>
            <w:r>
              <w:t>gain</w:t>
            </w:r>
            <w:r>
              <w:rPr>
                <w:spacing w:val="-7"/>
              </w:rPr>
              <w:t xml:space="preserve"> </w:t>
            </w:r>
            <w:r>
              <w:rPr>
                <w:spacing w:val="-2"/>
              </w:rPr>
              <w:t>proxy</w:t>
            </w:r>
          </w:p>
        </w:tc>
        <w:tc>
          <w:tcPr>
            <w:tcW w:w="1180" w:type="dxa"/>
          </w:tcPr>
          <w:p w14:paraId="00DC226F" w14:textId="77777777" w:rsidR="00350CFB" w:rsidRDefault="00283FFF">
            <w:pPr>
              <w:pStyle w:val="TableParagraph"/>
              <w:spacing w:line="247" w:lineRule="exact"/>
              <w:ind w:right="1"/>
            </w:pPr>
            <w:r>
              <w:rPr>
                <w:spacing w:val="-2"/>
              </w:rPr>
              <w:t>0.349</w:t>
            </w:r>
          </w:p>
        </w:tc>
        <w:tc>
          <w:tcPr>
            <w:tcW w:w="1005" w:type="dxa"/>
          </w:tcPr>
          <w:p w14:paraId="00DC2270" w14:textId="77777777" w:rsidR="00350CFB" w:rsidRDefault="00283FFF">
            <w:pPr>
              <w:pStyle w:val="TableParagraph"/>
              <w:spacing w:line="247" w:lineRule="exact"/>
              <w:ind w:left="25" w:right="25"/>
            </w:pPr>
            <w:r>
              <w:rPr>
                <w:spacing w:val="-2"/>
              </w:rPr>
              <w:t>0.239</w:t>
            </w:r>
          </w:p>
        </w:tc>
      </w:tr>
      <w:tr w:rsidR="00350CFB" w14:paraId="00DC2275" w14:textId="77777777">
        <w:trPr>
          <w:trHeight w:val="330"/>
        </w:trPr>
        <w:tc>
          <w:tcPr>
            <w:tcW w:w="1903" w:type="dxa"/>
          </w:tcPr>
          <w:p w14:paraId="00DC2272" w14:textId="77777777" w:rsidR="00350CFB" w:rsidRDefault="00283FFF">
            <w:pPr>
              <w:pStyle w:val="TableParagraph"/>
              <w:ind w:left="69"/>
              <w:jc w:val="left"/>
            </w:pPr>
            <w:r>
              <w:t>Close</w:t>
            </w:r>
            <w:r>
              <w:rPr>
                <w:spacing w:val="-10"/>
              </w:rPr>
              <w:t xml:space="preserve"> </w:t>
            </w:r>
            <w:r>
              <w:t>success</w:t>
            </w:r>
            <w:r>
              <w:rPr>
                <w:spacing w:val="-10"/>
              </w:rPr>
              <w:t xml:space="preserve"> </w:t>
            </w:r>
            <w:r>
              <w:rPr>
                <w:spacing w:val="-4"/>
              </w:rPr>
              <w:t>rate</w:t>
            </w:r>
          </w:p>
        </w:tc>
        <w:tc>
          <w:tcPr>
            <w:tcW w:w="1180" w:type="dxa"/>
          </w:tcPr>
          <w:p w14:paraId="00DC2273" w14:textId="77777777" w:rsidR="00350CFB" w:rsidRDefault="00283FFF">
            <w:pPr>
              <w:pStyle w:val="TableParagraph"/>
              <w:ind w:right="1"/>
            </w:pPr>
            <w:r>
              <w:rPr>
                <w:spacing w:val="-2"/>
              </w:rPr>
              <w:t>0.110</w:t>
            </w:r>
          </w:p>
        </w:tc>
        <w:tc>
          <w:tcPr>
            <w:tcW w:w="1005" w:type="dxa"/>
          </w:tcPr>
          <w:p w14:paraId="00DC2274" w14:textId="77777777" w:rsidR="00350CFB" w:rsidRDefault="00283FFF">
            <w:pPr>
              <w:pStyle w:val="TableParagraph"/>
              <w:ind w:left="25" w:right="25"/>
            </w:pPr>
            <w:r>
              <w:rPr>
                <w:spacing w:val="-2"/>
              </w:rPr>
              <w:t>0.075</w:t>
            </w:r>
          </w:p>
        </w:tc>
      </w:tr>
      <w:tr w:rsidR="00350CFB" w14:paraId="00DC227C" w14:textId="77777777">
        <w:trPr>
          <w:trHeight w:val="601"/>
        </w:trPr>
        <w:tc>
          <w:tcPr>
            <w:tcW w:w="1903" w:type="dxa"/>
          </w:tcPr>
          <w:p w14:paraId="00DC2276" w14:textId="77777777" w:rsidR="00350CFB" w:rsidRDefault="00283FFF">
            <w:pPr>
              <w:pStyle w:val="TableParagraph"/>
              <w:spacing w:before="63"/>
              <w:ind w:left="69"/>
              <w:jc w:val="left"/>
              <w:rPr>
                <w:i/>
              </w:rPr>
            </w:pPr>
            <w:r>
              <w:rPr>
                <w:i/>
                <w:spacing w:val="-2"/>
              </w:rPr>
              <w:t>GF-</w:t>
            </w:r>
            <w:r>
              <w:rPr>
                <w:i/>
                <w:spacing w:val="-5"/>
              </w:rPr>
              <w:t>PR</w:t>
            </w:r>
          </w:p>
          <w:p w14:paraId="00DC2277" w14:textId="77777777" w:rsidR="00350CFB" w:rsidRDefault="00283FFF">
            <w:pPr>
              <w:pStyle w:val="TableParagraph"/>
              <w:spacing w:before="18" w:line="247" w:lineRule="exact"/>
              <w:ind w:left="69"/>
              <w:jc w:val="left"/>
            </w:pPr>
            <w:r>
              <w:rPr>
                <w:spacing w:val="-2"/>
              </w:rPr>
              <w:t>Close-success</w:t>
            </w:r>
            <w:r>
              <w:t xml:space="preserve"> </w:t>
            </w:r>
            <w:r>
              <w:rPr>
                <w:spacing w:val="-2"/>
              </w:rPr>
              <w:t>count</w:t>
            </w:r>
          </w:p>
        </w:tc>
        <w:tc>
          <w:tcPr>
            <w:tcW w:w="1180" w:type="dxa"/>
          </w:tcPr>
          <w:p w14:paraId="00DC2278" w14:textId="77777777" w:rsidR="00350CFB" w:rsidRDefault="00350CFB">
            <w:pPr>
              <w:pStyle w:val="TableParagraph"/>
              <w:spacing w:before="81"/>
              <w:jc w:val="left"/>
            </w:pPr>
          </w:p>
          <w:p w14:paraId="00DC2279" w14:textId="77777777" w:rsidR="00350CFB" w:rsidRDefault="00283FFF">
            <w:pPr>
              <w:pStyle w:val="TableParagraph"/>
              <w:spacing w:before="0" w:line="247" w:lineRule="exact"/>
              <w:ind w:left="1" w:right="1"/>
            </w:pPr>
            <w:r>
              <w:rPr>
                <w:spacing w:val="-2"/>
              </w:rPr>
              <w:t>0.690</w:t>
            </w:r>
          </w:p>
        </w:tc>
        <w:tc>
          <w:tcPr>
            <w:tcW w:w="1005" w:type="dxa"/>
          </w:tcPr>
          <w:p w14:paraId="00DC227A" w14:textId="77777777" w:rsidR="00350CFB" w:rsidRDefault="00350CFB">
            <w:pPr>
              <w:pStyle w:val="TableParagraph"/>
              <w:spacing w:before="81"/>
              <w:jc w:val="left"/>
            </w:pPr>
          </w:p>
          <w:p w14:paraId="00DC227B" w14:textId="77777777" w:rsidR="00350CFB" w:rsidRDefault="00283FFF">
            <w:pPr>
              <w:pStyle w:val="TableParagraph"/>
              <w:spacing w:before="0" w:line="247" w:lineRule="exact"/>
              <w:ind w:left="24" w:right="25"/>
            </w:pPr>
            <w:r>
              <w:rPr>
                <w:spacing w:val="-2"/>
              </w:rPr>
              <w:t>0.522</w:t>
            </w:r>
          </w:p>
        </w:tc>
      </w:tr>
      <w:tr w:rsidR="00350CFB" w14:paraId="00DC2280" w14:textId="77777777">
        <w:trPr>
          <w:trHeight w:val="270"/>
        </w:trPr>
        <w:tc>
          <w:tcPr>
            <w:tcW w:w="1903" w:type="dxa"/>
          </w:tcPr>
          <w:p w14:paraId="00DC227D" w14:textId="77777777" w:rsidR="00350CFB" w:rsidRDefault="00283FFF">
            <w:pPr>
              <w:pStyle w:val="TableParagraph"/>
              <w:spacing w:line="247" w:lineRule="exact"/>
              <w:ind w:left="69"/>
              <w:jc w:val="left"/>
            </w:pPr>
            <w:r>
              <w:t>Realized</w:t>
            </w:r>
            <w:r>
              <w:rPr>
                <w:spacing w:val="-7"/>
              </w:rPr>
              <w:t xml:space="preserve"> </w:t>
            </w:r>
            <w:r>
              <w:t>gain</w:t>
            </w:r>
            <w:r>
              <w:rPr>
                <w:spacing w:val="-7"/>
              </w:rPr>
              <w:t xml:space="preserve"> </w:t>
            </w:r>
            <w:r>
              <w:rPr>
                <w:spacing w:val="-2"/>
              </w:rPr>
              <w:t>proxy</w:t>
            </w:r>
          </w:p>
        </w:tc>
        <w:tc>
          <w:tcPr>
            <w:tcW w:w="1180" w:type="dxa"/>
          </w:tcPr>
          <w:p w14:paraId="00DC227E" w14:textId="77777777" w:rsidR="00350CFB" w:rsidRDefault="00283FFF">
            <w:pPr>
              <w:pStyle w:val="TableParagraph"/>
              <w:spacing w:line="247" w:lineRule="exact"/>
              <w:ind w:right="1"/>
            </w:pPr>
            <w:r>
              <w:rPr>
                <w:spacing w:val="-2"/>
              </w:rPr>
              <w:t>1.000</w:t>
            </w:r>
          </w:p>
        </w:tc>
        <w:tc>
          <w:tcPr>
            <w:tcW w:w="1005" w:type="dxa"/>
          </w:tcPr>
          <w:p w14:paraId="00DC227F" w14:textId="77777777" w:rsidR="00350CFB" w:rsidRDefault="00283FFF">
            <w:pPr>
              <w:pStyle w:val="TableParagraph"/>
              <w:spacing w:line="247" w:lineRule="exact"/>
              <w:ind w:left="25" w:right="25"/>
            </w:pPr>
            <w:r>
              <w:rPr>
                <w:spacing w:val="-2"/>
              </w:rPr>
              <w:t>0.999</w:t>
            </w:r>
          </w:p>
        </w:tc>
      </w:tr>
      <w:tr w:rsidR="00350CFB" w14:paraId="00DC2284" w14:textId="77777777">
        <w:trPr>
          <w:trHeight w:val="332"/>
        </w:trPr>
        <w:tc>
          <w:tcPr>
            <w:tcW w:w="1903" w:type="dxa"/>
            <w:tcBorders>
              <w:bottom w:val="single" w:sz="8" w:space="0" w:color="000000"/>
            </w:tcBorders>
          </w:tcPr>
          <w:p w14:paraId="00DC2281" w14:textId="77777777" w:rsidR="00350CFB" w:rsidRDefault="00283FFF">
            <w:pPr>
              <w:pStyle w:val="TableParagraph"/>
              <w:ind w:left="69"/>
              <w:jc w:val="left"/>
            </w:pPr>
            <w:r>
              <w:t>Close</w:t>
            </w:r>
            <w:r>
              <w:rPr>
                <w:spacing w:val="-10"/>
              </w:rPr>
              <w:t xml:space="preserve"> </w:t>
            </w:r>
            <w:r>
              <w:t>success</w:t>
            </w:r>
            <w:r>
              <w:rPr>
                <w:spacing w:val="-10"/>
              </w:rPr>
              <w:t xml:space="preserve"> </w:t>
            </w:r>
            <w:r>
              <w:rPr>
                <w:spacing w:val="-4"/>
              </w:rPr>
              <w:t>rate</w:t>
            </w:r>
          </w:p>
        </w:tc>
        <w:tc>
          <w:tcPr>
            <w:tcW w:w="1180" w:type="dxa"/>
            <w:tcBorders>
              <w:bottom w:val="single" w:sz="8" w:space="0" w:color="000000"/>
            </w:tcBorders>
          </w:tcPr>
          <w:p w14:paraId="00DC2282" w14:textId="77777777" w:rsidR="00350CFB" w:rsidRDefault="00283FFF">
            <w:pPr>
              <w:pStyle w:val="TableParagraph"/>
              <w:ind w:right="1"/>
            </w:pPr>
            <w:r>
              <w:rPr>
                <w:spacing w:val="-2"/>
              </w:rPr>
              <w:t>0.329</w:t>
            </w:r>
          </w:p>
        </w:tc>
        <w:tc>
          <w:tcPr>
            <w:tcW w:w="1005" w:type="dxa"/>
            <w:tcBorders>
              <w:bottom w:val="single" w:sz="8" w:space="0" w:color="000000"/>
            </w:tcBorders>
          </w:tcPr>
          <w:p w14:paraId="00DC2283" w14:textId="77777777" w:rsidR="00350CFB" w:rsidRDefault="00283FFF">
            <w:pPr>
              <w:pStyle w:val="TableParagraph"/>
              <w:ind w:left="25" w:right="25"/>
            </w:pPr>
            <w:r>
              <w:rPr>
                <w:spacing w:val="-2"/>
              </w:rPr>
              <w:t>0.229</w:t>
            </w:r>
          </w:p>
        </w:tc>
      </w:tr>
    </w:tbl>
    <w:p w14:paraId="00DC2285" w14:textId="77777777" w:rsidR="00350CFB" w:rsidRDefault="00350CFB">
      <w:pPr>
        <w:pStyle w:val="BodyText"/>
        <w:spacing w:before="134"/>
      </w:pPr>
    </w:p>
    <w:p w14:paraId="00DC2286" w14:textId="77777777" w:rsidR="00350CFB" w:rsidRDefault="00283FFF">
      <w:pPr>
        <w:pStyle w:val="BodyText"/>
        <w:spacing w:line="396" w:lineRule="auto"/>
        <w:ind w:left="274" w:right="563" w:firstLine="7"/>
        <w:jc w:val="both"/>
      </w:pPr>
      <w:r>
        <w:t>success</w:t>
      </w:r>
      <w:r>
        <w:rPr>
          <w:spacing w:val="-11"/>
        </w:rPr>
        <w:t xml:space="preserve"> </w:t>
      </w:r>
      <w:r>
        <w:t>rate</w:t>
      </w:r>
      <w:r>
        <w:rPr>
          <w:spacing w:val="-11"/>
        </w:rPr>
        <w:t xml:space="preserve"> </w:t>
      </w:r>
      <w:r>
        <w:t>remains</w:t>
      </w:r>
      <w:r>
        <w:rPr>
          <w:spacing w:val="-12"/>
        </w:rPr>
        <w:t xml:space="preserve"> </w:t>
      </w:r>
      <w:r>
        <w:t>weak</w:t>
      </w:r>
      <w:r>
        <w:rPr>
          <w:spacing w:val="-11"/>
        </w:rPr>
        <w:t xml:space="preserve"> </w:t>
      </w:r>
      <w:r>
        <w:t>(</w:t>
      </w:r>
      <w:r>
        <w:rPr>
          <w:i/>
        </w:rPr>
        <w:t>τ</w:t>
      </w:r>
      <w:r>
        <w:rPr>
          <w:i/>
          <w:spacing w:val="32"/>
        </w:rPr>
        <w:t xml:space="preserve"> </w:t>
      </w:r>
      <w:r>
        <w:t>= 0</w:t>
      </w:r>
      <w:r>
        <w:rPr>
          <w:i/>
        </w:rPr>
        <w:t>.</w:t>
      </w:r>
      <w:r>
        <w:t>075).</w:t>
      </w:r>
      <w:r>
        <w:rPr>
          <w:spacing w:val="16"/>
        </w:rPr>
        <w:t xml:space="preserve"> </w:t>
      </w:r>
      <w:r>
        <w:t>EndorseRank</w:t>
      </w:r>
      <w:r>
        <w:rPr>
          <w:spacing w:val="-12"/>
        </w:rPr>
        <w:t xml:space="preserve"> </w:t>
      </w:r>
      <w:r>
        <w:t>shows</w:t>
      </w:r>
      <w:r>
        <w:rPr>
          <w:spacing w:val="-11"/>
        </w:rPr>
        <w:t xml:space="preserve"> </w:t>
      </w:r>
      <w:r>
        <w:t>the</w:t>
      </w:r>
      <w:r>
        <w:rPr>
          <w:spacing w:val="-11"/>
        </w:rPr>
        <w:t xml:space="preserve"> </w:t>
      </w:r>
      <w:r>
        <w:t>same</w:t>
      </w:r>
      <w:r>
        <w:rPr>
          <w:spacing w:val="-12"/>
        </w:rPr>
        <w:t xml:space="preserve"> </w:t>
      </w:r>
      <w:r>
        <w:t>ordering</w:t>
      </w:r>
      <w:r>
        <w:rPr>
          <w:spacing w:val="-11"/>
        </w:rPr>
        <w:t xml:space="preserve"> </w:t>
      </w:r>
      <w:r>
        <w:t>at</w:t>
      </w:r>
      <w:r>
        <w:rPr>
          <w:spacing w:val="-11"/>
        </w:rPr>
        <w:t xml:space="preserve"> </w:t>
      </w:r>
      <w:r>
        <w:t>lower</w:t>
      </w:r>
      <w:r>
        <w:rPr>
          <w:spacing w:val="-12"/>
        </w:rPr>
        <w:t xml:space="preserve"> </w:t>
      </w:r>
      <w:r>
        <w:t xml:space="preserve">magnitude </w:t>
      </w:r>
      <w:r>
        <w:rPr>
          <w:w w:val="105"/>
        </w:rPr>
        <w:t>(count</w:t>
      </w:r>
      <w:r>
        <w:rPr>
          <w:spacing w:val="-5"/>
          <w:w w:val="105"/>
        </w:rPr>
        <w:t xml:space="preserve"> </w:t>
      </w:r>
      <w:r>
        <w:rPr>
          <w:i/>
          <w:w w:val="105"/>
        </w:rPr>
        <w:t>τ</w:t>
      </w:r>
      <w:r>
        <w:rPr>
          <w:i/>
          <w:spacing w:val="34"/>
          <w:w w:val="105"/>
        </w:rPr>
        <w:t xml:space="preserve"> </w:t>
      </w:r>
      <w:r>
        <w:rPr>
          <w:w w:val="105"/>
        </w:rPr>
        <w:t>= 0</w:t>
      </w:r>
      <w:r>
        <w:rPr>
          <w:i/>
          <w:w w:val="105"/>
        </w:rPr>
        <w:t>.</w:t>
      </w:r>
      <w:r>
        <w:rPr>
          <w:w w:val="105"/>
        </w:rPr>
        <w:t>149; realized</w:t>
      </w:r>
      <w:r>
        <w:rPr>
          <w:spacing w:val="-5"/>
          <w:w w:val="105"/>
        </w:rPr>
        <w:t xml:space="preserve"> </w:t>
      </w:r>
      <w:r>
        <w:rPr>
          <w:w w:val="105"/>
        </w:rPr>
        <w:t>gain</w:t>
      </w:r>
      <w:r>
        <w:rPr>
          <w:spacing w:val="-5"/>
          <w:w w:val="105"/>
        </w:rPr>
        <w:t xml:space="preserve"> </w:t>
      </w:r>
      <w:r>
        <w:rPr>
          <w:i/>
          <w:w w:val="105"/>
        </w:rPr>
        <w:t>τ</w:t>
      </w:r>
      <w:r>
        <w:rPr>
          <w:i/>
          <w:spacing w:val="34"/>
          <w:w w:val="105"/>
        </w:rPr>
        <w:t xml:space="preserve"> </w:t>
      </w:r>
      <w:r>
        <w:rPr>
          <w:w w:val="105"/>
        </w:rPr>
        <w:t>= 0</w:t>
      </w:r>
      <w:r>
        <w:rPr>
          <w:i/>
          <w:w w:val="105"/>
        </w:rPr>
        <w:t>.</w:t>
      </w:r>
      <w:r>
        <w:rPr>
          <w:w w:val="105"/>
        </w:rPr>
        <w:t>107; rate</w:t>
      </w:r>
      <w:r>
        <w:rPr>
          <w:spacing w:val="-5"/>
          <w:w w:val="105"/>
        </w:rPr>
        <w:t xml:space="preserve"> </w:t>
      </w:r>
      <w:r>
        <w:rPr>
          <w:i/>
          <w:w w:val="105"/>
        </w:rPr>
        <w:t>τ</w:t>
      </w:r>
      <w:r>
        <w:rPr>
          <w:i/>
          <w:spacing w:val="34"/>
          <w:w w:val="105"/>
        </w:rPr>
        <w:t xml:space="preserve"> </w:t>
      </w:r>
      <w:r>
        <w:rPr>
          <w:w w:val="105"/>
        </w:rPr>
        <w:t>= 0</w:t>
      </w:r>
      <w:r>
        <w:rPr>
          <w:i/>
          <w:w w:val="105"/>
        </w:rPr>
        <w:t>.</w:t>
      </w:r>
      <w:r>
        <w:rPr>
          <w:w w:val="105"/>
        </w:rPr>
        <w:t>033). Transfer-based</w:t>
      </w:r>
      <w:r>
        <w:rPr>
          <w:spacing w:val="-5"/>
          <w:w w:val="105"/>
        </w:rPr>
        <w:t xml:space="preserve"> </w:t>
      </w:r>
      <w:r>
        <w:rPr>
          <w:w w:val="105"/>
        </w:rPr>
        <w:t>social</w:t>
      </w:r>
      <w:r>
        <w:rPr>
          <w:spacing w:val="-5"/>
          <w:w w:val="105"/>
        </w:rPr>
        <w:t xml:space="preserve"> </w:t>
      </w:r>
      <w:r>
        <w:rPr>
          <w:w w:val="105"/>
        </w:rPr>
        <w:t xml:space="preserve">propagation </w:t>
      </w:r>
      <w:r>
        <w:t>therefore aligns more strongly with profitable perpetual closes than allowance-based propagation on this cohort, but both social-method means remain in the weak-to-moderate band.</w:t>
      </w:r>
    </w:p>
    <w:p w14:paraId="00DC2287" w14:textId="77777777" w:rsidR="00350CFB" w:rsidRDefault="00283FFF">
      <w:pPr>
        <w:pStyle w:val="BodyText"/>
        <w:spacing w:before="19" w:line="396" w:lineRule="auto"/>
        <w:ind w:left="274" w:right="532" w:firstLine="7"/>
        <w:jc w:val="both"/>
      </w:pPr>
      <w:r>
        <w:rPr>
          <w:spacing w:val="-2"/>
        </w:rPr>
        <w:t>GF-PR</w:t>
      </w:r>
      <w:r>
        <w:rPr>
          <w:spacing w:val="-9"/>
        </w:rPr>
        <w:t xml:space="preserve"> </w:t>
      </w:r>
      <w:r>
        <w:rPr>
          <w:spacing w:val="-2"/>
        </w:rPr>
        <w:t>achieves</w:t>
      </w:r>
      <w:r>
        <w:rPr>
          <w:spacing w:val="-9"/>
        </w:rPr>
        <w:t xml:space="preserve"> </w:t>
      </w:r>
      <w:r>
        <w:rPr>
          <w:spacing w:val="-2"/>
        </w:rPr>
        <w:t>the</w:t>
      </w:r>
      <w:r>
        <w:rPr>
          <w:spacing w:val="-8"/>
        </w:rPr>
        <w:t xml:space="preserve"> </w:t>
      </w:r>
      <w:r>
        <w:rPr>
          <w:spacing w:val="-2"/>
        </w:rPr>
        <w:t>highest</w:t>
      </w:r>
      <w:r>
        <w:rPr>
          <w:spacing w:val="-8"/>
        </w:rPr>
        <w:t xml:space="preserve"> </w:t>
      </w:r>
      <w:r>
        <w:rPr>
          <w:spacing w:val="-2"/>
        </w:rPr>
        <w:t>family</w:t>
      </w:r>
      <w:r>
        <w:rPr>
          <w:spacing w:val="-9"/>
        </w:rPr>
        <w:t xml:space="preserve"> </w:t>
      </w:r>
      <w:r>
        <w:rPr>
          <w:spacing w:val="-2"/>
        </w:rPr>
        <w:t>mean</w:t>
      </w:r>
      <w:r>
        <w:rPr>
          <w:spacing w:val="-8"/>
        </w:rPr>
        <w:t xml:space="preserve"> </w:t>
      </w:r>
      <w:r>
        <w:rPr>
          <w:spacing w:val="-2"/>
        </w:rPr>
        <w:t>(0</w:t>
      </w:r>
      <w:r>
        <w:rPr>
          <w:i/>
          <w:spacing w:val="-2"/>
        </w:rPr>
        <w:t>.</w:t>
      </w:r>
      <w:r>
        <w:rPr>
          <w:spacing w:val="-2"/>
        </w:rPr>
        <w:t>583),</w:t>
      </w:r>
      <w:r>
        <w:rPr>
          <w:spacing w:val="-4"/>
        </w:rPr>
        <w:t xml:space="preserve"> </w:t>
      </w:r>
      <w:r>
        <w:rPr>
          <w:spacing w:val="-2"/>
        </w:rPr>
        <w:t>including</w:t>
      </w:r>
      <w:r>
        <w:rPr>
          <w:spacing w:val="-9"/>
        </w:rPr>
        <w:t xml:space="preserve"> </w:t>
      </w:r>
      <w:r>
        <w:rPr>
          <w:spacing w:val="-2"/>
        </w:rPr>
        <w:t>near-perfect</w:t>
      </w:r>
      <w:r>
        <w:rPr>
          <w:spacing w:val="-9"/>
        </w:rPr>
        <w:t xml:space="preserve"> </w:t>
      </w:r>
      <w:r>
        <w:rPr>
          <w:spacing w:val="-2"/>
        </w:rPr>
        <w:t>alignment</w:t>
      </w:r>
      <w:r>
        <w:rPr>
          <w:spacing w:val="-9"/>
        </w:rPr>
        <w:t xml:space="preserve"> </w:t>
      </w:r>
      <w:r>
        <w:rPr>
          <w:spacing w:val="-2"/>
        </w:rPr>
        <w:t>with</w:t>
      </w:r>
      <w:r>
        <w:rPr>
          <w:spacing w:val="-8"/>
        </w:rPr>
        <w:t xml:space="preserve"> </w:t>
      </w:r>
      <w:r>
        <w:rPr>
          <w:spacing w:val="-2"/>
        </w:rPr>
        <w:t>the</w:t>
      </w:r>
      <w:r>
        <w:rPr>
          <w:spacing w:val="-9"/>
        </w:rPr>
        <w:t xml:space="preserve"> </w:t>
      </w:r>
      <w:r>
        <w:rPr>
          <w:spacing w:val="-2"/>
        </w:rPr>
        <w:t xml:space="preserve">realized </w:t>
      </w:r>
      <w:r>
        <w:rPr>
          <w:w w:val="105"/>
        </w:rPr>
        <w:t>gain</w:t>
      </w:r>
      <w:r>
        <w:rPr>
          <w:spacing w:val="-15"/>
          <w:w w:val="105"/>
        </w:rPr>
        <w:t xml:space="preserve"> </w:t>
      </w:r>
      <w:r>
        <w:rPr>
          <w:w w:val="105"/>
        </w:rPr>
        <w:t>proxy</w:t>
      </w:r>
      <w:r>
        <w:rPr>
          <w:spacing w:val="-15"/>
          <w:w w:val="105"/>
        </w:rPr>
        <w:t xml:space="preserve"> </w:t>
      </w:r>
      <w:r>
        <w:rPr>
          <w:w w:val="105"/>
        </w:rPr>
        <w:t>(</w:t>
      </w:r>
      <w:r>
        <w:rPr>
          <w:i/>
          <w:w w:val="105"/>
        </w:rPr>
        <w:t>ρ</w:t>
      </w:r>
      <w:r>
        <w:rPr>
          <w:i/>
          <w:spacing w:val="-3"/>
          <w:w w:val="105"/>
        </w:rPr>
        <w:t xml:space="preserve"> </w:t>
      </w:r>
      <w:r>
        <w:rPr>
          <w:w w:val="105"/>
        </w:rPr>
        <w:t>=</w:t>
      </w:r>
      <w:r>
        <w:rPr>
          <w:spacing w:val="-3"/>
          <w:w w:val="105"/>
        </w:rPr>
        <w:t xml:space="preserve"> </w:t>
      </w:r>
      <w:r>
        <w:rPr>
          <w:w w:val="105"/>
        </w:rPr>
        <w:t>1</w:t>
      </w:r>
      <w:r>
        <w:rPr>
          <w:i/>
          <w:w w:val="105"/>
        </w:rPr>
        <w:t>.</w:t>
      </w:r>
      <w:r>
        <w:rPr>
          <w:w w:val="105"/>
        </w:rPr>
        <w:t>000,</w:t>
      </w:r>
      <w:r>
        <w:rPr>
          <w:spacing w:val="-14"/>
          <w:w w:val="105"/>
        </w:rPr>
        <w:t xml:space="preserve"> </w:t>
      </w:r>
      <w:r>
        <w:rPr>
          <w:i/>
          <w:w w:val="105"/>
        </w:rPr>
        <w:t>τ</w:t>
      </w:r>
      <w:r>
        <w:rPr>
          <w:i/>
          <w:spacing w:val="17"/>
          <w:w w:val="105"/>
        </w:rPr>
        <w:t xml:space="preserve"> </w:t>
      </w:r>
      <w:r>
        <w:rPr>
          <w:w w:val="105"/>
        </w:rPr>
        <w:t>=</w:t>
      </w:r>
      <w:r>
        <w:rPr>
          <w:spacing w:val="-3"/>
          <w:w w:val="105"/>
        </w:rPr>
        <w:t xml:space="preserve"> </w:t>
      </w:r>
      <w:r>
        <w:rPr>
          <w:w w:val="105"/>
        </w:rPr>
        <w:t>0</w:t>
      </w:r>
      <w:r>
        <w:rPr>
          <w:i/>
          <w:w w:val="105"/>
        </w:rPr>
        <w:t>.</w:t>
      </w:r>
      <w:r>
        <w:rPr>
          <w:w w:val="105"/>
        </w:rPr>
        <w:t>999).</w:t>
      </w:r>
      <w:r>
        <w:rPr>
          <w:spacing w:val="11"/>
          <w:w w:val="105"/>
        </w:rPr>
        <w:t xml:space="preserve"> </w:t>
      </w:r>
      <w:r>
        <w:rPr>
          <w:w w:val="105"/>
        </w:rPr>
        <w:t>That</w:t>
      </w:r>
      <w:r>
        <w:rPr>
          <w:spacing w:val="-15"/>
          <w:w w:val="105"/>
        </w:rPr>
        <w:t xml:space="preserve"> </w:t>
      </w:r>
      <w:r>
        <w:rPr>
          <w:w w:val="105"/>
        </w:rPr>
        <w:t>near-identity</w:t>
      </w:r>
      <w:r>
        <w:rPr>
          <w:spacing w:val="-15"/>
          <w:w w:val="105"/>
        </w:rPr>
        <w:t xml:space="preserve"> </w:t>
      </w:r>
      <w:r>
        <w:rPr>
          <w:w w:val="105"/>
        </w:rPr>
        <w:t>is</w:t>
      </w:r>
      <w:r>
        <w:rPr>
          <w:spacing w:val="-15"/>
          <w:w w:val="105"/>
        </w:rPr>
        <w:t xml:space="preserve"> </w:t>
      </w:r>
      <w:r>
        <w:rPr>
          <w:w w:val="105"/>
        </w:rPr>
        <w:t>the</w:t>
      </w:r>
      <w:r>
        <w:rPr>
          <w:spacing w:val="-15"/>
          <w:w w:val="105"/>
        </w:rPr>
        <w:t xml:space="preserve"> </w:t>
      </w:r>
      <w:r>
        <w:rPr>
          <w:w w:val="105"/>
        </w:rPr>
        <w:t>clearest</w:t>
      </w:r>
      <w:r>
        <w:rPr>
          <w:spacing w:val="-15"/>
          <w:w w:val="105"/>
        </w:rPr>
        <w:t xml:space="preserve"> </w:t>
      </w:r>
      <w:r>
        <w:rPr>
          <w:w w:val="105"/>
        </w:rPr>
        <w:t>empirical</w:t>
      </w:r>
      <w:r>
        <w:rPr>
          <w:spacing w:val="-15"/>
          <w:w w:val="105"/>
        </w:rPr>
        <w:t xml:space="preserve"> </w:t>
      </w:r>
      <w:r>
        <w:rPr>
          <w:w w:val="105"/>
        </w:rPr>
        <w:t>demonstration</w:t>
      </w:r>
      <w:r>
        <w:rPr>
          <w:spacing w:val="-15"/>
          <w:w w:val="105"/>
        </w:rPr>
        <w:t xml:space="preserve"> </w:t>
      </w:r>
      <w:r>
        <w:rPr>
          <w:w w:val="105"/>
        </w:rPr>
        <w:t>of construct</w:t>
      </w:r>
      <w:r>
        <w:rPr>
          <w:spacing w:val="-16"/>
          <w:w w:val="105"/>
        </w:rPr>
        <w:t xml:space="preserve"> </w:t>
      </w:r>
      <w:r>
        <w:rPr>
          <w:w w:val="105"/>
        </w:rPr>
        <w:t>overlap:</w:t>
      </w:r>
      <w:r>
        <w:rPr>
          <w:spacing w:val="9"/>
          <w:w w:val="105"/>
        </w:rPr>
        <w:t xml:space="preserve"> </w:t>
      </w:r>
      <w:r>
        <w:rPr>
          <w:w w:val="105"/>
        </w:rPr>
        <w:t>when</w:t>
      </w:r>
      <w:r>
        <w:rPr>
          <w:spacing w:val="-15"/>
          <w:w w:val="105"/>
        </w:rPr>
        <w:t xml:space="preserve"> </w:t>
      </w:r>
      <w:r>
        <w:rPr>
          <w:w w:val="105"/>
        </w:rPr>
        <w:t>the</w:t>
      </w:r>
      <w:r>
        <w:rPr>
          <w:spacing w:val="-16"/>
          <w:w w:val="105"/>
        </w:rPr>
        <w:t xml:space="preserve"> </w:t>
      </w:r>
      <w:r>
        <w:rPr>
          <w:w w:val="105"/>
        </w:rPr>
        <w:t>ranking</w:t>
      </w:r>
      <w:r>
        <w:rPr>
          <w:spacing w:val="-15"/>
          <w:w w:val="105"/>
        </w:rPr>
        <w:t xml:space="preserve"> </w:t>
      </w:r>
      <w:r>
        <w:rPr>
          <w:w w:val="105"/>
        </w:rPr>
        <w:t>input</w:t>
      </w:r>
      <w:r>
        <w:rPr>
          <w:spacing w:val="-15"/>
          <w:w w:val="105"/>
        </w:rPr>
        <w:t xml:space="preserve"> </w:t>
      </w:r>
      <w:r>
        <w:rPr>
          <w:w w:val="105"/>
        </w:rPr>
        <w:t>and</w:t>
      </w:r>
      <w:r>
        <w:rPr>
          <w:spacing w:val="-16"/>
          <w:w w:val="105"/>
        </w:rPr>
        <w:t xml:space="preserve"> </w:t>
      </w:r>
      <w:r>
        <w:rPr>
          <w:w w:val="105"/>
        </w:rPr>
        <w:t>the</w:t>
      </w:r>
      <w:r>
        <w:rPr>
          <w:spacing w:val="-15"/>
          <w:w w:val="105"/>
        </w:rPr>
        <w:t xml:space="preserve"> </w:t>
      </w:r>
      <w:r>
        <w:rPr>
          <w:w w:val="105"/>
        </w:rPr>
        <w:t>validation</w:t>
      </w:r>
      <w:r>
        <w:rPr>
          <w:spacing w:val="-16"/>
          <w:w w:val="105"/>
        </w:rPr>
        <w:t xml:space="preserve"> </w:t>
      </w:r>
      <w:r>
        <w:rPr>
          <w:w w:val="105"/>
        </w:rPr>
        <w:t>proxy</w:t>
      </w:r>
      <w:r>
        <w:rPr>
          <w:spacing w:val="-15"/>
          <w:w w:val="105"/>
        </w:rPr>
        <w:t xml:space="preserve"> </w:t>
      </w:r>
      <w:r>
        <w:rPr>
          <w:w w:val="105"/>
        </w:rPr>
        <w:t>share</w:t>
      </w:r>
      <w:r>
        <w:rPr>
          <w:spacing w:val="-16"/>
          <w:w w:val="105"/>
        </w:rPr>
        <w:t xml:space="preserve"> </w:t>
      </w:r>
      <w:r>
        <w:rPr>
          <w:w w:val="105"/>
        </w:rPr>
        <w:t>the</w:t>
      </w:r>
      <w:r>
        <w:rPr>
          <w:spacing w:val="-15"/>
          <w:w w:val="105"/>
        </w:rPr>
        <w:t xml:space="preserve"> </w:t>
      </w:r>
      <w:r>
        <w:rPr>
          <w:w w:val="105"/>
        </w:rPr>
        <w:t>same</w:t>
      </w:r>
      <w:r>
        <w:rPr>
          <w:spacing w:val="-16"/>
          <w:w w:val="105"/>
        </w:rPr>
        <w:t xml:space="preserve"> </w:t>
      </w:r>
      <w:r>
        <w:rPr>
          <w:w w:val="105"/>
        </w:rPr>
        <w:t>PnL</w:t>
      </w:r>
      <w:r>
        <w:rPr>
          <w:spacing w:val="-15"/>
          <w:w w:val="105"/>
        </w:rPr>
        <w:t xml:space="preserve"> </w:t>
      </w:r>
      <w:r>
        <w:rPr>
          <w:w w:val="105"/>
        </w:rPr>
        <w:t>stream, alignment</w:t>
      </w:r>
      <w:r>
        <w:rPr>
          <w:spacing w:val="-13"/>
          <w:w w:val="105"/>
        </w:rPr>
        <w:t xml:space="preserve"> </w:t>
      </w:r>
      <w:r>
        <w:rPr>
          <w:w w:val="105"/>
        </w:rPr>
        <w:t>ceases</w:t>
      </w:r>
      <w:r>
        <w:rPr>
          <w:spacing w:val="-13"/>
          <w:w w:val="105"/>
        </w:rPr>
        <w:t xml:space="preserve"> </w:t>
      </w:r>
      <w:r>
        <w:rPr>
          <w:w w:val="105"/>
        </w:rPr>
        <w:t>to</w:t>
      </w:r>
      <w:r>
        <w:rPr>
          <w:spacing w:val="-13"/>
          <w:w w:val="105"/>
        </w:rPr>
        <w:t xml:space="preserve"> </w:t>
      </w:r>
      <w:r>
        <w:rPr>
          <w:w w:val="105"/>
        </w:rPr>
        <w:t>be</w:t>
      </w:r>
      <w:r>
        <w:rPr>
          <w:spacing w:val="-13"/>
          <w:w w:val="105"/>
        </w:rPr>
        <w:t xml:space="preserve"> </w:t>
      </w:r>
      <w:r>
        <w:rPr>
          <w:w w:val="105"/>
        </w:rPr>
        <w:t>an</w:t>
      </w:r>
      <w:r>
        <w:rPr>
          <w:spacing w:val="-13"/>
          <w:w w:val="105"/>
        </w:rPr>
        <w:t xml:space="preserve"> </w:t>
      </w:r>
      <w:r>
        <w:rPr>
          <w:w w:val="105"/>
        </w:rPr>
        <w:t>independent</w:t>
      </w:r>
      <w:r>
        <w:rPr>
          <w:spacing w:val="-13"/>
          <w:w w:val="105"/>
        </w:rPr>
        <w:t xml:space="preserve"> </w:t>
      </w:r>
      <w:r>
        <w:rPr>
          <w:w w:val="105"/>
        </w:rPr>
        <w:t>test</w:t>
      </w:r>
      <w:r>
        <w:rPr>
          <w:spacing w:val="-13"/>
          <w:w w:val="105"/>
        </w:rPr>
        <w:t xml:space="preserve"> </w:t>
      </w:r>
      <w:r>
        <w:rPr>
          <w:w w:val="105"/>
        </w:rPr>
        <w:t>of</w:t>
      </w:r>
      <w:r>
        <w:rPr>
          <w:spacing w:val="-13"/>
          <w:w w:val="105"/>
        </w:rPr>
        <w:t xml:space="preserve"> </w:t>
      </w:r>
      <w:r>
        <w:rPr>
          <w:w w:val="105"/>
        </w:rPr>
        <w:t>reputation</w:t>
      </w:r>
      <w:r>
        <w:rPr>
          <w:spacing w:val="-13"/>
          <w:w w:val="105"/>
        </w:rPr>
        <w:t xml:space="preserve"> </w:t>
      </w:r>
      <w:r>
        <w:rPr>
          <w:w w:val="105"/>
        </w:rPr>
        <w:t>quality.</w:t>
      </w:r>
      <w:r>
        <w:rPr>
          <w:spacing w:val="30"/>
          <w:w w:val="105"/>
        </w:rPr>
        <w:t xml:space="preserve"> </w:t>
      </w:r>
      <w:r>
        <w:rPr>
          <w:w w:val="105"/>
        </w:rPr>
        <w:t>GF-PR’s</w:t>
      </w:r>
      <w:r>
        <w:rPr>
          <w:spacing w:val="-13"/>
          <w:w w:val="105"/>
        </w:rPr>
        <w:t xml:space="preserve"> </w:t>
      </w:r>
      <w:r>
        <w:rPr>
          <w:w w:val="105"/>
        </w:rPr>
        <w:t>close-success</w:t>
      </w:r>
      <w:r>
        <w:rPr>
          <w:spacing w:val="-13"/>
          <w:w w:val="105"/>
        </w:rPr>
        <w:t xml:space="preserve"> </w:t>
      </w:r>
      <w:r>
        <w:rPr>
          <w:w w:val="105"/>
        </w:rPr>
        <w:t>count (</w:t>
      </w:r>
      <w:r>
        <w:rPr>
          <w:i/>
          <w:w w:val="105"/>
        </w:rPr>
        <w:t>τ</w:t>
      </w:r>
      <w:r>
        <w:rPr>
          <w:i/>
          <w:spacing w:val="40"/>
          <w:w w:val="105"/>
        </w:rPr>
        <w:t xml:space="preserve"> </w:t>
      </w:r>
      <w:r>
        <w:rPr>
          <w:w w:val="105"/>
        </w:rPr>
        <w:t>= 0</w:t>
      </w:r>
      <w:r>
        <w:rPr>
          <w:i/>
          <w:w w:val="105"/>
        </w:rPr>
        <w:t>.</w:t>
      </w:r>
      <w:r>
        <w:rPr>
          <w:w w:val="105"/>
        </w:rPr>
        <w:t>522) and success rate (</w:t>
      </w:r>
      <w:r>
        <w:rPr>
          <w:i/>
          <w:w w:val="105"/>
        </w:rPr>
        <w:t>τ</w:t>
      </w:r>
      <w:r>
        <w:rPr>
          <w:i/>
          <w:spacing w:val="40"/>
          <w:w w:val="105"/>
        </w:rPr>
        <w:t xml:space="preserve"> </w:t>
      </w:r>
      <w:r>
        <w:rPr>
          <w:w w:val="105"/>
        </w:rPr>
        <w:t>= 0</w:t>
      </w:r>
      <w:r>
        <w:rPr>
          <w:i/>
          <w:w w:val="105"/>
        </w:rPr>
        <w:t>.</w:t>
      </w:r>
      <w:r>
        <w:rPr>
          <w:w w:val="105"/>
        </w:rPr>
        <w:t>229) are also elevated relative to social methods, but the realized-gain</w:t>
      </w:r>
      <w:r>
        <w:rPr>
          <w:spacing w:val="-16"/>
          <w:w w:val="105"/>
        </w:rPr>
        <w:t xml:space="preserve"> </w:t>
      </w:r>
      <w:r>
        <w:rPr>
          <w:w w:val="105"/>
        </w:rPr>
        <w:t>cell</w:t>
      </w:r>
      <w:r>
        <w:rPr>
          <w:spacing w:val="-16"/>
          <w:w w:val="105"/>
        </w:rPr>
        <w:t xml:space="preserve"> </w:t>
      </w:r>
      <w:r>
        <w:rPr>
          <w:w w:val="105"/>
        </w:rPr>
        <w:t>is</w:t>
      </w:r>
      <w:r>
        <w:rPr>
          <w:spacing w:val="-16"/>
          <w:w w:val="105"/>
        </w:rPr>
        <w:t xml:space="preserve"> </w:t>
      </w:r>
      <w:r>
        <w:rPr>
          <w:w w:val="105"/>
        </w:rPr>
        <w:t>decisive</w:t>
      </w:r>
      <w:r>
        <w:rPr>
          <w:spacing w:val="-15"/>
          <w:w w:val="105"/>
        </w:rPr>
        <w:t xml:space="preserve"> </w:t>
      </w:r>
      <w:r>
        <w:rPr>
          <w:w w:val="105"/>
        </w:rPr>
        <w:t>for</w:t>
      </w:r>
      <w:r>
        <w:rPr>
          <w:spacing w:val="-16"/>
          <w:w w:val="105"/>
        </w:rPr>
        <w:t xml:space="preserve"> </w:t>
      </w:r>
      <w:r>
        <w:rPr>
          <w:w w:val="105"/>
        </w:rPr>
        <w:t>interpretation.</w:t>
      </w:r>
    </w:p>
    <w:p w14:paraId="00DC2288" w14:textId="77777777" w:rsidR="00350CFB" w:rsidRDefault="00283FFF">
      <w:pPr>
        <w:pStyle w:val="BodyText"/>
        <w:spacing w:before="20" w:line="396" w:lineRule="auto"/>
        <w:ind w:left="282" w:right="523" w:hanging="8"/>
        <w:jc w:val="both"/>
      </w:pPr>
      <w:r>
        <w:t>The trading-success family thus plays a dual role.</w:t>
      </w:r>
      <w:r>
        <w:rPr>
          <w:spacing w:val="40"/>
        </w:rPr>
        <w:t xml:space="preserve"> </w:t>
      </w:r>
      <w:r>
        <w:t>For Claims C2–C3, it shows that AWP is the stronger</w:t>
      </w:r>
      <w:r>
        <w:rPr>
          <w:spacing w:val="-4"/>
        </w:rPr>
        <w:t xml:space="preserve"> </w:t>
      </w:r>
      <w:r>
        <w:t>social</w:t>
      </w:r>
      <w:r>
        <w:rPr>
          <w:spacing w:val="-4"/>
        </w:rPr>
        <w:t xml:space="preserve"> </w:t>
      </w:r>
      <w:r>
        <w:t>method</w:t>
      </w:r>
      <w:r>
        <w:rPr>
          <w:spacing w:val="-3"/>
        </w:rPr>
        <w:t xml:space="preserve"> </w:t>
      </w:r>
      <w:r>
        <w:t>on</w:t>
      </w:r>
      <w:r>
        <w:rPr>
          <w:spacing w:val="-4"/>
        </w:rPr>
        <w:t xml:space="preserve"> </w:t>
      </w:r>
      <w:r>
        <w:t>outcome</w:t>
      </w:r>
      <w:r>
        <w:rPr>
          <w:spacing w:val="-4"/>
        </w:rPr>
        <w:t xml:space="preserve"> </w:t>
      </w:r>
      <w:r>
        <w:t>proxies,</w:t>
      </w:r>
      <w:r>
        <w:rPr>
          <w:spacing w:val="-3"/>
        </w:rPr>
        <w:t xml:space="preserve"> </w:t>
      </w:r>
      <w:r>
        <w:t>while</w:t>
      </w:r>
      <w:r>
        <w:rPr>
          <w:spacing w:val="-3"/>
        </w:rPr>
        <w:t xml:space="preserve"> </w:t>
      </w:r>
      <w:r>
        <w:t>EndorseRank</w:t>
      </w:r>
      <w:r>
        <w:rPr>
          <w:spacing w:val="-4"/>
        </w:rPr>
        <w:t xml:space="preserve"> </w:t>
      </w:r>
      <w:r>
        <w:t>retains</w:t>
      </w:r>
      <w:r>
        <w:rPr>
          <w:spacing w:val="-4"/>
        </w:rPr>
        <w:t xml:space="preserve"> </w:t>
      </w:r>
      <w:r>
        <w:t>only</w:t>
      </w:r>
      <w:r>
        <w:rPr>
          <w:spacing w:val="-3"/>
        </w:rPr>
        <w:t xml:space="preserve"> </w:t>
      </w:r>
      <w:r>
        <w:t>weak</w:t>
      </w:r>
      <w:r>
        <w:rPr>
          <w:spacing w:val="-4"/>
        </w:rPr>
        <w:t xml:space="preserve"> </w:t>
      </w:r>
      <w:r>
        <w:t>outcome</w:t>
      </w:r>
      <w:r>
        <w:rPr>
          <w:spacing w:val="-4"/>
        </w:rPr>
        <w:t xml:space="preserve"> </w:t>
      </w:r>
      <w:r>
        <w:t>align-ment.</w:t>
      </w:r>
      <w:r>
        <w:rPr>
          <w:spacing w:val="-4"/>
        </w:rPr>
        <w:t xml:space="preserve"> </w:t>
      </w:r>
      <w:r>
        <w:t>For</w:t>
      </w:r>
      <w:r>
        <w:rPr>
          <w:spacing w:val="-15"/>
        </w:rPr>
        <w:t xml:space="preserve"> </w:t>
      </w:r>
      <w:r>
        <w:t>SC1,</w:t>
      </w:r>
      <w:r>
        <w:rPr>
          <w:spacing w:val="-14"/>
        </w:rPr>
        <w:t xml:space="preserve"> </w:t>
      </w:r>
      <w:r>
        <w:t>it</w:t>
      </w:r>
      <w:r>
        <w:rPr>
          <w:spacing w:val="-15"/>
        </w:rPr>
        <w:t xml:space="preserve"> </w:t>
      </w:r>
      <w:r>
        <w:t>shows</w:t>
      </w:r>
      <w:r>
        <w:rPr>
          <w:spacing w:val="-15"/>
        </w:rPr>
        <w:t xml:space="preserve"> </w:t>
      </w:r>
      <w:r>
        <w:t>that</w:t>
      </w:r>
      <w:r>
        <w:rPr>
          <w:spacing w:val="-15"/>
        </w:rPr>
        <w:t xml:space="preserve"> </w:t>
      </w:r>
      <w:r>
        <w:t>GF-PR’s</w:t>
      </w:r>
      <w:r>
        <w:rPr>
          <w:spacing w:val="-15"/>
        </w:rPr>
        <w:t xml:space="preserve"> </w:t>
      </w:r>
      <w:r>
        <w:t>ceiling</w:t>
      </w:r>
      <w:r>
        <w:rPr>
          <w:spacing w:val="-15"/>
        </w:rPr>
        <w:t xml:space="preserve"> </w:t>
      </w:r>
      <w:r>
        <w:t>must</w:t>
      </w:r>
      <w:r>
        <w:rPr>
          <w:spacing w:val="-15"/>
        </w:rPr>
        <w:t xml:space="preserve"> </w:t>
      </w:r>
      <w:r>
        <w:t>not</w:t>
      </w:r>
      <w:r>
        <w:rPr>
          <w:spacing w:val="-15"/>
        </w:rPr>
        <w:t xml:space="preserve"> </w:t>
      </w:r>
      <w:r>
        <w:t>be</w:t>
      </w:r>
      <w:r>
        <w:rPr>
          <w:spacing w:val="-15"/>
        </w:rPr>
        <w:t xml:space="preserve"> </w:t>
      </w:r>
      <w:r>
        <w:t>misread</w:t>
      </w:r>
      <w:r>
        <w:rPr>
          <w:spacing w:val="-15"/>
        </w:rPr>
        <w:t xml:space="preserve"> </w:t>
      </w:r>
      <w:r>
        <w:t>as</w:t>
      </w:r>
      <w:r>
        <w:rPr>
          <w:spacing w:val="-15"/>
        </w:rPr>
        <w:t xml:space="preserve"> </w:t>
      </w:r>
      <w:r>
        <w:t>a</w:t>
      </w:r>
      <w:r>
        <w:rPr>
          <w:spacing w:val="-15"/>
        </w:rPr>
        <w:t xml:space="preserve"> </w:t>
      </w:r>
      <w:r>
        <w:t>deployable</w:t>
      </w:r>
      <w:r>
        <w:rPr>
          <w:spacing w:val="-15"/>
        </w:rPr>
        <w:t xml:space="preserve"> </w:t>
      </w:r>
      <w:r>
        <w:t>reputation</w:t>
      </w:r>
      <w:r>
        <w:rPr>
          <w:spacing w:val="-15"/>
        </w:rPr>
        <w:t xml:space="preserve"> </w:t>
      </w:r>
      <w:r>
        <w:t>result. Protocols</w:t>
      </w:r>
      <w:r>
        <w:rPr>
          <w:spacing w:val="-15"/>
        </w:rPr>
        <w:t xml:space="preserve"> </w:t>
      </w:r>
      <w:r>
        <w:t>seeking</w:t>
      </w:r>
      <w:r>
        <w:rPr>
          <w:spacing w:val="-15"/>
        </w:rPr>
        <w:t xml:space="preserve"> </w:t>
      </w:r>
      <w:r>
        <w:t>social</w:t>
      </w:r>
      <w:r>
        <w:rPr>
          <w:spacing w:val="-15"/>
        </w:rPr>
        <w:t xml:space="preserve"> </w:t>
      </w:r>
      <w:r>
        <w:t>endorsement</w:t>
      </w:r>
      <w:r>
        <w:rPr>
          <w:spacing w:val="-15"/>
        </w:rPr>
        <w:t xml:space="preserve"> </w:t>
      </w:r>
      <w:r>
        <w:t>signals</w:t>
      </w:r>
      <w:r>
        <w:rPr>
          <w:spacing w:val="-15"/>
        </w:rPr>
        <w:t xml:space="preserve"> </w:t>
      </w:r>
      <w:r>
        <w:t>should</w:t>
      </w:r>
      <w:r>
        <w:rPr>
          <w:spacing w:val="-15"/>
        </w:rPr>
        <w:t xml:space="preserve"> </w:t>
      </w:r>
      <w:r>
        <w:t>not</w:t>
      </w:r>
      <w:r>
        <w:rPr>
          <w:spacing w:val="-15"/>
        </w:rPr>
        <w:t xml:space="preserve"> </w:t>
      </w:r>
      <w:r>
        <w:t>adopt</w:t>
      </w:r>
      <w:r>
        <w:rPr>
          <w:spacing w:val="-15"/>
        </w:rPr>
        <w:t xml:space="preserve"> </w:t>
      </w:r>
      <w:r>
        <w:t>GF-PR</w:t>
      </w:r>
      <w:r>
        <w:rPr>
          <w:spacing w:val="-15"/>
        </w:rPr>
        <w:t xml:space="preserve"> </w:t>
      </w:r>
      <w:r>
        <w:t>merely</w:t>
      </w:r>
      <w:r>
        <w:rPr>
          <w:spacing w:val="-15"/>
        </w:rPr>
        <w:t xml:space="preserve"> </w:t>
      </w:r>
      <w:r>
        <w:t>because</w:t>
      </w:r>
      <w:r>
        <w:rPr>
          <w:spacing w:val="-15"/>
        </w:rPr>
        <w:t xml:space="preserve"> </w:t>
      </w:r>
      <w:r>
        <w:t>it</w:t>
      </w:r>
      <w:r>
        <w:rPr>
          <w:spacing w:val="-15"/>
        </w:rPr>
        <w:t xml:space="preserve"> </w:t>
      </w:r>
      <w:r>
        <w:t xml:space="preserve">maximizes trading-family </w:t>
      </w:r>
      <w:r>
        <w:rPr>
          <w:i/>
        </w:rPr>
        <w:t>τ</w:t>
      </w:r>
      <w:r>
        <w:rPr>
          <w:i/>
          <w:spacing w:val="-21"/>
        </w:rPr>
        <w:t xml:space="preserve"> </w:t>
      </w:r>
      <w:r>
        <w:t>.</w:t>
      </w:r>
    </w:p>
    <w:p w14:paraId="00DC2289" w14:textId="77777777" w:rsidR="00350CFB" w:rsidRDefault="00283FFF">
      <w:pPr>
        <w:pStyle w:val="BodyText"/>
        <w:spacing w:before="19"/>
        <w:ind w:left="282"/>
        <w:jc w:val="both"/>
      </w:pPr>
      <w:r>
        <w:t>Comparing</w:t>
      </w:r>
      <w:r>
        <w:rPr>
          <w:spacing w:val="15"/>
        </w:rPr>
        <w:t xml:space="preserve"> </w:t>
      </w:r>
      <w:r>
        <w:t>trading-success</w:t>
      </w:r>
      <w:r>
        <w:rPr>
          <w:spacing w:val="16"/>
        </w:rPr>
        <w:t xml:space="preserve"> </w:t>
      </w:r>
      <w:r>
        <w:t>means</w:t>
      </w:r>
      <w:r>
        <w:rPr>
          <w:spacing w:val="15"/>
        </w:rPr>
        <w:t xml:space="preserve"> </w:t>
      </w:r>
      <w:r>
        <w:t>to</w:t>
      </w:r>
      <w:r>
        <w:rPr>
          <w:spacing w:val="16"/>
        </w:rPr>
        <w:t xml:space="preserve"> </w:t>
      </w:r>
      <w:r>
        <w:t>transfer</w:t>
      </w:r>
      <w:r>
        <w:rPr>
          <w:spacing w:val="15"/>
        </w:rPr>
        <w:t xml:space="preserve"> </w:t>
      </w:r>
      <w:r>
        <w:t>means</w:t>
      </w:r>
      <w:r>
        <w:rPr>
          <w:spacing w:val="16"/>
        </w:rPr>
        <w:t xml:space="preserve"> </w:t>
      </w:r>
      <w:r>
        <w:t>for</w:t>
      </w:r>
      <w:r>
        <w:rPr>
          <w:spacing w:val="15"/>
        </w:rPr>
        <w:t xml:space="preserve"> </w:t>
      </w:r>
      <w:r>
        <w:t>the</w:t>
      </w:r>
      <w:r>
        <w:rPr>
          <w:spacing w:val="16"/>
        </w:rPr>
        <w:t xml:space="preserve"> </w:t>
      </w:r>
      <w:r>
        <w:t>same</w:t>
      </w:r>
      <w:r>
        <w:rPr>
          <w:spacing w:val="16"/>
        </w:rPr>
        <w:t xml:space="preserve"> </w:t>
      </w:r>
      <w:r>
        <w:t>social</w:t>
      </w:r>
      <w:r>
        <w:rPr>
          <w:spacing w:val="15"/>
        </w:rPr>
        <w:t xml:space="preserve"> </w:t>
      </w:r>
      <w:r>
        <w:t>methods</w:t>
      </w:r>
      <w:r>
        <w:rPr>
          <w:spacing w:val="16"/>
        </w:rPr>
        <w:t xml:space="preserve"> </w:t>
      </w:r>
      <w:r>
        <w:t>answers</w:t>
      </w:r>
      <w:r>
        <w:rPr>
          <w:spacing w:val="15"/>
        </w:rPr>
        <w:t xml:space="preserve"> </w:t>
      </w:r>
      <w:r>
        <w:rPr>
          <w:spacing w:val="-5"/>
        </w:rPr>
        <w:t>RQ4</w:t>
      </w:r>
    </w:p>
    <w:p w14:paraId="00DC228A" w14:textId="77777777" w:rsidR="00350CFB" w:rsidRDefault="00350CFB">
      <w:pPr>
        <w:pStyle w:val="BodyText"/>
        <w:jc w:val="both"/>
        <w:sectPr w:rsidR="00350CFB">
          <w:pgSz w:w="11910" w:h="16840"/>
          <w:pgMar w:top="1800" w:right="708" w:bottom="2300" w:left="992" w:header="0" w:footer="2115" w:gutter="0"/>
          <w:cols w:space="720"/>
        </w:sectPr>
      </w:pPr>
    </w:p>
    <w:p w14:paraId="00DC228B" w14:textId="77777777" w:rsidR="00350CFB" w:rsidRDefault="00283FFF">
      <w:pPr>
        <w:pStyle w:val="BodyText"/>
        <w:spacing w:before="72" w:line="396" w:lineRule="auto"/>
        <w:ind w:left="273" w:right="559" w:firstLine="8"/>
        <w:jc w:val="both"/>
      </w:pPr>
      <w:r>
        <w:lastRenderedPageBreak/>
        <w:t>directly. Transfer</w:t>
      </w:r>
      <w:r>
        <w:rPr>
          <w:spacing w:val="-4"/>
        </w:rPr>
        <w:t xml:space="preserve"> </w:t>
      </w:r>
      <w:r>
        <w:t>proxies</w:t>
      </w:r>
      <w:r>
        <w:rPr>
          <w:spacing w:val="-4"/>
        </w:rPr>
        <w:t xml:space="preserve"> </w:t>
      </w:r>
      <w:r>
        <w:t>yield</w:t>
      </w:r>
      <w:r>
        <w:rPr>
          <w:spacing w:val="-4"/>
        </w:rPr>
        <w:t xml:space="preserve"> </w:t>
      </w:r>
      <w:r>
        <w:t>higher</w:t>
      </w:r>
      <w:r>
        <w:rPr>
          <w:spacing w:val="-4"/>
        </w:rPr>
        <w:t xml:space="preserve"> </w:t>
      </w:r>
      <w:r>
        <w:t>mean</w:t>
      </w:r>
      <w:r>
        <w:rPr>
          <w:spacing w:val="-4"/>
        </w:rPr>
        <w:t xml:space="preserve"> </w:t>
      </w:r>
      <w:r>
        <w:rPr>
          <w:i/>
        </w:rPr>
        <w:t>τ</w:t>
      </w:r>
      <w:r>
        <w:rPr>
          <w:i/>
          <w:spacing w:val="20"/>
        </w:rPr>
        <w:t xml:space="preserve"> </w:t>
      </w:r>
      <w:r>
        <w:t>than</w:t>
      </w:r>
      <w:r>
        <w:rPr>
          <w:spacing w:val="-4"/>
        </w:rPr>
        <w:t xml:space="preserve"> </w:t>
      </w:r>
      <w:r>
        <w:t>trading-success</w:t>
      </w:r>
      <w:r>
        <w:rPr>
          <w:spacing w:val="-4"/>
        </w:rPr>
        <w:t xml:space="preserve"> </w:t>
      </w:r>
      <w:r>
        <w:t>proxies</w:t>
      </w:r>
      <w:r>
        <w:rPr>
          <w:spacing w:val="-4"/>
        </w:rPr>
        <w:t xml:space="preserve"> </w:t>
      </w:r>
      <w:r>
        <w:t>for</w:t>
      </w:r>
      <w:r>
        <w:rPr>
          <w:spacing w:val="-4"/>
        </w:rPr>
        <w:t xml:space="preserve"> </w:t>
      </w:r>
      <w:r>
        <w:t>both</w:t>
      </w:r>
      <w:r>
        <w:rPr>
          <w:spacing w:val="-4"/>
        </w:rPr>
        <w:t xml:space="preserve"> </w:t>
      </w:r>
      <w:r>
        <w:t>EndorseRank (0</w:t>
      </w:r>
      <w:r>
        <w:rPr>
          <w:i/>
        </w:rPr>
        <w:t>.</w:t>
      </w:r>
      <w:r>
        <w:t>333 vs. 0</w:t>
      </w:r>
      <w:r>
        <w:rPr>
          <w:i/>
        </w:rPr>
        <w:t>.</w:t>
      </w:r>
      <w:r>
        <w:t>096) and AWP (0</w:t>
      </w:r>
      <w:r>
        <w:rPr>
          <w:i/>
        </w:rPr>
        <w:t>.</w:t>
      </w:r>
      <w:r>
        <w:t>534 vs. 0</w:t>
      </w:r>
      <w:r>
        <w:rPr>
          <w:i/>
        </w:rPr>
        <w:t>.</w:t>
      </w:r>
      <w:r>
        <w:t>179).</w:t>
      </w:r>
      <w:r>
        <w:rPr>
          <w:spacing w:val="40"/>
        </w:rPr>
        <w:t xml:space="preserve"> </w:t>
      </w:r>
      <w:r>
        <w:t>On this chain and window, the Do et al. transfer validation</w:t>
      </w:r>
      <w:r>
        <w:rPr>
          <w:spacing w:val="-14"/>
        </w:rPr>
        <w:t xml:space="preserve"> </w:t>
      </w:r>
      <w:r>
        <w:t>frame</w:t>
      </w:r>
      <w:r>
        <w:rPr>
          <w:spacing w:val="-14"/>
        </w:rPr>
        <w:t xml:space="preserve"> </w:t>
      </w:r>
      <w:r>
        <w:t>is</w:t>
      </w:r>
      <w:r>
        <w:rPr>
          <w:spacing w:val="-14"/>
        </w:rPr>
        <w:t xml:space="preserve"> </w:t>
      </w:r>
      <w:r>
        <w:t>the</w:t>
      </w:r>
      <w:r>
        <w:rPr>
          <w:spacing w:val="-14"/>
        </w:rPr>
        <w:t xml:space="preserve"> </w:t>
      </w:r>
      <w:r>
        <w:t>stronger</w:t>
      </w:r>
      <w:r>
        <w:rPr>
          <w:spacing w:val="-14"/>
        </w:rPr>
        <w:t xml:space="preserve"> </w:t>
      </w:r>
      <w:r>
        <w:t>external</w:t>
      </w:r>
      <w:r>
        <w:rPr>
          <w:spacing w:val="-14"/>
        </w:rPr>
        <w:t xml:space="preserve"> </w:t>
      </w:r>
      <w:r>
        <w:t>check</w:t>
      </w:r>
      <w:r>
        <w:rPr>
          <w:spacing w:val="-14"/>
        </w:rPr>
        <w:t xml:space="preserve"> </w:t>
      </w:r>
      <w:r>
        <w:t>for</w:t>
      </w:r>
      <w:r>
        <w:rPr>
          <w:spacing w:val="-14"/>
        </w:rPr>
        <w:t xml:space="preserve"> </w:t>
      </w:r>
      <w:r>
        <w:t>social</w:t>
      </w:r>
      <w:r>
        <w:rPr>
          <w:spacing w:val="-14"/>
        </w:rPr>
        <w:t xml:space="preserve"> </w:t>
      </w:r>
      <w:r>
        <w:t>reputation</w:t>
      </w:r>
      <w:r>
        <w:rPr>
          <w:spacing w:val="-14"/>
        </w:rPr>
        <w:t xml:space="preserve"> </w:t>
      </w:r>
      <w:r>
        <w:t>methods.</w:t>
      </w:r>
      <w:r>
        <w:rPr>
          <w:spacing w:val="11"/>
        </w:rPr>
        <w:t xml:space="preserve"> </w:t>
      </w:r>
      <w:r>
        <w:t>That</w:t>
      </w:r>
      <w:r>
        <w:rPr>
          <w:spacing w:val="-14"/>
        </w:rPr>
        <w:t xml:space="preserve"> </w:t>
      </w:r>
      <w:r>
        <w:t>finding</w:t>
      </w:r>
      <w:r>
        <w:rPr>
          <w:spacing w:val="-14"/>
        </w:rPr>
        <w:t xml:space="preserve"> </w:t>
      </w:r>
      <w:r>
        <w:t>does</w:t>
      </w:r>
      <w:r>
        <w:rPr>
          <w:spacing w:val="-14"/>
        </w:rPr>
        <w:t xml:space="preserve"> </w:t>
      </w:r>
      <w:r>
        <w:t>not diminish</w:t>
      </w:r>
      <w:r>
        <w:rPr>
          <w:spacing w:val="-15"/>
        </w:rPr>
        <w:t xml:space="preserve"> </w:t>
      </w:r>
      <w:r>
        <w:t>EndorseRank’s</w:t>
      </w:r>
      <w:r>
        <w:rPr>
          <w:spacing w:val="-15"/>
        </w:rPr>
        <w:t xml:space="preserve"> </w:t>
      </w:r>
      <w:r>
        <w:t>allowance-specific</w:t>
      </w:r>
      <w:r>
        <w:rPr>
          <w:spacing w:val="-15"/>
        </w:rPr>
        <w:t xml:space="preserve"> </w:t>
      </w:r>
      <w:r>
        <w:t>validity;</w:t>
      </w:r>
      <w:r>
        <w:rPr>
          <w:spacing w:val="-13"/>
        </w:rPr>
        <w:t xml:space="preserve"> </w:t>
      </w:r>
      <w:r>
        <w:t>it</w:t>
      </w:r>
      <w:r>
        <w:rPr>
          <w:spacing w:val="-15"/>
        </w:rPr>
        <w:t xml:space="preserve"> </w:t>
      </w:r>
      <w:r>
        <w:t>situates</w:t>
      </w:r>
      <w:r>
        <w:rPr>
          <w:spacing w:val="-15"/>
        </w:rPr>
        <w:t xml:space="preserve"> </w:t>
      </w:r>
      <w:r>
        <w:t>trading</w:t>
      </w:r>
      <w:r>
        <w:rPr>
          <w:spacing w:val="-15"/>
        </w:rPr>
        <w:t xml:space="preserve"> </w:t>
      </w:r>
      <w:r>
        <w:t>outcomes</w:t>
      </w:r>
      <w:r>
        <w:rPr>
          <w:spacing w:val="-15"/>
        </w:rPr>
        <w:t xml:space="preserve"> </w:t>
      </w:r>
      <w:r>
        <w:t>as</w:t>
      </w:r>
      <w:r>
        <w:rPr>
          <w:spacing w:val="-15"/>
        </w:rPr>
        <w:t xml:space="preserve"> </w:t>
      </w:r>
      <w:r>
        <w:t>a</w:t>
      </w:r>
      <w:r>
        <w:rPr>
          <w:spacing w:val="-15"/>
        </w:rPr>
        <w:t xml:space="preserve"> </w:t>
      </w:r>
      <w:r>
        <w:t>harder,</w:t>
      </w:r>
      <w:r>
        <w:rPr>
          <w:spacing w:val="-14"/>
        </w:rPr>
        <w:t xml:space="preserve"> </w:t>
      </w:r>
      <w:r>
        <w:t>more weakly related target for social-graph scores.</w:t>
      </w:r>
      <w:r>
        <w:rPr>
          <w:spacing w:val="40"/>
        </w:rPr>
        <w:t xml:space="preserve"> </w:t>
      </w:r>
      <w:r>
        <w:t xml:space="preserve">Protocols that require trading-skill discrimination may need features beyond either social graph—or may need to accept that social reputation and </w:t>
      </w:r>
      <w:bookmarkStart w:id="317" w:name="Rank_divergence_(H1_/_RQ1)"/>
      <w:bookmarkStart w:id="318" w:name="_bookmark109"/>
      <w:bookmarkEnd w:id="317"/>
      <w:bookmarkEnd w:id="318"/>
      <w:r>
        <w:t>trading performance are only loosely coupled in perpetual markets.</w:t>
      </w:r>
    </w:p>
    <w:p w14:paraId="00DC228C" w14:textId="77777777" w:rsidR="00350CFB" w:rsidRDefault="00350CFB">
      <w:pPr>
        <w:pStyle w:val="BodyText"/>
        <w:spacing w:before="166"/>
      </w:pPr>
    </w:p>
    <w:p w14:paraId="00DC228D" w14:textId="77777777" w:rsidR="00350CFB" w:rsidRDefault="00283FFF">
      <w:pPr>
        <w:pStyle w:val="Heading2"/>
        <w:numPr>
          <w:ilvl w:val="1"/>
          <w:numId w:val="26"/>
        </w:numPr>
        <w:tabs>
          <w:tab w:val="left" w:pos="783"/>
        </w:tabs>
        <w:ind w:left="783" w:hanging="501"/>
      </w:pPr>
      <w:r>
        <w:t>Rank</w:t>
      </w:r>
      <w:r>
        <w:rPr>
          <w:spacing w:val="12"/>
        </w:rPr>
        <w:t xml:space="preserve"> </w:t>
      </w:r>
      <w:r>
        <w:t>divergence</w:t>
      </w:r>
      <w:r>
        <w:rPr>
          <w:spacing w:val="13"/>
        </w:rPr>
        <w:t xml:space="preserve"> </w:t>
      </w:r>
      <w:r>
        <w:t>(H1</w:t>
      </w:r>
      <w:r>
        <w:rPr>
          <w:spacing w:val="12"/>
        </w:rPr>
        <w:t xml:space="preserve"> </w:t>
      </w:r>
      <w:r>
        <w:t>/</w:t>
      </w:r>
      <w:r>
        <w:rPr>
          <w:spacing w:val="13"/>
        </w:rPr>
        <w:t xml:space="preserve"> </w:t>
      </w:r>
      <w:r>
        <w:rPr>
          <w:spacing w:val="-4"/>
        </w:rPr>
        <w:t>RQ1)</w:t>
      </w:r>
    </w:p>
    <w:p w14:paraId="00DC228E" w14:textId="77777777" w:rsidR="00350CFB" w:rsidRDefault="00350CFB">
      <w:pPr>
        <w:pStyle w:val="BodyText"/>
        <w:spacing w:before="24"/>
        <w:rPr>
          <w:b/>
          <w:sz w:val="28"/>
        </w:rPr>
      </w:pPr>
    </w:p>
    <w:p w14:paraId="00DC228F" w14:textId="77777777" w:rsidR="00350CFB" w:rsidRDefault="00283FFF">
      <w:pPr>
        <w:pStyle w:val="BodyText"/>
        <w:spacing w:line="396" w:lineRule="auto"/>
        <w:ind w:left="276" w:right="521" w:firstLine="5"/>
        <w:jc w:val="both"/>
      </w:pPr>
      <w:r>
        <w:t>Hypothesis</w:t>
      </w:r>
      <w:r>
        <w:rPr>
          <w:spacing w:val="-14"/>
        </w:rPr>
        <w:t xml:space="preserve"> </w:t>
      </w:r>
      <w:r>
        <w:t>H1</w:t>
      </w:r>
      <w:r>
        <w:rPr>
          <w:spacing w:val="-14"/>
        </w:rPr>
        <w:t xml:space="preserve"> </w:t>
      </w:r>
      <w:r>
        <w:t>and</w:t>
      </w:r>
      <w:r>
        <w:rPr>
          <w:spacing w:val="-14"/>
        </w:rPr>
        <w:t xml:space="preserve"> </w:t>
      </w:r>
      <w:r>
        <w:t>research</w:t>
      </w:r>
      <w:r>
        <w:rPr>
          <w:spacing w:val="-14"/>
        </w:rPr>
        <w:t xml:space="preserve"> </w:t>
      </w:r>
      <w:r>
        <w:t>question</w:t>
      </w:r>
      <w:r>
        <w:rPr>
          <w:spacing w:val="-14"/>
        </w:rPr>
        <w:t xml:space="preserve"> </w:t>
      </w:r>
      <w:r>
        <w:t>RQ1</w:t>
      </w:r>
      <w:r>
        <w:rPr>
          <w:spacing w:val="-14"/>
        </w:rPr>
        <w:t xml:space="preserve"> </w:t>
      </w:r>
      <w:r>
        <w:t>ask</w:t>
      </w:r>
      <w:r>
        <w:rPr>
          <w:spacing w:val="-14"/>
        </w:rPr>
        <w:t xml:space="preserve"> </w:t>
      </w:r>
      <w:r>
        <w:t>whether</w:t>
      </w:r>
      <w:r>
        <w:rPr>
          <w:spacing w:val="-14"/>
        </w:rPr>
        <w:t xml:space="preserve"> </w:t>
      </w:r>
      <w:r>
        <w:t>EndorseRank</w:t>
      </w:r>
      <w:r>
        <w:rPr>
          <w:spacing w:val="-14"/>
        </w:rPr>
        <w:t xml:space="preserve"> </w:t>
      </w:r>
      <w:r>
        <w:t>and</w:t>
      </w:r>
      <w:r>
        <w:rPr>
          <w:spacing w:val="-14"/>
        </w:rPr>
        <w:t xml:space="preserve"> </w:t>
      </w:r>
      <w:r>
        <w:t>AWP</w:t>
      </w:r>
      <w:r>
        <w:rPr>
          <w:spacing w:val="-15"/>
        </w:rPr>
        <w:t xml:space="preserve"> </w:t>
      </w:r>
      <w:r>
        <w:t>yield</w:t>
      </w:r>
      <w:r>
        <w:rPr>
          <w:spacing w:val="-14"/>
        </w:rPr>
        <w:t xml:space="preserve"> </w:t>
      </w:r>
      <w:r>
        <w:t>meaningfully different wallet orderings on an identical sample.</w:t>
      </w:r>
      <w:r>
        <w:rPr>
          <w:spacing w:val="40"/>
        </w:rPr>
        <w:t xml:space="preserve"> </w:t>
      </w:r>
      <w:r>
        <w:t xml:space="preserve">Inter-method Kendall </w:t>
      </w:r>
      <w:r>
        <w:rPr>
          <w:i/>
        </w:rPr>
        <w:t xml:space="preserve">τ </w:t>
      </w:r>
      <w:r>
        <w:t xml:space="preserve">between the two score </w:t>
      </w:r>
      <w:r>
        <w:rPr>
          <w:w w:val="105"/>
        </w:rPr>
        <w:t>vectors</w:t>
      </w:r>
      <w:r>
        <w:rPr>
          <w:spacing w:val="-4"/>
          <w:w w:val="105"/>
        </w:rPr>
        <w:t xml:space="preserve"> </w:t>
      </w:r>
      <w:r>
        <w:rPr>
          <w:w w:val="105"/>
        </w:rPr>
        <w:t>is</w:t>
      </w:r>
      <w:r>
        <w:rPr>
          <w:spacing w:val="-3"/>
          <w:w w:val="105"/>
        </w:rPr>
        <w:t xml:space="preserve"> </w:t>
      </w:r>
      <w:r>
        <w:rPr>
          <w:w w:val="105"/>
        </w:rPr>
        <w:t>0</w:t>
      </w:r>
      <w:r>
        <w:rPr>
          <w:i/>
          <w:w w:val="105"/>
        </w:rPr>
        <w:t>.</w:t>
      </w:r>
      <w:r>
        <w:rPr>
          <w:w w:val="105"/>
        </w:rPr>
        <w:t>316</w:t>
      </w:r>
      <w:r>
        <w:rPr>
          <w:spacing w:val="-3"/>
          <w:w w:val="105"/>
        </w:rPr>
        <w:t xml:space="preserve"> </w:t>
      </w:r>
      <w:r>
        <w:rPr>
          <w:w w:val="105"/>
        </w:rPr>
        <w:t>on</w:t>
      </w:r>
      <w:r>
        <w:rPr>
          <w:spacing w:val="-4"/>
          <w:w w:val="105"/>
        </w:rPr>
        <w:t xml:space="preserve"> </w:t>
      </w:r>
      <w:r>
        <w:rPr>
          <w:w w:val="105"/>
        </w:rPr>
        <w:t>the</w:t>
      </w:r>
      <w:r>
        <w:rPr>
          <w:spacing w:val="-3"/>
          <w:w w:val="105"/>
        </w:rPr>
        <w:t xml:space="preserve"> </w:t>
      </w:r>
      <w:r>
        <w:rPr>
          <w:w w:val="105"/>
        </w:rPr>
        <w:t>matched</w:t>
      </w:r>
      <w:r>
        <w:rPr>
          <w:spacing w:val="-4"/>
          <w:w w:val="105"/>
        </w:rPr>
        <w:t xml:space="preserve"> </w:t>
      </w:r>
      <w:r>
        <w:rPr>
          <w:w w:val="105"/>
        </w:rPr>
        <w:t>cohort</w:t>
      </w:r>
      <w:r>
        <w:rPr>
          <w:spacing w:val="-3"/>
          <w:w w:val="105"/>
        </w:rPr>
        <w:t xml:space="preserve"> </w:t>
      </w:r>
      <w:r>
        <w:rPr>
          <w:w w:val="105"/>
        </w:rPr>
        <w:t>(</w:t>
      </w:r>
      <w:r>
        <w:rPr>
          <w:i/>
          <w:w w:val="105"/>
        </w:rPr>
        <w:t xml:space="preserve">n </w:t>
      </w:r>
      <w:r>
        <w:rPr>
          <w:w w:val="105"/>
        </w:rPr>
        <w:t>= 5</w:t>
      </w:r>
      <w:r>
        <w:rPr>
          <w:i/>
          <w:w w:val="105"/>
        </w:rPr>
        <w:t>,</w:t>
      </w:r>
      <w:r>
        <w:rPr>
          <w:w w:val="105"/>
        </w:rPr>
        <w:t>521).</w:t>
      </w:r>
      <w:r>
        <w:rPr>
          <w:spacing w:val="40"/>
          <w:w w:val="105"/>
        </w:rPr>
        <w:t xml:space="preserve"> </w:t>
      </w:r>
      <w:r>
        <w:rPr>
          <w:w w:val="105"/>
        </w:rPr>
        <w:t>In</w:t>
      </w:r>
      <w:r>
        <w:rPr>
          <w:spacing w:val="-4"/>
          <w:w w:val="105"/>
        </w:rPr>
        <w:t xml:space="preserve"> </w:t>
      </w:r>
      <w:r>
        <w:rPr>
          <w:w w:val="105"/>
        </w:rPr>
        <w:t>the</w:t>
      </w:r>
      <w:r>
        <w:rPr>
          <w:spacing w:val="-3"/>
          <w:w w:val="105"/>
        </w:rPr>
        <w:t xml:space="preserve"> </w:t>
      </w:r>
      <w:r>
        <w:rPr>
          <w:w w:val="105"/>
        </w:rPr>
        <w:t>alignment</w:t>
      </w:r>
      <w:r>
        <w:rPr>
          <w:spacing w:val="-4"/>
          <w:w w:val="105"/>
        </w:rPr>
        <w:t xml:space="preserve"> </w:t>
      </w:r>
      <w:r>
        <w:rPr>
          <w:w w:val="105"/>
        </w:rPr>
        <w:t>bands</w:t>
      </w:r>
      <w:r>
        <w:rPr>
          <w:spacing w:val="-3"/>
          <w:w w:val="105"/>
        </w:rPr>
        <w:t xml:space="preserve"> </w:t>
      </w:r>
      <w:r>
        <w:rPr>
          <w:w w:val="105"/>
        </w:rPr>
        <w:t>of</w:t>
      </w:r>
      <w:r>
        <w:rPr>
          <w:spacing w:val="-4"/>
          <w:w w:val="105"/>
        </w:rPr>
        <w:t xml:space="preserve"> </w:t>
      </w:r>
      <w:r>
        <w:rPr>
          <w:w w:val="105"/>
        </w:rPr>
        <w:t>Chapter</w:t>
      </w:r>
      <w:r>
        <w:rPr>
          <w:spacing w:val="-4"/>
          <w:w w:val="105"/>
        </w:rPr>
        <w:t xml:space="preserve"> </w:t>
      </w:r>
      <w:hyperlink w:anchor="_bookmark17" w:history="1">
        <w:r>
          <w:rPr>
            <w:w w:val="105"/>
          </w:rPr>
          <w:t>2</w:t>
        </w:r>
      </w:hyperlink>
      <w:r>
        <w:rPr>
          <w:w w:val="105"/>
        </w:rPr>
        <w:t xml:space="preserve">, this </w:t>
      </w:r>
      <w:r>
        <w:t>value falls in the weak-to-moderate range:</w:t>
      </w:r>
      <w:r>
        <w:rPr>
          <w:spacing w:val="40"/>
        </w:rPr>
        <w:t xml:space="preserve"> </w:t>
      </w:r>
      <w:r>
        <w:t xml:space="preserve">the rankings are related but far from interchangeable. Correlation is present because economically active wallets tend to participate in both transfer and approval markets, yet allowance and transfer graphs emphasize different relationships, so many </w:t>
      </w:r>
      <w:r>
        <w:rPr>
          <w:w w:val="105"/>
        </w:rPr>
        <w:t>pairwise orderings disagree.</w:t>
      </w:r>
    </w:p>
    <w:p w14:paraId="00DC2290" w14:textId="77777777" w:rsidR="00350CFB" w:rsidRDefault="00283FFF">
      <w:pPr>
        <w:pStyle w:val="BodyText"/>
        <w:spacing w:before="22" w:line="398" w:lineRule="auto"/>
        <w:ind w:left="273" w:right="513" w:firstLine="8"/>
      </w:pPr>
      <w:r>
        <w:rPr>
          <w:spacing w:val="-2"/>
          <w:w w:val="105"/>
        </w:rPr>
        <w:t xml:space="preserve">Figure </w:t>
      </w:r>
      <w:hyperlink w:anchor="_bookmark110" w:history="1">
        <w:r>
          <w:rPr>
            <w:spacing w:val="-2"/>
            <w:w w:val="105"/>
          </w:rPr>
          <w:t>4.7</w:t>
        </w:r>
      </w:hyperlink>
      <w:r>
        <w:rPr>
          <w:spacing w:val="-2"/>
          <w:w w:val="105"/>
        </w:rPr>
        <w:t xml:space="preserve"> shows the marginal distributions of EndorseRank and AWP scores.</w:t>
      </w:r>
      <w:r>
        <w:rPr>
          <w:spacing w:val="61"/>
          <w:w w:val="105"/>
        </w:rPr>
        <w:t xml:space="preserve"> </w:t>
      </w:r>
      <w:r>
        <w:rPr>
          <w:spacing w:val="-2"/>
          <w:w w:val="105"/>
        </w:rPr>
        <w:t>Both are right-</w:t>
      </w:r>
      <w:r>
        <w:t>skewed, as is typical for PageRank on sparse directed graphs, but they are not identically shaped. AWP’s</w:t>
      </w:r>
      <w:r>
        <w:rPr>
          <w:spacing w:val="-15"/>
        </w:rPr>
        <w:t xml:space="preserve"> </w:t>
      </w:r>
      <w:r>
        <w:t>mass</w:t>
      </w:r>
      <w:r>
        <w:rPr>
          <w:spacing w:val="-15"/>
        </w:rPr>
        <w:t xml:space="preserve"> </w:t>
      </w:r>
      <w:r>
        <w:t>reflects</w:t>
      </w:r>
      <w:r>
        <w:rPr>
          <w:spacing w:val="-15"/>
        </w:rPr>
        <w:t xml:space="preserve"> </w:t>
      </w:r>
      <w:r>
        <w:t>the</w:t>
      </w:r>
      <w:r>
        <w:rPr>
          <w:spacing w:val="-15"/>
        </w:rPr>
        <w:t xml:space="preserve"> </w:t>
      </w:r>
      <w:r>
        <w:t>denser</w:t>
      </w:r>
      <w:r>
        <w:rPr>
          <w:spacing w:val="-15"/>
        </w:rPr>
        <w:t xml:space="preserve"> </w:t>
      </w:r>
      <w:r>
        <w:t>transfer</w:t>
      </w:r>
      <w:r>
        <w:rPr>
          <w:spacing w:val="-15"/>
        </w:rPr>
        <w:t xml:space="preserve"> </w:t>
      </w:r>
      <w:r>
        <w:t>operator;</w:t>
      </w:r>
      <w:r>
        <w:rPr>
          <w:spacing w:val="-15"/>
        </w:rPr>
        <w:t xml:space="preserve"> </w:t>
      </w:r>
      <w:r>
        <w:t>EndorseRank’s</w:t>
      </w:r>
      <w:r>
        <w:rPr>
          <w:spacing w:val="-15"/>
        </w:rPr>
        <w:t xml:space="preserve"> </w:t>
      </w:r>
      <w:r>
        <w:t>mass</w:t>
      </w:r>
      <w:r>
        <w:rPr>
          <w:spacing w:val="-15"/>
        </w:rPr>
        <w:t xml:space="preserve"> </w:t>
      </w:r>
      <w:r>
        <w:t>reflects</w:t>
      </w:r>
      <w:r>
        <w:rPr>
          <w:spacing w:val="-15"/>
        </w:rPr>
        <w:t xml:space="preserve"> </w:t>
      </w:r>
      <w:r>
        <w:t>the</w:t>
      </w:r>
      <w:r>
        <w:rPr>
          <w:spacing w:val="-15"/>
        </w:rPr>
        <w:t xml:space="preserve"> </w:t>
      </w:r>
      <w:r>
        <w:t>sparser</w:t>
      </w:r>
      <w:r>
        <w:rPr>
          <w:spacing w:val="-15"/>
        </w:rPr>
        <w:t xml:space="preserve"> </w:t>
      </w:r>
      <w:r>
        <w:t>endorse-ment operator.</w:t>
      </w:r>
      <w:r>
        <w:rPr>
          <w:spacing w:val="40"/>
        </w:rPr>
        <w:t xml:space="preserve"> </w:t>
      </w:r>
      <w:r>
        <w:t>Skewness alone does not prove divergence—two methods could share the same ordering with different score scales—but it motivates examining rank-rank relationships directly. Figure</w:t>
      </w:r>
      <w:r>
        <w:rPr>
          <w:spacing w:val="-3"/>
        </w:rPr>
        <w:t xml:space="preserve"> </w:t>
      </w:r>
      <w:hyperlink w:anchor="_bookmark111" w:history="1">
        <w:r>
          <w:t>4.8</w:t>
        </w:r>
      </w:hyperlink>
      <w:r>
        <w:rPr>
          <w:spacing w:val="-3"/>
        </w:rPr>
        <w:t xml:space="preserve"> </w:t>
      </w:r>
      <w:r>
        <w:t>plots</w:t>
      </w:r>
      <w:r>
        <w:rPr>
          <w:spacing w:val="-3"/>
        </w:rPr>
        <w:t xml:space="preserve"> </w:t>
      </w:r>
      <w:r>
        <w:t>EndorseRank</w:t>
      </w:r>
      <w:r>
        <w:rPr>
          <w:spacing w:val="-3"/>
        </w:rPr>
        <w:t xml:space="preserve"> </w:t>
      </w:r>
      <w:r>
        <w:t>ranks</w:t>
      </w:r>
      <w:r>
        <w:rPr>
          <w:spacing w:val="-3"/>
        </w:rPr>
        <w:t xml:space="preserve"> </w:t>
      </w:r>
      <w:r>
        <w:t>against</w:t>
      </w:r>
      <w:r>
        <w:rPr>
          <w:spacing w:val="-3"/>
        </w:rPr>
        <w:t xml:space="preserve"> </w:t>
      </w:r>
      <w:r>
        <w:t>AWP</w:t>
      </w:r>
      <w:r>
        <w:rPr>
          <w:spacing w:val="-3"/>
        </w:rPr>
        <w:t xml:space="preserve"> </w:t>
      </w:r>
      <w:r>
        <w:t>ranks. Points</w:t>
      </w:r>
      <w:r>
        <w:rPr>
          <w:spacing w:val="-3"/>
        </w:rPr>
        <w:t xml:space="preserve"> </w:t>
      </w:r>
      <w:r>
        <w:t>along</w:t>
      </w:r>
      <w:r>
        <w:rPr>
          <w:spacing w:val="-3"/>
        </w:rPr>
        <w:t xml:space="preserve"> </w:t>
      </w:r>
      <w:r>
        <w:t>the</w:t>
      </w:r>
      <w:r>
        <w:rPr>
          <w:spacing w:val="-3"/>
        </w:rPr>
        <w:t xml:space="preserve"> </w:t>
      </w:r>
      <w:r>
        <w:t>diagonal</w:t>
      </w:r>
      <w:r>
        <w:rPr>
          <w:spacing w:val="-3"/>
        </w:rPr>
        <w:t xml:space="preserve"> </w:t>
      </w:r>
      <w:r>
        <w:t>would</w:t>
      </w:r>
      <w:r>
        <w:rPr>
          <w:spacing w:val="-3"/>
        </w:rPr>
        <w:t xml:space="preserve"> </w:t>
      </w:r>
      <w:r>
        <w:t>indicate identical orderings;</w:t>
      </w:r>
      <w:r>
        <w:rPr>
          <w:spacing w:val="37"/>
        </w:rPr>
        <w:t xml:space="preserve"> </w:t>
      </w:r>
      <w:r>
        <w:t>the observed cloud shows substantial off-diagonal mass.</w:t>
      </w:r>
      <w:r>
        <w:rPr>
          <w:spacing w:val="80"/>
        </w:rPr>
        <w:t xml:space="preserve"> </w:t>
      </w:r>
      <w:r>
        <w:t xml:space="preserve">Wallets that rank highly under transfer centrality are not reliably the same wallets that rank highly under allowance </w:t>
      </w:r>
      <w:r>
        <w:rPr>
          <w:w w:val="105"/>
        </w:rPr>
        <w:t>endorsement,</w:t>
      </w:r>
      <w:r>
        <w:rPr>
          <w:spacing w:val="-4"/>
          <w:w w:val="105"/>
        </w:rPr>
        <w:t xml:space="preserve"> </w:t>
      </w:r>
      <w:r>
        <w:rPr>
          <w:w w:val="105"/>
        </w:rPr>
        <w:t>and</w:t>
      </w:r>
      <w:r>
        <w:rPr>
          <w:spacing w:val="-8"/>
          <w:w w:val="105"/>
        </w:rPr>
        <w:t xml:space="preserve"> </w:t>
      </w:r>
      <w:r>
        <w:rPr>
          <w:w w:val="105"/>
        </w:rPr>
        <w:t>vice</w:t>
      </w:r>
      <w:r>
        <w:rPr>
          <w:spacing w:val="-8"/>
          <w:w w:val="105"/>
        </w:rPr>
        <w:t xml:space="preserve"> </w:t>
      </w:r>
      <w:r>
        <w:rPr>
          <w:w w:val="105"/>
        </w:rPr>
        <w:t>versa.</w:t>
      </w:r>
      <w:r>
        <w:rPr>
          <w:spacing w:val="35"/>
          <w:w w:val="105"/>
        </w:rPr>
        <w:t xml:space="preserve"> </w:t>
      </w:r>
      <w:r>
        <w:rPr>
          <w:w w:val="105"/>
        </w:rPr>
        <w:t>The</w:t>
      </w:r>
      <w:r>
        <w:rPr>
          <w:spacing w:val="-8"/>
          <w:w w:val="105"/>
        </w:rPr>
        <w:t xml:space="preserve"> </w:t>
      </w:r>
      <w:r>
        <w:rPr>
          <w:w w:val="105"/>
        </w:rPr>
        <w:t>inter-method</w:t>
      </w:r>
      <w:r>
        <w:rPr>
          <w:spacing w:val="-8"/>
          <w:w w:val="105"/>
        </w:rPr>
        <w:t xml:space="preserve"> </w:t>
      </w:r>
      <w:r>
        <w:rPr>
          <w:i/>
          <w:w w:val="105"/>
        </w:rPr>
        <w:t>τ</w:t>
      </w:r>
      <w:r>
        <w:rPr>
          <w:i/>
          <w:spacing w:val="33"/>
          <w:w w:val="105"/>
        </w:rPr>
        <w:t xml:space="preserve"> </w:t>
      </w:r>
      <w:r>
        <w:rPr>
          <w:w w:val="105"/>
        </w:rPr>
        <w:t>=</w:t>
      </w:r>
      <w:r>
        <w:rPr>
          <w:spacing w:val="15"/>
          <w:w w:val="105"/>
        </w:rPr>
        <w:t xml:space="preserve"> </w:t>
      </w:r>
      <w:r>
        <w:rPr>
          <w:w w:val="105"/>
        </w:rPr>
        <w:t>0</w:t>
      </w:r>
      <w:r>
        <w:rPr>
          <w:i/>
          <w:w w:val="105"/>
        </w:rPr>
        <w:t>.</w:t>
      </w:r>
      <w:r>
        <w:rPr>
          <w:w w:val="105"/>
        </w:rPr>
        <w:t>316</w:t>
      </w:r>
      <w:r>
        <w:rPr>
          <w:spacing w:val="-8"/>
          <w:w w:val="105"/>
        </w:rPr>
        <w:t xml:space="preserve"> </w:t>
      </w:r>
      <w:r>
        <w:rPr>
          <w:w w:val="105"/>
        </w:rPr>
        <w:t>summarizes</w:t>
      </w:r>
      <w:r>
        <w:rPr>
          <w:spacing w:val="-8"/>
          <w:w w:val="105"/>
        </w:rPr>
        <w:t xml:space="preserve"> </w:t>
      </w:r>
      <w:r>
        <w:rPr>
          <w:w w:val="105"/>
        </w:rPr>
        <w:t>this</w:t>
      </w:r>
      <w:r>
        <w:rPr>
          <w:spacing w:val="-8"/>
          <w:w w:val="105"/>
        </w:rPr>
        <w:t xml:space="preserve"> </w:t>
      </w:r>
      <w:r>
        <w:rPr>
          <w:w w:val="105"/>
        </w:rPr>
        <w:t>scatter:</w:t>
      </w:r>
      <w:r>
        <w:rPr>
          <w:spacing w:val="21"/>
          <w:w w:val="105"/>
        </w:rPr>
        <w:t xml:space="preserve"> </w:t>
      </w:r>
      <w:r>
        <w:rPr>
          <w:w w:val="105"/>
        </w:rPr>
        <w:t xml:space="preserve">agreement </w:t>
      </w:r>
      <w:r>
        <w:t>exceeds chance, but a protocol that substitutes one ranking for the other would mis-order a large</w:t>
      </w:r>
    </w:p>
    <w:p w14:paraId="00DC2291" w14:textId="77777777" w:rsidR="00350CFB" w:rsidRDefault="00350CFB">
      <w:pPr>
        <w:pStyle w:val="BodyText"/>
        <w:spacing w:line="398" w:lineRule="auto"/>
        <w:sectPr w:rsidR="00350CFB">
          <w:pgSz w:w="11910" w:h="16840"/>
          <w:pgMar w:top="1840" w:right="708" w:bottom="2300" w:left="992" w:header="0" w:footer="2115" w:gutter="0"/>
          <w:cols w:space="720"/>
        </w:sectPr>
      </w:pPr>
    </w:p>
    <w:p w14:paraId="00DC2292" w14:textId="77777777" w:rsidR="00350CFB" w:rsidRDefault="00350CFB">
      <w:pPr>
        <w:pStyle w:val="BodyText"/>
        <w:spacing w:before="6"/>
        <w:rPr>
          <w:sz w:val="17"/>
        </w:rPr>
      </w:pPr>
    </w:p>
    <w:p w14:paraId="00DC2293" w14:textId="77777777" w:rsidR="00350CFB" w:rsidRDefault="00350CFB">
      <w:pPr>
        <w:pStyle w:val="BodyText"/>
        <w:rPr>
          <w:sz w:val="17"/>
        </w:rPr>
        <w:sectPr w:rsidR="00350CFB">
          <w:pgSz w:w="11910" w:h="16840"/>
          <w:pgMar w:top="1920" w:right="708" w:bottom="2300" w:left="992" w:header="0" w:footer="2115" w:gutter="0"/>
          <w:cols w:space="720"/>
        </w:sectPr>
      </w:pPr>
    </w:p>
    <w:p w14:paraId="00DC2294" w14:textId="77777777" w:rsidR="00350CFB" w:rsidRDefault="00350CFB">
      <w:pPr>
        <w:pStyle w:val="BodyText"/>
        <w:spacing w:before="64"/>
        <w:rPr>
          <w:sz w:val="16"/>
        </w:rPr>
      </w:pPr>
    </w:p>
    <w:p w14:paraId="00DC2295" w14:textId="77777777" w:rsidR="00350CFB" w:rsidRDefault="00283FFF">
      <w:pPr>
        <w:spacing w:before="1"/>
        <w:ind w:right="38"/>
        <w:jc w:val="right"/>
        <w:rPr>
          <w:rFonts w:ascii="Arial"/>
          <w:sz w:val="18"/>
        </w:rPr>
      </w:pPr>
      <w:bookmarkStart w:id="319" w:name="_bookmark110"/>
      <w:bookmarkEnd w:id="319"/>
      <w:r>
        <w:rPr>
          <w:rFonts w:ascii="Arial"/>
          <w:spacing w:val="-4"/>
          <w:w w:val="105"/>
          <w:sz w:val="18"/>
        </w:rPr>
        <w:t>4000</w:t>
      </w:r>
    </w:p>
    <w:p w14:paraId="00DC2296" w14:textId="77777777" w:rsidR="00350CFB" w:rsidRDefault="00283FFF">
      <w:pPr>
        <w:spacing w:before="57"/>
        <w:ind w:left="1110"/>
        <w:rPr>
          <w:rFonts w:ascii="Arial"/>
          <w:sz w:val="18"/>
        </w:rPr>
      </w:pPr>
      <w:r>
        <w:br w:type="column"/>
      </w:r>
      <w:r>
        <w:rPr>
          <w:rFonts w:ascii="Arial"/>
          <w:spacing w:val="-4"/>
          <w:w w:val="105"/>
          <w:sz w:val="18"/>
        </w:rPr>
        <w:t>1750</w:t>
      </w:r>
    </w:p>
    <w:p w14:paraId="00DC2297" w14:textId="77777777" w:rsidR="00350CFB" w:rsidRDefault="00350CFB">
      <w:pPr>
        <w:pStyle w:val="BodyText"/>
        <w:spacing w:before="18"/>
        <w:rPr>
          <w:rFonts w:ascii="Arial"/>
          <w:sz w:val="16"/>
        </w:rPr>
      </w:pPr>
    </w:p>
    <w:p w14:paraId="00DC2298" w14:textId="77777777" w:rsidR="00350CFB" w:rsidRDefault="00283FFF">
      <w:pPr>
        <w:ind w:left="1110"/>
        <w:rPr>
          <w:rFonts w:ascii="Arial"/>
          <w:sz w:val="18"/>
        </w:rPr>
      </w:pPr>
      <w:r>
        <w:rPr>
          <w:rFonts w:ascii="Arial"/>
          <w:noProof/>
          <w:sz w:val="18"/>
        </w:rPr>
        <mc:AlternateContent>
          <mc:Choice Requires="wpg">
            <w:drawing>
              <wp:anchor distT="0" distB="0" distL="0" distR="0" simplePos="0" relativeHeight="15784448" behindDoc="0" locked="0" layoutInCell="1" allowOverlap="1" wp14:anchorId="00DC27BA" wp14:editId="00DC27BB">
                <wp:simplePos x="0" y="0"/>
                <wp:positionH relativeFrom="page">
                  <wp:posOffset>1637673</wp:posOffset>
                </wp:positionH>
                <wp:positionV relativeFrom="paragraph">
                  <wp:posOffset>-367028</wp:posOffset>
                </wp:positionV>
                <wp:extent cx="2089785" cy="2030730"/>
                <wp:effectExtent l="0" t="0" r="0" b="0"/>
                <wp:wrapNone/>
                <wp:docPr id="728" name="Group 7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89785" cy="2030730"/>
                          <a:chOff x="0" y="0"/>
                          <a:chExt cx="2089785" cy="2030730"/>
                        </a:xfrm>
                      </wpg:grpSpPr>
                      <wps:wsp>
                        <wps:cNvPr id="729" name="Graphic 729"/>
                        <wps:cNvSpPr/>
                        <wps:spPr>
                          <a:xfrm>
                            <a:off x="129721" y="98924"/>
                            <a:ext cx="1862455" cy="1894839"/>
                          </a:xfrm>
                          <a:custGeom>
                            <a:avLst/>
                            <a:gdLst/>
                            <a:ahLst/>
                            <a:cxnLst/>
                            <a:rect l="l" t="t" r="r" b="b"/>
                            <a:pathLst>
                              <a:path w="1862455" h="1894839">
                                <a:moveTo>
                                  <a:pt x="325894" y="1892973"/>
                                </a:moveTo>
                                <a:lnTo>
                                  <a:pt x="279336" y="1892973"/>
                                </a:lnTo>
                                <a:lnTo>
                                  <a:pt x="279336" y="1893392"/>
                                </a:lnTo>
                                <a:lnTo>
                                  <a:pt x="232778" y="1893392"/>
                                </a:lnTo>
                                <a:lnTo>
                                  <a:pt x="232778" y="1892541"/>
                                </a:lnTo>
                                <a:lnTo>
                                  <a:pt x="186220" y="1892541"/>
                                </a:lnTo>
                                <a:lnTo>
                                  <a:pt x="186220" y="1892973"/>
                                </a:lnTo>
                                <a:lnTo>
                                  <a:pt x="139674" y="1892973"/>
                                </a:lnTo>
                                <a:lnTo>
                                  <a:pt x="139674" y="1890852"/>
                                </a:lnTo>
                                <a:lnTo>
                                  <a:pt x="93116" y="1890852"/>
                                </a:lnTo>
                                <a:lnTo>
                                  <a:pt x="93116" y="1891271"/>
                                </a:lnTo>
                                <a:lnTo>
                                  <a:pt x="46558" y="1891271"/>
                                </a:lnTo>
                                <a:lnTo>
                                  <a:pt x="46558" y="0"/>
                                </a:lnTo>
                                <a:lnTo>
                                  <a:pt x="0" y="0"/>
                                </a:lnTo>
                                <a:lnTo>
                                  <a:pt x="0" y="1894662"/>
                                </a:lnTo>
                                <a:lnTo>
                                  <a:pt x="46558" y="1894662"/>
                                </a:lnTo>
                                <a:lnTo>
                                  <a:pt x="93116" y="1894662"/>
                                </a:lnTo>
                                <a:lnTo>
                                  <a:pt x="325894" y="1894662"/>
                                </a:lnTo>
                                <a:lnTo>
                                  <a:pt x="325894" y="1892973"/>
                                </a:lnTo>
                                <a:close/>
                              </a:path>
                              <a:path w="1862455" h="1894839">
                                <a:moveTo>
                                  <a:pt x="605218" y="1894243"/>
                                </a:moveTo>
                                <a:lnTo>
                                  <a:pt x="558660" y="1894243"/>
                                </a:lnTo>
                                <a:lnTo>
                                  <a:pt x="512114" y="1894243"/>
                                </a:lnTo>
                                <a:lnTo>
                                  <a:pt x="512114" y="1893811"/>
                                </a:lnTo>
                                <a:lnTo>
                                  <a:pt x="465556" y="1893811"/>
                                </a:lnTo>
                                <a:lnTo>
                                  <a:pt x="465556" y="1893392"/>
                                </a:lnTo>
                                <a:lnTo>
                                  <a:pt x="418998" y="1893392"/>
                                </a:lnTo>
                                <a:lnTo>
                                  <a:pt x="372440" y="1893392"/>
                                </a:lnTo>
                                <a:lnTo>
                                  <a:pt x="372440" y="1894662"/>
                                </a:lnTo>
                                <a:lnTo>
                                  <a:pt x="418998" y="1894662"/>
                                </a:lnTo>
                                <a:lnTo>
                                  <a:pt x="465556" y="1894662"/>
                                </a:lnTo>
                                <a:lnTo>
                                  <a:pt x="512114" y="1894662"/>
                                </a:lnTo>
                                <a:lnTo>
                                  <a:pt x="558660" y="1894662"/>
                                </a:lnTo>
                                <a:lnTo>
                                  <a:pt x="605218" y="1894662"/>
                                </a:lnTo>
                                <a:lnTo>
                                  <a:pt x="605218" y="1894243"/>
                                </a:lnTo>
                                <a:close/>
                              </a:path>
                              <a:path w="1862455" h="1894839">
                                <a:moveTo>
                                  <a:pt x="837996" y="1893811"/>
                                </a:moveTo>
                                <a:lnTo>
                                  <a:pt x="791438" y="1893811"/>
                                </a:lnTo>
                                <a:lnTo>
                                  <a:pt x="791438" y="1877275"/>
                                </a:lnTo>
                                <a:lnTo>
                                  <a:pt x="744880" y="1877275"/>
                                </a:lnTo>
                                <a:lnTo>
                                  <a:pt x="744880" y="1894662"/>
                                </a:lnTo>
                                <a:lnTo>
                                  <a:pt x="791438" y="1894662"/>
                                </a:lnTo>
                                <a:lnTo>
                                  <a:pt x="837996" y="1894662"/>
                                </a:lnTo>
                                <a:lnTo>
                                  <a:pt x="837996" y="1893811"/>
                                </a:lnTo>
                                <a:close/>
                              </a:path>
                              <a:path w="1862455" h="1894839">
                                <a:moveTo>
                                  <a:pt x="931100" y="1894243"/>
                                </a:moveTo>
                                <a:lnTo>
                                  <a:pt x="884542" y="1894243"/>
                                </a:lnTo>
                                <a:lnTo>
                                  <a:pt x="884542" y="1894662"/>
                                </a:lnTo>
                                <a:lnTo>
                                  <a:pt x="931100" y="1894662"/>
                                </a:lnTo>
                                <a:lnTo>
                                  <a:pt x="931100" y="1894243"/>
                                </a:lnTo>
                                <a:close/>
                              </a:path>
                              <a:path w="1862455" h="1894839">
                                <a:moveTo>
                                  <a:pt x="1256982" y="1894243"/>
                                </a:moveTo>
                                <a:lnTo>
                                  <a:pt x="1210437" y="1894243"/>
                                </a:lnTo>
                                <a:lnTo>
                                  <a:pt x="1210437" y="1894662"/>
                                </a:lnTo>
                                <a:lnTo>
                                  <a:pt x="1256982" y="1894662"/>
                                </a:lnTo>
                                <a:lnTo>
                                  <a:pt x="1256982" y="1894243"/>
                                </a:lnTo>
                                <a:close/>
                              </a:path>
                              <a:path w="1862455" h="1894839">
                                <a:moveTo>
                                  <a:pt x="1862201" y="1894243"/>
                                </a:moveTo>
                                <a:lnTo>
                                  <a:pt x="1815642" y="1894243"/>
                                </a:lnTo>
                                <a:lnTo>
                                  <a:pt x="1815642" y="1894662"/>
                                </a:lnTo>
                                <a:lnTo>
                                  <a:pt x="1862201" y="1894662"/>
                                </a:lnTo>
                                <a:lnTo>
                                  <a:pt x="1862201" y="1894243"/>
                                </a:lnTo>
                                <a:close/>
                              </a:path>
                            </a:pathLst>
                          </a:custGeom>
                          <a:solidFill>
                            <a:srgbClr val="5A4979"/>
                          </a:solidFill>
                        </wps:spPr>
                        <wps:bodyPr wrap="square" lIns="0" tIns="0" rIns="0" bIns="0" rtlCol="0">
                          <a:prstTxWarp prst="textNoShape">
                            <a:avLst/>
                          </a:prstTxWarp>
                          <a:noAutofit/>
                        </wps:bodyPr>
                      </wps:wsp>
                      <wps:wsp>
                        <wps:cNvPr id="730" name="Graphic 730"/>
                        <wps:cNvSpPr/>
                        <wps:spPr>
                          <a:xfrm>
                            <a:off x="177252" y="4185"/>
                            <a:ext cx="1270" cy="1989455"/>
                          </a:xfrm>
                          <a:custGeom>
                            <a:avLst/>
                            <a:gdLst/>
                            <a:ahLst/>
                            <a:cxnLst/>
                            <a:rect l="l" t="t" r="r" b="b"/>
                            <a:pathLst>
                              <a:path h="1989455">
                                <a:moveTo>
                                  <a:pt x="0" y="1989398"/>
                                </a:moveTo>
                                <a:lnTo>
                                  <a:pt x="0" y="0"/>
                                </a:lnTo>
                              </a:path>
                            </a:pathLst>
                          </a:custGeom>
                          <a:ln w="8371">
                            <a:solidFill>
                              <a:srgbClr val="AFAFAF"/>
                            </a:solidFill>
                            <a:prstDash val="solid"/>
                          </a:ln>
                        </wps:spPr>
                        <wps:bodyPr wrap="square" lIns="0" tIns="0" rIns="0" bIns="0" rtlCol="0">
                          <a:prstTxWarp prst="textNoShape">
                            <a:avLst/>
                          </a:prstTxWarp>
                          <a:noAutofit/>
                        </wps:bodyPr>
                      </wps:wsp>
                      <wps:wsp>
                        <wps:cNvPr id="731" name="Graphic 731"/>
                        <wps:cNvSpPr/>
                        <wps:spPr>
                          <a:xfrm>
                            <a:off x="177252" y="1993584"/>
                            <a:ext cx="1270" cy="36830"/>
                          </a:xfrm>
                          <a:custGeom>
                            <a:avLst/>
                            <a:gdLst/>
                            <a:ahLst/>
                            <a:cxnLst/>
                            <a:rect l="l" t="t" r="r" b="b"/>
                            <a:pathLst>
                              <a:path h="36830">
                                <a:moveTo>
                                  <a:pt x="0" y="0"/>
                                </a:moveTo>
                                <a:lnTo>
                                  <a:pt x="0" y="36623"/>
                                </a:lnTo>
                              </a:path>
                            </a:pathLst>
                          </a:custGeom>
                          <a:solidFill>
                            <a:srgbClr val="000000"/>
                          </a:solidFill>
                        </wps:spPr>
                        <wps:bodyPr wrap="square" lIns="0" tIns="0" rIns="0" bIns="0" rtlCol="0">
                          <a:prstTxWarp prst="textNoShape">
                            <a:avLst/>
                          </a:prstTxWarp>
                          <a:noAutofit/>
                        </wps:bodyPr>
                      </wps:wsp>
                      <wps:wsp>
                        <wps:cNvPr id="732" name="Graphic 732"/>
                        <wps:cNvSpPr/>
                        <wps:spPr>
                          <a:xfrm>
                            <a:off x="177252" y="1993584"/>
                            <a:ext cx="1270" cy="36830"/>
                          </a:xfrm>
                          <a:custGeom>
                            <a:avLst/>
                            <a:gdLst/>
                            <a:ahLst/>
                            <a:cxnLst/>
                            <a:rect l="l" t="t" r="r" b="b"/>
                            <a:pathLst>
                              <a:path h="36830">
                                <a:moveTo>
                                  <a:pt x="0" y="0"/>
                                </a:moveTo>
                                <a:lnTo>
                                  <a:pt x="0" y="36623"/>
                                </a:lnTo>
                              </a:path>
                            </a:pathLst>
                          </a:custGeom>
                          <a:ln w="8371">
                            <a:solidFill>
                              <a:srgbClr val="000000"/>
                            </a:solidFill>
                            <a:prstDash val="solid"/>
                          </a:ln>
                        </wps:spPr>
                        <wps:bodyPr wrap="square" lIns="0" tIns="0" rIns="0" bIns="0" rtlCol="0">
                          <a:prstTxWarp prst="textNoShape">
                            <a:avLst/>
                          </a:prstTxWarp>
                          <a:noAutofit/>
                        </wps:bodyPr>
                      </wps:wsp>
                      <wps:wsp>
                        <wps:cNvPr id="733" name="Graphic 733"/>
                        <wps:cNvSpPr/>
                        <wps:spPr>
                          <a:xfrm>
                            <a:off x="756065" y="4185"/>
                            <a:ext cx="1270" cy="1989455"/>
                          </a:xfrm>
                          <a:custGeom>
                            <a:avLst/>
                            <a:gdLst/>
                            <a:ahLst/>
                            <a:cxnLst/>
                            <a:rect l="l" t="t" r="r" b="b"/>
                            <a:pathLst>
                              <a:path h="1989455">
                                <a:moveTo>
                                  <a:pt x="0" y="1989398"/>
                                </a:moveTo>
                                <a:lnTo>
                                  <a:pt x="0" y="0"/>
                                </a:lnTo>
                              </a:path>
                            </a:pathLst>
                          </a:custGeom>
                          <a:ln w="8371">
                            <a:solidFill>
                              <a:srgbClr val="AFAFAF"/>
                            </a:solidFill>
                            <a:prstDash val="solid"/>
                          </a:ln>
                        </wps:spPr>
                        <wps:bodyPr wrap="square" lIns="0" tIns="0" rIns="0" bIns="0" rtlCol="0">
                          <a:prstTxWarp prst="textNoShape">
                            <a:avLst/>
                          </a:prstTxWarp>
                          <a:noAutofit/>
                        </wps:bodyPr>
                      </wps:wsp>
                      <wps:wsp>
                        <wps:cNvPr id="734" name="Graphic 734"/>
                        <wps:cNvSpPr/>
                        <wps:spPr>
                          <a:xfrm>
                            <a:off x="756065" y="1993584"/>
                            <a:ext cx="1270" cy="36830"/>
                          </a:xfrm>
                          <a:custGeom>
                            <a:avLst/>
                            <a:gdLst/>
                            <a:ahLst/>
                            <a:cxnLst/>
                            <a:rect l="l" t="t" r="r" b="b"/>
                            <a:pathLst>
                              <a:path h="36830">
                                <a:moveTo>
                                  <a:pt x="0" y="0"/>
                                </a:moveTo>
                                <a:lnTo>
                                  <a:pt x="0" y="36623"/>
                                </a:lnTo>
                              </a:path>
                            </a:pathLst>
                          </a:custGeom>
                          <a:solidFill>
                            <a:srgbClr val="000000"/>
                          </a:solidFill>
                        </wps:spPr>
                        <wps:bodyPr wrap="square" lIns="0" tIns="0" rIns="0" bIns="0" rtlCol="0">
                          <a:prstTxWarp prst="textNoShape">
                            <a:avLst/>
                          </a:prstTxWarp>
                          <a:noAutofit/>
                        </wps:bodyPr>
                      </wps:wsp>
                      <wps:wsp>
                        <wps:cNvPr id="735" name="Graphic 735"/>
                        <wps:cNvSpPr/>
                        <wps:spPr>
                          <a:xfrm>
                            <a:off x="756065" y="1993584"/>
                            <a:ext cx="1270" cy="36830"/>
                          </a:xfrm>
                          <a:custGeom>
                            <a:avLst/>
                            <a:gdLst/>
                            <a:ahLst/>
                            <a:cxnLst/>
                            <a:rect l="l" t="t" r="r" b="b"/>
                            <a:pathLst>
                              <a:path h="36830">
                                <a:moveTo>
                                  <a:pt x="0" y="0"/>
                                </a:moveTo>
                                <a:lnTo>
                                  <a:pt x="0" y="36623"/>
                                </a:lnTo>
                              </a:path>
                            </a:pathLst>
                          </a:custGeom>
                          <a:ln w="8371">
                            <a:solidFill>
                              <a:srgbClr val="000000"/>
                            </a:solidFill>
                            <a:prstDash val="solid"/>
                          </a:ln>
                        </wps:spPr>
                        <wps:bodyPr wrap="square" lIns="0" tIns="0" rIns="0" bIns="0" rtlCol="0">
                          <a:prstTxWarp prst="textNoShape">
                            <a:avLst/>
                          </a:prstTxWarp>
                          <a:noAutofit/>
                        </wps:bodyPr>
                      </wps:wsp>
                      <wps:wsp>
                        <wps:cNvPr id="736" name="Graphic 736"/>
                        <wps:cNvSpPr/>
                        <wps:spPr>
                          <a:xfrm>
                            <a:off x="1334879" y="4185"/>
                            <a:ext cx="1270" cy="1989455"/>
                          </a:xfrm>
                          <a:custGeom>
                            <a:avLst/>
                            <a:gdLst/>
                            <a:ahLst/>
                            <a:cxnLst/>
                            <a:rect l="l" t="t" r="r" b="b"/>
                            <a:pathLst>
                              <a:path h="1989455">
                                <a:moveTo>
                                  <a:pt x="0" y="1989398"/>
                                </a:moveTo>
                                <a:lnTo>
                                  <a:pt x="0" y="0"/>
                                </a:lnTo>
                              </a:path>
                            </a:pathLst>
                          </a:custGeom>
                          <a:ln w="8371">
                            <a:solidFill>
                              <a:srgbClr val="AFAFAF"/>
                            </a:solidFill>
                            <a:prstDash val="solid"/>
                          </a:ln>
                        </wps:spPr>
                        <wps:bodyPr wrap="square" lIns="0" tIns="0" rIns="0" bIns="0" rtlCol="0">
                          <a:prstTxWarp prst="textNoShape">
                            <a:avLst/>
                          </a:prstTxWarp>
                          <a:noAutofit/>
                        </wps:bodyPr>
                      </wps:wsp>
                      <wps:wsp>
                        <wps:cNvPr id="737" name="Graphic 737"/>
                        <wps:cNvSpPr/>
                        <wps:spPr>
                          <a:xfrm>
                            <a:off x="1334879" y="1993584"/>
                            <a:ext cx="1270" cy="36830"/>
                          </a:xfrm>
                          <a:custGeom>
                            <a:avLst/>
                            <a:gdLst/>
                            <a:ahLst/>
                            <a:cxnLst/>
                            <a:rect l="l" t="t" r="r" b="b"/>
                            <a:pathLst>
                              <a:path h="36830">
                                <a:moveTo>
                                  <a:pt x="0" y="0"/>
                                </a:moveTo>
                                <a:lnTo>
                                  <a:pt x="0" y="36623"/>
                                </a:lnTo>
                              </a:path>
                            </a:pathLst>
                          </a:custGeom>
                          <a:solidFill>
                            <a:srgbClr val="000000"/>
                          </a:solidFill>
                        </wps:spPr>
                        <wps:bodyPr wrap="square" lIns="0" tIns="0" rIns="0" bIns="0" rtlCol="0">
                          <a:prstTxWarp prst="textNoShape">
                            <a:avLst/>
                          </a:prstTxWarp>
                          <a:noAutofit/>
                        </wps:bodyPr>
                      </wps:wsp>
                      <wps:wsp>
                        <wps:cNvPr id="738" name="Graphic 738"/>
                        <wps:cNvSpPr/>
                        <wps:spPr>
                          <a:xfrm>
                            <a:off x="1334879" y="1993584"/>
                            <a:ext cx="1270" cy="36830"/>
                          </a:xfrm>
                          <a:custGeom>
                            <a:avLst/>
                            <a:gdLst/>
                            <a:ahLst/>
                            <a:cxnLst/>
                            <a:rect l="l" t="t" r="r" b="b"/>
                            <a:pathLst>
                              <a:path h="36830">
                                <a:moveTo>
                                  <a:pt x="0" y="0"/>
                                </a:moveTo>
                                <a:lnTo>
                                  <a:pt x="0" y="36623"/>
                                </a:lnTo>
                              </a:path>
                            </a:pathLst>
                          </a:custGeom>
                          <a:ln w="8371">
                            <a:solidFill>
                              <a:srgbClr val="000000"/>
                            </a:solidFill>
                            <a:prstDash val="solid"/>
                          </a:ln>
                        </wps:spPr>
                        <wps:bodyPr wrap="square" lIns="0" tIns="0" rIns="0" bIns="0" rtlCol="0">
                          <a:prstTxWarp prst="textNoShape">
                            <a:avLst/>
                          </a:prstTxWarp>
                          <a:noAutofit/>
                        </wps:bodyPr>
                      </wps:wsp>
                      <wps:wsp>
                        <wps:cNvPr id="739" name="Graphic 739"/>
                        <wps:cNvSpPr/>
                        <wps:spPr>
                          <a:xfrm>
                            <a:off x="1913692" y="4185"/>
                            <a:ext cx="1270" cy="1989455"/>
                          </a:xfrm>
                          <a:custGeom>
                            <a:avLst/>
                            <a:gdLst/>
                            <a:ahLst/>
                            <a:cxnLst/>
                            <a:rect l="l" t="t" r="r" b="b"/>
                            <a:pathLst>
                              <a:path h="1989455">
                                <a:moveTo>
                                  <a:pt x="0" y="1989398"/>
                                </a:moveTo>
                                <a:lnTo>
                                  <a:pt x="0" y="0"/>
                                </a:lnTo>
                              </a:path>
                            </a:pathLst>
                          </a:custGeom>
                          <a:ln w="8371">
                            <a:solidFill>
                              <a:srgbClr val="AFAFAF"/>
                            </a:solidFill>
                            <a:prstDash val="solid"/>
                          </a:ln>
                        </wps:spPr>
                        <wps:bodyPr wrap="square" lIns="0" tIns="0" rIns="0" bIns="0" rtlCol="0">
                          <a:prstTxWarp prst="textNoShape">
                            <a:avLst/>
                          </a:prstTxWarp>
                          <a:noAutofit/>
                        </wps:bodyPr>
                      </wps:wsp>
                      <wps:wsp>
                        <wps:cNvPr id="740" name="Graphic 740"/>
                        <wps:cNvSpPr/>
                        <wps:spPr>
                          <a:xfrm>
                            <a:off x="1913692" y="1993584"/>
                            <a:ext cx="1270" cy="36830"/>
                          </a:xfrm>
                          <a:custGeom>
                            <a:avLst/>
                            <a:gdLst/>
                            <a:ahLst/>
                            <a:cxnLst/>
                            <a:rect l="l" t="t" r="r" b="b"/>
                            <a:pathLst>
                              <a:path h="36830">
                                <a:moveTo>
                                  <a:pt x="0" y="0"/>
                                </a:moveTo>
                                <a:lnTo>
                                  <a:pt x="0" y="36623"/>
                                </a:lnTo>
                              </a:path>
                            </a:pathLst>
                          </a:custGeom>
                          <a:solidFill>
                            <a:srgbClr val="000000"/>
                          </a:solidFill>
                        </wps:spPr>
                        <wps:bodyPr wrap="square" lIns="0" tIns="0" rIns="0" bIns="0" rtlCol="0">
                          <a:prstTxWarp prst="textNoShape">
                            <a:avLst/>
                          </a:prstTxWarp>
                          <a:noAutofit/>
                        </wps:bodyPr>
                      </wps:wsp>
                      <wps:wsp>
                        <wps:cNvPr id="741" name="Graphic 741"/>
                        <wps:cNvSpPr/>
                        <wps:spPr>
                          <a:xfrm>
                            <a:off x="1913692" y="1993584"/>
                            <a:ext cx="1270" cy="36830"/>
                          </a:xfrm>
                          <a:custGeom>
                            <a:avLst/>
                            <a:gdLst/>
                            <a:ahLst/>
                            <a:cxnLst/>
                            <a:rect l="l" t="t" r="r" b="b"/>
                            <a:pathLst>
                              <a:path h="36830">
                                <a:moveTo>
                                  <a:pt x="0" y="0"/>
                                </a:moveTo>
                                <a:lnTo>
                                  <a:pt x="0" y="36623"/>
                                </a:lnTo>
                              </a:path>
                            </a:pathLst>
                          </a:custGeom>
                          <a:ln w="8371">
                            <a:solidFill>
                              <a:srgbClr val="000000"/>
                            </a:solidFill>
                            <a:prstDash val="solid"/>
                          </a:ln>
                        </wps:spPr>
                        <wps:bodyPr wrap="square" lIns="0" tIns="0" rIns="0" bIns="0" rtlCol="0">
                          <a:prstTxWarp prst="textNoShape">
                            <a:avLst/>
                          </a:prstTxWarp>
                          <a:noAutofit/>
                        </wps:bodyPr>
                      </wps:wsp>
                      <wps:wsp>
                        <wps:cNvPr id="742" name="Graphic 742"/>
                        <wps:cNvSpPr/>
                        <wps:spPr>
                          <a:xfrm>
                            <a:off x="36623" y="1993584"/>
                            <a:ext cx="2048510" cy="1270"/>
                          </a:xfrm>
                          <a:custGeom>
                            <a:avLst/>
                            <a:gdLst/>
                            <a:ahLst/>
                            <a:cxnLst/>
                            <a:rect l="l" t="t" r="r" b="b"/>
                            <a:pathLst>
                              <a:path w="2048510">
                                <a:moveTo>
                                  <a:pt x="0" y="0"/>
                                </a:moveTo>
                                <a:lnTo>
                                  <a:pt x="2048415" y="0"/>
                                </a:lnTo>
                              </a:path>
                            </a:pathLst>
                          </a:custGeom>
                          <a:ln w="8371">
                            <a:solidFill>
                              <a:srgbClr val="AFAFAF"/>
                            </a:solidFill>
                            <a:prstDash val="solid"/>
                          </a:ln>
                        </wps:spPr>
                        <wps:bodyPr wrap="square" lIns="0" tIns="0" rIns="0" bIns="0" rtlCol="0">
                          <a:prstTxWarp prst="textNoShape">
                            <a:avLst/>
                          </a:prstTxWarp>
                          <a:noAutofit/>
                        </wps:bodyPr>
                      </wps:wsp>
                      <wps:wsp>
                        <wps:cNvPr id="743" name="Graphic 743"/>
                        <wps:cNvSpPr/>
                        <wps:spPr>
                          <a:xfrm>
                            <a:off x="0" y="1993584"/>
                            <a:ext cx="36830" cy="1270"/>
                          </a:xfrm>
                          <a:custGeom>
                            <a:avLst/>
                            <a:gdLst/>
                            <a:ahLst/>
                            <a:cxnLst/>
                            <a:rect l="l" t="t" r="r" b="b"/>
                            <a:pathLst>
                              <a:path w="36830">
                                <a:moveTo>
                                  <a:pt x="36623" y="0"/>
                                </a:moveTo>
                                <a:lnTo>
                                  <a:pt x="0" y="0"/>
                                </a:lnTo>
                              </a:path>
                            </a:pathLst>
                          </a:custGeom>
                          <a:solidFill>
                            <a:srgbClr val="000000"/>
                          </a:solidFill>
                        </wps:spPr>
                        <wps:bodyPr wrap="square" lIns="0" tIns="0" rIns="0" bIns="0" rtlCol="0">
                          <a:prstTxWarp prst="textNoShape">
                            <a:avLst/>
                          </a:prstTxWarp>
                          <a:noAutofit/>
                        </wps:bodyPr>
                      </wps:wsp>
                      <wps:wsp>
                        <wps:cNvPr id="744" name="Graphic 744"/>
                        <wps:cNvSpPr/>
                        <wps:spPr>
                          <a:xfrm>
                            <a:off x="0" y="1993584"/>
                            <a:ext cx="36830" cy="1270"/>
                          </a:xfrm>
                          <a:custGeom>
                            <a:avLst/>
                            <a:gdLst/>
                            <a:ahLst/>
                            <a:cxnLst/>
                            <a:rect l="l" t="t" r="r" b="b"/>
                            <a:pathLst>
                              <a:path w="36830">
                                <a:moveTo>
                                  <a:pt x="36623" y="0"/>
                                </a:moveTo>
                                <a:lnTo>
                                  <a:pt x="0" y="0"/>
                                </a:lnTo>
                              </a:path>
                            </a:pathLst>
                          </a:custGeom>
                          <a:ln w="8371">
                            <a:solidFill>
                              <a:srgbClr val="000000"/>
                            </a:solidFill>
                            <a:prstDash val="solid"/>
                          </a:ln>
                        </wps:spPr>
                        <wps:bodyPr wrap="square" lIns="0" tIns="0" rIns="0" bIns="0" rtlCol="0">
                          <a:prstTxWarp prst="textNoShape">
                            <a:avLst/>
                          </a:prstTxWarp>
                          <a:noAutofit/>
                        </wps:bodyPr>
                      </wps:wsp>
                      <wps:wsp>
                        <wps:cNvPr id="745" name="Graphic 745"/>
                        <wps:cNvSpPr/>
                        <wps:spPr>
                          <a:xfrm>
                            <a:off x="36623" y="1569342"/>
                            <a:ext cx="2048510" cy="1270"/>
                          </a:xfrm>
                          <a:custGeom>
                            <a:avLst/>
                            <a:gdLst/>
                            <a:ahLst/>
                            <a:cxnLst/>
                            <a:rect l="l" t="t" r="r" b="b"/>
                            <a:pathLst>
                              <a:path w="2048510">
                                <a:moveTo>
                                  <a:pt x="0" y="0"/>
                                </a:moveTo>
                                <a:lnTo>
                                  <a:pt x="2048415" y="0"/>
                                </a:lnTo>
                              </a:path>
                            </a:pathLst>
                          </a:custGeom>
                          <a:ln w="8371">
                            <a:solidFill>
                              <a:srgbClr val="AFAFAF"/>
                            </a:solidFill>
                            <a:prstDash val="solid"/>
                          </a:ln>
                        </wps:spPr>
                        <wps:bodyPr wrap="square" lIns="0" tIns="0" rIns="0" bIns="0" rtlCol="0">
                          <a:prstTxWarp prst="textNoShape">
                            <a:avLst/>
                          </a:prstTxWarp>
                          <a:noAutofit/>
                        </wps:bodyPr>
                      </wps:wsp>
                      <wps:wsp>
                        <wps:cNvPr id="746" name="Graphic 746"/>
                        <wps:cNvSpPr/>
                        <wps:spPr>
                          <a:xfrm>
                            <a:off x="0" y="1569342"/>
                            <a:ext cx="36830" cy="1270"/>
                          </a:xfrm>
                          <a:custGeom>
                            <a:avLst/>
                            <a:gdLst/>
                            <a:ahLst/>
                            <a:cxnLst/>
                            <a:rect l="l" t="t" r="r" b="b"/>
                            <a:pathLst>
                              <a:path w="36830">
                                <a:moveTo>
                                  <a:pt x="36623" y="0"/>
                                </a:moveTo>
                                <a:lnTo>
                                  <a:pt x="0" y="0"/>
                                </a:lnTo>
                              </a:path>
                            </a:pathLst>
                          </a:custGeom>
                          <a:solidFill>
                            <a:srgbClr val="000000"/>
                          </a:solidFill>
                        </wps:spPr>
                        <wps:bodyPr wrap="square" lIns="0" tIns="0" rIns="0" bIns="0" rtlCol="0">
                          <a:prstTxWarp prst="textNoShape">
                            <a:avLst/>
                          </a:prstTxWarp>
                          <a:noAutofit/>
                        </wps:bodyPr>
                      </wps:wsp>
                      <wps:wsp>
                        <wps:cNvPr id="747" name="Graphic 747"/>
                        <wps:cNvSpPr/>
                        <wps:spPr>
                          <a:xfrm>
                            <a:off x="0" y="1569342"/>
                            <a:ext cx="36830" cy="1270"/>
                          </a:xfrm>
                          <a:custGeom>
                            <a:avLst/>
                            <a:gdLst/>
                            <a:ahLst/>
                            <a:cxnLst/>
                            <a:rect l="l" t="t" r="r" b="b"/>
                            <a:pathLst>
                              <a:path w="36830">
                                <a:moveTo>
                                  <a:pt x="36623" y="0"/>
                                </a:moveTo>
                                <a:lnTo>
                                  <a:pt x="0" y="0"/>
                                </a:lnTo>
                              </a:path>
                            </a:pathLst>
                          </a:custGeom>
                          <a:ln w="8371">
                            <a:solidFill>
                              <a:srgbClr val="000000"/>
                            </a:solidFill>
                            <a:prstDash val="solid"/>
                          </a:ln>
                        </wps:spPr>
                        <wps:bodyPr wrap="square" lIns="0" tIns="0" rIns="0" bIns="0" rtlCol="0">
                          <a:prstTxWarp prst="textNoShape">
                            <a:avLst/>
                          </a:prstTxWarp>
                          <a:noAutofit/>
                        </wps:bodyPr>
                      </wps:wsp>
                      <wps:wsp>
                        <wps:cNvPr id="748" name="Graphic 748"/>
                        <wps:cNvSpPr/>
                        <wps:spPr>
                          <a:xfrm>
                            <a:off x="36623" y="1145100"/>
                            <a:ext cx="2048510" cy="1270"/>
                          </a:xfrm>
                          <a:custGeom>
                            <a:avLst/>
                            <a:gdLst/>
                            <a:ahLst/>
                            <a:cxnLst/>
                            <a:rect l="l" t="t" r="r" b="b"/>
                            <a:pathLst>
                              <a:path w="2048510">
                                <a:moveTo>
                                  <a:pt x="0" y="0"/>
                                </a:moveTo>
                                <a:lnTo>
                                  <a:pt x="2048415" y="0"/>
                                </a:lnTo>
                              </a:path>
                            </a:pathLst>
                          </a:custGeom>
                          <a:ln w="8371">
                            <a:solidFill>
                              <a:srgbClr val="AFAFAF"/>
                            </a:solidFill>
                            <a:prstDash val="solid"/>
                          </a:ln>
                        </wps:spPr>
                        <wps:bodyPr wrap="square" lIns="0" tIns="0" rIns="0" bIns="0" rtlCol="0">
                          <a:prstTxWarp prst="textNoShape">
                            <a:avLst/>
                          </a:prstTxWarp>
                          <a:noAutofit/>
                        </wps:bodyPr>
                      </wps:wsp>
                      <wps:wsp>
                        <wps:cNvPr id="749" name="Graphic 749"/>
                        <wps:cNvSpPr/>
                        <wps:spPr>
                          <a:xfrm>
                            <a:off x="0" y="1145100"/>
                            <a:ext cx="36830" cy="1270"/>
                          </a:xfrm>
                          <a:custGeom>
                            <a:avLst/>
                            <a:gdLst/>
                            <a:ahLst/>
                            <a:cxnLst/>
                            <a:rect l="l" t="t" r="r" b="b"/>
                            <a:pathLst>
                              <a:path w="36830">
                                <a:moveTo>
                                  <a:pt x="36623" y="0"/>
                                </a:moveTo>
                                <a:lnTo>
                                  <a:pt x="0" y="0"/>
                                </a:lnTo>
                              </a:path>
                            </a:pathLst>
                          </a:custGeom>
                          <a:solidFill>
                            <a:srgbClr val="000000"/>
                          </a:solidFill>
                        </wps:spPr>
                        <wps:bodyPr wrap="square" lIns="0" tIns="0" rIns="0" bIns="0" rtlCol="0">
                          <a:prstTxWarp prst="textNoShape">
                            <a:avLst/>
                          </a:prstTxWarp>
                          <a:noAutofit/>
                        </wps:bodyPr>
                      </wps:wsp>
                      <wps:wsp>
                        <wps:cNvPr id="750" name="Graphic 750"/>
                        <wps:cNvSpPr/>
                        <wps:spPr>
                          <a:xfrm>
                            <a:off x="0" y="1145100"/>
                            <a:ext cx="36830" cy="1270"/>
                          </a:xfrm>
                          <a:custGeom>
                            <a:avLst/>
                            <a:gdLst/>
                            <a:ahLst/>
                            <a:cxnLst/>
                            <a:rect l="l" t="t" r="r" b="b"/>
                            <a:pathLst>
                              <a:path w="36830">
                                <a:moveTo>
                                  <a:pt x="36623" y="0"/>
                                </a:moveTo>
                                <a:lnTo>
                                  <a:pt x="0" y="0"/>
                                </a:lnTo>
                              </a:path>
                            </a:pathLst>
                          </a:custGeom>
                          <a:ln w="8371">
                            <a:solidFill>
                              <a:srgbClr val="000000"/>
                            </a:solidFill>
                            <a:prstDash val="solid"/>
                          </a:ln>
                        </wps:spPr>
                        <wps:bodyPr wrap="square" lIns="0" tIns="0" rIns="0" bIns="0" rtlCol="0">
                          <a:prstTxWarp prst="textNoShape">
                            <a:avLst/>
                          </a:prstTxWarp>
                          <a:noAutofit/>
                        </wps:bodyPr>
                      </wps:wsp>
                      <wps:wsp>
                        <wps:cNvPr id="751" name="Graphic 751"/>
                        <wps:cNvSpPr/>
                        <wps:spPr>
                          <a:xfrm>
                            <a:off x="36623" y="720857"/>
                            <a:ext cx="2048510" cy="1270"/>
                          </a:xfrm>
                          <a:custGeom>
                            <a:avLst/>
                            <a:gdLst/>
                            <a:ahLst/>
                            <a:cxnLst/>
                            <a:rect l="l" t="t" r="r" b="b"/>
                            <a:pathLst>
                              <a:path w="2048510">
                                <a:moveTo>
                                  <a:pt x="0" y="0"/>
                                </a:moveTo>
                                <a:lnTo>
                                  <a:pt x="2048415" y="0"/>
                                </a:lnTo>
                              </a:path>
                            </a:pathLst>
                          </a:custGeom>
                          <a:ln w="8371">
                            <a:solidFill>
                              <a:srgbClr val="AFAFAF"/>
                            </a:solidFill>
                            <a:prstDash val="solid"/>
                          </a:ln>
                        </wps:spPr>
                        <wps:bodyPr wrap="square" lIns="0" tIns="0" rIns="0" bIns="0" rtlCol="0">
                          <a:prstTxWarp prst="textNoShape">
                            <a:avLst/>
                          </a:prstTxWarp>
                          <a:noAutofit/>
                        </wps:bodyPr>
                      </wps:wsp>
                      <wps:wsp>
                        <wps:cNvPr id="752" name="Graphic 752"/>
                        <wps:cNvSpPr/>
                        <wps:spPr>
                          <a:xfrm>
                            <a:off x="0" y="720857"/>
                            <a:ext cx="36830" cy="1270"/>
                          </a:xfrm>
                          <a:custGeom>
                            <a:avLst/>
                            <a:gdLst/>
                            <a:ahLst/>
                            <a:cxnLst/>
                            <a:rect l="l" t="t" r="r" b="b"/>
                            <a:pathLst>
                              <a:path w="36830">
                                <a:moveTo>
                                  <a:pt x="36623" y="0"/>
                                </a:moveTo>
                                <a:lnTo>
                                  <a:pt x="0" y="0"/>
                                </a:lnTo>
                              </a:path>
                            </a:pathLst>
                          </a:custGeom>
                          <a:solidFill>
                            <a:srgbClr val="000000"/>
                          </a:solidFill>
                        </wps:spPr>
                        <wps:bodyPr wrap="square" lIns="0" tIns="0" rIns="0" bIns="0" rtlCol="0">
                          <a:prstTxWarp prst="textNoShape">
                            <a:avLst/>
                          </a:prstTxWarp>
                          <a:noAutofit/>
                        </wps:bodyPr>
                      </wps:wsp>
                      <wps:wsp>
                        <wps:cNvPr id="753" name="Graphic 753"/>
                        <wps:cNvSpPr/>
                        <wps:spPr>
                          <a:xfrm>
                            <a:off x="0" y="720857"/>
                            <a:ext cx="36830" cy="1270"/>
                          </a:xfrm>
                          <a:custGeom>
                            <a:avLst/>
                            <a:gdLst/>
                            <a:ahLst/>
                            <a:cxnLst/>
                            <a:rect l="l" t="t" r="r" b="b"/>
                            <a:pathLst>
                              <a:path w="36830">
                                <a:moveTo>
                                  <a:pt x="36623" y="0"/>
                                </a:moveTo>
                                <a:lnTo>
                                  <a:pt x="0" y="0"/>
                                </a:lnTo>
                              </a:path>
                            </a:pathLst>
                          </a:custGeom>
                          <a:ln w="8371">
                            <a:solidFill>
                              <a:srgbClr val="000000"/>
                            </a:solidFill>
                            <a:prstDash val="solid"/>
                          </a:ln>
                        </wps:spPr>
                        <wps:bodyPr wrap="square" lIns="0" tIns="0" rIns="0" bIns="0" rtlCol="0">
                          <a:prstTxWarp prst="textNoShape">
                            <a:avLst/>
                          </a:prstTxWarp>
                          <a:noAutofit/>
                        </wps:bodyPr>
                      </wps:wsp>
                      <wps:wsp>
                        <wps:cNvPr id="754" name="Graphic 754"/>
                        <wps:cNvSpPr/>
                        <wps:spPr>
                          <a:xfrm>
                            <a:off x="36623" y="296615"/>
                            <a:ext cx="2048510" cy="1270"/>
                          </a:xfrm>
                          <a:custGeom>
                            <a:avLst/>
                            <a:gdLst/>
                            <a:ahLst/>
                            <a:cxnLst/>
                            <a:rect l="l" t="t" r="r" b="b"/>
                            <a:pathLst>
                              <a:path w="2048510">
                                <a:moveTo>
                                  <a:pt x="0" y="0"/>
                                </a:moveTo>
                                <a:lnTo>
                                  <a:pt x="2048415" y="0"/>
                                </a:lnTo>
                              </a:path>
                            </a:pathLst>
                          </a:custGeom>
                          <a:ln w="8371">
                            <a:solidFill>
                              <a:srgbClr val="AFAFAF"/>
                            </a:solidFill>
                            <a:prstDash val="solid"/>
                          </a:ln>
                        </wps:spPr>
                        <wps:bodyPr wrap="square" lIns="0" tIns="0" rIns="0" bIns="0" rtlCol="0">
                          <a:prstTxWarp prst="textNoShape">
                            <a:avLst/>
                          </a:prstTxWarp>
                          <a:noAutofit/>
                        </wps:bodyPr>
                      </wps:wsp>
                      <wps:wsp>
                        <wps:cNvPr id="755" name="Graphic 755"/>
                        <wps:cNvSpPr/>
                        <wps:spPr>
                          <a:xfrm>
                            <a:off x="0" y="296615"/>
                            <a:ext cx="36830" cy="1270"/>
                          </a:xfrm>
                          <a:custGeom>
                            <a:avLst/>
                            <a:gdLst/>
                            <a:ahLst/>
                            <a:cxnLst/>
                            <a:rect l="l" t="t" r="r" b="b"/>
                            <a:pathLst>
                              <a:path w="36830">
                                <a:moveTo>
                                  <a:pt x="36623" y="0"/>
                                </a:moveTo>
                                <a:lnTo>
                                  <a:pt x="0" y="0"/>
                                </a:lnTo>
                              </a:path>
                            </a:pathLst>
                          </a:custGeom>
                          <a:solidFill>
                            <a:srgbClr val="000000"/>
                          </a:solidFill>
                        </wps:spPr>
                        <wps:bodyPr wrap="square" lIns="0" tIns="0" rIns="0" bIns="0" rtlCol="0">
                          <a:prstTxWarp prst="textNoShape">
                            <a:avLst/>
                          </a:prstTxWarp>
                          <a:noAutofit/>
                        </wps:bodyPr>
                      </wps:wsp>
                      <wps:wsp>
                        <wps:cNvPr id="756" name="Graphic 756"/>
                        <wps:cNvSpPr/>
                        <wps:spPr>
                          <a:xfrm>
                            <a:off x="0" y="296615"/>
                            <a:ext cx="36830" cy="1270"/>
                          </a:xfrm>
                          <a:custGeom>
                            <a:avLst/>
                            <a:gdLst/>
                            <a:ahLst/>
                            <a:cxnLst/>
                            <a:rect l="l" t="t" r="r" b="b"/>
                            <a:pathLst>
                              <a:path w="36830">
                                <a:moveTo>
                                  <a:pt x="36623" y="0"/>
                                </a:moveTo>
                                <a:lnTo>
                                  <a:pt x="0" y="0"/>
                                </a:lnTo>
                              </a:path>
                            </a:pathLst>
                          </a:custGeom>
                          <a:ln w="8371">
                            <a:solidFill>
                              <a:srgbClr val="000000"/>
                            </a:solidFill>
                            <a:prstDash val="solid"/>
                          </a:ln>
                        </wps:spPr>
                        <wps:bodyPr wrap="square" lIns="0" tIns="0" rIns="0" bIns="0" rtlCol="0">
                          <a:prstTxWarp prst="textNoShape">
                            <a:avLst/>
                          </a:prstTxWarp>
                          <a:noAutofit/>
                        </wps:bodyPr>
                      </wps:wsp>
                      <wps:wsp>
                        <wps:cNvPr id="757" name="Graphic 757"/>
                        <wps:cNvSpPr/>
                        <wps:spPr>
                          <a:xfrm>
                            <a:off x="36623" y="4185"/>
                            <a:ext cx="2048510" cy="1989455"/>
                          </a:xfrm>
                          <a:custGeom>
                            <a:avLst/>
                            <a:gdLst/>
                            <a:ahLst/>
                            <a:cxnLst/>
                            <a:rect l="l" t="t" r="r" b="b"/>
                            <a:pathLst>
                              <a:path w="2048510" h="1989455">
                                <a:moveTo>
                                  <a:pt x="0" y="1989398"/>
                                </a:moveTo>
                                <a:lnTo>
                                  <a:pt x="0" y="0"/>
                                </a:lnTo>
                              </a:path>
                              <a:path w="2048510" h="1989455">
                                <a:moveTo>
                                  <a:pt x="2048415" y="1989398"/>
                                </a:moveTo>
                                <a:lnTo>
                                  <a:pt x="2048415" y="0"/>
                                </a:lnTo>
                              </a:path>
                              <a:path w="2048510" h="1989455">
                                <a:moveTo>
                                  <a:pt x="0" y="1989398"/>
                                </a:moveTo>
                                <a:lnTo>
                                  <a:pt x="2048415" y="1989398"/>
                                </a:lnTo>
                              </a:path>
                              <a:path w="2048510" h="1989455">
                                <a:moveTo>
                                  <a:pt x="0" y="0"/>
                                </a:moveTo>
                                <a:lnTo>
                                  <a:pt x="2048415" y="0"/>
                                </a:lnTo>
                              </a:path>
                            </a:pathLst>
                          </a:custGeom>
                          <a:ln w="8371">
                            <a:solidFill>
                              <a:srgbClr val="000000"/>
                            </a:solidFill>
                            <a:prstDash val="solid"/>
                          </a:ln>
                        </wps:spPr>
                        <wps:bodyPr wrap="square" lIns="0" tIns="0" rIns="0" bIns="0" rtlCol="0">
                          <a:prstTxWarp prst="textNoShape">
                            <a:avLst/>
                          </a:prstTxWarp>
                          <a:noAutofit/>
                        </wps:bodyPr>
                      </wps:wsp>
                      <wps:wsp>
                        <wps:cNvPr id="758" name="Textbox 758"/>
                        <wps:cNvSpPr txBox="1"/>
                        <wps:spPr>
                          <a:xfrm>
                            <a:off x="1329908" y="103590"/>
                            <a:ext cx="726440" cy="95885"/>
                          </a:xfrm>
                          <a:prstGeom prst="rect">
                            <a:avLst/>
                          </a:prstGeom>
                        </wps:spPr>
                        <wps:txbx>
                          <w:txbxContent>
                            <w:p w14:paraId="00DC288E" w14:textId="77777777" w:rsidR="00350CFB" w:rsidRDefault="00283FFF">
                              <w:pPr>
                                <w:spacing w:line="151" w:lineRule="exact"/>
                                <w:rPr>
                                  <w:rFonts w:ascii="Arial"/>
                                  <w:sz w:val="18"/>
                                </w:rPr>
                              </w:pPr>
                              <w:r>
                                <w:rPr>
                                  <w:rFonts w:ascii="Arial"/>
                                  <w:spacing w:val="-2"/>
                                  <w:sz w:val="18"/>
                                </w:rPr>
                                <w:t>EndorseRank</w:t>
                              </w:r>
                            </w:p>
                          </w:txbxContent>
                        </wps:txbx>
                        <wps:bodyPr wrap="square" lIns="0" tIns="0" rIns="0" bIns="0" rtlCol="0">
                          <a:noAutofit/>
                        </wps:bodyPr>
                      </wps:wsp>
                    </wpg:wgp>
                  </a:graphicData>
                </a:graphic>
              </wp:anchor>
            </w:drawing>
          </mc:Choice>
          <mc:Fallback>
            <w:pict>
              <v:group w14:anchorId="00DC27BA" id="Group 728" o:spid="_x0000_s1330" style="position:absolute;left:0;text-align:left;margin-left:128.95pt;margin-top:-28.9pt;width:164.55pt;height:159.9pt;z-index:15784448;mso-wrap-distance-left:0;mso-wrap-distance-right:0;mso-position-horizontal-relative:page;mso-position-vertical-relative:text" coordsize="20897,2030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">
                <v:shape id="Graphic 729" o:spid="_x0000_s1331" style="position:absolute;left:1297;top:989;width:18624;height:18948;visibility:visible;mso-wrap-style:square;v-text-anchor:top" coordsize="1862455,189483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" path="m325894,1892973r-46558,l279336,1893392r-46558,l232778,1892541r-46558,l186220,1892973r-46546,l139674,1890852r-46558,l93116,1891271r-46558,l46558,,,,,1894662r46558,l93116,1894662r232778,l325894,1892973xem605218,1894243r-46558,l512114,1894243r,-432l465556,1893811r,-419l418998,1893392r-46558,l372440,1894662r46558,l465556,1894662r46558,l558660,1894662r46558,l605218,1894243xem837996,1893811r-46558,l791438,1877275r-46558,l744880,1894662r46558,l837996,1894662r,-851xem931100,1894243r-46558,l884542,1894662r46558,l931100,1894243xem1256982,1894243r-46545,l1210437,1894662r46545,l1256982,1894243xem1862201,1894243r-46559,l1815642,1894662r46559,l1862201,1894243xe" fillcolor="#5a4979" stroked="f">
                  <v:path arrowok="t"/>
                </v:shape>
                <v:shape id="Graphic 730" o:spid="_x0000_s1332" style="position:absolute;left:1772;top:41;width:13;height:19895;visibility:visible;mso-wrap-style:square;v-text-anchor:top" coordsize="1270,19894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" path="m,1989398l,e" filled="f" strokecolor="#afafaf" strokeweight=".23253mm">
                  <v:path arrowok="t"/>
                </v:shape>
                <v:shape id="Graphic 731" o:spid="_x0000_s1333" style="position:absolute;left:1772;top:19935;width:13;height:369;visibility:visible;mso-wrap-style:square;v-text-anchor:top" coordsize="1270,368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" path="m,l,36623e" fillcolor="black" stroked="f">
                  <v:path arrowok="t"/>
                </v:shape>
                <v:shape id="Graphic 732" o:spid="_x0000_s1334" style="position:absolute;left:1772;top:19935;width:13;height:369;visibility:visible;mso-wrap-style:square;v-text-anchor:top" coordsize="1270,368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" path="m,l,36623e" filled="f" strokeweight=".23253mm">
                  <v:path arrowok="t"/>
                </v:shape>
                <v:shape id="Graphic 733" o:spid="_x0000_s1335" style="position:absolute;left:7560;top:41;width:13;height:19895;visibility:visible;mso-wrap-style:square;v-text-anchor:top" coordsize="1270,19894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" path="m,1989398l,e" filled="f" strokecolor="#afafaf" strokeweight=".23253mm">
                  <v:path arrowok="t"/>
                </v:shape>
                <v:shape id="Graphic 734" o:spid="_x0000_s1336" style="position:absolute;left:7560;top:19935;width:13;height:369;visibility:visible;mso-wrap-style:square;v-text-anchor:top" coordsize="1270,368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" path="m,l,36623e" fillcolor="black" stroked="f">
                  <v:path arrowok="t"/>
                </v:shape>
                <v:shape id="Graphic 735" o:spid="_x0000_s1337" style="position:absolute;left:7560;top:19935;width:13;height:369;visibility:visible;mso-wrap-style:square;v-text-anchor:top" coordsize="1270,368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" path="m,l,36623e" filled="f" strokeweight=".23253mm">
                  <v:path arrowok="t"/>
                </v:shape>
                <v:shape id="Graphic 736" o:spid="_x0000_s1338" style="position:absolute;left:13348;top:41;width:13;height:19895;visibility:visible;mso-wrap-style:square;v-text-anchor:top" coordsize="1270,19894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" path="m,1989398l,e" filled="f" strokecolor="#afafaf" strokeweight=".23253mm">
                  <v:path arrowok="t"/>
                </v:shape>
                <v:shape id="Graphic 737" o:spid="_x0000_s1339" style="position:absolute;left:13348;top:19935;width:13;height:369;visibility:visible;mso-wrap-style:square;v-text-anchor:top" coordsize="1270,368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" path="m,l,36623e" fillcolor="black" stroked="f">
                  <v:path arrowok="t"/>
                </v:shape>
                <v:shape id="Graphic 738" o:spid="_x0000_s1340" style="position:absolute;left:13348;top:19935;width:13;height:369;visibility:visible;mso-wrap-style:square;v-text-anchor:top" coordsize="1270,368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" path="m,l,36623e" filled="f" strokeweight=".23253mm">
                  <v:path arrowok="t"/>
                </v:shape>
                <v:shape id="Graphic 739" o:spid="_x0000_s1341" style="position:absolute;left:19136;top:41;width:13;height:19895;visibility:visible;mso-wrap-style:square;v-text-anchor:top" coordsize="1270,19894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" path="m,1989398l,e" filled="f" strokecolor="#afafaf" strokeweight=".23253mm">
                  <v:path arrowok="t"/>
                </v:shape>
                <v:shape id="Graphic 740" o:spid="_x0000_s1342" style="position:absolute;left:19136;top:19935;width:13;height:369;visibility:visible;mso-wrap-style:square;v-text-anchor:top" coordsize="1270,368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" path="m,l,36623e" fillcolor="black" stroked="f">
                  <v:path arrowok="t"/>
                </v:shape>
                <v:shape id="Graphic 741" o:spid="_x0000_s1343" style="position:absolute;left:19136;top:19935;width:13;height:369;visibility:visible;mso-wrap-style:square;v-text-anchor:top" coordsize="1270,368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" path="m,l,36623e" filled="f" strokeweight=".23253mm">
                  <v:path arrowok="t"/>
                </v:shape>
                <v:shape id="Graphic 742" o:spid="_x0000_s1344" style="position:absolute;left:366;top:19935;width:20485;height:13;visibility:visible;mso-wrap-style:square;v-text-anchor:top" coordsize="204851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" path="m,l2048415,e" filled="f" strokecolor="#afafaf" strokeweight=".23253mm">
                  <v:path arrowok="t"/>
                </v:shape>
                <v:shape id="Graphic 743" o:spid="_x0000_s1345" style="position:absolute;top:19935;width:368;height:13;visibility:visible;mso-wrap-style:square;v-text-anchor:top" coordsize="3683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" path="m36623,l,e" fillcolor="black" stroked="f">
                  <v:path arrowok="t"/>
                </v:shape>
                <v:shape id="Graphic 744" o:spid="_x0000_s1346" style="position:absolute;top:19935;width:368;height:13;visibility:visible;mso-wrap-style:square;v-text-anchor:top" coordsize="3683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" path="m36623,l,e" filled="f" strokeweight=".23253mm">
                  <v:path arrowok="t"/>
                </v:shape>
                <v:shape id="Graphic 745" o:spid="_x0000_s1347" style="position:absolute;left:366;top:15693;width:20485;height:13;visibility:visible;mso-wrap-style:square;v-text-anchor:top" coordsize="204851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" path="m,l2048415,e" filled="f" strokecolor="#afafaf" strokeweight=".23253mm">
                  <v:path arrowok="t"/>
                </v:shape>
                <v:shape id="Graphic 746" o:spid="_x0000_s1348" style="position:absolute;top:15693;width:368;height:13;visibility:visible;mso-wrap-style:square;v-text-anchor:top" coordsize="3683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" path="m36623,l,e" fillcolor="black" stroked="f">
                  <v:path arrowok="t"/>
                </v:shape>
                <v:shape id="Graphic 747" o:spid="_x0000_s1349" style="position:absolute;top:15693;width:368;height:13;visibility:visible;mso-wrap-style:square;v-text-anchor:top" coordsize="3683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" path="m36623,l,e" filled="f" strokeweight=".23253mm">
                  <v:path arrowok="t"/>
                </v:shape>
                <v:shape id="Graphic 748" o:spid="_x0000_s1350" style="position:absolute;left:366;top:11451;width:20485;height:12;visibility:visible;mso-wrap-style:square;v-text-anchor:top" coordsize="204851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" path="m,l2048415,e" filled="f" strokecolor="#afafaf" strokeweight=".23253mm">
                  <v:path arrowok="t"/>
                </v:shape>
                <v:shape id="Graphic 749" o:spid="_x0000_s1351" style="position:absolute;top:11451;width:368;height:12;visibility:visible;mso-wrap-style:square;v-text-anchor:top" coordsize="3683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" path="m36623,l,e" fillcolor="black" stroked="f">
                  <v:path arrowok="t"/>
                </v:shape>
                <v:shape id="Graphic 750" o:spid="_x0000_s1352" style="position:absolute;top:11451;width:368;height:12;visibility:visible;mso-wrap-style:square;v-text-anchor:top" coordsize="3683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" path="m36623,l,e" filled="f" strokeweight=".23253mm">
                  <v:path arrowok="t"/>
                </v:shape>
                <v:shape id="Graphic 751" o:spid="_x0000_s1353" style="position:absolute;left:366;top:7208;width:20485;height:13;visibility:visible;mso-wrap-style:square;v-text-anchor:top" coordsize="204851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" path="m,l2048415,e" filled="f" strokecolor="#afafaf" strokeweight=".23253mm">
                  <v:path arrowok="t"/>
                </v:shape>
                <v:shape id="Graphic 752" o:spid="_x0000_s1354" style="position:absolute;top:7208;width:368;height:13;visibility:visible;mso-wrap-style:square;v-text-anchor:top" coordsize="3683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" path="m36623,l,e" fillcolor="black" stroked="f">
                  <v:path arrowok="t"/>
                </v:shape>
                <v:shape id="Graphic 753" o:spid="_x0000_s1355" style="position:absolute;top:7208;width:368;height:13;visibility:visible;mso-wrap-style:square;v-text-anchor:top" coordsize="3683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" path="m36623,l,e" filled="f" strokeweight=".23253mm">
                  <v:path arrowok="t"/>
                </v:shape>
                <v:shape id="Graphic 754" o:spid="_x0000_s1356" style="position:absolute;left:366;top:2966;width:20485;height:12;visibility:visible;mso-wrap-style:square;v-text-anchor:top" coordsize="204851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" path="m,l2048415,e" filled="f" strokecolor="#afafaf" strokeweight=".23253mm">
                  <v:path arrowok="t"/>
                </v:shape>
                <v:shape id="Graphic 755" o:spid="_x0000_s1357" style="position:absolute;top:2966;width:368;height:12;visibility:visible;mso-wrap-style:square;v-text-anchor:top" coordsize="3683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" path="m36623,l,e" fillcolor="black" stroked="f">
                  <v:path arrowok="t"/>
                </v:shape>
                <v:shape id="Graphic 756" o:spid="_x0000_s1358" style="position:absolute;top:2966;width:368;height:12;visibility:visible;mso-wrap-style:square;v-text-anchor:top" coordsize="3683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" path="m36623,l,e" filled="f" strokeweight=".23253mm">
                  <v:path arrowok="t"/>
                </v:shape>
                <v:shape id="Graphic 757" o:spid="_x0000_s1359" style="position:absolute;left:366;top:41;width:20485;height:19895;visibility:visible;mso-wrap-style:square;v-text-anchor:top" coordsize="2048510,19894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" path="m,1989398l,em2048415,1989398l2048415,em,1989398r2048415,em,l2048415,e" filled="f" strokeweight=".23253mm">
                  <v:path arrowok="t"/>
                </v:shape>
                <v:shape id="Textbox 758" o:spid="_x0000_s1360" type="#_x0000_t202" style="position:absolute;left:13299;top:1035;width:7264;height:95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" filled="f" stroked="f">
                  <v:textbox inset="0,0,0,0">
                    <w:txbxContent>
                      <w:p w14:paraId="00DC288E" w14:textId="77777777" w:rsidR="00350CFB" w:rsidRDefault="00283FFF">
                        <w:pPr>
                          <w:spacing w:line="151" w:lineRule="exact"/>
                          <w:rPr>
                            <w:rFonts w:ascii="Arial"/>
                            <w:sz w:val="18"/>
                          </w:rPr>
                        </w:pPr>
                        <w:r>
                          <w:rPr>
                            <w:rFonts w:ascii="Arial"/>
                            <w:spacing w:val="-2"/>
                            <w:sz w:val="18"/>
                          </w:rPr>
                          <w:t>EndorseRank</w:t>
                        </w:r>
                      </w:p>
                    </w:txbxContent>
                  </v:textbox>
                </v:shape>
                <w10:wrap anchorx="page"/>
              </v:group>
            </w:pict>
          </mc:Fallback>
        </mc:AlternateContent>
      </w:r>
      <w:r>
        <w:rPr>
          <w:rFonts w:ascii="Arial"/>
          <w:noProof/>
          <w:sz w:val="18"/>
        </w:rPr>
        <mc:AlternateContent>
          <mc:Choice Requires="wpg">
            <w:drawing>
              <wp:anchor distT="0" distB="0" distL="0" distR="0" simplePos="0" relativeHeight="15784960" behindDoc="0" locked="0" layoutInCell="1" allowOverlap="1" wp14:anchorId="00DC27BC" wp14:editId="00DC27BD">
                <wp:simplePos x="0" y="0"/>
                <wp:positionH relativeFrom="page">
                  <wp:posOffset>4293414</wp:posOffset>
                </wp:positionH>
                <wp:positionV relativeFrom="paragraph">
                  <wp:posOffset>-367028</wp:posOffset>
                </wp:positionV>
                <wp:extent cx="2089785" cy="2030730"/>
                <wp:effectExtent l="0" t="0" r="0" b="0"/>
                <wp:wrapNone/>
                <wp:docPr id="759" name="Group 7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89785" cy="2030730"/>
                          <a:chOff x="0" y="0"/>
                          <a:chExt cx="2089785" cy="2030730"/>
                        </a:xfrm>
                      </wpg:grpSpPr>
                      <wps:wsp>
                        <wps:cNvPr id="760" name="Graphic 760"/>
                        <wps:cNvSpPr/>
                        <wps:spPr>
                          <a:xfrm>
                            <a:off x="129729" y="98924"/>
                            <a:ext cx="1862455" cy="1894839"/>
                          </a:xfrm>
                          <a:custGeom>
                            <a:avLst/>
                            <a:gdLst/>
                            <a:ahLst/>
                            <a:cxnLst/>
                            <a:rect l="l" t="t" r="r" b="b"/>
                            <a:pathLst>
                              <a:path w="1862455" h="1894839">
                                <a:moveTo>
                                  <a:pt x="1396644" y="1891550"/>
                                </a:moveTo>
                                <a:lnTo>
                                  <a:pt x="1350086" y="1891550"/>
                                </a:lnTo>
                                <a:lnTo>
                                  <a:pt x="1350086" y="1890509"/>
                                </a:lnTo>
                                <a:lnTo>
                                  <a:pt x="1303540" y="1890509"/>
                                </a:lnTo>
                                <a:lnTo>
                                  <a:pt x="1256982" y="1890509"/>
                                </a:lnTo>
                                <a:lnTo>
                                  <a:pt x="1256982" y="1893620"/>
                                </a:lnTo>
                                <a:lnTo>
                                  <a:pt x="1210424" y="1893620"/>
                                </a:lnTo>
                                <a:lnTo>
                                  <a:pt x="1210424" y="1891550"/>
                                </a:lnTo>
                                <a:lnTo>
                                  <a:pt x="1163866" y="1891550"/>
                                </a:lnTo>
                                <a:lnTo>
                                  <a:pt x="1117320" y="1891550"/>
                                </a:lnTo>
                                <a:lnTo>
                                  <a:pt x="1117320" y="1890509"/>
                                </a:lnTo>
                                <a:lnTo>
                                  <a:pt x="1070762" y="1890509"/>
                                </a:lnTo>
                                <a:lnTo>
                                  <a:pt x="1070762" y="1881149"/>
                                </a:lnTo>
                                <a:lnTo>
                                  <a:pt x="1024204" y="1881149"/>
                                </a:lnTo>
                                <a:lnTo>
                                  <a:pt x="1024204" y="1887385"/>
                                </a:lnTo>
                                <a:lnTo>
                                  <a:pt x="977646" y="1887385"/>
                                </a:lnTo>
                                <a:lnTo>
                                  <a:pt x="931100" y="1887385"/>
                                </a:lnTo>
                                <a:lnTo>
                                  <a:pt x="931100" y="1872843"/>
                                </a:lnTo>
                                <a:lnTo>
                                  <a:pt x="884542" y="1872843"/>
                                </a:lnTo>
                                <a:lnTo>
                                  <a:pt x="884542" y="1867649"/>
                                </a:lnTo>
                                <a:lnTo>
                                  <a:pt x="837984" y="1867649"/>
                                </a:lnTo>
                                <a:lnTo>
                                  <a:pt x="837984" y="1864525"/>
                                </a:lnTo>
                                <a:lnTo>
                                  <a:pt x="791425" y="1864525"/>
                                </a:lnTo>
                                <a:lnTo>
                                  <a:pt x="791425" y="1851012"/>
                                </a:lnTo>
                                <a:lnTo>
                                  <a:pt x="744880" y="1851012"/>
                                </a:lnTo>
                                <a:lnTo>
                                  <a:pt x="744880" y="1846859"/>
                                </a:lnTo>
                                <a:lnTo>
                                  <a:pt x="698322" y="1846859"/>
                                </a:lnTo>
                                <a:lnTo>
                                  <a:pt x="698322" y="1831263"/>
                                </a:lnTo>
                                <a:lnTo>
                                  <a:pt x="651764" y="1831263"/>
                                </a:lnTo>
                                <a:lnTo>
                                  <a:pt x="651764" y="1813598"/>
                                </a:lnTo>
                                <a:lnTo>
                                  <a:pt x="605205" y="1813598"/>
                                </a:lnTo>
                                <a:lnTo>
                                  <a:pt x="605205" y="1781378"/>
                                </a:lnTo>
                                <a:lnTo>
                                  <a:pt x="558660" y="1781378"/>
                                </a:lnTo>
                                <a:lnTo>
                                  <a:pt x="558660" y="1775142"/>
                                </a:lnTo>
                                <a:lnTo>
                                  <a:pt x="512102" y="1775142"/>
                                </a:lnTo>
                                <a:lnTo>
                                  <a:pt x="512102" y="1755394"/>
                                </a:lnTo>
                                <a:lnTo>
                                  <a:pt x="465543" y="1755394"/>
                                </a:lnTo>
                                <a:lnTo>
                                  <a:pt x="465543" y="1733575"/>
                                </a:lnTo>
                                <a:lnTo>
                                  <a:pt x="418985" y="1733575"/>
                                </a:lnTo>
                                <a:lnTo>
                                  <a:pt x="418985" y="1682648"/>
                                </a:lnTo>
                                <a:lnTo>
                                  <a:pt x="372440" y="1682648"/>
                                </a:lnTo>
                                <a:lnTo>
                                  <a:pt x="372440" y="1683689"/>
                                </a:lnTo>
                                <a:lnTo>
                                  <a:pt x="325882" y="1683689"/>
                                </a:lnTo>
                                <a:lnTo>
                                  <a:pt x="325882" y="1620291"/>
                                </a:lnTo>
                                <a:lnTo>
                                  <a:pt x="279323" y="1620291"/>
                                </a:lnTo>
                                <a:lnTo>
                                  <a:pt x="279323" y="1595348"/>
                                </a:lnTo>
                                <a:lnTo>
                                  <a:pt x="232778" y="1595348"/>
                                </a:lnTo>
                                <a:lnTo>
                                  <a:pt x="232778" y="1512201"/>
                                </a:lnTo>
                                <a:lnTo>
                                  <a:pt x="186220" y="1512201"/>
                                </a:lnTo>
                                <a:lnTo>
                                  <a:pt x="186220" y="1585988"/>
                                </a:lnTo>
                                <a:lnTo>
                                  <a:pt x="139661" y="1585988"/>
                                </a:lnTo>
                                <a:lnTo>
                                  <a:pt x="139661" y="1358379"/>
                                </a:lnTo>
                                <a:lnTo>
                                  <a:pt x="93103" y="1358379"/>
                                </a:lnTo>
                                <a:lnTo>
                                  <a:pt x="93103" y="1575600"/>
                                </a:lnTo>
                                <a:lnTo>
                                  <a:pt x="46558" y="1575600"/>
                                </a:lnTo>
                                <a:lnTo>
                                  <a:pt x="46558" y="0"/>
                                </a:lnTo>
                                <a:lnTo>
                                  <a:pt x="0" y="0"/>
                                </a:lnTo>
                                <a:lnTo>
                                  <a:pt x="0" y="1894662"/>
                                </a:lnTo>
                                <a:lnTo>
                                  <a:pt x="46558" y="1894662"/>
                                </a:lnTo>
                                <a:lnTo>
                                  <a:pt x="93103" y="1894662"/>
                                </a:lnTo>
                                <a:lnTo>
                                  <a:pt x="1396644" y="1894662"/>
                                </a:lnTo>
                                <a:lnTo>
                                  <a:pt x="1396644" y="1891550"/>
                                </a:lnTo>
                                <a:close/>
                              </a:path>
                              <a:path w="1862455" h="1894839">
                                <a:moveTo>
                                  <a:pt x="1536306" y="1893620"/>
                                </a:moveTo>
                                <a:lnTo>
                                  <a:pt x="1489760" y="1893620"/>
                                </a:lnTo>
                                <a:lnTo>
                                  <a:pt x="1443202" y="1893620"/>
                                </a:lnTo>
                                <a:lnTo>
                                  <a:pt x="1443202" y="1894662"/>
                                </a:lnTo>
                                <a:lnTo>
                                  <a:pt x="1489760" y="1894662"/>
                                </a:lnTo>
                                <a:lnTo>
                                  <a:pt x="1536306" y="1894662"/>
                                </a:lnTo>
                                <a:lnTo>
                                  <a:pt x="1536306" y="1893620"/>
                                </a:lnTo>
                                <a:close/>
                              </a:path>
                              <a:path w="1862455" h="1894839">
                                <a:moveTo>
                                  <a:pt x="1675968" y="1893620"/>
                                </a:moveTo>
                                <a:lnTo>
                                  <a:pt x="1629422" y="1893620"/>
                                </a:lnTo>
                                <a:lnTo>
                                  <a:pt x="1582864" y="1893620"/>
                                </a:lnTo>
                                <a:lnTo>
                                  <a:pt x="1582864" y="1894662"/>
                                </a:lnTo>
                                <a:lnTo>
                                  <a:pt x="1629422" y="1894662"/>
                                </a:lnTo>
                                <a:lnTo>
                                  <a:pt x="1675968" y="1894662"/>
                                </a:lnTo>
                                <a:lnTo>
                                  <a:pt x="1675968" y="1893620"/>
                                </a:lnTo>
                                <a:close/>
                              </a:path>
                              <a:path w="1862455" h="1894839">
                                <a:moveTo>
                                  <a:pt x="1862188" y="1893620"/>
                                </a:moveTo>
                                <a:lnTo>
                                  <a:pt x="1815642" y="1893620"/>
                                </a:lnTo>
                                <a:lnTo>
                                  <a:pt x="1815642" y="1894662"/>
                                </a:lnTo>
                                <a:lnTo>
                                  <a:pt x="1862188" y="1894662"/>
                                </a:lnTo>
                                <a:lnTo>
                                  <a:pt x="1862188" y="1893620"/>
                                </a:lnTo>
                                <a:close/>
                              </a:path>
                            </a:pathLst>
                          </a:custGeom>
                          <a:solidFill>
                            <a:srgbClr val="5A4979"/>
                          </a:solidFill>
                        </wps:spPr>
                        <wps:bodyPr wrap="square" lIns="0" tIns="0" rIns="0" bIns="0" rtlCol="0">
                          <a:prstTxWarp prst="textNoShape">
                            <a:avLst/>
                          </a:prstTxWarp>
                          <a:noAutofit/>
                        </wps:bodyPr>
                      </wps:wsp>
                      <wps:wsp>
                        <wps:cNvPr id="761" name="Graphic 761"/>
                        <wps:cNvSpPr/>
                        <wps:spPr>
                          <a:xfrm>
                            <a:off x="179683" y="4185"/>
                            <a:ext cx="1270" cy="1989455"/>
                          </a:xfrm>
                          <a:custGeom>
                            <a:avLst/>
                            <a:gdLst/>
                            <a:ahLst/>
                            <a:cxnLst/>
                            <a:rect l="l" t="t" r="r" b="b"/>
                            <a:pathLst>
                              <a:path h="1989455">
                                <a:moveTo>
                                  <a:pt x="0" y="1989398"/>
                                </a:moveTo>
                                <a:lnTo>
                                  <a:pt x="0" y="0"/>
                                </a:lnTo>
                              </a:path>
                            </a:pathLst>
                          </a:custGeom>
                          <a:ln w="8371">
                            <a:solidFill>
                              <a:srgbClr val="AFAFAF"/>
                            </a:solidFill>
                            <a:prstDash val="solid"/>
                          </a:ln>
                        </wps:spPr>
                        <wps:bodyPr wrap="square" lIns="0" tIns="0" rIns="0" bIns="0" rtlCol="0">
                          <a:prstTxWarp prst="textNoShape">
                            <a:avLst/>
                          </a:prstTxWarp>
                          <a:noAutofit/>
                        </wps:bodyPr>
                      </wps:wsp>
                      <wps:wsp>
                        <wps:cNvPr id="762" name="Graphic 762"/>
                        <wps:cNvSpPr/>
                        <wps:spPr>
                          <a:xfrm>
                            <a:off x="179683" y="1993584"/>
                            <a:ext cx="1270" cy="36830"/>
                          </a:xfrm>
                          <a:custGeom>
                            <a:avLst/>
                            <a:gdLst/>
                            <a:ahLst/>
                            <a:cxnLst/>
                            <a:rect l="l" t="t" r="r" b="b"/>
                            <a:pathLst>
                              <a:path h="36830">
                                <a:moveTo>
                                  <a:pt x="0" y="0"/>
                                </a:moveTo>
                                <a:lnTo>
                                  <a:pt x="0" y="36623"/>
                                </a:lnTo>
                              </a:path>
                            </a:pathLst>
                          </a:custGeom>
                          <a:solidFill>
                            <a:srgbClr val="000000"/>
                          </a:solidFill>
                        </wps:spPr>
                        <wps:bodyPr wrap="square" lIns="0" tIns="0" rIns="0" bIns="0" rtlCol="0">
                          <a:prstTxWarp prst="textNoShape">
                            <a:avLst/>
                          </a:prstTxWarp>
                          <a:noAutofit/>
                        </wps:bodyPr>
                      </wps:wsp>
                      <wps:wsp>
                        <wps:cNvPr id="763" name="Graphic 763"/>
                        <wps:cNvSpPr/>
                        <wps:spPr>
                          <a:xfrm>
                            <a:off x="179683" y="1993584"/>
                            <a:ext cx="1270" cy="36830"/>
                          </a:xfrm>
                          <a:custGeom>
                            <a:avLst/>
                            <a:gdLst/>
                            <a:ahLst/>
                            <a:cxnLst/>
                            <a:rect l="l" t="t" r="r" b="b"/>
                            <a:pathLst>
                              <a:path h="36830">
                                <a:moveTo>
                                  <a:pt x="0" y="0"/>
                                </a:moveTo>
                                <a:lnTo>
                                  <a:pt x="0" y="36623"/>
                                </a:lnTo>
                              </a:path>
                            </a:pathLst>
                          </a:custGeom>
                          <a:ln w="8371">
                            <a:solidFill>
                              <a:srgbClr val="000000"/>
                            </a:solidFill>
                            <a:prstDash val="solid"/>
                          </a:ln>
                        </wps:spPr>
                        <wps:bodyPr wrap="square" lIns="0" tIns="0" rIns="0" bIns="0" rtlCol="0">
                          <a:prstTxWarp prst="textNoShape">
                            <a:avLst/>
                          </a:prstTxWarp>
                          <a:noAutofit/>
                        </wps:bodyPr>
                      </wps:wsp>
                      <wps:wsp>
                        <wps:cNvPr id="764" name="Graphic 764"/>
                        <wps:cNvSpPr/>
                        <wps:spPr>
                          <a:xfrm>
                            <a:off x="657075" y="4185"/>
                            <a:ext cx="1270" cy="1989455"/>
                          </a:xfrm>
                          <a:custGeom>
                            <a:avLst/>
                            <a:gdLst/>
                            <a:ahLst/>
                            <a:cxnLst/>
                            <a:rect l="l" t="t" r="r" b="b"/>
                            <a:pathLst>
                              <a:path h="1989455">
                                <a:moveTo>
                                  <a:pt x="0" y="1989398"/>
                                </a:moveTo>
                                <a:lnTo>
                                  <a:pt x="0" y="0"/>
                                </a:lnTo>
                              </a:path>
                            </a:pathLst>
                          </a:custGeom>
                          <a:ln w="8371">
                            <a:solidFill>
                              <a:srgbClr val="AFAFAF"/>
                            </a:solidFill>
                            <a:prstDash val="solid"/>
                          </a:ln>
                        </wps:spPr>
                        <wps:bodyPr wrap="square" lIns="0" tIns="0" rIns="0" bIns="0" rtlCol="0">
                          <a:prstTxWarp prst="textNoShape">
                            <a:avLst/>
                          </a:prstTxWarp>
                          <a:noAutofit/>
                        </wps:bodyPr>
                      </wps:wsp>
                      <wps:wsp>
                        <wps:cNvPr id="765" name="Graphic 765"/>
                        <wps:cNvSpPr/>
                        <wps:spPr>
                          <a:xfrm>
                            <a:off x="657075" y="1993584"/>
                            <a:ext cx="1270" cy="36830"/>
                          </a:xfrm>
                          <a:custGeom>
                            <a:avLst/>
                            <a:gdLst/>
                            <a:ahLst/>
                            <a:cxnLst/>
                            <a:rect l="l" t="t" r="r" b="b"/>
                            <a:pathLst>
                              <a:path h="36830">
                                <a:moveTo>
                                  <a:pt x="0" y="0"/>
                                </a:moveTo>
                                <a:lnTo>
                                  <a:pt x="0" y="36623"/>
                                </a:lnTo>
                              </a:path>
                            </a:pathLst>
                          </a:custGeom>
                          <a:solidFill>
                            <a:srgbClr val="000000"/>
                          </a:solidFill>
                        </wps:spPr>
                        <wps:bodyPr wrap="square" lIns="0" tIns="0" rIns="0" bIns="0" rtlCol="0">
                          <a:prstTxWarp prst="textNoShape">
                            <a:avLst/>
                          </a:prstTxWarp>
                          <a:noAutofit/>
                        </wps:bodyPr>
                      </wps:wsp>
                      <wps:wsp>
                        <wps:cNvPr id="766" name="Graphic 766"/>
                        <wps:cNvSpPr/>
                        <wps:spPr>
                          <a:xfrm>
                            <a:off x="657075" y="1993584"/>
                            <a:ext cx="1270" cy="36830"/>
                          </a:xfrm>
                          <a:custGeom>
                            <a:avLst/>
                            <a:gdLst/>
                            <a:ahLst/>
                            <a:cxnLst/>
                            <a:rect l="l" t="t" r="r" b="b"/>
                            <a:pathLst>
                              <a:path h="36830">
                                <a:moveTo>
                                  <a:pt x="0" y="0"/>
                                </a:moveTo>
                                <a:lnTo>
                                  <a:pt x="0" y="36623"/>
                                </a:lnTo>
                              </a:path>
                            </a:pathLst>
                          </a:custGeom>
                          <a:ln w="8371">
                            <a:solidFill>
                              <a:srgbClr val="000000"/>
                            </a:solidFill>
                            <a:prstDash val="solid"/>
                          </a:ln>
                        </wps:spPr>
                        <wps:bodyPr wrap="square" lIns="0" tIns="0" rIns="0" bIns="0" rtlCol="0">
                          <a:prstTxWarp prst="textNoShape">
                            <a:avLst/>
                          </a:prstTxWarp>
                          <a:noAutofit/>
                        </wps:bodyPr>
                      </wps:wsp>
                      <wps:wsp>
                        <wps:cNvPr id="767" name="Graphic 767"/>
                        <wps:cNvSpPr/>
                        <wps:spPr>
                          <a:xfrm>
                            <a:off x="1134466" y="4185"/>
                            <a:ext cx="1270" cy="1989455"/>
                          </a:xfrm>
                          <a:custGeom>
                            <a:avLst/>
                            <a:gdLst/>
                            <a:ahLst/>
                            <a:cxnLst/>
                            <a:rect l="l" t="t" r="r" b="b"/>
                            <a:pathLst>
                              <a:path h="1989455">
                                <a:moveTo>
                                  <a:pt x="0" y="1989398"/>
                                </a:moveTo>
                                <a:lnTo>
                                  <a:pt x="0" y="0"/>
                                </a:lnTo>
                              </a:path>
                            </a:pathLst>
                          </a:custGeom>
                          <a:ln w="8371">
                            <a:solidFill>
                              <a:srgbClr val="AFAFAF"/>
                            </a:solidFill>
                            <a:prstDash val="solid"/>
                          </a:ln>
                        </wps:spPr>
                        <wps:bodyPr wrap="square" lIns="0" tIns="0" rIns="0" bIns="0" rtlCol="0">
                          <a:prstTxWarp prst="textNoShape">
                            <a:avLst/>
                          </a:prstTxWarp>
                          <a:noAutofit/>
                        </wps:bodyPr>
                      </wps:wsp>
                      <wps:wsp>
                        <wps:cNvPr id="768" name="Graphic 768"/>
                        <wps:cNvSpPr/>
                        <wps:spPr>
                          <a:xfrm>
                            <a:off x="1134466" y="1993584"/>
                            <a:ext cx="1270" cy="36830"/>
                          </a:xfrm>
                          <a:custGeom>
                            <a:avLst/>
                            <a:gdLst/>
                            <a:ahLst/>
                            <a:cxnLst/>
                            <a:rect l="l" t="t" r="r" b="b"/>
                            <a:pathLst>
                              <a:path h="36830">
                                <a:moveTo>
                                  <a:pt x="0" y="0"/>
                                </a:moveTo>
                                <a:lnTo>
                                  <a:pt x="0" y="36623"/>
                                </a:lnTo>
                              </a:path>
                            </a:pathLst>
                          </a:custGeom>
                          <a:solidFill>
                            <a:srgbClr val="000000"/>
                          </a:solidFill>
                        </wps:spPr>
                        <wps:bodyPr wrap="square" lIns="0" tIns="0" rIns="0" bIns="0" rtlCol="0">
                          <a:prstTxWarp prst="textNoShape">
                            <a:avLst/>
                          </a:prstTxWarp>
                          <a:noAutofit/>
                        </wps:bodyPr>
                      </wps:wsp>
                      <wps:wsp>
                        <wps:cNvPr id="769" name="Graphic 769"/>
                        <wps:cNvSpPr/>
                        <wps:spPr>
                          <a:xfrm>
                            <a:off x="1134466" y="1993584"/>
                            <a:ext cx="1270" cy="36830"/>
                          </a:xfrm>
                          <a:custGeom>
                            <a:avLst/>
                            <a:gdLst/>
                            <a:ahLst/>
                            <a:cxnLst/>
                            <a:rect l="l" t="t" r="r" b="b"/>
                            <a:pathLst>
                              <a:path h="36830">
                                <a:moveTo>
                                  <a:pt x="0" y="0"/>
                                </a:moveTo>
                                <a:lnTo>
                                  <a:pt x="0" y="36623"/>
                                </a:lnTo>
                              </a:path>
                            </a:pathLst>
                          </a:custGeom>
                          <a:ln w="8371">
                            <a:solidFill>
                              <a:srgbClr val="000000"/>
                            </a:solidFill>
                            <a:prstDash val="solid"/>
                          </a:ln>
                        </wps:spPr>
                        <wps:bodyPr wrap="square" lIns="0" tIns="0" rIns="0" bIns="0" rtlCol="0">
                          <a:prstTxWarp prst="textNoShape">
                            <a:avLst/>
                          </a:prstTxWarp>
                          <a:noAutofit/>
                        </wps:bodyPr>
                      </wps:wsp>
                      <wps:wsp>
                        <wps:cNvPr id="770" name="Graphic 770"/>
                        <wps:cNvSpPr/>
                        <wps:spPr>
                          <a:xfrm>
                            <a:off x="1611857" y="4185"/>
                            <a:ext cx="1270" cy="1989455"/>
                          </a:xfrm>
                          <a:custGeom>
                            <a:avLst/>
                            <a:gdLst/>
                            <a:ahLst/>
                            <a:cxnLst/>
                            <a:rect l="l" t="t" r="r" b="b"/>
                            <a:pathLst>
                              <a:path h="1989455">
                                <a:moveTo>
                                  <a:pt x="0" y="1989398"/>
                                </a:moveTo>
                                <a:lnTo>
                                  <a:pt x="0" y="0"/>
                                </a:lnTo>
                              </a:path>
                            </a:pathLst>
                          </a:custGeom>
                          <a:ln w="8371">
                            <a:solidFill>
                              <a:srgbClr val="AFAFAF"/>
                            </a:solidFill>
                            <a:prstDash val="solid"/>
                          </a:ln>
                        </wps:spPr>
                        <wps:bodyPr wrap="square" lIns="0" tIns="0" rIns="0" bIns="0" rtlCol="0">
                          <a:prstTxWarp prst="textNoShape">
                            <a:avLst/>
                          </a:prstTxWarp>
                          <a:noAutofit/>
                        </wps:bodyPr>
                      </wps:wsp>
                      <wps:wsp>
                        <wps:cNvPr id="771" name="Graphic 771"/>
                        <wps:cNvSpPr/>
                        <wps:spPr>
                          <a:xfrm>
                            <a:off x="1611857" y="1993584"/>
                            <a:ext cx="1270" cy="36830"/>
                          </a:xfrm>
                          <a:custGeom>
                            <a:avLst/>
                            <a:gdLst/>
                            <a:ahLst/>
                            <a:cxnLst/>
                            <a:rect l="l" t="t" r="r" b="b"/>
                            <a:pathLst>
                              <a:path h="36830">
                                <a:moveTo>
                                  <a:pt x="0" y="0"/>
                                </a:moveTo>
                                <a:lnTo>
                                  <a:pt x="0" y="36623"/>
                                </a:lnTo>
                              </a:path>
                            </a:pathLst>
                          </a:custGeom>
                          <a:solidFill>
                            <a:srgbClr val="000000"/>
                          </a:solidFill>
                        </wps:spPr>
                        <wps:bodyPr wrap="square" lIns="0" tIns="0" rIns="0" bIns="0" rtlCol="0">
                          <a:prstTxWarp prst="textNoShape">
                            <a:avLst/>
                          </a:prstTxWarp>
                          <a:noAutofit/>
                        </wps:bodyPr>
                      </wps:wsp>
                      <wps:wsp>
                        <wps:cNvPr id="772" name="Graphic 772"/>
                        <wps:cNvSpPr/>
                        <wps:spPr>
                          <a:xfrm>
                            <a:off x="1611857" y="1993584"/>
                            <a:ext cx="1270" cy="36830"/>
                          </a:xfrm>
                          <a:custGeom>
                            <a:avLst/>
                            <a:gdLst/>
                            <a:ahLst/>
                            <a:cxnLst/>
                            <a:rect l="l" t="t" r="r" b="b"/>
                            <a:pathLst>
                              <a:path h="36830">
                                <a:moveTo>
                                  <a:pt x="0" y="0"/>
                                </a:moveTo>
                                <a:lnTo>
                                  <a:pt x="0" y="36623"/>
                                </a:lnTo>
                              </a:path>
                            </a:pathLst>
                          </a:custGeom>
                          <a:ln w="8371">
                            <a:solidFill>
                              <a:srgbClr val="000000"/>
                            </a:solidFill>
                            <a:prstDash val="solid"/>
                          </a:ln>
                        </wps:spPr>
                        <wps:bodyPr wrap="square" lIns="0" tIns="0" rIns="0" bIns="0" rtlCol="0">
                          <a:prstTxWarp prst="textNoShape">
                            <a:avLst/>
                          </a:prstTxWarp>
                          <a:noAutofit/>
                        </wps:bodyPr>
                      </wps:wsp>
                      <wps:wsp>
                        <wps:cNvPr id="773" name="Graphic 773"/>
                        <wps:cNvSpPr/>
                        <wps:spPr>
                          <a:xfrm>
                            <a:off x="36623" y="1993584"/>
                            <a:ext cx="2048510" cy="1270"/>
                          </a:xfrm>
                          <a:custGeom>
                            <a:avLst/>
                            <a:gdLst/>
                            <a:ahLst/>
                            <a:cxnLst/>
                            <a:rect l="l" t="t" r="r" b="b"/>
                            <a:pathLst>
                              <a:path w="2048510">
                                <a:moveTo>
                                  <a:pt x="0" y="0"/>
                                </a:moveTo>
                                <a:lnTo>
                                  <a:pt x="2048415" y="0"/>
                                </a:lnTo>
                              </a:path>
                            </a:pathLst>
                          </a:custGeom>
                          <a:ln w="8371">
                            <a:solidFill>
                              <a:srgbClr val="AFAFAF"/>
                            </a:solidFill>
                            <a:prstDash val="solid"/>
                          </a:ln>
                        </wps:spPr>
                        <wps:bodyPr wrap="square" lIns="0" tIns="0" rIns="0" bIns="0" rtlCol="0">
                          <a:prstTxWarp prst="textNoShape">
                            <a:avLst/>
                          </a:prstTxWarp>
                          <a:noAutofit/>
                        </wps:bodyPr>
                      </wps:wsp>
                      <wps:wsp>
                        <wps:cNvPr id="774" name="Graphic 774"/>
                        <wps:cNvSpPr/>
                        <wps:spPr>
                          <a:xfrm>
                            <a:off x="0" y="1993584"/>
                            <a:ext cx="36830" cy="1270"/>
                          </a:xfrm>
                          <a:custGeom>
                            <a:avLst/>
                            <a:gdLst/>
                            <a:ahLst/>
                            <a:cxnLst/>
                            <a:rect l="l" t="t" r="r" b="b"/>
                            <a:pathLst>
                              <a:path w="36830">
                                <a:moveTo>
                                  <a:pt x="36623" y="0"/>
                                </a:moveTo>
                                <a:lnTo>
                                  <a:pt x="0" y="0"/>
                                </a:lnTo>
                              </a:path>
                            </a:pathLst>
                          </a:custGeom>
                          <a:solidFill>
                            <a:srgbClr val="000000"/>
                          </a:solidFill>
                        </wps:spPr>
                        <wps:bodyPr wrap="square" lIns="0" tIns="0" rIns="0" bIns="0" rtlCol="0">
                          <a:prstTxWarp prst="textNoShape">
                            <a:avLst/>
                          </a:prstTxWarp>
                          <a:noAutofit/>
                        </wps:bodyPr>
                      </wps:wsp>
                      <wps:wsp>
                        <wps:cNvPr id="775" name="Graphic 775"/>
                        <wps:cNvSpPr/>
                        <wps:spPr>
                          <a:xfrm>
                            <a:off x="0" y="1993584"/>
                            <a:ext cx="36830" cy="1270"/>
                          </a:xfrm>
                          <a:custGeom>
                            <a:avLst/>
                            <a:gdLst/>
                            <a:ahLst/>
                            <a:cxnLst/>
                            <a:rect l="l" t="t" r="r" b="b"/>
                            <a:pathLst>
                              <a:path w="36830">
                                <a:moveTo>
                                  <a:pt x="36623" y="0"/>
                                </a:moveTo>
                                <a:lnTo>
                                  <a:pt x="0" y="0"/>
                                </a:lnTo>
                              </a:path>
                            </a:pathLst>
                          </a:custGeom>
                          <a:ln w="8371">
                            <a:solidFill>
                              <a:srgbClr val="000000"/>
                            </a:solidFill>
                            <a:prstDash val="solid"/>
                          </a:ln>
                        </wps:spPr>
                        <wps:bodyPr wrap="square" lIns="0" tIns="0" rIns="0" bIns="0" rtlCol="0">
                          <a:prstTxWarp prst="textNoShape">
                            <a:avLst/>
                          </a:prstTxWarp>
                          <a:noAutofit/>
                        </wps:bodyPr>
                      </wps:wsp>
                      <wps:wsp>
                        <wps:cNvPr id="776" name="Graphic 776"/>
                        <wps:cNvSpPr/>
                        <wps:spPr>
                          <a:xfrm>
                            <a:off x="36623" y="1733756"/>
                            <a:ext cx="2048510" cy="1270"/>
                          </a:xfrm>
                          <a:custGeom>
                            <a:avLst/>
                            <a:gdLst/>
                            <a:ahLst/>
                            <a:cxnLst/>
                            <a:rect l="l" t="t" r="r" b="b"/>
                            <a:pathLst>
                              <a:path w="2048510">
                                <a:moveTo>
                                  <a:pt x="0" y="0"/>
                                </a:moveTo>
                                <a:lnTo>
                                  <a:pt x="2048415" y="0"/>
                                </a:lnTo>
                              </a:path>
                            </a:pathLst>
                          </a:custGeom>
                          <a:ln w="8371">
                            <a:solidFill>
                              <a:srgbClr val="AFAFAF"/>
                            </a:solidFill>
                            <a:prstDash val="solid"/>
                          </a:ln>
                        </wps:spPr>
                        <wps:bodyPr wrap="square" lIns="0" tIns="0" rIns="0" bIns="0" rtlCol="0">
                          <a:prstTxWarp prst="textNoShape">
                            <a:avLst/>
                          </a:prstTxWarp>
                          <a:noAutofit/>
                        </wps:bodyPr>
                      </wps:wsp>
                      <wps:wsp>
                        <wps:cNvPr id="777" name="Graphic 777"/>
                        <wps:cNvSpPr/>
                        <wps:spPr>
                          <a:xfrm>
                            <a:off x="0" y="1733756"/>
                            <a:ext cx="36830" cy="1270"/>
                          </a:xfrm>
                          <a:custGeom>
                            <a:avLst/>
                            <a:gdLst/>
                            <a:ahLst/>
                            <a:cxnLst/>
                            <a:rect l="l" t="t" r="r" b="b"/>
                            <a:pathLst>
                              <a:path w="36830">
                                <a:moveTo>
                                  <a:pt x="36623" y="0"/>
                                </a:moveTo>
                                <a:lnTo>
                                  <a:pt x="0" y="0"/>
                                </a:lnTo>
                              </a:path>
                            </a:pathLst>
                          </a:custGeom>
                          <a:solidFill>
                            <a:srgbClr val="000000"/>
                          </a:solidFill>
                        </wps:spPr>
                        <wps:bodyPr wrap="square" lIns="0" tIns="0" rIns="0" bIns="0" rtlCol="0">
                          <a:prstTxWarp prst="textNoShape">
                            <a:avLst/>
                          </a:prstTxWarp>
                          <a:noAutofit/>
                        </wps:bodyPr>
                      </wps:wsp>
                      <wps:wsp>
                        <wps:cNvPr id="778" name="Graphic 778"/>
                        <wps:cNvSpPr/>
                        <wps:spPr>
                          <a:xfrm>
                            <a:off x="0" y="1733756"/>
                            <a:ext cx="36830" cy="1270"/>
                          </a:xfrm>
                          <a:custGeom>
                            <a:avLst/>
                            <a:gdLst/>
                            <a:ahLst/>
                            <a:cxnLst/>
                            <a:rect l="l" t="t" r="r" b="b"/>
                            <a:pathLst>
                              <a:path w="36830">
                                <a:moveTo>
                                  <a:pt x="36623" y="0"/>
                                </a:moveTo>
                                <a:lnTo>
                                  <a:pt x="0" y="0"/>
                                </a:lnTo>
                              </a:path>
                            </a:pathLst>
                          </a:custGeom>
                          <a:ln w="8371">
                            <a:solidFill>
                              <a:srgbClr val="000000"/>
                            </a:solidFill>
                            <a:prstDash val="solid"/>
                          </a:ln>
                        </wps:spPr>
                        <wps:bodyPr wrap="square" lIns="0" tIns="0" rIns="0" bIns="0" rtlCol="0">
                          <a:prstTxWarp prst="textNoShape">
                            <a:avLst/>
                          </a:prstTxWarp>
                          <a:noAutofit/>
                        </wps:bodyPr>
                      </wps:wsp>
                      <wps:wsp>
                        <wps:cNvPr id="779" name="Graphic 779"/>
                        <wps:cNvSpPr/>
                        <wps:spPr>
                          <a:xfrm>
                            <a:off x="36623" y="1473928"/>
                            <a:ext cx="2048510" cy="1270"/>
                          </a:xfrm>
                          <a:custGeom>
                            <a:avLst/>
                            <a:gdLst/>
                            <a:ahLst/>
                            <a:cxnLst/>
                            <a:rect l="l" t="t" r="r" b="b"/>
                            <a:pathLst>
                              <a:path w="2048510">
                                <a:moveTo>
                                  <a:pt x="0" y="0"/>
                                </a:moveTo>
                                <a:lnTo>
                                  <a:pt x="2048415" y="0"/>
                                </a:lnTo>
                              </a:path>
                            </a:pathLst>
                          </a:custGeom>
                          <a:ln w="8371">
                            <a:solidFill>
                              <a:srgbClr val="AFAFAF"/>
                            </a:solidFill>
                            <a:prstDash val="solid"/>
                          </a:ln>
                        </wps:spPr>
                        <wps:bodyPr wrap="square" lIns="0" tIns="0" rIns="0" bIns="0" rtlCol="0">
                          <a:prstTxWarp prst="textNoShape">
                            <a:avLst/>
                          </a:prstTxWarp>
                          <a:noAutofit/>
                        </wps:bodyPr>
                      </wps:wsp>
                      <wps:wsp>
                        <wps:cNvPr id="780" name="Graphic 780"/>
                        <wps:cNvSpPr/>
                        <wps:spPr>
                          <a:xfrm>
                            <a:off x="0" y="1473928"/>
                            <a:ext cx="36830" cy="1270"/>
                          </a:xfrm>
                          <a:custGeom>
                            <a:avLst/>
                            <a:gdLst/>
                            <a:ahLst/>
                            <a:cxnLst/>
                            <a:rect l="l" t="t" r="r" b="b"/>
                            <a:pathLst>
                              <a:path w="36830">
                                <a:moveTo>
                                  <a:pt x="36623" y="0"/>
                                </a:moveTo>
                                <a:lnTo>
                                  <a:pt x="0" y="0"/>
                                </a:lnTo>
                              </a:path>
                            </a:pathLst>
                          </a:custGeom>
                          <a:solidFill>
                            <a:srgbClr val="000000"/>
                          </a:solidFill>
                        </wps:spPr>
                        <wps:bodyPr wrap="square" lIns="0" tIns="0" rIns="0" bIns="0" rtlCol="0">
                          <a:prstTxWarp prst="textNoShape">
                            <a:avLst/>
                          </a:prstTxWarp>
                          <a:noAutofit/>
                        </wps:bodyPr>
                      </wps:wsp>
                      <wps:wsp>
                        <wps:cNvPr id="781" name="Graphic 781"/>
                        <wps:cNvSpPr/>
                        <wps:spPr>
                          <a:xfrm>
                            <a:off x="0" y="1473928"/>
                            <a:ext cx="36830" cy="1270"/>
                          </a:xfrm>
                          <a:custGeom>
                            <a:avLst/>
                            <a:gdLst/>
                            <a:ahLst/>
                            <a:cxnLst/>
                            <a:rect l="l" t="t" r="r" b="b"/>
                            <a:pathLst>
                              <a:path w="36830">
                                <a:moveTo>
                                  <a:pt x="36623" y="0"/>
                                </a:moveTo>
                                <a:lnTo>
                                  <a:pt x="0" y="0"/>
                                </a:lnTo>
                              </a:path>
                            </a:pathLst>
                          </a:custGeom>
                          <a:ln w="8371">
                            <a:solidFill>
                              <a:srgbClr val="000000"/>
                            </a:solidFill>
                            <a:prstDash val="solid"/>
                          </a:ln>
                        </wps:spPr>
                        <wps:bodyPr wrap="square" lIns="0" tIns="0" rIns="0" bIns="0" rtlCol="0">
                          <a:prstTxWarp prst="textNoShape">
                            <a:avLst/>
                          </a:prstTxWarp>
                          <a:noAutofit/>
                        </wps:bodyPr>
                      </wps:wsp>
                      <wps:wsp>
                        <wps:cNvPr id="782" name="Graphic 782"/>
                        <wps:cNvSpPr/>
                        <wps:spPr>
                          <a:xfrm>
                            <a:off x="36623" y="1214100"/>
                            <a:ext cx="2048510" cy="1270"/>
                          </a:xfrm>
                          <a:custGeom>
                            <a:avLst/>
                            <a:gdLst/>
                            <a:ahLst/>
                            <a:cxnLst/>
                            <a:rect l="l" t="t" r="r" b="b"/>
                            <a:pathLst>
                              <a:path w="2048510">
                                <a:moveTo>
                                  <a:pt x="0" y="0"/>
                                </a:moveTo>
                                <a:lnTo>
                                  <a:pt x="2048415" y="0"/>
                                </a:lnTo>
                              </a:path>
                            </a:pathLst>
                          </a:custGeom>
                          <a:ln w="8371">
                            <a:solidFill>
                              <a:srgbClr val="AFAFAF"/>
                            </a:solidFill>
                            <a:prstDash val="solid"/>
                          </a:ln>
                        </wps:spPr>
                        <wps:bodyPr wrap="square" lIns="0" tIns="0" rIns="0" bIns="0" rtlCol="0">
                          <a:prstTxWarp prst="textNoShape">
                            <a:avLst/>
                          </a:prstTxWarp>
                          <a:noAutofit/>
                        </wps:bodyPr>
                      </wps:wsp>
                      <wps:wsp>
                        <wps:cNvPr id="783" name="Graphic 783"/>
                        <wps:cNvSpPr/>
                        <wps:spPr>
                          <a:xfrm>
                            <a:off x="0" y="1214100"/>
                            <a:ext cx="36830" cy="1270"/>
                          </a:xfrm>
                          <a:custGeom>
                            <a:avLst/>
                            <a:gdLst/>
                            <a:ahLst/>
                            <a:cxnLst/>
                            <a:rect l="l" t="t" r="r" b="b"/>
                            <a:pathLst>
                              <a:path w="36830">
                                <a:moveTo>
                                  <a:pt x="36623" y="0"/>
                                </a:moveTo>
                                <a:lnTo>
                                  <a:pt x="0" y="0"/>
                                </a:lnTo>
                              </a:path>
                            </a:pathLst>
                          </a:custGeom>
                          <a:solidFill>
                            <a:srgbClr val="000000"/>
                          </a:solidFill>
                        </wps:spPr>
                        <wps:bodyPr wrap="square" lIns="0" tIns="0" rIns="0" bIns="0" rtlCol="0">
                          <a:prstTxWarp prst="textNoShape">
                            <a:avLst/>
                          </a:prstTxWarp>
                          <a:noAutofit/>
                        </wps:bodyPr>
                      </wps:wsp>
                      <wps:wsp>
                        <wps:cNvPr id="784" name="Graphic 784"/>
                        <wps:cNvSpPr/>
                        <wps:spPr>
                          <a:xfrm>
                            <a:off x="0" y="1214100"/>
                            <a:ext cx="36830" cy="1270"/>
                          </a:xfrm>
                          <a:custGeom>
                            <a:avLst/>
                            <a:gdLst/>
                            <a:ahLst/>
                            <a:cxnLst/>
                            <a:rect l="l" t="t" r="r" b="b"/>
                            <a:pathLst>
                              <a:path w="36830">
                                <a:moveTo>
                                  <a:pt x="36623" y="0"/>
                                </a:moveTo>
                                <a:lnTo>
                                  <a:pt x="0" y="0"/>
                                </a:lnTo>
                              </a:path>
                            </a:pathLst>
                          </a:custGeom>
                          <a:ln w="8371">
                            <a:solidFill>
                              <a:srgbClr val="000000"/>
                            </a:solidFill>
                            <a:prstDash val="solid"/>
                          </a:ln>
                        </wps:spPr>
                        <wps:bodyPr wrap="square" lIns="0" tIns="0" rIns="0" bIns="0" rtlCol="0">
                          <a:prstTxWarp prst="textNoShape">
                            <a:avLst/>
                          </a:prstTxWarp>
                          <a:noAutofit/>
                        </wps:bodyPr>
                      </wps:wsp>
                      <wps:wsp>
                        <wps:cNvPr id="785" name="Graphic 785"/>
                        <wps:cNvSpPr/>
                        <wps:spPr>
                          <a:xfrm>
                            <a:off x="36623" y="954272"/>
                            <a:ext cx="2048510" cy="1270"/>
                          </a:xfrm>
                          <a:custGeom>
                            <a:avLst/>
                            <a:gdLst/>
                            <a:ahLst/>
                            <a:cxnLst/>
                            <a:rect l="l" t="t" r="r" b="b"/>
                            <a:pathLst>
                              <a:path w="2048510">
                                <a:moveTo>
                                  <a:pt x="0" y="0"/>
                                </a:moveTo>
                                <a:lnTo>
                                  <a:pt x="2048415" y="0"/>
                                </a:lnTo>
                              </a:path>
                            </a:pathLst>
                          </a:custGeom>
                          <a:ln w="8371">
                            <a:solidFill>
                              <a:srgbClr val="AFAFAF"/>
                            </a:solidFill>
                            <a:prstDash val="solid"/>
                          </a:ln>
                        </wps:spPr>
                        <wps:bodyPr wrap="square" lIns="0" tIns="0" rIns="0" bIns="0" rtlCol="0">
                          <a:prstTxWarp prst="textNoShape">
                            <a:avLst/>
                          </a:prstTxWarp>
                          <a:noAutofit/>
                        </wps:bodyPr>
                      </wps:wsp>
                      <wps:wsp>
                        <wps:cNvPr id="786" name="Graphic 786"/>
                        <wps:cNvSpPr/>
                        <wps:spPr>
                          <a:xfrm>
                            <a:off x="0" y="954272"/>
                            <a:ext cx="36830" cy="1270"/>
                          </a:xfrm>
                          <a:custGeom>
                            <a:avLst/>
                            <a:gdLst/>
                            <a:ahLst/>
                            <a:cxnLst/>
                            <a:rect l="l" t="t" r="r" b="b"/>
                            <a:pathLst>
                              <a:path w="36830">
                                <a:moveTo>
                                  <a:pt x="36623" y="0"/>
                                </a:moveTo>
                                <a:lnTo>
                                  <a:pt x="0" y="0"/>
                                </a:lnTo>
                              </a:path>
                            </a:pathLst>
                          </a:custGeom>
                          <a:solidFill>
                            <a:srgbClr val="000000"/>
                          </a:solidFill>
                        </wps:spPr>
                        <wps:bodyPr wrap="square" lIns="0" tIns="0" rIns="0" bIns="0" rtlCol="0">
                          <a:prstTxWarp prst="textNoShape">
                            <a:avLst/>
                          </a:prstTxWarp>
                          <a:noAutofit/>
                        </wps:bodyPr>
                      </wps:wsp>
                      <wps:wsp>
                        <wps:cNvPr id="787" name="Graphic 787"/>
                        <wps:cNvSpPr/>
                        <wps:spPr>
                          <a:xfrm>
                            <a:off x="0" y="954272"/>
                            <a:ext cx="36830" cy="1270"/>
                          </a:xfrm>
                          <a:custGeom>
                            <a:avLst/>
                            <a:gdLst/>
                            <a:ahLst/>
                            <a:cxnLst/>
                            <a:rect l="l" t="t" r="r" b="b"/>
                            <a:pathLst>
                              <a:path w="36830">
                                <a:moveTo>
                                  <a:pt x="36623" y="0"/>
                                </a:moveTo>
                                <a:lnTo>
                                  <a:pt x="0" y="0"/>
                                </a:lnTo>
                              </a:path>
                            </a:pathLst>
                          </a:custGeom>
                          <a:ln w="8371">
                            <a:solidFill>
                              <a:srgbClr val="000000"/>
                            </a:solidFill>
                            <a:prstDash val="solid"/>
                          </a:ln>
                        </wps:spPr>
                        <wps:bodyPr wrap="square" lIns="0" tIns="0" rIns="0" bIns="0" rtlCol="0">
                          <a:prstTxWarp prst="textNoShape">
                            <a:avLst/>
                          </a:prstTxWarp>
                          <a:noAutofit/>
                        </wps:bodyPr>
                      </wps:wsp>
                      <wps:wsp>
                        <wps:cNvPr id="788" name="Graphic 788"/>
                        <wps:cNvSpPr/>
                        <wps:spPr>
                          <a:xfrm>
                            <a:off x="36623" y="694444"/>
                            <a:ext cx="2048510" cy="1270"/>
                          </a:xfrm>
                          <a:custGeom>
                            <a:avLst/>
                            <a:gdLst/>
                            <a:ahLst/>
                            <a:cxnLst/>
                            <a:rect l="l" t="t" r="r" b="b"/>
                            <a:pathLst>
                              <a:path w="2048510">
                                <a:moveTo>
                                  <a:pt x="0" y="0"/>
                                </a:moveTo>
                                <a:lnTo>
                                  <a:pt x="2048415" y="0"/>
                                </a:lnTo>
                              </a:path>
                            </a:pathLst>
                          </a:custGeom>
                          <a:ln w="8371">
                            <a:solidFill>
                              <a:srgbClr val="AFAFAF"/>
                            </a:solidFill>
                            <a:prstDash val="solid"/>
                          </a:ln>
                        </wps:spPr>
                        <wps:bodyPr wrap="square" lIns="0" tIns="0" rIns="0" bIns="0" rtlCol="0">
                          <a:prstTxWarp prst="textNoShape">
                            <a:avLst/>
                          </a:prstTxWarp>
                          <a:noAutofit/>
                        </wps:bodyPr>
                      </wps:wsp>
                      <wps:wsp>
                        <wps:cNvPr id="789" name="Graphic 789"/>
                        <wps:cNvSpPr/>
                        <wps:spPr>
                          <a:xfrm>
                            <a:off x="0" y="694444"/>
                            <a:ext cx="36830" cy="1270"/>
                          </a:xfrm>
                          <a:custGeom>
                            <a:avLst/>
                            <a:gdLst/>
                            <a:ahLst/>
                            <a:cxnLst/>
                            <a:rect l="l" t="t" r="r" b="b"/>
                            <a:pathLst>
                              <a:path w="36830">
                                <a:moveTo>
                                  <a:pt x="36623" y="0"/>
                                </a:moveTo>
                                <a:lnTo>
                                  <a:pt x="0" y="0"/>
                                </a:lnTo>
                              </a:path>
                            </a:pathLst>
                          </a:custGeom>
                          <a:solidFill>
                            <a:srgbClr val="000000"/>
                          </a:solidFill>
                        </wps:spPr>
                        <wps:bodyPr wrap="square" lIns="0" tIns="0" rIns="0" bIns="0" rtlCol="0">
                          <a:prstTxWarp prst="textNoShape">
                            <a:avLst/>
                          </a:prstTxWarp>
                          <a:noAutofit/>
                        </wps:bodyPr>
                      </wps:wsp>
                      <wps:wsp>
                        <wps:cNvPr id="790" name="Graphic 790"/>
                        <wps:cNvSpPr/>
                        <wps:spPr>
                          <a:xfrm>
                            <a:off x="0" y="694444"/>
                            <a:ext cx="36830" cy="1270"/>
                          </a:xfrm>
                          <a:custGeom>
                            <a:avLst/>
                            <a:gdLst/>
                            <a:ahLst/>
                            <a:cxnLst/>
                            <a:rect l="l" t="t" r="r" b="b"/>
                            <a:pathLst>
                              <a:path w="36830">
                                <a:moveTo>
                                  <a:pt x="36623" y="0"/>
                                </a:moveTo>
                                <a:lnTo>
                                  <a:pt x="0" y="0"/>
                                </a:lnTo>
                              </a:path>
                            </a:pathLst>
                          </a:custGeom>
                          <a:ln w="8371">
                            <a:solidFill>
                              <a:srgbClr val="000000"/>
                            </a:solidFill>
                            <a:prstDash val="solid"/>
                          </a:ln>
                        </wps:spPr>
                        <wps:bodyPr wrap="square" lIns="0" tIns="0" rIns="0" bIns="0" rtlCol="0">
                          <a:prstTxWarp prst="textNoShape">
                            <a:avLst/>
                          </a:prstTxWarp>
                          <a:noAutofit/>
                        </wps:bodyPr>
                      </wps:wsp>
                      <wps:wsp>
                        <wps:cNvPr id="791" name="Graphic 791"/>
                        <wps:cNvSpPr/>
                        <wps:spPr>
                          <a:xfrm>
                            <a:off x="36623" y="434616"/>
                            <a:ext cx="2048510" cy="1270"/>
                          </a:xfrm>
                          <a:custGeom>
                            <a:avLst/>
                            <a:gdLst/>
                            <a:ahLst/>
                            <a:cxnLst/>
                            <a:rect l="l" t="t" r="r" b="b"/>
                            <a:pathLst>
                              <a:path w="2048510">
                                <a:moveTo>
                                  <a:pt x="0" y="0"/>
                                </a:moveTo>
                                <a:lnTo>
                                  <a:pt x="2048415" y="0"/>
                                </a:lnTo>
                              </a:path>
                            </a:pathLst>
                          </a:custGeom>
                          <a:ln w="8371">
                            <a:solidFill>
                              <a:srgbClr val="AFAFAF"/>
                            </a:solidFill>
                            <a:prstDash val="solid"/>
                          </a:ln>
                        </wps:spPr>
                        <wps:bodyPr wrap="square" lIns="0" tIns="0" rIns="0" bIns="0" rtlCol="0">
                          <a:prstTxWarp prst="textNoShape">
                            <a:avLst/>
                          </a:prstTxWarp>
                          <a:noAutofit/>
                        </wps:bodyPr>
                      </wps:wsp>
                      <wps:wsp>
                        <wps:cNvPr id="792" name="Graphic 792"/>
                        <wps:cNvSpPr/>
                        <wps:spPr>
                          <a:xfrm>
                            <a:off x="0" y="434616"/>
                            <a:ext cx="36830" cy="1270"/>
                          </a:xfrm>
                          <a:custGeom>
                            <a:avLst/>
                            <a:gdLst/>
                            <a:ahLst/>
                            <a:cxnLst/>
                            <a:rect l="l" t="t" r="r" b="b"/>
                            <a:pathLst>
                              <a:path w="36830">
                                <a:moveTo>
                                  <a:pt x="36623" y="0"/>
                                </a:moveTo>
                                <a:lnTo>
                                  <a:pt x="0" y="0"/>
                                </a:lnTo>
                              </a:path>
                            </a:pathLst>
                          </a:custGeom>
                          <a:solidFill>
                            <a:srgbClr val="000000"/>
                          </a:solidFill>
                        </wps:spPr>
                        <wps:bodyPr wrap="square" lIns="0" tIns="0" rIns="0" bIns="0" rtlCol="0">
                          <a:prstTxWarp prst="textNoShape">
                            <a:avLst/>
                          </a:prstTxWarp>
                          <a:noAutofit/>
                        </wps:bodyPr>
                      </wps:wsp>
                      <wps:wsp>
                        <wps:cNvPr id="793" name="Graphic 793"/>
                        <wps:cNvSpPr/>
                        <wps:spPr>
                          <a:xfrm>
                            <a:off x="0" y="434616"/>
                            <a:ext cx="36830" cy="1270"/>
                          </a:xfrm>
                          <a:custGeom>
                            <a:avLst/>
                            <a:gdLst/>
                            <a:ahLst/>
                            <a:cxnLst/>
                            <a:rect l="l" t="t" r="r" b="b"/>
                            <a:pathLst>
                              <a:path w="36830">
                                <a:moveTo>
                                  <a:pt x="36623" y="0"/>
                                </a:moveTo>
                                <a:lnTo>
                                  <a:pt x="0" y="0"/>
                                </a:lnTo>
                              </a:path>
                            </a:pathLst>
                          </a:custGeom>
                          <a:ln w="8371">
                            <a:solidFill>
                              <a:srgbClr val="000000"/>
                            </a:solidFill>
                            <a:prstDash val="solid"/>
                          </a:ln>
                        </wps:spPr>
                        <wps:bodyPr wrap="square" lIns="0" tIns="0" rIns="0" bIns="0" rtlCol="0">
                          <a:prstTxWarp prst="textNoShape">
                            <a:avLst/>
                          </a:prstTxWarp>
                          <a:noAutofit/>
                        </wps:bodyPr>
                      </wps:wsp>
                      <wps:wsp>
                        <wps:cNvPr id="794" name="Graphic 794"/>
                        <wps:cNvSpPr/>
                        <wps:spPr>
                          <a:xfrm>
                            <a:off x="36623" y="174788"/>
                            <a:ext cx="2048510" cy="1270"/>
                          </a:xfrm>
                          <a:custGeom>
                            <a:avLst/>
                            <a:gdLst/>
                            <a:ahLst/>
                            <a:cxnLst/>
                            <a:rect l="l" t="t" r="r" b="b"/>
                            <a:pathLst>
                              <a:path w="2048510">
                                <a:moveTo>
                                  <a:pt x="0" y="0"/>
                                </a:moveTo>
                                <a:lnTo>
                                  <a:pt x="2048415" y="0"/>
                                </a:lnTo>
                              </a:path>
                            </a:pathLst>
                          </a:custGeom>
                          <a:ln w="8371">
                            <a:solidFill>
                              <a:srgbClr val="AFAFAF"/>
                            </a:solidFill>
                            <a:prstDash val="solid"/>
                          </a:ln>
                        </wps:spPr>
                        <wps:bodyPr wrap="square" lIns="0" tIns="0" rIns="0" bIns="0" rtlCol="0">
                          <a:prstTxWarp prst="textNoShape">
                            <a:avLst/>
                          </a:prstTxWarp>
                          <a:noAutofit/>
                        </wps:bodyPr>
                      </wps:wsp>
                      <wps:wsp>
                        <wps:cNvPr id="795" name="Graphic 795"/>
                        <wps:cNvSpPr/>
                        <wps:spPr>
                          <a:xfrm>
                            <a:off x="0" y="174788"/>
                            <a:ext cx="36830" cy="1270"/>
                          </a:xfrm>
                          <a:custGeom>
                            <a:avLst/>
                            <a:gdLst/>
                            <a:ahLst/>
                            <a:cxnLst/>
                            <a:rect l="l" t="t" r="r" b="b"/>
                            <a:pathLst>
                              <a:path w="36830">
                                <a:moveTo>
                                  <a:pt x="36623" y="0"/>
                                </a:moveTo>
                                <a:lnTo>
                                  <a:pt x="0" y="0"/>
                                </a:lnTo>
                              </a:path>
                            </a:pathLst>
                          </a:custGeom>
                          <a:solidFill>
                            <a:srgbClr val="000000"/>
                          </a:solidFill>
                        </wps:spPr>
                        <wps:bodyPr wrap="square" lIns="0" tIns="0" rIns="0" bIns="0" rtlCol="0">
                          <a:prstTxWarp prst="textNoShape">
                            <a:avLst/>
                          </a:prstTxWarp>
                          <a:noAutofit/>
                        </wps:bodyPr>
                      </wps:wsp>
                      <wps:wsp>
                        <wps:cNvPr id="796" name="Graphic 796"/>
                        <wps:cNvSpPr/>
                        <wps:spPr>
                          <a:xfrm>
                            <a:off x="0" y="174788"/>
                            <a:ext cx="36830" cy="1270"/>
                          </a:xfrm>
                          <a:custGeom>
                            <a:avLst/>
                            <a:gdLst/>
                            <a:ahLst/>
                            <a:cxnLst/>
                            <a:rect l="l" t="t" r="r" b="b"/>
                            <a:pathLst>
                              <a:path w="36830">
                                <a:moveTo>
                                  <a:pt x="36623" y="0"/>
                                </a:moveTo>
                                <a:lnTo>
                                  <a:pt x="0" y="0"/>
                                </a:lnTo>
                              </a:path>
                            </a:pathLst>
                          </a:custGeom>
                          <a:ln w="8371">
                            <a:solidFill>
                              <a:srgbClr val="000000"/>
                            </a:solidFill>
                            <a:prstDash val="solid"/>
                          </a:ln>
                        </wps:spPr>
                        <wps:bodyPr wrap="square" lIns="0" tIns="0" rIns="0" bIns="0" rtlCol="0">
                          <a:prstTxWarp prst="textNoShape">
                            <a:avLst/>
                          </a:prstTxWarp>
                          <a:noAutofit/>
                        </wps:bodyPr>
                      </wps:wsp>
                      <wps:wsp>
                        <wps:cNvPr id="797" name="Graphic 797"/>
                        <wps:cNvSpPr/>
                        <wps:spPr>
                          <a:xfrm>
                            <a:off x="36623" y="4185"/>
                            <a:ext cx="2048510" cy="1989455"/>
                          </a:xfrm>
                          <a:custGeom>
                            <a:avLst/>
                            <a:gdLst/>
                            <a:ahLst/>
                            <a:cxnLst/>
                            <a:rect l="l" t="t" r="r" b="b"/>
                            <a:pathLst>
                              <a:path w="2048510" h="1989455">
                                <a:moveTo>
                                  <a:pt x="0" y="1989398"/>
                                </a:moveTo>
                                <a:lnTo>
                                  <a:pt x="0" y="0"/>
                                </a:lnTo>
                              </a:path>
                              <a:path w="2048510" h="1989455">
                                <a:moveTo>
                                  <a:pt x="2048415" y="1989398"/>
                                </a:moveTo>
                                <a:lnTo>
                                  <a:pt x="2048415" y="0"/>
                                </a:lnTo>
                              </a:path>
                              <a:path w="2048510" h="1989455">
                                <a:moveTo>
                                  <a:pt x="0" y="1989398"/>
                                </a:moveTo>
                                <a:lnTo>
                                  <a:pt x="2048415" y="1989398"/>
                                </a:lnTo>
                              </a:path>
                              <a:path w="2048510" h="1989455">
                                <a:moveTo>
                                  <a:pt x="0" y="0"/>
                                </a:moveTo>
                                <a:lnTo>
                                  <a:pt x="2048415" y="0"/>
                                </a:lnTo>
                              </a:path>
                            </a:pathLst>
                          </a:custGeom>
                          <a:ln w="8371">
                            <a:solidFill>
                              <a:srgbClr val="000000"/>
                            </a:solidFill>
                            <a:prstDash val="solid"/>
                          </a:ln>
                        </wps:spPr>
                        <wps:bodyPr wrap="square" lIns="0" tIns="0" rIns="0" bIns="0" rtlCol="0">
                          <a:prstTxWarp prst="textNoShape">
                            <a:avLst/>
                          </a:prstTxWarp>
                          <a:noAutofit/>
                        </wps:bodyPr>
                      </wps:wsp>
                      <wps:wsp>
                        <wps:cNvPr id="798" name="Textbox 798"/>
                        <wps:cNvSpPr txBox="1"/>
                        <wps:spPr>
                          <a:xfrm>
                            <a:off x="1794408" y="103590"/>
                            <a:ext cx="262255" cy="95885"/>
                          </a:xfrm>
                          <a:prstGeom prst="rect">
                            <a:avLst/>
                          </a:prstGeom>
                        </wps:spPr>
                        <wps:txbx>
                          <w:txbxContent>
                            <w:p w14:paraId="00DC288F" w14:textId="77777777" w:rsidR="00350CFB" w:rsidRDefault="00283FFF">
                              <w:pPr>
                                <w:spacing w:line="151" w:lineRule="exact"/>
                                <w:rPr>
                                  <w:rFonts w:ascii="Arial"/>
                                  <w:sz w:val="18"/>
                                </w:rPr>
                              </w:pPr>
                              <w:r>
                                <w:rPr>
                                  <w:rFonts w:ascii="Arial"/>
                                  <w:spacing w:val="-5"/>
                                  <w:sz w:val="18"/>
                                </w:rPr>
                                <w:t>AWP</w:t>
                              </w:r>
                            </w:p>
                          </w:txbxContent>
                        </wps:txbx>
                        <wps:bodyPr wrap="square" lIns="0" tIns="0" rIns="0" bIns="0" rtlCol="0">
                          <a:noAutofit/>
                        </wps:bodyPr>
                      </wps:wsp>
                    </wpg:wgp>
                  </a:graphicData>
                </a:graphic>
              </wp:anchor>
            </w:drawing>
          </mc:Choice>
          <mc:Fallback>
            <w:pict>
              <v:group w14:anchorId="00DC27BC" id="Group 759" o:spid="_x0000_s1361" style="position:absolute;left:0;text-align:left;margin-left:338.05pt;margin-top:-28.9pt;width:164.55pt;height:159.9pt;z-index:15784960;mso-wrap-distance-left:0;mso-wrap-distance-right:0;mso-position-horizontal-relative:page;mso-position-vertical-relative:text" coordsize="20897,2030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">
                <v:shape id="Graphic 760" o:spid="_x0000_s1362" style="position:absolute;left:1297;top:989;width:18624;height:18948;visibility:visible;mso-wrap-style:square;v-text-anchor:top" coordsize="1862455,189483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" path="m1396644,1891550r-46558,l1350086,1890509r-46546,l1256982,1890509r,3111l1210424,1893620r,-2070l1163866,1891550r-46546,l1117320,1890509r-46558,l1070762,1881149r-46558,l1024204,1887385r-46558,l931100,1887385r,-14542l884542,1872843r,-5194l837984,1867649r,-3124l791425,1864525r,-13513l744880,1851012r,-4153l698322,1846859r,-15596l651764,1831263r,-17665l605205,1813598r,-32220l558660,1781378r,-6236l512102,1775142r,-19748l465543,1755394r,-21819l418985,1733575r,-50927l372440,1682648r,1041l325882,1683689r,-63398l279323,1620291r,-24943l232778,1595348r,-83147l186220,1512201r,73787l139661,1585988r,-227609l93103,1358379r,217221l46558,1575600,46558,,,,,1894662r46558,l93103,1894662r1303541,l1396644,1891550xem1536306,1893620r-46546,l1443202,1893620r,1042l1489760,1894662r46546,l1536306,1893620xem1675968,1893620r-46546,l1582864,1893620r,1042l1629422,1894662r46546,l1675968,1893620xem1862188,1893620r-46546,l1815642,1894662r46546,l1862188,1893620xe" fillcolor="#5a4979" stroked="f">
                  <v:path arrowok="t"/>
                </v:shape>
                <v:shape id="Graphic 761" o:spid="_x0000_s1363" style="position:absolute;left:1796;top:41;width:13;height:19895;visibility:visible;mso-wrap-style:square;v-text-anchor:top" coordsize="1270,19894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" path="m,1989398l,e" filled="f" strokecolor="#afafaf" strokeweight=".23253mm">
                  <v:path arrowok="t"/>
                </v:shape>
                <v:shape id="Graphic 762" o:spid="_x0000_s1364" style="position:absolute;left:1796;top:19935;width:13;height:369;visibility:visible;mso-wrap-style:square;v-text-anchor:top" coordsize="1270,368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" path="m,l,36623e" fillcolor="black" stroked="f">
                  <v:path arrowok="t"/>
                </v:shape>
                <v:shape id="Graphic 763" o:spid="_x0000_s1365" style="position:absolute;left:1796;top:19935;width:13;height:369;visibility:visible;mso-wrap-style:square;v-text-anchor:top" coordsize="1270,368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" path="m,l,36623e" filled="f" strokeweight=".23253mm">
                  <v:path arrowok="t"/>
                </v:shape>
                <v:shape id="Graphic 764" o:spid="_x0000_s1366" style="position:absolute;left:6570;top:41;width:13;height:19895;visibility:visible;mso-wrap-style:square;v-text-anchor:top" coordsize="1270,19894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" path="m,1989398l,e" filled="f" strokecolor="#afafaf" strokeweight=".23253mm">
                  <v:path arrowok="t"/>
                </v:shape>
                <v:shape id="Graphic 765" o:spid="_x0000_s1367" style="position:absolute;left:6570;top:19935;width:13;height:369;visibility:visible;mso-wrap-style:square;v-text-anchor:top" coordsize="1270,368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" path="m,l,36623e" fillcolor="black" stroked="f">
                  <v:path arrowok="t"/>
                </v:shape>
                <v:shape id="Graphic 766" o:spid="_x0000_s1368" style="position:absolute;left:6570;top:19935;width:13;height:369;visibility:visible;mso-wrap-style:square;v-text-anchor:top" coordsize="1270,368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" path="m,l,36623e" filled="f" strokeweight=".23253mm">
                  <v:path arrowok="t"/>
                </v:shape>
                <v:shape id="Graphic 767" o:spid="_x0000_s1369" style="position:absolute;left:11344;top:41;width:13;height:19895;visibility:visible;mso-wrap-style:square;v-text-anchor:top" coordsize="1270,19894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" path="m,1989398l,e" filled="f" strokecolor="#afafaf" strokeweight=".23253mm">
                  <v:path arrowok="t"/>
                </v:shape>
                <v:shape id="Graphic 768" o:spid="_x0000_s1370" style="position:absolute;left:11344;top:19935;width:13;height:369;visibility:visible;mso-wrap-style:square;v-text-anchor:top" coordsize="1270,368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" path="m,l,36623e" fillcolor="black" stroked="f">
                  <v:path arrowok="t"/>
                </v:shape>
                <v:shape id="Graphic 769" o:spid="_x0000_s1371" style="position:absolute;left:11344;top:19935;width:13;height:369;visibility:visible;mso-wrap-style:square;v-text-anchor:top" coordsize="1270,368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" path="m,l,36623e" filled="f" strokeweight=".23253mm">
                  <v:path arrowok="t"/>
                </v:shape>
                <v:shape id="Graphic 770" o:spid="_x0000_s1372" style="position:absolute;left:16118;top:41;width:13;height:19895;visibility:visible;mso-wrap-style:square;v-text-anchor:top" coordsize="1270,19894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" path="m,1989398l,e" filled="f" strokecolor="#afafaf" strokeweight=".23253mm">
                  <v:path arrowok="t"/>
                </v:shape>
                <v:shape id="Graphic 771" o:spid="_x0000_s1373" style="position:absolute;left:16118;top:19935;width:13;height:369;visibility:visible;mso-wrap-style:square;v-text-anchor:top" coordsize="1270,368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" path="m,l,36623e" fillcolor="black" stroked="f">
                  <v:path arrowok="t"/>
                </v:shape>
                <v:shape id="Graphic 772" o:spid="_x0000_s1374" style="position:absolute;left:16118;top:19935;width:13;height:369;visibility:visible;mso-wrap-style:square;v-text-anchor:top" coordsize="1270,368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" path="m,l,36623e" filled="f" strokeweight=".23253mm">
                  <v:path arrowok="t"/>
                </v:shape>
                <v:shape id="Graphic 773" o:spid="_x0000_s1375" style="position:absolute;left:366;top:19935;width:20485;height:13;visibility:visible;mso-wrap-style:square;v-text-anchor:top" coordsize="204851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" path="m,l2048415,e" filled="f" strokecolor="#afafaf" strokeweight=".23253mm">
                  <v:path arrowok="t"/>
                </v:shape>
                <v:shape id="Graphic 774" o:spid="_x0000_s1376" style="position:absolute;top:19935;width:368;height:13;visibility:visible;mso-wrap-style:square;v-text-anchor:top" coordsize="3683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" path="m36623,l,e" fillcolor="black" stroked="f">
                  <v:path arrowok="t"/>
                </v:shape>
                <v:shape id="Graphic 775" o:spid="_x0000_s1377" style="position:absolute;top:19935;width:368;height:13;visibility:visible;mso-wrap-style:square;v-text-anchor:top" coordsize="3683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" path="m36623,l,e" filled="f" strokeweight=".23253mm">
                  <v:path arrowok="t"/>
                </v:shape>
                <v:shape id="Graphic 776" o:spid="_x0000_s1378" style="position:absolute;left:366;top:17337;width:20485;height:13;visibility:visible;mso-wrap-style:square;v-text-anchor:top" coordsize="204851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" path="m,l2048415,e" filled="f" strokecolor="#afafaf" strokeweight=".23253mm">
                  <v:path arrowok="t"/>
                </v:shape>
                <v:shape id="Graphic 777" o:spid="_x0000_s1379" style="position:absolute;top:17337;width:368;height:13;visibility:visible;mso-wrap-style:square;v-text-anchor:top" coordsize="3683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" path="m36623,l,e" fillcolor="black" stroked="f">
                  <v:path arrowok="t"/>
                </v:shape>
                <v:shape id="Graphic 778" o:spid="_x0000_s1380" style="position:absolute;top:17337;width:368;height:13;visibility:visible;mso-wrap-style:square;v-text-anchor:top" coordsize="3683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" path="m36623,l,e" filled="f" strokeweight=".23253mm">
                  <v:path arrowok="t"/>
                </v:shape>
                <v:shape id="Graphic 779" o:spid="_x0000_s1381" style="position:absolute;left:366;top:14739;width:20485;height:12;visibility:visible;mso-wrap-style:square;v-text-anchor:top" coordsize="204851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" path="m,l2048415,e" filled="f" strokecolor="#afafaf" strokeweight=".23253mm">
                  <v:path arrowok="t"/>
                </v:shape>
                <v:shape id="Graphic 780" o:spid="_x0000_s1382" style="position:absolute;top:14739;width:368;height:12;visibility:visible;mso-wrap-style:square;v-text-anchor:top" coordsize="3683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" path="m36623,l,e" fillcolor="black" stroked="f">
                  <v:path arrowok="t"/>
                </v:shape>
                <v:shape id="Graphic 781" o:spid="_x0000_s1383" style="position:absolute;top:14739;width:368;height:12;visibility:visible;mso-wrap-style:square;v-text-anchor:top" coordsize="3683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" path="m36623,l,e" filled="f" strokeweight=".23253mm">
                  <v:path arrowok="t"/>
                </v:shape>
                <v:shape id="Graphic 782" o:spid="_x0000_s1384" style="position:absolute;left:366;top:12141;width:20485;height:12;visibility:visible;mso-wrap-style:square;v-text-anchor:top" coordsize="204851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" path="m,l2048415,e" filled="f" strokecolor="#afafaf" strokeweight=".23253mm">
                  <v:path arrowok="t"/>
                </v:shape>
                <v:shape id="Graphic 783" o:spid="_x0000_s1385" style="position:absolute;top:12141;width:368;height:12;visibility:visible;mso-wrap-style:square;v-text-anchor:top" coordsize="3683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" path="m36623,l,e" fillcolor="black" stroked="f">
                  <v:path arrowok="t"/>
                </v:shape>
                <v:shape id="Graphic 784" o:spid="_x0000_s1386" style="position:absolute;top:12141;width:368;height:12;visibility:visible;mso-wrap-style:square;v-text-anchor:top" coordsize="3683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" path="m36623,l,e" filled="f" strokeweight=".23253mm">
                  <v:path arrowok="t"/>
                </v:shape>
                <v:shape id="Graphic 785" o:spid="_x0000_s1387" style="position:absolute;left:366;top:9542;width:20485;height:13;visibility:visible;mso-wrap-style:square;v-text-anchor:top" coordsize="204851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" path="m,l2048415,e" filled="f" strokecolor="#afafaf" strokeweight=".23253mm">
                  <v:path arrowok="t"/>
                </v:shape>
                <v:shape id="Graphic 786" o:spid="_x0000_s1388" style="position:absolute;top:9542;width:368;height:13;visibility:visible;mso-wrap-style:square;v-text-anchor:top" coordsize="3683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" path="m36623,l,e" fillcolor="black" stroked="f">
                  <v:path arrowok="t"/>
                </v:shape>
                <v:shape id="Graphic 787" o:spid="_x0000_s1389" style="position:absolute;top:9542;width:368;height:13;visibility:visible;mso-wrap-style:square;v-text-anchor:top" coordsize="3683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" path="m36623,l,e" filled="f" strokeweight=".23253mm">
                  <v:path arrowok="t"/>
                </v:shape>
                <v:shape id="Graphic 788" o:spid="_x0000_s1390" style="position:absolute;left:366;top:6944;width:20485;height:13;visibility:visible;mso-wrap-style:square;v-text-anchor:top" coordsize="204851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" path="m,l2048415,e" filled="f" strokecolor="#afafaf" strokeweight=".23253mm">
                  <v:path arrowok="t"/>
                </v:shape>
                <v:shape id="Graphic 789" o:spid="_x0000_s1391" style="position:absolute;top:6944;width:368;height:13;visibility:visible;mso-wrap-style:square;v-text-anchor:top" coordsize="3683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" path="m36623,l,e" fillcolor="black" stroked="f">
                  <v:path arrowok="t"/>
                </v:shape>
                <v:shape id="Graphic 790" o:spid="_x0000_s1392" style="position:absolute;top:6944;width:368;height:13;visibility:visible;mso-wrap-style:square;v-text-anchor:top" coordsize="3683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" path="m36623,l,e" filled="f" strokeweight=".23253mm">
                  <v:path arrowok="t"/>
                </v:shape>
                <v:shape id="Graphic 791" o:spid="_x0000_s1393" style="position:absolute;left:366;top:4346;width:20485;height:12;visibility:visible;mso-wrap-style:square;v-text-anchor:top" coordsize="204851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" path="m,l2048415,e" filled="f" strokecolor="#afafaf" strokeweight=".23253mm">
                  <v:path arrowok="t"/>
                </v:shape>
                <v:shape id="Graphic 792" o:spid="_x0000_s1394" style="position:absolute;top:4346;width:368;height:12;visibility:visible;mso-wrap-style:square;v-text-anchor:top" coordsize="3683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" path="m36623,l,e" fillcolor="black" stroked="f">
                  <v:path arrowok="t"/>
                </v:shape>
                <v:shape id="Graphic 793" o:spid="_x0000_s1395" style="position:absolute;top:4346;width:368;height:12;visibility:visible;mso-wrap-style:square;v-text-anchor:top" coordsize="3683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" path="m36623,l,e" filled="f" strokeweight=".23253mm">
                  <v:path arrowok="t"/>
                </v:shape>
                <v:shape id="Graphic 794" o:spid="_x0000_s1396" style="position:absolute;left:366;top:1747;width:20485;height:13;visibility:visible;mso-wrap-style:square;v-text-anchor:top" coordsize="204851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" path="m,l2048415,e" filled="f" strokecolor="#afafaf" strokeweight=".23253mm">
                  <v:path arrowok="t"/>
                </v:shape>
                <v:shape id="Graphic 795" o:spid="_x0000_s1397" style="position:absolute;top:1747;width:368;height:13;visibility:visible;mso-wrap-style:square;v-text-anchor:top" coordsize="3683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" path="m36623,l,e" fillcolor="black" stroked="f">
                  <v:path arrowok="t"/>
                </v:shape>
                <v:shape id="Graphic 796" o:spid="_x0000_s1398" style="position:absolute;top:1747;width:368;height:13;visibility:visible;mso-wrap-style:square;v-text-anchor:top" coordsize="3683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" path="m36623,l,e" filled="f" strokeweight=".23253mm">
                  <v:path arrowok="t"/>
                </v:shape>
                <v:shape id="Graphic 797" o:spid="_x0000_s1399" style="position:absolute;left:366;top:41;width:20485;height:19895;visibility:visible;mso-wrap-style:square;v-text-anchor:top" coordsize="2048510,19894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" path="m,1989398l,em2048415,1989398l2048415,em,1989398r2048415,em,l2048415,e" filled="f" strokeweight=".23253mm">
                  <v:path arrowok="t"/>
                </v:shape>
                <v:shape id="Textbox 798" o:spid="_x0000_s1400" type="#_x0000_t202" style="position:absolute;left:17944;top:1035;width:2622;height:95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" filled="f" stroked="f">
                  <v:textbox inset="0,0,0,0">
                    <w:txbxContent>
                      <w:p w14:paraId="00DC288F" w14:textId="77777777" w:rsidR="00350CFB" w:rsidRDefault="00283FFF">
                        <w:pPr>
                          <w:spacing w:line="151" w:lineRule="exact"/>
                          <w:rPr>
                            <w:rFonts w:ascii="Arial"/>
                            <w:sz w:val="18"/>
                          </w:rPr>
                        </w:pPr>
                        <w:r>
                          <w:rPr>
                            <w:rFonts w:ascii="Arial"/>
                            <w:spacing w:val="-5"/>
                            <w:sz w:val="18"/>
                          </w:rPr>
                          <w:t>AWP</w:t>
                        </w:r>
                      </w:p>
                    </w:txbxContent>
                  </v:textbox>
                </v:shape>
                <w10:wrap anchorx="page"/>
              </v:group>
            </w:pict>
          </mc:Fallback>
        </mc:AlternateContent>
      </w:r>
      <w:r>
        <w:rPr>
          <w:rFonts w:ascii="Arial"/>
          <w:spacing w:val="-4"/>
          <w:w w:val="105"/>
          <w:sz w:val="18"/>
        </w:rPr>
        <w:t>1500</w:t>
      </w:r>
    </w:p>
    <w:p w14:paraId="00DC2299" w14:textId="77777777" w:rsidR="00350CFB" w:rsidRDefault="00350CFB">
      <w:pPr>
        <w:rPr>
          <w:rFonts w:ascii="Arial"/>
          <w:sz w:val="18"/>
        </w:rPr>
        <w:sectPr w:rsidR="00350CFB">
          <w:type w:val="continuous"/>
          <w:pgSz w:w="11910" w:h="16840"/>
          <w:pgMar w:top="1920" w:right="708" w:bottom="280" w:left="992" w:header="0" w:footer="2115" w:gutter="0"/>
          <w:cols w:num="2" w:space="720" w:equalWidth="0">
            <w:col w:w="1570" w:space="2612"/>
            <w:col w:w="6028"/>
          </w:cols>
        </w:sectPr>
      </w:pPr>
    </w:p>
    <w:p w14:paraId="00DC229A" w14:textId="77777777" w:rsidR="00350CFB" w:rsidRDefault="00350CFB">
      <w:pPr>
        <w:pStyle w:val="BodyText"/>
        <w:spacing w:before="7"/>
        <w:rPr>
          <w:rFonts w:ascii="Arial"/>
          <w:sz w:val="12"/>
        </w:rPr>
      </w:pPr>
    </w:p>
    <w:p w14:paraId="00DC229B" w14:textId="77777777" w:rsidR="00350CFB" w:rsidRDefault="00350CFB">
      <w:pPr>
        <w:pStyle w:val="BodyText"/>
        <w:rPr>
          <w:rFonts w:ascii="Arial"/>
          <w:sz w:val="12"/>
        </w:rPr>
        <w:sectPr w:rsidR="00350CFB">
          <w:type w:val="continuous"/>
          <w:pgSz w:w="11910" w:h="16840"/>
          <w:pgMar w:top="1920" w:right="708" w:bottom="280" w:left="992" w:header="0" w:footer="2115" w:gutter="0"/>
          <w:cols w:space="720"/>
        </w:sectPr>
      </w:pPr>
    </w:p>
    <w:p w14:paraId="00DC229C" w14:textId="77777777" w:rsidR="00350CFB" w:rsidRDefault="00283FFF">
      <w:pPr>
        <w:spacing w:before="99"/>
        <w:ind w:right="38"/>
        <w:jc w:val="right"/>
        <w:rPr>
          <w:rFonts w:ascii="Arial"/>
          <w:sz w:val="18"/>
        </w:rPr>
      </w:pPr>
      <w:r>
        <w:rPr>
          <w:rFonts w:ascii="Arial"/>
          <w:noProof/>
          <w:sz w:val="18"/>
        </w:rPr>
        <mc:AlternateContent>
          <mc:Choice Requires="wps">
            <w:drawing>
              <wp:anchor distT="0" distB="0" distL="0" distR="0" simplePos="0" relativeHeight="15785472" behindDoc="0" locked="0" layoutInCell="1" allowOverlap="1" wp14:anchorId="00DC27BE" wp14:editId="00DC27BF">
                <wp:simplePos x="0" y="0"/>
                <wp:positionH relativeFrom="page">
                  <wp:posOffset>1168969</wp:posOffset>
                </wp:positionH>
                <wp:positionV relativeFrom="paragraph">
                  <wp:posOffset>183387</wp:posOffset>
                </wp:positionV>
                <wp:extent cx="130810" cy="449580"/>
                <wp:effectExtent l="0" t="0" r="0" b="0"/>
                <wp:wrapNone/>
                <wp:docPr id="799" name="Textbox 7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0810" cy="449580"/>
                        </a:xfrm>
                        <a:prstGeom prst="rect">
                          <a:avLst/>
                        </a:prstGeom>
                      </wps:spPr>
                      <wps:txbx>
                        <w:txbxContent>
                          <w:p w14:paraId="00DC2890" w14:textId="77777777" w:rsidR="00350CFB" w:rsidRDefault="00283FFF">
                            <w:pPr>
                              <w:spacing w:line="200" w:lineRule="exact"/>
                              <w:ind w:left="20"/>
                              <w:rPr>
                                <w:rFonts w:ascii="Arial"/>
                                <w:sz w:val="20"/>
                              </w:rPr>
                            </w:pPr>
                            <w:r>
                              <w:rPr>
                                <w:rFonts w:ascii="Arial"/>
                                <w:spacing w:val="-2"/>
                                <w:w w:val="105"/>
                                <w:sz w:val="20"/>
                              </w:rPr>
                              <w:t>Wallets</w:t>
                            </w:r>
                          </w:p>
                        </w:txbxContent>
                      </wps:txbx>
                      <wps:bodyPr vert="vert270" wrap="square" lIns="0" tIns="0" rIns="0" bIns="0" rtlCol="0">
                        <a:noAutofit/>
                      </wps:bodyPr>
                    </wps:wsp>
                  </a:graphicData>
                </a:graphic>
              </wp:anchor>
            </w:drawing>
          </mc:Choice>
          <mc:Fallback>
            <w:pict>
              <v:shape w14:anchorId="00DC27BE" id="Textbox 799" o:spid="_x0000_s1401" type="#_x0000_t202" style="position:absolute;left:0;text-align:left;margin-left:92.05pt;margin-top:14.45pt;width:10.3pt;height:35.4pt;z-index:157854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" filled="f" stroked="f">
                <v:textbox style="layout-flow:vertical;mso-layout-flow-alt:bottom-to-top" inset="0,0,0,0">
                  <w:txbxContent>
                    <w:p w14:paraId="00DC2890" w14:textId="77777777" w:rsidR="00350CFB" w:rsidRDefault="00283FFF">
                      <w:pPr>
                        <w:spacing w:line="200" w:lineRule="exact"/>
                        <w:ind w:left="20"/>
                        <w:rPr>
                          <w:rFonts w:ascii="Arial"/>
                          <w:sz w:val="20"/>
                        </w:rPr>
                      </w:pPr>
                      <w:r>
                        <w:rPr>
                          <w:rFonts w:ascii="Arial"/>
                          <w:spacing w:val="-2"/>
                          <w:w w:val="105"/>
                          <w:sz w:val="20"/>
                        </w:rPr>
                        <w:t>Wallets</w:t>
                      </w:r>
                    </w:p>
                  </w:txbxContent>
                </v:textbox>
                <w10:wrap anchorx="page"/>
              </v:shape>
            </w:pict>
          </mc:Fallback>
        </mc:AlternateContent>
      </w:r>
      <w:r>
        <w:rPr>
          <w:rFonts w:ascii="Arial"/>
          <w:spacing w:val="-4"/>
          <w:w w:val="105"/>
          <w:sz w:val="18"/>
        </w:rPr>
        <w:t>3000</w:t>
      </w:r>
    </w:p>
    <w:p w14:paraId="00DC229D" w14:textId="77777777" w:rsidR="00350CFB" w:rsidRDefault="00283FFF">
      <w:pPr>
        <w:spacing w:before="57"/>
        <w:ind w:left="1110"/>
        <w:rPr>
          <w:rFonts w:ascii="Arial"/>
          <w:sz w:val="18"/>
        </w:rPr>
      </w:pPr>
      <w:r>
        <w:br w:type="column"/>
      </w:r>
      <w:r>
        <w:rPr>
          <w:rFonts w:ascii="Arial"/>
          <w:spacing w:val="-4"/>
          <w:w w:val="105"/>
          <w:sz w:val="18"/>
        </w:rPr>
        <w:t>1250</w:t>
      </w:r>
    </w:p>
    <w:p w14:paraId="00DC229E" w14:textId="77777777" w:rsidR="00350CFB" w:rsidRDefault="00350CFB">
      <w:pPr>
        <w:rPr>
          <w:rFonts w:ascii="Arial"/>
          <w:sz w:val="18"/>
        </w:rPr>
        <w:sectPr w:rsidR="00350CFB">
          <w:type w:val="continuous"/>
          <w:pgSz w:w="11910" w:h="16840"/>
          <w:pgMar w:top="1920" w:right="708" w:bottom="280" w:left="992" w:header="0" w:footer="2115" w:gutter="0"/>
          <w:cols w:num="2" w:space="720" w:equalWidth="0">
            <w:col w:w="1570" w:space="2612"/>
            <w:col w:w="6028"/>
          </w:cols>
        </w:sectPr>
      </w:pPr>
    </w:p>
    <w:p w14:paraId="00DC229F" w14:textId="77777777" w:rsidR="00350CFB" w:rsidRDefault="00350CFB">
      <w:pPr>
        <w:pStyle w:val="BodyText"/>
        <w:rPr>
          <w:rFonts w:ascii="Arial"/>
          <w:sz w:val="9"/>
        </w:rPr>
      </w:pPr>
    </w:p>
    <w:p w14:paraId="00DC22A0" w14:textId="77777777" w:rsidR="00350CFB" w:rsidRDefault="00350CFB">
      <w:pPr>
        <w:pStyle w:val="BodyText"/>
        <w:rPr>
          <w:rFonts w:ascii="Arial"/>
          <w:sz w:val="9"/>
        </w:rPr>
        <w:sectPr w:rsidR="00350CFB">
          <w:type w:val="continuous"/>
          <w:pgSz w:w="11910" w:h="16840"/>
          <w:pgMar w:top="1920" w:right="708" w:bottom="280" w:left="992" w:header="0" w:footer="2115" w:gutter="0"/>
          <w:cols w:space="720"/>
        </w:sectPr>
      </w:pPr>
    </w:p>
    <w:p w14:paraId="00DC22A1" w14:textId="77777777" w:rsidR="00350CFB" w:rsidRDefault="00350CFB">
      <w:pPr>
        <w:pStyle w:val="BodyText"/>
        <w:spacing w:before="173"/>
        <w:rPr>
          <w:rFonts w:ascii="Arial"/>
          <w:sz w:val="16"/>
        </w:rPr>
      </w:pPr>
    </w:p>
    <w:p w14:paraId="00DC22A2" w14:textId="77777777" w:rsidR="00350CFB" w:rsidRDefault="00283FFF">
      <w:pPr>
        <w:ind w:right="38"/>
        <w:jc w:val="right"/>
        <w:rPr>
          <w:rFonts w:ascii="Arial"/>
          <w:sz w:val="18"/>
        </w:rPr>
      </w:pPr>
      <w:r>
        <w:rPr>
          <w:rFonts w:ascii="Arial"/>
          <w:spacing w:val="-4"/>
          <w:w w:val="105"/>
          <w:sz w:val="18"/>
        </w:rPr>
        <w:t>2000</w:t>
      </w:r>
    </w:p>
    <w:p w14:paraId="00DC22A3" w14:textId="77777777" w:rsidR="00350CFB" w:rsidRDefault="00283FFF">
      <w:pPr>
        <w:spacing w:before="57"/>
        <w:ind w:right="4491"/>
        <w:jc w:val="right"/>
        <w:rPr>
          <w:rFonts w:ascii="Arial"/>
          <w:sz w:val="18"/>
        </w:rPr>
      </w:pPr>
      <w:r>
        <w:br w:type="column"/>
      </w:r>
      <w:r>
        <w:rPr>
          <w:rFonts w:ascii="Arial"/>
          <w:spacing w:val="-4"/>
          <w:w w:val="105"/>
          <w:sz w:val="18"/>
        </w:rPr>
        <w:t>1000</w:t>
      </w:r>
    </w:p>
    <w:p w14:paraId="00DC22A4" w14:textId="77777777" w:rsidR="00350CFB" w:rsidRDefault="00350CFB">
      <w:pPr>
        <w:pStyle w:val="BodyText"/>
        <w:spacing w:before="18"/>
        <w:rPr>
          <w:rFonts w:ascii="Arial"/>
          <w:sz w:val="16"/>
        </w:rPr>
      </w:pPr>
    </w:p>
    <w:p w14:paraId="00DC22A5" w14:textId="77777777" w:rsidR="00350CFB" w:rsidRDefault="00283FFF">
      <w:pPr>
        <w:ind w:right="4491"/>
        <w:jc w:val="right"/>
        <w:rPr>
          <w:rFonts w:ascii="Arial"/>
          <w:sz w:val="18"/>
        </w:rPr>
      </w:pPr>
      <w:r>
        <w:rPr>
          <w:rFonts w:ascii="Arial"/>
          <w:noProof/>
          <w:sz w:val="18"/>
        </w:rPr>
        <mc:AlternateContent>
          <mc:Choice Requires="wps">
            <w:drawing>
              <wp:anchor distT="0" distB="0" distL="0" distR="0" simplePos="0" relativeHeight="15785984" behindDoc="0" locked="0" layoutInCell="1" allowOverlap="1" wp14:anchorId="00DC27C0" wp14:editId="00DC27C1">
                <wp:simplePos x="0" y="0"/>
                <wp:positionH relativeFrom="page">
                  <wp:posOffset>3824709</wp:posOffset>
                </wp:positionH>
                <wp:positionV relativeFrom="paragraph">
                  <wp:posOffset>-372517</wp:posOffset>
                </wp:positionV>
                <wp:extent cx="130810" cy="449580"/>
                <wp:effectExtent l="0" t="0" r="0" b="0"/>
                <wp:wrapNone/>
                <wp:docPr id="800" name="Textbox 8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0810" cy="449580"/>
                        </a:xfrm>
                        <a:prstGeom prst="rect">
                          <a:avLst/>
                        </a:prstGeom>
                      </wps:spPr>
                      <wps:txbx>
                        <w:txbxContent>
                          <w:p w14:paraId="00DC2891" w14:textId="77777777" w:rsidR="00350CFB" w:rsidRDefault="00283FFF">
                            <w:pPr>
                              <w:spacing w:line="200" w:lineRule="exact"/>
                              <w:ind w:left="20"/>
                              <w:rPr>
                                <w:rFonts w:ascii="Arial"/>
                                <w:sz w:val="20"/>
                              </w:rPr>
                            </w:pPr>
                            <w:r>
                              <w:rPr>
                                <w:rFonts w:ascii="Arial"/>
                                <w:spacing w:val="-2"/>
                                <w:w w:val="105"/>
                                <w:sz w:val="20"/>
                              </w:rPr>
                              <w:t>Wallets</w:t>
                            </w:r>
                          </w:p>
                        </w:txbxContent>
                      </wps:txbx>
                      <wps:bodyPr vert="vert270" wrap="square" lIns="0" tIns="0" rIns="0" bIns="0" rtlCol="0">
                        <a:noAutofit/>
                      </wps:bodyPr>
                    </wps:wsp>
                  </a:graphicData>
                </a:graphic>
              </wp:anchor>
            </w:drawing>
          </mc:Choice>
          <mc:Fallback>
            <w:pict>
              <v:shape w14:anchorId="00DC27C0" id="Textbox 800" o:spid="_x0000_s1402" type="#_x0000_t202" style="position:absolute;left:0;text-align:left;margin-left:301.15pt;margin-top:-29.35pt;width:10.3pt;height:35.4pt;z-index:157859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" filled="f" stroked="f">
                <v:textbox style="layout-flow:vertical;mso-layout-flow-alt:bottom-to-top" inset="0,0,0,0">
                  <w:txbxContent>
                    <w:p w14:paraId="00DC2891" w14:textId="77777777" w:rsidR="00350CFB" w:rsidRDefault="00283FFF">
                      <w:pPr>
                        <w:spacing w:line="200" w:lineRule="exact"/>
                        <w:ind w:left="20"/>
                        <w:rPr>
                          <w:rFonts w:ascii="Arial"/>
                          <w:sz w:val="20"/>
                        </w:rPr>
                      </w:pPr>
                      <w:r>
                        <w:rPr>
                          <w:rFonts w:ascii="Arial"/>
                          <w:spacing w:val="-2"/>
                          <w:w w:val="105"/>
                          <w:sz w:val="20"/>
                        </w:rPr>
                        <w:t>Wallets</w:t>
                      </w:r>
                    </w:p>
                  </w:txbxContent>
                </v:textbox>
                <w10:wrap anchorx="page"/>
              </v:shape>
            </w:pict>
          </mc:Fallback>
        </mc:AlternateContent>
      </w:r>
      <w:r>
        <w:rPr>
          <w:rFonts w:ascii="Arial"/>
          <w:spacing w:val="-5"/>
          <w:w w:val="105"/>
          <w:sz w:val="18"/>
        </w:rPr>
        <w:t>750</w:t>
      </w:r>
    </w:p>
    <w:p w14:paraId="00DC22A6" w14:textId="77777777" w:rsidR="00350CFB" w:rsidRDefault="00350CFB">
      <w:pPr>
        <w:jc w:val="right"/>
        <w:rPr>
          <w:rFonts w:ascii="Arial"/>
          <w:sz w:val="18"/>
        </w:rPr>
        <w:sectPr w:rsidR="00350CFB">
          <w:type w:val="continuous"/>
          <w:pgSz w:w="11910" w:h="16840"/>
          <w:pgMar w:top="1920" w:right="708" w:bottom="280" w:left="992" w:header="0" w:footer="2115" w:gutter="0"/>
          <w:cols w:num="2" w:space="720" w:equalWidth="0">
            <w:col w:w="1570" w:space="2612"/>
            <w:col w:w="6028"/>
          </w:cols>
        </w:sectPr>
      </w:pPr>
    </w:p>
    <w:p w14:paraId="00DC22A7" w14:textId="77777777" w:rsidR="00350CFB" w:rsidRDefault="00350CFB">
      <w:pPr>
        <w:pStyle w:val="BodyText"/>
        <w:spacing w:before="8"/>
        <w:rPr>
          <w:rFonts w:ascii="Arial"/>
          <w:sz w:val="12"/>
        </w:rPr>
      </w:pPr>
    </w:p>
    <w:p w14:paraId="00DC22A8" w14:textId="77777777" w:rsidR="00350CFB" w:rsidRDefault="00350CFB">
      <w:pPr>
        <w:pStyle w:val="BodyText"/>
        <w:rPr>
          <w:rFonts w:ascii="Arial"/>
          <w:sz w:val="12"/>
        </w:rPr>
        <w:sectPr w:rsidR="00350CFB">
          <w:type w:val="continuous"/>
          <w:pgSz w:w="11910" w:h="16840"/>
          <w:pgMar w:top="1920" w:right="708" w:bottom="280" w:left="992" w:header="0" w:footer="2115" w:gutter="0"/>
          <w:cols w:space="720"/>
        </w:sectPr>
      </w:pPr>
    </w:p>
    <w:p w14:paraId="00DC22A9" w14:textId="77777777" w:rsidR="00350CFB" w:rsidRDefault="00350CFB">
      <w:pPr>
        <w:pStyle w:val="BodyText"/>
        <w:spacing w:before="22"/>
        <w:rPr>
          <w:rFonts w:ascii="Arial"/>
          <w:sz w:val="16"/>
        </w:rPr>
      </w:pPr>
    </w:p>
    <w:p w14:paraId="00DC22AA" w14:textId="77777777" w:rsidR="00350CFB" w:rsidRDefault="00283FFF">
      <w:pPr>
        <w:ind w:right="38"/>
        <w:jc w:val="right"/>
        <w:rPr>
          <w:rFonts w:ascii="Arial"/>
          <w:sz w:val="18"/>
        </w:rPr>
      </w:pPr>
      <w:r>
        <w:rPr>
          <w:rFonts w:ascii="Arial"/>
          <w:spacing w:val="-4"/>
          <w:w w:val="105"/>
          <w:sz w:val="18"/>
        </w:rPr>
        <w:t>1000</w:t>
      </w:r>
    </w:p>
    <w:p w14:paraId="00DC22AB" w14:textId="77777777" w:rsidR="00350CFB" w:rsidRDefault="00283FFF">
      <w:pPr>
        <w:spacing w:before="56"/>
        <w:ind w:left="1110"/>
        <w:rPr>
          <w:rFonts w:ascii="Arial"/>
          <w:sz w:val="18"/>
        </w:rPr>
      </w:pPr>
      <w:r>
        <w:br w:type="column"/>
      </w:r>
      <w:r>
        <w:rPr>
          <w:rFonts w:ascii="Arial"/>
          <w:spacing w:val="-5"/>
          <w:w w:val="105"/>
          <w:sz w:val="18"/>
        </w:rPr>
        <w:t>500</w:t>
      </w:r>
    </w:p>
    <w:p w14:paraId="00DC22AC" w14:textId="77777777" w:rsidR="00350CFB" w:rsidRDefault="00350CFB">
      <w:pPr>
        <w:pStyle w:val="BodyText"/>
        <w:spacing w:before="18"/>
        <w:rPr>
          <w:rFonts w:ascii="Arial"/>
          <w:sz w:val="16"/>
        </w:rPr>
      </w:pPr>
    </w:p>
    <w:p w14:paraId="00DC22AD" w14:textId="77777777" w:rsidR="00350CFB" w:rsidRDefault="00283FFF">
      <w:pPr>
        <w:ind w:left="1110"/>
        <w:rPr>
          <w:rFonts w:ascii="Arial"/>
          <w:sz w:val="18"/>
        </w:rPr>
      </w:pPr>
      <w:r>
        <w:rPr>
          <w:rFonts w:ascii="Arial"/>
          <w:spacing w:val="-5"/>
          <w:w w:val="105"/>
          <w:sz w:val="18"/>
        </w:rPr>
        <w:t>250</w:t>
      </w:r>
    </w:p>
    <w:p w14:paraId="00DC22AE" w14:textId="77777777" w:rsidR="00350CFB" w:rsidRDefault="00350CFB">
      <w:pPr>
        <w:rPr>
          <w:rFonts w:ascii="Arial"/>
          <w:sz w:val="18"/>
        </w:rPr>
        <w:sectPr w:rsidR="00350CFB">
          <w:type w:val="continuous"/>
          <w:pgSz w:w="11910" w:h="16840"/>
          <w:pgMar w:top="1920" w:right="708" w:bottom="280" w:left="992" w:header="0" w:footer="2115" w:gutter="0"/>
          <w:cols w:num="2" w:space="720" w:equalWidth="0">
            <w:col w:w="1570" w:space="2717"/>
            <w:col w:w="5923"/>
          </w:cols>
        </w:sectPr>
      </w:pPr>
    </w:p>
    <w:p w14:paraId="00DC22AF" w14:textId="77777777" w:rsidR="00350CFB" w:rsidRDefault="00350CFB">
      <w:pPr>
        <w:pStyle w:val="BodyText"/>
        <w:spacing w:before="8"/>
        <w:rPr>
          <w:rFonts w:ascii="Arial"/>
          <w:sz w:val="12"/>
        </w:rPr>
      </w:pPr>
    </w:p>
    <w:p w14:paraId="00DC22B0" w14:textId="77777777" w:rsidR="00350CFB" w:rsidRDefault="00350CFB">
      <w:pPr>
        <w:pStyle w:val="BodyText"/>
        <w:rPr>
          <w:rFonts w:ascii="Arial"/>
          <w:sz w:val="12"/>
        </w:rPr>
        <w:sectPr w:rsidR="00350CFB">
          <w:type w:val="continuous"/>
          <w:pgSz w:w="11910" w:h="16840"/>
          <w:pgMar w:top="1920" w:right="708" w:bottom="280" w:left="992" w:header="0" w:footer="2115" w:gutter="0"/>
          <w:cols w:space="720"/>
        </w:sectPr>
      </w:pPr>
    </w:p>
    <w:p w14:paraId="00DC22B1" w14:textId="77777777" w:rsidR="00350CFB" w:rsidRDefault="00283FFF">
      <w:pPr>
        <w:spacing w:before="57" w:line="192" w:lineRule="exact"/>
        <w:ind w:left="1424"/>
        <w:rPr>
          <w:rFonts w:ascii="Arial"/>
          <w:sz w:val="18"/>
        </w:rPr>
      </w:pPr>
      <w:r>
        <w:rPr>
          <w:rFonts w:ascii="Arial"/>
          <w:spacing w:val="-10"/>
          <w:w w:val="105"/>
          <w:sz w:val="18"/>
        </w:rPr>
        <w:t>0</w:t>
      </w:r>
    </w:p>
    <w:p w14:paraId="00DC22B2" w14:textId="77777777" w:rsidR="00350CFB" w:rsidRDefault="00283FFF">
      <w:pPr>
        <w:tabs>
          <w:tab w:val="left" w:pos="2594"/>
          <w:tab w:val="left" w:pos="3506"/>
          <w:tab w:val="left" w:pos="4418"/>
        </w:tabs>
        <w:spacing w:line="192" w:lineRule="exact"/>
        <w:ind w:left="1683"/>
        <w:rPr>
          <w:rFonts w:ascii="Arial"/>
          <w:sz w:val="18"/>
        </w:rPr>
      </w:pPr>
      <w:r>
        <w:rPr>
          <w:noProof/>
          <w:position w:val="5"/>
        </w:rPr>
        <w:drawing>
          <wp:inline distT="0" distB="0" distL="0" distR="0" wp14:anchorId="00DC27C2" wp14:editId="00DC27C3">
            <wp:extent cx="65504" cy="8266"/>
            <wp:effectExtent l="0" t="0" r="0" b="0"/>
            <wp:docPr id="801" name="Image 8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1" name="Image 801"/>
                    <pic:cNvPicPr/>
                  </pic:nvPicPr>
                  <pic:blipFill>
                    <a:blip r:embed="rId40" cstate="print"/>
                    <a:stretch>
                      <a:fillRect/>
                    </a:stretch>
                  </pic:blipFill>
                  <pic:spPr>
                    <a:xfrm>
                      <a:off x="0" y="0"/>
                      <a:ext cx="65504" cy="8266"/>
                    </a:xfrm>
                    <a:prstGeom prst="rect">
                      <a:avLst/>
                    </a:prstGeom>
                  </pic:spPr>
                </pic:pic>
              </a:graphicData>
            </a:graphic>
          </wp:inline>
        </w:drawing>
      </w:r>
      <w:r>
        <w:rPr>
          <w:rFonts w:ascii="Arial"/>
          <w:spacing w:val="-5"/>
          <w:w w:val="105"/>
          <w:sz w:val="18"/>
        </w:rPr>
        <w:t>4.0</w:t>
      </w:r>
      <w:r>
        <w:rPr>
          <w:rFonts w:ascii="Arial"/>
          <w:sz w:val="18"/>
        </w:rPr>
        <w:tab/>
      </w:r>
      <w:r>
        <w:rPr>
          <w:rFonts w:ascii="Arial"/>
          <w:noProof/>
          <w:position w:val="5"/>
          <w:sz w:val="18"/>
        </w:rPr>
        <w:drawing>
          <wp:inline distT="0" distB="0" distL="0" distR="0" wp14:anchorId="00DC27C4" wp14:editId="00DC27C5">
            <wp:extent cx="65504" cy="8266"/>
            <wp:effectExtent l="0" t="0" r="0" b="0"/>
            <wp:docPr id="802" name="Image 8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2" name="Image 802"/>
                    <pic:cNvPicPr/>
                  </pic:nvPicPr>
                  <pic:blipFill>
                    <a:blip r:embed="rId41" cstate="print"/>
                    <a:stretch>
                      <a:fillRect/>
                    </a:stretch>
                  </pic:blipFill>
                  <pic:spPr>
                    <a:xfrm>
                      <a:off x="0" y="0"/>
                      <a:ext cx="65504" cy="8266"/>
                    </a:xfrm>
                    <a:prstGeom prst="rect">
                      <a:avLst/>
                    </a:prstGeom>
                  </pic:spPr>
                </pic:pic>
              </a:graphicData>
            </a:graphic>
          </wp:inline>
        </w:drawing>
      </w:r>
      <w:r>
        <w:rPr>
          <w:rFonts w:ascii="Arial"/>
          <w:spacing w:val="-5"/>
          <w:w w:val="105"/>
          <w:sz w:val="18"/>
        </w:rPr>
        <w:t>3.8</w:t>
      </w:r>
      <w:r>
        <w:rPr>
          <w:rFonts w:ascii="Arial"/>
          <w:sz w:val="18"/>
        </w:rPr>
        <w:tab/>
      </w:r>
      <w:r>
        <w:rPr>
          <w:rFonts w:ascii="Arial"/>
          <w:noProof/>
          <w:position w:val="5"/>
          <w:sz w:val="18"/>
        </w:rPr>
        <w:drawing>
          <wp:inline distT="0" distB="0" distL="0" distR="0" wp14:anchorId="00DC27C6" wp14:editId="00DC27C7">
            <wp:extent cx="65504" cy="8266"/>
            <wp:effectExtent l="0" t="0" r="0" b="0"/>
            <wp:docPr id="803" name="Image 8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3" name="Image 803"/>
                    <pic:cNvPicPr/>
                  </pic:nvPicPr>
                  <pic:blipFill>
                    <a:blip r:embed="rId41" cstate="print"/>
                    <a:stretch>
                      <a:fillRect/>
                    </a:stretch>
                  </pic:blipFill>
                  <pic:spPr>
                    <a:xfrm>
                      <a:off x="0" y="0"/>
                      <a:ext cx="65504" cy="8266"/>
                    </a:xfrm>
                    <a:prstGeom prst="rect">
                      <a:avLst/>
                    </a:prstGeom>
                  </pic:spPr>
                </pic:pic>
              </a:graphicData>
            </a:graphic>
          </wp:inline>
        </w:drawing>
      </w:r>
      <w:r>
        <w:rPr>
          <w:rFonts w:ascii="Arial"/>
          <w:spacing w:val="-5"/>
          <w:w w:val="105"/>
          <w:sz w:val="18"/>
        </w:rPr>
        <w:t>3.6</w:t>
      </w:r>
      <w:r>
        <w:rPr>
          <w:rFonts w:ascii="Arial"/>
          <w:sz w:val="18"/>
        </w:rPr>
        <w:tab/>
      </w:r>
      <w:r>
        <w:rPr>
          <w:rFonts w:ascii="Arial"/>
          <w:noProof/>
          <w:position w:val="5"/>
          <w:sz w:val="18"/>
        </w:rPr>
        <w:drawing>
          <wp:inline distT="0" distB="0" distL="0" distR="0" wp14:anchorId="00DC27C8" wp14:editId="00DC27C9">
            <wp:extent cx="65504" cy="8266"/>
            <wp:effectExtent l="0" t="0" r="0" b="0"/>
            <wp:docPr id="804" name="Image 8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4" name="Image 804"/>
                    <pic:cNvPicPr/>
                  </pic:nvPicPr>
                  <pic:blipFill>
                    <a:blip r:embed="rId41" cstate="print"/>
                    <a:stretch>
                      <a:fillRect/>
                    </a:stretch>
                  </pic:blipFill>
                  <pic:spPr>
                    <a:xfrm>
                      <a:off x="0" y="0"/>
                      <a:ext cx="65504" cy="8266"/>
                    </a:xfrm>
                    <a:prstGeom prst="rect">
                      <a:avLst/>
                    </a:prstGeom>
                  </pic:spPr>
                </pic:pic>
              </a:graphicData>
            </a:graphic>
          </wp:inline>
        </w:drawing>
      </w:r>
      <w:r>
        <w:rPr>
          <w:rFonts w:ascii="Arial"/>
          <w:spacing w:val="-5"/>
          <w:w w:val="105"/>
          <w:sz w:val="18"/>
        </w:rPr>
        <w:t>3.4</w:t>
      </w:r>
    </w:p>
    <w:p w14:paraId="00DC22B3" w14:textId="77777777" w:rsidR="00350CFB" w:rsidRDefault="00283FFF">
      <w:pPr>
        <w:spacing w:before="12"/>
        <w:ind w:left="2697"/>
        <w:rPr>
          <w:rFonts w:ascii="Arial"/>
          <w:sz w:val="20"/>
        </w:rPr>
      </w:pPr>
      <w:r>
        <w:rPr>
          <w:rFonts w:ascii="Arial"/>
          <w:w w:val="105"/>
          <w:sz w:val="20"/>
        </w:rPr>
        <w:t>log</w:t>
      </w:r>
      <w:r>
        <w:rPr>
          <w:rFonts w:ascii="Arial"/>
          <w:w w:val="105"/>
          <w:sz w:val="20"/>
          <w:vertAlign w:val="subscript"/>
        </w:rPr>
        <w:t>10</w:t>
      </w:r>
      <w:r>
        <w:rPr>
          <w:rFonts w:ascii="Arial"/>
          <w:spacing w:val="-20"/>
          <w:w w:val="105"/>
          <w:sz w:val="20"/>
        </w:rPr>
        <w:t xml:space="preserve"> </w:t>
      </w:r>
      <w:r>
        <w:rPr>
          <w:rFonts w:ascii="Arial"/>
          <w:spacing w:val="-2"/>
          <w:w w:val="105"/>
          <w:sz w:val="20"/>
        </w:rPr>
        <w:t>(score)</w:t>
      </w:r>
    </w:p>
    <w:p w14:paraId="00DC22B4" w14:textId="77777777" w:rsidR="00350CFB" w:rsidRDefault="00283FFF">
      <w:pPr>
        <w:spacing w:before="57" w:line="195" w:lineRule="exact"/>
        <w:ind w:left="766"/>
        <w:rPr>
          <w:rFonts w:ascii="Arial"/>
          <w:sz w:val="18"/>
        </w:rPr>
      </w:pPr>
      <w:r>
        <w:br w:type="column"/>
      </w:r>
      <w:r>
        <w:rPr>
          <w:rFonts w:ascii="Arial"/>
          <w:spacing w:val="-10"/>
          <w:w w:val="105"/>
          <w:sz w:val="18"/>
        </w:rPr>
        <w:t>0</w:t>
      </w:r>
    </w:p>
    <w:p w14:paraId="00DC22B5" w14:textId="77777777" w:rsidR="00350CFB" w:rsidRDefault="00283FFF">
      <w:pPr>
        <w:tabs>
          <w:tab w:val="left" w:pos="1859"/>
          <w:tab w:val="left" w:pos="2611"/>
          <w:tab w:val="left" w:pos="3362"/>
        </w:tabs>
        <w:spacing w:line="195" w:lineRule="exact"/>
        <w:ind w:left="1107"/>
        <w:rPr>
          <w:rFonts w:ascii="Arial"/>
          <w:position w:val="-4"/>
          <w:sz w:val="18"/>
        </w:rPr>
      </w:pPr>
      <w:r>
        <w:rPr>
          <w:noProof/>
        </w:rPr>
        <w:drawing>
          <wp:inline distT="0" distB="0" distL="0" distR="0" wp14:anchorId="00DC27CA" wp14:editId="00DC27CB">
            <wp:extent cx="65504" cy="8266"/>
            <wp:effectExtent l="0" t="0" r="0" b="0"/>
            <wp:docPr id="805" name="Image 8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5" name="Image 805"/>
                    <pic:cNvPicPr/>
                  </pic:nvPicPr>
                  <pic:blipFill>
                    <a:blip r:embed="rId41" cstate="print"/>
                    <a:stretch>
                      <a:fillRect/>
                    </a:stretch>
                  </pic:blipFill>
                  <pic:spPr>
                    <a:xfrm>
                      <a:off x="0" y="0"/>
                      <a:ext cx="65504" cy="8266"/>
                    </a:xfrm>
                    <a:prstGeom prst="rect">
                      <a:avLst/>
                    </a:prstGeom>
                  </pic:spPr>
                </pic:pic>
              </a:graphicData>
            </a:graphic>
          </wp:inline>
        </w:drawing>
      </w:r>
      <w:r>
        <w:rPr>
          <w:rFonts w:ascii="Arial"/>
          <w:spacing w:val="-10"/>
          <w:w w:val="105"/>
          <w:position w:val="-4"/>
          <w:sz w:val="18"/>
        </w:rPr>
        <w:t>5</w:t>
      </w:r>
      <w:r>
        <w:rPr>
          <w:rFonts w:ascii="Arial"/>
          <w:position w:val="-4"/>
          <w:sz w:val="18"/>
        </w:rPr>
        <w:tab/>
      </w:r>
      <w:r>
        <w:rPr>
          <w:rFonts w:ascii="Arial"/>
          <w:noProof/>
          <w:sz w:val="18"/>
        </w:rPr>
        <w:drawing>
          <wp:inline distT="0" distB="0" distL="0" distR="0" wp14:anchorId="00DC27CC" wp14:editId="00DC27CD">
            <wp:extent cx="65504" cy="8266"/>
            <wp:effectExtent l="0" t="0" r="0" b="0"/>
            <wp:docPr id="806" name="Image 8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6" name="Image 806"/>
                    <pic:cNvPicPr/>
                  </pic:nvPicPr>
                  <pic:blipFill>
                    <a:blip r:embed="rId40" cstate="print"/>
                    <a:stretch>
                      <a:fillRect/>
                    </a:stretch>
                  </pic:blipFill>
                  <pic:spPr>
                    <a:xfrm>
                      <a:off x="0" y="0"/>
                      <a:ext cx="65504" cy="8266"/>
                    </a:xfrm>
                    <a:prstGeom prst="rect">
                      <a:avLst/>
                    </a:prstGeom>
                  </pic:spPr>
                </pic:pic>
              </a:graphicData>
            </a:graphic>
          </wp:inline>
        </w:drawing>
      </w:r>
      <w:r>
        <w:rPr>
          <w:rFonts w:ascii="Arial"/>
          <w:spacing w:val="-10"/>
          <w:w w:val="105"/>
          <w:position w:val="-4"/>
          <w:sz w:val="18"/>
        </w:rPr>
        <w:t>4</w:t>
      </w:r>
      <w:r>
        <w:rPr>
          <w:rFonts w:ascii="Arial"/>
          <w:position w:val="-4"/>
          <w:sz w:val="18"/>
        </w:rPr>
        <w:tab/>
      </w:r>
      <w:r>
        <w:rPr>
          <w:rFonts w:ascii="Arial"/>
          <w:noProof/>
          <w:sz w:val="18"/>
        </w:rPr>
        <w:drawing>
          <wp:inline distT="0" distB="0" distL="0" distR="0" wp14:anchorId="00DC27CE" wp14:editId="00DC27CF">
            <wp:extent cx="65504" cy="8266"/>
            <wp:effectExtent l="0" t="0" r="0" b="0"/>
            <wp:docPr id="807" name="Image 8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7" name="Image 807"/>
                    <pic:cNvPicPr/>
                  </pic:nvPicPr>
                  <pic:blipFill>
                    <a:blip r:embed="rId41" cstate="print"/>
                    <a:stretch>
                      <a:fillRect/>
                    </a:stretch>
                  </pic:blipFill>
                  <pic:spPr>
                    <a:xfrm>
                      <a:off x="0" y="0"/>
                      <a:ext cx="65504" cy="8266"/>
                    </a:xfrm>
                    <a:prstGeom prst="rect">
                      <a:avLst/>
                    </a:prstGeom>
                  </pic:spPr>
                </pic:pic>
              </a:graphicData>
            </a:graphic>
          </wp:inline>
        </w:drawing>
      </w:r>
      <w:r>
        <w:rPr>
          <w:rFonts w:ascii="Arial"/>
          <w:spacing w:val="-10"/>
          <w:w w:val="105"/>
          <w:position w:val="-4"/>
          <w:sz w:val="18"/>
        </w:rPr>
        <w:t>3</w:t>
      </w:r>
      <w:r>
        <w:rPr>
          <w:rFonts w:ascii="Arial"/>
          <w:position w:val="-4"/>
          <w:sz w:val="18"/>
        </w:rPr>
        <w:tab/>
      </w:r>
      <w:r>
        <w:rPr>
          <w:rFonts w:ascii="Arial"/>
          <w:noProof/>
          <w:sz w:val="18"/>
        </w:rPr>
        <w:drawing>
          <wp:inline distT="0" distB="0" distL="0" distR="0" wp14:anchorId="00DC27D0" wp14:editId="00DC27D1">
            <wp:extent cx="65504" cy="8266"/>
            <wp:effectExtent l="0" t="0" r="0" b="0"/>
            <wp:docPr id="808" name="Image 8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8" name="Image 808"/>
                    <pic:cNvPicPr/>
                  </pic:nvPicPr>
                  <pic:blipFill>
                    <a:blip r:embed="rId41" cstate="print"/>
                    <a:stretch>
                      <a:fillRect/>
                    </a:stretch>
                  </pic:blipFill>
                  <pic:spPr>
                    <a:xfrm>
                      <a:off x="0" y="0"/>
                      <a:ext cx="65504" cy="8266"/>
                    </a:xfrm>
                    <a:prstGeom prst="rect">
                      <a:avLst/>
                    </a:prstGeom>
                  </pic:spPr>
                </pic:pic>
              </a:graphicData>
            </a:graphic>
          </wp:inline>
        </w:drawing>
      </w:r>
      <w:r>
        <w:rPr>
          <w:rFonts w:ascii="Arial"/>
          <w:spacing w:val="-10"/>
          <w:w w:val="105"/>
          <w:position w:val="-4"/>
          <w:sz w:val="18"/>
        </w:rPr>
        <w:t>2</w:t>
      </w:r>
    </w:p>
    <w:p w14:paraId="00DC22B6" w14:textId="77777777" w:rsidR="00350CFB" w:rsidRDefault="00283FFF">
      <w:pPr>
        <w:spacing w:before="7"/>
        <w:ind w:right="172"/>
        <w:jc w:val="center"/>
        <w:rPr>
          <w:rFonts w:ascii="Arial"/>
          <w:sz w:val="20"/>
        </w:rPr>
      </w:pPr>
      <w:r>
        <w:rPr>
          <w:rFonts w:ascii="Arial"/>
          <w:w w:val="105"/>
          <w:sz w:val="20"/>
        </w:rPr>
        <w:t>log</w:t>
      </w:r>
      <w:r>
        <w:rPr>
          <w:rFonts w:ascii="Arial"/>
          <w:w w:val="105"/>
          <w:sz w:val="20"/>
          <w:vertAlign w:val="subscript"/>
        </w:rPr>
        <w:t>10</w:t>
      </w:r>
      <w:r>
        <w:rPr>
          <w:rFonts w:ascii="Arial"/>
          <w:spacing w:val="-20"/>
          <w:w w:val="105"/>
          <w:sz w:val="20"/>
        </w:rPr>
        <w:t xml:space="preserve"> </w:t>
      </w:r>
      <w:r>
        <w:rPr>
          <w:rFonts w:ascii="Arial"/>
          <w:spacing w:val="-2"/>
          <w:w w:val="105"/>
          <w:sz w:val="20"/>
        </w:rPr>
        <w:t>(score)</w:t>
      </w:r>
    </w:p>
    <w:p w14:paraId="00DC22B7" w14:textId="77777777" w:rsidR="00350CFB" w:rsidRDefault="00350CFB">
      <w:pPr>
        <w:jc w:val="center"/>
        <w:rPr>
          <w:rFonts w:ascii="Arial"/>
          <w:sz w:val="20"/>
        </w:rPr>
        <w:sectPr w:rsidR="00350CFB">
          <w:type w:val="continuous"/>
          <w:pgSz w:w="11910" w:h="16840"/>
          <w:pgMar w:top="1920" w:right="708" w:bottom="280" w:left="992" w:header="0" w:footer="2115" w:gutter="0"/>
          <w:cols w:num="2" w:space="720" w:equalWidth="0">
            <w:col w:w="4801" w:space="40"/>
            <w:col w:w="5369"/>
          </w:cols>
        </w:sectPr>
      </w:pPr>
    </w:p>
    <w:p w14:paraId="00DC22B8" w14:textId="77777777" w:rsidR="00350CFB" w:rsidRDefault="00350CFB">
      <w:pPr>
        <w:pStyle w:val="BodyText"/>
        <w:spacing w:before="37"/>
        <w:rPr>
          <w:rFonts w:ascii="Arial"/>
        </w:rPr>
      </w:pPr>
    </w:p>
    <w:p w14:paraId="00DC22B9" w14:textId="77777777" w:rsidR="00350CFB" w:rsidRDefault="00283FFF">
      <w:pPr>
        <w:pStyle w:val="BodyText"/>
        <w:spacing w:line="252" w:lineRule="auto"/>
        <w:ind w:left="282" w:right="524"/>
        <w:jc w:val="both"/>
      </w:pPr>
      <w:r>
        <w:rPr>
          <w:spacing w:val="-2"/>
          <w:w w:val="105"/>
        </w:rPr>
        <w:t>Figure</w:t>
      </w:r>
      <w:r>
        <w:rPr>
          <w:spacing w:val="-12"/>
          <w:w w:val="105"/>
        </w:rPr>
        <w:t xml:space="preserve"> </w:t>
      </w:r>
      <w:r>
        <w:rPr>
          <w:spacing w:val="-2"/>
          <w:w w:val="105"/>
        </w:rPr>
        <w:t>4.7:</w:t>
      </w:r>
      <w:r>
        <w:rPr>
          <w:spacing w:val="10"/>
          <w:w w:val="105"/>
        </w:rPr>
        <w:t xml:space="preserve"> </w:t>
      </w:r>
      <w:r>
        <w:rPr>
          <w:spacing w:val="-2"/>
          <w:w w:val="105"/>
        </w:rPr>
        <w:t>Marginal</w:t>
      </w:r>
      <w:r>
        <w:rPr>
          <w:spacing w:val="-12"/>
          <w:w w:val="105"/>
        </w:rPr>
        <w:t xml:space="preserve"> </w:t>
      </w:r>
      <w:r>
        <w:rPr>
          <w:spacing w:val="-2"/>
          <w:w w:val="105"/>
        </w:rPr>
        <w:t>distributions</w:t>
      </w:r>
      <w:r>
        <w:rPr>
          <w:spacing w:val="-12"/>
          <w:w w:val="105"/>
        </w:rPr>
        <w:t xml:space="preserve"> </w:t>
      </w:r>
      <w:r>
        <w:rPr>
          <w:spacing w:val="-2"/>
          <w:w w:val="105"/>
        </w:rPr>
        <w:t>of</w:t>
      </w:r>
      <w:r>
        <w:rPr>
          <w:spacing w:val="-12"/>
          <w:w w:val="105"/>
        </w:rPr>
        <w:t xml:space="preserve"> </w:t>
      </w:r>
      <w:r>
        <w:rPr>
          <w:spacing w:val="-2"/>
          <w:w w:val="105"/>
        </w:rPr>
        <w:t>EndorseRank</w:t>
      </w:r>
      <w:r>
        <w:rPr>
          <w:spacing w:val="-12"/>
          <w:w w:val="105"/>
        </w:rPr>
        <w:t xml:space="preserve"> </w:t>
      </w:r>
      <w:r>
        <w:rPr>
          <w:spacing w:val="-2"/>
          <w:w w:val="105"/>
        </w:rPr>
        <w:t>and</w:t>
      </w:r>
      <w:r>
        <w:rPr>
          <w:spacing w:val="-12"/>
          <w:w w:val="105"/>
        </w:rPr>
        <w:t xml:space="preserve"> </w:t>
      </w:r>
      <w:r>
        <w:rPr>
          <w:spacing w:val="-2"/>
          <w:w w:val="105"/>
        </w:rPr>
        <w:t>AWP</w:t>
      </w:r>
      <w:r>
        <w:rPr>
          <w:spacing w:val="-12"/>
          <w:w w:val="105"/>
        </w:rPr>
        <w:t xml:space="preserve"> </w:t>
      </w:r>
      <w:r>
        <w:rPr>
          <w:spacing w:val="-2"/>
          <w:w w:val="105"/>
        </w:rPr>
        <w:t>scores</w:t>
      </w:r>
      <w:r>
        <w:rPr>
          <w:spacing w:val="-12"/>
          <w:w w:val="105"/>
        </w:rPr>
        <w:t xml:space="preserve"> </w:t>
      </w:r>
      <w:r>
        <w:rPr>
          <w:spacing w:val="-2"/>
          <w:w w:val="105"/>
        </w:rPr>
        <w:t>on</w:t>
      </w:r>
      <w:r>
        <w:rPr>
          <w:spacing w:val="-12"/>
          <w:w w:val="105"/>
        </w:rPr>
        <w:t xml:space="preserve"> </w:t>
      </w:r>
      <w:r>
        <w:rPr>
          <w:spacing w:val="-2"/>
          <w:w w:val="105"/>
        </w:rPr>
        <w:t>the</w:t>
      </w:r>
      <w:r>
        <w:rPr>
          <w:spacing w:val="-12"/>
          <w:w w:val="105"/>
        </w:rPr>
        <w:t xml:space="preserve"> </w:t>
      </w:r>
      <w:r>
        <w:rPr>
          <w:spacing w:val="-2"/>
          <w:w w:val="105"/>
        </w:rPr>
        <w:t>matched</w:t>
      </w:r>
      <w:r>
        <w:rPr>
          <w:spacing w:val="-12"/>
          <w:w w:val="105"/>
        </w:rPr>
        <w:t xml:space="preserve"> </w:t>
      </w:r>
      <w:r>
        <w:rPr>
          <w:spacing w:val="-2"/>
          <w:w w:val="105"/>
        </w:rPr>
        <w:t>cohort</w:t>
      </w:r>
      <w:r>
        <w:rPr>
          <w:spacing w:val="-12"/>
          <w:w w:val="105"/>
        </w:rPr>
        <w:t xml:space="preserve"> </w:t>
      </w:r>
      <w:r>
        <w:rPr>
          <w:spacing w:val="-2"/>
          <w:w w:val="105"/>
        </w:rPr>
        <w:t>(</w:t>
      </w:r>
      <w:r>
        <w:rPr>
          <w:i/>
          <w:spacing w:val="-2"/>
          <w:w w:val="105"/>
        </w:rPr>
        <w:t xml:space="preserve">n </w:t>
      </w:r>
      <w:r>
        <w:rPr>
          <w:spacing w:val="-2"/>
          <w:w w:val="105"/>
        </w:rPr>
        <w:t>= 5</w:t>
      </w:r>
      <w:r>
        <w:rPr>
          <w:i/>
          <w:spacing w:val="-2"/>
          <w:w w:val="105"/>
        </w:rPr>
        <w:t>,</w:t>
      </w:r>
      <w:r>
        <w:rPr>
          <w:spacing w:val="-2"/>
          <w:w w:val="105"/>
        </w:rPr>
        <w:t>521),</w:t>
      </w:r>
      <w:r>
        <w:rPr>
          <w:spacing w:val="-5"/>
          <w:w w:val="105"/>
        </w:rPr>
        <w:t xml:space="preserve"> </w:t>
      </w:r>
      <w:r>
        <w:rPr>
          <w:spacing w:val="-2"/>
          <w:w w:val="105"/>
        </w:rPr>
        <w:t>shown</w:t>
      </w:r>
      <w:r>
        <w:rPr>
          <w:spacing w:val="-8"/>
          <w:w w:val="105"/>
        </w:rPr>
        <w:t xml:space="preserve"> </w:t>
      </w:r>
      <w:r>
        <w:rPr>
          <w:spacing w:val="-2"/>
          <w:w w:val="105"/>
        </w:rPr>
        <w:t>on</w:t>
      </w:r>
      <w:r>
        <w:rPr>
          <w:spacing w:val="-8"/>
          <w:w w:val="105"/>
        </w:rPr>
        <w:t xml:space="preserve"> </w:t>
      </w:r>
      <w:r>
        <w:rPr>
          <w:spacing w:val="-2"/>
          <w:w w:val="105"/>
        </w:rPr>
        <w:t>a</w:t>
      </w:r>
      <w:r>
        <w:rPr>
          <w:spacing w:val="-8"/>
          <w:w w:val="105"/>
        </w:rPr>
        <w:t xml:space="preserve"> </w:t>
      </w:r>
      <w:r>
        <w:rPr>
          <w:spacing w:val="-2"/>
          <w:w w:val="105"/>
        </w:rPr>
        <w:t>log</w:t>
      </w:r>
      <w:r>
        <w:rPr>
          <w:spacing w:val="-2"/>
          <w:w w:val="105"/>
          <w:vertAlign w:val="subscript"/>
        </w:rPr>
        <w:t>10</w:t>
      </w:r>
      <w:r>
        <w:rPr>
          <w:spacing w:val="-2"/>
          <w:w w:val="105"/>
        </w:rPr>
        <w:t xml:space="preserve"> scale</w:t>
      </w:r>
      <w:r>
        <w:rPr>
          <w:spacing w:val="-8"/>
          <w:w w:val="105"/>
        </w:rPr>
        <w:t xml:space="preserve"> </w:t>
      </w:r>
      <w:r>
        <w:rPr>
          <w:spacing w:val="-2"/>
          <w:w w:val="105"/>
        </w:rPr>
        <w:t>for</w:t>
      </w:r>
      <w:r>
        <w:rPr>
          <w:spacing w:val="-8"/>
          <w:w w:val="105"/>
        </w:rPr>
        <w:t xml:space="preserve"> </w:t>
      </w:r>
      <w:r>
        <w:rPr>
          <w:spacing w:val="-2"/>
          <w:w w:val="105"/>
        </w:rPr>
        <w:t>wallets</w:t>
      </w:r>
      <w:r>
        <w:rPr>
          <w:spacing w:val="-8"/>
          <w:w w:val="105"/>
        </w:rPr>
        <w:t xml:space="preserve"> </w:t>
      </w:r>
      <w:r>
        <w:rPr>
          <w:spacing w:val="-2"/>
          <w:w w:val="105"/>
        </w:rPr>
        <w:t>with</w:t>
      </w:r>
      <w:r>
        <w:rPr>
          <w:spacing w:val="-8"/>
          <w:w w:val="105"/>
        </w:rPr>
        <w:t xml:space="preserve"> </w:t>
      </w:r>
      <w:r>
        <w:rPr>
          <w:spacing w:val="-2"/>
          <w:w w:val="105"/>
        </w:rPr>
        <w:t>positive</w:t>
      </w:r>
      <w:r>
        <w:rPr>
          <w:spacing w:val="-8"/>
          <w:w w:val="105"/>
        </w:rPr>
        <w:t xml:space="preserve"> </w:t>
      </w:r>
      <w:r>
        <w:rPr>
          <w:spacing w:val="-2"/>
          <w:w w:val="105"/>
        </w:rPr>
        <w:t>score</w:t>
      </w:r>
      <w:r>
        <w:rPr>
          <w:spacing w:val="-8"/>
          <w:w w:val="105"/>
        </w:rPr>
        <w:t xml:space="preserve"> </w:t>
      </w:r>
      <w:r>
        <w:rPr>
          <w:spacing w:val="-2"/>
          <w:w w:val="105"/>
        </w:rPr>
        <w:t>(EndorseRank</w:t>
      </w:r>
      <w:r>
        <w:rPr>
          <w:spacing w:val="-8"/>
          <w:w w:val="105"/>
        </w:rPr>
        <w:t xml:space="preserve"> </w:t>
      </w:r>
      <w:r>
        <w:rPr>
          <w:spacing w:val="-2"/>
          <w:w w:val="105"/>
        </w:rPr>
        <w:t>excludes</w:t>
      </w:r>
      <w:r>
        <w:rPr>
          <w:spacing w:val="-8"/>
          <w:w w:val="105"/>
        </w:rPr>
        <w:t xml:space="preserve"> </w:t>
      </w:r>
      <w:r>
        <w:rPr>
          <w:spacing w:val="-2"/>
          <w:w w:val="105"/>
        </w:rPr>
        <w:t>966</w:t>
      </w:r>
      <w:r>
        <w:rPr>
          <w:spacing w:val="-8"/>
          <w:w w:val="105"/>
        </w:rPr>
        <w:t xml:space="preserve"> </w:t>
      </w:r>
      <w:r>
        <w:rPr>
          <w:spacing w:val="-2"/>
          <w:w w:val="105"/>
        </w:rPr>
        <w:t>zero-</w:t>
      </w:r>
      <w:r>
        <w:t>score wallets; AWP excludes 381).</w:t>
      </w:r>
      <w:r>
        <w:rPr>
          <w:spacing w:val="36"/>
        </w:rPr>
        <w:t xml:space="preserve"> </w:t>
      </w:r>
      <w:r>
        <w:t>Both are right-skewed PageRank distributions; differences in shape reflect the distinct endorsement and transfer operators.</w:t>
      </w:r>
    </w:p>
    <w:p w14:paraId="00DC22BA" w14:textId="77777777" w:rsidR="00350CFB" w:rsidRDefault="00350CFB">
      <w:pPr>
        <w:pStyle w:val="BodyText"/>
        <w:spacing w:before="156"/>
      </w:pPr>
    </w:p>
    <w:p w14:paraId="00DC22BB" w14:textId="77777777" w:rsidR="00350CFB" w:rsidRDefault="00283FFF">
      <w:pPr>
        <w:pStyle w:val="BodyText"/>
        <w:ind w:left="282"/>
        <w:jc w:val="both"/>
      </w:pPr>
      <w:r>
        <w:t>fraction</w:t>
      </w:r>
      <w:r>
        <w:rPr>
          <w:spacing w:val="-7"/>
        </w:rPr>
        <w:t xml:space="preserve"> </w:t>
      </w:r>
      <w:r>
        <w:t>of</w:t>
      </w:r>
      <w:r>
        <w:rPr>
          <w:spacing w:val="-6"/>
        </w:rPr>
        <w:t xml:space="preserve"> </w:t>
      </w:r>
      <w:r>
        <w:t>wallet</w:t>
      </w:r>
      <w:r>
        <w:rPr>
          <w:spacing w:val="-6"/>
        </w:rPr>
        <w:t xml:space="preserve"> </w:t>
      </w:r>
      <w:r>
        <w:rPr>
          <w:spacing w:val="-2"/>
        </w:rPr>
        <w:t>pairs.</w:t>
      </w:r>
    </w:p>
    <w:p w14:paraId="00DC22BC" w14:textId="77777777" w:rsidR="00350CFB" w:rsidRDefault="00283FFF">
      <w:pPr>
        <w:pStyle w:val="BodyText"/>
        <w:spacing w:before="195" w:line="396" w:lineRule="auto"/>
        <w:ind w:left="282" w:right="524"/>
        <w:jc w:val="both"/>
      </w:pPr>
      <w:r>
        <w:t>Rank divergence is the structural counterpart of construct-specific alignment.</w:t>
      </w:r>
      <w:r>
        <w:rPr>
          <w:spacing w:val="36"/>
        </w:rPr>
        <w:t xml:space="preserve"> </w:t>
      </w:r>
      <w:r>
        <w:t xml:space="preserve">If the two methods produced nearly identical orderings, family-level winners in Table </w:t>
      </w:r>
      <w:hyperlink w:anchor="_bookmark101" w:history="1">
        <w:r>
          <w:t>4.7</w:t>
        </w:r>
      </w:hyperlink>
      <w:r>
        <w:t xml:space="preserve"> would be difficult to inter-</w:t>
      </w:r>
      <w:r>
        <w:rPr>
          <w:w w:val="105"/>
        </w:rPr>
        <w:t>pret</w:t>
      </w:r>
      <w:r>
        <w:rPr>
          <w:spacing w:val="-15"/>
          <w:w w:val="105"/>
        </w:rPr>
        <w:t xml:space="preserve"> </w:t>
      </w:r>
      <w:r>
        <w:rPr>
          <w:w w:val="105"/>
        </w:rPr>
        <w:t>as</w:t>
      </w:r>
      <w:r>
        <w:rPr>
          <w:spacing w:val="-15"/>
          <w:w w:val="105"/>
        </w:rPr>
        <w:t xml:space="preserve"> </w:t>
      </w:r>
      <w:r>
        <w:rPr>
          <w:w w:val="105"/>
        </w:rPr>
        <w:t>construct</w:t>
      </w:r>
      <w:r>
        <w:rPr>
          <w:spacing w:val="-14"/>
          <w:w w:val="105"/>
        </w:rPr>
        <w:t xml:space="preserve"> </w:t>
      </w:r>
      <w:r>
        <w:rPr>
          <w:w w:val="105"/>
        </w:rPr>
        <w:t>effects;</w:t>
      </w:r>
      <w:r>
        <w:rPr>
          <w:spacing w:val="-11"/>
          <w:w w:val="105"/>
        </w:rPr>
        <w:t xml:space="preserve"> </w:t>
      </w:r>
      <w:r>
        <w:rPr>
          <w:w w:val="105"/>
        </w:rPr>
        <w:t>they</w:t>
      </w:r>
      <w:r>
        <w:rPr>
          <w:spacing w:val="-15"/>
          <w:w w:val="105"/>
        </w:rPr>
        <w:t xml:space="preserve"> </w:t>
      </w:r>
      <w:r>
        <w:rPr>
          <w:w w:val="105"/>
        </w:rPr>
        <w:t>could</w:t>
      </w:r>
      <w:r>
        <w:rPr>
          <w:spacing w:val="-15"/>
          <w:w w:val="105"/>
        </w:rPr>
        <w:t xml:space="preserve"> </w:t>
      </w:r>
      <w:r>
        <w:rPr>
          <w:w w:val="105"/>
        </w:rPr>
        <w:t>be</w:t>
      </w:r>
      <w:r>
        <w:rPr>
          <w:spacing w:val="-14"/>
          <w:w w:val="105"/>
        </w:rPr>
        <w:t xml:space="preserve"> </w:t>
      </w:r>
      <w:r>
        <w:rPr>
          <w:w w:val="105"/>
        </w:rPr>
        <w:t>noise</w:t>
      </w:r>
      <w:r>
        <w:rPr>
          <w:spacing w:val="-15"/>
          <w:w w:val="105"/>
        </w:rPr>
        <w:t xml:space="preserve"> </w:t>
      </w:r>
      <w:r>
        <w:rPr>
          <w:w w:val="105"/>
        </w:rPr>
        <w:t>around</w:t>
      </w:r>
      <w:r>
        <w:rPr>
          <w:spacing w:val="-15"/>
          <w:w w:val="105"/>
        </w:rPr>
        <w:t xml:space="preserve"> </w:t>
      </w:r>
      <w:r>
        <w:rPr>
          <w:w w:val="105"/>
        </w:rPr>
        <w:t>a</w:t>
      </w:r>
      <w:r>
        <w:rPr>
          <w:spacing w:val="-14"/>
          <w:w w:val="105"/>
        </w:rPr>
        <w:t xml:space="preserve"> </w:t>
      </w:r>
      <w:r>
        <w:rPr>
          <w:w w:val="105"/>
        </w:rPr>
        <w:t>shared</w:t>
      </w:r>
      <w:r>
        <w:rPr>
          <w:spacing w:val="-15"/>
          <w:w w:val="105"/>
        </w:rPr>
        <w:t xml:space="preserve"> </w:t>
      </w:r>
      <w:r>
        <w:rPr>
          <w:w w:val="105"/>
        </w:rPr>
        <w:t>ranking.</w:t>
      </w:r>
      <w:r>
        <w:rPr>
          <w:spacing w:val="16"/>
          <w:w w:val="105"/>
        </w:rPr>
        <w:t xml:space="preserve"> </w:t>
      </w:r>
      <w:r>
        <w:rPr>
          <w:w w:val="105"/>
        </w:rPr>
        <w:t>The</w:t>
      </w:r>
      <w:r>
        <w:rPr>
          <w:spacing w:val="-14"/>
          <w:w w:val="105"/>
        </w:rPr>
        <w:t xml:space="preserve"> </w:t>
      </w:r>
      <w:r>
        <w:rPr>
          <w:w w:val="105"/>
        </w:rPr>
        <w:t>observed</w:t>
      </w:r>
      <w:r>
        <w:rPr>
          <w:spacing w:val="-15"/>
          <w:w w:val="105"/>
        </w:rPr>
        <w:t xml:space="preserve"> </w:t>
      </w:r>
      <w:r>
        <w:rPr>
          <w:i/>
          <w:w w:val="105"/>
        </w:rPr>
        <w:t>τ</w:t>
      </w:r>
      <w:r>
        <w:rPr>
          <w:i/>
          <w:spacing w:val="19"/>
          <w:w w:val="105"/>
        </w:rPr>
        <w:t xml:space="preserve"> </w:t>
      </w:r>
      <w:r>
        <w:rPr>
          <w:w w:val="105"/>
        </w:rPr>
        <w:t>= 0</w:t>
      </w:r>
      <w:r>
        <w:rPr>
          <w:i/>
          <w:w w:val="105"/>
        </w:rPr>
        <w:t>.</w:t>
      </w:r>
      <w:r>
        <w:rPr>
          <w:w w:val="105"/>
        </w:rPr>
        <w:t xml:space="preserve">316, </w:t>
      </w:r>
      <w:r>
        <w:t>together</w:t>
      </w:r>
      <w:r>
        <w:rPr>
          <w:spacing w:val="-4"/>
        </w:rPr>
        <w:t xml:space="preserve"> </w:t>
      </w:r>
      <w:r>
        <w:t>with</w:t>
      </w:r>
      <w:r>
        <w:rPr>
          <w:spacing w:val="-4"/>
        </w:rPr>
        <w:t xml:space="preserve"> </w:t>
      </w:r>
      <w:r>
        <w:t>EndorseRank’s</w:t>
      </w:r>
      <w:r>
        <w:rPr>
          <w:spacing w:val="-4"/>
        </w:rPr>
        <w:t xml:space="preserve"> </w:t>
      </w:r>
      <w:r>
        <w:t>allowance</w:t>
      </w:r>
      <w:r>
        <w:rPr>
          <w:spacing w:val="-4"/>
        </w:rPr>
        <w:t xml:space="preserve"> </w:t>
      </w:r>
      <w:r>
        <w:t>lead</w:t>
      </w:r>
      <w:r>
        <w:rPr>
          <w:spacing w:val="-4"/>
        </w:rPr>
        <w:t xml:space="preserve"> </w:t>
      </w:r>
      <w:r>
        <w:t>and</w:t>
      </w:r>
      <w:r>
        <w:rPr>
          <w:spacing w:val="-4"/>
        </w:rPr>
        <w:t xml:space="preserve"> </w:t>
      </w:r>
      <w:r>
        <w:t>AWP’s</w:t>
      </w:r>
      <w:r>
        <w:rPr>
          <w:spacing w:val="-4"/>
        </w:rPr>
        <w:t xml:space="preserve"> </w:t>
      </w:r>
      <w:r>
        <w:t>transfer</w:t>
      </w:r>
      <w:r>
        <w:rPr>
          <w:spacing w:val="-4"/>
        </w:rPr>
        <w:t xml:space="preserve"> </w:t>
      </w:r>
      <w:r>
        <w:t>lead,</w:t>
      </w:r>
      <w:r>
        <w:rPr>
          <w:spacing w:val="-2"/>
        </w:rPr>
        <w:t xml:space="preserve"> </w:t>
      </w:r>
      <w:r>
        <w:t>supports</w:t>
      </w:r>
      <w:r>
        <w:rPr>
          <w:spacing w:val="-4"/>
        </w:rPr>
        <w:t xml:space="preserve"> </w:t>
      </w:r>
      <w:r>
        <w:t>reading</w:t>
      </w:r>
      <w:r>
        <w:rPr>
          <w:spacing w:val="-4"/>
        </w:rPr>
        <w:t xml:space="preserve"> </w:t>
      </w:r>
      <w:r>
        <w:t>the</w:t>
      </w:r>
      <w:r>
        <w:rPr>
          <w:spacing w:val="-4"/>
        </w:rPr>
        <w:t xml:space="preserve"> </w:t>
      </w:r>
      <w:r>
        <w:t>meth-ods as related but distinct reputation instruments.</w:t>
      </w:r>
      <w:r>
        <w:rPr>
          <w:spacing w:val="36"/>
        </w:rPr>
        <w:t xml:space="preserve"> </w:t>
      </w:r>
      <w:r>
        <w:t>H1 is supported: EndorseRank and AWP yield partially overlapping yet construct-distinct orderings on the matched cohort.</w:t>
      </w:r>
    </w:p>
    <w:p w14:paraId="00DC22BD" w14:textId="77777777" w:rsidR="00350CFB" w:rsidRDefault="00283FFF">
      <w:pPr>
        <w:pStyle w:val="BodyText"/>
        <w:spacing w:before="20" w:line="396" w:lineRule="auto"/>
        <w:ind w:left="282" w:right="521" w:hanging="9"/>
        <w:jc w:val="both"/>
      </w:pPr>
      <w:r>
        <w:t xml:space="preserve">An operational reading of </w:t>
      </w:r>
      <w:r>
        <w:rPr>
          <w:i/>
        </w:rPr>
        <w:t>τ</w:t>
      </w:r>
      <w:r>
        <w:rPr>
          <w:i/>
          <w:spacing w:val="40"/>
        </w:rPr>
        <w:t xml:space="preserve"> </w:t>
      </w:r>
      <w:r>
        <w:t>= 0</w:t>
      </w:r>
      <w:r>
        <w:rPr>
          <w:i/>
        </w:rPr>
        <w:t>.</w:t>
      </w:r>
      <w:r>
        <w:t>316 is that for a randomly chosen pair of wallets, the probability that</w:t>
      </w:r>
      <w:r>
        <w:rPr>
          <w:spacing w:val="-3"/>
        </w:rPr>
        <w:t xml:space="preserve"> </w:t>
      </w:r>
      <w:r>
        <w:t>EndorseRank</w:t>
      </w:r>
      <w:r>
        <w:rPr>
          <w:spacing w:val="-3"/>
        </w:rPr>
        <w:t xml:space="preserve"> </w:t>
      </w:r>
      <w:r>
        <w:t>and</w:t>
      </w:r>
      <w:r>
        <w:rPr>
          <w:spacing w:val="-3"/>
        </w:rPr>
        <w:t xml:space="preserve"> </w:t>
      </w:r>
      <w:r>
        <w:t>AWP</w:t>
      </w:r>
      <w:r>
        <w:rPr>
          <w:spacing w:val="-4"/>
        </w:rPr>
        <w:t xml:space="preserve"> </w:t>
      </w:r>
      <w:r>
        <w:t>agree</w:t>
      </w:r>
      <w:r>
        <w:rPr>
          <w:spacing w:val="-3"/>
        </w:rPr>
        <w:t xml:space="preserve"> </w:t>
      </w:r>
      <w:r>
        <w:t>on</w:t>
      </w:r>
      <w:r>
        <w:rPr>
          <w:spacing w:val="-3"/>
        </w:rPr>
        <w:t xml:space="preserve"> </w:t>
      </w:r>
      <w:r>
        <w:t>which</w:t>
      </w:r>
      <w:r>
        <w:rPr>
          <w:spacing w:val="-3"/>
        </w:rPr>
        <w:t xml:space="preserve"> </w:t>
      </w:r>
      <w:r>
        <w:t>wallet</w:t>
      </w:r>
      <w:r>
        <w:rPr>
          <w:spacing w:val="-3"/>
        </w:rPr>
        <w:t xml:space="preserve"> </w:t>
      </w:r>
      <w:r>
        <w:t>ranks</w:t>
      </w:r>
      <w:r>
        <w:rPr>
          <w:spacing w:val="-3"/>
        </w:rPr>
        <w:t xml:space="preserve"> </w:t>
      </w:r>
      <w:r>
        <w:t>higher</w:t>
      </w:r>
      <w:r>
        <w:rPr>
          <w:spacing w:val="-3"/>
        </w:rPr>
        <w:t xml:space="preserve"> </w:t>
      </w:r>
      <w:r>
        <w:t>is</w:t>
      </w:r>
      <w:r>
        <w:rPr>
          <w:spacing w:val="-3"/>
        </w:rPr>
        <w:t xml:space="preserve"> </w:t>
      </w:r>
      <w:r>
        <w:t>only</w:t>
      </w:r>
      <w:r>
        <w:rPr>
          <w:spacing w:val="-3"/>
        </w:rPr>
        <w:t xml:space="preserve"> </w:t>
      </w:r>
      <w:r>
        <w:t>moderately</w:t>
      </w:r>
      <w:r>
        <w:rPr>
          <w:spacing w:val="-3"/>
        </w:rPr>
        <w:t xml:space="preserve"> </w:t>
      </w:r>
      <w:r>
        <w:t>above</w:t>
      </w:r>
      <w:r>
        <w:rPr>
          <w:spacing w:val="-3"/>
        </w:rPr>
        <w:t xml:space="preserve"> </w:t>
      </w:r>
      <w:r>
        <w:t>chance. Protocols</w:t>
      </w:r>
      <w:r>
        <w:rPr>
          <w:spacing w:val="-12"/>
        </w:rPr>
        <w:t xml:space="preserve"> </w:t>
      </w:r>
      <w:r>
        <w:t>that</w:t>
      </w:r>
      <w:r>
        <w:rPr>
          <w:spacing w:val="-12"/>
        </w:rPr>
        <w:t xml:space="preserve"> </w:t>
      </w:r>
      <w:r>
        <w:t>currently</w:t>
      </w:r>
      <w:r>
        <w:rPr>
          <w:spacing w:val="-12"/>
        </w:rPr>
        <w:t xml:space="preserve"> </w:t>
      </w:r>
      <w:r>
        <w:t>use</w:t>
      </w:r>
      <w:r>
        <w:rPr>
          <w:spacing w:val="-12"/>
        </w:rPr>
        <w:t xml:space="preserve"> </w:t>
      </w:r>
      <w:r>
        <w:t>transfer-based</w:t>
      </w:r>
      <w:r>
        <w:rPr>
          <w:spacing w:val="-12"/>
        </w:rPr>
        <w:t xml:space="preserve"> </w:t>
      </w:r>
      <w:r>
        <w:t>scores</w:t>
      </w:r>
      <w:r>
        <w:rPr>
          <w:spacing w:val="-12"/>
        </w:rPr>
        <w:t xml:space="preserve"> </w:t>
      </w:r>
      <w:r>
        <w:t>cannot</w:t>
      </w:r>
      <w:r>
        <w:rPr>
          <w:spacing w:val="-12"/>
        </w:rPr>
        <w:t xml:space="preserve"> </w:t>
      </w:r>
      <w:r>
        <w:t>assume</w:t>
      </w:r>
      <w:r>
        <w:rPr>
          <w:spacing w:val="-12"/>
        </w:rPr>
        <w:t xml:space="preserve"> </w:t>
      </w:r>
      <w:r>
        <w:t>that</w:t>
      </w:r>
      <w:r>
        <w:rPr>
          <w:spacing w:val="-12"/>
        </w:rPr>
        <w:t xml:space="preserve"> </w:t>
      </w:r>
      <w:r>
        <w:t>switching</w:t>
      </w:r>
      <w:r>
        <w:rPr>
          <w:spacing w:val="-12"/>
        </w:rPr>
        <w:t xml:space="preserve"> </w:t>
      </w:r>
      <w:r>
        <w:t>to</w:t>
      </w:r>
      <w:r>
        <w:rPr>
          <w:spacing w:val="-12"/>
        </w:rPr>
        <w:t xml:space="preserve"> </w:t>
      </w:r>
      <w:r>
        <w:t>allowance-based scores—or</w:t>
      </w:r>
      <w:r>
        <w:rPr>
          <w:spacing w:val="18"/>
        </w:rPr>
        <w:t xml:space="preserve"> </w:t>
      </w:r>
      <w:r>
        <w:t>blending</w:t>
      </w:r>
      <w:r>
        <w:rPr>
          <w:spacing w:val="18"/>
        </w:rPr>
        <w:t xml:space="preserve"> </w:t>
      </w:r>
      <w:r>
        <w:t>the</w:t>
      </w:r>
      <w:r>
        <w:rPr>
          <w:spacing w:val="18"/>
        </w:rPr>
        <w:t xml:space="preserve"> </w:t>
      </w:r>
      <w:r>
        <w:t>two—will</w:t>
      </w:r>
      <w:r>
        <w:rPr>
          <w:spacing w:val="18"/>
        </w:rPr>
        <w:t xml:space="preserve"> </w:t>
      </w:r>
      <w:r>
        <w:t>preserve</w:t>
      </w:r>
      <w:r>
        <w:rPr>
          <w:spacing w:val="18"/>
        </w:rPr>
        <w:t xml:space="preserve"> </w:t>
      </w:r>
      <w:r>
        <w:t>existing</w:t>
      </w:r>
      <w:r>
        <w:rPr>
          <w:spacing w:val="18"/>
        </w:rPr>
        <w:t xml:space="preserve"> </w:t>
      </w:r>
      <w:r>
        <w:t>wallet</w:t>
      </w:r>
      <w:r>
        <w:rPr>
          <w:spacing w:val="18"/>
        </w:rPr>
        <w:t xml:space="preserve"> </w:t>
      </w:r>
      <w:r>
        <w:t>orderings.</w:t>
      </w:r>
      <w:r>
        <w:rPr>
          <w:spacing w:val="78"/>
        </w:rPr>
        <w:t xml:space="preserve"> </w:t>
      </w:r>
      <w:r>
        <w:t>Migration</w:t>
      </w:r>
      <w:r>
        <w:rPr>
          <w:spacing w:val="18"/>
        </w:rPr>
        <w:t xml:space="preserve"> </w:t>
      </w:r>
      <w:r>
        <w:t>would</w:t>
      </w:r>
      <w:r>
        <w:rPr>
          <w:spacing w:val="18"/>
        </w:rPr>
        <w:t xml:space="preserve"> </w:t>
      </w:r>
      <w:r>
        <w:t>re-rank a substantial fraction of pairs, with the largest disagreements likely concentrated among wallets that are transfer hubs but rarely endorsed as spenders, or endorsed spenders with limited transfer footprints.</w:t>
      </w:r>
      <w:r>
        <w:rPr>
          <w:spacing w:val="10"/>
        </w:rPr>
        <w:t xml:space="preserve"> </w:t>
      </w:r>
      <w:r>
        <w:t>Figure</w:t>
      </w:r>
      <w:r>
        <w:rPr>
          <w:spacing w:val="-9"/>
        </w:rPr>
        <w:t xml:space="preserve"> </w:t>
      </w:r>
      <w:hyperlink w:anchor="_bookmark111" w:history="1">
        <w:r>
          <w:t>4.8</w:t>
        </w:r>
      </w:hyperlink>
      <w:r>
        <w:rPr>
          <w:spacing w:val="-8"/>
        </w:rPr>
        <w:t xml:space="preserve"> </w:t>
      </w:r>
      <w:r>
        <w:t>is</w:t>
      </w:r>
      <w:r>
        <w:rPr>
          <w:spacing w:val="-9"/>
        </w:rPr>
        <w:t xml:space="preserve"> </w:t>
      </w:r>
      <w:r>
        <w:t>consistent</w:t>
      </w:r>
      <w:r>
        <w:rPr>
          <w:spacing w:val="-9"/>
        </w:rPr>
        <w:t xml:space="preserve"> </w:t>
      </w:r>
      <w:r>
        <w:t>with</w:t>
      </w:r>
      <w:r>
        <w:rPr>
          <w:spacing w:val="-8"/>
        </w:rPr>
        <w:t xml:space="preserve"> </w:t>
      </w:r>
      <w:r>
        <w:t>that</w:t>
      </w:r>
      <w:r>
        <w:rPr>
          <w:spacing w:val="-9"/>
        </w:rPr>
        <w:t xml:space="preserve"> </w:t>
      </w:r>
      <w:r>
        <w:t>interpretation:</w:t>
      </w:r>
      <w:r>
        <w:rPr>
          <w:spacing w:val="11"/>
        </w:rPr>
        <w:t xml:space="preserve"> </w:t>
      </w:r>
      <w:r>
        <w:t>the</w:t>
      </w:r>
      <w:r>
        <w:rPr>
          <w:spacing w:val="-9"/>
        </w:rPr>
        <w:t xml:space="preserve"> </w:t>
      </w:r>
      <w:r>
        <w:t>cloud</w:t>
      </w:r>
      <w:r>
        <w:rPr>
          <w:spacing w:val="-9"/>
        </w:rPr>
        <w:t xml:space="preserve"> </w:t>
      </w:r>
      <w:r>
        <w:t>is</w:t>
      </w:r>
      <w:r>
        <w:rPr>
          <w:spacing w:val="-8"/>
        </w:rPr>
        <w:t xml:space="preserve"> </w:t>
      </w:r>
      <w:r>
        <w:t>positively</w:t>
      </w:r>
      <w:r>
        <w:rPr>
          <w:spacing w:val="-9"/>
        </w:rPr>
        <w:t xml:space="preserve"> </w:t>
      </w:r>
      <w:r>
        <w:t>sloped</w:t>
      </w:r>
      <w:r>
        <w:rPr>
          <w:spacing w:val="-8"/>
        </w:rPr>
        <w:t xml:space="preserve"> </w:t>
      </w:r>
      <w:r>
        <w:t>but</w:t>
      </w:r>
      <w:r>
        <w:rPr>
          <w:spacing w:val="-9"/>
        </w:rPr>
        <w:t xml:space="preserve"> </w:t>
      </w:r>
      <w:r>
        <w:rPr>
          <w:spacing w:val="-4"/>
        </w:rPr>
        <w:t>wide.</w:t>
      </w:r>
    </w:p>
    <w:p w14:paraId="00DC22BE" w14:textId="77777777" w:rsidR="00350CFB" w:rsidRDefault="00350CFB">
      <w:pPr>
        <w:pStyle w:val="BodyText"/>
        <w:spacing w:line="396" w:lineRule="auto"/>
        <w:jc w:val="both"/>
        <w:sectPr w:rsidR="00350CFB">
          <w:type w:val="continuous"/>
          <w:pgSz w:w="11910" w:h="16840"/>
          <w:pgMar w:top="1920" w:right="708" w:bottom="280" w:left="992" w:header="0" w:footer="2115" w:gutter="0"/>
          <w:cols w:space="720"/>
        </w:sectPr>
      </w:pPr>
    </w:p>
    <w:p w14:paraId="00DC22BF" w14:textId="77777777" w:rsidR="00350CFB" w:rsidRDefault="00350CFB">
      <w:pPr>
        <w:pStyle w:val="BodyText"/>
        <w:rPr>
          <w:sz w:val="25"/>
        </w:rPr>
      </w:pPr>
    </w:p>
    <w:p w14:paraId="00DC22C0" w14:textId="77777777" w:rsidR="00350CFB" w:rsidRDefault="00350CFB">
      <w:pPr>
        <w:pStyle w:val="BodyText"/>
        <w:rPr>
          <w:sz w:val="25"/>
        </w:rPr>
      </w:pPr>
    </w:p>
    <w:p w14:paraId="00DC22C1" w14:textId="77777777" w:rsidR="00350CFB" w:rsidRDefault="00350CFB">
      <w:pPr>
        <w:pStyle w:val="BodyText"/>
        <w:rPr>
          <w:sz w:val="25"/>
        </w:rPr>
      </w:pPr>
    </w:p>
    <w:p w14:paraId="00DC22C2" w14:textId="77777777" w:rsidR="00350CFB" w:rsidRDefault="00350CFB">
      <w:pPr>
        <w:pStyle w:val="BodyText"/>
        <w:rPr>
          <w:sz w:val="25"/>
        </w:rPr>
      </w:pPr>
    </w:p>
    <w:p w14:paraId="00DC22C3" w14:textId="77777777" w:rsidR="00350CFB" w:rsidRDefault="00350CFB">
      <w:pPr>
        <w:pStyle w:val="BodyText"/>
        <w:rPr>
          <w:sz w:val="25"/>
        </w:rPr>
      </w:pPr>
    </w:p>
    <w:p w14:paraId="00DC22C4" w14:textId="77777777" w:rsidR="00350CFB" w:rsidRDefault="00350CFB">
      <w:pPr>
        <w:pStyle w:val="BodyText"/>
        <w:rPr>
          <w:sz w:val="25"/>
        </w:rPr>
      </w:pPr>
    </w:p>
    <w:p w14:paraId="00DC22C5" w14:textId="77777777" w:rsidR="00350CFB" w:rsidRDefault="00350CFB">
      <w:pPr>
        <w:pStyle w:val="BodyText"/>
        <w:rPr>
          <w:sz w:val="25"/>
        </w:rPr>
      </w:pPr>
    </w:p>
    <w:p w14:paraId="00DC22C6" w14:textId="77777777" w:rsidR="00350CFB" w:rsidRDefault="00350CFB">
      <w:pPr>
        <w:pStyle w:val="BodyText"/>
        <w:spacing w:before="151"/>
        <w:rPr>
          <w:sz w:val="25"/>
        </w:rPr>
      </w:pPr>
    </w:p>
    <w:p w14:paraId="00DC22C7" w14:textId="77777777" w:rsidR="00350CFB" w:rsidRDefault="00283FFF">
      <w:pPr>
        <w:ind w:left="1301"/>
        <w:rPr>
          <w:rFonts w:ascii="Arial"/>
          <w:sz w:val="28"/>
        </w:rPr>
      </w:pPr>
      <w:r>
        <w:rPr>
          <w:rFonts w:ascii="Arial"/>
          <w:noProof/>
          <w:sz w:val="28"/>
        </w:rPr>
        <mc:AlternateContent>
          <mc:Choice Requires="wpg">
            <w:drawing>
              <wp:anchor distT="0" distB="0" distL="0" distR="0" simplePos="0" relativeHeight="15786496" behindDoc="0" locked="0" layoutInCell="1" allowOverlap="1" wp14:anchorId="00DC27D2" wp14:editId="00DC27D3">
                <wp:simplePos x="0" y="0"/>
                <wp:positionH relativeFrom="page">
                  <wp:posOffset>1912974</wp:posOffset>
                </wp:positionH>
                <wp:positionV relativeFrom="paragraph">
                  <wp:posOffset>-473327</wp:posOffset>
                </wp:positionV>
                <wp:extent cx="4434205" cy="4434205"/>
                <wp:effectExtent l="0" t="0" r="0" b="0"/>
                <wp:wrapNone/>
                <wp:docPr id="809" name="Group 8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34205" cy="4434205"/>
                          <a:chOff x="0" y="0"/>
                          <a:chExt cx="4434205" cy="4434205"/>
                        </a:xfrm>
                      </wpg:grpSpPr>
                      <wps:wsp>
                        <wps:cNvPr id="810" name="Graphic 810"/>
                        <wps:cNvSpPr/>
                        <wps:spPr>
                          <a:xfrm>
                            <a:off x="1496937" y="318231"/>
                            <a:ext cx="2712720" cy="3772535"/>
                          </a:xfrm>
                          <a:custGeom>
                            <a:avLst/>
                            <a:gdLst/>
                            <a:ahLst/>
                            <a:cxnLst/>
                            <a:rect l="l" t="t" r="r" b="b"/>
                            <a:pathLst>
                              <a:path w="2712720" h="3772535">
                                <a:moveTo>
                                  <a:pt x="38633" y="913587"/>
                                </a:moveTo>
                                <a:lnTo>
                                  <a:pt x="36601" y="908672"/>
                                </a:lnTo>
                                <a:lnTo>
                                  <a:pt x="29349" y="901420"/>
                                </a:lnTo>
                                <a:lnTo>
                                  <a:pt x="24434" y="899388"/>
                                </a:lnTo>
                                <a:lnTo>
                                  <a:pt x="14185" y="899388"/>
                                </a:lnTo>
                                <a:lnTo>
                                  <a:pt x="9271" y="901420"/>
                                </a:lnTo>
                                <a:lnTo>
                                  <a:pt x="2032" y="908672"/>
                                </a:lnTo>
                                <a:lnTo>
                                  <a:pt x="0" y="913587"/>
                                </a:lnTo>
                                <a:lnTo>
                                  <a:pt x="0" y="923836"/>
                                </a:lnTo>
                                <a:lnTo>
                                  <a:pt x="2032" y="928751"/>
                                </a:lnTo>
                                <a:lnTo>
                                  <a:pt x="9271" y="935990"/>
                                </a:lnTo>
                                <a:lnTo>
                                  <a:pt x="14185" y="938022"/>
                                </a:lnTo>
                                <a:lnTo>
                                  <a:pt x="19316" y="938022"/>
                                </a:lnTo>
                                <a:lnTo>
                                  <a:pt x="24434" y="938022"/>
                                </a:lnTo>
                                <a:lnTo>
                                  <a:pt x="29349" y="935990"/>
                                </a:lnTo>
                                <a:lnTo>
                                  <a:pt x="36601" y="928751"/>
                                </a:lnTo>
                                <a:lnTo>
                                  <a:pt x="38633" y="923836"/>
                                </a:lnTo>
                                <a:lnTo>
                                  <a:pt x="38633" y="913587"/>
                                </a:lnTo>
                                <a:close/>
                              </a:path>
                              <a:path w="2712720" h="3772535">
                                <a:moveTo>
                                  <a:pt x="485089" y="14198"/>
                                </a:moveTo>
                                <a:lnTo>
                                  <a:pt x="483044" y="9283"/>
                                </a:lnTo>
                                <a:lnTo>
                                  <a:pt x="475805" y="2044"/>
                                </a:lnTo>
                                <a:lnTo>
                                  <a:pt x="470890" y="0"/>
                                </a:lnTo>
                                <a:lnTo>
                                  <a:pt x="460641" y="0"/>
                                </a:lnTo>
                                <a:lnTo>
                                  <a:pt x="455726" y="2044"/>
                                </a:lnTo>
                                <a:lnTo>
                                  <a:pt x="448487" y="9283"/>
                                </a:lnTo>
                                <a:lnTo>
                                  <a:pt x="446443" y="14198"/>
                                </a:lnTo>
                                <a:lnTo>
                                  <a:pt x="446443" y="24447"/>
                                </a:lnTo>
                                <a:lnTo>
                                  <a:pt x="448487" y="29362"/>
                                </a:lnTo>
                                <a:lnTo>
                                  <a:pt x="455726" y="36601"/>
                                </a:lnTo>
                                <a:lnTo>
                                  <a:pt x="460641" y="38646"/>
                                </a:lnTo>
                                <a:lnTo>
                                  <a:pt x="465759" y="38646"/>
                                </a:lnTo>
                                <a:lnTo>
                                  <a:pt x="470890" y="38646"/>
                                </a:lnTo>
                                <a:lnTo>
                                  <a:pt x="475805" y="36601"/>
                                </a:lnTo>
                                <a:lnTo>
                                  <a:pt x="483044" y="29362"/>
                                </a:lnTo>
                                <a:lnTo>
                                  <a:pt x="485089" y="24447"/>
                                </a:lnTo>
                                <a:lnTo>
                                  <a:pt x="485089" y="14198"/>
                                </a:lnTo>
                                <a:close/>
                              </a:path>
                              <a:path w="2712720" h="3772535">
                                <a:moveTo>
                                  <a:pt x="2175840" y="3438194"/>
                                </a:moveTo>
                                <a:lnTo>
                                  <a:pt x="2173808" y="3433280"/>
                                </a:lnTo>
                                <a:lnTo>
                                  <a:pt x="2166556" y="3426041"/>
                                </a:lnTo>
                                <a:lnTo>
                                  <a:pt x="2161641" y="3424009"/>
                                </a:lnTo>
                                <a:lnTo>
                                  <a:pt x="2151405" y="3424009"/>
                                </a:lnTo>
                                <a:lnTo>
                                  <a:pt x="2146490" y="3426041"/>
                                </a:lnTo>
                                <a:lnTo>
                                  <a:pt x="2139238" y="3433280"/>
                                </a:lnTo>
                                <a:lnTo>
                                  <a:pt x="2137206" y="3438194"/>
                                </a:lnTo>
                                <a:lnTo>
                                  <a:pt x="2137206" y="3448443"/>
                                </a:lnTo>
                                <a:lnTo>
                                  <a:pt x="2139238" y="3453358"/>
                                </a:lnTo>
                                <a:lnTo>
                                  <a:pt x="2146490" y="3460610"/>
                                </a:lnTo>
                                <a:lnTo>
                                  <a:pt x="2151405" y="3462642"/>
                                </a:lnTo>
                                <a:lnTo>
                                  <a:pt x="2156523" y="3462642"/>
                                </a:lnTo>
                                <a:lnTo>
                                  <a:pt x="2161641" y="3462642"/>
                                </a:lnTo>
                                <a:lnTo>
                                  <a:pt x="2166556" y="3460610"/>
                                </a:lnTo>
                                <a:lnTo>
                                  <a:pt x="2173808" y="3453358"/>
                                </a:lnTo>
                                <a:lnTo>
                                  <a:pt x="2175840" y="3448443"/>
                                </a:lnTo>
                                <a:lnTo>
                                  <a:pt x="2175840" y="3438194"/>
                                </a:lnTo>
                                <a:close/>
                              </a:path>
                              <a:path w="2712720" h="3772535">
                                <a:moveTo>
                                  <a:pt x="2204643" y="2350147"/>
                                </a:moveTo>
                                <a:lnTo>
                                  <a:pt x="2202611" y="2345232"/>
                                </a:lnTo>
                                <a:lnTo>
                                  <a:pt x="2195360" y="2337993"/>
                                </a:lnTo>
                                <a:lnTo>
                                  <a:pt x="2190445" y="2335961"/>
                                </a:lnTo>
                                <a:lnTo>
                                  <a:pt x="2180209" y="2335961"/>
                                </a:lnTo>
                                <a:lnTo>
                                  <a:pt x="2175294" y="2337993"/>
                                </a:lnTo>
                                <a:lnTo>
                                  <a:pt x="2168042" y="2345232"/>
                                </a:lnTo>
                                <a:lnTo>
                                  <a:pt x="2167559" y="2346401"/>
                                </a:lnTo>
                                <a:lnTo>
                                  <a:pt x="2166683" y="2346033"/>
                                </a:lnTo>
                                <a:lnTo>
                                  <a:pt x="2156434" y="2346033"/>
                                </a:lnTo>
                                <a:lnTo>
                                  <a:pt x="2151532" y="2348077"/>
                                </a:lnTo>
                                <a:lnTo>
                                  <a:pt x="2144280" y="2355316"/>
                                </a:lnTo>
                                <a:lnTo>
                                  <a:pt x="2142248" y="2360231"/>
                                </a:lnTo>
                                <a:lnTo>
                                  <a:pt x="2142248" y="2370480"/>
                                </a:lnTo>
                                <a:lnTo>
                                  <a:pt x="2144280" y="2375395"/>
                                </a:lnTo>
                                <a:lnTo>
                                  <a:pt x="2151532" y="2382634"/>
                                </a:lnTo>
                                <a:lnTo>
                                  <a:pt x="2156434" y="2384679"/>
                                </a:lnTo>
                                <a:lnTo>
                                  <a:pt x="2161565" y="2384679"/>
                                </a:lnTo>
                                <a:lnTo>
                                  <a:pt x="2166683" y="2384679"/>
                                </a:lnTo>
                                <a:lnTo>
                                  <a:pt x="2171598" y="2382634"/>
                                </a:lnTo>
                                <a:lnTo>
                                  <a:pt x="2178850" y="2375395"/>
                                </a:lnTo>
                                <a:lnTo>
                                  <a:pt x="2179320" y="2374239"/>
                                </a:lnTo>
                                <a:lnTo>
                                  <a:pt x="2180209" y="2374595"/>
                                </a:lnTo>
                                <a:lnTo>
                                  <a:pt x="2185327" y="2374595"/>
                                </a:lnTo>
                                <a:lnTo>
                                  <a:pt x="2190445" y="2374595"/>
                                </a:lnTo>
                                <a:lnTo>
                                  <a:pt x="2195360" y="2372563"/>
                                </a:lnTo>
                                <a:lnTo>
                                  <a:pt x="2202611" y="2365311"/>
                                </a:lnTo>
                                <a:lnTo>
                                  <a:pt x="2204643" y="2360396"/>
                                </a:lnTo>
                                <a:lnTo>
                                  <a:pt x="2204643" y="2350147"/>
                                </a:lnTo>
                                <a:close/>
                              </a:path>
                              <a:path w="2712720" h="3772535">
                                <a:moveTo>
                                  <a:pt x="2262251" y="1564538"/>
                                </a:moveTo>
                                <a:lnTo>
                                  <a:pt x="2260219" y="1559623"/>
                                </a:lnTo>
                                <a:lnTo>
                                  <a:pt x="2252967" y="1552384"/>
                                </a:lnTo>
                                <a:lnTo>
                                  <a:pt x="2248052" y="1550339"/>
                                </a:lnTo>
                                <a:lnTo>
                                  <a:pt x="2237816" y="1550339"/>
                                </a:lnTo>
                                <a:lnTo>
                                  <a:pt x="2232901" y="1552384"/>
                                </a:lnTo>
                                <a:lnTo>
                                  <a:pt x="2225649" y="1559623"/>
                                </a:lnTo>
                                <a:lnTo>
                                  <a:pt x="2223617" y="1564538"/>
                                </a:lnTo>
                                <a:lnTo>
                                  <a:pt x="2223617" y="1574787"/>
                                </a:lnTo>
                                <a:lnTo>
                                  <a:pt x="2225649" y="1579702"/>
                                </a:lnTo>
                                <a:lnTo>
                                  <a:pt x="2232901" y="1586941"/>
                                </a:lnTo>
                                <a:lnTo>
                                  <a:pt x="2237816" y="1588985"/>
                                </a:lnTo>
                                <a:lnTo>
                                  <a:pt x="2242934" y="1588985"/>
                                </a:lnTo>
                                <a:lnTo>
                                  <a:pt x="2248052" y="1588985"/>
                                </a:lnTo>
                                <a:lnTo>
                                  <a:pt x="2252967" y="1586941"/>
                                </a:lnTo>
                                <a:lnTo>
                                  <a:pt x="2260219" y="1579702"/>
                                </a:lnTo>
                                <a:lnTo>
                                  <a:pt x="2262251" y="1574787"/>
                                </a:lnTo>
                                <a:lnTo>
                                  <a:pt x="2262251" y="1564538"/>
                                </a:lnTo>
                                <a:close/>
                              </a:path>
                              <a:path w="2712720" h="3772535">
                                <a:moveTo>
                                  <a:pt x="2457399" y="3130004"/>
                                </a:moveTo>
                                <a:lnTo>
                                  <a:pt x="2455354" y="3125089"/>
                                </a:lnTo>
                                <a:lnTo>
                                  <a:pt x="2448115" y="3117850"/>
                                </a:lnTo>
                                <a:lnTo>
                                  <a:pt x="2443200" y="3115805"/>
                                </a:lnTo>
                                <a:lnTo>
                                  <a:pt x="2432951" y="3115805"/>
                                </a:lnTo>
                                <a:lnTo>
                                  <a:pt x="2428036" y="3117850"/>
                                </a:lnTo>
                                <a:lnTo>
                                  <a:pt x="2420797" y="3125089"/>
                                </a:lnTo>
                                <a:lnTo>
                                  <a:pt x="2418753" y="3130004"/>
                                </a:lnTo>
                                <a:lnTo>
                                  <a:pt x="2418753" y="3140252"/>
                                </a:lnTo>
                                <a:lnTo>
                                  <a:pt x="2420797" y="3145167"/>
                                </a:lnTo>
                                <a:lnTo>
                                  <a:pt x="2428036" y="3152406"/>
                                </a:lnTo>
                                <a:lnTo>
                                  <a:pt x="2432951" y="3154438"/>
                                </a:lnTo>
                                <a:lnTo>
                                  <a:pt x="2438069" y="3154438"/>
                                </a:lnTo>
                                <a:lnTo>
                                  <a:pt x="2443200" y="3154438"/>
                                </a:lnTo>
                                <a:lnTo>
                                  <a:pt x="2448115" y="3152406"/>
                                </a:lnTo>
                                <a:lnTo>
                                  <a:pt x="2455354" y="3145167"/>
                                </a:lnTo>
                                <a:lnTo>
                                  <a:pt x="2457399" y="3140252"/>
                                </a:lnTo>
                                <a:lnTo>
                                  <a:pt x="2457399" y="3130004"/>
                                </a:lnTo>
                                <a:close/>
                              </a:path>
                              <a:path w="2712720" h="3772535">
                                <a:moveTo>
                                  <a:pt x="2464600" y="1581099"/>
                                </a:moveTo>
                                <a:lnTo>
                                  <a:pt x="2462555" y="1576184"/>
                                </a:lnTo>
                                <a:lnTo>
                                  <a:pt x="2455316" y="1568945"/>
                                </a:lnTo>
                                <a:lnTo>
                                  <a:pt x="2450401" y="1566913"/>
                                </a:lnTo>
                                <a:lnTo>
                                  <a:pt x="2440152" y="1566913"/>
                                </a:lnTo>
                                <a:lnTo>
                                  <a:pt x="2435237" y="1568945"/>
                                </a:lnTo>
                                <a:lnTo>
                                  <a:pt x="2427998" y="1576184"/>
                                </a:lnTo>
                                <a:lnTo>
                                  <a:pt x="2425954" y="1581099"/>
                                </a:lnTo>
                                <a:lnTo>
                                  <a:pt x="2425954" y="1591348"/>
                                </a:lnTo>
                                <a:lnTo>
                                  <a:pt x="2427998" y="1596263"/>
                                </a:lnTo>
                                <a:lnTo>
                                  <a:pt x="2435237" y="1603502"/>
                                </a:lnTo>
                                <a:lnTo>
                                  <a:pt x="2440152" y="1605546"/>
                                </a:lnTo>
                                <a:lnTo>
                                  <a:pt x="2445270" y="1605546"/>
                                </a:lnTo>
                                <a:lnTo>
                                  <a:pt x="2450401" y="1605546"/>
                                </a:lnTo>
                                <a:lnTo>
                                  <a:pt x="2455316" y="1603502"/>
                                </a:lnTo>
                                <a:lnTo>
                                  <a:pt x="2462555" y="1596263"/>
                                </a:lnTo>
                                <a:lnTo>
                                  <a:pt x="2464600" y="1591348"/>
                                </a:lnTo>
                                <a:lnTo>
                                  <a:pt x="2464600" y="1581099"/>
                                </a:lnTo>
                                <a:close/>
                              </a:path>
                              <a:path w="2712720" h="3772535">
                                <a:moveTo>
                                  <a:pt x="2499156" y="3747833"/>
                                </a:moveTo>
                                <a:lnTo>
                                  <a:pt x="2497124" y="3742918"/>
                                </a:lnTo>
                                <a:lnTo>
                                  <a:pt x="2489873" y="3735679"/>
                                </a:lnTo>
                                <a:lnTo>
                                  <a:pt x="2484958" y="3733635"/>
                                </a:lnTo>
                                <a:lnTo>
                                  <a:pt x="2474722" y="3733635"/>
                                </a:lnTo>
                                <a:lnTo>
                                  <a:pt x="2469807" y="3735679"/>
                                </a:lnTo>
                                <a:lnTo>
                                  <a:pt x="2462555" y="3742918"/>
                                </a:lnTo>
                                <a:lnTo>
                                  <a:pt x="2460523" y="3747833"/>
                                </a:lnTo>
                                <a:lnTo>
                                  <a:pt x="2460523" y="3758082"/>
                                </a:lnTo>
                                <a:lnTo>
                                  <a:pt x="2462555" y="3762997"/>
                                </a:lnTo>
                                <a:lnTo>
                                  <a:pt x="2469807" y="3770236"/>
                                </a:lnTo>
                                <a:lnTo>
                                  <a:pt x="2474722" y="3772281"/>
                                </a:lnTo>
                                <a:lnTo>
                                  <a:pt x="2479840" y="3772281"/>
                                </a:lnTo>
                                <a:lnTo>
                                  <a:pt x="2484958" y="3772281"/>
                                </a:lnTo>
                                <a:lnTo>
                                  <a:pt x="2489873" y="3770236"/>
                                </a:lnTo>
                                <a:lnTo>
                                  <a:pt x="2497124" y="3762997"/>
                                </a:lnTo>
                                <a:lnTo>
                                  <a:pt x="2499156" y="3758082"/>
                                </a:lnTo>
                                <a:lnTo>
                                  <a:pt x="2499156" y="3747833"/>
                                </a:lnTo>
                                <a:close/>
                              </a:path>
                              <a:path w="2712720" h="3772535">
                                <a:moveTo>
                                  <a:pt x="2689263" y="2902458"/>
                                </a:moveTo>
                                <a:lnTo>
                                  <a:pt x="2687231" y="2897543"/>
                                </a:lnTo>
                                <a:lnTo>
                                  <a:pt x="2679979" y="2890291"/>
                                </a:lnTo>
                                <a:lnTo>
                                  <a:pt x="2675064" y="2888259"/>
                                </a:lnTo>
                                <a:lnTo>
                                  <a:pt x="2664815" y="2888259"/>
                                </a:lnTo>
                                <a:lnTo>
                                  <a:pt x="2659900" y="2890291"/>
                                </a:lnTo>
                                <a:lnTo>
                                  <a:pt x="2652661" y="2897543"/>
                                </a:lnTo>
                                <a:lnTo>
                                  <a:pt x="2650629" y="2902458"/>
                                </a:lnTo>
                                <a:lnTo>
                                  <a:pt x="2650629" y="2912707"/>
                                </a:lnTo>
                                <a:lnTo>
                                  <a:pt x="2652661" y="2917621"/>
                                </a:lnTo>
                                <a:lnTo>
                                  <a:pt x="2659900" y="2924860"/>
                                </a:lnTo>
                                <a:lnTo>
                                  <a:pt x="2664815" y="2926892"/>
                                </a:lnTo>
                                <a:lnTo>
                                  <a:pt x="2669946" y="2926892"/>
                                </a:lnTo>
                                <a:lnTo>
                                  <a:pt x="2675064" y="2926892"/>
                                </a:lnTo>
                                <a:lnTo>
                                  <a:pt x="2679979" y="2924860"/>
                                </a:lnTo>
                                <a:lnTo>
                                  <a:pt x="2687231" y="2917621"/>
                                </a:lnTo>
                                <a:lnTo>
                                  <a:pt x="2689263" y="2912707"/>
                                </a:lnTo>
                                <a:lnTo>
                                  <a:pt x="2689263" y="2902458"/>
                                </a:lnTo>
                                <a:close/>
                              </a:path>
                              <a:path w="2712720" h="3772535">
                                <a:moveTo>
                                  <a:pt x="2695740" y="2986709"/>
                                </a:moveTo>
                                <a:lnTo>
                                  <a:pt x="2693708" y="2981795"/>
                                </a:lnTo>
                                <a:lnTo>
                                  <a:pt x="2686456" y="2974543"/>
                                </a:lnTo>
                                <a:lnTo>
                                  <a:pt x="2681541" y="2972511"/>
                                </a:lnTo>
                                <a:lnTo>
                                  <a:pt x="2671305" y="2972511"/>
                                </a:lnTo>
                                <a:lnTo>
                                  <a:pt x="2666390" y="2974543"/>
                                </a:lnTo>
                                <a:lnTo>
                                  <a:pt x="2659138" y="2981795"/>
                                </a:lnTo>
                                <a:lnTo>
                                  <a:pt x="2657106" y="2986709"/>
                                </a:lnTo>
                                <a:lnTo>
                                  <a:pt x="2657106" y="2996958"/>
                                </a:lnTo>
                                <a:lnTo>
                                  <a:pt x="2659138" y="3001873"/>
                                </a:lnTo>
                                <a:lnTo>
                                  <a:pt x="2666390" y="3009112"/>
                                </a:lnTo>
                                <a:lnTo>
                                  <a:pt x="2671305" y="3011144"/>
                                </a:lnTo>
                                <a:lnTo>
                                  <a:pt x="2676423" y="3011144"/>
                                </a:lnTo>
                                <a:lnTo>
                                  <a:pt x="2681541" y="3011144"/>
                                </a:lnTo>
                                <a:lnTo>
                                  <a:pt x="2686456" y="3009112"/>
                                </a:lnTo>
                                <a:lnTo>
                                  <a:pt x="2693708" y="3001873"/>
                                </a:lnTo>
                                <a:lnTo>
                                  <a:pt x="2695740" y="2996958"/>
                                </a:lnTo>
                                <a:lnTo>
                                  <a:pt x="2695740" y="2986709"/>
                                </a:lnTo>
                                <a:close/>
                              </a:path>
                              <a:path w="2712720" h="3772535">
                                <a:moveTo>
                                  <a:pt x="2712301" y="3217138"/>
                                </a:moveTo>
                                <a:lnTo>
                                  <a:pt x="2710269" y="3212223"/>
                                </a:lnTo>
                                <a:lnTo>
                                  <a:pt x="2703017" y="3204972"/>
                                </a:lnTo>
                                <a:lnTo>
                                  <a:pt x="2698115" y="3202940"/>
                                </a:lnTo>
                                <a:lnTo>
                                  <a:pt x="2687866" y="3202940"/>
                                </a:lnTo>
                                <a:lnTo>
                                  <a:pt x="2682951" y="3204972"/>
                                </a:lnTo>
                                <a:lnTo>
                                  <a:pt x="2675699" y="3212223"/>
                                </a:lnTo>
                                <a:lnTo>
                                  <a:pt x="2673667" y="3217138"/>
                                </a:lnTo>
                                <a:lnTo>
                                  <a:pt x="2673667" y="3227374"/>
                                </a:lnTo>
                                <a:lnTo>
                                  <a:pt x="2675699" y="3232289"/>
                                </a:lnTo>
                                <a:lnTo>
                                  <a:pt x="2682951" y="3239541"/>
                                </a:lnTo>
                                <a:lnTo>
                                  <a:pt x="2687866" y="3241573"/>
                                </a:lnTo>
                                <a:lnTo>
                                  <a:pt x="2692984" y="3241573"/>
                                </a:lnTo>
                                <a:lnTo>
                                  <a:pt x="2698115" y="3241573"/>
                                </a:lnTo>
                                <a:lnTo>
                                  <a:pt x="2703017" y="3239541"/>
                                </a:lnTo>
                                <a:lnTo>
                                  <a:pt x="2710269" y="3232289"/>
                                </a:lnTo>
                                <a:lnTo>
                                  <a:pt x="2712301" y="3227374"/>
                                </a:lnTo>
                                <a:lnTo>
                                  <a:pt x="2712301" y="3217138"/>
                                </a:lnTo>
                                <a:close/>
                              </a:path>
                            </a:pathLst>
                          </a:custGeom>
                          <a:solidFill>
                            <a:srgbClr val="2B5E8A">
                              <a:alpha val="34999"/>
                            </a:srgbClr>
                          </a:solidFill>
                        </wps:spPr>
                        <wps:bodyPr wrap="square" lIns="0" tIns="0" rIns="0" bIns="0" rtlCol="0">
                          <a:prstTxWarp prst="textNoShape">
                            <a:avLst/>
                          </a:prstTxWarp>
                          <a:noAutofit/>
                        </wps:bodyPr>
                      </wps:wsp>
                      <pic:pic xmlns:pic="http://schemas.openxmlformats.org/drawingml/2006/picture">
                        <pic:nvPicPr>
                          <pic:cNvPr id="811" name="Image 811"/>
                          <pic:cNvPicPr/>
                        </pic:nvPicPr>
                        <pic:blipFill>
                          <a:blip r:embed="rId42" cstate="print"/>
                          <a:stretch>
                            <a:fillRect/>
                          </a:stretch>
                        </pic:blipFill>
                        <pic:spPr>
                          <a:xfrm>
                            <a:off x="237511" y="187174"/>
                            <a:ext cx="4009180" cy="4012061"/>
                          </a:xfrm>
                          <a:prstGeom prst="rect">
                            <a:avLst/>
                          </a:prstGeom>
                        </pic:spPr>
                      </pic:pic>
                      <wps:wsp>
                        <wps:cNvPr id="812" name="Graphic 812"/>
                        <wps:cNvSpPr/>
                        <wps:spPr>
                          <a:xfrm>
                            <a:off x="253229" y="6309"/>
                            <a:ext cx="1270" cy="4372610"/>
                          </a:xfrm>
                          <a:custGeom>
                            <a:avLst/>
                            <a:gdLst/>
                            <a:ahLst/>
                            <a:cxnLst/>
                            <a:rect l="l" t="t" r="r" b="b"/>
                            <a:pathLst>
                              <a:path h="4372610">
                                <a:moveTo>
                                  <a:pt x="0" y="4372351"/>
                                </a:moveTo>
                                <a:lnTo>
                                  <a:pt x="0" y="0"/>
                                </a:lnTo>
                              </a:path>
                            </a:pathLst>
                          </a:custGeom>
                          <a:ln w="12618">
                            <a:solidFill>
                              <a:srgbClr val="AFAFAF"/>
                            </a:solidFill>
                            <a:prstDash val="solid"/>
                          </a:ln>
                        </wps:spPr>
                        <wps:bodyPr wrap="square" lIns="0" tIns="0" rIns="0" bIns="0" rtlCol="0">
                          <a:prstTxWarp prst="textNoShape">
                            <a:avLst/>
                          </a:prstTxWarp>
                          <a:noAutofit/>
                        </wps:bodyPr>
                      </wps:wsp>
                      <wps:wsp>
                        <wps:cNvPr id="813" name="Graphic 813"/>
                        <wps:cNvSpPr/>
                        <wps:spPr>
                          <a:xfrm>
                            <a:off x="253229" y="4378660"/>
                            <a:ext cx="1270" cy="55244"/>
                          </a:xfrm>
                          <a:custGeom>
                            <a:avLst/>
                            <a:gdLst/>
                            <a:ahLst/>
                            <a:cxnLst/>
                            <a:rect l="l" t="t" r="r" b="b"/>
                            <a:pathLst>
                              <a:path h="55244">
                                <a:moveTo>
                                  <a:pt x="0" y="0"/>
                                </a:moveTo>
                                <a:lnTo>
                                  <a:pt x="0" y="55206"/>
                                </a:lnTo>
                              </a:path>
                            </a:pathLst>
                          </a:custGeom>
                          <a:solidFill>
                            <a:srgbClr val="000000"/>
                          </a:solidFill>
                        </wps:spPr>
                        <wps:bodyPr wrap="square" lIns="0" tIns="0" rIns="0" bIns="0" rtlCol="0">
                          <a:prstTxWarp prst="textNoShape">
                            <a:avLst/>
                          </a:prstTxWarp>
                          <a:noAutofit/>
                        </wps:bodyPr>
                      </wps:wsp>
                      <wps:wsp>
                        <wps:cNvPr id="814" name="Graphic 814"/>
                        <wps:cNvSpPr/>
                        <wps:spPr>
                          <a:xfrm>
                            <a:off x="253229" y="4378660"/>
                            <a:ext cx="1270" cy="55244"/>
                          </a:xfrm>
                          <a:custGeom>
                            <a:avLst/>
                            <a:gdLst/>
                            <a:ahLst/>
                            <a:cxnLst/>
                            <a:rect l="l" t="t" r="r" b="b"/>
                            <a:pathLst>
                              <a:path h="55244">
                                <a:moveTo>
                                  <a:pt x="0" y="0"/>
                                </a:moveTo>
                                <a:lnTo>
                                  <a:pt x="0" y="55206"/>
                                </a:lnTo>
                              </a:path>
                            </a:pathLst>
                          </a:custGeom>
                          <a:ln w="12618">
                            <a:solidFill>
                              <a:srgbClr val="000000"/>
                            </a:solidFill>
                            <a:prstDash val="solid"/>
                          </a:ln>
                        </wps:spPr>
                        <wps:bodyPr wrap="square" lIns="0" tIns="0" rIns="0" bIns="0" rtlCol="0">
                          <a:prstTxWarp prst="textNoShape">
                            <a:avLst/>
                          </a:prstTxWarp>
                          <a:noAutofit/>
                        </wps:bodyPr>
                      </wps:wsp>
                      <wps:wsp>
                        <wps:cNvPr id="815" name="Graphic 815"/>
                        <wps:cNvSpPr/>
                        <wps:spPr>
                          <a:xfrm>
                            <a:off x="973313" y="6309"/>
                            <a:ext cx="1270" cy="4372610"/>
                          </a:xfrm>
                          <a:custGeom>
                            <a:avLst/>
                            <a:gdLst/>
                            <a:ahLst/>
                            <a:cxnLst/>
                            <a:rect l="l" t="t" r="r" b="b"/>
                            <a:pathLst>
                              <a:path h="4372610">
                                <a:moveTo>
                                  <a:pt x="0" y="4372351"/>
                                </a:moveTo>
                                <a:lnTo>
                                  <a:pt x="0" y="0"/>
                                </a:lnTo>
                              </a:path>
                            </a:pathLst>
                          </a:custGeom>
                          <a:ln w="12618">
                            <a:solidFill>
                              <a:srgbClr val="AFAFAF"/>
                            </a:solidFill>
                            <a:prstDash val="solid"/>
                          </a:ln>
                        </wps:spPr>
                        <wps:bodyPr wrap="square" lIns="0" tIns="0" rIns="0" bIns="0" rtlCol="0">
                          <a:prstTxWarp prst="textNoShape">
                            <a:avLst/>
                          </a:prstTxWarp>
                          <a:noAutofit/>
                        </wps:bodyPr>
                      </wps:wsp>
                      <wps:wsp>
                        <wps:cNvPr id="816" name="Graphic 816"/>
                        <wps:cNvSpPr/>
                        <wps:spPr>
                          <a:xfrm>
                            <a:off x="973313" y="4378660"/>
                            <a:ext cx="1270" cy="55244"/>
                          </a:xfrm>
                          <a:custGeom>
                            <a:avLst/>
                            <a:gdLst/>
                            <a:ahLst/>
                            <a:cxnLst/>
                            <a:rect l="l" t="t" r="r" b="b"/>
                            <a:pathLst>
                              <a:path h="55244">
                                <a:moveTo>
                                  <a:pt x="0" y="0"/>
                                </a:moveTo>
                                <a:lnTo>
                                  <a:pt x="0" y="55206"/>
                                </a:lnTo>
                              </a:path>
                            </a:pathLst>
                          </a:custGeom>
                          <a:solidFill>
                            <a:srgbClr val="000000"/>
                          </a:solidFill>
                        </wps:spPr>
                        <wps:bodyPr wrap="square" lIns="0" tIns="0" rIns="0" bIns="0" rtlCol="0">
                          <a:prstTxWarp prst="textNoShape">
                            <a:avLst/>
                          </a:prstTxWarp>
                          <a:noAutofit/>
                        </wps:bodyPr>
                      </wps:wsp>
                      <wps:wsp>
                        <wps:cNvPr id="817" name="Graphic 817"/>
                        <wps:cNvSpPr/>
                        <wps:spPr>
                          <a:xfrm>
                            <a:off x="973313" y="4378660"/>
                            <a:ext cx="1270" cy="55244"/>
                          </a:xfrm>
                          <a:custGeom>
                            <a:avLst/>
                            <a:gdLst/>
                            <a:ahLst/>
                            <a:cxnLst/>
                            <a:rect l="l" t="t" r="r" b="b"/>
                            <a:pathLst>
                              <a:path h="55244">
                                <a:moveTo>
                                  <a:pt x="0" y="0"/>
                                </a:moveTo>
                                <a:lnTo>
                                  <a:pt x="0" y="55206"/>
                                </a:lnTo>
                              </a:path>
                            </a:pathLst>
                          </a:custGeom>
                          <a:ln w="12618">
                            <a:solidFill>
                              <a:srgbClr val="000000"/>
                            </a:solidFill>
                            <a:prstDash val="solid"/>
                          </a:ln>
                        </wps:spPr>
                        <wps:bodyPr wrap="square" lIns="0" tIns="0" rIns="0" bIns="0" rtlCol="0">
                          <a:prstTxWarp prst="textNoShape">
                            <a:avLst/>
                          </a:prstTxWarp>
                          <a:noAutofit/>
                        </wps:bodyPr>
                      </wps:wsp>
                      <wps:wsp>
                        <wps:cNvPr id="818" name="Graphic 818"/>
                        <wps:cNvSpPr/>
                        <wps:spPr>
                          <a:xfrm>
                            <a:off x="1693397" y="6309"/>
                            <a:ext cx="1270" cy="4372610"/>
                          </a:xfrm>
                          <a:custGeom>
                            <a:avLst/>
                            <a:gdLst/>
                            <a:ahLst/>
                            <a:cxnLst/>
                            <a:rect l="l" t="t" r="r" b="b"/>
                            <a:pathLst>
                              <a:path h="4372610">
                                <a:moveTo>
                                  <a:pt x="0" y="4372351"/>
                                </a:moveTo>
                                <a:lnTo>
                                  <a:pt x="0" y="0"/>
                                </a:lnTo>
                              </a:path>
                            </a:pathLst>
                          </a:custGeom>
                          <a:ln w="12618">
                            <a:solidFill>
                              <a:srgbClr val="AFAFAF"/>
                            </a:solidFill>
                            <a:prstDash val="solid"/>
                          </a:ln>
                        </wps:spPr>
                        <wps:bodyPr wrap="square" lIns="0" tIns="0" rIns="0" bIns="0" rtlCol="0">
                          <a:prstTxWarp prst="textNoShape">
                            <a:avLst/>
                          </a:prstTxWarp>
                          <a:noAutofit/>
                        </wps:bodyPr>
                      </wps:wsp>
                      <wps:wsp>
                        <wps:cNvPr id="819" name="Graphic 819"/>
                        <wps:cNvSpPr/>
                        <wps:spPr>
                          <a:xfrm>
                            <a:off x="1693397" y="4378660"/>
                            <a:ext cx="1270" cy="55244"/>
                          </a:xfrm>
                          <a:custGeom>
                            <a:avLst/>
                            <a:gdLst/>
                            <a:ahLst/>
                            <a:cxnLst/>
                            <a:rect l="l" t="t" r="r" b="b"/>
                            <a:pathLst>
                              <a:path h="55244">
                                <a:moveTo>
                                  <a:pt x="0" y="0"/>
                                </a:moveTo>
                                <a:lnTo>
                                  <a:pt x="0" y="55206"/>
                                </a:lnTo>
                              </a:path>
                            </a:pathLst>
                          </a:custGeom>
                          <a:solidFill>
                            <a:srgbClr val="000000"/>
                          </a:solidFill>
                        </wps:spPr>
                        <wps:bodyPr wrap="square" lIns="0" tIns="0" rIns="0" bIns="0" rtlCol="0">
                          <a:prstTxWarp prst="textNoShape">
                            <a:avLst/>
                          </a:prstTxWarp>
                          <a:noAutofit/>
                        </wps:bodyPr>
                      </wps:wsp>
                      <wps:wsp>
                        <wps:cNvPr id="820" name="Graphic 820"/>
                        <wps:cNvSpPr/>
                        <wps:spPr>
                          <a:xfrm>
                            <a:off x="1693397" y="4378660"/>
                            <a:ext cx="1270" cy="55244"/>
                          </a:xfrm>
                          <a:custGeom>
                            <a:avLst/>
                            <a:gdLst/>
                            <a:ahLst/>
                            <a:cxnLst/>
                            <a:rect l="l" t="t" r="r" b="b"/>
                            <a:pathLst>
                              <a:path h="55244">
                                <a:moveTo>
                                  <a:pt x="0" y="0"/>
                                </a:moveTo>
                                <a:lnTo>
                                  <a:pt x="0" y="55206"/>
                                </a:lnTo>
                              </a:path>
                            </a:pathLst>
                          </a:custGeom>
                          <a:ln w="12618">
                            <a:solidFill>
                              <a:srgbClr val="000000"/>
                            </a:solidFill>
                            <a:prstDash val="solid"/>
                          </a:ln>
                        </wps:spPr>
                        <wps:bodyPr wrap="square" lIns="0" tIns="0" rIns="0" bIns="0" rtlCol="0">
                          <a:prstTxWarp prst="textNoShape">
                            <a:avLst/>
                          </a:prstTxWarp>
                          <a:noAutofit/>
                        </wps:bodyPr>
                      </wps:wsp>
                      <wps:wsp>
                        <wps:cNvPr id="821" name="Graphic 821"/>
                        <wps:cNvSpPr/>
                        <wps:spPr>
                          <a:xfrm>
                            <a:off x="2413482" y="6309"/>
                            <a:ext cx="1270" cy="4372610"/>
                          </a:xfrm>
                          <a:custGeom>
                            <a:avLst/>
                            <a:gdLst/>
                            <a:ahLst/>
                            <a:cxnLst/>
                            <a:rect l="l" t="t" r="r" b="b"/>
                            <a:pathLst>
                              <a:path h="4372610">
                                <a:moveTo>
                                  <a:pt x="0" y="4372351"/>
                                </a:moveTo>
                                <a:lnTo>
                                  <a:pt x="0" y="0"/>
                                </a:lnTo>
                              </a:path>
                            </a:pathLst>
                          </a:custGeom>
                          <a:ln w="12618">
                            <a:solidFill>
                              <a:srgbClr val="AFAFAF"/>
                            </a:solidFill>
                            <a:prstDash val="solid"/>
                          </a:ln>
                        </wps:spPr>
                        <wps:bodyPr wrap="square" lIns="0" tIns="0" rIns="0" bIns="0" rtlCol="0">
                          <a:prstTxWarp prst="textNoShape">
                            <a:avLst/>
                          </a:prstTxWarp>
                          <a:noAutofit/>
                        </wps:bodyPr>
                      </wps:wsp>
                      <wps:wsp>
                        <wps:cNvPr id="822" name="Graphic 822"/>
                        <wps:cNvSpPr/>
                        <wps:spPr>
                          <a:xfrm>
                            <a:off x="2413482" y="4378660"/>
                            <a:ext cx="1270" cy="55244"/>
                          </a:xfrm>
                          <a:custGeom>
                            <a:avLst/>
                            <a:gdLst/>
                            <a:ahLst/>
                            <a:cxnLst/>
                            <a:rect l="l" t="t" r="r" b="b"/>
                            <a:pathLst>
                              <a:path h="55244">
                                <a:moveTo>
                                  <a:pt x="0" y="0"/>
                                </a:moveTo>
                                <a:lnTo>
                                  <a:pt x="0" y="55206"/>
                                </a:lnTo>
                              </a:path>
                            </a:pathLst>
                          </a:custGeom>
                          <a:solidFill>
                            <a:srgbClr val="000000"/>
                          </a:solidFill>
                        </wps:spPr>
                        <wps:bodyPr wrap="square" lIns="0" tIns="0" rIns="0" bIns="0" rtlCol="0">
                          <a:prstTxWarp prst="textNoShape">
                            <a:avLst/>
                          </a:prstTxWarp>
                          <a:noAutofit/>
                        </wps:bodyPr>
                      </wps:wsp>
                      <wps:wsp>
                        <wps:cNvPr id="823" name="Graphic 823"/>
                        <wps:cNvSpPr/>
                        <wps:spPr>
                          <a:xfrm>
                            <a:off x="2413482" y="4378660"/>
                            <a:ext cx="1270" cy="55244"/>
                          </a:xfrm>
                          <a:custGeom>
                            <a:avLst/>
                            <a:gdLst/>
                            <a:ahLst/>
                            <a:cxnLst/>
                            <a:rect l="l" t="t" r="r" b="b"/>
                            <a:pathLst>
                              <a:path h="55244">
                                <a:moveTo>
                                  <a:pt x="0" y="0"/>
                                </a:moveTo>
                                <a:lnTo>
                                  <a:pt x="0" y="55206"/>
                                </a:lnTo>
                              </a:path>
                            </a:pathLst>
                          </a:custGeom>
                          <a:ln w="12618">
                            <a:solidFill>
                              <a:srgbClr val="000000"/>
                            </a:solidFill>
                            <a:prstDash val="solid"/>
                          </a:ln>
                        </wps:spPr>
                        <wps:bodyPr wrap="square" lIns="0" tIns="0" rIns="0" bIns="0" rtlCol="0">
                          <a:prstTxWarp prst="textNoShape">
                            <a:avLst/>
                          </a:prstTxWarp>
                          <a:noAutofit/>
                        </wps:bodyPr>
                      </wps:wsp>
                      <wps:wsp>
                        <wps:cNvPr id="824" name="Graphic 824"/>
                        <wps:cNvSpPr/>
                        <wps:spPr>
                          <a:xfrm>
                            <a:off x="3133566" y="6309"/>
                            <a:ext cx="1270" cy="4372610"/>
                          </a:xfrm>
                          <a:custGeom>
                            <a:avLst/>
                            <a:gdLst/>
                            <a:ahLst/>
                            <a:cxnLst/>
                            <a:rect l="l" t="t" r="r" b="b"/>
                            <a:pathLst>
                              <a:path h="4372610">
                                <a:moveTo>
                                  <a:pt x="0" y="4372351"/>
                                </a:moveTo>
                                <a:lnTo>
                                  <a:pt x="0" y="0"/>
                                </a:lnTo>
                              </a:path>
                            </a:pathLst>
                          </a:custGeom>
                          <a:ln w="12618">
                            <a:solidFill>
                              <a:srgbClr val="AFAFAF"/>
                            </a:solidFill>
                            <a:prstDash val="solid"/>
                          </a:ln>
                        </wps:spPr>
                        <wps:bodyPr wrap="square" lIns="0" tIns="0" rIns="0" bIns="0" rtlCol="0">
                          <a:prstTxWarp prst="textNoShape">
                            <a:avLst/>
                          </a:prstTxWarp>
                          <a:noAutofit/>
                        </wps:bodyPr>
                      </wps:wsp>
                      <wps:wsp>
                        <wps:cNvPr id="825" name="Graphic 825"/>
                        <wps:cNvSpPr/>
                        <wps:spPr>
                          <a:xfrm>
                            <a:off x="3133566" y="4378660"/>
                            <a:ext cx="1270" cy="55244"/>
                          </a:xfrm>
                          <a:custGeom>
                            <a:avLst/>
                            <a:gdLst/>
                            <a:ahLst/>
                            <a:cxnLst/>
                            <a:rect l="l" t="t" r="r" b="b"/>
                            <a:pathLst>
                              <a:path h="55244">
                                <a:moveTo>
                                  <a:pt x="0" y="0"/>
                                </a:moveTo>
                                <a:lnTo>
                                  <a:pt x="0" y="55206"/>
                                </a:lnTo>
                              </a:path>
                            </a:pathLst>
                          </a:custGeom>
                          <a:solidFill>
                            <a:srgbClr val="000000"/>
                          </a:solidFill>
                        </wps:spPr>
                        <wps:bodyPr wrap="square" lIns="0" tIns="0" rIns="0" bIns="0" rtlCol="0">
                          <a:prstTxWarp prst="textNoShape">
                            <a:avLst/>
                          </a:prstTxWarp>
                          <a:noAutofit/>
                        </wps:bodyPr>
                      </wps:wsp>
                      <wps:wsp>
                        <wps:cNvPr id="826" name="Graphic 826"/>
                        <wps:cNvSpPr/>
                        <wps:spPr>
                          <a:xfrm>
                            <a:off x="3133566" y="4378660"/>
                            <a:ext cx="1270" cy="55244"/>
                          </a:xfrm>
                          <a:custGeom>
                            <a:avLst/>
                            <a:gdLst/>
                            <a:ahLst/>
                            <a:cxnLst/>
                            <a:rect l="l" t="t" r="r" b="b"/>
                            <a:pathLst>
                              <a:path h="55244">
                                <a:moveTo>
                                  <a:pt x="0" y="0"/>
                                </a:moveTo>
                                <a:lnTo>
                                  <a:pt x="0" y="55206"/>
                                </a:lnTo>
                              </a:path>
                            </a:pathLst>
                          </a:custGeom>
                          <a:ln w="12618">
                            <a:solidFill>
                              <a:srgbClr val="000000"/>
                            </a:solidFill>
                            <a:prstDash val="solid"/>
                          </a:ln>
                        </wps:spPr>
                        <wps:bodyPr wrap="square" lIns="0" tIns="0" rIns="0" bIns="0" rtlCol="0">
                          <a:prstTxWarp prst="textNoShape">
                            <a:avLst/>
                          </a:prstTxWarp>
                          <a:noAutofit/>
                        </wps:bodyPr>
                      </wps:wsp>
                      <wps:wsp>
                        <wps:cNvPr id="827" name="Graphic 827"/>
                        <wps:cNvSpPr/>
                        <wps:spPr>
                          <a:xfrm>
                            <a:off x="3853650" y="6309"/>
                            <a:ext cx="1270" cy="4372610"/>
                          </a:xfrm>
                          <a:custGeom>
                            <a:avLst/>
                            <a:gdLst/>
                            <a:ahLst/>
                            <a:cxnLst/>
                            <a:rect l="l" t="t" r="r" b="b"/>
                            <a:pathLst>
                              <a:path h="4372610">
                                <a:moveTo>
                                  <a:pt x="0" y="4372351"/>
                                </a:moveTo>
                                <a:lnTo>
                                  <a:pt x="0" y="0"/>
                                </a:lnTo>
                              </a:path>
                            </a:pathLst>
                          </a:custGeom>
                          <a:ln w="12618">
                            <a:solidFill>
                              <a:srgbClr val="AFAFAF"/>
                            </a:solidFill>
                            <a:prstDash val="solid"/>
                          </a:ln>
                        </wps:spPr>
                        <wps:bodyPr wrap="square" lIns="0" tIns="0" rIns="0" bIns="0" rtlCol="0">
                          <a:prstTxWarp prst="textNoShape">
                            <a:avLst/>
                          </a:prstTxWarp>
                          <a:noAutofit/>
                        </wps:bodyPr>
                      </wps:wsp>
                      <wps:wsp>
                        <wps:cNvPr id="828" name="Graphic 828"/>
                        <wps:cNvSpPr/>
                        <wps:spPr>
                          <a:xfrm>
                            <a:off x="3853650" y="4378660"/>
                            <a:ext cx="1270" cy="55244"/>
                          </a:xfrm>
                          <a:custGeom>
                            <a:avLst/>
                            <a:gdLst/>
                            <a:ahLst/>
                            <a:cxnLst/>
                            <a:rect l="l" t="t" r="r" b="b"/>
                            <a:pathLst>
                              <a:path h="55244">
                                <a:moveTo>
                                  <a:pt x="0" y="0"/>
                                </a:moveTo>
                                <a:lnTo>
                                  <a:pt x="0" y="55206"/>
                                </a:lnTo>
                              </a:path>
                            </a:pathLst>
                          </a:custGeom>
                          <a:solidFill>
                            <a:srgbClr val="000000"/>
                          </a:solidFill>
                        </wps:spPr>
                        <wps:bodyPr wrap="square" lIns="0" tIns="0" rIns="0" bIns="0" rtlCol="0">
                          <a:prstTxWarp prst="textNoShape">
                            <a:avLst/>
                          </a:prstTxWarp>
                          <a:noAutofit/>
                        </wps:bodyPr>
                      </wps:wsp>
                      <wps:wsp>
                        <wps:cNvPr id="829" name="Graphic 829"/>
                        <wps:cNvSpPr/>
                        <wps:spPr>
                          <a:xfrm>
                            <a:off x="3853650" y="4378660"/>
                            <a:ext cx="1270" cy="55244"/>
                          </a:xfrm>
                          <a:custGeom>
                            <a:avLst/>
                            <a:gdLst/>
                            <a:ahLst/>
                            <a:cxnLst/>
                            <a:rect l="l" t="t" r="r" b="b"/>
                            <a:pathLst>
                              <a:path h="55244">
                                <a:moveTo>
                                  <a:pt x="0" y="0"/>
                                </a:moveTo>
                                <a:lnTo>
                                  <a:pt x="0" y="55206"/>
                                </a:lnTo>
                              </a:path>
                            </a:pathLst>
                          </a:custGeom>
                          <a:ln w="12618">
                            <a:solidFill>
                              <a:srgbClr val="000000"/>
                            </a:solidFill>
                            <a:prstDash val="solid"/>
                          </a:ln>
                        </wps:spPr>
                        <wps:bodyPr wrap="square" lIns="0" tIns="0" rIns="0" bIns="0" rtlCol="0">
                          <a:prstTxWarp prst="textNoShape">
                            <a:avLst/>
                          </a:prstTxWarp>
                          <a:noAutofit/>
                        </wps:bodyPr>
                      </wps:wsp>
                      <wps:wsp>
                        <wps:cNvPr id="830" name="Graphic 830"/>
                        <wps:cNvSpPr/>
                        <wps:spPr>
                          <a:xfrm>
                            <a:off x="55206" y="4180637"/>
                            <a:ext cx="4372610" cy="1270"/>
                          </a:xfrm>
                          <a:custGeom>
                            <a:avLst/>
                            <a:gdLst/>
                            <a:ahLst/>
                            <a:cxnLst/>
                            <a:rect l="l" t="t" r="r" b="b"/>
                            <a:pathLst>
                              <a:path w="4372610">
                                <a:moveTo>
                                  <a:pt x="0" y="0"/>
                                </a:moveTo>
                                <a:lnTo>
                                  <a:pt x="4372351" y="0"/>
                                </a:lnTo>
                              </a:path>
                            </a:pathLst>
                          </a:custGeom>
                          <a:ln w="12618">
                            <a:solidFill>
                              <a:srgbClr val="AFAFAF"/>
                            </a:solidFill>
                            <a:prstDash val="solid"/>
                          </a:ln>
                        </wps:spPr>
                        <wps:bodyPr wrap="square" lIns="0" tIns="0" rIns="0" bIns="0" rtlCol="0">
                          <a:prstTxWarp prst="textNoShape">
                            <a:avLst/>
                          </a:prstTxWarp>
                          <a:noAutofit/>
                        </wps:bodyPr>
                      </wps:wsp>
                      <wps:wsp>
                        <wps:cNvPr id="831" name="Graphic 831"/>
                        <wps:cNvSpPr/>
                        <wps:spPr>
                          <a:xfrm>
                            <a:off x="0" y="4180637"/>
                            <a:ext cx="55244" cy="1270"/>
                          </a:xfrm>
                          <a:custGeom>
                            <a:avLst/>
                            <a:gdLst/>
                            <a:ahLst/>
                            <a:cxnLst/>
                            <a:rect l="l" t="t" r="r" b="b"/>
                            <a:pathLst>
                              <a:path w="55244">
                                <a:moveTo>
                                  <a:pt x="55206" y="0"/>
                                </a:moveTo>
                                <a:lnTo>
                                  <a:pt x="0" y="0"/>
                                </a:lnTo>
                              </a:path>
                            </a:pathLst>
                          </a:custGeom>
                          <a:solidFill>
                            <a:srgbClr val="000000"/>
                          </a:solidFill>
                        </wps:spPr>
                        <wps:bodyPr wrap="square" lIns="0" tIns="0" rIns="0" bIns="0" rtlCol="0">
                          <a:prstTxWarp prst="textNoShape">
                            <a:avLst/>
                          </a:prstTxWarp>
                          <a:noAutofit/>
                        </wps:bodyPr>
                      </wps:wsp>
                      <wps:wsp>
                        <wps:cNvPr id="832" name="Graphic 832"/>
                        <wps:cNvSpPr/>
                        <wps:spPr>
                          <a:xfrm>
                            <a:off x="0" y="4180637"/>
                            <a:ext cx="55244" cy="1270"/>
                          </a:xfrm>
                          <a:custGeom>
                            <a:avLst/>
                            <a:gdLst/>
                            <a:ahLst/>
                            <a:cxnLst/>
                            <a:rect l="l" t="t" r="r" b="b"/>
                            <a:pathLst>
                              <a:path w="55244">
                                <a:moveTo>
                                  <a:pt x="55206" y="0"/>
                                </a:moveTo>
                                <a:lnTo>
                                  <a:pt x="0" y="0"/>
                                </a:lnTo>
                              </a:path>
                            </a:pathLst>
                          </a:custGeom>
                          <a:ln w="12618">
                            <a:solidFill>
                              <a:srgbClr val="000000"/>
                            </a:solidFill>
                            <a:prstDash val="solid"/>
                          </a:ln>
                        </wps:spPr>
                        <wps:bodyPr wrap="square" lIns="0" tIns="0" rIns="0" bIns="0" rtlCol="0">
                          <a:prstTxWarp prst="textNoShape">
                            <a:avLst/>
                          </a:prstTxWarp>
                          <a:noAutofit/>
                        </wps:bodyPr>
                      </wps:wsp>
                      <wps:wsp>
                        <wps:cNvPr id="833" name="Graphic 833"/>
                        <wps:cNvSpPr/>
                        <wps:spPr>
                          <a:xfrm>
                            <a:off x="55206" y="3460553"/>
                            <a:ext cx="4372610" cy="1270"/>
                          </a:xfrm>
                          <a:custGeom>
                            <a:avLst/>
                            <a:gdLst/>
                            <a:ahLst/>
                            <a:cxnLst/>
                            <a:rect l="l" t="t" r="r" b="b"/>
                            <a:pathLst>
                              <a:path w="4372610">
                                <a:moveTo>
                                  <a:pt x="0" y="0"/>
                                </a:moveTo>
                                <a:lnTo>
                                  <a:pt x="4372351" y="0"/>
                                </a:lnTo>
                              </a:path>
                            </a:pathLst>
                          </a:custGeom>
                          <a:ln w="12618">
                            <a:solidFill>
                              <a:srgbClr val="AFAFAF"/>
                            </a:solidFill>
                            <a:prstDash val="solid"/>
                          </a:ln>
                        </wps:spPr>
                        <wps:bodyPr wrap="square" lIns="0" tIns="0" rIns="0" bIns="0" rtlCol="0">
                          <a:prstTxWarp prst="textNoShape">
                            <a:avLst/>
                          </a:prstTxWarp>
                          <a:noAutofit/>
                        </wps:bodyPr>
                      </wps:wsp>
                      <wps:wsp>
                        <wps:cNvPr id="834" name="Graphic 834"/>
                        <wps:cNvSpPr/>
                        <wps:spPr>
                          <a:xfrm>
                            <a:off x="0" y="3460553"/>
                            <a:ext cx="55244" cy="1270"/>
                          </a:xfrm>
                          <a:custGeom>
                            <a:avLst/>
                            <a:gdLst/>
                            <a:ahLst/>
                            <a:cxnLst/>
                            <a:rect l="l" t="t" r="r" b="b"/>
                            <a:pathLst>
                              <a:path w="55244">
                                <a:moveTo>
                                  <a:pt x="55206" y="0"/>
                                </a:moveTo>
                                <a:lnTo>
                                  <a:pt x="0" y="0"/>
                                </a:lnTo>
                              </a:path>
                            </a:pathLst>
                          </a:custGeom>
                          <a:solidFill>
                            <a:srgbClr val="000000"/>
                          </a:solidFill>
                        </wps:spPr>
                        <wps:bodyPr wrap="square" lIns="0" tIns="0" rIns="0" bIns="0" rtlCol="0">
                          <a:prstTxWarp prst="textNoShape">
                            <a:avLst/>
                          </a:prstTxWarp>
                          <a:noAutofit/>
                        </wps:bodyPr>
                      </wps:wsp>
                      <wps:wsp>
                        <wps:cNvPr id="835" name="Graphic 835"/>
                        <wps:cNvSpPr/>
                        <wps:spPr>
                          <a:xfrm>
                            <a:off x="0" y="3460553"/>
                            <a:ext cx="55244" cy="1270"/>
                          </a:xfrm>
                          <a:custGeom>
                            <a:avLst/>
                            <a:gdLst/>
                            <a:ahLst/>
                            <a:cxnLst/>
                            <a:rect l="l" t="t" r="r" b="b"/>
                            <a:pathLst>
                              <a:path w="55244">
                                <a:moveTo>
                                  <a:pt x="55206" y="0"/>
                                </a:moveTo>
                                <a:lnTo>
                                  <a:pt x="0" y="0"/>
                                </a:lnTo>
                              </a:path>
                            </a:pathLst>
                          </a:custGeom>
                          <a:ln w="12618">
                            <a:solidFill>
                              <a:srgbClr val="000000"/>
                            </a:solidFill>
                            <a:prstDash val="solid"/>
                          </a:ln>
                        </wps:spPr>
                        <wps:bodyPr wrap="square" lIns="0" tIns="0" rIns="0" bIns="0" rtlCol="0">
                          <a:prstTxWarp prst="textNoShape">
                            <a:avLst/>
                          </a:prstTxWarp>
                          <a:noAutofit/>
                        </wps:bodyPr>
                      </wps:wsp>
                      <wps:wsp>
                        <wps:cNvPr id="836" name="Graphic 836"/>
                        <wps:cNvSpPr/>
                        <wps:spPr>
                          <a:xfrm>
                            <a:off x="55206" y="2740468"/>
                            <a:ext cx="4372610" cy="1270"/>
                          </a:xfrm>
                          <a:custGeom>
                            <a:avLst/>
                            <a:gdLst/>
                            <a:ahLst/>
                            <a:cxnLst/>
                            <a:rect l="l" t="t" r="r" b="b"/>
                            <a:pathLst>
                              <a:path w="4372610">
                                <a:moveTo>
                                  <a:pt x="0" y="0"/>
                                </a:moveTo>
                                <a:lnTo>
                                  <a:pt x="4372351" y="0"/>
                                </a:lnTo>
                              </a:path>
                            </a:pathLst>
                          </a:custGeom>
                          <a:ln w="12618">
                            <a:solidFill>
                              <a:srgbClr val="AFAFAF"/>
                            </a:solidFill>
                            <a:prstDash val="solid"/>
                          </a:ln>
                        </wps:spPr>
                        <wps:bodyPr wrap="square" lIns="0" tIns="0" rIns="0" bIns="0" rtlCol="0">
                          <a:prstTxWarp prst="textNoShape">
                            <a:avLst/>
                          </a:prstTxWarp>
                          <a:noAutofit/>
                        </wps:bodyPr>
                      </wps:wsp>
                      <wps:wsp>
                        <wps:cNvPr id="837" name="Graphic 837"/>
                        <wps:cNvSpPr/>
                        <wps:spPr>
                          <a:xfrm>
                            <a:off x="0" y="2740468"/>
                            <a:ext cx="55244" cy="1270"/>
                          </a:xfrm>
                          <a:custGeom>
                            <a:avLst/>
                            <a:gdLst/>
                            <a:ahLst/>
                            <a:cxnLst/>
                            <a:rect l="l" t="t" r="r" b="b"/>
                            <a:pathLst>
                              <a:path w="55244">
                                <a:moveTo>
                                  <a:pt x="55206" y="0"/>
                                </a:moveTo>
                                <a:lnTo>
                                  <a:pt x="0" y="0"/>
                                </a:lnTo>
                              </a:path>
                            </a:pathLst>
                          </a:custGeom>
                          <a:solidFill>
                            <a:srgbClr val="000000"/>
                          </a:solidFill>
                        </wps:spPr>
                        <wps:bodyPr wrap="square" lIns="0" tIns="0" rIns="0" bIns="0" rtlCol="0">
                          <a:prstTxWarp prst="textNoShape">
                            <a:avLst/>
                          </a:prstTxWarp>
                          <a:noAutofit/>
                        </wps:bodyPr>
                      </wps:wsp>
                      <wps:wsp>
                        <wps:cNvPr id="838" name="Graphic 838"/>
                        <wps:cNvSpPr/>
                        <wps:spPr>
                          <a:xfrm>
                            <a:off x="0" y="2740468"/>
                            <a:ext cx="55244" cy="1270"/>
                          </a:xfrm>
                          <a:custGeom>
                            <a:avLst/>
                            <a:gdLst/>
                            <a:ahLst/>
                            <a:cxnLst/>
                            <a:rect l="l" t="t" r="r" b="b"/>
                            <a:pathLst>
                              <a:path w="55244">
                                <a:moveTo>
                                  <a:pt x="55206" y="0"/>
                                </a:moveTo>
                                <a:lnTo>
                                  <a:pt x="0" y="0"/>
                                </a:lnTo>
                              </a:path>
                            </a:pathLst>
                          </a:custGeom>
                          <a:ln w="12618">
                            <a:solidFill>
                              <a:srgbClr val="000000"/>
                            </a:solidFill>
                            <a:prstDash val="solid"/>
                          </a:ln>
                        </wps:spPr>
                        <wps:bodyPr wrap="square" lIns="0" tIns="0" rIns="0" bIns="0" rtlCol="0">
                          <a:prstTxWarp prst="textNoShape">
                            <a:avLst/>
                          </a:prstTxWarp>
                          <a:noAutofit/>
                        </wps:bodyPr>
                      </wps:wsp>
                      <wps:wsp>
                        <wps:cNvPr id="839" name="Graphic 839"/>
                        <wps:cNvSpPr/>
                        <wps:spPr>
                          <a:xfrm>
                            <a:off x="55206" y="2020384"/>
                            <a:ext cx="4372610" cy="1270"/>
                          </a:xfrm>
                          <a:custGeom>
                            <a:avLst/>
                            <a:gdLst/>
                            <a:ahLst/>
                            <a:cxnLst/>
                            <a:rect l="l" t="t" r="r" b="b"/>
                            <a:pathLst>
                              <a:path w="4372610">
                                <a:moveTo>
                                  <a:pt x="0" y="0"/>
                                </a:moveTo>
                                <a:lnTo>
                                  <a:pt x="4372351" y="0"/>
                                </a:lnTo>
                              </a:path>
                            </a:pathLst>
                          </a:custGeom>
                          <a:ln w="12618">
                            <a:solidFill>
                              <a:srgbClr val="AFAFAF"/>
                            </a:solidFill>
                            <a:prstDash val="solid"/>
                          </a:ln>
                        </wps:spPr>
                        <wps:bodyPr wrap="square" lIns="0" tIns="0" rIns="0" bIns="0" rtlCol="0">
                          <a:prstTxWarp prst="textNoShape">
                            <a:avLst/>
                          </a:prstTxWarp>
                          <a:noAutofit/>
                        </wps:bodyPr>
                      </wps:wsp>
                      <wps:wsp>
                        <wps:cNvPr id="840" name="Graphic 840"/>
                        <wps:cNvSpPr/>
                        <wps:spPr>
                          <a:xfrm>
                            <a:off x="0" y="2020384"/>
                            <a:ext cx="55244" cy="1270"/>
                          </a:xfrm>
                          <a:custGeom>
                            <a:avLst/>
                            <a:gdLst/>
                            <a:ahLst/>
                            <a:cxnLst/>
                            <a:rect l="l" t="t" r="r" b="b"/>
                            <a:pathLst>
                              <a:path w="55244">
                                <a:moveTo>
                                  <a:pt x="55206" y="0"/>
                                </a:moveTo>
                                <a:lnTo>
                                  <a:pt x="0" y="0"/>
                                </a:lnTo>
                              </a:path>
                            </a:pathLst>
                          </a:custGeom>
                          <a:solidFill>
                            <a:srgbClr val="000000"/>
                          </a:solidFill>
                        </wps:spPr>
                        <wps:bodyPr wrap="square" lIns="0" tIns="0" rIns="0" bIns="0" rtlCol="0">
                          <a:prstTxWarp prst="textNoShape">
                            <a:avLst/>
                          </a:prstTxWarp>
                          <a:noAutofit/>
                        </wps:bodyPr>
                      </wps:wsp>
                      <wps:wsp>
                        <wps:cNvPr id="841" name="Graphic 841"/>
                        <wps:cNvSpPr/>
                        <wps:spPr>
                          <a:xfrm>
                            <a:off x="0" y="2020384"/>
                            <a:ext cx="55244" cy="1270"/>
                          </a:xfrm>
                          <a:custGeom>
                            <a:avLst/>
                            <a:gdLst/>
                            <a:ahLst/>
                            <a:cxnLst/>
                            <a:rect l="l" t="t" r="r" b="b"/>
                            <a:pathLst>
                              <a:path w="55244">
                                <a:moveTo>
                                  <a:pt x="55206" y="0"/>
                                </a:moveTo>
                                <a:lnTo>
                                  <a:pt x="0" y="0"/>
                                </a:lnTo>
                              </a:path>
                            </a:pathLst>
                          </a:custGeom>
                          <a:ln w="12618">
                            <a:solidFill>
                              <a:srgbClr val="000000"/>
                            </a:solidFill>
                            <a:prstDash val="solid"/>
                          </a:ln>
                        </wps:spPr>
                        <wps:bodyPr wrap="square" lIns="0" tIns="0" rIns="0" bIns="0" rtlCol="0">
                          <a:prstTxWarp prst="textNoShape">
                            <a:avLst/>
                          </a:prstTxWarp>
                          <a:noAutofit/>
                        </wps:bodyPr>
                      </wps:wsp>
                      <wps:wsp>
                        <wps:cNvPr id="842" name="Graphic 842"/>
                        <wps:cNvSpPr/>
                        <wps:spPr>
                          <a:xfrm>
                            <a:off x="55206" y="1300300"/>
                            <a:ext cx="4372610" cy="1270"/>
                          </a:xfrm>
                          <a:custGeom>
                            <a:avLst/>
                            <a:gdLst/>
                            <a:ahLst/>
                            <a:cxnLst/>
                            <a:rect l="l" t="t" r="r" b="b"/>
                            <a:pathLst>
                              <a:path w="4372610">
                                <a:moveTo>
                                  <a:pt x="0" y="0"/>
                                </a:moveTo>
                                <a:lnTo>
                                  <a:pt x="4372351" y="0"/>
                                </a:lnTo>
                              </a:path>
                            </a:pathLst>
                          </a:custGeom>
                          <a:ln w="12618">
                            <a:solidFill>
                              <a:srgbClr val="AFAFAF"/>
                            </a:solidFill>
                            <a:prstDash val="solid"/>
                          </a:ln>
                        </wps:spPr>
                        <wps:bodyPr wrap="square" lIns="0" tIns="0" rIns="0" bIns="0" rtlCol="0">
                          <a:prstTxWarp prst="textNoShape">
                            <a:avLst/>
                          </a:prstTxWarp>
                          <a:noAutofit/>
                        </wps:bodyPr>
                      </wps:wsp>
                      <wps:wsp>
                        <wps:cNvPr id="843" name="Graphic 843"/>
                        <wps:cNvSpPr/>
                        <wps:spPr>
                          <a:xfrm>
                            <a:off x="0" y="1300300"/>
                            <a:ext cx="55244" cy="1270"/>
                          </a:xfrm>
                          <a:custGeom>
                            <a:avLst/>
                            <a:gdLst/>
                            <a:ahLst/>
                            <a:cxnLst/>
                            <a:rect l="l" t="t" r="r" b="b"/>
                            <a:pathLst>
                              <a:path w="55244">
                                <a:moveTo>
                                  <a:pt x="55206" y="0"/>
                                </a:moveTo>
                                <a:lnTo>
                                  <a:pt x="0" y="0"/>
                                </a:lnTo>
                              </a:path>
                            </a:pathLst>
                          </a:custGeom>
                          <a:solidFill>
                            <a:srgbClr val="000000"/>
                          </a:solidFill>
                        </wps:spPr>
                        <wps:bodyPr wrap="square" lIns="0" tIns="0" rIns="0" bIns="0" rtlCol="0">
                          <a:prstTxWarp prst="textNoShape">
                            <a:avLst/>
                          </a:prstTxWarp>
                          <a:noAutofit/>
                        </wps:bodyPr>
                      </wps:wsp>
                      <wps:wsp>
                        <wps:cNvPr id="844" name="Graphic 844"/>
                        <wps:cNvSpPr/>
                        <wps:spPr>
                          <a:xfrm>
                            <a:off x="0" y="1300300"/>
                            <a:ext cx="55244" cy="1270"/>
                          </a:xfrm>
                          <a:custGeom>
                            <a:avLst/>
                            <a:gdLst/>
                            <a:ahLst/>
                            <a:cxnLst/>
                            <a:rect l="l" t="t" r="r" b="b"/>
                            <a:pathLst>
                              <a:path w="55244">
                                <a:moveTo>
                                  <a:pt x="55206" y="0"/>
                                </a:moveTo>
                                <a:lnTo>
                                  <a:pt x="0" y="0"/>
                                </a:lnTo>
                              </a:path>
                            </a:pathLst>
                          </a:custGeom>
                          <a:ln w="12618">
                            <a:solidFill>
                              <a:srgbClr val="000000"/>
                            </a:solidFill>
                            <a:prstDash val="solid"/>
                          </a:ln>
                        </wps:spPr>
                        <wps:bodyPr wrap="square" lIns="0" tIns="0" rIns="0" bIns="0" rtlCol="0">
                          <a:prstTxWarp prst="textNoShape">
                            <a:avLst/>
                          </a:prstTxWarp>
                          <a:noAutofit/>
                        </wps:bodyPr>
                      </wps:wsp>
                      <wps:wsp>
                        <wps:cNvPr id="845" name="Graphic 845"/>
                        <wps:cNvSpPr/>
                        <wps:spPr>
                          <a:xfrm>
                            <a:off x="55206" y="580216"/>
                            <a:ext cx="4372610" cy="1270"/>
                          </a:xfrm>
                          <a:custGeom>
                            <a:avLst/>
                            <a:gdLst/>
                            <a:ahLst/>
                            <a:cxnLst/>
                            <a:rect l="l" t="t" r="r" b="b"/>
                            <a:pathLst>
                              <a:path w="4372610">
                                <a:moveTo>
                                  <a:pt x="0" y="0"/>
                                </a:moveTo>
                                <a:lnTo>
                                  <a:pt x="4372351" y="0"/>
                                </a:lnTo>
                              </a:path>
                            </a:pathLst>
                          </a:custGeom>
                          <a:ln w="12618">
                            <a:solidFill>
                              <a:srgbClr val="AFAFAF"/>
                            </a:solidFill>
                            <a:prstDash val="solid"/>
                          </a:ln>
                        </wps:spPr>
                        <wps:bodyPr wrap="square" lIns="0" tIns="0" rIns="0" bIns="0" rtlCol="0">
                          <a:prstTxWarp prst="textNoShape">
                            <a:avLst/>
                          </a:prstTxWarp>
                          <a:noAutofit/>
                        </wps:bodyPr>
                      </wps:wsp>
                      <wps:wsp>
                        <wps:cNvPr id="846" name="Graphic 846"/>
                        <wps:cNvSpPr/>
                        <wps:spPr>
                          <a:xfrm>
                            <a:off x="0" y="580216"/>
                            <a:ext cx="55244" cy="1270"/>
                          </a:xfrm>
                          <a:custGeom>
                            <a:avLst/>
                            <a:gdLst/>
                            <a:ahLst/>
                            <a:cxnLst/>
                            <a:rect l="l" t="t" r="r" b="b"/>
                            <a:pathLst>
                              <a:path w="55244">
                                <a:moveTo>
                                  <a:pt x="55206" y="0"/>
                                </a:moveTo>
                                <a:lnTo>
                                  <a:pt x="0" y="0"/>
                                </a:lnTo>
                              </a:path>
                            </a:pathLst>
                          </a:custGeom>
                          <a:solidFill>
                            <a:srgbClr val="000000"/>
                          </a:solidFill>
                        </wps:spPr>
                        <wps:bodyPr wrap="square" lIns="0" tIns="0" rIns="0" bIns="0" rtlCol="0">
                          <a:prstTxWarp prst="textNoShape">
                            <a:avLst/>
                          </a:prstTxWarp>
                          <a:noAutofit/>
                        </wps:bodyPr>
                      </wps:wsp>
                      <wps:wsp>
                        <wps:cNvPr id="847" name="Graphic 847"/>
                        <wps:cNvSpPr/>
                        <wps:spPr>
                          <a:xfrm>
                            <a:off x="0" y="580216"/>
                            <a:ext cx="55244" cy="1270"/>
                          </a:xfrm>
                          <a:custGeom>
                            <a:avLst/>
                            <a:gdLst/>
                            <a:ahLst/>
                            <a:cxnLst/>
                            <a:rect l="l" t="t" r="r" b="b"/>
                            <a:pathLst>
                              <a:path w="55244">
                                <a:moveTo>
                                  <a:pt x="55206" y="0"/>
                                </a:moveTo>
                                <a:lnTo>
                                  <a:pt x="0" y="0"/>
                                </a:lnTo>
                              </a:path>
                            </a:pathLst>
                          </a:custGeom>
                          <a:ln w="12618">
                            <a:solidFill>
                              <a:srgbClr val="000000"/>
                            </a:solidFill>
                            <a:prstDash val="solid"/>
                          </a:ln>
                        </wps:spPr>
                        <wps:bodyPr wrap="square" lIns="0" tIns="0" rIns="0" bIns="0" rtlCol="0">
                          <a:prstTxWarp prst="textNoShape">
                            <a:avLst/>
                          </a:prstTxWarp>
                          <a:noAutofit/>
                        </wps:bodyPr>
                      </wps:wsp>
                      <wps:wsp>
                        <wps:cNvPr id="848" name="Graphic 848"/>
                        <wps:cNvSpPr/>
                        <wps:spPr>
                          <a:xfrm>
                            <a:off x="253949" y="205052"/>
                            <a:ext cx="3975100" cy="3975100"/>
                          </a:xfrm>
                          <a:custGeom>
                            <a:avLst/>
                            <a:gdLst/>
                            <a:ahLst/>
                            <a:cxnLst/>
                            <a:rect l="l" t="t" r="r" b="b"/>
                            <a:pathLst>
                              <a:path w="3975100" h="3975100">
                                <a:moveTo>
                                  <a:pt x="0" y="3974864"/>
                                </a:moveTo>
                                <a:lnTo>
                                  <a:pt x="3974864" y="0"/>
                                </a:lnTo>
                              </a:path>
                            </a:pathLst>
                          </a:custGeom>
                          <a:ln w="12618">
                            <a:solidFill>
                              <a:srgbClr val="000000"/>
                            </a:solidFill>
                            <a:prstDash val="sysDash"/>
                          </a:ln>
                        </wps:spPr>
                        <wps:bodyPr wrap="square" lIns="0" tIns="0" rIns="0" bIns="0" rtlCol="0">
                          <a:prstTxWarp prst="textNoShape">
                            <a:avLst/>
                          </a:prstTxWarp>
                          <a:noAutofit/>
                        </wps:bodyPr>
                      </wps:wsp>
                      <wps:wsp>
                        <wps:cNvPr id="849" name="Graphic 849"/>
                        <wps:cNvSpPr/>
                        <wps:spPr>
                          <a:xfrm>
                            <a:off x="55206" y="6309"/>
                            <a:ext cx="4372610" cy="4372610"/>
                          </a:xfrm>
                          <a:custGeom>
                            <a:avLst/>
                            <a:gdLst/>
                            <a:ahLst/>
                            <a:cxnLst/>
                            <a:rect l="l" t="t" r="r" b="b"/>
                            <a:pathLst>
                              <a:path w="4372610" h="4372610">
                                <a:moveTo>
                                  <a:pt x="0" y="4372351"/>
                                </a:moveTo>
                                <a:lnTo>
                                  <a:pt x="0" y="0"/>
                                </a:lnTo>
                              </a:path>
                              <a:path w="4372610" h="4372610">
                                <a:moveTo>
                                  <a:pt x="4372351" y="4372351"/>
                                </a:moveTo>
                                <a:lnTo>
                                  <a:pt x="4372351" y="0"/>
                                </a:lnTo>
                              </a:path>
                              <a:path w="4372610" h="4372610">
                                <a:moveTo>
                                  <a:pt x="0" y="4372351"/>
                                </a:moveTo>
                                <a:lnTo>
                                  <a:pt x="4372351" y="4372351"/>
                                </a:lnTo>
                              </a:path>
                              <a:path w="4372610" h="4372610">
                                <a:moveTo>
                                  <a:pt x="0" y="0"/>
                                </a:moveTo>
                                <a:lnTo>
                                  <a:pt x="4372351" y="0"/>
                                </a:lnTo>
                              </a:path>
                            </a:pathLst>
                          </a:custGeom>
                          <a:ln w="12618">
                            <a:solidFill>
                              <a:srgbClr val="000000"/>
                            </a:solidFill>
                            <a:prstDash val="solid"/>
                          </a:ln>
                        </wps:spPr>
                        <wps:bodyPr wrap="square" lIns="0" tIns="0" rIns="0" bIns="0" rtlCol="0">
                          <a:prstTxWarp prst="textNoShape">
                            <a:avLst/>
                          </a:prstTxWarp>
                          <a:noAutofit/>
                        </wps:bodyPr>
                      </wps:wsp>
                      <wps:wsp>
                        <wps:cNvPr id="850" name="Graphic 850"/>
                        <wps:cNvSpPr/>
                        <wps:spPr>
                          <a:xfrm>
                            <a:off x="395440" y="455847"/>
                            <a:ext cx="315595" cy="1270"/>
                          </a:xfrm>
                          <a:custGeom>
                            <a:avLst/>
                            <a:gdLst/>
                            <a:ahLst/>
                            <a:cxnLst/>
                            <a:rect l="l" t="t" r="r" b="b"/>
                            <a:pathLst>
                              <a:path w="315595">
                                <a:moveTo>
                                  <a:pt x="0" y="0"/>
                                </a:moveTo>
                                <a:lnTo>
                                  <a:pt x="157732" y="0"/>
                                </a:lnTo>
                                <a:lnTo>
                                  <a:pt x="315465" y="0"/>
                                </a:lnTo>
                              </a:path>
                            </a:pathLst>
                          </a:custGeom>
                          <a:ln w="12618">
                            <a:solidFill>
                              <a:srgbClr val="000000"/>
                            </a:solidFill>
                            <a:prstDash val="sysDash"/>
                          </a:ln>
                        </wps:spPr>
                        <wps:bodyPr wrap="square" lIns="0" tIns="0" rIns="0" bIns="0" rtlCol="0">
                          <a:prstTxWarp prst="textNoShape">
                            <a:avLst/>
                          </a:prstTxWarp>
                          <a:noAutofit/>
                        </wps:bodyPr>
                      </wps:wsp>
                      <wps:wsp>
                        <wps:cNvPr id="851" name="Textbox 851"/>
                        <wps:cNvSpPr txBox="1"/>
                        <wps:spPr>
                          <a:xfrm>
                            <a:off x="0" y="0"/>
                            <a:ext cx="4434205" cy="4434205"/>
                          </a:xfrm>
                          <a:prstGeom prst="rect">
                            <a:avLst/>
                          </a:prstGeom>
                        </wps:spPr>
                        <wps:txbx>
                          <w:txbxContent>
                            <w:p w14:paraId="00DC2892" w14:textId="77777777" w:rsidR="00350CFB" w:rsidRDefault="00283FFF">
                              <w:pPr>
                                <w:spacing w:before="159"/>
                                <w:ind w:left="310"/>
                                <w:rPr>
                                  <w:rFonts w:ascii="Arial" w:hAnsi="Arial"/>
                                  <w:sz w:val="28"/>
                                </w:rPr>
                              </w:pPr>
                              <w:r>
                                <w:rPr>
                                  <w:rFonts w:ascii="Arial" w:hAnsi="Arial"/>
                                  <w:w w:val="115"/>
                                  <w:sz w:val="28"/>
                                </w:rPr>
                                <w:t>Kendall</w:t>
                              </w:r>
                              <w:r>
                                <w:rPr>
                                  <w:rFonts w:ascii="Arial" w:hAnsi="Arial"/>
                                  <w:spacing w:val="-23"/>
                                  <w:w w:val="115"/>
                                  <w:sz w:val="28"/>
                                </w:rPr>
                                <w:t xml:space="preserve"> </w:t>
                              </w:r>
                              <w:r>
                                <w:rPr>
                                  <w:rFonts w:ascii="Arial" w:hAnsi="Arial"/>
                                  <w:i/>
                                  <w:w w:val="115"/>
                                  <w:sz w:val="19"/>
                                </w:rPr>
                                <w:t>τ</w:t>
                              </w:r>
                              <w:r>
                                <w:rPr>
                                  <w:rFonts w:ascii="Arial" w:hAnsi="Arial"/>
                                  <w:i/>
                                  <w:spacing w:val="7"/>
                                  <w:w w:val="115"/>
                                  <w:sz w:val="19"/>
                                </w:rPr>
                                <w:t xml:space="preserve"> </w:t>
                              </w:r>
                              <w:r>
                                <w:rPr>
                                  <w:rFonts w:ascii="Arial" w:hAnsi="Arial"/>
                                  <w:w w:val="115"/>
                                  <w:sz w:val="28"/>
                                </w:rPr>
                                <w:t>=</w:t>
                              </w:r>
                              <w:r>
                                <w:rPr>
                                  <w:rFonts w:ascii="Arial" w:hAnsi="Arial"/>
                                  <w:spacing w:val="-22"/>
                                  <w:w w:val="115"/>
                                  <w:sz w:val="28"/>
                                </w:rPr>
                                <w:t xml:space="preserve"> </w:t>
                              </w:r>
                              <w:r>
                                <w:rPr>
                                  <w:rFonts w:ascii="Arial" w:hAnsi="Arial"/>
                                  <w:spacing w:val="-4"/>
                                  <w:w w:val="115"/>
                                  <w:sz w:val="28"/>
                                </w:rPr>
                                <w:t>0.316</w:t>
                              </w:r>
                            </w:p>
                            <w:p w14:paraId="00DC2893" w14:textId="77777777" w:rsidR="00350CFB" w:rsidRDefault="00283FFF">
                              <w:pPr>
                                <w:spacing w:before="61"/>
                                <w:ind w:left="1318"/>
                                <w:rPr>
                                  <w:rFonts w:ascii="Arial"/>
                                  <w:sz w:val="28"/>
                                </w:rPr>
                              </w:pPr>
                              <w:r>
                                <w:rPr>
                                  <w:rFonts w:ascii="Arial"/>
                                  <w:spacing w:val="-2"/>
                                  <w:w w:val="115"/>
                                  <w:sz w:val="28"/>
                                </w:rPr>
                                <w:t>identity</w:t>
                              </w:r>
                            </w:p>
                          </w:txbxContent>
                        </wps:txbx>
                        <wps:bodyPr wrap="square" lIns="0" tIns="0" rIns="0" bIns="0" rtlCol="0">
                          <a:noAutofit/>
                        </wps:bodyPr>
                      </wps:wsp>
                    </wpg:wgp>
                  </a:graphicData>
                </a:graphic>
              </wp:anchor>
            </w:drawing>
          </mc:Choice>
          <mc:Fallback>
            <w:pict>
              <v:group w14:anchorId="00DC27D2" id="Group 809" o:spid="_x0000_s1403" style="position:absolute;left:0;text-align:left;margin-left:150.65pt;margin-top:-37.25pt;width:349.15pt;height:349.15pt;z-index:15786496;mso-wrap-distance-left:0;mso-wrap-distance-right:0;mso-position-horizontal-relative:page;mso-position-vertical-relative:text" coordsize="44342,44342"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">
                <v:shape id="Graphic 810" o:spid="_x0000_s1404" style="position:absolute;left:14969;top:3182;width:27127;height:37725;visibility:visible;mso-wrap-style:square;v-text-anchor:top" coordsize="2712720,37725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" path="m38633,913587r-2032,-4915l29349,901420r-4915,-2032l14185,899388r-4914,2032l2032,908672,,913587r,10249l2032,928751r7239,7239l14185,938022r5131,l24434,938022r4915,-2032l36601,928751r2032,-4915l38633,913587xem485089,14198l483044,9283,475805,2044,470890,,460641,r-4915,2044l448487,9283r-2044,4915l446443,24447r2044,4915l455726,36601r4915,2045l465759,38646r5131,l475805,36601r7239,-7239l485089,24447r,-10249xem2175840,3438194r-2032,-4914l2166556,3426041r-4915,-2032l2151405,3424009r-4915,2032l2139238,3433280r-2032,4914l2137206,3448443r2032,4915l2146490,3460610r4915,2032l2156523,3462642r5118,l2166556,3460610r7252,-7252l2175840,3448443r,-10249xem2204643,2350147r-2032,-4915l2195360,2337993r-4915,-2032l2180209,2335961r-4915,2032l2168042,2345232r-483,1169l2166683,2346033r-10249,l2151532,2348077r-7252,7239l2142248,2360231r,10249l2144280,2375395r7252,7239l2156434,2384679r5131,l2166683,2384679r4915,-2045l2178850,2375395r470,-1156l2180209,2374595r5118,l2190445,2374595r4915,-2032l2202611,2365311r2032,-4915l2204643,2350147xem2262251,1564538r-2032,-4915l2252967,1552384r-4915,-2045l2237816,1550339r-4915,2045l2225649,1559623r-2032,4915l2223617,1574787r2032,4915l2232901,1586941r4915,2044l2242934,1588985r5118,l2252967,1586941r7252,-7239l2262251,1574787r,-10249xem2457399,3130004r-2045,-4915l2448115,3117850r-4915,-2045l2432951,3115805r-4915,2045l2420797,3125089r-2044,4915l2418753,3140252r2044,4915l2428036,3152406r4915,2032l2438069,3154438r5131,l2448115,3152406r7239,-7239l2457399,3140252r,-10248xem2464600,1581099r-2045,-4915l2455316,1568945r-4915,-2032l2440152,1566913r-4915,2032l2427998,1576184r-2044,4915l2425954,1591348r2044,4915l2435237,1603502r4915,2044l2445270,1605546r5131,l2455316,1603502r7239,-7239l2464600,1591348r,-10249xem2499156,3747833r-2032,-4915l2489873,3735679r-4915,-2044l2474722,3733635r-4915,2044l2462555,3742918r-2032,4915l2460523,3758082r2032,4915l2469807,3770236r4915,2045l2479840,3772281r5118,l2489873,3770236r7251,-7239l2499156,3758082r,-10249xem2689263,2902458r-2032,-4915l2679979,2890291r-4915,-2032l2664815,2888259r-4915,2032l2652661,2897543r-2032,4915l2650629,2912707r2032,4914l2659900,2924860r4915,2032l2669946,2926892r5118,l2679979,2924860r7252,-7239l2689263,2912707r,-10249xem2695740,2986709r-2032,-4914l2686456,2974543r-4915,-2032l2671305,2972511r-4915,2032l2659138,2981795r-2032,4914l2657106,2996958r2032,4915l2666390,3009112r4915,2032l2676423,3011144r5118,l2686456,3009112r7252,-7239l2695740,2996958r,-10249xem2712301,3217138r-2032,-4915l2703017,3204972r-4902,-2032l2687866,3202940r-4915,2032l2675699,3212223r-2032,4915l2673667,3227374r2032,4915l2682951,3239541r4915,2032l2692984,3241573r5131,l2703017,3239541r7252,-7252l2712301,3227374r,-10236xe" fillcolor="#2b5e8a" stroked="f">
                  <v:fill opacity="22873f"/>
                  <v:path arrowok="t"/>
                </v:shape>
                <v:shape id="Image 811" o:spid="_x0000_s1405" type="#_x0000_t75" style="position:absolute;left:2375;top:1871;width:40091;height:4012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">
                  <v:imagedata r:id="rId43" o:title=""/>
                </v:shape>
                <v:shape id="Graphic 812" o:spid="_x0000_s1406" style="position:absolute;left:2532;top:63;width:12;height:43726;visibility:visible;mso-wrap-style:square;v-text-anchor:top" coordsize="1270,43726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" path="m,4372351l,e" filled="f" strokecolor="#afafaf" strokeweight=".3505mm">
                  <v:path arrowok="t"/>
                </v:shape>
                <v:shape id="Graphic 813" o:spid="_x0000_s1407" style="position:absolute;left:2532;top:43786;width:12;height:553;visibility:visible;mso-wrap-style:square;v-text-anchor:top" coordsize="1270,552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" path="m,l,55206e" fillcolor="black" stroked="f">
                  <v:path arrowok="t"/>
                </v:shape>
                <v:shape id="Graphic 814" o:spid="_x0000_s1408" style="position:absolute;left:2532;top:43786;width:12;height:553;visibility:visible;mso-wrap-style:square;v-text-anchor:top" coordsize="1270,552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" path="m,l,55206e" filled="f" strokeweight=".3505mm">
                  <v:path arrowok="t"/>
                </v:shape>
                <v:shape id="Graphic 815" o:spid="_x0000_s1409" style="position:absolute;left:9733;top:63;width:12;height:43726;visibility:visible;mso-wrap-style:square;v-text-anchor:top" coordsize="1270,43726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" path="m,4372351l,e" filled="f" strokecolor="#afafaf" strokeweight=".3505mm">
                  <v:path arrowok="t"/>
                </v:shape>
                <v:shape id="Graphic 816" o:spid="_x0000_s1410" style="position:absolute;left:9733;top:43786;width:12;height:553;visibility:visible;mso-wrap-style:square;v-text-anchor:top" coordsize="1270,552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" path="m,l,55206e" fillcolor="black" stroked="f">
                  <v:path arrowok="t"/>
                </v:shape>
                <v:shape id="Graphic 817" o:spid="_x0000_s1411" style="position:absolute;left:9733;top:43786;width:12;height:553;visibility:visible;mso-wrap-style:square;v-text-anchor:top" coordsize="1270,552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" path="m,l,55206e" filled="f" strokeweight=".3505mm">
                  <v:path arrowok="t"/>
                </v:shape>
                <v:shape id="Graphic 818" o:spid="_x0000_s1412" style="position:absolute;left:16933;top:63;width:13;height:43726;visibility:visible;mso-wrap-style:square;v-text-anchor:top" coordsize="1270,43726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" path="m,4372351l,e" filled="f" strokecolor="#afafaf" strokeweight=".3505mm">
                  <v:path arrowok="t"/>
                </v:shape>
                <v:shape id="Graphic 819" o:spid="_x0000_s1413" style="position:absolute;left:16933;top:43786;width:13;height:553;visibility:visible;mso-wrap-style:square;v-text-anchor:top" coordsize="1270,552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" path="m,l,55206e" fillcolor="black" stroked="f">
                  <v:path arrowok="t"/>
                </v:shape>
                <v:shape id="Graphic 820" o:spid="_x0000_s1414" style="position:absolute;left:16933;top:43786;width:13;height:553;visibility:visible;mso-wrap-style:square;v-text-anchor:top" coordsize="1270,552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" path="m,l,55206e" filled="f" strokeweight=".3505mm">
                  <v:path arrowok="t"/>
                </v:shape>
                <v:shape id="Graphic 821" o:spid="_x0000_s1415" style="position:absolute;left:24134;top:63;width:13;height:43726;visibility:visible;mso-wrap-style:square;v-text-anchor:top" coordsize="1270,43726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" path="m,4372351l,e" filled="f" strokecolor="#afafaf" strokeweight=".3505mm">
                  <v:path arrowok="t"/>
                </v:shape>
                <v:shape id="Graphic 822" o:spid="_x0000_s1416" style="position:absolute;left:24134;top:43786;width:13;height:553;visibility:visible;mso-wrap-style:square;v-text-anchor:top" coordsize="1270,552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" path="m,l,55206e" fillcolor="black" stroked="f">
                  <v:path arrowok="t"/>
                </v:shape>
                <v:shape id="Graphic 823" o:spid="_x0000_s1417" style="position:absolute;left:24134;top:43786;width:13;height:553;visibility:visible;mso-wrap-style:square;v-text-anchor:top" coordsize="1270,552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" path="m,l,55206e" filled="f" strokeweight=".3505mm">
                  <v:path arrowok="t"/>
                </v:shape>
                <v:shape id="Graphic 824" o:spid="_x0000_s1418" style="position:absolute;left:31335;top:63;width:13;height:43726;visibility:visible;mso-wrap-style:square;v-text-anchor:top" coordsize="1270,43726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" path="m,4372351l,e" filled="f" strokecolor="#afafaf" strokeweight=".3505mm">
                  <v:path arrowok="t"/>
                </v:shape>
                <v:shape id="Graphic 825" o:spid="_x0000_s1419" style="position:absolute;left:31335;top:43786;width:13;height:553;visibility:visible;mso-wrap-style:square;v-text-anchor:top" coordsize="1270,552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" path="m,l,55206e" fillcolor="black" stroked="f">
                  <v:path arrowok="t"/>
                </v:shape>
                <v:shape id="Graphic 826" o:spid="_x0000_s1420" style="position:absolute;left:31335;top:43786;width:13;height:553;visibility:visible;mso-wrap-style:square;v-text-anchor:top" coordsize="1270,552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" path="m,l,55206e" filled="f" strokeweight=".3505mm">
                  <v:path arrowok="t"/>
                </v:shape>
                <v:shape id="Graphic 827" o:spid="_x0000_s1421" style="position:absolute;left:38536;top:63;width:13;height:43726;visibility:visible;mso-wrap-style:square;v-text-anchor:top" coordsize="1270,43726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" path="m,4372351l,e" filled="f" strokecolor="#afafaf" strokeweight=".3505mm">
                  <v:path arrowok="t"/>
                </v:shape>
                <v:shape id="Graphic 828" o:spid="_x0000_s1422" style="position:absolute;left:38536;top:43786;width:13;height:553;visibility:visible;mso-wrap-style:square;v-text-anchor:top" coordsize="1270,552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" path="m,l,55206e" fillcolor="black" stroked="f">
                  <v:path arrowok="t"/>
                </v:shape>
                <v:shape id="Graphic 829" o:spid="_x0000_s1423" style="position:absolute;left:38536;top:43786;width:13;height:553;visibility:visible;mso-wrap-style:square;v-text-anchor:top" coordsize="1270,552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" path="m,l,55206e" filled="f" strokeweight=".3505mm">
                  <v:path arrowok="t"/>
                </v:shape>
                <v:shape id="Graphic 830" o:spid="_x0000_s1424" style="position:absolute;left:552;top:41806;width:43726;height:13;visibility:visible;mso-wrap-style:square;v-text-anchor:top" coordsize="437261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" path="m,l4372351,e" filled="f" strokecolor="#afafaf" strokeweight=".3505mm">
                  <v:path arrowok="t"/>
                </v:shape>
                <v:shape id="Graphic 831" o:spid="_x0000_s1425" style="position:absolute;top:41806;width:552;height:13;visibility:visible;mso-wrap-style:square;v-text-anchor:top" coordsize="55244,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" path="m55206,l,e" fillcolor="black" stroked="f">
                  <v:path arrowok="t"/>
                </v:shape>
                <v:shape id="Graphic 832" o:spid="_x0000_s1426" style="position:absolute;top:41806;width:552;height:13;visibility:visible;mso-wrap-style:square;v-text-anchor:top" coordsize="55244,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" path="m55206,l,e" filled="f" strokeweight=".3505mm">
                  <v:path arrowok="t"/>
                </v:shape>
                <v:shape id="Graphic 833" o:spid="_x0000_s1427" style="position:absolute;left:552;top:34605;width:43726;height:13;visibility:visible;mso-wrap-style:square;v-text-anchor:top" coordsize="437261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" path="m,l4372351,e" filled="f" strokecolor="#afafaf" strokeweight=".3505mm">
                  <v:path arrowok="t"/>
                </v:shape>
                <v:shape id="Graphic 834" o:spid="_x0000_s1428" style="position:absolute;top:34605;width:552;height:13;visibility:visible;mso-wrap-style:square;v-text-anchor:top" coordsize="55244,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" path="m55206,l,e" fillcolor="black" stroked="f">
                  <v:path arrowok="t"/>
                </v:shape>
                <v:shape id="Graphic 835" o:spid="_x0000_s1429" style="position:absolute;top:34605;width:552;height:13;visibility:visible;mso-wrap-style:square;v-text-anchor:top" coordsize="55244,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" path="m55206,l,e" filled="f" strokeweight=".3505mm">
                  <v:path arrowok="t"/>
                </v:shape>
                <v:shape id="Graphic 836" o:spid="_x0000_s1430" style="position:absolute;left:552;top:27404;width:43726;height:13;visibility:visible;mso-wrap-style:square;v-text-anchor:top" coordsize="437261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" path="m,l4372351,e" filled="f" strokecolor="#afafaf" strokeweight=".3505mm">
                  <v:path arrowok="t"/>
                </v:shape>
                <v:shape id="Graphic 837" o:spid="_x0000_s1431" style="position:absolute;top:27404;width:552;height:13;visibility:visible;mso-wrap-style:square;v-text-anchor:top" coordsize="55244,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" path="m55206,l,e" fillcolor="black" stroked="f">
                  <v:path arrowok="t"/>
                </v:shape>
                <v:shape id="Graphic 838" o:spid="_x0000_s1432" style="position:absolute;top:27404;width:552;height:13;visibility:visible;mso-wrap-style:square;v-text-anchor:top" coordsize="55244,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" path="m55206,l,e" filled="f" strokeweight=".3505mm">
                  <v:path arrowok="t"/>
                </v:shape>
                <v:shape id="Graphic 839" o:spid="_x0000_s1433" style="position:absolute;left:552;top:20203;width:43726;height:13;visibility:visible;mso-wrap-style:square;v-text-anchor:top" coordsize="437261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" path="m,l4372351,e" filled="f" strokecolor="#afafaf" strokeweight=".3505mm">
                  <v:path arrowok="t"/>
                </v:shape>
                <v:shape id="Graphic 840" o:spid="_x0000_s1434" style="position:absolute;top:20203;width:552;height:13;visibility:visible;mso-wrap-style:square;v-text-anchor:top" coordsize="55244,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" path="m55206,l,e" fillcolor="black" stroked="f">
                  <v:path arrowok="t"/>
                </v:shape>
                <v:shape id="Graphic 841" o:spid="_x0000_s1435" style="position:absolute;top:20203;width:552;height:13;visibility:visible;mso-wrap-style:square;v-text-anchor:top" coordsize="55244,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" path="m55206,l,e" filled="f" strokeweight=".3505mm">
                  <v:path arrowok="t"/>
                </v:shape>
                <v:shape id="Graphic 842" o:spid="_x0000_s1436" style="position:absolute;left:552;top:13003;width:43726;height:12;visibility:visible;mso-wrap-style:square;v-text-anchor:top" coordsize="437261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" path="m,l4372351,e" filled="f" strokecolor="#afafaf" strokeweight=".3505mm">
                  <v:path arrowok="t"/>
                </v:shape>
                <v:shape id="Graphic 843" o:spid="_x0000_s1437" style="position:absolute;top:13003;width:552;height:12;visibility:visible;mso-wrap-style:square;v-text-anchor:top" coordsize="55244,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" path="m55206,l,e" fillcolor="black" stroked="f">
                  <v:path arrowok="t"/>
                </v:shape>
                <v:shape id="Graphic 844" o:spid="_x0000_s1438" style="position:absolute;top:13003;width:552;height:12;visibility:visible;mso-wrap-style:square;v-text-anchor:top" coordsize="55244,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" path="m55206,l,e" filled="f" strokeweight=".3505mm">
                  <v:path arrowok="t"/>
                </v:shape>
                <v:shape id="Graphic 845" o:spid="_x0000_s1439" style="position:absolute;left:552;top:5802;width:43726;height:12;visibility:visible;mso-wrap-style:square;v-text-anchor:top" coordsize="437261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" path="m,l4372351,e" filled="f" strokecolor="#afafaf" strokeweight=".3505mm">
                  <v:path arrowok="t"/>
                </v:shape>
                <v:shape id="Graphic 846" o:spid="_x0000_s1440" style="position:absolute;top:5802;width:552;height:12;visibility:visible;mso-wrap-style:square;v-text-anchor:top" coordsize="55244,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" path="m55206,l,e" fillcolor="black" stroked="f">
                  <v:path arrowok="t"/>
                </v:shape>
                <v:shape id="Graphic 847" o:spid="_x0000_s1441" style="position:absolute;top:5802;width:552;height:12;visibility:visible;mso-wrap-style:square;v-text-anchor:top" coordsize="55244,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" path="m55206,l,e" filled="f" strokeweight=".3505mm">
                  <v:path arrowok="t"/>
                </v:shape>
                <v:shape id="Graphic 848" o:spid="_x0000_s1442" style="position:absolute;left:2539;top:2050;width:39751;height:39751;visibility:visible;mso-wrap-style:square;v-text-anchor:top" coordsize="3975100,3975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" path="m,3974864l3974864,e" filled="f" strokeweight=".3505mm">
                  <v:stroke dashstyle="3 1"/>
                  <v:path arrowok="t"/>
                </v:shape>
                <v:shape id="Graphic 849" o:spid="_x0000_s1443" style="position:absolute;left:552;top:63;width:43726;height:43726;visibility:visible;mso-wrap-style:square;v-text-anchor:top" coordsize="4372610,43726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" path="m,4372351l,em4372351,4372351l4372351,em,4372351r4372351,em,l4372351,e" filled="f" strokeweight=".3505mm">
                  <v:path arrowok="t"/>
                </v:shape>
                <v:shape id="Graphic 850" o:spid="_x0000_s1444" style="position:absolute;left:3954;top:4558;width:3156;height:13;visibility:visible;mso-wrap-style:square;v-text-anchor:top" coordsize="31559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" path="m,l157732,,315465,e" filled="f" strokeweight=".3505mm">
                  <v:stroke dashstyle="3 1"/>
                  <v:path arrowok="t"/>
                </v:shape>
                <v:shape id="Textbox 851" o:spid="_x0000_s1445" type="#_x0000_t202" style="position:absolute;width:44342;height:4434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" filled="f" stroked="f">
                  <v:textbox inset="0,0,0,0">
                    <w:txbxContent>
                      <w:p w14:paraId="00DC2892" w14:textId="77777777" w:rsidR="00350CFB" w:rsidRDefault="00283FFF">
                        <w:pPr>
                          <w:spacing w:before="159"/>
                          <w:ind w:left="310"/>
                          <w:rPr>
                            <w:rFonts w:ascii="Arial" w:hAnsi="Arial"/>
                            <w:sz w:val="28"/>
                          </w:rPr>
                        </w:pPr>
                        <w:r>
                          <w:rPr>
                            <w:rFonts w:ascii="Arial" w:hAnsi="Arial"/>
                            <w:w w:val="115"/>
                            <w:sz w:val="28"/>
                          </w:rPr>
                          <w:t>Kendall</w:t>
                        </w:r>
                        <w:r>
                          <w:rPr>
                            <w:rFonts w:ascii="Arial" w:hAnsi="Arial"/>
                            <w:spacing w:val="-23"/>
                            <w:w w:val="115"/>
                            <w:sz w:val="28"/>
                          </w:rPr>
                          <w:t xml:space="preserve"> </w:t>
                        </w:r>
                        <w:r>
                          <w:rPr>
                            <w:rFonts w:ascii="Arial" w:hAnsi="Arial"/>
                            <w:i/>
                            <w:w w:val="115"/>
                            <w:sz w:val="19"/>
                          </w:rPr>
                          <w:t>τ</w:t>
                        </w:r>
                        <w:r>
                          <w:rPr>
                            <w:rFonts w:ascii="Arial" w:hAnsi="Arial"/>
                            <w:i/>
                            <w:spacing w:val="7"/>
                            <w:w w:val="115"/>
                            <w:sz w:val="19"/>
                          </w:rPr>
                          <w:t xml:space="preserve"> </w:t>
                        </w:r>
                        <w:r>
                          <w:rPr>
                            <w:rFonts w:ascii="Arial" w:hAnsi="Arial"/>
                            <w:w w:val="115"/>
                            <w:sz w:val="28"/>
                          </w:rPr>
                          <w:t>=</w:t>
                        </w:r>
                        <w:r>
                          <w:rPr>
                            <w:rFonts w:ascii="Arial" w:hAnsi="Arial"/>
                            <w:spacing w:val="-22"/>
                            <w:w w:val="115"/>
                            <w:sz w:val="28"/>
                          </w:rPr>
                          <w:t xml:space="preserve"> </w:t>
                        </w:r>
                        <w:r>
                          <w:rPr>
                            <w:rFonts w:ascii="Arial" w:hAnsi="Arial"/>
                            <w:spacing w:val="-4"/>
                            <w:w w:val="115"/>
                            <w:sz w:val="28"/>
                          </w:rPr>
                          <w:t>0.316</w:t>
                        </w:r>
                      </w:p>
                      <w:p w14:paraId="00DC2893" w14:textId="77777777" w:rsidR="00350CFB" w:rsidRDefault="00283FFF">
                        <w:pPr>
                          <w:spacing w:before="61"/>
                          <w:ind w:left="1318"/>
                          <w:rPr>
                            <w:rFonts w:ascii="Arial"/>
                            <w:sz w:val="28"/>
                          </w:rPr>
                        </w:pPr>
                        <w:r>
                          <w:rPr>
                            <w:rFonts w:ascii="Arial"/>
                            <w:spacing w:val="-2"/>
                            <w:w w:val="115"/>
                            <w:sz w:val="28"/>
                          </w:rPr>
                          <w:t>identity</w:t>
                        </w:r>
                      </w:p>
                    </w:txbxContent>
                  </v:textbox>
                </v:shape>
                <w10:wrap anchorx="page"/>
              </v:group>
            </w:pict>
          </mc:Fallback>
        </mc:AlternateContent>
      </w:r>
      <w:bookmarkStart w:id="320" w:name="_bookmark111"/>
      <w:bookmarkEnd w:id="320"/>
      <w:r>
        <w:rPr>
          <w:rFonts w:ascii="Arial"/>
          <w:spacing w:val="-4"/>
          <w:sz w:val="28"/>
        </w:rPr>
        <w:t>5000</w:t>
      </w:r>
    </w:p>
    <w:p w14:paraId="00DC22C8" w14:textId="77777777" w:rsidR="00350CFB" w:rsidRDefault="00350CFB">
      <w:pPr>
        <w:pStyle w:val="BodyText"/>
        <w:rPr>
          <w:rFonts w:ascii="Arial"/>
          <w:sz w:val="25"/>
        </w:rPr>
      </w:pPr>
    </w:p>
    <w:p w14:paraId="00DC22C9" w14:textId="77777777" w:rsidR="00350CFB" w:rsidRDefault="00350CFB">
      <w:pPr>
        <w:pStyle w:val="BodyText"/>
        <w:spacing w:before="237"/>
        <w:rPr>
          <w:rFonts w:ascii="Arial"/>
          <w:sz w:val="25"/>
        </w:rPr>
      </w:pPr>
    </w:p>
    <w:p w14:paraId="00DC22CA" w14:textId="77777777" w:rsidR="00350CFB" w:rsidRDefault="00283FFF">
      <w:pPr>
        <w:ind w:left="1301"/>
        <w:rPr>
          <w:rFonts w:ascii="Arial"/>
          <w:sz w:val="28"/>
        </w:rPr>
      </w:pPr>
      <w:r>
        <w:rPr>
          <w:rFonts w:ascii="Arial"/>
          <w:noProof/>
          <w:sz w:val="28"/>
        </w:rPr>
        <mc:AlternateContent>
          <mc:Choice Requires="wps">
            <w:drawing>
              <wp:anchor distT="0" distB="0" distL="0" distR="0" simplePos="0" relativeHeight="15787008" behindDoc="0" locked="0" layoutInCell="1" allowOverlap="1" wp14:anchorId="00DC27D4" wp14:editId="00DC27D5">
                <wp:simplePos x="0" y="0"/>
                <wp:positionH relativeFrom="page">
                  <wp:posOffset>1207195</wp:posOffset>
                </wp:positionH>
                <wp:positionV relativeFrom="paragraph">
                  <wp:posOffset>-319508</wp:posOffset>
                </wp:positionV>
                <wp:extent cx="196215" cy="2637790"/>
                <wp:effectExtent l="0" t="0" r="0" b="0"/>
                <wp:wrapNone/>
                <wp:docPr id="852" name="Textbox 8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6215" cy="2637790"/>
                        </a:xfrm>
                        <a:prstGeom prst="rect">
                          <a:avLst/>
                        </a:prstGeom>
                      </wps:spPr>
                      <wps:txbx>
                        <w:txbxContent>
                          <w:p w14:paraId="00DC2894" w14:textId="77777777" w:rsidR="00350CFB" w:rsidRDefault="00283FFF">
                            <w:pPr>
                              <w:spacing w:line="293" w:lineRule="exact"/>
                              <w:ind w:left="20"/>
                              <w:rPr>
                                <w:rFonts w:ascii="Arial"/>
                                <w:sz w:val="31"/>
                              </w:rPr>
                            </w:pPr>
                            <w:r>
                              <w:rPr>
                                <w:rFonts w:ascii="Arial"/>
                                <w:sz w:val="31"/>
                              </w:rPr>
                              <w:t>AWP</w:t>
                            </w:r>
                            <w:r>
                              <w:rPr>
                                <w:rFonts w:ascii="Arial"/>
                                <w:spacing w:val="7"/>
                                <w:sz w:val="31"/>
                              </w:rPr>
                              <w:t xml:space="preserve"> </w:t>
                            </w:r>
                            <w:r>
                              <w:rPr>
                                <w:rFonts w:ascii="Arial"/>
                                <w:sz w:val="31"/>
                              </w:rPr>
                              <w:t>rank</w:t>
                            </w:r>
                            <w:r>
                              <w:rPr>
                                <w:rFonts w:ascii="Arial"/>
                                <w:spacing w:val="9"/>
                                <w:sz w:val="31"/>
                              </w:rPr>
                              <w:t xml:space="preserve"> </w:t>
                            </w:r>
                            <w:r>
                              <w:rPr>
                                <w:rFonts w:ascii="Arial"/>
                                <w:sz w:val="31"/>
                              </w:rPr>
                              <w:t>(1</w:t>
                            </w:r>
                            <w:r>
                              <w:rPr>
                                <w:rFonts w:ascii="Arial"/>
                                <w:spacing w:val="7"/>
                                <w:sz w:val="31"/>
                              </w:rPr>
                              <w:t xml:space="preserve"> </w:t>
                            </w:r>
                            <w:r>
                              <w:rPr>
                                <w:rFonts w:ascii="Arial"/>
                                <w:sz w:val="31"/>
                              </w:rPr>
                              <w:t>=</w:t>
                            </w:r>
                            <w:r>
                              <w:rPr>
                                <w:rFonts w:ascii="Arial"/>
                                <w:spacing w:val="8"/>
                                <w:sz w:val="31"/>
                              </w:rPr>
                              <w:t xml:space="preserve"> </w:t>
                            </w:r>
                            <w:r>
                              <w:rPr>
                                <w:rFonts w:ascii="Arial"/>
                                <w:sz w:val="31"/>
                              </w:rPr>
                              <w:t>highest</w:t>
                            </w:r>
                            <w:r>
                              <w:rPr>
                                <w:rFonts w:ascii="Arial"/>
                                <w:spacing w:val="7"/>
                                <w:sz w:val="31"/>
                              </w:rPr>
                              <w:t xml:space="preserve"> </w:t>
                            </w:r>
                            <w:r>
                              <w:rPr>
                                <w:rFonts w:ascii="Arial"/>
                                <w:spacing w:val="-2"/>
                                <w:sz w:val="31"/>
                              </w:rPr>
                              <w:t>score)</w:t>
                            </w:r>
                          </w:p>
                        </w:txbxContent>
                      </wps:txbx>
                      <wps:bodyPr vert="vert270" wrap="square" lIns="0" tIns="0" rIns="0" bIns="0" rtlCol="0">
                        <a:noAutofit/>
                      </wps:bodyPr>
                    </wps:wsp>
                  </a:graphicData>
                </a:graphic>
              </wp:anchor>
            </w:drawing>
          </mc:Choice>
          <mc:Fallback>
            <w:pict>
              <v:shape w14:anchorId="00DC27D4" id="Textbox 852" o:spid="_x0000_s1446" type="#_x0000_t202" style="position:absolute;left:0;text-align:left;margin-left:95.05pt;margin-top:-25.15pt;width:15.45pt;height:207.7pt;z-index:157870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" filled="f" stroked="f">
                <v:textbox style="layout-flow:vertical;mso-layout-flow-alt:bottom-to-top" inset="0,0,0,0">
                  <w:txbxContent>
                    <w:p w14:paraId="00DC2894" w14:textId="77777777" w:rsidR="00350CFB" w:rsidRDefault="00283FFF">
                      <w:pPr>
                        <w:spacing w:line="293" w:lineRule="exact"/>
                        <w:ind w:left="20"/>
                        <w:rPr>
                          <w:rFonts w:ascii="Arial"/>
                          <w:sz w:val="31"/>
                        </w:rPr>
                      </w:pPr>
                      <w:r>
                        <w:rPr>
                          <w:rFonts w:ascii="Arial"/>
                          <w:sz w:val="31"/>
                        </w:rPr>
                        <w:t>AWP</w:t>
                      </w:r>
                      <w:r>
                        <w:rPr>
                          <w:rFonts w:ascii="Arial"/>
                          <w:spacing w:val="7"/>
                          <w:sz w:val="31"/>
                        </w:rPr>
                        <w:t xml:space="preserve"> </w:t>
                      </w:r>
                      <w:r>
                        <w:rPr>
                          <w:rFonts w:ascii="Arial"/>
                          <w:sz w:val="31"/>
                        </w:rPr>
                        <w:t>rank</w:t>
                      </w:r>
                      <w:r>
                        <w:rPr>
                          <w:rFonts w:ascii="Arial"/>
                          <w:spacing w:val="9"/>
                          <w:sz w:val="31"/>
                        </w:rPr>
                        <w:t xml:space="preserve"> </w:t>
                      </w:r>
                      <w:r>
                        <w:rPr>
                          <w:rFonts w:ascii="Arial"/>
                          <w:sz w:val="31"/>
                        </w:rPr>
                        <w:t>(1</w:t>
                      </w:r>
                      <w:r>
                        <w:rPr>
                          <w:rFonts w:ascii="Arial"/>
                          <w:spacing w:val="7"/>
                          <w:sz w:val="31"/>
                        </w:rPr>
                        <w:t xml:space="preserve"> </w:t>
                      </w:r>
                      <w:r>
                        <w:rPr>
                          <w:rFonts w:ascii="Arial"/>
                          <w:sz w:val="31"/>
                        </w:rPr>
                        <w:t>=</w:t>
                      </w:r>
                      <w:r>
                        <w:rPr>
                          <w:rFonts w:ascii="Arial"/>
                          <w:spacing w:val="8"/>
                          <w:sz w:val="31"/>
                        </w:rPr>
                        <w:t xml:space="preserve"> </w:t>
                      </w:r>
                      <w:r>
                        <w:rPr>
                          <w:rFonts w:ascii="Arial"/>
                          <w:sz w:val="31"/>
                        </w:rPr>
                        <w:t>highest</w:t>
                      </w:r>
                      <w:r>
                        <w:rPr>
                          <w:rFonts w:ascii="Arial"/>
                          <w:spacing w:val="7"/>
                          <w:sz w:val="31"/>
                        </w:rPr>
                        <w:t xml:space="preserve"> </w:t>
                      </w:r>
                      <w:r>
                        <w:rPr>
                          <w:rFonts w:ascii="Arial"/>
                          <w:spacing w:val="-2"/>
                          <w:sz w:val="31"/>
                        </w:rPr>
                        <w:t>score)</w:t>
                      </w:r>
                    </w:p>
                  </w:txbxContent>
                </v:textbox>
                <w10:wrap anchorx="page"/>
              </v:shape>
            </w:pict>
          </mc:Fallback>
        </mc:AlternateContent>
      </w:r>
      <w:r>
        <w:rPr>
          <w:rFonts w:ascii="Arial"/>
          <w:spacing w:val="-4"/>
          <w:sz w:val="28"/>
        </w:rPr>
        <w:t>4000</w:t>
      </w:r>
    </w:p>
    <w:p w14:paraId="00DC22CB" w14:textId="77777777" w:rsidR="00350CFB" w:rsidRDefault="00350CFB">
      <w:pPr>
        <w:pStyle w:val="BodyText"/>
        <w:rPr>
          <w:rFonts w:ascii="Arial"/>
          <w:sz w:val="25"/>
        </w:rPr>
      </w:pPr>
    </w:p>
    <w:p w14:paraId="00DC22CC" w14:textId="77777777" w:rsidR="00350CFB" w:rsidRDefault="00350CFB">
      <w:pPr>
        <w:pStyle w:val="BodyText"/>
        <w:spacing w:before="237"/>
        <w:rPr>
          <w:rFonts w:ascii="Arial"/>
          <w:sz w:val="25"/>
        </w:rPr>
      </w:pPr>
    </w:p>
    <w:p w14:paraId="00DC22CD" w14:textId="77777777" w:rsidR="00350CFB" w:rsidRDefault="00283FFF">
      <w:pPr>
        <w:ind w:left="1301"/>
        <w:rPr>
          <w:rFonts w:ascii="Arial"/>
          <w:sz w:val="28"/>
        </w:rPr>
      </w:pPr>
      <w:r>
        <w:rPr>
          <w:rFonts w:ascii="Arial"/>
          <w:spacing w:val="-4"/>
          <w:sz w:val="28"/>
        </w:rPr>
        <w:t>3000</w:t>
      </w:r>
    </w:p>
    <w:p w14:paraId="00DC22CE" w14:textId="77777777" w:rsidR="00350CFB" w:rsidRDefault="00350CFB">
      <w:pPr>
        <w:pStyle w:val="BodyText"/>
        <w:rPr>
          <w:rFonts w:ascii="Arial"/>
          <w:sz w:val="25"/>
        </w:rPr>
      </w:pPr>
    </w:p>
    <w:p w14:paraId="00DC22CF" w14:textId="77777777" w:rsidR="00350CFB" w:rsidRDefault="00350CFB">
      <w:pPr>
        <w:pStyle w:val="BodyText"/>
        <w:spacing w:before="237"/>
        <w:rPr>
          <w:rFonts w:ascii="Arial"/>
          <w:sz w:val="25"/>
        </w:rPr>
      </w:pPr>
    </w:p>
    <w:p w14:paraId="00DC22D0" w14:textId="77777777" w:rsidR="00350CFB" w:rsidRDefault="00283FFF">
      <w:pPr>
        <w:ind w:left="1301"/>
        <w:rPr>
          <w:rFonts w:ascii="Arial"/>
          <w:sz w:val="28"/>
        </w:rPr>
      </w:pPr>
      <w:r>
        <w:rPr>
          <w:rFonts w:ascii="Arial"/>
          <w:spacing w:val="-4"/>
          <w:sz w:val="28"/>
        </w:rPr>
        <w:t>2000</w:t>
      </w:r>
    </w:p>
    <w:p w14:paraId="00DC22D1" w14:textId="77777777" w:rsidR="00350CFB" w:rsidRDefault="00350CFB">
      <w:pPr>
        <w:pStyle w:val="BodyText"/>
        <w:rPr>
          <w:rFonts w:ascii="Arial"/>
          <w:sz w:val="25"/>
        </w:rPr>
      </w:pPr>
    </w:p>
    <w:p w14:paraId="00DC22D2" w14:textId="77777777" w:rsidR="00350CFB" w:rsidRDefault="00350CFB">
      <w:pPr>
        <w:pStyle w:val="BodyText"/>
        <w:spacing w:before="237"/>
        <w:rPr>
          <w:rFonts w:ascii="Arial"/>
          <w:sz w:val="25"/>
        </w:rPr>
      </w:pPr>
    </w:p>
    <w:p w14:paraId="00DC22D3" w14:textId="77777777" w:rsidR="00350CFB" w:rsidRDefault="00283FFF">
      <w:pPr>
        <w:ind w:left="1301"/>
        <w:rPr>
          <w:rFonts w:ascii="Arial"/>
          <w:sz w:val="28"/>
        </w:rPr>
      </w:pPr>
      <w:r>
        <w:rPr>
          <w:rFonts w:ascii="Arial"/>
          <w:spacing w:val="-4"/>
          <w:sz w:val="28"/>
        </w:rPr>
        <w:t>1000</w:t>
      </w:r>
    </w:p>
    <w:p w14:paraId="00DC22D4" w14:textId="77777777" w:rsidR="00350CFB" w:rsidRDefault="00350CFB">
      <w:pPr>
        <w:pStyle w:val="BodyText"/>
        <w:rPr>
          <w:rFonts w:ascii="Arial"/>
          <w:sz w:val="25"/>
        </w:rPr>
      </w:pPr>
    </w:p>
    <w:p w14:paraId="00DC22D5" w14:textId="77777777" w:rsidR="00350CFB" w:rsidRDefault="00350CFB">
      <w:pPr>
        <w:pStyle w:val="BodyText"/>
        <w:spacing w:before="237"/>
        <w:rPr>
          <w:rFonts w:ascii="Arial"/>
          <w:sz w:val="25"/>
        </w:rPr>
      </w:pPr>
    </w:p>
    <w:p w14:paraId="00DC22D6" w14:textId="77777777" w:rsidR="00350CFB" w:rsidRDefault="00283FFF">
      <w:pPr>
        <w:ind w:left="1775"/>
        <w:rPr>
          <w:rFonts w:ascii="Arial"/>
          <w:sz w:val="28"/>
        </w:rPr>
      </w:pPr>
      <w:r>
        <w:rPr>
          <w:rFonts w:ascii="Arial"/>
          <w:spacing w:val="-10"/>
          <w:sz w:val="28"/>
        </w:rPr>
        <w:t>0</w:t>
      </w:r>
    </w:p>
    <w:p w14:paraId="00DC22D7" w14:textId="77777777" w:rsidR="00350CFB" w:rsidRDefault="00283FFF">
      <w:pPr>
        <w:tabs>
          <w:tab w:val="left" w:pos="3237"/>
          <w:tab w:val="left" w:pos="4371"/>
          <w:tab w:val="left" w:pos="5505"/>
          <w:tab w:val="left" w:pos="6639"/>
          <w:tab w:val="left" w:pos="7773"/>
        </w:tabs>
        <w:spacing w:before="258"/>
        <w:ind w:left="2340"/>
        <w:rPr>
          <w:rFonts w:ascii="Arial"/>
          <w:sz w:val="28"/>
        </w:rPr>
      </w:pPr>
      <w:r>
        <w:rPr>
          <w:rFonts w:ascii="Arial"/>
          <w:spacing w:val="-10"/>
          <w:sz w:val="28"/>
        </w:rPr>
        <w:t>0</w:t>
      </w:r>
      <w:r>
        <w:rPr>
          <w:rFonts w:ascii="Arial"/>
          <w:sz w:val="28"/>
        </w:rPr>
        <w:tab/>
      </w:r>
      <w:r>
        <w:rPr>
          <w:rFonts w:ascii="Arial"/>
          <w:spacing w:val="-4"/>
          <w:sz w:val="28"/>
        </w:rPr>
        <w:t>1000</w:t>
      </w:r>
      <w:r>
        <w:rPr>
          <w:rFonts w:ascii="Arial"/>
          <w:sz w:val="28"/>
        </w:rPr>
        <w:tab/>
      </w:r>
      <w:r>
        <w:rPr>
          <w:rFonts w:ascii="Arial"/>
          <w:spacing w:val="-4"/>
          <w:sz w:val="28"/>
        </w:rPr>
        <w:t>2000</w:t>
      </w:r>
      <w:r>
        <w:rPr>
          <w:rFonts w:ascii="Arial"/>
          <w:sz w:val="28"/>
        </w:rPr>
        <w:tab/>
      </w:r>
      <w:r>
        <w:rPr>
          <w:rFonts w:ascii="Arial"/>
          <w:spacing w:val="-4"/>
          <w:sz w:val="28"/>
        </w:rPr>
        <w:t>3000</w:t>
      </w:r>
      <w:r>
        <w:rPr>
          <w:rFonts w:ascii="Arial"/>
          <w:sz w:val="28"/>
        </w:rPr>
        <w:tab/>
      </w:r>
      <w:r>
        <w:rPr>
          <w:rFonts w:ascii="Arial"/>
          <w:spacing w:val="-4"/>
          <w:sz w:val="28"/>
        </w:rPr>
        <w:t>4000</w:t>
      </w:r>
      <w:r>
        <w:rPr>
          <w:rFonts w:ascii="Arial"/>
          <w:sz w:val="28"/>
        </w:rPr>
        <w:tab/>
      </w:r>
      <w:r>
        <w:rPr>
          <w:rFonts w:ascii="Arial"/>
          <w:spacing w:val="-4"/>
          <w:sz w:val="28"/>
        </w:rPr>
        <w:t>5000</w:t>
      </w:r>
    </w:p>
    <w:p w14:paraId="00DC22D8" w14:textId="77777777" w:rsidR="00350CFB" w:rsidRDefault="00283FFF">
      <w:pPr>
        <w:spacing w:before="17"/>
        <w:ind w:left="2887"/>
        <w:rPr>
          <w:rFonts w:ascii="Arial"/>
          <w:sz w:val="31"/>
        </w:rPr>
      </w:pPr>
      <w:r>
        <w:rPr>
          <w:rFonts w:ascii="Arial"/>
          <w:sz w:val="31"/>
        </w:rPr>
        <w:t>EndorseRank</w:t>
      </w:r>
      <w:r>
        <w:rPr>
          <w:rFonts w:ascii="Arial"/>
          <w:spacing w:val="14"/>
          <w:sz w:val="31"/>
        </w:rPr>
        <w:t xml:space="preserve"> </w:t>
      </w:r>
      <w:r>
        <w:rPr>
          <w:rFonts w:ascii="Arial"/>
          <w:sz w:val="31"/>
        </w:rPr>
        <w:t>rank</w:t>
      </w:r>
      <w:r>
        <w:rPr>
          <w:rFonts w:ascii="Arial"/>
          <w:spacing w:val="15"/>
          <w:sz w:val="31"/>
        </w:rPr>
        <w:t xml:space="preserve"> </w:t>
      </w:r>
      <w:r>
        <w:rPr>
          <w:rFonts w:ascii="Arial"/>
          <w:sz w:val="31"/>
        </w:rPr>
        <w:t>(1</w:t>
      </w:r>
      <w:r>
        <w:rPr>
          <w:rFonts w:ascii="Arial"/>
          <w:spacing w:val="14"/>
          <w:sz w:val="31"/>
        </w:rPr>
        <w:t xml:space="preserve"> </w:t>
      </w:r>
      <w:r>
        <w:rPr>
          <w:rFonts w:ascii="Arial"/>
          <w:sz w:val="31"/>
        </w:rPr>
        <w:t>=</w:t>
      </w:r>
      <w:r>
        <w:rPr>
          <w:rFonts w:ascii="Arial"/>
          <w:spacing w:val="14"/>
          <w:sz w:val="31"/>
        </w:rPr>
        <w:t xml:space="preserve"> </w:t>
      </w:r>
      <w:r>
        <w:rPr>
          <w:rFonts w:ascii="Arial"/>
          <w:sz w:val="31"/>
        </w:rPr>
        <w:t>highest</w:t>
      </w:r>
      <w:r>
        <w:rPr>
          <w:rFonts w:ascii="Arial"/>
          <w:spacing w:val="14"/>
          <w:sz w:val="31"/>
        </w:rPr>
        <w:t xml:space="preserve"> </w:t>
      </w:r>
      <w:r>
        <w:rPr>
          <w:rFonts w:ascii="Arial"/>
          <w:spacing w:val="-2"/>
          <w:sz w:val="31"/>
        </w:rPr>
        <w:t>score)</w:t>
      </w:r>
    </w:p>
    <w:p w14:paraId="00DC22D9" w14:textId="77777777" w:rsidR="00350CFB" w:rsidRDefault="00350CFB">
      <w:pPr>
        <w:pStyle w:val="BodyText"/>
        <w:spacing w:before="80"/>
        <w:rPr>
          <w:rFonts w:ascii="Arial"/>
        </w:rPr>
      </w:pPr>
    </w:p>
    <w:p w14:paraId="00DC22DA" w14:textId="77777777" w:rsidR="00350CFB" w:rsidRDefault="00283FFF">
      <w:pPr>
        <w:pStyle w:val="BodyText"/>
        <w:spacing w:line="252" w:lineRule="auto"/>
        <w:ind w:left="282" w:right="564"/>
        <w:jc w:val="both"/>
      </w:pPr>
      <w:r>
        <w:t>Figure</w:t>
      </w:r>
      <w:r>
        <w:rPr>
          <w:spacing w:val="-3"/>
        </w:rPr>
        <w:t xml:space="preserve"> </w:t>
      </w:r>
      <w:r>
        <w:t>4.8: Rank–rank</w:t>
      </w:r>
      <w:r>
        <w:rPr>
          <w:spacing w:val="-3"/>
        </w:rPr>
        <w:t xml:space="preserve"> </w:t>
      </w:r>
      <w:r>
        <w:t>scatter</w:t>
      </w:r>
      <w:r>
        <w:rPr>
          <w:spacing w:val="-3"/>
        </w:rPr>
        <w:t xml:space="preserve"> </w:t>
      </w:r>
      <w:r>
        <w:t>of</w:t>
      </w:r>
      <w:r>
        <w:rPr>
          <w:spacing w:val="-3"/>
        </w:rPr>
        <w:t xml:space="preserve"> </w:t>
      </w:r>
      <w:r>
        <w:t>EndorseRank</w:t>
      </w:r>
      <w:r>
        <w:rPr>
          <w:spacing w:val="-3"/>
        </w:rPr>
        <w:t xml:space="preserve"> </w:t>
      </w:r>
      <w:r>
        <w:t>versus</w:t>
      </w:r>
      <w:r>
        <w:rPr>
          <w:spacing w:val="-3"/>
        </w:rPr>
        <w:t xml:space="preserve"> </w:t>
      </w:r>
      <w:r>
        <w:t>AWP</w:t>
      </w:r>
      <w:r>
        <w:rPr>
          <w:spacing w:val="-3"/>
        </w:rPr>
        <w:t xml:space="preserve"> </w:t>
      </w:r>
      <w:r>
        <w:t>on</w:t>
      </w:r>
      <w:r>
        <w:rPr>
          <w:spacing w:val="-3"/>
        </w:rPr>
        <w:t xml:space="preserve"> </w:t>
      </w:r>
      <w:r>
        <w:t>the</w:t>
      </w:r>
      <w:r>
        <w:rPr>
          <w:spacing w:val="-3"/>
        </w:rPr>
        <w:t xml:space="preserve"> </w:t>
      </w:r>
      <w:r>
        <w:t>matched</w:t>
      </w:r>
      <w:r>
        <w:rPr>
          <w:spacing w:val="-3"/>
        </w:rPr>
        <w:t xml:space="preserve"> </w:t>
      </w:r>
      <w:r>
        <w:t>cohort.</w:t>
      </w:r>
      <w:r>
        <w:rPr>
          <w:spacing w:val="23"/>
        </w:rPr>
        <w:t xml:space="preserve"> </w:t>
      </w:r>
      <w:r>
        <w:t xml:space="preserve">Inter-method </w:t>
      </w:r>
      <w:r>
        <w:rPr>
          <w:w w:val="105"/>
        </w:rPr>
        <w:t>Kendall</w:t>
      </w:r>
      <w:r>
        <w:rPr>
          <w:spacing w:val="-16"/>
          <w:w w:val="105"/>
        </w:rPr>
        <w:t xml:space="preserve"> </w:t>
      </w:r>
      <w:r>
        <w:rPr>
          <w:i/>
          <w:w w:val="105"/>
        </w:rPr>
        <w:t>τ</w:t>
      </w:r>
      <w:r>
        <w:rPr>
          <w:i/>
          <w:spacing w:val="12"/>
          <w:w w:val="105"/>
        </w:rPr>
        <w:t xml:space="preserve"> </w:t>
      </w:r>
      <w:r>
        <w:rPr>
          <w:w w:val="105"/>
        </w:rPr>
        <w:t>= 0</w:t>
      </w:r>
      <w:r>
        <w:rPr>
          <w:i/>
          <w:w w:val="105"/>
        </w:rPr>
        <w:t>.</w:t>
      </w:r>
      <w:r>
        <w:rPr>
          <w:w w:val="105"/>
        </w:rPr>
        <w:t>316</w:t>
      </w:r>
      <w:r>
        <w:rPr>
          <w:spacing w:val="-16"/>
          <w:w w:val="105"/>
        </w:rPr>
        <w:t xml:space="preserve"> </w:t>
      </w:r>
      <w:r>
        <w:rPr>
          <w:w w:val="105"/>
        </w:rPr>
        <w:t>indicates</w:t>
      </w:r>
      <w:r>
        <w:rPr>
          <w:spacing w:val="-16"/>
          <w:w w:val="105"/>
        </w:rPr>
        <w:t xml:space="preserve"> </w:t>
      </w:r>
      <w:r>
        <w:rPr>
          <w:w w:val="105"/>
        </w:rPr>
        <w:t>partial</w:t>
      </w:r>
      <w:r>
        <w:rPr>
          <w:spacing w:val="-16"/>
          <w:w w:val="105"/>
        </w:rPr>
        <w:t xml:space="preserve"> </w:t>
      </w:r>
      <w:r>
        <w:rPr>
          <w:w w:val="105"/>
        </w:rPr>
        <w:t>overlap</w:t>
      </w:r>
      <w:r>
        <w:rPr>
          <w:spacing w:val="-15"/>
          <w:w w:val="105"/>
        </w:rPr>
        <w:t xml:space="preserve"> </w:t>
      </w:r>
      <w:r>
        <w:rPr>
          <w:w w:val="105"/>
        </w:rPr>
        <w:t>with</w:t>
      </w:r>
      <w:r>
        <w:rPr>
          <w:spacing w:val="-16"/>
          <w:w w:val="105"/>
        </w:rPr>
        <w:t xml:space="preserve"> </w:t>
      </w:r>
      <w:r>
        <w:rPr>
          <w:w w:val="105"/>
        </w:rPr>
        <w:t>substantial</w:t>
      </w:r>
      <w:r>
        <w:rPr>
          <w:spacing w:val="-16"/>
          <w:w w:val="105"/>
        </w:rPr>
        <w:t xml:space="preserve"> </w:t>
      </w:r>
      <w:r>
        <w:rPr>
          <w:w w:val="105"/>
        </w:rPr>
        <w:t>pairwise</w:t>
      </w:r>
      <w:r>
        <w:rPr>
          <w:spacing w:val="-16"/>
          <w:w w:val="105"/>
        </w:rPr>
        <w:t xml:space="preserve"> </w:t>
      </w:r>
      <w:r>
        <w:rPr>
          <w:w w:val="105"/>
        </w:rPr>
        <w:t>disagreement,</w:t>
      </w:r>
      <w:r>
        <w:rPr>
          <w:spacing w:val="-13"/>
          <w:w w:val="105"/>
        </w:rPr>
        <w:t xml:space="preserve"> </w:t>
      </w:r>
      <w:r>
        <w:rPr>
          <w:w w:val="105"/>
        </w:rPr>
        <w:t>supporting H1/RQ1</w:t>
      </w:r>
      <w:r>
        <w:rPr>
          <w:spacing w:val="-16"/>
          <w:w w:val="105"/>
        </w:rPr>
        <w:t xml:space="preserve"> </w:t>
      </w:r>
      <w:r>
        <w:rPr>
          <w:w w:val="105"/>
        </w:rPr>
        <w:t>(construct-distinct</w:t>
      </w:r>
      <w:r>
        <w:rPr>
          <w:spacing w:val="-16"/>
          <w:w w:val="105"/>
        </w:rPr>
        <w:t xml:space="preserve"> </w:t>
      </w:r>
      <w:r>
        <w:rPr>
          <w:w w:val="105"/>
        </w:rPr>
        <w:t>orderings).</w:t>
      </w:r>
    </w:p>
    <w:p w14:paraId="00DC22DB" w14:textId="77777777" w:rsidR="00350CFB" w:rsidRDefault="00350CFB">
      <w:pPr>
        <w:pStyle w:val="BodyText"/>
        <w:spacing w:line="252" w:lineRule="auto"/>
        <w:jc w:val="both"/>
        <w:sectPr w:rsidR="00350CFB">
          <w:pgSz w:w="11910" w:h="16840"/>
          <w:pgMar w:top="1920" w:right="708" w:bottom="2300" w:left="992" w:header="0" w:footer="2115" w:gutter="0"/>
          <w:cols w:space="720"/>
        </w:sectPr>
      </w:pPr>
    </w:p>
    <w:p w14:paraId="00DC22DC" w14:textId="77777777" w:rsidR="00350CFB" w:rsidRDefault="00283FFF">
      <w:pPr>
        <w:pStyle w:val="BodyText"/>
        <w:spacing w:before="72" w:line="396" w:lineRule="auto"/>
        <w:ind w:left="282" w:right="521" w:hanging="8"/>
        <w:jc w:val="both"/>
      </w:pPr>
      <w:r>
        <w:lastRenderedPageBreak/>
        <w:t>The divergence result also disciplines rhetoric about “on-chain reputation” as a singular object. On</w:t>
      </w:r>
      <w:r>
        <w:rPr>
          <w:spacing w:val="-9"/>
        </w:rPr>
        <w:t xml:space="preserve"> </w:t>
      </w:r>
      <w:r>
        <w:t>this</w:t>
      </w:r>
      <w:r>
        <w:rPr>
          <w:spacing w:val="-9"/>
        </w:rPr>
        <w:t xml:space="preserve"> </w:t>
      </w:r>
      <w:r>
        <w:t>cohort,</w:t>
      </w:r>
      <w:r>
        <w:rPr>
          <w:spacing w:val="-8"/>
        </w:rPr>
        <w:t xml:space="preserve"> </w:t>
      </w:r>
      <w:r>
        <w:t>reputation-from-authorization</w:t>
      </w:r>
      <w:r>
        <w:rPr>
          <w:spacing w:val="-8"/>
        </w:rPr>
        <w:t xml:space="preserve"> </w:t>
      </w:r>
      <w:r>
        <w:t>and</w:t>
      </w:r>
      <w:r>
        <w:rPr>
          <w:spacing w:val="-9"/>
        </w:rPr>
        <w:t xml:space="preserve"> </w:t>
      </w:r>
      <w:r>
        <w:t>reputation-from-transfer</w:t>
      </w:r>
      <w:r>
        <w:rPr>
          <w:spacing w:val="-8"/>
        </w:rPr>
        <w:t xml:space="preserve"> </w:t>
      </w:r>
      <w:r>
        <w:t>are</w:t>
      </w:r>
      <w:r>
        <w:rPr>
          <w:spacing w:val="-9"/>
        </w:rPr>
        <w:t xml:space="preserve"> </w:t>
      </w:r>
      <w:r>
        <w:t>empirically</w:t>
      </w:r>
      <w:r>
        <w:rPr>
          <w:spacing w:val="-8"/>
        </w:rPr>
        <w:t xml:space="preserve"> </w:t>
      </w:r>
      <w:r>
        <w:t>distinct enough that treating them as interchangeable would misstate the evidence.</w:t>
      </w:r>
      <w:r>
        <w:rPr>
          <w:spacing w:val="40"/>
        </w:rPr>
        <w:t xml:space="preserve"> </w:t>
      </w:r>
      <w:r>
        <w:t xml:space="preserve">Chapter </w:t>
      </w:r>
      <w:hyperlink w:anchor="_bookmark114" w:history="1">
        <w:r>
          <w:t>5</w:t>
        </w:r>
      </w:hyperlink>
      <w:r>
        <w:t xml:space="preserve"> returns to the practical implication:</w:t>
      </w:r>
      <w:r>
        <w:rPr>
          <w:spacing w:val="32"/>
        </w:rPr>
        <w:t xml:space="preserve"> </w:t>
      </w:r>
      <w:r>
        <w:t xml:space="preserve">method choice should follow the trust construct a protocol needs, not a </w:t>
      </w:r>
      <w:bookmarkStart w:id="321" w:name="Supplementary_GF-PR_ceiling_analysis_(SR"/>
      <w:bookmarkStart w:id="322" w:name="_bookmark112"/>
      <w:bookmarkEnd w:id="321"/>
      <w:bookmarkEnd w:id="322"/>
      <w:r>
        <w:t>generic preference for any PageRank variant.</w:t>
      </w:r>
    </w:p>
    <w:p w14:paraId="00DC22DD" w14:textId="77777777" w:rsidR="00350CFB" w:rsidRDefault="00350CFB">
      <w:pPr>
        <w:pStyle w:val="BodyText"/>
        <w:spacing w:before="164"/>
      </w:pPr>
    </w:p>
    <w:p w14:paraId="00DC22DE" w14:textId="77777777" w:rsidR="00350CFB" w:rsidRDefault="00283FFF">
      <w:pPr>
        <w:pStyle w:val="Heading2"/>
        <w:numPr>
          <w:ilvl w:val="1"/>
          <w:numId w:val="26"/>
        </w:numPr>
        <w:tabs>
          <w:tab w:val="left" w:pos="783"/>
        </w:tabs>
        <w:ind w:left="783" w:hanging="501"/>
      </w:pPr>
      <w:r>
        <w:t>Supplementary</w:t>
      </w:r>
      <w:r>
        <w:rPr>
          <w:spacing w:val="16"/>
        </w:rPr>
        <w:t xml:space="preserve"> </w:t>
      </w:r>
      <w:r>
        <w:t>GF-PR</w:t>
      </w:r>
      <w:r>
        <w:rPr>
          <w:spacing w:val="17"/>
        </w:rPr>
        <w:t xml:space="preserve"> </w:t>
      </w:r>
      <w:r>
        <w:t>ceiling</w:t>
      </w:r>
      <w:r>
        <w:rPr>
          <w:spacing w:val="17"/>
        </w:rPr>
        <w:t xml:space="preserve"> </w:t>
      </w:r>
      <w:r>
        <w:t>analysis</w:t>
      </w:r>
      <w:r>
        <w:rPr>
          <w:spacing w:val="17"/>
        </w:rPr>
        <w:t xml:space="preserve"> </w:t>
      </w:r>
      <w:r>
        <w:t>(SRQ1</w:t>
      </w:r>
      <w:r>
        <w:rPr>
          <w:spacing w:val="17"/>
        </w:rPr>
        <w:t xml:space="preserve"> </w:t>
      </w:r>
      <w:r>
        <w:t>/</w:t>
      </w:r>
      <w:r>
        <w:rPr>
          <w:spacing w:val="17"/>
        </w:rPr>
        <w:t xml:space="preserve"> </w:t>
      </w:r>
      <w:r>
        <w:rPr>
          <w:spacing w:val="-4"/>
        </w:rPr>
        <w:t>SC1)</w:t>
      </w:r>
    </w:p>
    <w:p w14:paraId="00DC22DF" w14:textId="77777777" w:rsidR="00350CFB" w:rsidRDefault="00350CFB">
      <w:pPr>
        <w:pStyle w:val="BodyText"/>
        <w:spacing w:before="24"/>
        <w:rPr>
          <w:b/>
          <w:sz w:val="28"/>
        </w:rPr>
      </w:pPr>
    </w:p>
    <w:p w14:paraId="00DC22E0" w14:textId="77777777" w:rsidR="00350CFB" w:rsidRDefault="00283FFF">
      <w:pPr>
        <w:pStyle w:val="BodyText"/>
        <w:spacing w:line="388" w:lineRule="auto"/>
        <w:ind w:left="282" w:right="523"/>
        <w:jc w:val="both"/>
      </w:pPr>
      <w:r>
        <w:t>GF-PR</w:t>
      </w:r>
      <w:r>
        <w:rPr>
          <w:spacing w:val="-13"/>
        </w:rPr>
        <w:t xml:space="preserve"> </w:t>
      </w:r>
      <w:r>
        <w:t>was</w:t>
      </w:r>
      <w:r>
        <w:rPr>
          <w:spacing w:val="-13"/>
        </w:rPr>
        <w:t xml:space="preserve"> </w:t>
      </w:r>
      <w:r>
        <w:t>added</w:t>
      </w:r>
      <w:r>
        <w:rPr>
          <w:spacing w:val="-13"/>
        </w:rPr>
        <w:t xml:space="preserve"> </w:t>
      </w:r>
      <w:r>
        <w:t>during</w:t>
      </w:r>
      <w:r>
        <w:rPr>
          <w:spacing w:val="-13"/>
        </w:rPr>
        <w:t xml:space="preserve"> </w:t>
      </w:r>
      <w:r>
        <w:t>empirical</w:t>
      </w:r>
      <w:r>
        <w:rPr>
          <w:spacing w:val="-13"/>
        </w:rPr>
        <w:t xml:space="preserve"> </w:t>
      </w:r>
      <w:r>
        <w:t>work</w:t>
      </w:r>
      <w:r>
        <w:rPr>
          <w:spacing w:val="-13"/>
        </w:rPr>
        <w:t xml:space="preserve"> </w:t>
      </w:r>
      <w:r>
        <w:t>to</w:t>
      </w:r>
      <w:r>
        <w:rPr>
          <w:spacing w:val="-13"/>
        </w:rPr>
        <w:t xml:space="preserve"> </w:t>
      </w:r>
      <w:r>
        <w:t>bound</w:t>
      </w:r>
      <w:r>
        <w:rPr>
          <w:spacing w:val="-13"/>
        </w:rPr>
        <w:t xml:space="preserve"> </w:t>
      </w:r>
      <w:r>
        <w:t>trading-outcome</w:t>
      </w:r>
      <w:r>
        <w:rPr>
          <w:spacing w:val="-13"/>
        </w:rPr>
        <w:t xml:space="preserve"> </w:t>
      </w:r>
      <w:r>
        <w:t>proxy</w:t>
      </w:r>
      <w:r>
        <w:rPr>
          <w:spacing w:val="-13"/>
        </w:rPr>
        <w:t xml:space="preserve"> </w:t>
      </w:r>
      <w:r>
        <w:t>alignment</w:t>
      </w:r>
      <w:r>
        <w:rPr>
          <w:spacing w:val="-13"/>
        </w:rPr>
        <w:t xml:space="preserve"> </w:t>
      </w:r>
      <w:r>
        <w:t>when</w:t>
      </w:r>
      <w:r>
        <w:rPr>
          <w:spacing w:val="-13"/>
        </w:rPr>
        <w:t xml:space="preserve"> </w:t>
      </w:r>
      <w:r>
        <w:t>ranking directly on outcome flow rather than social edges.</w:t>
      </w:r>
      <w:r>
        <w:rPr>
          <w:spacing w:val="34"/>
        </w:rPr>
        <w:t xml:space="preserve"> </w:t>
      </w:r>
      <w:r>
        <w:t xml:space="preserve">Table </w:t>
      </w:r>
      <w:hyperlink w:anchor="_bookmark101" w:history="1">
        <w:r>
          <w:t>4.7</w:t>
        </w:r>
      </w:hyperlink>
      <w:r>
        <w:t xml:space="preserve"> (row 3) shows GF-PR achieving the highest</w:t>
      </w:r>
      <w:r>
        <w:rPr>
          <w:spacing w:val="-13"/>
        </w:rPr>
        <w:t xml:space="preserve"> </w:t>
      </w:r>
      <w:r>
        <w:t>mean</w:t>
      </w:r>
      <w:r>
        <w:rPr>
          <w:spacing w:val="-13"/>
        </w:rPr>
        <w:t xml:space="preserve"> </w:t>
      </w:r>
      <w:r>
        <w:rPr>
          <w:i/>
        </w:rPr>
        <w:t>τ</w:t>
      </w:r>
      <w:r>
        <w:rPr>
          <w:i/>
          <w:spacing w:val="14"/>
        </w:rPr>
        <w:t xml:space="preserve"> </w:t>
      </w:r>
      <w:r>
        <w:t>on</w:t>
      </w:r>
      <w:r>
        <w:rPr>
          <w:spacing w:val="-13"/>
        </w:rPr>
        <w:t xml:space="preserve"> </w:t>
      </w:r>
      <w:r>
        <w:t>inverse</w:t>
      </w:r>
      <w:r>
        <w:rPr>
          <w:spacing w:val="-13"/>
        </w:rPr>
        <w:t xml:space="preserve"> </w:t>
      </w:r>
      <w:r>
        <w:t>risk</w:t>
      </w:r>
      <w:r>
        <w:rPr>
          <w:spacing w:val="-13"/>
        </w:rPr>
        <w:t xml:space="preserve"> </w:t>
      </w:r>
      <w:r>
        <w:t>(0</w:t>
      </w:r>
      <w:r>
        <w:rPr>
          <w:i/>
        </w:rPr>
        <w:t>.</w:t>
      </w:r>
      <w:r>
        <w:t>376)</w:t>
      </w:r>
      <w:r>
        <w:rPr>
          <w:spacing w:val="-13"/>
        </w:rPr>
        <w:t xml:space="preserve"> </w:t>
      </w:r>
      <w:r>
        <w:t>and</w:t>
      </w:r>
      <w:r>
        <w:rPr>
          <w:spacing w:val="-13"/>
        </w:rPr>
        <w:t xml:space="preserve"> </w:t>
      </w:r>
      <w:r>
        <w:t>trading</w:t>
      </w:r>
      <w:r>
        <w:rPr>
          <w:spacing w:val="-13"/>
        </w:rPr>
        <w:t xml:space="preserve"> </w:t>
      </w:r>
      <w:r>
        <w:t>success</w:t>
      </w:r>
      <w:r>
        <w:rPr>
          <w:spacing w:val="-13"/>
        </w:rPr>
        <w:t xml:space="preserve"> </w:t>
      </w:r>
      <w:r>
        <w:t>(0</w:t>
      </w:r>
      <w:r>
        <w:rPr>
          <w:i/>
        </w:rPr>
        <w:t>.</w:t>
      </w:r>
      <w:r>
        <w:t>583)</w:t>
      </w:r>
      <w:r>
        <w:rPr>
          <w:spacing w:val="-13"/>
        </w:rPr>
        <w:t xml:space="preserve"> </w:t>
      </w:r>
      <w:r>
        <w:t>among</w:t>
      </w:r>
      <w:r>
        <w:rPr>
          <w:spacing w:val="-13"/>
        </w:rPr>
        <w:t xml:space="preserve"> </w:t>
      </w:r>
      <w:r>
        <w:t>all</w:t>
      </w:r>
      <w:r>
        <w:rPr>
          <w:spacing w:val="-13"/>
        </w:rPr>
        <w:t xml:space="preserve"> </w:t>
      </w:r>
      <w:r>
        <w:t>methods.</w:t>
      </w:r>
      <w:r>
        <w:rPr>
          <w:spacing w:val="15"/>
        </w:rPr>
        <w:t xml:space="preserve"> </w:t>
      </w:r>
      <w:r>
        <w:t>This</w:t>
      </w:r>
      <w:r>
        <w:rPr>
          <w:spacing w:val="-13"/>
        </w:rPr>
        <w:t xml:space="preserve"> </w:t>
      </w:r>
      <w:r>
        <w:t>pattern is expected by construction:</w:t>
      </w:r>
      <w:r>
        <w:rPr>
          <w:spacing w:val="25"/>
        </w:rPr>
        <w:t xml:space="preserve"> </w:t>
      </w:r>
      <w:r>
        <w:t>GF-PR’s</w:t>
      </w:r>
      <w:r>
        <w:rPr>
          <w:spacing w:val="-1"/>
        </w:rPr>
        <w:t xml:space="preserve"> </w:t>
      </w:r>
      <w:r>
        <w:t>POOL/SINK star graph is built from the same GMX</w:t>
      </w:r>
      <w:r>
        <w:rPr>
          <w:spacing w:val="-1"/>
        </w:rPr>
        <w:t xml:space="preserve"> </w:t>
      </w:r>
      <w:r>
        <w:rPr>
          <w:rFonts w:ascii="Courier New" w:hAnsi="Courier New"/>
        </w:rPr>
        <w:t>Posi tionDecrease</w:t>
      </w:r>
      <w:r>
        <w:rPr>
          <w:rFonts w:ascii="Courier New" w:hAnsi="Courier New"/>
          <w:spacing w:val="-36"/>
        </w:rPr>
        <w:t xml:space="preserve"> </w:t>
      </w:r>
      <w:r>
        <w:t>PnL</w:t>
      </w:r>
      <w:r>
        <w:rPr>
          <w:spacing w:val="-15"/>
        </w:rPr>
        <w:t xml:space="preserve"> </w:t>
      </w:r>
      <w:r>
        <w:t>stream</w:t>
      </w:r>
      <w:r>
        <w:rPr>
          <w:spacing w:val="-15"/>
        </w:rPr>
        <w:t xml:space="preserve"> </w:t>
      </w:r>
      <w:r>
        <w:t>used</w:t>
      </w:r>
      <w:r>
        <w:rPr>
          <w:spacing w:val="-8"/>
        </w:rPr>
        <w:t xml:space="preserve"> </w:t>
      </w:r>
      <w:r>
        <w:t>to define trading-success and inverse-risk proxies.</w:t>
      </w:r>
      <w:r>
        <w:rPr>
          <w:spacing w:val="40"/>
        </w:rPr>
        <w:t xml:space="preserve"> </w:t>
      </w:r>
      <w:r>
        <w:t>The result illustrates</w:t>
      </w:r>
      <w:r>
        <w:rPr>
          <w:spacing w:val="-3"/>
        </w:rPr>
        <w:t xml:space="preserve"> </w:t>
      </w:r>
      <w:r>
        <w:rPr>
          <w:i/>
        </w:rPr>
        <w:t>construct</w:t>
      </w:r>
      <w:r>
        <w:rPr>
          <w:i/>
          <w:spacing w:val="-3"/>
        </w:rPr>
        <w:t xml:space="preserve"> </w:t>
      </w:r>
      <w:r>
        <w:rPr>
          <w:i/>
        </w:rPr>
        <w:t>overlap</w:t>
      </w:r>
      <w:r>
        <w:t>—shared</w:t>
      </w:r>
      <w:r>
        <w:rPr>
          <w:spacing w:val="-3"/>
        </w:rPr>
        <w:t xml:space="preserve"> </w:t>
      </w:r>
      <w:r>
        <w:t>input</w:t>
      </w:r>
      <w:r>
        <w:rPr>
          <w:spacing w:val="-3"/>
        </w:rPr>
        <w:t xml:space="preserve"> </w:t>
      </w:r>
      <w:r>
        <w:t>semantics</w:t>
      </w:r>
      <w:r>
        <w:rPr>
          <w:spacing w:val="-3"/>
        </w:rPr>
        <w:t xml:space="preserve"> </w:t>
      </w:r>
      <w:r>
        <w:t>inflate</w:t>
      </w:r>
      <w:r>
        <w:rPr>
          <w:spacing w:val="-3"/>
        </w:rPr>
        <w:t xml:space="preserve"> </w:t>
      </w:r>
      <w:r>
        <w:t>alignment</w:t>
      </w:r>
      <w:r>
        <w:rPr>
          <w:spacing w:val="-3"/>
        </w:rPr>
        <w:t xml:space="preserve"> </w:t>
      </w:r>
      <w:r>
        <w:t>without</w:t>
      </w:r>
      <w:r>
        <w:rPr>
          <w:spacing w:val="-3"/>
        </w:rPr>
        <w:t xml:space="preserve"> </w:t>
      </w:r>
      <w:r>
        <w:t>implying</w:t>
      </w:r>
      <w:r>
        <w:rPr>
          <w:spacing w:val="-3"/>
        </w:rPr>
        <w:t xml:space="preserve"> </w:t>
      </w:r>
      <w:r>
        <w:t>that</w:t>
      </w:r>
      <w:r>
        <w:rPr>
          <w:spacing w:val="-3"/>
        </w:rPr>
        <w:t xml:space="preserve"> </w:t>
      </w:r>
      <w:r>
        <w:t>GF-PR measures deployable social reputation.</w:t>
      </w:r>
    </w:p>
    <w:p w14:paraId="00DC22E1" w14:textId="77777777" w:rsidR="00350CFB" w:rsidRDefault="00283FFF">
      <w:pPr>
        <w:pStyle w:val="BodyText"/>
        <w:spacing w:before="39" w:line="396" w:lineRule="auto"/>
        <w:ind w:left="282" w:right="521" w:hanging="8"/>
        <w:jc w:val="both"/>
      </w:pPr>
      <w:r>
        <w:rPr>
          <w:w w:val="105"/>
        </w:rPr>
        <w:t>Two</w:t>
      </w:r>
      <w:r>
        <w:rPr>
          <w:spacing w:val="-16"/>
          <w:w w:val="105"/>
        </w:rPr>
        <w:t xml:space="preserve"> </w:t>
      </w:r>
      <w:r>
        <w:rPr>
          <w:w w:val="105"/>
        </w:rPr>
        <w:t>further</w:t>
      </w:r>
      <w:r>
        <w:rPr>
          <w:spacing w:val="-16"/>
          <w:w w:val="105"/>
        </w:rPr>
        <w:t xml:space="preserve"> </w:t>
      </w:r>
      <w:r>
        <w:rPr>
          <w:w w:val="105"/>
        </w:rPr>
        <w:t>observations</w:t>
      </w:r>
      <w:r>
        <w:rPr>
          <w:spacing w:val="-16"/>
          <w:w w:val="105"/>
        </w:rPr>
        <w:t xml:space="preserve"> </w:t>
      </w:r>
      <w:r>
        <w:rPr>
          <w:w w:val="105"/>
        </w:rPr>
        <w:t>clarify</w:t>
      </w:r>
      <w:r>
        <w:rPr>
          <w:spacing w:val="-15"/>
          <w:w w:val="105"/>
        </w:rPr>
        <w:t xml:space="preserve"> </w:t>
      </w:r>
      <w:r>
        <w:rPr>
          <w:w w:val="105"/>
        </w:rPr>
        <w:t>the</w:t>
      </w:r>
      <w:r>
        <w:rPr>
          <w:spacing w:val="-16"/>
          <w:w w:val="105"/>
        </w:rPr>
        <w:t xml:space="preserve"> </w:t>
      </w:r>
      <w:r>
        <w:rPr>
          <w:w w:val="105"/>
        </w:rPr>
        <w:t>ceiling’s</w:t>
      </w:r>
      <w:r>
        <w:rPr>
          <w:spacing w:val="-16"/>
          <w:w w:val="105"/>
        </w:rPr>
        <w:t xml:space="preserve"> </w:t>
      </w:r>
      <w:r>
        <w:rPr>
          <w:w w:val="105"/>
        </w:rPr>
        <w:t>role.</w:t>
      </w:r>
      <w:r>
        <w:rPr>
          <w:spacing w:val="-16"/>
          <w:w w:val="105"/>
        </w:rPr>
        <w:t xml:space="preserve"> </w:t>
      </w:r>
      <w:r>
        <w:rPr>
          <w:w w:val="105"/>
        </w:rPr>
        <w:t>First,</w:t>
      </w:r>
      <w:r>
        <w:rPr>
          <w:spacing w:val="-15"/>
          <w:w w:val="105"/>
        </w:rPr>
        <w:t xml:space="preserve"> </w:t>
      </w:r>
      <w:r>
        <w:rPr>
          <w:w w:val="105"/>
        </w:rPr>
        <w:t>GF-PR</w:t>
      </w:r>
      <w:r>
        <w:rPr>
          <w:spacing w:val="-16"/>
          <w:w w:val="105"/>
        </w:rPr>
        <w:t xml:space="preserve"> </w:t>
      </w:r>
      <w:r>
        <w:rPr>
          <w:w w:val="105"/>
        </w:rPr>
        <w:t>is</w:t>
      </w:r>
      <w:r>
        <w:rPr>
          <w:spacing w:val="-16"/>
          <w:w w:val="105"/>
        </w:rPr>
        <w:t xml:space="preserve"> </w:t>
      </w:r>
      <w:r>
        <w:rPr>
          <w:w w:val="105"/>
        </w:rPr>
        <w:t>weak</w:t>
      </w:r>
      <w:r>
        <w:rPr>
          <w:spacing w:val="-16"/>
          <w:w w:val="105"/>
        </w:rPr>
        <w:t xml:space="preserve"> </w:t>
      </w:r>
      <w:r>
        <w:rPr>
          <w:w w:val="105"/>
        </w:rPr>
        <w:t>on</w:t>
      </w:r>
      <w:r>
        <w:rPr>
          <w:spacing w:val="-15"/>
          <w:w w:val="105"/>
        </w:rPr>
        <w:t xml:space="preserve"> </w:t>
      </w:r>
      <w:r>
        <w:rPr>
          <w:w w:val="105"/>
        </w:rPr>
        <w:t>allowance</w:t>
      </w:r>
      <w:r>
        <w:rPr>
          <w:spacing w:val="-16"/>
          <w:w w:val="105"/>
        </w:rPr>
        <w:t xml:space="preserve"> </w:t>
      </w:r>
      <w:r>
        <w:rPr>
          <w:w w:val="105"/>
        </w:rPr>
        <w:t>and</w:t>
      </w:r>
      <w:r>
        <w:rPr>
          <w:spacing w:val="-16"/>
          <w:w w:val="105"/>
        </w:rPr>
        <w:t xml:space="preserve"> </w:t>
      </w:r>
      <w:r>
        <w:rPr>
          <w:w w:val="105"/>
        </w:rPr>
        <w:t xml:space="preserve">only </w:t>
      </w:r>
      <w:r>
        <w:t>modest</w:t>
      </w:r>
      <w:r>
        <w:rPr>
          <w:spacing w:val="-7"/>
        </w:rPr>
        <w:t xml:space="preserve"> </w:t>
      </w:r>
      <w:r>
        <w:t>on</w:t>
      </w:r>
      <w:r>
        <w:rPr>
          <w:spacing w:val="-7"/>
        </w:rPr>
        <w:t xml:space="preserve"> </w:t>
      </w:r>
      <w:r>
        <w:t>transfer,</w:t>
      </w:r>
      <w:r>
        <w:rPr>
          <w:spacing w:val="-7"/>
        </w:rPr>
        <w:t xml:space="preserve"> </w:t>
      </w:r>
      <w:r>
        <w:t>confirming</w:t>
      </w:r>
      <w:r>
        <w:rPr>
          <w:spacing w:val="-7"/>
        </w:rPr>
        <w:t xml:space="preserve"> </w:t>
      </w:r>
      <w:r>
        <w:t>that</w:t>
      </w:r>
      <w:r>
        <w:rPr>
          <w:spacing w:val="-6"/>
        </w:rPr>
        <w:t xml:space="preserve"> </w:t>
      </w:r>
      <w:r>
        <w:t>outcome-native</w:t>
      </w:r>
      <w:r>
        <w:rPr>
          <w:spacing w:val="-6"/>
        </w:rPr>
        <w:t xml:space="preserve"> </w:t>
      </w:r>
      <w:r>
        <w:t>flow</w:t>
      </w:r>
      <w:r>
        <w:rPr>
          <w:spacing w:val="-7"/>
        </w:rPr>
        <w:t xml:space="preserve"> </w:t>
      </w:r>
      <w:r>
        <w:t>does</w:t>
      </w:r>
      <w:r>
        <w:rPr>
          <w:spacing w:val="-7"/>
        </w:rPr>
        <w:t xml:space="preserve"> </w:t>
      </w:r>
      <w:r>
        <w:t>not</w:t>
      </w:r>
      <w:r>
        <w:rPr>
          <w:spacing w:val="-6"/>
        </w:rPr>
        <w:t xml:space="preserve"> </w:t>
      </w:r>
      <w:r>
        <w:t>recover</w:t>
      </w:r>
      <w:r>
        <w:rPr>
          <w:spacing w:val="-7"/>
        </w:rPr>
        <w:t xml:space="preserve"> </w:t>
      </w:r>
      <w:r>
        <w:t>social-graph</w:t>
      </w:r>
      <w:r>
        <w:rPr>
          <w:spacing w:val="-7"/>
        </w:rPr>
        <w:t xml:space="preserve"> </w:t>
      </w:r>
      <w:r>
        <w:t xml:space="preserve">constructs. </w:t>
      </w:r>
      <w:r>
        <w:rPr>
          <w:w w:val="105"/>
        </w:rPr>
        <w:t>Second,</w:t>
      </w:r>
      <w:r>
        <w:rPr>
          <w:spacing w:val="-7"/>
          <w:w w:val="105"/>
        </w:rPr>
        <w:t xml:space="preserve"> </w:t>
      </w:r>
      <w:r>
        <w:rPr>
          <w:w w:val="105"/>
        </w:rPr>
        <w:t>among</w:t>
      </w:r>
      <w:r>
        <w:rPr>
          <w:spacing w:val="-10"/>
          <w:w w:val="105"/>
        </w:rPr>
        <w:t xml:space="preserve"> </w:t>
      </w:r>
      <w:r>
        <w:rPr>
          <w:w w:val="105"/>
        </w:rPr>
        <w:t>social</w:t>
      </w:r>
      <w:r>
        <w:rPr>
          <w:spacing w:val="-10"/>
          <w:w w:val="105"/>
        </w:rPr>
        <w:t xml:space="preserve"> </w:t>
      </w:r>
      <w:r>
        <w:rPr>
          <w:w w:val="105"/>
        </w:rPr>
        <w:t>methods</w:t>
      </w:r>
      <w:r>
        <w:rPr>
          <w:spacing w:val="-11"/>
          <w:w w:val="105"/>
        </w:rPr>
        <w:t xml:space="preserve"> </w:t>
      </w:r>
      <w:r>
        <w:rPr>
          <w:w w:val="105"/>
        </w:rPr>
        <w:t>on</w:t>
      </w:r>
      <w:r>
        <w:rPr>
          <w:spacing w:val="-10"/>
          <w:w w:val="105"/>
        </w:rPr>
        <w:t xml:space="preserve"> </w:t>
      </w:r>
      <w:r>
        <w:rPr>
          <w:w w:val="105"/>
        </w:rPr>
        <w:t>trading-success</w:t>
      </w:r>
      <w:r>
        <w:rPr>
          <w:spacing w:val="-11"/>
          <w:w w:val="105"/>
        </w:rPr>
        <w:t xml:space="preserve"> </w:t>
      </w:r>
      <w:r>
        <w:rPr>
          <w:w w:val="105"/>
        </w:rPr>
        <w:t>proxies,</w:t>
      </w:r>
      <w:r>
        <w:rPr>
          <w:spacing w:val="-7"/>
          <w:w w:val="105"/>
        </w:rPr>
        <w:t xml:space="preserve"> </w:t>
      </w:r>
      <w:r>
        <w:rPr>
          <w:w w:val="105"/>
        </w:rPr>
        <w:t>AWP</w:t>
      </w:r>
      <w:r>
        <w:rPr>
          <w:spacing w:val="-11"/>
          <w:w w:val="105"/>
        </w:rPr>
        <w:t xml:space="preserve"> </w:t>
      </w:r>
      <w:r>
        <w:rPr>
          <w:w w:val="105"/>
        </w:rPr>
        <w:t>(</w:t>
      </w:r>
      <w:r>
        <w:rPr>
          <w:i/>
          <w:w w:val="105"/>
        </w:rPr>
        <w:t>τ</w:t>
      </w:r>
      <w:r>
        <w:rPr>
          <w:i/>
          <w:spacing w:val="29"/>
          <w:w w:val="105"/>
        </w:rPr>
        <w:t xml:space="preserve"> </w:t>
      </w:r>
      <w:r>
        <w:rPr>
          <w:w w:val="105"/>
        </w:rPr>
        <w:t>= 0</w:t>
      </w:r>
      <w:r>
        <w:rPr>
          <w:i/>
          <w:w w:val="105"/>
        </w:rPr>
        <w:t>.</w:t>
      </w:r>
      <w:r>
        <w:rPr>
          <w:w w:val="105"/>
        </w:rPr>
        <w:t>179)</w:t>
      </w:r>
      <w:r>
        <w:rPr>
          <w:spacing w:val="-11"/>
          <w:w w:val="105"/>
        </w:rPr>
        <w:t xml:space="preserve"> </w:t>
      </w:r>
      <w:r>
        <w:rPr>
          <w:w w:val="105"/>
        </w:rPr>
        <w:t>still</w:t>
      </w:r>
      <w:r>
        <w:rPr>
          <w:spacing w:val="-10"/>
          <w:w w:val="105"/>
        </w:rPr>
        <w:t xml:space="preserve"> </w:t>
      </w:r>
      <w:r>
        <w:rPr>
          <w:w w:val="105"/>
        </w:rPr>
        <w:t>exceeds</w:t>
      </w:r>
      <w:r>
        <w:rPr>
          <w:spacing w:val="-10"/>
          <w:w w:val="105"/>
        </w:rPr>
        <w:t xml:space="preserve"> </w:t>
      </w:r>
      <w:r>
        <w:rPr>
          <w:w w:val="105"/>
        </w:rPr>
        <w:t>En-</w:t>
      </w:r>
      <w:r>
        <w:t>dorseRank (0</w:t>
      </w:r>
      <w:r>
        <w:rPr>
          <w:i/>
        </w:rPr>
        <w:t>.</w:t>
      </w:r>
      <w:r>
        <w:t>096), confirming that transfer-based social propagation aligns more strongly with trading</w:t>
      </w:r>
      <w:r>
        <w:rPr>
          <w:spacing w:val="-13"/>
        </w:rPr>
        <w:t xml:space="preserve"> </w:t>
      </w:r>
      <w:r>
        <w:t>outcomes</w:t>
      </w:r>
      <w:r>
        <w:rPr>
          <w:spacing w:val="-13"/>
        </w:rPr>
        <w:t xml:space="preserve"> </w:t>
      </w:r>
      <w:r>
        <w:t>on</w:t>
      </w:r>
      <w:r>
        <w:rPr>
          <w:spacing w:val="-13"/>
        </w:rPr>
        <w:t xml:space="preserve"> </w:t>
      </w:r>
      <w:r>
        <w:t>this</w:t>
      </w:r>
      <w:r>
        <w:rPr>
          <w:spacing w:val="-13"/>
        </w:rPr>
        <w:t xml:space="preserve"> </w:t>
      </w:r>
      <w:r>
        <w:t>cohort</w:t>
      </w:r>
      <w:r>
        <w:rPr>
          <w:spacing w:val="-13"/>
        </w:rPr>
        <w:t xml:space="preserve"> </w:t>
      </w:r>
      <w:r>
        <w:t>than</w:t>
      </w:r>
      <w:r>
        <w:rPr>
          <w:spacing w:val="-13"/>
        </w:rPr>
        <w:t xml:space="preserve"> </w:t>
      </w:r>
      <w:r>
        <w:t>allowance-based</w:t>
      </w:r>
      <w:r>
        <w:rPr>
          <w:spacing w:val="-13"/>
        </w:rPr>
        <w:t xml:space="preserve"> </w:t>
      </w:r>
      <w:r>
        <w:t>propagation,</w:t>
      </w:r>
      <w:r>
        <w:rPr>
          <w:spacing w:val="-12"/>
        </w:rPr>
        <w:t xml:space="preserve"> </w:t>
      </w:r>
      <w:r>
        <w:t>independent</w:t>
      </w:r>
      <w:r>
        <w:rPr>
          <w:spacing w:val="-13"/>
        </w:rPr>
        <w:t xml:space="preserve"> </w:t>
      </w:r>
      <w:r>
        <w:t>of</w:t>
      </w:r>
      <w:r>
        <w:rPr>
          <w:spacing w:val="-13"/>
        </w:rPr>
        <w:t xml:space="preserve"> </w:t>
      </w:r>
      <w:r>
        <w:t>the</w:t>
      </w:r>
      <w:r>
        <w:rPr>
          <w:spacing w:val="-13"/>
        </w:rPr>
        <w:t xml:space="preserve"> </w:t>
      </w:r>
      <w:r>
        <w:t>GF-PR</w:t>
      </w:r>
      <w:r>
        <w:rPr>
          <w:spacing w:val="-13"/>
        </w:rPr>
        <w:t xml:space="preserve"> </w:t>
      </w:r>
      <w:r>
        <w:t>ceil-</w:t>
      </w:r>
      <w:r>
        <w:rPr>
          <w:spacing w:val="-4"/>
          <w:w w:val="105"/>
        </w:rPr>
        <w:t>ing.</w:t>
      </w:r>
    </w:p>
    <w:p w14:paraId="00DC22E2" w14:textId="77777777" w:rsidR="00350CFB" w:rsidRDefault="00283FFF">
      <w:pPr>
        <w:pStyle w:val="BodyText"/>
        <w:spacing w:before="21" w:line="396" w:lineRule="auto"/>
        <w:ind w:left="282" w:right="523" w:hanging="8"/>
        <w:jc w:val="both"/>
      </w:pPr>
      <w:r>
        <w:t>The</w:t>
      </w:r>
      <w:r>
        <w:rPr>
          <w:spacing w:val="-9"/>
        </w:rPr>
        <w:t xml:space="preserve"> </w:t>
      </w:r>
      <w:r>
        <w:t>ceiling</w:t>
      </w:r>
      <w:r>
        <w:rPr>
          <w:spacing w:val="-9"/>
        </w:rPr>
        <w:t xml:space="preserve"> </w:t>
      </w:r>
      <w:r>
        <w:t>is</w:t>
      </w:r>
      <w:r>
        <w:rPr>
          <w:spacing w:val="-9"/>
        </w:rPr>
        <w:t xml:space="preserve"> </w:t>
      </w:r>
      <w:r>
        <w:t>therefore</w:t>
      </w:r>
      <w:r>
        <w:rPr>
          <w:spacing w:val="-9"/>
        </w:rPr>
        <w:t xml:space="preserve"> </w:t>
      </w:r>
      <w:r>
        <w:t>a</w:t>
      </w:r>
      <w:r>
        <w:rPr>
          <w:spacing w:val="-9"/>
        </w:rPr>
        <w:t xml:space="preserve"> </w:t>
      </w:r>
      <w:r>
        <w:t>diagnostic</w:t>
      </w:r>
      <w:r>
        <w:rPr>
          <w:spacing w:val="-9"/>
        </w:rPr>
        <w:t xml:space="preserve"> </w:t>
      </w:r>
      <w:r>
        <w:t>for</w:t>
      </w:r>
      <w:r>
        <w:rPr>
          <w:spacing w:val="-9"/>
        </w:rPr>
        <w:t xml:space="preserve"> </w:t>
      </w:r>
      <w:r>
        <w:t>evaluation</w:t>
      </w:r>
      <w:r>
        <w:rPr>
          <w:spacing w:val="-9"/>
        </w:rPr>
        <w:t xml:space="preserve"> </w:t>
      </w:r>
      <w:r>
        <w:t>design,</w:t>
      </w:r>
      <w:r>
        <w:rPr>
          <w:spacing w:val="-8"/>
        </w:rPr>
        <w:t xml:space="preserve"> </w:t>
      </w:r>
      <w:r>
        <w:t>not</w:t>
      </w:r>
      <w:r>
        <w:rPr>
          <w:spacing w:val="-9"/>
        </w:rPr>
        <w:t xml:space="preserve"> </w:t>
      </w:r>
      <w:r>
        <w:t>a</w:t>
      </w:r>
      <w:r>
        <w:rPr>
          <w:spacing w:val="-9"/>
        </w:rPr>
        <w:t xml:space="preserve"> </w:t>
      </w:r>
      <w:r>
        <w:t>competitor</w:t>
      </w:r>
      <w:r>
        <w:rPr>
          <w:spacing w:val="-9"/>
        </w:rPr>
        <w:t xml:space="preserve"> </w:t>
      </w:r>
      <w:r>
        <w:t>in</w:t>
      </w:r>
      <w:r>
        <w:rPr>
          <w:spacing w:val="-9"/>
        </w:rPr>
        <w:t xml:space="preserve"> </w:t>
      </w:r>
      <w:r>
        <w:t>the</w:t>
      </w:r>
      <w:r>
        <w:rPr>
          <w:spacing w:val="-9"/>
        </w:rPr>
        <w:t xml:space="preserve"> </w:t>
      </w:r>
      <w:r>
        <w:t>primary</w:t>
      </w:r>
      <w:r>
        <w:rPr>
          <w:spacing w:val="-9"/>
        </w:rPr>
        <w:t xml:space="preserve"> </w:t>
      </w:r>
      <w:r>
        <w:t>compar-ison. When</w:t>
      </w:r>
      <w:r>
        <w:rPr>
          <w:spacing w:val="-3"/>
        </w:rPr>
        <w:t xml:space="preserve"> </w:t>
      </w:r>
      <w:r>
        <w:t>a</w:t>
      </w:r>
      <w:r>
        <w:rPr>
          <w:spacing w:val="-3"/>
        </w:rPr>
        <w:t xml:space="preserve"> </w:t>
      </w:r>
      <w:r>
        <w:t>validation</w:t>
      </w:r>
      <w:r>
        <w:rPr>
          <w:spacing w:val="-3"/>
        </w:rPr>
        <w:t xml:space="preserve"> </w:t>
      </w:r>
      <w:r>
        <w:t>proxy</w:t>
      </w:r>
      <w:r>
        <w:rPr>
          <w:spacing w:val="-3"/>
        </w:rPr>
        <w:t xml:space="preserve"> </w:t>
      </w:r>
      <w:r>
        <w:t>shares</w:t>
      </w:r>
      <w:r>
        <w:rPr>
          <w:spacing w:val="-3"/>
        </w:rPr>
        <w:t xml:space="preserve"> </w:t>
      </w:r>
      <w:r>
        <w:t>inputs</w:t>
      </w:r>
      <w:r>
        <w:rPr>
          <w:spacing w:val="-3"/>
        </w:rPr>
        <w:t xml:space="preserve"> </w:t>
      </w:r>
      <w:r>
        <w:t>with</w:t>
      </w:r>
      <w:r>
        <w:rPr>
          <w:spacing w:val="-3"/>
        </w:rPr>
        <w:t xml:space="preserve"> </w:t>
      </w:r>
      <w:r>
        <w:t>a</w:t>
      </w:r>
      <w:r>
        <w:rPr>
          <w:spacing w:val="-3"/>
        </w:rPr>
        <w:t xml:space="preserve"> </w:t>
      </w:r>
      <w:r>
        <w:t>ranking</w:t>
      </w:r>
      <w:r>
        <w:rPr>
          <w:spacing w:val="-3"/>
        </w:rPr>
        <w:t xml:space="preserve"> </w:t>
      </w:r>
      <w:r>
        <w:t>method,</w:t>
      </w:r>
      <w:r>
        <w:rPr>
          <w:spacing w:val="-2"/>
        </w:rPr>
        <w:t xml:space="preserve"> </w:t>
      </w:r>
      <w:r>
        <w:t>high</w:t>
      </w:r>
      <w:r>
        <w:rPr>
          <w:spacing w:val="-2"/>
        </w:rPr>
        <w:t xml:space="preserve"> </w:t>
      </w:r>
      <w:r>
        <w:rPr>
          <w:i/>
        </w:rPr>
        <w:t>τ</w:t>
      </w:r>
      <w:r>
        <w:rPr>
          <w:i/>
          <w:spacing w:val="24"/>
        </w:rPr>
        <w:t xml:space="preserve"> </w:t>
      </w:r>
      <w:r>
        <w:t>is</w:t>
      </w:r>
      <w:r>
        <w:rPr>
          <w:spacing w:val="-3"/>
        </w:rPr>
        <w:t xml:space="preserve"> </w:t>
      </w:r>
      <w:r>
        <w:t>uninformative</w:t>
      </w:r>
      <w:r>
        <w:rPr>
          <w:spacing w:val="-3"/>
        </w:rPr>
        <w:t xml:space="preserve"> </w:t>
      </w:r>
      <w:r>
        <w:t>about social</w:t>
      </w:r>
      <w:r>
        <w:rPr>
          <w:spacing w:val="-15"/>
        </w:rPr>
        <w:t xml:space="preserve"> </w:t>
      </w:r>
      <w:r>
        <w:t>reputation</w:t>
      </w:r>
      <w:r>
        <w:rPr>
          <w:spacing w:val="-15"/>
        </w:rPr>
        <w:t xml:space="preserve"> </w:t>
      </w:r>
      <w:r>
        <w:t>quality.</w:t>
      </w:r>
      <w:r>
        <w:rPr>
          <w:spacing w:val="2"/>
        </w:rPr>
        <w:t xml:space="preserve"> </w:t>
      </w:r>
      <w:r>
        <w:t>Researchers</w:t>
      </w:r>
      <w:r>
        <w:rPr>
          <w:spacing w:val="-15"/>
        </w:rPr>
        <w:t xml:space="preserve"> </w:t>
      </w:r>
      <w:r>
        <w:t>comparing</w:t>
      </w:r>
      <w:r>
        <w:rPr>
          <w:spacing w:val="-15"/>
        </w:rPr>
        <w:t xml:space="preserve"> </w:t>
      </w:r>
      <w:r>
        <w:t>EndorseRank</w:t>
      </w:r>
      <w:r>
        <w:rPr>
          <w:spacing w:val="-15"/>
        </w:rPr>
        <w:t xml:space="preserve"> </w:t>
      </w:r>
      <w:r>
        <w:t>and</w:t>
      </w:r>
      <w:r>
        <w:rPr>
          <w:spacing w:val="-15"/>
        </w:rPr>
        <w:t xml:space="preserve"> </w:t>
      </w:r>
      <w:r>
        <w:t>AWP</w:t>
      </w:r>
      <w:r>
        <w:rPr>
          <w:spacing w:val="-15"/>
        </w:rPr>
        <w:t xml:space="preserve"> </w:t>
      </w:r>
      <w:r>
        <w:t>on</w:t>
      </w:r>
      <w:r>
        <w:rPr>
          <w:spacing w:val="-15"/>
        </w:rPr>
        <w:t xml:space="preserve"> </w:t>
      </w:r>
      <w:r>
        <w:t>trading-outcome</w:t>
      </w:r>
      <w:r>
        <w:rPr>
          <w:spacing w:val="-15"/>
        </w:rPr>
        <w:t xml:space="preserve"> </w:t>
      </w:r>
      <w:r>
        <w:t>fam-ilies</w:t>
      </w:r>
      <w:r>
        <w:rPr>
          <w:spacing w:val="-4"/>
        </w:rPr>
        <w:t xml:space="preserve"> </w:t>
      </w:r>
      <w:r>
        <w:t>should</w:t>
      </w:r>
      <w:r>
        <w:rPr>
          <w:spacing w:val="-4"/>
        </w:rPr>
        <w:t xml:space="preserve"> </w:t>
      </w:r>
      <w:r>
        <w:t>treat</w:t>
      </w:r>
      <w:r>
        <w:rPr>
          <w:spacing w:val="-4"/>
        </w:rPr>
        <w:t xml:space="preserve"> </w:t>
      </w:r>
      <w:r>
        <w:t>GF-PR’s</w:t>
      </w:r>
      <w:r>
        <w:rPr>
          <w:spacing w:val="-4"/>
        </w:rPr>
        <w:t xml:space="preserve"> </w:t>
      </w:r>
      <w:r>
        <w:rPr>
          <w:i/>
        </w:rPr>
        <w:t>τ</w:t>
      </w:r>
      <w:r>
        <w:rPr>
          <w:i/>
          <w:spacing w:val="23"/>
        </w:rPr>
        <w:t xml:space="preserve"> </w:t>
      </w:r>
      <w:r>
        <w:t>as</w:t>
      </w:r>
      <w:r>
        <w:rPr>
          <w:spacing w:val="-4"/>
        </w:rPr>
        <w:t xml:space="preserve"> </w:t>
      </w:r>
      <w:r>
        <w:t>an</w:t>
      </w:r>
      <w:r>
        <w:rPr>
          <w:spacing w:val="-4"/>
        </w:rPr>
        <w:t xml:space="preserve"> </w:t>
      </w:r>
      <w:r>
        <w:t>upper</w:t>
      </w:r>
      <w:r>
        <w:rPr>
          <w:spacing w:val="-4"/>
        </w:rPr>
        <w:t xml:space="preserve"> </w:t>
      </w:r>
      <w:r>
        <w:t>reference</w:t>
      </w:r>
      <w:r>
        <w:rPr>
          <w:spacing w:val="-4"/>
        </w:rPr>
        <w:t xml:space="preserve"> </w:t>
      </w:r>
      <w:r>
        <w:t>that</w:t>
      </w:r>
      <w:r>
        <w:rPr>
          <w:spacing w:val="-4"/>
        </w:rPr>
        <w:t xml:space="preserve"> </w:t>
      </w:r>
      <w:r>
        <w:t>flags</w:t>
      </w:r>
      <w:r>
        <w:rPr>
          <w:spacing w:val="-4"/>
        </w:rPr>
        <w:t xml:space="preserve"> </w:t>
      </w:r>
      <w:r>
        <w:t>how</w:t>
      </w:r>
      <w:r>
        <w:rPr>
          <w:spacing w:val="-4"/>
        </w:rPr>
        <w:t xml:space="preserve"> </w:t>
      </w:r>
      <w:r>
        <w:t>much</w:t>
      </w:r>
      <w:r>
        <w:rPr>
          <w:spacing w:val="-4"/>
        </w:rPr>
        <w:t xml:space="preserve"> </w:t>
      </w:r>
      <w:r>
        <w:t>alignment</w:t>
      </w:r>
      <w:r>
        <w:rPr>
          <w:spacing w:val="-4"/>
        </w:rPr>
        <w:t xml:space="preserve"> </w:t>
      </w:r>
      <w:r>
        <w:t>is</w:t>
      </w:r>
      <w:r>
        <w:rPr>
          <w:spacing w:val="-4"/>
        </w:rPr>
        <w:t xml:space="preserve"> </w:t>
      </w:r>
      <w:r>
        <w:t>achievable</w:t>
      </w:r>
      <w:r>
        <w:rPr>
          <w:spacing w:val="-4"/>
        </w:rPr>
        <w:t xml:space="preserve"> </w:t>
      </w:r>
      <w:r>
        <w:t xml:space="preserve">by construction, then interpret social-method </w:t>
      </w:r>
      <w:r>
        <w:rPr>
          <w:i/>
        </w:rPr>
        <w:t>τ</w:t>
      </w:r>
      <w:r>
        <w:rPr>
          <w:i/>
          <w:spacing w:val="39"/>
        </w:rPr>
        <w:t xml:space="preserve"> </w:t>
      </w:r>
      <w:r>
        <w:t>values relative to that reference and to each other.</w:t>
      </w:r>
    </w:p>
    <w:p w14:paraId="00DC22E3" w14:textId="77777777" w:rsidR="00350CFB" w:rsidRDefault="00283FFF">
      <w:pPr>
        <w:pStyle w:val="BodyText"/>
        <w:spacing w:line="357" w:lineRule="exact"/>
        <w:ind w:left="274"/>
        <w:jc w:val="both"/>
      </w:pPr>
      <w:r>
        <w:t>The</w:t>
      </w:r>
      <w:r>
        <w:rPr>
          <w:spacing w:val="-3"/>
        </w:rPr>
        <w:t xml:space="preserve"> </w:t>
      </w:r>
      <w:r>
        <w:t>near-perfect</w:t>
      </w:r>
      <w:r>
        <w:rPr>
          <w:spacing w:val="-3"/>
        </w:rPr>
        <w:t xml:space="preserve"> </w:t>
      </w:r>
      <w:r>
        <w:t>GF-PR</w:t>
      </w:r>
      <w:r>
        <w:rPr>
          <w:spacing w:val="-3"/>
        </w:rPr>
        <w:t xml:space="preserve"> </w:t>
      </w:r>
      <w:r>
        <w:t>alignment</w:t>
      </w:r>
      <w:r>
        <w:rPr>
          <w:spacing w:val="-3"/>
        </w:rPr>
        <w:t xml:space="preserve"> </w:t>
      </w:r>
      <w:r>
        <w:t>with</w:t>
      </w:r>
      <w:r>
        <w:rPr>
          <w:spacing w:val="-3"/>
        </w:rPr>
        <w:t xml:space="preserve"> </w:t>
      </w:r>
      <w:r>
        <w:t>the</w:t>
      </w:r>
      <w:r>
        <w:rPr>
          <w:spacing w:val="-3"/>
        </w:rPr>
        <w:t xml:space="preserve"> </w:t>
      </w:r>
      <w:r>
        <w:t>realized-gain</w:t>
      </w:r>
      <w:r>
        <w:rPr>
          <w:spacing w:val="-3"/>
        </w:rPr>
        <w:t xml:space="preserve"> </w:t>
      </w:r>
      <w:r>
        <w:t>proxy</w:t>
      </w:r>
      <w:r>
        <w:rPr>
          <w:spacing w:val="-3"/>
        </w:rPr>
        <w:t xml:space="preserve"> </w:t>
      </w:r>
      <w:r>
        <w:t>(</w:t>
      </w:r>
      <w:r>
        <w:rPr>
          <w:i/>
        </w:rPr>
        <w:t>τ</w:t>
      </w:r>
      <w:r>
        <w:rPr>
          <w:i/>
          <w:spacing w:val="30"/>
        </w:rPr>
        <w:t xml:space="preserve"> </w:t>
      </w:r>
      <w:r>
        <w:rPr>
          <w:rFonts w:ascii="Arial Unicode MS" w:hAnsi="Arial Unicode MS"/>
        </w:rPr>
        <w:t>≈</w:t>
      </w:r>
      <w:r>
        <w:rPr>
          <w:rFonts w:ascii="Arial Unicode MS" w:hAnsi="Arial Unicode MS"/>
          <w:spacing w:val="-3"/>
        </w:rPr>
        <w:t xml:space="preserve"> </w:t>
      </w:r>
      <w:r>
        <w:t>0</w:t>
      </w:r>
      <w:r>
        <w:rPr>
          <w:i/>
        </w:rPr>
        <w:t>.</w:t>
      </w:r>
      <w:r>
        <w:t>999</w:t>
      </w:r>
      <w:r>
        <w:rPr>
          <w:spacing w:val="-3"/>
        </w:rPr>
        <w:t xml:space="preserve"> </w:t>
      </w:r>
      <w:r>
        <w:t>in</w:t>
      </w:r>
      <w:r>
        <w:rPr>
          <w:spacing w:val="-2"/>
        </w:rPr>
        <w:t xml:space="preserve"> </w:t>
      </w:r>
      <w:r>
        <w:t>Table</w:t>
      </w:r>
      <w:r>
        <w:rPr>
          <w:spacing w:val="-3"/>
        </w:rPr>
        <w:t xml:space="preserve"> </w:t>
      </w:r>
      <w:hyperlink w:anchor="_bookmark108" w:history="1">
        <w:r>
          <w:t>4.12</w:t>
        </w:r>
      </w:hyperlink>
      <w:r>
        <w:t>)</w:t>
      </w:r>
      <w:r>
        <w:rPr>
          <w:spacing w:val="-3"/>
        </w:rPr>
        <w:t xml:space="preserve"> </w:t>
      </w:r>
      <w:r>
        <w:t>is</w:t>
      </w:r>
      <w:r>
        <w:rPr>
          <w:spacing w:val="-3"/>
        </w:rPr>
        <w:t xml:space="preserve"> </w:t>
      </w:r>
      <w:r>
        <w:rPr>
          <w:spacing w:val="-2"/>
        </w:rPr>
        <w:t>espe-</w:t>
      </w:r>
    </w:p>
    <w:p w14:paraId="00DC22E4" w14:textId="77777777" w:rsidR="00350CFB" w:rsidRDefault="00350CFB">
      <w:pPr>
        <w:pStyle w:val="BodyText"/>
        <w:spacing w:line="357" w:lineRule="exact"/>
        <w:jc w:val="both"/>
        <w:sectPr w:rsidR="00350CFB">
          <w:pgSz w:w="11910" w:h="16840"/>
          <w:pgMar w:top="1840" w:right="708" w:bottom="2300" w:left="992" w:header="0" w:footer="2115" w:gutter="0"/>
          <w:cols w:space="720"/>
        </w:sectPr>
      </w:pPr>
    </w:p>
    <w:p w14:paraId="00DC22E5" w14:textId="77777777" w:rsidR="00350CFB" w:rsidRDefault="00283FFF">
      <w:pPr>
        <w:pStyle w:val="BodyText"/>
        <w:spacing w:before="72" w:line="396" w:lineRule="auto"/>
        <w:ind w:left="282" w:right="524"/>
        <w:jc w:val="both"/>
      </w:pPr>
      <w:r>
        <w:lastRenderedPageBreak/>
        <w:t>cially instructive.</w:t>
      </w:r>
      <w:r>
        <w:rPr>
          <w:spacing w:val="34"/>
        </w:rPr>
        <w:t xml:space="preserve"> </w:t>
      </w:r>
      <w:r>
        <w:t xml:space="preserve">It shows that the evaluation pipeline can recover extremely high </w:t>
      </w:r>
      <w:r>
        <w:rPr>
          <w:i/>
        </w:rPr>
        <w:t>τ</w:t>
      </w:r>
      <w:r>
        <w:rPr>
          <w:i/>
          <w:spacing w:val="31"/>
        </w:rPr>
        <w:t xml:space="preserve"> </w:t>
      </w:r>
      <w:r>
        <w:t>when inputs and</w:t>
      </w:r>
      <w:r>
        <w:rPr>
          <w:spacing w:val="-4"/>
        </w:rPr>
        <w:t xml:space="preserve"> </w:t>
      </w:r>
      <w:r>
        <w:t>proxies</w:t>
      </w:r>
      <w:r>
        <w:rPr>
          <w:spacing w:val="-4"/>
        </w:rPr>
        <w:t xml:space="preserve"> </w:t>
      </w:r>
      <w:r>
        <w:t>coincide,</w:t>
      </w:r>
      <w:r>
        <w:rPr>
          <w:spacing w:val="-4"/>
        </w:rPr>
        <w:t xml:space="preserve"> </w:t>
      </w:r>
      <w:r>
        <w:t>so</w:t>
      </w:r>
      <w:r>
        <w:rPr>
          <w:spacing w:val="-4"/>
        </w:rPr>
        <w:t xml:space="preserve"> </w:t>
      </w:r>
      <w:r>
        <w:t>the</w:t>
      </w:r>
      <w:r>
        <w:rPr>
          <w:spacing w:val="-4"/>
        </w:rPr>
        <w:t xml:space="preserve"> </w:t>
      </w:r>
      <w:r>
        <w:t>moderate</w:t>
      </w:r>
      <w:r>
        <w:rPr>
          <w:spacing w:val="-4"/>
        </w:rPr>
        <w:t xml:space="preserve"> </w:t>
      </w:r>
      <w:r>
        <w:t>social-method</w:t>
      </w:r>
      <w:r>
        <w:rPr>
          <w:spacing w:val="-4"/>
        </w:rPr>
        <w:t xml:space="preserve"> </w:t>
      </w:r>
      <w:r>
        <w:t>values</w:t>
      </w:r>
      <w:r>
        <w:rPr>
          <w:spacing w:val="-4"/>
        </w:rPr>
        <w:t xml:space="preserve"> </w:t>
      </w:r>
      <w:r>
        <w:t>are</w:t>
      </w:r>
      <w:r>
        <w:rPr>
          <w:spacing w:val="-4"/>
        </w:rPr>
        <w:t xml:space="preserve"> </w:t>
      </w:r>
      <w:r>
        <w:t>not</w:t>
      </w:r>
      <w:r>
        <w:rPr>
          <w:spacing w:val="-4"/>
        </w:rPr>
        <w:t xml:space="preserve"> </w:t>
      </w:r>
      <w:r>
        <w:t>an</w:t>
      </w:r>
      <w:r>
        <w:rPr>
          <w:spacing w:val="-4"/>
        </w:rPr>
        <w:t xml:space="preserve"> </w:t>
      </w:r>
      <w:r>
        <w:t>artifact</w:t>
      </w:r>
      <w:r>
        <w:rPr>
          <w:spacing w:val="-4"/>
        </w:rPr>
        <w:t xml:space="preserve"> </w:t>
      </w:r>
      <w:r>
        <w:t>of</w:t>
      </w:r>
      <w:r>
        <w:rPr>
          <w:spacing w:val="-4"/>
        </w:rPr>
        <w:t xml:space="preserve"> </w:t>
      </w:r>
      <w:r>
        <w:t>a</w:t>
      </w:r>
      <w:r>
        <w:rPr>
          <w:spacing w:val="-4"/>
        </w:rPr>
        <w:t xml:space="preserve"> </w:t>
      </w:r>
      <w:r>
        <w:t>broken</w:t>
      </w:r>
      <w:r>
        <w:rPr>
          <w:spacing w:val="-4"/>
        </w:rPr>
        <w:t xml:space="preserve"> </w:t>
      </w:r>
      <w:r>
        <w:t>correla-tion</w:t>
      </w:r>
      <w:r>
        <w:rPr>
          <w:spacing w:val="-6"/>
        </w:rPr>
        <w:t xml:space="preserve"> </w:t>
      </w:r>
      <w:r>
        <w:t>implementation. Low-to-moderate</w:t>
      </w:r>
      <w:r>
        <w:rPr>
          <w:spacing w:val="-6"/>
        </w:rPr>
        <w:t xml:space="preserve"> </w:t>
      </w:r>
      <w:r>
        <w:t>social-method</w:t>
      </w:r>
      <w:r>
        <w:rPr>
          <w:spacing w:val="-6"/>
        </w:rPr>
        <w:t xml:space="preserve"> </w:t>
      </w:r>
      <w:r>
        <w:rPr>
          <w:i/>
        </w:rPr>
        <w:t>τ</w:t>
      </w:r>
      <w:r>
        <w:rPr>
          <w:i/>
          <w:spacing w:val="21"/>
        </w:rPr>
        <w:t xml:space="preserve"> </w:t>
      </w:r>
      <w:r>
        <w:t>on</w:t>
      </w:r>
      <w:r>
        <w:rPr>
          <w:spacing w:val="-6"/>
        </w:rPr>
        <w:t xml:space="preserve"> </w:t>
      </w:r>
      <w:r>
        <w:t>trading</w:t>
      </w:r>
      <w:r>
        <w:rPr>
          <w:spacing w:val="-6"/>
        </w:rPr>
        <w:t xml:space="preserve"> </w:t>
      </w:r>
      <w:r>
        <w:t>families</w:t>
      </w:r>
      <w:r>
        <w:rPr>
          <w:spacing w:val="-6"/>
        </w:rPr>
        <w:t xml:space="preserve"> </w:t>
      </w:r>
      <w:r>
        <w:t>reflects</w:t>
      </w:r>
      <w:r>
        <w:rPr>
          <w:spacing w:val="-6"/>
        </w:rPr>
        <w:t xml:space="preserve"> </w:t>
      </w:r>
      <w:r>
        <w:t>limited</w:t>
      </w:r>
      <w:r>
        <w:rPr>
          <w:spacing w:val="-6"/>
        </w:rPr>
        <w:t xml:space="preserve"> </w:t>
      </w:r>
      <w:r>
        <w:t>shared structure</w:t>
      </w:r>
      <w:r>
        <w:rPr>
          <w:spacing w:val="-2"/>
        </w:rPr>
        <w:t xml:space="preserve"> </w:t>
      </w:r>
      <w:r>
        <w:t>between</w:t>
      </w:r>
      <w:r>
        <w:rPr>
          <w:spacing w:val="-2"/>
        </w:rPr>
        <w:t xml:space="preserve"> </w:t>
      </w:r>
      <w:r>
        <w:t>social</w:t>
      </w:r>
      <w:r>
        <w:rPr>
          <w:spacing w:val="-2"/>
        </w:rPr>
        <w:t xml:space="preserve"> </w:t>
      </w:r>
      <w:r>
        <w:t>graphs</w:t>
      </w:r>
      <w:r>
        <w:rPr>
          <w:spacing w:val="-2"/>
        </w:rPr>
        <w:t xml:space="preserve"> </w:t>
      </w:r>
      <w:r>
        <w:t>and</w:t>
      </w:r>
      <w:r>
        <w:rPr>
          <w:spacing w:val="-2"/>
        </w:rPr>
        <w:t xml:space="preserve"> </w:t>
      </w:r>
      <w:r>
        <w:t>GMX</w:t>
      </w:r>
      <w:r>
        <w:rPr>
          <w:spacing w:val="-2"/>
        </w:rPr>
        <w:t xml:space="preserve"> </w:t>
      </w:r>
      <w:r>
        <w:t>outcomes,</w:t>
      </w:r>
      <w:r>
        <w:rPr>
          <w:spacing w:val="-2"/>
        </w:rPr>
        <w:t xml:space="preserve"> </w:t>
      </w:r>
      <w:r>
        <w:t>not</w:t>
      </w:r>
      <w:r>
        <w:rPr>
          <w:spacing w:val="-2"/>
        </w:rPr>
        <w:t xml:space="preserve"> </w:t>
      </w:r>
      <w:r>
        <w:t>an</w:t>
      </w:r>
      <w:r>
        <w:rPr>
          <w:spacing w:val="-2"/>
        </w:rPr>
        <w:t xml:space="preserve"> </w:t>
      </w:r>
      <w:r>
        <w:t>inability</w:t>
      </w:r>
      <w:r>
        <w:rPr>
          <w:spacing w:val="-2"/>
        </w:rPr>
        <w:t xml:space="preserve"> </w:t>
      </w:r>
      <w:r>
        <w:t>of</w:t>
      </w:r>
      <w:r>
        <w:rPr>
          <w:spacing w:val="-2"/>
        </w:rPr>
        <w:t xml:space="preserve"> </w:t>
      </w:r>
      <w:r>
        <w:t>Kendall</w:t>
      </w:r>
      <w:r>
        <w:rPr>
          <w:spacing w:val="-2"/>
        </w:rPr>
        <w:t xml:space="preserve"> </w:t>
      </w:r>
      <w:r>
        <w:rPr>
          <w:i/>
        </w:rPr>
        <w:t>τ</w:t>
      </w:r>
      <w:r>
        <w:rPr>
          <w:i/>
          <w:spacing w:val="25"/>
        </w:rPr>
        <w:t xml:space="preserve"> </w:t>
      </w:r>
      <w:r>
        <w:t>to</w:t>
      </w:r>
      <w:r>
        <w:rPr>
          <w:spacing w:val="-2"/>
        </w:rPr>
        <w:t xml:space="preserve"> </w:t>
      </w:r>
      <w:r>
        <w:t>detect</w:t>
      </w:r>
      <w:r>
        <w:rPr>
          <w:spacing w:val="-2"/>
        </w:rPr>
        <w:t xml:space="preserve"> </w:t>
      </w:r>
      <w:r>
        <w:t>strong relationships when they exist.</w:t>
      </w:r>
    </w:p>
    <w:p w14:paraId="00DC22E6" w14:textId="77777777" w:rsidR="00350CFB" w:rsidRDefault="00283FFF">
      <w:pPr>
        <w:pStyle w:val="BodyText"/>
        <w:spacing w:before="19" w:line="396" w:lineRule="auto"/>
        <w:ind w:left="282" w:right="523"/>
        <w:jc w:val="both"/>
      </w:pPr>
      <w:r>
        <w:rPr>
          <w:b/>
        </w:rPr>
        <w:t>Supplementary claim SC1:</w:t>
      </w:r>
      <w:r>
        <w:rPr>
          <w:b/>
          <w:spacing w:val="40"/>
        </w:rPr>
        <w:t xml:space="preserve"> </w:t>
      </w:r>
      <w:r>
        <w:t xml:space="preserve">GF-PR sets an outcome-native upper bound on trading-outcome proxy alignment; high GF-PR </w:t>
      </w:r>
      <w:r>
        <w:rPr>
          <w:i/>
        </w:rPr>
        <w:t>τ</w:t>
      </w:r>
      <w:r>
        <w:rPr>
          <w:i/>
          <w:spacing w:val="29"/>
        </w:rPr>
        <w:t xml:space="preserve"> </w:t>
      </w:r>
      <w:r>
        <w:t>on the trading-success and inverse-risk families must not be read as</w:t>
      </w:r>
      <w:r>
        <w:rPr>
          <w:spacing w:val="-13"/>
        </w:rPr>
        <w:t xml:space="preserve"> </w:t>
      </w:r>
      <w:r>
        <w:t>evidence</w:t>
      </w:r>
      <w:r>
        <w:rPr>
          <w:spacing w:val="-12"/>
        </w:rPr>
        <w:t xml:space="preserve"> </w:t>
      </w:r>
      <w:r>
        <w:t>that</w:t>
      </w:r>
      <w:r>
        <w:rPr>
          <w:spacing w:val="-13"/>
        </w:rPr>
        <w:t xml:space="preserve"> </w:t>
      </w:r>
      <w:r>
        <w:t>outcome-native</w:t>
      </w:r>
      <w:r>
        <w:rPr>
          <w:spacing w:val="-12"/>
        </w:rPr>
        <w:t xml:space="preserve"> </w:t>
      </w:r>
      <w:r>
        <w:t>ranking</w:t>
      </w:r>
      <w:r>
        <w:rPr>
          <w:spacing w:val="-13"/>
        </w:rPr>
        <w:t xml:space="preserve"> </w:t>
      </w:r>
      <w:r>
        <w:t>replaces</w:t>
      </w:r>
      <w:r>
        <w:rPr>
          <w:spacing w:val="-12"/>
        </w:rPr>
        <w:t xml:space="preserve"> </w:t>
      </w:r>
      <w:r>
        <w:t>social</w:t>
      </w:r>
      <w:r>
        <w:rPr>
          <w:spacing w:val="-13"/>
        </w:rPr>
        <w:t xml:space="preserve"> </w:t>
      </w:r>
      <w:r>
        <w:t>endorsement</w:t>
      </w:r>
      <w:r>
        <w:rPr>
          <w:spacing w:val="-12"/>
        </w:rPr>
        <w:t xml:space="preserve"> </w:t>
      </w:r>
      <w:r>
        <w:t>graphs</w:t>
      </w:r>
      <w:r>
        <w:rPr>
          <w:spacing w:val="-12"/>
        </w:rPr>
        <w:t xml:space="preserve"> </w:t>
      </w:r>
      <w:r>
        <w:t>for</w:t>
      </w:r>
      <w:r>
        <w:rPr>
          <w:spacing w:val="-13"/>
        </w:rPr>
        <w:t xml:space="preserve"> </w:t>
      </w:r>
      <w:r>
        <w:t>reputation</w:t>
      </w:r>
      <w:r>
        <w:rPr>
          <w:spacing w:val="-12"/>
        </w:rPr>
        <w:t xml:space="preserve"> </w:t>
      </w:r>
      <w:r>
        <w:t>deploy-</w:t>
      </w:r>
      <w:bookmarkStart w:id="323" w:name="Primary_claims_(C1–C4)_and_supplementary"/>
      <w:bookmarkStart w:id="324" w:name="_bookmark113"/>
      <w:bookmarkEnd w:id="323"/>
      <w:bookmarkEnd w:id="324"/>
      <w:r>
        <w:rPr>
          <w:spacing w:val="-2"/>
        </w:rPr>
        <w:t>ment.</w:t>
      </w:r>
    </w:p>
    <w:p w14:paraId="00DC22E7" w14:textId="77777777" w:rsidR="00350CFB" w:rsidRDefault="00350CFB">
      <w:pPr>
        <w:pStyle w:val="BodyText"/>
        <w:spacing w:before="163"/>
      </w:pPr>
    </w:p>
    <w:p w14:paraId="00DC22E8" w14:textId="77777777" w:rsidR="00350CFB" w:rsidRDefault="00283FFF">
      <w:pPr>
        <w:pStyle w:val="Heading2"/>
        <w:numPr>
          <w:ilvl w:val="1"/>
          <w:numId w:val="26"/>
        </w:numPr>
        <w:tabs>
          <w:tab w:val="left" w:pos="783"/>
        </w:tabs>
        <w:ind w:left="783" w:hanging="501"/>
      </w:pPr>
      <w:r>
        <w:t>Primary</w:t>
      </w:r>
      <w:r>
        <w:rPr>
          <w:spacing w:val="18"/>
        </w:rPr>
        <w:t xml:space="preserve"> </w:t>
      </w:r>
      <w:r>
        <w:t>claims</w:t>
      </w:r>
      <w:r>
        <w:rPr>
          <w:spacing w:val="19"/>
        </w:rPr>
        <w:t xml:space="preserve"> </w:t>
      </w:r>
      <w:r>
        <w:t>(C1–C4)</w:t>
      </w:r>
      <w:r>
        <w:rPr>
          <w:spacing w:val="19"/>
        </w:rPr>
        <w:t xml:space="preserve"> </w:t>
      </w:r>
      <w:r>
        <w:t>and</w:t>
      </w:r>
      <w:r>
        <w:rPr>
          <w:spacing w:val="19"/>
        </w:rPr>
        <w:t xml:space="preserve"> </w:t>
      </w:r>
      <w:r>
        <w:t>supplementary</w:t>
      </w:r>
      <w:r>
        <w:rPr>
          <w:spacing w:val="18"/>
        </w:rPr>
        <w:t xml:space="preserve"> </w:t>
      </w:r>
      <w:r>
        <w:t>claim</w:t>
      </w:r>
      <w:r>
        <w:rPr>
          <w:spacing w:val="19"/>
        </w:rPr>
        <w:t xml:space="preserve"> </w:t>
      </w:r>
      <w:r>
        <w:rPr>
          <w:spacing w:val="-2"/>
        </w:rPr>
        <w:t>(SC1)</w:t>
      </w:r>
    </w:p>
    <w:p w14:paraId="00DC22E9" w14:textId="77777777" w:rsidR="00350CFB" w:rsidRDefault="00350CFB">
      <w:pPr>
        <w:pStyle w:val="BodyText"/>
        <w:spacing w:before="24"/>
        <w:rPr>
          <w:b/>
          <w:sz w:val="28"/>
        </w:rPr>
      </w:pPr>
    </w:p>
    <w:p w14:paraId="00DC22EA" w14:textId="77777777" w:rsidR="00350CFB" w:rsidRDefault="00283FFF">
      <w:pPr>
        <w:pStyle w:val="BodyText"/>
        <w:ind w:left="282"/>
        <w:jc w:val="both"/>
      </w:pPr>
      <w:r>
        <w:t>Chapter</w:t>
      </w:r>
      <w:r>
        <w:rPr>
          <w:spacing w:val="-10"/>
        </w:rPr>
        <w:t xml:space="preserve"> </w:t>
      </w:r>
      <w:r>
        <w:t>4</w:t>
      </w:r>
      <w:r>
        <w:rPr>
          <w:spacing w:val="-9"/>
        </w:rPr>
        <w:t xml:space="preserve"> </w:t>
      </w:r>
      <w:r>
        <w:t>empirical</w:t>
      </w:r>
      <w:r>
        <w:rPr>
          <w:spacing w:val="-9"/>
        </w:rPr>
        <w:t xml:space="preserve"> </w:t>
      </w:r>
      <w:r>
        <w:t>results</w:t>
      </w:r>
      <w:r>
        <w:rPr>
          <w:spacing w:val="-9"/>
        </w:rPr>
        <w:t xml:space="preserve"> </w:t>
      </w:r>
      <w:r>
        <w:t>support</w:t>
      </w:r>
      <w:r>
        <w:rPr>
          <w:spacing w:val="-10"/>
        </w:rPr>
        <w:t xml:space="preserve"> </w:t>
      </w:r>
      <w:r>
        <w:t>the</w:t>
      </w:r>
      <w:r>
        <w:rPr>
          <w:spacing w:val="-9"/>
        </w:rPr>
        <w:t xml:space="preserve"> </w:t>
      </w:r>
      <w:r>
        <w:t>following</w:t>
      </w:r>
      <w:r>
        <w:rPr>
          <w:spacing w:val="-9"/>
        </w:rPr>
        <w:t xml:space="preserve"> </w:t>
      </w:r>
      <w:r>
        <w:t>claims,</w:t>
      </w:r>
      <w:r>
        <w:rPr>
          <w:spacing w:val="-9"/>
        </w:rPr>
        <w:t xml:space="preserve"> </w:t>
      </w:r>
      <w:r>
        <w:t>aligned</w:t>
      </w:r>
      <w:r>
        <w:rPr>
          <w:spacing w:val="-9"/>
        </w:rPr>
        <w:t xml:space="preserve"> </w:t>
      </w:r>
      <w:r>
        <w:t>with</w:t>
      </w:r>
      <w:r>
        <w:rPr>
          <w:spacing w:val="-10"/>
        </w:rPr>
        <w:t xml:space="preserve"> </w:t>
      </w:r>
      <w:r>
        <w:t>Table</w:t>
      </w:r>
      <w:r>
        <w:rPr>
          <w:spacing w:val="-10"/>
        </w:rPr>
        <w:t xml:space="preserve"> </w:t>
      </w:r>
      <w:hyperlink w:anchor="_bookmark13" w:history="1">
        <w:r>
          <w:rPr>
            <w:spacing w:val="-4"/>
          </w:rPr>
          <w:t>1.3</w:t>
        </w:r>
      </w:hyperlink>
      <w:r>
        <w:rPr>
          <w:spacing w:val="-4"/>
        </w:rPr>
        <w:t>.</w:t>
      </w:r>
    </w:p>
    <w:p w14:paraId="00DC22EB" w14:textId="77777777" w:rsidR="00350CFB" w:rsidRDefault="00283FFF">
      <w:pPr>
        <w:pStyle w:val="Heading3"/>
        <w:spacing w:before="194"/>
        <w:ind w:left="282" w:firstLine="0"/>
        <w:jc w:val="both"/>
      </w:pPr>
      <w:r>
        <w:t>Primary</w:t>
      </w:r>
      <w:r>
        <w:rPr>
          <w:spacing w:val="-14"/>
        </w:rPr>
        <w:t xml:space="preserve"> </w:t>
      </w:r>
      <w:r>
        <w:t>claims</w:t>
      </w:r>
      <w:r>
        <w:rPr>
          <w:spacing w:val="-13"/>
        </w:rPr>
        <w:t xml:space="preserve"> </w:t>
      </w:r>
      <w:r>
        <w:t>(EndorseRank</w:t>
      </w:r>
      <w:r>
        <w:rPr>
          <w:spacing w:val="-13"/>
        </w:rPr>
        <w:t xml:space="preserve"> </w:t>
      </w:r>
      <w:r>
        <w:t>vs.</w:t>
      </w:r>
      <w:r>
        <w:rPr>
          <w:spacing w:val="-13"/>
        </w:rPr>
        <w:t xml:space="preserve"> </w:t>
      </w:r>
      <w:r>
        <w:rPr>
          <w:spacing w:val="-2"/>
        </w:rPr>
        <w:t>AWP):</w:t>
      </w:r>
    </w:p>
    <w:p w14:paraId="00DC22EC" w14:textId="77777777" w:rsidR="00350CFB" w:rsidRDefault="00350CFB">
      <w:pPr>
        <w:pStyle w:val="BodyText"/>
        <w:spacing w:before="24"/>
        <w:rPr>
          <w:b/>
        </w:rPr>
      </w:pPr>
    </w:p>
    <w:p w14:paraId="00DC22ED" w14:textId="77777777" w:rsidR="00350CFB" w:rsidRDefault="00283FFF">
      <w:pPr>
        <w:pStyle w:val="BodyText"/>
        <w:spacing w:line="396" w:lineRule="auto"/>
        <w:ind w:left="848" w:right="564" w:hanging="476"/>
        <w:jc w:val="right"/>
      </w:pPr>
      <w:r>
        <w:rPr>
          <w:b/>
          <w:w w:val="105"/>
        </w:rPr>
        <w:t>C1.</w:t>
      </w:r>
      <w:r>
        <w:rPr>
          <w:b/>
          <w:spacing w:val="22"/>
          <w:w w:val="105"/>
        </w:rPr>
        <w:t xml:space="preserve"> </w:t>
      </w:r>
      <w:r>
        <w:rPr>
          <w:w w:val="105"/>
        </w:rPr>
        <w:t>EndorseRank</w:t>
      </w:r>
      <w:r>
        <w:rPr>
          <w:spacing w:val="-11"/>
          <w:w w:val="105"/>
        </w:rPr>
        <w:t xml:space="preserve"> </w:t>
      </w:r>
      <w:r>
        <w:rPr>
          <w:w w:val="105"/>
        </w:rPr>
        <w:t>runtime</w:t>
      </w:r>
      <w:r>
        <w:rPr>
          <w:spacing w:val="-11"/>
          <w:w w:val="105"/>
        </w:rPr>
        <w:t xml:space="preserve"> </w:t>
      </w:r>
      <w:r>
        <w:rPr>
          <w:w w:val="105"/>
        </w:rPr>
        <w:t>is</w:t>
      </w:r>
      <w:r>
        <w:rPr>
          <w:spacing w:val="-11"/>
          <w:w w:val="105"/>
        </w:rPr>
        <w:t xml:space="preserve"> </w:t>
      </w:r>
      <w:r>
        <w:rPr>
          <w:w w:val="105"/>
        </w:rPr>
        <w:t>lower</w:t>
      </w:r>
      <w:r>
        <w:rPr>
          <w:spacing w:val="-11"/>
          <w:w w:val="105"/>
        </w:rPr>
        <w:t xml:space="preserve"> </w:t>
      </w:r>
      <w:r>
        <w:rPr>
          <w:w w:val="105"/>
        </w:rPr>
        <w:t>than</w:t>
      </w:r>
      <w:r>
        <w:rPr>
          <w:spacing w:val="-11"/>
          <w:w w:val="105"/>
        </w:rPr>
        <w:t xml:space="preserve"> </w:t>
      </w:r>
      <w:r>
        <w:rPr>
          <w:w w:val="105"/>
        </w:rPr>
        <w:t>AWP</w:t>
      </w:r>
      <w:r>
        <w:rPr>
          <w:spacing w:val="-11"/>
          <w:w w:val="105"/>
        </w:rPr>
        <w:t xml:space="preserve"> </w:t>
      </w:r>
      <w:r>
        <w:rPr>
          <w:w w:val="105"/>
        </w:rPr>
        <w:t>runtime</w:t>
      </w:r>
      <w:r>
        <w:rPr>
          <w:spacing w:val="-11"/>
          <w:w w:val="105"/>
        </w:rPr>
        <w:t xml:space="preserve"> </w:t>
      </w:r>
      <w:r>
        <w:rPr>
          <w:w w:val="105"/>
        </w:rPr>
        <w:t>on</w:t>
      </w:r>
      <w:r>
        <w:rPr>
          <w:spacing w:val="-11"/>
          <w:w w:val="105"/>
        </w:rPr>
        <w:t xml:space="preserve"> </w:t>
      </w:r>
      <w:r>
        <w:rPr>
          <w:w w:val="105"/>
        </w:rPr>
        <w:t>identical</w:t>
      </w:r>
      <w:r>
        <w:rPr>
          <w:spacing w:val="-11"/>
          <w:w w:val="105"/>
        </w:rPr>
        <w:t xml:space="preserve"> </w:t>
      </w:r>
      <w:r>
        <w:rPr>
          <w:i/>
          <w:w w:val="105"/>
        </w:rPr>
        <w:t>n</w:t>
      </w:r>
      <w:r>
        <w:rPr>
          <w:w w:val="105"/>
        </w:rPr>
        <w:t>.</w:t>
      </w:r>
      <w:r>
        <w:rPr>
          <w:spacing w:val="29"/>
          <w:w w:val="105"/>
        </w:rPr>
        <w:t xml:space="preserve"> </w:t>
      </w:r>
      <w:r>
        <w:rPr>
          <w:w w:val="105"/>
        </w:rPr>
        <w:t>On</w:t>
      </w:r>
      <w:r>
        <w:rPr>
          <w:spacing w:val="-11"/>
          <w:w w:val="105"/>
        </w:rPr>
        <w:t xml:space="preserve"> </w:t>
      </w:r>
      <w:r>
        <w:rPr>
          <w:w w:val="105"/>
        </w:rPr>
        <w:t>the</w:t>
      </w:r>
      <w:r>
        <w:rPr>
          <w:spacing w:val="-11"/>
          <w:w w:val="105"/>
        </w:rPr>
        <w:t xml:space="preserve"> </w:t>
      </w:r>
      <w:r>
        <w:rPr>
          <w:w w:val="105"/>
        </w:rPr>
        <w:t>matched</w:t>
      </w:r>
      <w:r>
        <w:rPr>
          <w:spacing w:val="-11"/>
          <w:w w:val="105"/>
        </w:rPr>
        <w:t xml:space="preserve"> </w:t>
      </w:r>
      <w:r>
        <w:rPr>
          <w:w w:val="105"/>
        </w:rPr>
        <w:t xml:space="preserve">cohort </w:t>
      </w:r>
      <w:r>
        <w:rPr>
          <w:spacing w:val="-2"/>
        </w:rPr>
        <w:t>(</w:t>
      </w:r>
      <w:r>
        <w:rPr>
          <w:i/>
          <w:spacing w:val="-2"/>
        </w:rPr>
        <w:t>n</w:t>
      </w:r>
      <w:r>
        <w:rPr>
          <w:i/>
          <w:spacing w:val="13"/>
        </w:rPr>
        <w:t xml:space="preserve"> </w:t>
      </w:r>
      <w:r>
        <w:rPr>
          <w:spacing w:val="-2"/>
        </w:rPr>
        <w:t>=</w:t>
      </w:r>
      <w:r>
        <w:rPr>
          <w:spacing w:val="14"/>
        </w:rPr>
        <w:t xml:space="preserve"> </w:t>
      </w:r>
      <w:r>
        <w:rPr>
          <w:spacing w:val="-2"/>
        </w:rPr>
        <w:t>5</w:t>
      </w:r>
      <w:r>
        <w:rPr>
          <w:i/>
          <w:spacing w:val="-2"/>
        </w:rPr>
        <w:t>,</w:t>
      </w:r>
      <w:r>
        <w:rPr>
          <w:spacing w:val="-2"/>
        </w:rPr>
        <w:t>521),</w:t>
      </w:r>
      <w:r>
        <w:rPr>
          <w:spacing w:val="-7"/>
        </w:rPr>
        <w:t xml:space="preserve"> </w:t>
      </w:r>
      <w:r>
        <w:rPr>
          <w:spacing w:val="-2"/>
        </w:rPr>
        <w:t>EndorseRank</w:t>
      </w:r>
      <w:r>
        <w:rPr>
          <w:spacing w:val="-11"/>
        </w:rPr>
        <w:t xml:space="preserve"> </w:t>
      </w:r>
      <w:r>
        <w:rPr>
          <w:spacing w:val="-2"/>
        </w:rPr>
        <w:t>completes</w:t>
      </w:r>
      <w:r>
        <w:rPr>
          <w:spacing w:val="-9"/>
        </w:rPr>
        <w:t xml:space="preserve"> </w:t>
      </w:r>
      <w:r>
        <w:rPr>
          <w:spacing w:val="-2"/>
        </w:rPr>
        <w:t>PageRank</w:t>
      </w:r>
      <w:r>
        <w:rPr>
          <w:spacing w:val="-11"/>
        </w:rPr>
        <w:t xml:space="preserve"> </w:t>
      </w:r>
      <w:r>
        <w:rPr>
          <w:spacing w:val="-2"/>
        </w:rPr>
        <w:t>in</w:t>
      </w:r>
      <w:r>
        <w:rPr>
          <w:spacing w:val="-11"/>
        </w:rPr>
        <w:t xml:space="preserve"> </w:t>
      </w:r>
      <w:r>
        <w:rPr>
          <w:spacing w:val="-2"/>
        </w:rPr>
        <w:t>2.105</w:t>
      </w:r>
      <w:r>
        <w:rPr>
          <w:spacing w:val="-16"/>
        </w:rPr>
        <w:t xml:space="preserve"> </w:t>
      </w:r>
      <w:r>
        <w:rPr>
          <w:spacing w:val="-2"/>
        </w:rPr>
        <w:t>s</w:t>
      </w:r>
      <w:r>
        <w:rPr>
          <w:spacing w:val="-11"/>
        </w:rPr>
        <w:t xml:space="preserve"> </w:t>
      </w:r>
      <w:r>
        <w:rPr>
          <w:spacing w:val="-2"/>
        </w:rPr>
        <w:t>versus</w:t>
      </w:r>
      <w:r>
        <w:rPr>
          <w:spacing w:val="-10"/>
        </w:rPr>
        <w:t xml:space="preserve"> </w:t>
      </w:r>
      <w:r>
        <w:rPr>
          <w:spacing w:val="-2"/>
        </w:rPr>
        <w:t>18.711</w:t>
      </w:r>
      <w:r>
        <w:rPr>
          <w:spacing w:val="-16"/>
        </w:rPr>
        <w:t xml:space="preserve"> </w:t>
      </w:r>
      <w:r>
        <w:rPr>
          <w:spacing w:val="-2"/>
        </w:rPr>
        <w:t>s</w:t>
      </w:r>
      <w:r>
        <w:rPr>
          <w:spacing w:val="-10"/>
        </w:rPr>
        <w:t xml:space="preserve"> </w:t>
      </w:r>
      <w:r>
        <w:rPr>
          <w:spacing w:val="-2"/>
        </w:rPr>
        <w:t>for</w:t>
      </w:r>
      <w:r>
        <w:rPr>
          <w:spacing w:val="-10"/>
        </w:rPr>
        <w:t xml:space="preserve"> </w:t>
      </w:r>
      <w:r>
        <w:rPr>
          <w:spacing w:val="-2"/>
        </w:rPr>
        <w:t>AWP</w:t>
      </w:r>
      <w:r>
        <w:rPr>
          <w:spacing w:val="-11"/>
        </w:rPr>
        <w:t xml:space="preserve"> </w:t>
      </w:r>
      <w:r>
        <w:rPr>
          <w:spacing w:val="-2"/>
        </w:rPr>
        <w:t>(speedup</w:t>
      </w:r>
    </w:p>
    <w:p w14:paraId="00DC22EE" w14:textId="77777777" w:rsidR="00350CFB" w:rsidRDefault="00283FFF">
      <w:pPr>
        <w:pStyle w:val="BodyText"/>
        <w:spacing w:line="340" w:lineRule="exact"/>
        <w:ind w:right="564"/>
        <w:jc w:val="right"/>
      </w:pPr>
      <w:r>
        <w:rPr>
          <w:rFonts w:ascii="Arial Unicode MS" w:hAnsi="Arial Unicode MS"/>
        </w:rPr>
        <w:t>≈</w:t>
      </w:r>
      <w:r>
        <w:rPr>
          <w:rFonts w:ascii="Arial Unicode MS" w:hAnsi="Arial Unicode MS"/>
          <w:spacing w:val="-1"/>
        </w:rPr>
        <w:t xml:space="preserve"> </w:t>
      </w:r>
      <w:r>
        <w:t>8</w:t>
      </w:r>
      <w:r>
        <w:rPr>
          <w:i/>
        </w:rPr>
        <w:t>.</w:t>
      </w:r>
      <w:r>
        <w:t>9</w:t>
      </w:r>
      <w:r>
        <w:rPr>
          <w:rFonts w:ascii="Arial Unicode MS" w:hAnsi="Arial Unicode MS"/>
        </w:rPr>
        <w:t>×</w:t>
      </w:r>
      <w:r>
        <w:t>),</w:t>
      </w:r>
      <w:r>
        <w:rPr>
          <w:spacing w:val="-5"/>
        </w:rPr>
        <w:t xml:space="preserve"> </w:t>
      </w:r>
      <w:r>
        <w:t>with</w:t>
      </w:r>
      <w:r>
        <w:rPr>
          <w:spacing w:val="-6"/>
        </w:rPr>
        <w:t xml:space="preserve"> </w:t>
      </w:r>
      <w:r>
        <w:t>14,727</w:t>
      </w:r>
      <w:r>
        <w:rPr>
          <w:spacing w:val="-5"/>
        </w:rPr>
        <w:t xml:space="preserve"> </w:t>
      </w:r>
      <w:r>
        <w:t>vs.</w:t>
      </w:r>
      <w:r>
        <w:rPr>
          <w:spacing w:val="-6"/>
        </w:rPr>
        <w:t xml:space="preserve"> </w:t>
      </w:r>
      <w:r>
        <w:t>137,087</w:t>
      </w:r>
      <w:r>
        <w:rPr>
          <w:spacing w:val="-6"/>
        </w:rPr>
        <w:t xml:space="preserve"> </w:t>
      </w:r>
      <w:r>
        <w:t>edges</w:t>
      </w:r>
      <w:r>
        <w:rPr>
          <w:spacing w:val="-6"/>
        </w:rPr>
        <w:t xml:space="preserve"> </w:t>
      </w:r>
      <w:r>
        <w:t>(Table</w:t>
      </w:r>
      <w:r>
        <w:rPr>
          <w:spacing w:val="-6"/>
        </w:rPr>
        <w:t xml:space="preserve"> </w:t>
      </w:r>
      <w:hyperlink w:anchor="_bookmark91" w:history="1">
        <w:r>
          <w:t>4.2</w:t>
        </w:r>
      </w:hyperlink>
      <w:r>
        <w:t>).</w:t>
      </w:r>
      <w:r>
        <w:rPr>
          <w:spacing w:val="17"/>
        </w:rPr>
        <w:t xml:space="preserve"> </w:t>
      </w:r>
      <w:r>
        <w:t>On</w:t>
      </w:r>
      <w:r>
        <w:rPr>
          <w:spacing w:val="-6"/>
        </w:rPr>
        <w:t xml:space="preserve"> </w:t>
      </w:r>
      <w:r>
        <w:t>the</w:t>
      </w:r>
      <w:r>
        <w:rPr>
          <w:spacing w:val="-6"/>
        </w:rPr>
        <w:t xml:space="preserve"> </w:t>
      </w:r>
      <w:r>
        <w:t>expanded</w:t>
      </w:r>
      <w:r>
        <w:rPr>
          <w:spacing w:val="-5"/>
        </w:rPr>
        <w:t xml:space="preserve"> </w:t>
      </w:r>
      <w:r>
        <w:t>wallet</w:t>
      </w:r>
      <w:r>
        <w:rPr>
          <w:spacing w:val="-6"/>
        </w:rPr>
        <w:t xml:space="preserve"> </w:t>
      </w:r>
      <w:r>
        <w:t>pool,</w:t>
      </w:r>
      <w:r>
        <w:rPr>
          <w:spacing w:val="-5"/>
        </w:rPr>
        <w:t xml:space="preserve"> </w:t>
      </w:r>
      <w:r>
        <w:rPr>
          <w:spacing w:val="-2"/>
        </w:rPr>
        <w:t>speedups</w:t>
      </w:r>
    </w:p>
    <w:p w14:paraId="00DC22EF" w14:textId="77777777" w:rsidR="00350CFB" w:rsidRDefault="00283FFF">
      <w:pPr>
        <w:pStyle w:val="BodyText"/>
        <w:spacing w:before="38"/>
        <w:ind w:right="522"/>
        <w:jc w:val="right"/>
      </w:pPr>
      <w:r>
        <w:rPr>
          <w:w w:val="105"/>
        </w:rPr>
        <w:t>remain</w:t>
      </w:r>
      <w:r>
        <w:rPr>
          <w:spacing w:val="-2"/>
          <w:w w:val="105"/>
        </w:rPr>
        <w:t xml:space="preserve"> </w:t>
      </w:r>
      <w:r>
        <w:rPr>
          <w:rFonts w:ascii="Arial Unicode MS" w:hAnsi="Arial Unicode MS"/>
          <w:w w:val="105"/>
        </w:rPr>
        <w:t>≈</w:t>
      </w:r>
      <w:r>
        <w:rPr>
          <w:rFonts w:ascii="Arial Unicode MS" w:hAnsi="Arial Unicode MS"/>
          <w:spacing w:val="19"/>
          <w:w w:val="105"/>
        </w:rPr>
        <w:t xml:space="preserve"> </w:t>
      </w:r>
      <w:r>
        <w:rPr>
          <w:w w:val="105"/>
        </w:rPr>
        <w:t>10</w:t>
      </w:r>
      <w:r>
        <w:rPr>
          <w:i/>
          <w:w w:val="105"/>
        </w:rPr>
        <w:t>.</w:t>
      </w:r>
      <w:r>
        <w:rPr>
          <w:w w:val="105"/>
        </w:rPr>
        <w:t>4</w:t>
      </w:r>
      <w:r>
        <w:rPr>
          <w:rFonts w:ascii="Arial Unicode MS" w:hAnsi="Arial Unicode MS"/>
          <w:w w:val="105"/>
        </w:rPr>
        <w:t>×</w:t>
      </w:r>
      <w:r>
        <w:rPr>
          <w:rFonts w:ascii="Arial Unicode MS" w:hAnsi="Arial Unicode MS"/>
          <w:spacing w:val="-2"/>
          <w:w w:val="105"/>
        </w:rPr>
        <w:t xml:space="preserve"> </w:t>
      </w:r>
      <w:r>
        <w:rPr>
          <w:w w:val="105"/>
        </w:rPr>
        <w:t>at</w:t>
      </w:r>
      <w:r>
        <w:rPr>
          <w:spacing w:val="5"/>
          <w:w w:val="105"/>
        </w:rPr>
        <w:t xml:space="preserve"> </w:t>
      </w:r>
      <w:r>
        <w:rPr>
          <w:i/>
          <w:w w:val="105"/>
        </w:rPr>
        <w:t>n</w:t>
      </w:r>
      <w:r>
        <w:rPr>
          <w:i/>
          <w:spacing w:val="25"/>
          <w:w w:val="105"/>
        </w:rPr>
        <w:t xml:space="preserve"> </w:t>
      </w:r>
      <w:r>
        <w:rPr>
          <w:w w:val="105"/>
        </w:rPr>
        <w:t>=</w:t>
      </w:r>
      <w:r>
        <w:rPr>
          <w:spacing w:val="26"/>
          <w:w w:val="105"/>
        </w:rPr>
        <w:t xml:space="preserve"> </w:t>
      </w:r>
      <w:r>
        <w:rPr>
          <w:w w:val="105"/>
        </w:rPr>
        <w:t>10</w:t>
      </w:r>
      <w:r>
        <w:rPr>
          <w:i/>
          <w:w w:val="105"/>
        </w:rPr>
        <w:t>,</w:t>
      </w:r>
      <w:r>
        <w:rPr>
          <w:w w:val="105"/>
        </w:rPr>
        <w:t>000</w:t>
      </w:r>
      <w:r>
        <w:rPr>
          <w:spacing w:val="5"/>
          <w:w w:val="105"/>
        </w:rPr>
        <w:t xml:space="preserve"> </w:t>
      </w:r>
      <w:r>
        <w:rPr>
          <w:w w:val="105"/>
        </w:rPr>
        <w:t>(1.18</w:t>
      </w:r>
      <w:r>
        <w:rPr>
          <w:spacing w:val="-24"/>
          <w:w w:val="105"/>
        </w:rPr>
        <w:t xml:space="preserve"> </w:t>
      </w:r>
      <w:r>
        <w:rPr>
          <w:w w:val="105"/>
        </w:rPr>
        <w:t>s</w:t>
      </w:r>
      <w:r>
        <w:rPr>
          <w:spacing w:val="5"/>
          <w:w w:val="105"/>
        </w:rPr>
        <w:t xml:space="preserve"> </w:t>
      </w:r>
      <w:r>
        <w:rPr>
          <w:w w:val="105"/>
        </w:rPr>
        <w:t>vs.</w:t>
      </w:r>
      <w:r>
        <w:rPr>
          <w:spacing w:val="5"/>
          <w:w w:val="105"/>
        </w:rPr>
        <w:t xml:space="preserve"> </w:t>
      </w:r>
      <w:r>
        <w:rPr>
          <w:w w:val="105"/>
        </w:rPr>
        <w:t>12.28</w:t>
      </w:r>
      <w:r>
        <w:rPr>
          <w:spacing w:val="-24"/>
          <w:w w:val="105"/>
        </w:rPr>
        <w:t xml:space="preserve"> </w:t>
      </w:r>
      <w:r>
        <w:rPr>
          <w:w w:val="105"/>
        </w:rPr>
        <w:t>s)</w:t>
      </w:r>
      <w:r>
        <w:rPr>
          <w:spacing w:val="5"/>
          <w:w w:val="105"/>
        </w:rPr>
        <w:t xml:space="preserve"> </w:t>
      </w:r>
      <w:r>
        <w:rPr>
          <w:w w:val="105"/>
        </w:rPr>
        <w:t>and</w:t>
      </w:r>
      <w:r>
        <w:rPr>
          <w:spacing w:val="5"/>
          <w:w w:val="105"/>
        </w:rPr>
        <w:t xml:space="preserve"> </w:t>
      </w:r>
      <w:r>
        <w:rPr>
          <w:rFonts w:ascii="Arial Unicode MS" w:hAnsi="Arial Unicode MS"/>
          <w:w w:val="105"/>
        </w:rPr>
        <w:t>≈</w:t>
      </w:r>
      <w:r>
        <w:rPr>
          <w:rFonts w:ascii="Arial Unicode MS" w:hAnsi="Arial Unicode MS"/>
          <w:spacing w:val="19"/>
          <w:w w:val="105"/>
        </w:rPr>
        <w:t xml:space="preserve"> </w:t>
      </w:r>
      <w:r>
        <w:rPr>
          <w:w w:val="105"/>
        </w:rPr>
        <w:t>9</w:t>
      </w:r>
      <w:r>
        <w:rPr>
          <w:i/>
          <w:w w:val="105"/>
        </w:rPr>
        <w:t>.</w:t>
      </w:r>
      <w:r>
        <w:rPr>
          <w:w w:val="105"/>
        </w:rPr>
        <w:t>4</w:t>
      </w:r>
      <w:r>
        <w:rPr>
          <w:rFonts w:ascii="Arial Unicode MS" w:hAnsi="Arial Unicode MS"/>
          <w:w w:val="105"/>
        </w:rPr>
        <w:t>×</w:t>
      </w:r>
      <w:r>
        <w:rPr>
          <w:rFonts w:ascii="Arial Unicode MS" w:hAnsi="Arial Unicode MS"/>
          <w:spacing w:val="-2"/>
          <w:w w:val="105"/>
        </w:rPr>
        <w:t xml:space="preserve"> </w:t>
      </w:r>
      <w:r>
        <w:rPr>
          <w:w w:val="105"/>
        </w:rPr>
        <w:t>at</w:t>
      </w:r>
      <w:r>
        <w:rPr>
          <w:spacing w:val="4"/>
          <w:w w:val="105"/>
        </w:rPr>
        <w:t xml:space="preserve"> </w:t>
      </w:r>
      <w:r>
        <w:rPr>
          <w:i/>
          <w:w w:val="105"/>
        </w:rPr>
        <w:t>N</w:t>
      </w:r>
      <w:r>
        <w:rPr>
          <w:i/>
          <w:spacing w:val="50"/>
          <w:w w:val="105"/>
        </w:rPr>
        <w:t xml:space="preserve"> </w:t>
      </w:r>
      <w:r>
        <w:rPr>
          <w:w w:val="105"/>
        </w:rPr>
        <w:t>=</w:t>
      </w:r>
      <w:r>
        <w:rPr>
          <w:spacing w:val="25"/>
          <w:w w:val="105"/>
        </w:rPr>
        <w:t xml:space="preserve"> </w:t>
      </w:r>
      <w:r>
        <w:rPr>
          <w:w w:val="105"/>
        </w:rPr>
        <w:t>31</w:t>
      </w:r>
      <w:r>
        <w:rPr>
          <w:i/>
          <w:w w:val="105"/>
        </w:rPr>
        <w:t>,</w:t>
      </w:r>
      <w:r>
        <w:rPr>
          <w:w w:val="105"/>
        </w:rPr>
        <w:t>612</w:t>
      </w:r>
      <w:r>
        <w:rPr>
          <w:spacing w:val="5"/>
          <w:w w:val="105"/>
        </w:rPr>
        <w:t xml:space="preserve"> </w:t>
      </w:r>
      <w:r>
        <w:rPr>
          <w:w w:val="105"/>
        </w:rPr>
        <w:t>(2.29</w:t>
      </w:r>
      <w:r>
        <w:rPr>
          <w:spacing w:val="-24"/>
          <w:w w:val="105"/>
        </w:rPr>
        <w:t xml:space="preserve"> </w:t>
      </w:r>
      <w:r>
        <w:rPr>
          <w:w w:val="105"/>
        </w:rPr>
        <w:t>s</w:t>
      </w:r>
      <w:r>
        <w:rPr>
          <w:spacing w:val="5"/>
          <w:w w:val="105"/>
        </w:rPr>
        <w:t xml:space="preserve"> </w:t>
      </w:r>
      <w:r>
        <w:rPr>
          <w:spacing w:val="-5"/>
          <w:w w:val="105"/>
        </w:rPr>
        <w:t>vs.</w:t>
      </w:r>
    </w:p>
    <w:p w14:paraId="00DC22F0" w14:textId="77777777" w:rsidR="00350CFB" w:rsidRDefault="00283FFF">
      <w:pPr>
        <w:pStyle w:val="BodyText"/>
        <w:spacing w:before="119"/>
        <w:ind w:left="856"/>
        <w:jc w:val="both"/>
      </w:pPr>
      <w:r>
        <w:rPr>
          <w:spacing w:val="-2"/>
        </w:rPr>
        <w:t>21.40</w:t>
      </w:r>
      <w:r>
        <w:rPr>
          <w:spacing w:val="-21"/>
        </w:rPr>
        <w:t xml:space="preserve"> </w:t>
      </w:r>
      <w:r>
        <w:rPr>
          <w:spacing w:val="-2"/>
        </w:rPr>
        <w:t>s)</w:t>
      </w:r>
      <w:r>
        <w:rPr>
          <w:spacing w:val="-4"/>
        </w:rPr>
        <w:t xml:space="preserve"> </w:t>
      </w:r>
      <w:r>
        <w:rPr>
          <w:spacing w:val="-2"/>
        </w:rPr>
        <w:t>(Table</w:t>
      </w:r>
      <w:r>
        <w:rPr>
          <w:spacing w:val="-3"/>
        </w:rPr>
        <w:t xml:space="preserve"> </w:t>
      </w:r>
      <w:hyperlink w:anchor="_bookmark93" w:history="1">
        <w:r>
          <w:rPr>
            <w:spacing w:val="-2"/>
          </w:rPr>
          <w:t>4.3</w:t>
        </w:r>
      </w:hyperlink>
      <w:r>
        <w:rPr>
          <w:spacing w:val="-2"/>
        </w:rPr>
        <w:t>).</w:t>
      </w:r>
    </w:p>
    <w:p w14:paraId="00DC22F1" w14:textId="77777777" w:rsidR="00350CFB" w:rsidRDefault="00283FFF">
      <w:pPr>
        <w:pStyle w:val="BodyText"/>
        <w:spacing w:before="217" w:line="396" w:lineRule="auto"/>
        <w:ind w:left="856" w:right="524" w:hanging="484"/>
        <w:jc w:val="both"/>
      </w:pPr>
      <w:r>
        <w:rPr>
          <w:b/>
        </w:rPr>
        <w:t>C2.</w:t>
      </w:r>
      <w:r>
        <w:rPr>
          <w:b/>
          <w:spacing w:val="68"/>
        </w:rPr>
        <w:t xml:space="preserve"> </w:t>
      </w:r>
      <w:r>
        <w:t>EndorseRank</w:t>
      </w:r>
      <w:r>
        <w:rPr>
          <w:spacing w:val="-15"/>
        </w:rPr>
        <w:t xml:space="preserve"> </w:t>
      </w:r>
      <w:r>
        <w:t>and</w:t>
      </w:r>
      <w:r>
        <w:rPr>
          <w:spacing w:val="-15"/>
        </w:rPr>
        <w:t xml:space="preserve"> </w:t>
      </w:r>
      <w:r>
        <w:t>AWP</w:t>
      </w:r>
      <w:r>
        <w:rPr>
          <w:spacing w:val="-15"/>
        </w:rPr>
        <w:t xml:space="preserve"> </w:t>
      </w:r>
      <w:r>
        <w:t>achieve</w:t>
      </w:r>
      <w:r>
        <w:rPr>
          <w:spacing w:val="-15"/>
        </w:rPr>
        <w:t xml:space="preserve"> </w:t>
      </w:r>
      <w:r>
        <w:t>credible</w:t>
      </w:r>
      <w:r>
        <w:rPr>
          <w:spacing w:val="-15"/>
        </w:rPr>
        <w:t xml:space="preserve"> </w:t>
      </w:r>
      <w:r>
        <w:t>Spearman</w:t>
      </w:r>
      <w:r>
        <w:rPr>
          <w:spacing w:val="-15"/>
        </w:rPr>
        <w:t xml:space="preserve"> </w:t>
      </w:r>
      <w:r>
        <w:rPr>
          <w:i/>
        </w:rPr>
        <w:t>ρ</w:t>
      </w:r>
      <w:r>
        <w:t>/Kendall</w:t>
      </w:r>
      <w:r>
        <w:rPr>
          <w:spacing w:val="-15"/>
        </w:rPr>
        <w:t xml:space="preserve"> </w:t>
      </w:r>
      <w:r>
        <w:rPr>
          <w:i/>
        </w:rPr>
        <w:t>τ</w:t>
      </w:r>
      <w:r>
        <w:rPr>
          <w:i/>
          <w:spacing w:val="11"/>
        </w:rPr>
        <w:t xml:space="preserve"> </w:t>
      </w:r>
      <w:r>
        <w:t>on</w:t>
      </w:r>
      <w:r>
        <w:rPr>
          <w:spacing w:val="-15"/>
        </w:rPr>
        <w:t xml:space="preserve"> </w:t>
      </w:r>
      <w:r>
        <w:t>selected</w:t>
      </w:r>
      <w:r>
        <w:rPr>
          <w:spacing w:val="-15"/>
        </w:rPr>
        <w:t xml:space="preserve"> </w:t>
      </w:r>
      <w:r>
        <w:t>proxies</w:t>
      </w:r>
      <w:r>
        <w:rPr>
          <w:spacing w:val="-15"/>
        </w:rPr>
        <w:t xml:space="preserve"> </w:t>
      </w:r>
      <w:r>
        <w:t>under</w:t>
      </w:r>
      <w:r>
        <w:rPr>
          <w:spacing w:val="-15"/>
        </w:rPr>
        <w:t xml:space="preserve"> </w:t>
      </w:r>
      <w:r>
        <w:t>Do et</w:t>
      </w:r>
      <w:r>
        <w:rPr>
          <w:spacing w:val="-8"/>
        </w:rPr>
        <w:t xml:space="preserve"> </w:t>
      </w:r>
      <w:r>
        <w:t>al.’s</w:t>
      </w:r>
      <w:r>
        <w:rPr>
          <w:spacing w:val="-9"/>
        </w:rPr>
        <w:t xml:space="preserve"> </w:t>
      </w:r>
      <w:r>
        <w:t>framework;</w:t>
      </w:r>
      <w:r>
        <w:rPr>
          <w:spacing w:val="-8"/>
        </w:rPr>
        <w:t xml:space="preserve"> </w:t>
      </w:r>
      <w:r>
        <w:t>family-level</w:t>
      </w:r>
      <w:r>
        <w:rPr>
          <w:spacing w:val="-8"/>
        </w:rPr>
        <w:t xml:space="preserve"> </w:t>
      </w:r>
      <w:r>
        <w:t>alignment</w:t>
      </w:r>
      <w:r>
        <w:rPr>
          <w:spacing w:val="-8"/>
        </w:rPr>
        <w:t xml:space="preserve"> </w:t>
      </w:r>
      <w:r>
        <w:t>varies</w:t>
      </w:r>
      <w:r>
        <w:rPr>
          <w:spacing w:val="-9"/>
        </w:rPr>
        <w:t xml:space="preserve"> </w:t>
      </w:r>
      <w:r>
        <w:t>by</w:t>
      </w:r>
      <w:r>
        <w:rPr>
          <w:spacing w:val="-8"/>
        </w:rPr>
        <w:t xml:space="preserve"> </w:t>
      </w:r>
      <w:r>
        <w:t>construct</w:t>
      </w:r>
      <w:r>
        <w:rPr>
          <w:spacing w:val="-8"/>
        </w:rPr>
        <w:t xml:space="preserve"> </w:t>
      </w:r>
      <w:r>
        <w:t>(Tables</w:t>
      </w:r>
      <w:r>
        <w:rPr>
          <w:spacing w:val="-10"/>
        </w:rPr>
        <w:t xml:space="preserve"> </w:t>
      </w:r>
      <w:hyperlink w:anchor="_bookmark104" w:history="1">
        <w:r>
          <w:t>4.8</w:t>
        </w:r>
      </w:hyperlink>
      <w:r>
        <w:t>–</w:t>
      </w:r>
      <w:hyperlink w:anchor="_bookmark108" w:history="1">
        <w:r>
          <w:t>4.12</w:t>
        </w:r>
      </w:hyperlink>
      <w:r>
        <w:t>). EndorseR-</w:t>
      </w:r>
      <w:r>
        <w:rPr>
          <w:w w:val="105"/>
        </w:rPr>
        <w:t xml:space="preserve">ank’s allowance mean </w:t>
      </w:r>
      <w:r>
        <w:rPr>
          <w:i/>
          <w:w w:val="105"/>
        </w:rPr>
        <w:t>τ</w:t>
      </w:r>
      <w:r>
        <w:rPr>
          <w:i/>
          <w:spacing w:val="40"/>
          <w:w w:val="105"/>
        </w:rPr>
        <w:t xml:space="preserve"> </w:t>
      </w:r>
      <w:r>
        <w:rPr>
          <w:w w:val="105"/>
        </w:rPr>
        <w:t>= 0</w:t>
      </w:r>
      <w:r>
        <w:rPr>
          <w:i/>
          <w:w w:val="105"/>
        </w:rPr>
        <w:t>.</w:t>
      </w:r>
      <w:r>
        <w:rPr>
          <w:w w:val="105"/>
        </w:rPr>
        <w:t xml:space="preserve">355 and AWP’s transfer mean </w:t>
      </w:r>
      <w:r>
        <w:rPr>
          <w:i/>
          <w:w w:val="105"/>
        </w:rPr>
        <w:t>τ</w:t>
      </w:r>
      <w:r>
        <w:rPr>
          <w:i/>
          <w:spacing w:val="40"/>
          <w:w w:val="105"/>
        </w:rPr>
        <w:t xml:space="preserve"> </w:t>
      </w:r>
      <w:r>
        <w:rPr>
          <w:w w:val="105"/>
        </w:rPr>
        <w:t>= 0</w:t>
      </w:r>
      <w:r>
        <w:rPr>
          <w:i/>
          <w:w w:val="105"/>
        </w:rPr>
        <w:t>.</w:t>
      </w:r>
      <w:r>
        <w:rPr>
          <w:w w:val="105"/>
        </w:rPr>
        <w:t>534 are the primary-</w:t>
      </w:r>
      <w:r>
        <w:t>construct anchors; secondary axes are weaker but non-negligible where reported.</w:t>
      </w:r>
    </w:p>
    <w:p w14:paraId="00DC22F2" w14:textId="77777777" w:rsidR="00350CFB" w:rsidRDefault="00283FFF">
      <w:pPr>
        <w:pStyle w:val="BodyText"/>
        <w:spacing w:before="41" w:line="316" w:lineRule="auto"/>
        <w:ind w:left="856" w:right="522" w:hanging="484"/>
        <w:jc w:val="both"/>
      </w:pPr>
      <w:r>
        <w:rPr>
          <w:b/>
          <w:w w:val="105"/>
        </w:rPr>
        <w:t>C3. Construct-specific</w:t>
      </w:r>
      <w:r>
        <w:rPr>
          <w:b/>
          <w:spacing w:val="-1"/>
          <w:w w:val="105"/>
        </w:rPr>
        <w:t xml:space="preserve"> </w:t>
      </w:r>
      <w:r>
        <w:rPr>
          <w:b/>
          <w:w w:val="105"/>
        </w:rPr>
        <w:t>alignment:</w:t>
      </w:r>
      <w:r>
        <w:rPr>
          <w:b/>
          <w:spacing w:val="35"/>
          <w:w w:val="105"/>
        </w:rPr>
        <w:t xml:space="preserve"> </w:t>
      </w:r>
      <w:r>
        <w:rPr>
          <w:w w:val="105"/>
        </w:rPr>
        <w:t>EndorseRank</w:t>
      </w:r>
      <w:r>
        <w:rPr>
          <w:spacing w:val="-1"/>
          <w:w w:val="105"/>
        </w:rPr>
        <w:t xml:space="preserve"> </w:t>
      </w:r>
      <w:r>
        <w:rPr>
          <w:w w:val="105"/>
        </w:rPr>
        <w:t>exceeds</w:t>
      </w:r>
      <w:r>
        <w:rPr>
          <w:spacing w:val="-1"/>
          <w:w w:val="105"/>
        </w:rPr>
        <w:t xml:space="preserve"> </w:t>
      </w:r>
      <w:r>
        <w:rPr>
          <w:w w:val="105"/>
        </w:rPr>
        <w:t>AWP</w:t>
      </w:r>
      <w:r>
        <w:rPr>
          <w:spacing w:val="-1"/>
          <w:w w:val="105"/>
        </w:rPr>
        <w:t xml:space="preserve"> </w:t>
      </w:r>
      <w:r>
        <w:rPr>
          <w:w w:val="105"/>
        </w:rPr>
        <w:t>on</w:t>
      </w:r>
      <w:r>
        <w:rPr>
          <w:spacing w:val="-1"/>
          <w:w w:val="105"/>
        </w:rPr>
        <w:t xml:space="preserve"> </w:t>
      </w:r>
      <w:r>
        <w:rPr>
          <w:w w:val="105"/>
        </w:rPr>
        <w:t>allowance</w:t>
      </w:r>
      <w:r>
        <w:rPr>
          <w:spacing w:val="-1"/>
          <w:w w:val="105"/>
        </w:rPr>
        <w:t xml:space="preserve"> </w:t>
      </w:r>
      <w:r>
        <w:rPr>
          <w:w w:val="105"/>
        </w:rPr>
        <w:t>proxies</w:t>
      </w:r>
      <w:r>
        <w:rPr>
          <w:spacing w:val="-1"/>
          <w:w w:val="105"/>
        </w:rPr>
        <w:t xml:space="preserve"> </w:t>
      </w:r>
      <w:r>
        <w:rPr>
          <w:w w:val="105"/>
        </w:rPr>
        <w:t>(</w:t>
      </w:r>
      <w:r>
        <w:rPr>
          <w:i/>
          <w:w w:val="105"/>
        </w:rPr>
        <w:t>τ</w:t>
      </w:r>
      <w:r>
        <w:rPr>
          <w:i/>
          <w:spacing w:val="40"/>
          <w:w w:val="105"/>
        </w:rPr>
        <w:t xml:space="preserve"> </w:t>
      </w:r>
      <w:r>
        <w:rPr>
          <w:w w:val="105"/>
        </w:rPr>
        <w:t>= 0</w:t>
      </w:r>
      <w:r>
        <w:rPr>
          <w:i/>
          <w:w w:val="105"/>
        </w:rPr>
        <w:t>.</w:t>
      </w:r>
      <w:r>
        <w:rPr>
          <w:w w:val="105"/>
        </w:rPr>
        <w:t>355</w:t>
      </w:r>
      <w:r>
        <w:rPr>
          <w:spacing w:val="-4"/>
          <w:w w:val="105"/>
        </w:rPr>
        <w:t xml:space="preserve"> </w:t>
      </w:r>
      <w:r>
        <w:rPr>
          <w:w w:val="105"/>
        </w:rPr>
        <w:t>vs.</w:t>
      </w:r>
      <w:r>
        <w:rPr>
          <w:spacing w:val="-4"/>
          <w:w w:val="105"/>
        </w:rPr>
        <w:t xml:space="preserve"> </w:t>
      </w:r>
      <w:r>
        <w:rPr>
          <w:rFonts w:ascii="Arial Unicode MS" w:hAnsi="Arial Unicode MS"/>
          <w:w w:val="105"/>
        </w:rPr>
        <w:t>−</w:t>
      </w:r>
      <w:r>
        <w:rPr>
          <w:w w:val="105"/>
        </w:rPr>
        <w:t>0</w:t>
      </w:r>
      <w:r>
        <w:rPr>
          <w:i/>
          <w:w w:val="105"/>
        </w:rPr>
        <w:t>.</w:t>
      </w:r>
      <w:r>
        <w:rPr>
          <w:w w:val="105"/>
        </w:rPr>
        <w:t>030); AWP</w:t>
      </w:r>
      <w:r>
        <w:rPr>
          <w:spacing w:val="-5"/>
          <w:w w:val="105"/>
        </w:rPr>
        <w:t xml:space="preserve"> </w:t>
      </w:r>
      <w:r>
        <w:rPr>
          <w:w w:val="105"/>
        </w:rPr>
        <w:t>exceeds</w:t>
      </w:r>
      <w:r>
        <w:rPr>
          <w:spacing w:val="-5"/>
          <w:w w:val="105"/>
        </w:rPr>
        <w:t xml:space="preserve"> </w:t>
      </w:r>
      <w:r>
        <w:rPr>
          <w:w w:val="105"/>
        </w:rPr>
        <w:t>EndorseRank</w:t>
      </w:r>
      <w:r>
        <w:rPr>
          <w:spacing w:val="-4"/>
          <w:w w:val="105"/>
        </w:rPr>
        <w:t xml:space="preserve"> </w:t>
      </w:r>
      <w:r>
        <w:rPr>
          <w:w w:val="105"/>
        </w:rPr>
        <w:t>on</w:t>
      </w:r>
      <w:r>
        <w:rPr>
          <w:spacing w:val="-5"/>
          <w:w w:val="105"/>
        </w:rPr>
        <w:t xml:space="preserve"> </w:t>
      </w:r>
      <w:r>
        <w:rPr>
          <w:w w:val="105"/>
        </w:rPr>
        <w:t>transfer</w:t>
      </w:r>
      <w:r>
        <w:rPr>
          <w:spacing w:val="-4"/>
          <w:w w:val="105"/>
        </w:rPr>
        <w:t xml:space="preserve"> </w:t>
      </w:r>
      <w:r>
        <w:rPr>
          <w:w w:val="105"/>
        </w:rPr>
        <w:t>(</w:t>
      </w:r>
      <w:r>
        <w:rPr>
          <w:i/>
          <w:w w:val="105"/>
        </w:rPr>
        <w:t>τ</w:t>
      </w:r>
      <w:r>
        <w:rPr>
          <w:i/>
          <w:spacing w:val="38"/>
          <w:w w:val="105"/>
        </w:rPr>
        <w:t xml:space="preserve"> </w:t>
      </w:r>
      <w:r>
        <w:rPr>
          <w:w w:val="105"/>
        </w:rPr>
        <w:t>= 0</w:t>
      </w:r>
      <w:r>
        <w:rPr>
          <w:i/>
          <w:w w:val="105"/>
        </w:rPr>
        <w:t>.</w:t>
      </w:r>
      <w:r>
        <w:rPr>
          <w:w w:val="105"/>
        </w:rPr>
        <w:t>534</w:t>
      </w:r>
      <w:r>
        <w:rPr>
          <w:spacing w:val="-4"/>
          <w:w w:val="105"/>
        </w:rPr>
        <w:t xml:space="preserve"> </w:t>
      </w:r>
      <w:r>
        <w:rPr>
          <w:w w:val="105"/>
        </w:rPr>
        <w:t>vs.</w:t>
      </w:r>
      <w:r>
        <w:rPr>
          <w:spacing w:val="-4"/>
          <w:w w:val="105"/>
        </w:rPr>
        <w:t xml:space="preserve"> </w:t>
      </w:r>
      <w:r>
        <w:rPr>
          <w:w w:val="105"/>
        </w:rPr>
        <w:t>0</w:t>
      </w:r>
      <w:r>
        <w:rPr>
          <w:i/>
          <w:w w:val="105"/>
        </w:rPr>
        <w:t>.</w:t>
      </w:r>
      <w:r>
        <w:rPr>
          <w:w w:val="105"/>
        </w:rPr>
        <w:t>333)</w:t>
      </w:r>
      <w:r>
        <w:rPr>
          <w:spacing w:val="-5"/>
          <w:w w:val="105"/>
        </w:rPr>
        <w:t xml:space="preserve"> </w:t>
      </w:r>
      <w:r>
        <w:rPr>
          <w:w w:val="105"/>
        </w:rPr>
        <w:t>and</w:t>
      </w:r>
      <w:r>
        <w:rPr>
          <w:spacing w:val="-4"/>
          <w:w w:val="105"/>
        </w:rPr>
        <w:t xml:space="preserve"> </w:t>
      </w:r>
      <w:r>
        <w:rPr>
          <w:w w:val="105"/>
        </w:rPr>
        <w:t xml:space="preserve">on </w:t>
      </w:r>
      <w:r>
        <w:t>most</w:t>
      </w:r>
      <w:r>
        <w:rPr>
          <w:spacing w:val="17"/>
        </w:rPr>
        <w:t xml:space="preserve"> </w:t>
      </w:r>
      <w:r>
        <w:t>outcome-based</w:t>
      </w:r>
      <w:r>
        <w:rPr>
          <w:spacing w:val="18"/>
        </w:rPr>
        <w:t xml:space="preserve"> </w:t>
      </w:r>
      <w:r>
        <w:t>families</w:t>
      </w:r>
      <w:r>
        <w:rPr>
          <w:spacing w:val="17"/>
        </w:rPr>
        <w:t xml:space="preserve"> </w:t>
      </w:r>
      <w:r>
        <w:t>among</w:t>
      </w:r>
      <w:r>
        <w:rPr>
          <w:spacing w:val="18"/>
        </w:rPr>
        <w:t xml:space="preserve"> </w:t>
      </w:r>
      <w:r>
        <w:t>social</w:t>
      </w:r>
      <w:r>
        <w:rPr>
          <w:spacing w:val="17"/>
        </w:rPr>
        <w:t xml:space="preserve"> </w:t>
      </w:r>
      <w:r>
        <w:t>methods,</w:t>
      </w:r>
      <w:r>
        <w:rPr>
          <w:spacing w:val="24"/>
        </w:rPr>
        <w:t xml:space="preserve"> </w:t>
      </w:r>
      <w:r>
        <w:t>including</w:t>
      </w:r>
      <w:r>
        <w:rPr>
          <w:spacing w:val="18"/>
        </w:rPr>
        <w:t xml:space="preserve"> </w:t>
      </w:r>
      <w:r>
        <w:t>trading</w:t>
      </w:r>
      <w:r>
        <w:rPr>
          <w:spacing w:val="17"/>
        </w:rPr>
        <w:t xml:space="preserve"> </w:t>
      </w:r>
      <w:r>
        <w:t>success</w:t>
      </w:r>
      <w:r>
        <w:rPr>
          <w:spacing w:val="18"/>
        </w:rPr>
        <w:t xml:space="preserve"> </w:t>
      </w:r>
      <w:r>
        <w:t>(0</w:t>
      </w:r>
      <w:r>
        <w:rPr>
          <w:i/>
        </w:rPr>
        <w:t>.</w:t>
      </w:r>
      <w:r>
        <w:t>179</w:t>
      </w:r>
      <w:r>
        <w:rPr>
          <w:spacing w:val="18"/>
        </w:rPr>
        <w:t xml:space="preserve"> </w:t>
      </w:r>
      <w:r>
        <w:rPr>
          <w:spacing w:val="-5"/>
        </w:rPr>
        <w:t>vs.</w:t>
      </w:r>
    </w:p>
    <w:p w14:paraId="00DC22F3" w14:textId="77777777" w:rsidR="00350CFB" w:rsidRDefault="00283FFF">
      <w:pPr>
        <w:pStyle w:val="BodyText"/>
        <w:spacing w:before="89"/>
        <w:ind w:left="856"/>
        <w:jc w:val="both"/>
      </w:pPr>
      <w:r>
        <w:t>0</w:t>
      </w:r>
      <w:r>
        <w:rPr>
          <w:i/>
        </w:rPr>
        <w:t>.</w:t>
      </w:r>
      <w:r>
        <w:t>096)</w:t>
      </w:r>
      <w:r>
        <w:rPr>
          <w:spacing w:val="9"/>
        </w:rPr>
        <w:t xml:space="preserve"> </w:t>
      </w:r>
      <w:r>
        <w:t>(Table</w:t>
      </w:r>
      <w:r>
        <w:rPr>
          <w:spacing w:val="9"/>
        </w:rPr>
        <w:t xml:space="preserve"> </w:t>
      </w:r>
      <w:hyperlink w:anchor="_bookmark101" w:history="1">
        <w:r>
          <w:t>4.7</w:t>
        </w:r>
      </w:hyperlink>
      <w:r>
        <w:t>).</w:t>
      </w:r>
      <w:r>
        <w:rPr>
          <w:spacing w:val="53"/>
        </w:rPr>
        <w:t xml:space="preserve"> </w:t>
      </w:r>
      <w:r>
        <w:t>Inter-method</w:t>
      </w:r>
      <w:r>
        <w:rPr>
          <w:spacing w:val="10"/>
        </w:rPr>
        <w:t xml:space="preserve"> </w:t>
      </w:r>
      <w:r>
        <w:t>rank</w:t>
      </w:r>
      <w:r>
        <w:rPr>
          <w:spacing w:val="9"/>
        </w:rPr>
        <w:t xml:space="preserve"> </w:t>
      </w:r>
      <w:r>
        <w:t>agreement</w:t>
      </w:r>
      <w:r>
        <w:rPr>
          <w:spacing w:val="9"/>
        </w:rPr>
        <w:t xml:space="preserve"> </w:t>
      </w:r>
      <w:r>
        <w:t>is</w:t>
      </w:r>
      <w:r>
        <w:rPr>
          <w:spacing w:val="9"/>
        </w:rPr>
        <w:t xml:space="preserve"> </w:t>
      </w:r>
      <w:r>
        <w:t>only</w:t>
      </w:r>
      <w:r>
        <w:rPr>
          <w:spacing w:val="9"/>
        </w:rPr>
        <w:t xml:space="preserve"> </w:t>
      </w:r>
      <w:r>
        <w:t>moderate</w:t>
      </w:r>
      <w:r>
        <w:rPr>
          <w:spacing w:val="10"/>
        </w:rPr>
        <w:t xml:space="preserve"> </w:t>
      </w:r>
      <w:r>
        <w:t>(</w:t>
      </w:r>
      <w:r>
        <w:rPr>
          <w:i/>
        </w:rPr>
        <w:t>τ</w:t>
      </w:r>
      <w:r>
        <w:rPr>
          <w:i/>
          <w:spacing w:val="57"/>
        </w:rPr>
        <w:t xml:space="preserve"> </w:t>
      </w:r>
      <w:r>
        <w:t>=</w:t>
      </w:r>
      <w:r>
        <w:rPr>
          <w:spacing w:val="31"/>
        </w:rPr>
        <w:t xml:space="preserve"> </w:t>
      </w:r>
      <w:r>
        <w:t>0</w:t>
      </w:r>
      <w:r>
        <w:rPr>
          <w:i/>
        </w:rPr>
        <w:t>.</w:t>
      </w:r>
      <w:r>
        <w:t>316),</w:t>
      </w:r>
      <w:r>
        <w:rPr>
          <w:spacing w:val="12"/>
        </w:rPr>
        <w:t xml:space="preserve"> </w:t>
      </w:r>
      <w:r>
        <w:rPr>
          <w:spacing w:val="-2"/>
        </w:rPr>
        <w:t>consistent</w:t>
      </w:r>
    </w:p>
    <w:p w14:paraId="00DC22F4" w14:textId="77777777" w:rsidR="00350CFB" w:rsidRDefault="00350CFB">
      <w:pPr>
        <w:pStyle w:val="BodyText"/>
        <w:jc w:val="both"/>
        <w:sectPr w:rsidR="00350CFB">
          <w:pgSz w:w="11910" w:h="16840"/>
          <w:pgMar w:top="1840" w:right="708" w:bottom="2300" w:left="992" w:header="0" w:footer="2115" w:gutter="0"/>
          <w:cols w:space="720"/>
        </w:sectPr>
      </w:pPr>
    </w:p>
    <w:p w14:paraId="00DC22F5" w14:textId="77777777" w:rsidR="00350CFB" w:rsidRDefault="00283FFF">
      <w:pPr>
        <w:pStyle w:val="BodyText"/>
        <w:spacing w:before="72"/>
        <w:ind w:left="847"/>
        <w:jc w:val="both"/>
      </w:pPr>
      <w:r>
        <w:lastRenderedPageBreak/>
        <w:t>with</w:t>
      </w:r>
      <w:r>
        <w:rPr>
          <w:spacing w:val="-13"/>
        </w:rPr>
        <w:t xml:space="preserve"> </w:t>
      </w:r>
      <w:r>
        <w:t>construct-distinct</w:t>
      </w:r>
      <w:r>
        <w:rPr>
          <w:spacing w:val="-12"/>
        </w:rPr>
        <w:t xml:space="preserve"> </w:t>
      </w:r>
      <w:r>
        <w:t>orderings</w:t>
      </w:r>
      <w:r>
        <w:rPr>
          <w:spacing w:val="-13"/>
        </w:rPr>
        <w:t xml:space="preserve"> </w:t>
      </w:r>
      <w:r>
        <w:t>(Section</w:t>
      </w:r>
      <w:r>
        <w:rPr>
          <w:spacing w:val="-12"/>
        </w:rPr>
        <w:t xml:space="preserve"> </w:t>
      </w:r>
      <w:hyperlink w:anchor="_bookmark109" w:history="1">
        <w:r>
          <w:rPr>
            <w:spacing w:val="-2"/>
          </w:rPr>
          <w:t>4.6</w:t>
        </w:r>
      </w:hyperlink>
      <w:r>
        <w:rPr>
          <w:spacing w:val="-2"/>
        </w:rPr>
        <w:t>).</w:t>
      </w:r>
    </w:p>
    <w:p w14:paraId="00DC22F6" w14:textId="77777777" w:rsidR="00350CFB" w:rsidRDefault="00283FFF">
      <w:pPr>
        <w:pStyle w:val="BodyText"/>
        <w:spacing w:before="76" w:line="456" w:lineRule="exact"/>
        <w:ind w:left="847" w:right="524" w:hanging="475"/>
        <w:jc w:val="both"/>
      </w:pPr>
      <w:r>
        <w:rPr>
          <w:b/>
          <w:w w:val="105"/>
        </w:rPr>
        <w:t>C4. Efficiency–alignment</w:t>
      </w:r>
      <w:r>
        <w:rPr>
          <w:b/>
          <w:spacing w:val="-2"/>
          <w:w w:val="105"/>
        </w:rPr>
        <w:t xml:space="preserve"> </w:t>
      </w:r>
      <w:r>
        <w:rPr>
          <w:b/>
          <w:w w:val="105"/>
        </w:rPr>
        <w:t>trade-off:</w:t>
      </w:r>
      <w:r>
        <w:rPr>
          <w:b/>
          <w:spacing w:val="35"/>
          <w:w w:val="105"/>
        </w:rPr>
        <w:t xml:space="preserve"> </w:t>
      </w:r>
      <w:r>
        <w:rPr>
          <w:w w:val="105"/>
        </w:rPr>
        <w:t>EndorseRank</w:t>
      </w:r>
      <w:r>
        <w:rPr>
          <w:spacing w:val="-2"/>
          <w:w w:val="105"/>
        </w:rPr>
        <w:t xml:space="preserve"> </w:t>
      </w:r>
      <w:r>
        <w:rPr>
          <w:w w:val="105"/>
        </w:rPr>
        <w:t>offers</w:t>
      </w:r>
      <w:r>
        <w:rPr>
          <w:spacing w:val="-1"/>
          <w:w w:val="105"/>
        </w:rPr>
        <w:t xml:space="preserve"> </w:t>
      </w:r>
      <w:r>
        <w:rPr>
          <w:rFonts w:ascii="Arial Unicode MS" w:hAnsi="Arial Unicode MS"/>
          <w:w w:val="105"/>
        </w:rPr>
        <w:t xml:space="preserve">≈ </w:t>
      </w:r>
      <w:r>
        <w:rPr>
          <w:w w:val="105"/>
        </w:rPr>
        <w:t>8</w:t>
      </w:r>
      <w:r>
        <w:rPr>
          <w:i/>
          <w:w w:val="105"/>
        </w:rPr>
        <w:t>.</w:t>
      </w:r>
      <w:r>
        <w:rPr>
          <w:w w:val="105"/>
        </w:rPr>
        <w:t>9</w:t>
      </w:r>
      <w:r>
        <w:rPr>
          <w:rFonts w:ascii="Arial Unicode MS" w:hAnsi="Arial Unicode MS"/>
          <w:w w:val="105"/>
        </w:rPr>
        <w:t>×</w:t>
      </w:r>
      <w:r>
        <w:rPr>
          <w:rFonts w:ascii="Arial Unicode MS" w:hAnsi="Arial Unicode MS"/>
          <w:spacing w:val="-8"/>
          <w:w w:val="105"/>
        </w:rPr>
        <w:t xml:space="preserve"> </w:t>
      </w:r>
      <w:r>
        <w:rPr>
          <w:w w:val="105"/>
        </w:rPr>
        <w:t>lower</w:t>
      </w:r>
      <w:r>
        <w:rPr>
          <w:spacing w:val="-2"/>
          <w:w w:val="105"/>
        </w:rPr>
        <w:t xml:space="preserve"> </w:t>
      </w:r>
      <w:r>
        <w:rPr>
          <w:w w:val="105"/>
        </w:rPr>
        <w:t>PageRank</w:t>
      </w:r>
      <w:r>
        <w:rPr>
          <w:spacing w:val="-1"/>
          <w:w w:val="105"/>
        </w:rPr>
        <w:t xml:space="preserve"> </w:t>
      </w:r>
      <w:r>
        <w:rPr>
          <w:w w:val="105"/>
        </w:rPr>
        <w:t xml:space="preserve">runtime </w:t>
      </w:r>
      <w:r>
        <w:t xml:space="preserve">than AWP on the matched cohort and </w:t>
      </w:r>
      <w:r>
        <w:rPr>
          <w:rFonts w:ascii="Arial Unicode MS" w:hAnsi="Arial Unicode MS"/>
        </w:rPr>
        <w:t xml:space="preserve">≈ </w:t>
      </w:r>
      <w:r>
        <w:t>9–10</w:t>
      </w:r>
      <w:r>
        <w:rPr>
          <w:rFonts w:ascii="Arial Unicode MS" w:hAnsi="Arial Unicode MS"/>
        </w:rPr>
        <w:t xml:space="preserve">× </w:t>
      </w:r>
      <w:r>
        <w:t xml:space="preserve">on expanded-pool scaling (Tables </w:t>
      </w:r>
      <w:hyperlink w:anchor="_bookmark91" w:history="1">
        <w:r>
          <w:t>4.2</w:t>
        </w:r>
      </w:hyperlink>
      <w:r>
        <w:t xml:space="preserve">, </w:t>
      </w:r>
      <w:hyperlink w:anchor="_bookmark93" w:history="1">
        <w:r>
          <w:t>4.3</w:t>
        </w:r>
      </w:hyperlink>
      <w:r>
        <w:t xml:space="preserve">) </w:t>
      </w:r>
      <w:r>
        <w:rPr>
          <w:w w:val="105"/>
        </w:rPr>
        <w:t>while</w:t>
      </w:r>
      <w:r>
        <w:rPr>
          <w:spacing w:val="-9"/>
          <w:w w:val="105"/>
        </w:rPr>
        <w:t xml:space="preserve"> </w:t>
      </w:r>
      <w:r>
        <w:rPr>
          <w:w w:val="105"/>
        </w:rPr>
        <w:t>maintaining</w:t>
      </w:r>
      <w:r>
        <w:rPr>
          <w:spacing w:val="-8"/>
          <w:w w:val="105"/>
        </w:rPr>
        <w:t xml:space="preserve"> </w:t>
      </w:r>
      <w:r>
        <w:rPr>
          <w:w w:val="105"/>
        </w:rPr>
        <w:t>moderate</w:t>
      </w:r>
      <w:r>
        <w:rPr>
          <w:spacing w:val="-8"/>
          <w:w w:val="105"/>
        </w:rPr>
        <w:t xml:space="preserve"> </w:t>
      </w:r>
      <w:r>
        <w:rPr>
          <w:w w:val="105"/>
        </w:rPr>
        <w:t>transfer</w:t>
      </w:r>
      <w:r>
        <w:rPr>
          <w:spacing w:val="-8"/>
          <w:w w:val="105"/>
        </w:rPr>
        <w:t xml:space="preserve"> </w:t>
      </w:r>
      <w:r>
        <w:rPr>
          <w:w w:val="105"/>
        </w:rPr>
        <w:t>alignment</w:t>
      </w:r>
      <w:r>
        <w:rPr>
          <w:spacing w:val="-8"/>
          <w:w w:val="105"/>
        </w:rPr>
        <w:t xml:space="preserve"> </w:t>
      </w:r>
      <w:r>
        <w:rPr>
          <w:w w:val="105"/>
        </w:rPr>
        <w:t>(</w:t>
      </w:r>
      <w:r>
        <w:rPr>
          <w:i/>
          <w:w w:val="105"/>
        </w:rPr>
        <w:t>τ</w:t>
      </w:r>
      <w:r>
        <w:rPr>
          <w:i/>
          <w:spacing w:val="34"/>
          <w:w w:val="105"/>
        </w:rPr>
        <w:t xml:space="preserve"> </w:t>
      </w:r>
      <w:r>
        <w:rPr>
          <w:rFonts w:ascii="Arial Unicode MS" w:hAnsi="Arial Unicode MS"/>
          <w:w w:val="105"/>
        </w:rPr>
        <w:t xml:space="preserve">≈ </w:t>
      </w:r>
      <w:r>
        <w:rPr>
          <w:w w:val="105"/>
        </w:rPr>
        <w:t>0</w:t>
      </w:r>
      <w:r>
        <w:rPr>
          <w:i/>
          <w:w w:val="105"/>
        </w:rPr>
        <w:t>.</w:t>
      </w:r>
      <w:r>
        <w:rPr>
          <w:w w:val="105"/>
        </w:rPr>
        <w:t>33)</w:t>
      </w:r>
      <w:r>
        <w:rPr>
          <w:spacing w:val="-9"/>
          <w:w w:val="105"/>
        </w:rPr>
        <w:t xml:space="preserve"> </w:t>
      </w:r>
      <w:r>
        <w:rPr>
          <w:w w:val="105"/>
        </w:rPr>
        <w:t>and</w:t>
      </w:r>
      <w:r>
        <w:rPr>
          <w:spacing w:val="-8"/>
          <w:w w:val="105"/>
        </w:rPr>
        <w:t xml:space="preserve"> </w:t>
      </w:r>
      <w:r>
        <w:rPr>
          <w:w w:val="105"/>
        </w:rPr>
        <w:t>stronger</w:t>
      </w:r>
      <w:r>
        <w:rPr>
          <w:spacing w:val="-8"/>
          <w:w w:val="105"/>
        </w:rPr>
        <w:t xml:space="preserve"> </w:t>
      </w:r>
      <w:r>
        <w:rPr>
          <w:w w:val="105"/>
        </w:rPr>
        <w:t>allowance</w:t>
      </w:r>
      <w:r>
        <w:rPr>
          <w:spacing w:val="-8"/>
          <w:w w:val="105"/>
        </w:rPr>
        <w:t xml:space="preserve"> </w:t>
      </w:r>
      <w:r>
        <w:rPr>
          <w:w w:val="105"/>
        </w:rPr>
        <w:t>align-ment</w:t>
      </w:r>
      <w:r>
        <w:rPr>
          <w:spacing w:val="-6"/>
          <w:w w:val="105"/>
        </w:rPr>
        <w:t xml:space="preserve"> </w:t>
      </w:r>
      <w:r>
        <w:rPr>
          <w:w w:val="105"/>
        </w:rPr>
        <w:t>(</w:t>
      </w:r>
      <w:r>
        <w:rPr>
          <w:i/>
          <w:w w:val="105"/>
        </w:rPr>
        <w:t>τ</w:t>
      </w:r>
      <w:r>
        <w:rPr>
          <w:i/>
          <w:spacing w:val="36"/>
          <w:w w:val="105"/>
        </w:rPr>
        <w:t xml:space="preserve"> </w:t>
      </w:r>
      <w:r>
        <w:rPr>
          <w:rFonts w:ascii="Arial Unicode MS" w:hAnsi="Arial Unicode MS"/>
          <w:w w:val="105"/>
        </w:rPr>
        <w:t xml:space="preserve">≈ </w:t>
      </w:r>
      <w:r>
        <w:rPr>
          <w:w w:val="105"/>
        </w:rPr>
        <w:t>0</w:t>
      </w:r>
      <w:r>
        <w:rPr>
          <w:i/>
          <w:w w:val="105"/>
        </w:rPr>
        <w:t>.</w:t>
      </w:r>
      <w:r>
        <w:rPr>
          <w:w w:val="105"/>
        </w:rPr>
        <w:t>35).</w:t>
      </w:r>
      <w:r>
        <w:rPr>
          <w:spacing w:val="37"/>
          <w:w w:val="105"/>
        </w:rPr>
        <w:t xml:space="preserve"> </w:t>
      </w:r>
      <w:r>
        <w:rPr>
          <w:w w:val="105"/>
        </w:rPr>
        <w:t>Damping</w:t>
      </w:r>
      <w:r>
        <w:rPr>
          <w:spacing w:val="-6"/>
          <w:w w:val="105"/>
        </w:rPr>
        <w:t xml:space="preserve"> </w:t>
      </w:r>
      <w:r>
        <w:rPr>
          <w:w w:val="105"/>
        </w:rPr>
        <w:t>sweeps</w:t>
      </w:r>
      <w:r>
        <w:rPr>
          <w:spacing w:val="-6"/>
          <w:w w:val="105"/>
        </w:rPr>
        <w:t xml:space="preserve"> </w:t>
      </w:r>
      <w:r>
        <w:rPr>
          <w:w w:val="105"/>
        </w:rPr>
        <w:t>confirm</w:t>
      </w:r>
      <w:r>
        <w:rPr>
          <w:spacing w:val="-6"/>
          <w:w w:val="105"/>
        </w:rPr>
        <w:t xml:space="preserve"> </w:t>
      </w:r>
      <w:r>
        <w:rPr>
          <w:w w:val="105"/>
        </w:rPr>
        <w:t>allowance-family</w:t>
      </w:r>
      <w:r>
        <w:rPr>
          <w:spacing w:val="-6"/>
          <w:w w:val="105"/>
        </w:rPr>
        <w:t xml:space="preserve"> </w:t>
      </w:r>
      <w:r>
        <w:rPr>
          <w:w w:val="105"/>
        </w:rPr>
        <w:t>stability</w:t>
      </w:r>
      <w:r>
        <w:rPr>
          <w:spacing w:val="-6"/>
          <w:w w:val="105"/>
        </w:rPr>
        <w:t xml:space="preserve"> </w:t>
      </w:r>
      <w:r>
        <w:rPr>
          <w:w w:val="105"/>
        </w:rPr>
        <w:t>at</w:t>
      </w:r>
      <w:r>
        <w:rPr>
          <w:spacing w:val="-6"/>
          <w:w w:val="105"/>
        </w:rPr>
        <w:t xml:space="preserve"> </w:t>
      </w:r>
      <w:r>
        <w:rPr>
          <w:rFonts w:ascii="Arial Unicode MS" w:hAnsi="Arial Unicode MS"/>
          <w:w w:val="105"/>
        </w:rPr>
        <w:t xml:space="preserve">≈ </w:t>
      </w:r>
      <w:r>
        <w:rPr>
          <w:w w:val="105"/>
        </w:rPr>
        <w:t>0</w:t>
      </w:r>
      <w:r>
        <w:rPr>
          <w:i/>
          <w:w w:val="105"/>
        </w:rPr>
        <w:t>.</w:t>
      </w:r>
      <w:r>
        <w:rPr>
          <w:w w:val="105"/>
        </w:rPr>
        <w:t>355</w:t>
      </w:r>
      <w:r>
        <w:rPr>
          <w:spacing w:val="-6"/>
          <w:w w:val="105"/>
        </w:rPr>
        <w:t xml:space="preserve"> </w:t>
      </w:r>
      <w:r>
        <w:rPr>
          <w:w w:val="105"/>
        </w:rPr>
        <w:t xml:space="preserve">across </w:t>
      </w:r>
      <w:r>
        <w:rPr>
          <w:i/>
        </w:rPr>
        <w:t xml:space="preserve">d </w:t>
      </w:r>
      <w:r>
        <w:rPr>
          <w:rFonts w:ascii="Arial Unicode MS" w:hAnsi="Arial Unicode MS"/>
        </w:rPr>
        <w:t>∈ {</w:t>
      </w:r>
      <w:r>
        <w:t>0</w:t>
      </w:r>
      <w:r>
        <w:rPr>
          <w:i/>
        </w:rPr>
        <w:t>.</w:t>
      </w:r>
      <w:r>
        <w:t>75</w:t>
      </w:r>
      <w:r>
        <w:rPr>
          <w:i/>
        </w:rPr>
        <w:t>,</w:t>
      </w:r>
      <w:r>
        <w:rPr>
          <w:i/>
          <w:spacing w:val="-15"/>
        </w:rPr>
        <w:t xml:space="preserve"> </w:t>
      </w:r>
      <w:r>
        <w:t>0</w:t>
      </w:r>
      <w:r>
        <w:rPr>
          <w:i/>
        </w:rPr>
        <w:t>.</w:t>
      </w:r>
      <w:r>
        <w:t>85</w:t>
      </w:r>
      <w:r>
        <w:rPr>
          <w:i/>
        </w:rPr>
        <w:t>,</w:t>
      </w:r>
      <w:r>
        <w:rPr>
          <w:i/>
          <w:spacing w:val="-15"/>
        </w:rPr>
        <w:t xml:space="preserve"> </w:t>
      </w:r>
      <w:r>
        <w:t>0</w:t>
      </w:r>
      <w:r>
        <w:rPr>
          <w:i/>
        </w:rPr>
        <w:t>.</w:t>
      </w:r>
      <w:r>
        <w:t>95</w:t>
      </w:r>
      <w:r>
        <w:rPr>
          <w:rFonts w:ascii="Arial Unicode MS" w:hAnsi="Arial Unicode MS"/>
        </w:rPr>
        <w:t>}</w:t>
      </w:r>
      <w:r>
        <w:rPr>
          <w:rFonts w:ascii="Arial Unicode MS" w:hAnsi="Arial Unicode MS"/>
          <w:spacing w:val="-3"/>
        </w:rPr>
        <w:t xml:space="preserve"> </w:t>
      </w:r>
      <w:r>
        <w:t xml:space="preserve">(Table </w:t>
      </w:r>
      <w:hyperlink w:anchor="_bookmark96" w:history="1">
        <w:r>
          <w:t>4.4</w:t>
        </w:r>
      </w:hyperlink>
      <w:r>
        <w:t>); top-token and sample-size checks preserve the construct-</w:t>
      </w:r>
      <w:r>
        <w:rPr>
          <w:w w:val="105"/>
        </w:rPr>
        <w:t>specific</w:t>
      </w:r>
      <w:r>
        <w:rPr>
          <w:spacing w:val="-9"/>
          <w:w w:val="105"/>
        </w:rPr>
        <w:t xml:space="preserve"> </w:t>
      </w:r>
      <w:r>
        <w:rPr>
          <w:w w:val="105"/>
        </w:rPr>
        <w:t>pattern</w:t>
      </w:r>
      <w:r>
        <w:rPr>
          <w:spacing w:val="-9"/>
          <w:w w:val="105"/>
        </w:rPr>
        <w:t xml:space="preserve"> </w:t>
      </w:r>
      <w:r>
        <w:rPr>
          <w:w w:val="105"/>
        </w:rPr>
        <w:t>(Tables</w:t>
      </w:r>
      <w:r>
        <w:rPr>
          <w:spacing w:val="-9"/>
          <w:w w:val="105"/>
        </w:rPr>
        <w:t xml:space="preserve"> </w:t>
      </w:r>
      <w:hyperlink w:anchor="_bookmark98" w:history="1">
        <w:r>
          <w:rPr>
            <w:w w:val="105"/>
          </w:rPr>
          <w:t>4.5</w:t>
        </w:r>
      </w:hyperlink>
      <w:r>
        <w:rPr>
          <w:w w:val="105"/>
        </w:rPr>
        <w:t>,</w:t>
      </w:r>
      <w:r>
        <w:rPr>
          <w:spacing w:val="-9"/>
          <w:w w:val="105"/>
        </w:rPr>
        <w:t xml:space="preserve"> </w:t>
      </w:r>
      <w:hyperlink w:anchor="_bookmark99" w:history="1">
        <w:r>
          <w:rPr>
            <w:w w:val="105"/>
          </w:rPr>
          <w:t>4.6</w:t>
        </w:r>
      </w:hyperlink>
      <w:r>
        <w:rPr>
          <w:w w:val="105"/>
        </w:rPr>
        <w:t>).</w:t>
      </w:r>
    </w:p>
    <w:p w14:paraId="00DC22F7" w14:textId="77777777" w:rsidR="00350CFB" w:rsidRDefault="00283FFF">
      <w:pPr>
        <w:pStyle w:val="Heading3"/>
        <w:spacing w:before="263"/>
        <w:ind w:left="282" w:firstLine="0"/>
        <w:jc w:val="both"/>
      </w:pPr>
      <w:r>
        <w:rPr>
          <w:spacing w:val="-2"/>
        </w:rPr>
        <w:t>Supplementary</w:t>
      </w:r>
      <w:r>
        <w:rPr>
          <w:spacing w:val="9"/>
        </w:rPr>
        <w:t xml:space="preserve"> </w:t>
      </w:r>
      <w:r>
        <w:rPr>
          <w:spacing w:val="-2"/>
        </w:rPr>
        <w:t>claim:</w:t>
      </w:r>
    </w:p>
    <w:p w14:paraId="00DC22F8" w14:textId="77777777" w:rsidR="00350CFB" w:rsidRDefault="00350CFB">
      <w:pPr>
        <w:pStyle w:val="BodyText"/>
        <w:spacing w:before="24"/>
        <w:rPr>
          <w:b/>
        </w:rPr>
      </w:pPr>
    </w:p>
    <w:p w14:paraId="00DC22F9" w14:textId="77777777" w:rsidR="00350CFB" w:rsidRDefault="00283FFF">
      <w:pPr>
        <w:pStyle w:val="BodyText"/>
        <w:spacing w:line="396" w:lineRule="auto"/>
        <w:ind w:left="856" w:right="521" w:hanging="617"/>
        <w:jc w:val="both"/>
      </w:pPr>
      <w:r>
        <w:rPr>
          <w:b/>
        </w:rPr>
        <w:t>SC1.</w:t>
      </w:r>
      <w:r>
        <w:rPr>
          <w:b/>
          <w:spacing w:val="40"/>
        </w:rPr>
        <w:t xml:space="preserve"> </w:t>
      </w:r>
      <w:r>
        <w:t>GF-PR’s</w:t>
      </w:r>
      <w:r>
        <w:rPr>
          <w:spacing w:val="-7"/>
        </w:rPr>
        <w:t xml:space="preserve"> </w:t>
      </w:r>
      <w:r>
        <w:t>highest</w:t>
      </w:r>
      <w:r>
        <w:rPr>
          <w:spacing w:val="-7"/>
        </w:rPr>
        <w:t xml:space="preserve"> </w:t>
      </w:r>
      <w:r>
        <w:t>trading-success</w:t>
      </w:r>
      <w:r>
        <w:rPr>
          <w:spacing w:val="-7"/>
        </w:rPr>
        <w:t xml:space="preserve"> </w:t>
      </w:r>
      <w:r>
        <w:t>mean</w:t>
      </w:r>
      <w:r>
        <w:rPr>
          <w:spacing w:val="-6"/>
        </w:rPr>
        <w:t xml:space="preserve"> </w:t>
      </w:r>
      <w:r>
        <w:rPr>
          <w:i/>
        </w:rPr>
        <w:t xml:space="preserve">τ </w:t>
      </w:r>
      <w:r>
        <w:t>(0</w:t>
      </w:r>
      <w:r>
        <w:rPr>
          <w:i/>
        </w:rPr>
        <w:t>.</w:t>
      </w:r>
      <w:r>
        <w:t>583)</w:t>
      </w:r>
      <w:r>
        <w:rPr>
          <w:spacing w:val="-7"/>
        </w:rPr>
        <w:t xml:space="preserve"> </w:t>
      </w:r>
      <w:r>
        <w:t>and</w:t>
      </w:r>
      <w:r>
        <w:rPr>
          <w:spacing w:val="-7"/>
        </w:rPr>
        <w:t xml:space="preserve"> </w:t>
      </w:r>
      <w:r>
        <w:t>inverse-risk</w:t>
      </w:r>
      <w:r>
        <w:rPr>
          <w:spacing w:val="-7"/>
        </w:rPr>
        <w:t xml:space="preserve"> </w:t>
      </w:r>
      <w:r>
        <w:t>mean</w:t>
      </w:r>
      <w:r>
        <w:rPr>
          <w:spacing w:val="-7"/>
        </w:rPr>
        <w:t xml:space="preserve"> </w:t>
      </w:r>
      <w:r>
        <w:rPr>
          <w:i/>
        </w:rPr>
        <w:t xml:space="preserve">τ </w:t>
      </w:r>
      <w:r>
        <w:t>(0</w:t>
      </w:r>
      <w:r>
        <w:rPr>
          <w:i/>
        </w:rPr>
        <w:t>.</w:t>
      </w:r>
      <w:r>
        <w:t>376)</w:t>
      </w:r>
      <w:r>
        <w:rPr>
          <w:spacing w:val="-7"/>
        </w:rPr>
        <w:t xml:space="preserve"> </w:t>
      </w:r>
      <w:r>
        <w:t>(Table</w:t>
      </w:r>
      <w:r>
        <w:rPr>
          <w:spacing w:val="-7"/>
        </w:rPr>
        <w:t xml:space="preserve"> </w:t>
      </w:r>
      <w:hyperlink w:anchor="_bookmark101" w:history="1">
        <w:r>
          <w:t>4.7</w:t>
        </w:r>
      </w:hyperlink>
      <w:r>
        <w:t xml:space="preserve">, Section </w:t>
      </w:r>
      <w:hyperlink w:anchor="_bookmark112" w:history="1">
        <w:r>
          <w:t>4.7</w:t>
        </w:r>
      </w:hyperlink>
      <w:r>
        <w:t>) reflect construct overlap with outcome proxies, not superior social reputation. GF-PR</w:t>
      </w:r>
      <w:r>
        <w:rPr>
          <w:spacing w:val="-15"/>
        </w:rPr>
        <w:t xml:space="preserve"> </w:t>
      </w:r>
      <w:r>
        <w:t>bounds</w:t>
      </w:r>
      <w:r>
        <w:rPr>
          <w:spacing w:val="-15"/>
        </w:rPr>
        <w:t xml:space="preserve"> </w:t>
      </w:r>
      <w:r>
        <w:t>interpretable</w:t>
      </w:r>
      <w:r>
        <w:rPr>
          <w:spacing w:val="-15"/>
        </w:rPr>
        <w:t xml:space="preserve"> </w:t>
      </w:r>
      <w:r>
        <w:t>alignment</w:t>
      </w:r>
      <w:r>
        <w:rPr>
          <w:spacing w:val="-15"/>
        </w:rPr>
        <w:t xml:space="preserve"> </w:t>
      </w:r>
      <w:r>
        <w:t>for</w:t>
      </w:r>
      <w:r>
        <w:rPr>
          <w:spacing w:val="-15"/>
        </w:rPr>
        <w:t xml:space="preserve"> </w:t>
      </w:r>
      <w:r>
        <w:t>EndorseRank</w:t>
      </w:r>
      <w:r>
        <w:rPr>
          <w:spacing w:val="-15"/>
        </w:rPr>
        <w:t xml:space="preserve"> </w:t>
      </w:r>
      <w:r>
        <w:t>and</w:t>
      </w:r>
      <w:r>
        <w:rPr>
          <w:spacing w:val="-15"/>
        </w:rPr>
        <w:t xml:space="preserve"> </w:t>
      </w:r>
      <w:r>
        <w:t>AWP</w:t>
      </w:r>
      <w:r>
        <w:rPr>
          <w:spacing w:val="-15"/>
        </w:rPr>
        <w:t xml:space="preserve"> </w:t>
      </w:r>
      <w:r>
        <w:t>on</w:t>
      </w:r>
      <w:r>
        <w:rPr>
          <w:spacing w:val="-15"/>
        </w:rPr>
        <w:t xml:space="preserve"> </w:t>
      </w:r>
      <w:r>
        <w:t>trading-outcome</w:t>
      </w:r>
      <w:r>
        <w:rPr>
          <w:spacing w:val="-15"/>
        </w:rPr>
        <w:t xml:space="preserve"> </w:t>
      </w:r>
      <w:r>
        <w:t>fami-lies</w:t>
      </w:r>
      <w:r>
        <w:rPr>
          <w:spacing w:val="-14"/>
        </w:rPr>
        <w:t xml:space="preserve"> </w:t>
      </w:r>
      <w:r>
        <w:t>(SRQ1)</w:t>
      </w:r>
      <w:r>
        <w:rPr>
          <w:spacing w:val="-14"/>
        </w:rPr>
        <w:t xml:space="preserve"> </w:t>
      </w:r>
      <w:r>
        <w:t>and</w:t>
      </w:r>
      <w:r>
        <w:rPr>
          <w:spacing w:val="-13"/>
        </w:rPr>
        <w:t xml:space="preserve"> </w:t>
      </w:r>
      <w:r>
        <w:t>must</w:t>
      </w:r>
      <w:r>
        <w:rPr>
          <w:spacing w:val="-14"/>
        </w:rPr>
        <w:t xml:space="preserve"> </w:t>
      </w:r>
      <w:r>
        <w:t>not</w:t>
      </w:r>
      <w:r>
        <w:rPr>
          <w:spacing w:val="-13"/>
        </w:rPr>
        <w:t xml:space="preserve"> </w:t>
      </w:r>
      <w:r>
        <w:t>be</w:t>
      </w:r>
      <w:r>
        <w:rPr>
          <w:spacing w:val="-14"/>
        </w:rPr>
        <w:t xml:space="preserve"> </w:t>
      </w:r>
      <w:r>
        <w:t>treated</w:t>
      </w:r>
      <w:r>
        <w:rPr>
          <w:spacing w:val="-14"/>
        </w:rPr>
        <w:t xml:space="preserve"> </w:t>
      </w:r>
      <w:r>
        <w:t>as</w:t>
      </w:r>
      <w:r>
        <w:rPr>
          <w:spacing w:val="-13"/>
        </w:rPr>
        <w:t xml:space="preserve"> </w:t>
      </w:r>
      <w:r>
        <w:t>a</w:t>
      </w:r>
      <w:r>
        <w:rPr>
          <w:spacing w:val="-14"/>
        </w:rPr>
        <w:t xml:space="preserve"> </w:t>
      </w:r>
      <w:r>
        <w:t>deployable</w:t>
      </w:r>
      <w:r>
        <w:rPr>
          <w:spacing w:val="-13"/>
        </w:rPr>
        <w:t xml:space="preserve"> </w:t>
      </w:r>
      <w:r>
        <w:t>substitute</w:t>
      </w:r>
      <w:r>
        <w:rPr>
          <w:spacing w:val="-14"/>
        </w:rPr>
        <w:t xml:space="preserve"> </w:t>
      </w:r>
      <w:r>
        <w:t>for</w:t>
      </w:r>
      <w:r>
        <w:rPr>
          <w:spacing w:val="-14"/>
        </w:rPr>
        <w:t xml:space="preserve"> </w:t>
      </w:r>
      <w:r>
        <w:t>social</w:t>
      </w:r>
      <w:r>
        <w:rPr>
          <w:spacing w:val="-13"/>
        </w:rPr>
        <w:t xml:space="preserve"> </w:t>
      </w:r>
      <w:r>
        <w:t>endorsement</w:t>
      </w:r>
      <w:r>
        <w:rPr>
          <w:spacing w:val="-14"/>
        </w:rPr>
        <w:t xml:space="preserve"> </w:t>
      </w:r>
      <w:r>
        <w:rPr>
          <w:spacing w:val="-2"/>
        </w:rPr>
        <w:t>graphs.</w:t>
      </w:r>
    </w:p>
    <w:p w14:paraId="00DC22FA" w14:textId="77777777" w:rsidR="00350CFB" w:rsidRDefault="00283FFF">
      <w:pPr>
        <w:pStyle w:val="BodyText"/>
        <w:spacing w:before="124" w:line="396" w:lineRule="auto"/>
        <w:ind w:left="282" w:right="521"/>
        <w:jc w:val="both"/>
      </w:pPr>
      <w:r>
        <w:t>In</w:t>
      </w:r>
      <w:r>
        <w:rPr>
          <w:spacing w:val="-7"/>
        </w:rPr>
        <w:t xml:space="preserve"> </w:t>
      </w:r>
      <w:r>
        <w:t>summary,</w:t>
      </w:r>
      <w:r>
        <w:rPr>
          <w:spacing w:val="-6"/>
        </w:rPr>
        <w:t xml:space="preserve"> </w:t>
      </w:r>
      <w:r>
        <w:t>the</w:t>
      </w:r>
      <w:r>
        <w:rPr>
          <w:spacing w:val="-7"/>
        </w:rPr>
        <w:t xml:space="preserve"> </w:t>
      </w:r>
      <w:r>
        <w:t>matched-cohort</w:t>
      </w:r>
      <w:r>
        <w:rPr>
          <w:spacing w:val="-6"/>
        </w:rPr>
        <w:t xml:space="preserve"> </w:t>
      </w:r>
      <w:r>
        <w:t>evaluation</w:t>
      </w:r>
      <w:r>
        <w:rPr>
          <w:spacing w:val="-7"/>
        </w:rPr>
        <w:t xml:space="preserve"> </w:t>
      </w:r>
      <w:r>
        <w:t>supports</w:t>
      </w:r>
      <w:r>
        <w:rPr>
          <w:spacing w:val="-6"/>
        </w:rPr>
        <w:t xml:space="preserve"> </w:t>
      </w:r>
      <w:r>
        <w:t>a</w:t>
      </w:r>
      <w:r>
        <w:rPr>
          <w:spacing w:val="-7"/>
        </w:rPr>
        <w:t xml:space="preserve"> </w:t>
      </w:r>
      <w:r>
        <w:t>coherent</w:t>
      </w:r>
      <w:r>
        <w:rPr>
          <w:spacing w:val="-7"/>
        </w:rPr>
        <w:t xml:space="preserve"> </w:t>
      </w:r>
      <w:r>
        <w:t>empirical</w:t>
      </w:r>
      <w:r>
        <w:rPr>
          <w:spacing w:val="-6"/>
        </w:rPr>
        <w:t xml:space="preserve"> </w:t>
      </w:r>
      <w:r>
        <w:t>narrative. EndorseRank is</w:t>
      </w:r>
      <w:r>
        <w:rPr>
          <w:spacing w:val="-11"/>
        </w:rPr>
        <w:t xml:space="preserve"> </w:t>
      </w:r>
      <w:r>
        <w:t>substantially</w:t>
      </w:r>
      <w:r>
        <w:rPr>
          <w:spacing w:val="-11"/>
        </w:rPr>
        <w:t xml:space="preserve"> </w:t>
      </w:r>
      <w:r>
        <w:t>faster</w:t>
      </w:r>
      <w:r>
        <w:rPr>
          <w:spacing w:val="-11"/>
        </w:rPr>
        <w:t xml:space="preserve"> </w:t>
      </w:r>
      <w:r>
        <w:t>than</w:t>
      </w:r>
      <w:r>
        <w:rPr>
          <w:spacing w:val="-12"/>
        </w:rPr>
        <w:t xml:space="preserve"> </w:t>
      </w:r>
      <w:r>
        <w:t>AWP</w:t>
      </w:r>
      <w:r>
        <w:rPr>
          <w:spacing w:val="-11"/>
        </w:rPr>
        <w:t xml:space="preserve"> </w:t>
      </w:r>
      <w:r>
        <w:t>because</w:t>
      </w:r>
      <w:r>
        <w:rPr>
          <w:spacing w:val="-11"/>
        </w:rPr>
        <w:t xml:space="preserve"> </w:t>
      </w:r>
      <w:r>
        <w:rPr>
          <w:i/>
        </w:rPr>
        <w:t>G</w:t>
      </w:r>
      <w:r>
        <w:rPr>
          <w:vertAlign w:val="subscript"/>
        </w:rPr>
        <w:t>approve</w:t>
      </w:r>
      <w:r>
        <w:rPr>
          <w:spacing w:val="-1"/>
        </w:rPr>
        <w:t xml:space="preserve"> </w:t>
      </w:r>
      <w:r>
        <w:t>is</w:t>
      </w:r>
      <w:r>
        <w:rPr>
          <w:spacing w:val="-12"/>
        </w:rPr>
        <w:t xml:space="preserve"> </w:t>
      </w:r>
      <w:r>
        <w:t>an</w:t>
      </w:r>
      <w:r>
        <w:rPr>
          <w:spacing w:val="-11"/>
        </w:rPr>
        <w:t xml:space="preserve"> </w:t>
      </w:r>
      <w:r>
        <w:t>order</w:t>
      </w:r>
      <w:r>
        <w:rPr>
          <w:spacing w:val="-11"/>
        </w:rPr>
        <w:t xml:space="preserve"> </w:t>
      </w:r>
      <w:r>
        <w:t>of</w:t>
      </w:r>
      <w:r>
        <w:rPr>
          <w:spacing w:val="-11"/>
        </w:rPr>
        <w:t xml:space="preserve"> </w:t>
      </w:r>
      <w:r>
        <w:t>magnitude</w:t>
      </w:r>
      <w:r>
        <w:rPr>
          <w:spacing w:val="-12"/>
        </w:rPr>
        <w:t xml:space="preserve"> </w:t>
      </w:r>
      <w:r>
        <w:t>sparser</w:t>
      </w:r>
      <w:r>
        <w:rPr>
          <w:spacing w:val="-11"/>
        </w:rPr>
        <w:t xml:space="preserve"> </w:t>
      </w:r>
      <w:r>
        <w:t>than</w:t>
      </w:r>
      <w:r>
        <w:rPr>
          <w:spacing w:val="-11"/>
        </w:rPr>
        <w:t xml:space="preserve"> </w:t>
      </w:r>
      <w:r>
        <w:rPr>
          <w:i/>
        </w:rPr>
        <w:t>G</w:t>
      </w:r>
      <w:r>
        <w:rPr>
          <w:vertAlign w:val="subscript"/>
        </w:rPr>
        <w:t>transfer</w:t>
      </w:r>
      <w:r>
        <w:t>.</w:t>
      </w:r>
      <w:r>
        <w:rPr>
          <w:spacing w:val="16"/>
        </w:rPr>
        <w:t xml:space="preserve"> </w:t>
      </w:r>
      <w:r>
        <w:t xml:space="preserve">The two methods produce related but distinct rankings (inter-method </w:t>
      </w:r>
      <w:r>
        <w:rPr>
          <w:i/>
        </w:rPr>
        <w:t>τ</w:t>
      </w:r>
      <w:r>
        <w:rPr>
          <w:i/>
          <w:spacing w:val="40"/>
        </w:rPr>
        <w:t xml:space="preserve"> </w:t>
      </w:r>
      <w:r>
        <w:t>= 0</w:t>
      </w:r>
      <w:r>
        <w:rPr>
          <w:i/>
        </w:rPr>
        <w:t>.</w:t>
      </w:r>
      <w:r>
        <w:t xml:space="preserve">316) and win on different </w:t>
      </w:r>
      <w:r>
        <w:rPr>
          <w:w w:val="105"/>
        </w:rPr>
        <w:t>proxy</w:t>
      </w:r>
      <w:r>
        <w:rPr>
          <w:spacing w:val="-16"/>
          <w:w w:val="105"/>
        </w:rPr>
        <w:t xml:space="preserve"> </w:t>
      </w:r>
      <w:r>
        <w:rPr>
          <w:w w:val="105"/>
        </w:rPr>
        <w:t>families:</w:t>
      </w:r>
      <w:r>
        <w:rPr>
          <w:spacing w:val="-16"/>
          <w:w w:val="105"/>
        </w:rPr>
        <w:t xml:space="preserve"> </w:t>
      </w:r>
      <w:r>
        <w:rPr>
          <w:w w:val="105"/>
        </w:rPr>
        <w:t>EndorseRank</w:t>
      </w:r>
      <w:r>
        <w:rPr>
          <w:spacing w:val="-16"/>
          <w:w w:val="105"/>
        </w:rPr>
        <w:t xml:space="preserve"> </w:t>
      </w:r>
      <w:r>
        <w:rPr>
          <w:w w:val="105"/>
        </w:rPr>
        <w:t>on</w:t>
      </w:r>
      <w:r>
        <w:rPr>
          <w:spacing w:val="-15"/>
          <w:w w:val="105"/>
        </w:rPr>
        <w:t xml:space="preserve"> </w:t>
      </w:r>
      <w:r>
        <w:rPr>
          <w:w w:val="105"/>
        </w:rPr>
        <w:t>allowance,</w:t>
      </w:r>
      <w:r>
        <w:rPr>
          <w:spacing w:val="-16"/>
          <w:w w:val="105"/>
        </w:rPr>
        <w:t xml:space="preserve"> </w:t>
      </w:r>
      <w:r>
        <w:rPr>
          <w:w w:val="105"/>
        </w:rPr>
        <w:t>AWP</w:t>
      </w:r>
      <w:r>
        <w:rPr>
          <w:spacing w:val="-16"/>
          <w:w w:val="105"/>
        </w:rPr>
        <w:t xml:space="preserve"> </w:t>
      </w:r>
      <w:r>
        <w:rPr>
          <w:w w:val="105"/>
        </w:rPr>
        <w:t>on</w:t>
      </w:r>
      <w:r>
        <w:rPr>
          <w:spacing w:val="-16"/>
          <w:w w:val="105"/>
        </w:rPr>
        <w:t xml:space="preserve"> </w:t>
      </w:r>
      <w:r>
        <w:rPr>
          <w:w w:val="105"/>
        </w:rPr>
        <w:t>transfer</w:t>
      </w:r>
      <w:r>
        <w:rPr>
          <w:spacing w:val="-15"/>
          <w:w w:val="105"/>
        </w:rPr>
        <w:t xml:space="preserve"> </w:t>
      </w:r>
      <w:r>
        <w:rPr>
          <w:w w:val="105"/>
        </w:rPr>
        <w:t>and</w:t>
      </w:r>
      <w:r>
        <w:rPr>
          <w:spacing w:val="-16"/>
          <w:w w:val="105"/>
        </w:rPr>
        <w:t xml:space="preserve"> </w:t>
      </w:r>
      <w:r>
        <w:rPr>
          <w:w w:val="105"/>
        </w:rPr>
        <w:t>several</w:t>
      </w:r>
      <w:r>
        <w:rPr>
          <w:spacing w:val="-16"/>
          <w:w w:val="105"/>
        </w:rPr>
        <w:t xml:space="preserve"> </w:t>
      </w:r>
      <w:r>
        <w:rPr>
          <w:w w:val="105"/>
        </w:rPr>
        <w:t>social-outcome</w:t>
      </w:r>
      <w:r>
        <w:rPr>
          <w:spacing w:val="-16"/>
          <w:w w:val="105"/>
        </w:rPr>
        <w:t xml:space="preserve"> </w:t>
      </w:r>
      <w:r>
        <w:rPr>
          <w:w w:val="105"/>
        </w:rPr>
        <w:t xml:space="preserve">axes. </w:t>
      </w:r>
      <w:r>
        <w:t>Robustness</w:t>
      </w:r>
      <w:r>
        <w:rPr>
          <w:spacing w:val="-2"/>
        </w:rPr>
        <w:t xml:space="preserve"> </w:t>
      </w:r>
      <w:r>
        <w:t>checks</w:t>
      </w:r>
      <w:r>
        <w:rPr>
          <w:spacing w:val="-2"/>
        </w:rPr>
        <w:t xml:space="preserve"> </w:t>
      </w:r>
      <w:r>
        <w:t>do</w:t>
      </w:r>
      <w:r>
        <w:rPr>
          <w:spacing w:val="-2"/>
        </w:rPr>
        <w:t xml:space="preserve"> </w:t>
      </w:r>
      <w:r>
        <w:t>not</w:t>
      </w:r>
      <w:r>
        <w:rPr>
          <w:spacing w:val="-2"/>
        </w:rPr>
        <w:t xml:space="preserve"> </w:t>
      </w:r>
      <w:r>
        <w:t>overturn</w:t>
      </w:r>
      <w:r>
        <w:rPr>
          <w:spacing w:val="-2"/>
        </w:rPr>
        <w:t xml:space="preserve"> </w:t>
      </w:r>
      <w:r>
        <w:t>these</w:t>
      </w:r>
      <w:r>
        <w:rPr>
          <w:spacing w:val="-2"/>
        </w:rPr>
        <w:t xml:space="preserve"> </w:t>
      </w:r>
      <w:r>
        <w:t>patterns. GF-PR</w:t>
      </w:r>
      <w:r>
        <w:rPr>
          <w:spacing w:val="-2"/>
        </w:rPr>
        <w:t xml:space="preserve"> </w:t>
      </w:r>
      <w:r>
        <w:t>clarifies</w:t>
      </w:r>
      <w:r>
        <w:rPr>
          <w:spacing w:val="-2"/>
        </w:rPr>
        <w:t xml:space="preserve"> </w:t>
      </w:r>
      <w:r>
        <w:t>the</w:t>
      </w:r>
      <w:r>
        <w:rPr>
          <w:spacing w:val="-2"/>
        </w:rPr>
        <w:t xml:space="preserve"> </w:t>
      </w:r>
      <w:r>
        <w:t>ceiling</w:t>
      </w:r>
      <w:r>
        <w:rPr>
          <w:spacing w:val="-2"/>
        </w:rPr>
        <w:t xml:space="preserve"> </w:t>
      </w:r>
      <w:r>
        <w:t>on</w:t>
      </w:r>
      <w:r>
        <w:rPr>
          <w:spacing w:val="-2"/>
        </w:rPr>
        <w:t xml:space="preserve"> </w:t>
      </w:r>
      <w:r>
        <w:t>trading-outcome alignment under construct overlap, protecting the primary comparison from misinterpretation.</w:t>
      </w:r>
    </w:p>
    <w:p w14:paraId="00DC22FB" w14:textId="77777777" w:rsidR="00350CFB" w:rsidRDefault="00283FFF">
      <w:pPr>
        <w:pStyle w:val="BodyText"/>
        <w:spacing w:before="20" w:line="396" w:lineRule="auto"/>
        <w:ind w:left="282" w:right="522" w:hanging="8"/>
        <w:jc w:val="both"/>
      </w:pPr>
      <w:r>
        <w:rPr>
          <w:spacing w:val="-2"/>
        </w:rPr>
        <w:t>The</w:t>
      </w:r>
      <w:r>
        <w:rPr>
          <w:spacing w:val="-11"/>
        </w:rPr>
        <w:t xml:space="preserve"> </w:t>
      </w:r>
      <w:r>
        <w:rPr>
          <w:spacing w:val="-2"/>
        </w:rPr>
        <w:t>claims</w:t>
      </w:r>
      <w:r>
        <w:rPr>
          <w:spacing w:val="-11"/>
        </w:rPr>
        <w:t xml:space="preserve"> </w:t>
      </w:r>
      <w:r>
        <w:rPr>
          <w:spacing w:val="-2"/>
        </w:rPr>
        <w:t>can</w:t>
      </w:r>
      <w:r>
        <w:rPr>
          <w:spacing w:val="-11"/>
        </w:rPr>
        <w:t xml:space="preserve"> </w:t>
      </w:r>
      <w:r>
        <w:rPr>
          <w:spacing w:val="-2"/>
        </w:rPr>
        <w:t>also</w:t>
      </w:r>
      <w:r>
        <w:rPr>
          <w:spacing w:val="-11"/>
        </w:rPr>
        <w:t xml:space="preserve"> </w:t>
      </w:r>
      <w:r>
        <w:rPr>
          <w:spacing w:val="-2"/>
        </w:rPr>
        <w:t>be</w:t>
      </w:r>
      <w:r>
        <w:rPr>
          <w:spacing w:val="-11"/>
        </w:rPr>
        <w:t xml:space="preserve"> </w:t>
      </w:r>
      <w:r>
        <w:rPr>
          <w:spacing w:val="-2"/>
        </w:rPr>
        <w:t>read</w:t>
      </w:r>
      <w:r>
        <w:rPr>
          <w:spacing w:val="-11"/>
        </w:rPr>
        <w:t xml:space="preserve"> </w:t>
      </w:r>
      <w:r>
        <w:rPr>
          <w:spacing w:val="-2"/>
        </w:rPr>
        <w:t>as</w:t>
      </w:r>
      <w:r>
        <w:rPr>
          <w:spacing w:val="-11"/>
        </w:rPr>
        <w:t xml:space="preserve"> </w:t>
      </w:r>
      <w:r>
        <w:rPr>
          <w:spacing w:val="-2"/>
        </w:rPr>
        <w:t>answers</w:t>
      </w:r>
      <w:r>
        <w:rPr>
          <w:spacing w:val="-11"/>
        </w:rPr>
        <w:t xml:space="preserve"> </w:t>
      </w:r>
      <w:r>
        <w:rPr>
          <w:spacing w:val="-2"/>
        </w:rPr>
        <w:t>to</w:t>
      </w:r>
      <w:r>
        <w:rPr>
          <w:spacing w:val="-11"/>
        </w:rPr>
        <w:t xml:space="preserve"> </w:t>
      </w:r>
      <w:r>
        <w:rPr>
          <w:spacing w:val="-2"/>
        </w:rPr>
        <w:t>the</w:t>
      </w:r>
      <w:r>
        <w:rPr>
          <w:spacing w:val="-11"/>
        </w:rPr>
        <w:t xml:space="preserve"> </w:t>
      </w:r>
      <w:r>
        <w:rPr>
          <w:spacing w:val="-2"/>
        </w:rPr>
        <w:t>primary</w:t>
      </w:r>
      <w:r>
        <w:rPr>
          <w:spacing w:val="-11"/>
        </w:rPr>
        <w:t xml:space="preserve"> </w:t>
      </w:r>
      <w:r>
        <w:rPr>
          <w:spacing w:val="-2"/>
        </w:rPr>
        <w:t>research</w:t>
      </w:r>
      <w:r>
        <w:rPr>
          <w:spacing w:val="-11"/>
        </w:rPr>
        <w:t xml:space="preserve"> </w:t>
      </w:r>
      <w:r>
        <w:rPr>
          <w:spacing w:val="-2"/>
        </w:rPr>
        <w:t>questions.</w:t>
      </w:r>
      <w:r>
        <w:rPr>
          <w:spacing w:val="23"/>
        </w:rPr>
        <w:t xml:space="preserve"> </w:t>
      </w:r>
      <w:r>
        <w:rPr>
          <w:spacing w:val="-2"/>
        </w:rPr>
        <w:t>RQ1</w:t>
      </w:r>
      <w:r>
        <w:rPr>
          <w:spacing w:val="-11"/>
        </w:rPr>
        <w:t xml:space="preserve"> </w:t>
      </w:r>
      <w:r>
        <w:rPr>
          <w:spacing w:val="-2"/>
        </w:rPr>
        <w:t>is</w:t>
      </w:r>
      <w:r>
        <w:rPr>
          <w:spacing w:val="-11"/>
        </w:rPr>
        <w:t xml:space="preserve"> </w:t>
      </w:r>
      <w:r>
        <w:rPr>
          <w:spacing w:val="-2"/>
        </w:rPr>
        <w:t>addressed</w:t>
      </w:r>
      <w:r>
        <w:rPr>
          <w:spacing w:val="-11"/>
        </w:rPr>
        <w:t xml:space="preserve"> </w:t>
      </w:r>
      <w:r>
        <w:rPr>
          <w:spacing w:val="-2"/>
        </w:rPr>
        <w:t>by</w:t>
      </w:r>
      <w:r>
        <w:rPr>
          <w:spacing w:val="-11"/>
        </w:rPr>
        <w:t xml:space="preserve"> </w:t>
      </w:r>
      <w:r>
        <w:rPr>
          <w:spacing w:val="-2"/>
        </w:rPr>
        <w:t>inter-</w:t>
      </w:r>
      <w:r>
        <w:t>method</w:t>
      </w:r>
      <w:r>
        <w:rPr>
          <w:spacing w:val="-15"/>
        </w:rPr>
        <w:t xml:space="preserve"> </w:t>
      </w:r>
      <w:r>
        <w:rPr>
          <w:i/>
        </w:rPr>
        <w:t>τ</w:t>
      </w:r>
      <w:r>
        <w:rPr>
          <w:i/>
          <w:spacing w:val="22"/>
        </w:rPr>
        <w:t xml:space="preserve"> </w:t>
      </w:r>
      <w:r>
        <w:t>= 0</w:t>
      </w:r>
      <w:r>
        <w:rPr>
          <w:i/>
        </w:rPr>
        <w:t>.</w:t>
      </w:r>
      <w:r>
        <w:t>316</w:t>
      </w:r>
      <w:r>
        <w:rPr>
          <w:spacing w:val="-15"/>
        </w:rPr>
        <w:t xml:space="preserve"> </w:t>
      </w:r>
      <w:r>
        <w:t>and</w:t>
      </w:r>
      <w:r>
        <w:rPr>
          <w:spacing w:val="-15"/>
        </w:rPr>
        <w:t xml:space="preserve"> </w:t>
      </w:r>
      <w:r>
        <w:t>Figures</w:t>
      </w:r>
      <w:r>
        <w:rPr>
          <w:spacing w:val="-15"/>
        </w:rPr>
        <w:t xml:space="preserve"> </w:t>
      </w:r>
      <w:hyperlink w:anchor="_bookmark110" w:history="1">
        <w:r>
          <w:t>4.7</w:t>
        </w:r>
      </w:hyperlink>
      <w:r>
        <w:t>–</w:t>
      </w:r>
      <w:hyperlink w:anchor="_bookmark111" w:history="1">
        <w:r>
          <w:t>4.8</w:t>
        </w:r>
      </w:hyperlink>
      <w:r>
        <w:t>:</w:t>
      </w:r>
      <w:r>
        <w:rPr>
          <w:spacing w:val="12"/>
        </w:rPr>
        <w:t xml:space="preserve"> </w:t>
      </w:r>
      <w:r>
        <w:t>orderings</w:t>
      </w:r>
      <w:r>
        <w:rPr>
          <w:spacing w:val="-15"/>
        </w:rPr>
        <w:t xml:space="preserve"> </w:t>
      </w:r>
      <w:r>
        <w:t>diverge</w:t>
      </w:r>
      <w:r>
        <w:rPr>
          <w:spacing w:val="-15"/>
        </w:rPr>
        <w:t xml:space="preserve"> </w:t>
      </w:r>
      <w:r>
        <w:t>enough</w:t>
      </w:r>
      <w:r>
        <w:rPr>
          <w:spacing w:val="-15"/>
        </w:rPr>
        <w:t xml:space="preserve"> </w:t>
      </w:r>
      <w:r>
        <w:t>to</w:t>
      </w:r>
      <w:r>
        <w:rPr>
          <w:spacing w:val="-15"/>
        </w:rPr>
        <w:t xml:space="preserve"> </w:t>
      </w:r>
      <w:r>
        <w:t>treat</w:t>
      </w:r>
      <w:r>
        <w:rPr>
          <w:spacing w:val="-15"/>
        </w:rPr>
        <w:t xml:space="preserve"> </w:t>
      </w:r>
      <w:r>
        <w:t>the</w:t>
      </w:r>
      <w:r>
        <w:rPr>
          <w:spacing w:val="-15"/>
        </w:rPr>
        <w:t xml:space="preserve"> </w:t>
      </w:r>
      <w:r>
        <w:t>methods</w:t>
      </w:r>
      <w:r>
        <w:rPr>
          <w:spacing w:val="-15"/>
        </w:rPr>
        <w:t xml:space="preserve"> </w:t>
      </w:r>
      <w:r>
        <w:t>as</w:t>
      </w:r>
      <w:r>
        <w:rPr>
          <w:spacing w:val="-15"/>
        </w:rPr>
        <w:t xml:space="preserve"> </w:t>
      </w:r>
      <w:r>
        <w:t>distinct</w:t>
      </w:r>
      <w:r>
        <w:rPr>
          <w:spacing w:val="-15"/>
        </w:rPr>
        <w:t xml:space="preserve"> </w:t>
      </w:r>
      <w:r>
        <w:t>in-struments.</w:t>
      </w:r>
      <w:r>
        <w:rPr>
          <w:spacing w:val="-11"/>
        </w:rPr>
        <w:t xml:space="preserve"> </w:t>
      </w:r>
      <w:r>
        <w:t>RQ2</w:t>
      </w:r>
      <w:r>
        <w:rPr>
          <w:spacing w:val="-15"/>
        </w:rPr>
        <w:t xml:space="preserve"> </w:t>
      </w:r>
      <w:r>
        <w:t>is</w:t>
      </w:r>
      <w:r>
        <w:rPr>
          <w:spacing w:val="-15"/>
        </w:rPr>
        <w:t xml:space="preserve"> </w:t>
      </w:r>
      <w:r>
        <w:t>addressed</w:t>
      </w:r>
      <w:r>
        <w:rPr>
          <w:spacing w:val="-15"/>
        </w:rPr>
        <w:t xml:space="preserve"> </w:t>
      </w:r>
      <w:r>
        <w:t>by</w:t>
      </w:r>
      <w:r>
        <w:rPr>
          <w:spacing w:val="-15"/>
        </w:rPr>
        <w:t xml:space="preserve"> </w:t>
      </w:r>
      <w:r>
        <w:t>Table</w:t>
      </w:r>
      <w:r>
        <w:rPr>
          <w:spacing w:val="-15"/>
        </w:rPr>
        <w:t xml:space="preserve"> </w:t>
      </w:r>
      <w:hyperlink w:anchor="_bookmark101" w:history="1">
        <w:r>
          <w:t>4.7</w:t>
        </w:r>
      </w:hyperlink>
      <w:r>
        <w:rPr>
          <w:spacing w:val="-15"/>
        </w:rPr>
        <w:t xml:space="preserve"> </w:t>
      </w:r>
      <w:r>
        <w:t>and</w:t>
      </w:r>
      <w:r>
        <w:rPr>
          <w:spacing w:val="-15"/>
        </w:rPr>
        <w:t xml:space="preserve"> </w:t>
      </w:r>
      <w:r>
        <w:t>the</w:t>
      </w:r>
      <w:r>
        <w:rPr>
          <w:spacing w:val="-15"/>
        </w:rPr>
        <w:t xml:space="preserve"> </w:t>
      </w:r>
      <w:r>
        <w:t>per-family</w:t>
      </w:r>
      <w:r>
        <w:rPr>
          <w:spacing w:val="-15"/>
        </w:rPr>
        <w:t xml:space="preserve"> </w:t>
      </w:r>
      <w:r>
        <w:t>tables:</w:t>
      </w:r>
      <w:r>
        <w:rPr>
          <w:spacing w:val="-3"/>
        </w:rPr>
        <w:t xml:space="preserve"> </w:t>
      </w:r>
      <w:r>
        <w:t>winners</w:t>
      </w:r>
      <w:r>
        <w:rPr>
          <w:spacing w:val="-15"/>
        </w:rPr>
        <w:t xml:space="preserve"> </w:t>
      </w:r>
      <w:r>
        <w:t>are</w:t>
      </w:r>
      <w:r>
        <w:rPr>
          <w:spacing w:val="-15"/>
        </w:rPr>
        <w:t xml:space="preserve"> </w:t>
      </w:r>
      <w:r>
        <w:t>construct-</w:t>
      </w:r>
      <w:r>
        <w:rPr>
          <w:spacing w:val="-2"/>
        </w:rPr>
        <w:t>specific.</w:t>
      </w:r>
    </w:p>
    <w:p w14:paraId="00DC22FC" w14:textId="77777777" w:rsidR="00350CFB" w:rsidRDefault="00283FFF">
      <w:pPr>
        <w:pStyle w:val="BodyText"/>
        <w:spacing w:line="341" w:lineRule="exact"/>
        <w:ind w:left="282"/>
        <w:jc w:val="both"/>
        <w:rPr>
          <w:rFonts w:ascii="Arial Unicode MS" w:hAnsi="Arial Unicode MS"/>
        </w:rPr>
      </w:pPr>
      <w:r>
        <w:t>RQ3</w:t>
      </w:r>
      <w:r>
        <w:rPr>
          <w:spacing w:val="3"/>
        </w:rPr>
        <w:t xml:space="preserve"> </w:t>
      </w:r>
      <w:r>
        <w:t>is</w:t>
      </w:r>
      <w:r>
        <w:rPr>
          <w:spacing w:val="4"/>
        </w:rPr>
        <w:t xml:space="preserve"> </w:t>
      </w:r>
      <w:r>
        <w:t>addressed</w:t>
      </w:r>
      <w:r>
        <w:rPr>
          <w:spacing w:val="3"/>
        </w:rPr>
        <w:t xml:space="preserve"> </w:t>
      </w:r>
      <w:r>
        <w:t>by</w:t>
      </w:r>
      <w:r>
        <w:rPr>
          <w:spacing w:val="4"/>
        </w:rPr>
        <w:t xml:space="preserve"> </w:t>
      </w:r>
      <w:r>
        <w:t>Tables</w:t>
      </w:r>
      <w:r>
        <w:rPr>
          <w:spacing w:val="3"/>
        </w:rPr>
        <w:t xml:space="preserve"> </w:t>
      </w:r>
      <w:hyperlink w:anchor="_bookmark91" w:history="1">
        <w:r>
          <w:t>4.2</w:t>
        </w:r>
      </w:hyperlink>
      <w:r>
        <w:t>–</w:t>
      </w:r>
      <w:hyperlink w:anchor="_bookmark93" w:history="1">
        <w:r>
          <w:t>4.3</w:t>
        </w:r>
      </w:hyperlink>
      <w:r>
        <w:rPr>
          <w:spacing w:val="4"/>
        </w:rPr>
        <w:t xml:space="preserve"> </w:t>
      </w:r>
      <w:r>
        <w:t>and</w:t>
      </w:r>
      <w:r>
        <w:rPr>
          <w:spacing w:val="3"/>
        </w:rPr>
        <w:t xml:space="preserve"> </w:t>
      </w:r>
      <w:r>
        <w:t>Figure</w:t>
      </w:r>
      <w:r>
        <w:rPr>
          <w:spacing w:val="4"/>
        </w:rPr>
        <w:t xml:space="preserve"> </w:t>
      </w:r>
      <w:hyperlink w:anchor="_bookmark94" w:history="1">
        <w:r>
          <w:t>4.4</w:t>
        </w:r>
      </w:hyperlink>
      <w:r>
        <w:t>:</w:t>
      </w:r>
      <w:r>
        <w:rPr>
          <w:spacing w:val="30"/>
        </w:rPr>
        <w:t xml:space="preserve"> </w:t>
      </w:r>
      <w:r>
        <w:t>EndorseRank</w:t>
      </w:r>
      <w:r>
        <w:rPr>
          <w:spacing w:val="4"/>
        </w:rPr>
        <w:t xml:space="preserve"> </w:t>
      </w:r>
      <w:r>
        <w:t>is</w:t>
      </w:r>
      <w:r>
        <w:rPr>
          <w:spacing w:val="3"/>
        </w:rPr>
        <w:t xml:space="preserve"> </w:t>
      </w:r>
      <w:r>
        <w:t>approximately</w:t>
      </w:r>
      <w:r>
        <w:rPr>
          <w:spacing w:val="4"/>
        </w:rPr>
        <w:t xml:space="preserve"> </w:t>
      </w:r>
      <w:r>
        <w:t>8</w:t>
      </w:r>
      <w:r>
        <w:rPr>
          <w:i/>
        </w:rPr>
        <w:t>.</w:t>
      </w:r>
      <w:r>
        <w:t>9</w:t>
      </w:r>
      <w:r>
        <w:rPr>
          <w:rFonts w:ascii="Arial Unicode MS" w:hAnsi="Arial Unicode MS"/>
        </w:rPr>
        <w:t>×</w:t>
      </w:r>
      <w:r>
        <w:t>–</w:t>
      </w:r>
      <w:r>
        <w:rPr>
          <w:spacing w:val="-2"/>
        </w:rPr>
        <w:t>10</w:t>
      </w:r>
      <w:r>
        <w:rPr>
          <w:i/>
          <w:spacing w:val="-2"/>
        </w:rPr>
        <w:t>.</w:t>
      </w:r>
      <w:r>
        <w:rPr>
          <w:spacing w:val="-2"/>
        </w:rPr>
        <w:t>4</w:t>
      </w:r>
      <w:r>
        <w:rPr>
          <w:rFonts w:ascii="Arial Unicode MS" w:hAnsi="Arial Unicode MS"/>
          <w:spacing w:val="-2"/>
        </w:rPr>
        <w:t>×</w:t>
      </w:r>
    </w:p>
    <w:p w14:paraId="00DC22FD" w14:textId="77777777" w:rsidR="00350CFB" w:rsidRDefault="00283FFF">
      <w:pPr>
        <w:pStyle w:val="BodyText"/>
        <w:spacing w:before="119" w:line="396" w:lineRule="auto"/>
        <w:ind w:left="282" w:right="524"/>
        <w:jc w:val="both"/>
      </w:pPr>
      <w:r>
        <w:t>faster depending on sample definition.</w:t>
      </w:r>
      <w:r>
        <w:rPr>
          <w:spacing w:val="40"/>
        </w:rPr>
        <w:t xml:space="preserve"> </w:t>
      </w:r>
      <w:r>
        <w:t>RQ4 is addressed by comparing transfer-family means to trading-success means for social methods:</w:t>
      </w:r>
      <w:r>
        <w:rPr>
          <w:spacing w:val="28"/>
        </w:rPr>
        <w:t xml:space="preserve"> </w:t>
      </w:r>
      <w:r>
        <w:t>transfer proxies yield stronger alignment than trading-success proxies on this cohort (AWP 0</w:t>
      </w:r>
      <w:r>
        <w:rPr>
          <w:i/>
        </w:rPr>
        <w:t>.</w:t>
      </w:r>
      <w:r>
        <w:t>534 vs. 0</w:t>
      </w:r>
      <w:r>
        <w:rPr>
          <w:i/>
        </w:rPr>
        <w:t>.</w:t>
      </w:r>
      <w:r>
        <w:t>179; EndorseRank 0</w:t>
      </w:r>
      <w:r>
        <w:rPr>
          <w:i/>
        </w:rPr>
        <w:t>.</w:t>
      </w:r>
      <w:r>
        <w:t>333 vs. 0</w:t>
      </w:r>
      <w:r>
        <w:rPr>
          <w:i/>
        </w:rPr>
        <w:t>.</w:t>
      </w:r>
      <w:r>
        <w:t>096).</w:t>
      </w:r>
      <w:r>
        <w:rPr>
          <w:spacing w:val="40"/>
        </w:rPr>
        <w:t xml:space="preserve"> </w:t>
      </w:r>
      <w:r>
        <w:t>SRQ1 is addressed by the GF-PR ceiling and SC1.</w:t>
      </w:r>
    </w:p>
    <w:p w14:paraId="00DC22FE" w14:textId="77777777" w:rsidR="00350CFB" w:rsidRDefault="00350CFB">
      <w:pPr>
        <w:pStyle w:val="BodyText"/>
        <w:spacing w:line="396" w:lineRule="auto"/>
        <w:jc w:val="both"/>
        <w:sectPr w:rsidR="00350CFB">
          <w:pgSz w:w="11910" w:h="16840"/>
          <w:pgMar w:top="1840" w:right="708" w:bottom="2300" w:left="992" w:header="0" w:footer="2115" w:gutter="0"/>
          <w:cols w:space="720"/>
        </w:sectPr>
      </w:pPr>
    </w:p>
    <w:p w14:paraId="00DC22FF" w14:textId="77777777" w:rsidR="00350CFB" w:rsidRDefault="00283FFF">
      <w:pPr>
        <w:pStyle w:val="BodyText"/>
        <w:spacing w:before="72" w:line="396" w:lineRule="auto"/>
        <w:ind w:left="282" w:right="524" w:hanging="12"/>
        <w:jc w:val="both"/>
      </w:pPr>
      <w:r>
        <w:lastRenderedPageBreak/>
        <w:t>What</w:t>
      </w:r>
      <w:r>
        <w:rPr>
          <w:spacing w:val="-4"/>
        </w:rPr>
        <w:t xml:space="preserve"> </w:t>
      </w:r>
      <w:r>
        <w:t>the</w:t>
      </w:r>
      <w:r>
        <w:rPr>
          <w:spacing w:val="-4"/>
        </w:rPr>
        <w:t xml:space="preserve"> </w:t>
      </w:r>
      <w:r>
        <w:t>chapter</w:t>
      </w:r>
      <w:r>
        <w:rPr>
          <w:spacing w:val="-4"/>
        </w:rPr>
        <w:t xml:space="preserve"> </w:t>
      </w:r>
      <w:r>
        <w:t>does</w:t>
      </w:r>
      <w:r>
        <w:rPr>
          <w:spacing w:val="-4"/>
        </w:rPr>
        <w:t xml:space="preserve"> </w:t>
      </w:r>
      <w:r>
        <w:rPr>
          <w:i/>
        </w:rPr>
        <w:t xml:space="preserve">not </w:t>
      </w:r>
      <w:r>
        <w:t>claim</w:t>
      </w:r>
      <w:r>
        <w:rPr>
          <w:spacing w:val="-4"/>
        </w:rPr>
        <w:t xml:space="preserve"> </w:t>
      </w:r>
      <w:r>
        <w:t>is</w:t>
      </w:r>
      <w:r>
        <w:rPr>
          <w:spacing w:val="-4"/>
        </w:rPr>
        <w:t xml:space="preserve"> </w:t>
      </w:r>
      <w:r>
        <w:t>equally</w:t>
      </w:r>
      <w:r>
        <w:rPr>
          <w:spacing w:val="-4"/>
        </w:rPr>
        <w:t xml:space="preserve"> </w:t>
      </w:r>
      <w:r>
        <w:t>important. It</w:t>
      </w:r>
      <w:r>
        <w:rPr>
          <w:spacing w:val="-4"/>
        </w:rPr>
        <w:t xml:space="preserve"> </w:t>
      </w:r>
      <w:r>
        <w:t>does</w:t>
      </w:r>
      <w:r>
        <w:rPr>
          <w:spacing w:val="-4"/>
        </w:rPr>
        <w:t xml:space="preserve"> </w:t>
      </w:r>
      <w:r>
        <w:t>not</w:t>
      </w:r>
      <w:r>
        <w:rPr>
          <w:spacing w:val="-4"/>
        </w:rPr>
        <w:t xml:space="preserve"> </w:t>
      </w:r>
      <w:r>
        <w:t>claim</w:t>
      </w:r>
      <w:r>
        <w:rPr>
          <w:spacing w:val="-4"/>
        </w:rPr>
        <w:t xml:space="preserve"> </w:t>
      </w:r>
      <w:r>
        <w:t>that</w:t>
      </w:r>
      <w:r>
        <w:rPr>
          <w:spacing w:val="-4"/>
        </w:rPr>
        <w:t xml:space="preserve"> </w:t>
      </w:r>
      <w:r>
        <w:t>EndorseRank</w:t>
      </w:r>
      <w:r>
        <w:rPr>
          <w:spacing w:val="-4"/>
        </w:rPr>
        <w:t xml:space="preserve"> </w:t>
      </w:r>
      <w:r>
        <w:t xml:space="preserve">predicts </w:t>
      </w:r>
      <w:r>
        <w:rPr>
          <w:spacing w:val="-2"/>
        </w:rPr>
        <w:t>leveraged</w:t>
      </w:r>
      <w:r>
        <w:rPr>
          <w:spacing w:val="-9"/>
        </w:rPr>
        <w:t xml:space="preserve"> </w:t>
      </w:r>
      <w:r>
        <w:rPr>
          <w:spacing w:val="-2"/>
        </w:rPr>
        <w:t>trading</w:t>
      </w:r>
      <w:r>
        <w:rPr>
          <w:spacing w:val="-8"/>
        </w:rPr>
        <w:t xml:space="preserve"> </w:t>
      </w:r>
      <w:r>
        <w:rPr>
          <w:spacing w:val="-2"/>
        </w:rPr>
        <w:t>profits</w:t>
      </w:r>
      <w:r>
        <w:rPr>
          <w:spacing w:val="-9"/>
        </w:rPr>
        <w:t xml:space="preserve"> </w:t>
      </w:r>
      <w:r>
        <w:rPr>
          <w:spacing w:val="-2"/>
        </w:rPr>
        <w:t>better</w:t>
      </w:r>
      <w:r>
        <w:rPr>
          <w:spacing w:val="-8"/>
        </w:rPr>
        <w:t xml:space="preserve"> </w:t>
      </w:r>
      <w:r>
        <w:rPr>
          <w:spacing w:val="-2"/>
        </w:rPr>
        <w:t>than</w:t>
      </w:r>
      <w:r>
        <w:rPr>
          <w:spacing w:val="-8"/>
        </w:rPr>
        <w:t xml:space="preserve"> </w:t>
      </w:r>
      <w:r>
        <w:rPr>
          <w:spacing w:val="-2"/>
        </w:rPr>
        <w:t>AWP;</w:t>
      </w:r>
      <w:r>
        <w:rPr>
          <w:spacing w:val="-9"/>
        </w:rPr>
        <w:t xml:space="preserve"> </w:t>
      </w:r>
      <w:r>
        <w:rPr>
          <w:spacing w:val="-2"/>
        </w:rPr>
        <w:t>the</w:t>
      </w:r>
      <w:r>
        <w:rPr>
          <w:spacing w:val="-8"/>
        </w:rPr>
        <w:t xml:space="preserve"> </w:t>
      </w:r>
      <w:r>
        <w:rPr>
          <w:spacing w:val="-2"/>
        </w:rPr>
        <w:t>opposite</w:t>
      </w:r>
      <w:r>
        <w:rPr>
          <w:spacing w:val="-8"/>
        </w:rPr>
        <w:t xml:space="preserve"> </w:t>
      </w:r>
      <w:r>
        <w:rPr>
          <w:spacing w:val="-2"/>
        </w:rPr>
        <w:t>is</w:t>
      </w:r>
      <w:r>
        <w:rPr>
          <w:spacing w:val="-9"/>
        </w:rPr>
        <w:t xml:space="preserve"> </w:t>
      </w:r>
      <w:r>
        <w:rPr>
          <w:spacing w:val="-2"/>
        </w:rPr>
        <w:t>true</w:t>
      </w:r>
      <w:r>
        <w:rPr>
          <w:spacing w:val="-8"/>
        </w:rPr>
        <w:t xml:space="preserve"> </w:t>
      </w:r>
      <w:r>
        <w:rPr>
          <w:spacing w:val="-2"/>
        </w:rPr>
        <w:t>among</w:t>
      </w:r>
      <w:r>
        <w:rPr>
          <w:spacing w:val="-8"/>
        </w:rPr>
        <w:t xml:space="preserve"> </w:t>
      </w:r>
      <w:r>
        <w:rPr>
          <w:spacing w:val="-2"/>
        </w:rPr>
        <w:t>social</w:t>
      </w:r>
      <w:r>
        <w:rPr>
          <w:spacing w:val="-9"/>
        </w:rPr>
        <w:t xml:space="preserve"> </w:t>
      </w:r>
      <w:r>
        <w:rPr>
          <w:spacing w:val="-2"/>
        </w:rPr>
        <w:t>methods</w:t>
      </w:r>
      <w:r>
        <w:rPr>
          <w:spacing w:val="-8"/>
        </w:rPr>
        <w:t xml:space="preserve"> </w:t>
      </w:r>
      <w:r>
        <w:rPr>
          <w:spacing w:val="-2"/>
        </w:rPr>
        <w:t>on</w:t>
      </w:r>
      <w:r>
        <w:rPr>
          <w:spacing w:val="-8"/>
        </w:rPr>
        <w:t xml:space="preserve"> </w:t>
      </w:r>
      <w:r>
        <w:rPr>
          <w:spacing w:val="-2"/>
        </w:rPr>
        <w:t>the</w:t>
      </w:r>
      <w:r>
        <w:rPr>
          <w:spacing w:val="-9"/>
        </w:rPr>
        <w:t xml:space="preserve"> </w:t>
      </w:r>
      <w:r>
        <w:rPr>
          <w:spacing w:val="-2"/>
        </w:rPr>
        <w:t>trading-</w:t>
      </w:r>
      <w:r>
        <w:rPr>
          <w:w w:val="105"/>
        </w:rPr>
        <w:t>success</w:t>
      </w:r>
      <w:r>
        <w:rPr>
          <w:spacing w:val="-11"/>
          <w:w w:val="105"/>
        </w:rPr>
        <w:t xml:space="preserve"> </w:t>
      </w:r>
      <w:r>
        <w:rPr>
          <w:w w:val="105"/>
        </w:rPr>
        <w:t>family.</w:t>
      </w:r>
      <w:r>
        <w:rPr>
          <w:spacing w:val="31"/>
          <w:w w:val="105"/>
        </w:rPr>
        <w:t xml:space="preserve"> </w:t>
      </w:r>
      <w:r>
        <w:rPr>
          <w:w w:val="105"/>
        </w:rPr>
        <w:t>It</w:t>
      </w:r>
      <w:r>
        <w:rPr>
          <w:spacing w:val="-11"/>
          <w:w w:val="105"/>
        </w:rPr>
        <w:t xml:space="preserve"> </w:t>
      </w:r>
      <w:r>
        <w:rPr>
          <w:w w:val="105"/>
        </w:rPr>
        <w:t>does</w:t>
      </w:r>
      <w:r>
        <w:rPr>
          <w:spacing w:val="-11"/>
          <w:w w:val="105"/>
        </w:rPr>
        <w:t xml:space="preserve"> </w:t>
      </w:r>
      <w:r>
        <w:rPr>
          <w:w w:val="105"/>
        </w:rPr>
        <w:t>not</w:t>
      </w:r>
      <w:r>
        <w:rPr>
          <w:spacing w:val="-11"/>
          <w:w w:val="105"/>
        </w:rPr>
        <w:t xml:space="preserve"> </w:t>
      </w:r>
      <w:r>
        <w:rPr>
          <w:w w:val="105"/>
        </w:rPr>
        <w:t>claim</w:t>
      </w:r>
      <w:r>
        <w:rPr>
          <w:spacing w:val="-11"/>
          <w:w w:val="105"/>
        </w:rPr>
        <w:t xml:space="preserve"> </w:t>
      </w:r>
      <w:r>
        <w:rPr>
          <w:w w:val="105"/>
        </w:rPr>
        <w:t>that</w:t>
      </w:r>
      <w:r>
        <w:rPr>
          <w:spacing w:val="-11"/>
          <w:w w:val="105"/>
        </w:rPr>
        <w:t xml:space="preserve"> </w:t>
      </w:r>
      <w:r>
        <w:rPr>
          <w:w w:val="105"/>
        </w:rPr>
        <w:t>AWP</w:t>
      </w:r>
      <w:r>
        <w:rPr>
          <w:spacing w:val="-11"/>
          <w:w w:val="105"/>
        </w:rPr>
        <w:t xml:space="preserve"> </w:t>
      </w:r>
      <w:r>
        <w:rPr>
          <w:w w:val="105"/>
        </w:rPr>
        <w:t>is</w:t>
      </w:r>
      <w:r>
        <w:rPr>
          <w:spacing w:val="-11"/>
          <w:w w:val="105"/>
        </w:rPr>
        <w:t xml:space="preserve"> </w:t>
      </w:r>
      <w:r>
        <w:rPr>
          <w:w w:val="105"/>
        </w:rPr>
        <w:t>obsolete;</w:t>
      </w:r>
      <w:r>
        <w:rPr>
          <w:spacing w:val="-4"/>
          <w:w w:val="105"/>
        </w:rPr>
        <w:t xml:space="preserve"> </w:t>
      </w:r>
      <w:r>
        <w:rPr>
          <w:w w:val="105"/>
        </w:rPr>
        <w:t>AWP</w:t>
      </w:r>
      <w:r>
        <w:rPr>
          <w:spacing w:val="-11"/>
          <w:w w:val="105"/>
        </w:rPr>
        <w:t xml:space="preserve"> </w:t>
      </w:r>
      <w:r>
        <w:rPr>
          <w:w w:val="105"/>
        </w:rPr>
        <w:t>remains</w:t>
      </w:r>
      <w:r>
        <w:rPr>
          <w:spacing w:val="-11"/>
          <w:w w:val="105"/>
        </w:rPr>
        <w:t xml:space="preserve"> </w:t>
      </w:r>
      <w:r>
        <w:rPr>
          <w:w w:val="105"/>
        </w:rPr>
        <w:t>the</w:t>
      </w:r>
      <w:r>
        <w:rPr>
          <w:spacing w:val="-11"/>
          <w:w w:val="105"/>
        </w:rPr>
        <w:t xml:space="preserve"> </w:t>
      </w:r>
      <w:r>
        <w:rPr>
          <w:w w:val="105"/>
        </w:rPr>
        <w:t>stronger</w:t>
      </w:r>
      <w:r>
        <w:rPr>
          <w:spacing w:val="-11"/>
          <w:w w:val="105"/>
        </w:rPr>
        <w:t xml:space="preserve"> </w:t>
      </w:r>
      <w:r>
        <w:rPr>
          <w:w w:val="105"/>
        </w:rPr>
        <w:t>method</w:t>
      </w:r>
      <w:r>
        <w:rPr>
          <w:spacing w:val="-11"/>
          <w:w w:val="105"/>
        </w:rPr>
        <w:t xml:space="preserve"> </w:t>
      </w:r>
      <w:r>
        <w:rPr>
          <w:w w:val="105"/>
        </w:rPr>
        <w:t xml:space="preserve">for </w:t>
      </w:r>
      <w:r>
        <w:t>transfer-hub</w:t>
      </w:r>
      <w:r>
        <w:rPr>
          <w:spacing w:val="-15"/>
        </w:rPr>
        <w:t xml:space="preserve"> </w:t>
      </w:r>
      <w:r>
        <w:t>detection</w:t>
      </w:r>
      <w:r>
        <w:rPr>
          <w:spacing w:val="-15"/>
        </w:rPr>
        <w:t xml:space="preserve"> </w:t>
      </w:r>
      <w:r>
        <w:t>and</w:t>
      </w:r>
      <w:r>
        <w:rPr>
          <w:spacing w:val="-15"/>
        </w:rPr>
        <w:t xml:space="preserve"> </w:t>
      </w:r>
      <w:r>
        <w:t>for</w:t>
      </w:r>
      <w:r>
        <w:rPr>
          <w:spacing w:val="-15"/>
        </w:rPr>
        <w:t xml:space="preserve"> </w:t>
      </w:r>
      <w:r>
        <w:t>several</w:t>
      </w:r>
      <w:r>
        <w:rPr>
          <w:spacing w:val="-15"/>
        </w:rPr>
        <w:t xml:space="preserve"> </w:t>
      </w:r>
      <w:r>
        <w:t>activity-</w:t>
      </w:r>
      <w:r>
        <w:rPr>
          <w:spacing w:val="-15"/>
        </w:rPr>
        <w:t xml:space="preserve"> </w:t>
      </w:r>
      <w:r>
        <w:t>and</w:t>
      </w:r>
      <w:r>
        <w:rPr>
          <w:spacing w:val="-15"/>
        </w:rPr>
        <w:t xml:space="preserve"> </w:t>
      </w:r>
      <w:r>
        <w:t>outcome-adjacent</w:t>
      </w:r>
      <w:r>
        <w:rPr>
          <w:spacing w:val="-15"/>
        </w:rPr>
        <w:t xml:space="preserve"> </w:t>
      </w:r>
      <w:r>
        <w:t>proxies. It</w:t>
      </w:r>
      <w:r>
        <w:rPr>
          <w:spacing w:val="-15"/>
        </w:rPr>
        <w:t xml:space="preserve"> </w:t>
      </w:r>
      <w:r>
        <w:t>does</w:t>
      </w:r>
      <w:r>
        <w:rPr>
          <w:spacing w:val="-15"/>
        </w:rPr>
        <w:t xml:space="preserve"> </w:t>
      </w:r>
      <w:r>
        <w:t>not</w:t>
      </w:r>
      <w:r>
        <w:rPr>
          <w:spacing w:val="-15"/>
        </w:rPr>
        <w:t xml:space="preserve"> </w:t>
      </w:r>
      <w:r>
        <w:t>claim</w:t>
      </w:r>
      <w:r>
        <w:rPr>
          <w:spacing w:val="-15"/>
        </w:rPr>
        <w:t xml:space="preserve"> </w:t>
      </w:r>
      <w:r>
        <w:t>that GF-PR</w:t>
      </w:r>
      <w:r>
        <w:rPr>
          <w:spacing w:val="-15"/>
        </w:rPr>
        <w:t xml:space="preserve"> </w:t>
      </w:r>
      <w:r>
        <w:t>is</w:t>
      </w:r>
      <w:r>
        <w:rPr>
          <w:spacing w:val="-15"/>
        </w:rPr>
        <w:t xml:space="preserve"> </w:t>
      </w:r>
      <w:r>
        <w:t>a</w:t>
      </w:r>
      <w:r>
        <w:rPr>
          <w:spacing w:val="-15"/>
        </w:rPr>
        <w:t xml:space="preserve"> </w:t>
      </w:r>
      <w:r>
        <w:t>production</w:t>
      </w:r>
      <w:r>
        <w:rPr>
          <w:spacing w:val="-15"/>
        </w:rPr>
        <w:t xml:space="preserve"> </w:t>
      </w:r>
      <w:r>
        <w:t>reputation</w:t>
      </w:r>
      <w:r>
        <w:rPr>
          <w:spacing w:val="-15"/>
        </w:rPr>
        <w:t xml:space="preserve"> </w:t>
      </w:r>
      <w:r>
        <w:t>score.</w:t>
      </w:r>
      <w:r>
        <w:rPr>
          <w:spacing w:val="9"/>
        </w:rPr>
        <w:t xml:space="preserve"> </w:t>
      </w:r>
      <w:r>
        <w:t>The</w:t>
      </w:r>
      <w:r>
        <w:rPr>
          <w:spacing w:val="-15"/>
        </w:rPr>
        <w:t xml:space="preserve"> </w:t>
      </w:r>
      <w:r>
        <w:t>contribution</w:t>
      </w:r>
      <w:r>
        <w:rPr>
          <w:spacing w:val="-15"/>
        </w:rPr>
        <w:t xml:space="preserve"> </w:t>
      </w:r>
      <w:r>
        <w:t>is</w:t>
      </w:r>
      <w:r>
        <w:rPr>
          <w:spacing w:val="-15"/>
        </w:rPr>
        <w:t xml:space="preserve"> </w:t>
      </w:r>
      <w:r>
        <w:t>a</w:t>
      </w:r>
      <w:r>
        <w:rPr>
          <w:spacing w:val="-15"/>
        </w:rPr>
        <w:t xml:space="preserve"> </w:t>
      </w:r>
      <w:r>
        <w:t>precise,</w:t>
      </w:r>
      <w:r>
        <w:rPr>
          <w:spacing w:val="-14"/>
        </w:rPr>
        <w:t xml:space="preserve"> </w:t>
      </w:r>
      <w:r>
        <w:t>construct-aware</w:t>
      </w:r>
      <w:r>
        <w:rPr>
          <w:spacing w:val="-15"/>
        </w:rPr>
        <w:t xml:space="preserve"> </w:t>
      </w:r>
      <w:r>
        <w:t>comparison: EndorseRank</w:t>
      </w:r>
      <w:r>
        <w:rPr>
          <w:spacing w:val="-8"/>
        </w:rPr>
        <w:t xml:space="preserve"> </w:t>
      </w:r>
      <w:r>
        <w:t>offers</w:t>
      </w:r>
      <w:r>
        <w:rPr>
          <w:spacing w:val="-9"/>
        </w:rPr>
        <w:t xml:space="preserve"> </w:t>
      </w:r>
      <w:r>
        <w:t>a</w:t>
      </w:r>
      <w:r>
        <w:rPr>
          <w:spacing w:val="-8"/>
        </w:rPr>
        <w:t xml:space="preserve"> </w:t>
      </w:r>
      <w:r>
        <w:t>sparse,</w:t>
      </w:r>
      <w:r>
        <w:rPr>
          <w:spacing w:val="-7"/>
        </w:rPr>
        <w:t xml:space="preserve"> </w:t>
      </w:r>
      <w:r>
        <w:t>authorization-native</w:t>
      </w:r>
      <w:r>
        <w:rPr>
          <w:spacing w:val="-8"/>
        </w:rPr>
        <w:t xml:space="preserve"> </w:t>
      </w:r>
      <w:r>
        <w:t>ranking</w:t>
      </w:r>
      <w:r>
        <w:rPr>
          <w:spacing w:val="-8"/>
        </w:rPr>
        <w:t xml:space="preserve"> </w:t>
      </w:r>
      <w:r>
        <w:t>that</w:t>
      </w:r>
      <w:r>
        <w:rPr>
          <w:spacing w:val="-8"/>
        </w:rPr>
        <w:t xml:space="preserve"> </w:t>
      </w:r>
      <w:r>
        <w:t>is</w:t>
      </w:r>
      <w:r>
        <w:rPr>
          <w:spacing w:val="-8"/>
        </w:rPr>
        <w:t xml:space="preserve"> </w:t>
      </w:r>
      <w:r>
        <w:t>much</w:t>
      </w:r>
      <w:r>
        <w:rPr>
          <w:spacing w:val="-8"/>
        </w:rPr>
        <w:t xml:space="preserve"> </w:t>
      </w:r>
      <w:r>
        <w:t>cheaper</w:t>
      </w:r>
      <w:r>
        <w:rPr>
          <w:spacing w:val="-8"/>
        </w:rPr>
        <w:t xml:space="preserve"> </w:t>
      </w:r>
      <w:r>
        <w:t>to</w:t>
      </w:r>
      <w:r>
        <w:rPr>
          <w:spacing w:val="-8"/>
        </w:rPr>
        <w:t xml:space="preserve"> </w:t>
      </w:r>
      <w:r>
        <w:t>compute,</w:t>
      </w:r>
      <w:r>
        <w:rPr>
          <w:spacing w:val="-8"/>
        </w:rPr>
        <w:t xml:space="preserve"> </w:t>
      </w:r>
      <w:r>
        <w:t>aligns credibly with allowance proxies (</w:t>
      </w:r>
      <w:r>
        <w:rPr>
          <w:i/>
        </w:rPr>
        <w:t>τ</w:t>
      </w:r>
      <w:r>
        <w:rPr>
          <w:i/>
          <w:spacing w:val="40"/>
        </w:rPr>
        <w:t xml:space="preserve"> </w:t>
      </w:r>
      <w:r>
        <w:t>= 0</w:t>
      </w:r>
      <w:r>
        <w:rPr>
          <w:i/>
        </w:rPr>
        <w:t>.</w:t>
      </w:r>
      <w:r>
        <w:t xml:space="preserve">355), diverges moderately from AWP, and remains stable </w:t>
      </w:r>
      <w:r>
        <w:rPr>
          <w:w w:val="105"/>
        </w:rPr>
        <w:t>under</w:t>
      </w:r>
      <w:r>
        <w:rPr>
          <w:spacing w:val="-12"/>
          <w:w w:val="105"/>
        </w:rPr>
        <w:t xml:space="preserve"> </w:t>
      </w:r>
      <w:r>
        <w:rPr>
          <w:w w:val="105"/>
        </w:rPr>
        <w:t>the</w:t>
      </w:r>
      <w:r>
        <w:rPr>
          <w:spacing w:val="-12"/>
          <w:w w:val="105"/>
        </w:rPr>
        <w:t xml:space="preserve"> </w:t>
      </w:r>
      <w:r>
        <w:rPr>
          <w:w w:val="105"/>
        </w:rPr>
        <w:t>reported</w:t>
      </w:r>
      <w:r>
        <w:rPr>
          <w:spacing w:val="-12"/>
          <w:w w:val="105"/>
        </w:rPr>
        <w:t xml:space="preserve"> </w:t>
      </w:r>
      <w:r>
        <w:rPr>
          <w:w w:val="105"/>
        </w:rPr>
        <w:t>robustness</w:t>
      </w:r>
      <w:r>
        <w:rPr>
          <w:spacing w:val="-12"/>
          <w:w w:val="105"/>
        </w:rPr>
        <w:t xml:space="preserve"> </w:t>
      </w:r>
      <w:r>
        <w:rPr>
          <w:w w:val="105"/>
        </w:rPr>
        <w:t>checks.</w:t>
      </w:r>
    </w:p>
    <w:p w14:paraId="00DC2300" w14:textId="77777777" w:rsidR="00350CFB" w:rsidRDefault="00283FFF">
      <w:pPr>
        <w:pStyle w:val="BodyText"/>
        <w:spacing w:before="23" w:line="396" w:lineRule="auto"/>
        <w:ind w:left="282" w:right="565"/>
        <w:jc w:val="both"/>
      </w:pPr>
      <w:r>
        <w:t xml:space="preserve">Chapter </w:t>
      </w:r>
      <w:hyperlink w:anchor="_bookmark114" w:history="1">
        <w:r>
          <w:t>5</w:t>
        </w:r>
      </w:hyperlink>
      <w:r>
        <w:t xml:space="preserve"> interprets these findings against RQ1–RQ4 and SRQ1 in greater depth and discusses implications, threats to validity, and limitations.</w:t>
      </w:r>
    </w:p>
    <w:p w14:paraId="00DC2301" w14:textId="77777777" w:rsidR="00350CFB" w:rsidRDefault="00350CFB">
      <w:pPr>
        <w:pStyle w:val="BodyText"/>
        <w:spacing w:line="396" w:lineRule="auto"/>
        <w:jc w:val="both"/>
        <w:sectPr w:rsidR="00350CFB">
          <w:pgSz w:w="11910" w:h="16840"/>
          <w:pgMar w:top="1840" w:right="708" w:bottom="2300" w:left="992" w:header="0" w:footer="2115" w:gutter="0"/>
          <w:cols w:space="720"/>
        </w:sectPr>
      </w:pPr>
    </w:p>
    <w:p w14:paraId="00DC2302" w14:textId="77777777" w:rsidR="00350CFB" w:rsidRDefault="00350CFB">
      <w:pPr>
        <w:pStyle w:val="BodyText"/>
        <w:rPr>
          <w:sz w:val="34"/>
        </w:rPr>
      </w:pPr>
    </w:p>
    <w:p w14:paraId="00DC2303" w14:textId="77777777" w:rsidR="00350CFB" w:rsidRDefault="00350CFB">
      <w:pPr>
        <w:pStyle w:val="BodyText"/>
        <w:spacing w:before="197"/>
        <w:rPr>
          <w:sz w:val="34"/>
        </w:rPr>
      </w:pPr>
    </w:p>
    <w:p w14:paraId="00DC2304" w14:textId="77777777" w:rsidR="00350CFB" w:rsidRDefault="00283FFF">
      <w:pPr>
        <w:pStyle w:val="Heading1"/>
        <w:numPr>
          <w:ilvl w:val="0"/>
          <w:numId w:val="26"/>
        </w:numPr>
        <w:tabs>
          <w:tab w:val="left" w:pos="625"/>
        </w:tabs>
        <w:ind w:left="625" w:hanging="343"/>
        <w:jc w:val="both"/>
      </w:pPr>
      <w:bookmarkStart w:id="325" w:name="Discussion"/>
      <w:bookmarkStart w:id="326" w:name="_bookmark114"/>
      <w:bookmarkEnd w:id="325"/>
      <w:bookmarkEnd w:id="326"/>
      <w:r>
        <w:rPr>
          <w:spacing w:val="-2"/>
        </w:rPr>
        <w:t>Discussion</w:t>
      </w:r>
    </w:p>
    <w:p w14:paraId="00DC2305" w14:textId="77777777" w:rsidR="00350CFB" w:rsidRDefault="00283FFF">
      <w:pPr>
        <w:pStyle w:val="BodyText"/>
        <w:spacing w:before="278" w:line="456" w:lineRule="exact"/>
        <w:ind w:left="282" w:right="524" w:hanging="8"/>
        <w:jc w:val="both"/>
      </w:pPr>
      <w:r>
        <w:t xml:space="preserve">This chapter interprets the Chapter </w:t>
      </w:r>
      <w:hyperlink w:anchor="_bookmark84" w:history="1">
        <w:r>
          <w:t>4</w:t>
        </w:r>
      </w:hyperlink>
      <w:r>
        <w:t xml:space="preserve"> findings against RQ1–RQ4 and SRQ1, discusses theoretical </w:t>
      </w:r>
      <w:r>
        <w:rPr>
          <w:w w:val="105"/>
        </w:rPr>
        <w:t>and</w:t>
      </w:r>
      <w:r>
        <w:rPr>
          <w:spacing w:val="-16"/>
          <w:w w:val="105"/>
        </w:rPr>
        <w:t xml:space="preserve"> </w:t>
      </w:r>
      <w:r>
        <w:rPr>
          <w:w w:val="105"/>
        </w:rPr>
        <w:t>practical</w:t>
      </w:r>
      <w:r>
        <w:rPr>
          <w:spacing w:val="-16"/>
          <w:w w:val="105"/>
        </w:rPr>
        <w:t xml:space="preserve"> </w:t>
      </w:r>
      <w:r>
        <w:rPr>
          <w:w w:val="105"/>
        </w:rPr>
        <w:t>implications</w:t>
      </w:r>
      <w:r>
        <w:rPr>
          <w:spacing w:val="-16"/>
          <w:w w:val="105"/>
        </w:rPr>
        <w:t xml:space="preserve"> </w:t>
      </w:r>
      <w:r>
        <w:rPr>
          <w:w w:val="105"/>
        </w:rPr>
        <w:t>for</w:t>
      </w:r>
      <w:r>
        <w:rPr>
          <w:spacing w:val="-15"/>
          <w:w w:val="105"/>
        </w:rPr>
        <w:t xml:space="preserve"> </w:t>
      </w:r>
      <w:r>
        <w:rPr>
          <w:w w:val="105"/>
        </w:rPr>
        <w:t>DeFi</w:t>
      </w:r>
      <w:r>
        <w:rPr>
          <w:spacing w:val="-16"/>
          <w:w w:val="105"/>
        </w:rPr>
        <w:t xml:space="preserve"> </w:t>
      </w:r>
      <w:r>
        <w:rPr>
          <w:w w:val="105"/>
        </w:rPr>
        <w:t>risk</w:t>
      </w:r>
      <w:r>
        <w:rPr>
          <w:spacing w:val="-16"/>
          <w:w w:val="105"/>
        </w:rPr>
        <w:t xml:space="preserve"> </w:t>
      </w:r>
      <w:r>
        <w:rPr>
          <w:w w:val="105"/>
        </w:rPr>
        <w:t>assessment,</w:t>
      </w:r>
      <w:r>
        <w:rPr>
          <w:spacing w:val="-16"/>
          <w:w w:val="105"/>
        </w:rPr>
        <w:t xml:space="preserve"> </w:t>
      </w:r>
      <w:r>
        <w:rPr>
          <w:w w:val="105"/>
        </w:rPr>
        <w:t>formulates</w:t>
      </w:r>
      <w:r>
        <w:rPr>
          <w:spacing w:val="-15"/>
          <w:w w:val="105"/>
        </w:rPr>
        <w:t xml:space="preserve"> </w:t>
      </w:r>
      <w:r>
        <w:rPr>
          <w:w w:val="105"/>
        </w:rPr>
        <w:t>a</w:t>
      </w:r>
      <w:r>
        <w:rPr>
          <w:spacing w:val="-16"/>
          <w:w w:val="105"/>
        </w:rPr>
        <w:t xml:space="preserve"> </w:t>
      </w:r>
      <w:r>
        <w:rPr>
          <w:w w:val="105"/>
        </w:rPr>
        <w:t>Sybil</w:t>
      </w:r>
      <w:r>
        <w:rPr>
          <w:spacing w:val="-16"/>
          <w:w w:val="105"/>
        </w:rPr>
        <w:t xml:space="preserve"> </w:t>
      </w:r>
      <w:r>
        <w:rPr>
          <w:w w:val="105"/>
        </w:rPr>
        <w:t>attack</w:t>
      </w:r>
      <w:r>
        <w:rPr>
          <w:spacing w:val="-16"/>
          <w:w w:val="105"/>
        </w:rPr>
        <w:t xml:space="preserve"> </w:t>
      </w:r>
      <w:r>
        <w:rPr>
          <w:w w:val="105"/>
        </w:rPr>
        <w:t>cost</w:t>
      </w:r>
      <w:r>
        <w:rPr>
          <w:spacing w:val="-15"/>
          <w:w w:val="105"/>
        </w:rPr>
        <w:t xml:space="preserve"> </w:t>
      </w:r>
      <w:r>
        <w:rPr>
          <w:w w:val="105"/>
        </w:rPr>
        <w:t>model</w:t>
      </w:r>
      <w:r>
        <w:rPr>
          <w:spacing w:val="-16"/>
          <w:w w:val="105"/>
        </w:rPr>
        <w:t xml:space="preserve"> </w:t>
      </w:r>
      <w:r>
        <w:rPr>
          <w:w w:val="105"/>
        </w:rPr>
        <w:t>on</w:t>
      </w:r>
      <w:r>
        <w:rPr>
          <w:spacing w:val="-16"/>
          <w:w w:val="105"/>
        </w:rPr>
        <w:t xml:space="preserve"> </w:t>
      </w:r>
      <w:r>
        <w:rPr>
          <w:w w:val="105"/>
        </w:rPr>
        <w:t>al-</w:t>
      </w:r>
      <w:r>
        <w:t>lowance</w:t>
      </w:r>
      <w:r>
        <w:rPr>
          <w:spacing w:val="-1"/>
        </w:rPr>
        <w:t xml:space="preserve"> </w:t>
      </w:r>
      <w:r>
        <w:t>graphs, addresses regulatory and ethical considerations, evaluates threats to validity, and states</w:t>
      </w:r>
      <w:r>
        <w:rPr>
          <w:spacing w:val="-15"/>
        </w:rPr>
        <w:t xml:space="preserve"> </w:t>
      </w:r>
      <w:r>
        <w:t>limitations</w:t>
      </w:r>
      <w:r>
        <w:rPr>
          <w:spacing w:val="-15"/>
        </w:rPr>
        <w:t xml:space="preserve"> </w:t>
      </w:r>
      <w:r>
        <w:t>of</w:t>
      </w:r>
      <w:r>
        <w:rPr>
          <w:spacing w:val="-15"/>
        </w:rPr>
        <w:t xml:space="preserve"> </w:t>
      </w:r>
      <w:r>
        <w:t>the</w:t>
      </w:r>
      <w:r>
        <w:rPr>
          <w:spacing w:val="-15"/>
        </w:rPr>
        <w:t xml:space="preserve"> </w:t>
      </w:r>
      <w:r>
        <w:t>primary</w:t>
      </w:r>
      <w:r>
        <w:rPr>
          <w:spacing w:val="-15"/>
        </w:rPr>
        <w:t xml:space="preserve"> </w:t>
      </w:r>
      <w:r>
        <w:t>EndorseRank–AWP</w:t>
      </w:r>
      <w:r>
        <w:rPr>
          <w:spacing w:val="-15"/>
        </w:rPr>
        <w:t xml:space="preserve"> </w:t>
      </w:r>
      <w:r>
        <w:t>comparison.</w:t>
      </w:r>
      <w:r>
        <w:rPr>
          <w:spacing w:val="-15"/>
        </w:rPr>
        <w:t xml:space="preserve"> </w:t>
      </w:r>
      <w:r>
        <w:t>Throughout,</w:t>
      </w:r>
      <w:r>
        <w:rPr>
          <w:spacing w:val="-15"/>
        </w:rPr>
        <w:t xml:space="preserve"> </w:t>
      </w:r>
      <w:r>
        <w:t>empirical</w:t>
      </w:r>
      <w:r>
        <w:rPr>
          <w:spacing w:val="-15"/>
        </w:rPr>
        <w:t xml:space="preserve"> </w:t>
      </w:r>
      <w:r>
        <w:t>quantities are</w:t>
      </w:r>
      <w:r>
        <w:rPr>
          <w:spacing w:val="-3"/>
        </w:rPr>
        <w:t xml:space="preserve"> </w:t>
      </w:r>
      <w:r>
        <w:t>those</w:t>
      </w:r>
      <w:r>
        <w:rPr>
          <w:spacing w:val="-3"/>
        </w:rPr>
        <w:t xml:space="preserve"> </w:t>
      </w:r>
      <w:r>
        <w:t>reported</w:t>
      </w:r>
      <w:r>
        <w:rPr>
          <w:spacing w:val="-3"/>
        </w:rPr>
        <w:t xml:space="preserve"> </w:t>
      </w:r>
      <w:r>
        <w:t>for</w:t>
      </w:r>
      <w:r>
        <w:rPr>
          <w:spacing w:val="-3"/>
        </w:rPr>
        <w:t xml:space="preserve"> </w:t>
      </w:r>
      <w:r>
        <w:t>the</w:t>
      </w:r>
      <w:r>
        <w:rPr>
          <w:spacing w:val="-3"/>
        </w:rPr>
        <w:t xml:space="preserve"> </w:t>
      </w:r>
      <w:r>
        <w:t>matched</w:t>
      </w:r>
      <w:r>
        <w:rPr>
          <w:spacing w:val="-3"/>
        </w:rPr>
        <w:t xml:space="preserve"> </w:t>
      </w:r>
      <w:r>
        <w:t>wallet</w:t>
      </w:r>
      <w:r>
        <w:rPr>
          <w:spacing w:val="-3"/>
        </w:rPr>
        <w:t xml:space="preserve"> </w:t>
      </w:r>
      <w:r>
        <w:t>cohort</w:t>
      </w:r>
      <w:r>
        <w:rPr>
          <w:spacing w:val="-3"/>
        </w:rPr>
        <w:t xml:space="preserve"> </w:t>
      </w:r>
      <w:r>
        <w:t>(</w:t>
      </w:r>
      <w:r>
        <w:rPr>
          <w:i/>
        </w:rPr>
        <w:t xml:space="preserve">n </w:t>
      </w:r>
      <w:r>
        <w:t>= 5</w:t>
      </w:r>
      <w:r>
        <w:rPr>
          <w:i/>
        </w:rPr>
        <w:t>,</w:t>
      </w:r>
      <w:r>
        <w:t>521)</w:t>
      </w:r>
      <w:r>
        <w:rPr>
          <w:spacing w:val="-3"/>
        </w:rPr>
        <w:t xml:space="preserve"> </w:t>
      </w:r>
      <w:r>
        <w:t>unless</w:t>
      </w:r>
      <w:r>
        <w:rPr>
          <w:spacing w:val="-3"/>
        </w:rPr>
        <w:t xml:space="preserve"> </w:t>
      </w:r>
      <w:r>
        <w:t>otherwise</w:t>
      </w:r>
      <w:r>
        <w:rPr>
          <w:spacing w:val="-3"/>
        </w:rPr>
        <w:t xml:space="preserve"> </w:t>
      </w:r>
      <w:r>
        <w:t xml:space="preserve">noted: inter-method </w:t>
      </w:r>
      <w:r>
        <w:rPr>
          <w:w w:val="105"/>
        </w:rPr>
        <w:t>Kendall</w:t>
      </w:r>
      <w:r>
        <w:rPr>
          <w:spacing w:val="-16"/>
          <w:w w:val="105"/>
        </w:rPr>
        <w:t xml:space="preserve"> </w:t>
      </w:r>
      <w:r>
        <w:rPr>
          <w:i/>
          <w:w w:val="105"/>
        </w:rPr>
        <w:t>τ</w:t>
      </w:r>
      <w:r>
        <w:rPr>
          <w:i/>
          <w:spacing w:val="-16"/>
          <w:w w:val="105"/>
        </w:rPr>
        <w:t xml:space="preserve"> </w:t>
      </w:r>
      <w:r>
        <w:rPr>
          <w:w w:val="105"/>
        </w:rPr>
        <w:t>=</w:t>
      </w:r>
      <w:r>
        <w:rPr>
          <w:spacing w:val="-13"/>
          <w:w w:val="105"/>
        </w:rPr>
        <w:t xml:space="preserve"> </w:t>
      </w:r>
      <w:r>
        <w:rPr>
          <w:w w:val="105"/>
        </w:rPr>
        <w:t>0</w:t>
      </w:r>
      <w:r>
        <w:rPr>
          <w:i/>
          <w:w w:val="105"/>
        </w:rPr>
        <w:t>.</w:t>
      </w:r>
      <w:r>
        <w:rPr>
          <w:w w:val="105"/>
        </w:rPr>
        <w:t>316,</w:t>
      </w:r>
      <w:r>
        <w:rPr>
          <w:spacing w:val="-16"/>
          <w:w w:val="105"/>
        </w:rPr>
        <w:t xml:space="preserve"> </w:t>
      </w:r>
      <w:r>
        <w:rPr>
          <w:w w:val="105"/>
        </w:rPr>
        <w:t>EndorseRank</w:t>
      </w:r>
      <w:r>
        <w:rPr>
          <w:spacing w:val="-16"/>
          <w:w w:val="105"/>
        </w:rPr>
        <w:t xml:space="preserve"> </w:t>
      </w:r>
      <w:r>
        <w:rPr>
          <w:w w:val="105"/>
        </w:rPr>
        <w:t>allowance</w:t>
      </w:r>
      <w:r>
        <w:rPr>
          <w:spacing w:val="-16"/>
          <w:w w:val="105"/>
        </w:rPr>
        <w:t xml:space="preserve"> </w:t>
      </w:r>
      <w:r>
        <w:rPr>
          <w:i/>
          <w:w w:val="105"/>
        </w:rPr>
        <w:t>τ</w:t>
      </w:r>
      <w:r>
        <w:rPr>
          <w:i/>
          <w:spacing w:val="8"/>
          <w:w w:val="105"/>
        </w:rPr>
        <w:t xml:space="preserve"> </w:t>
      </w:r>
      <w:r>
        <w:rPr>
          <w:w w:val="105"/>
        </w:rPr>
        <w:t>=</w:t>
      </w:r>
      <w:r>
        <w:rPr>
          <w:spacing w:val="-13"/>
          <w:w w:val="105"/>
        </w:rPr>
        <w:t xml:space="preserve"> </w:t>
      </w:r>
      <w:r>
        <w:rPr>
          <w:w w:val="105"/>
        </w:rPr>
        <w:t>0</w:t>
      </w:r>
      <w:r>
        <w:rPr>
          <w:i/>
          <w:w w:val="105"/>
        </w:rPr>
        <w:t>.</w:t>
      </w:r>
      <w:r>
        <w:rPr>
          <w:w w:val="105"/>
        </w:rPr>
        <w:t>355,</w:t>
      </w:r>
      <w:r>
        <w:rPr>
          <w:spacing w:val="-16"/>
          <w:w w:val="105"/>
        </w:rPr>
        <w:t xml:space="preserve"> </w:t>
      </w:r>
      <w:r>
        <w:rPr>
          <w:w w:val="105"/>
        </w:rPr>
        <w:t>AWP</w:t>
      </w:r>
      <w:r>
        <w:rPr>
          <w:spacing w:val="-16"/>
          <w:w w:val="105"/>
        </w:rPr>
        <w:t xml:space="preserve"> </w:t>
      </w:r>
      <w:r>
        <w:rPr>
          <w:w w:val="105"/>
        </w:rPr>
        <w:t>transfer</w:t>
      </w:r>
      <w:r>
        <w:rPr>
          <w:spacing w:val="-16"/>
          <w:w w:val="105"/>
        </w:rPr>
        <w:t xml:space="preserve"> </w:t>
      </w:r>
      <w:r>
        <w:rPr>
          <w:i/>
          <w:w w:val="105"/>
        </w:rPr>
        <w:t>τ</w:t>
      </w:r>
      <w:r>
        <w:rPr>
          <w:i/>
          <w:spacing w:val="8"/>
          <w:w w:val="105"/>
        </w:rPr>
        <w:t xml:space="preserve"> </w:t>
      </w:r>
      <w:r>
        <w:rPr>
          <w:w w:val="105"/>
        </w:rPr>
        <w:t>=</w:t>
      </w:r>
      <w:r>
        <w:rPr>
          <w:spacing w:val="-13"/>
          <w:w w:val="105"/>
        </w:rPr>
        <w:t xml:space="preserve"> </w:t>
      </w:r>
      <w:r>
        <w:rPr>
          <w:w w:val="105"/>
        </w:rPr>
        <w:t>0</w:t>
      </w:r>
      <w:r>
        <w:rPr>
          <w:i/>
          <w:w w:val="105"/>
        </w:rPr>
        <w:t>.</w:t>
      </w:r>
      <w:r>
        <w:rPr>
          <w:w w:val="105"/>
        </w:rPr>
        <w:t>534,</w:t>
      </w:r>
      <w:r>
        <w:rPr>
          <w:spacing w:val="-16"/>
          <w:w w:val="105"/>
        </w:rPr>
        <w:t xml:space="preserve"> </w:t>
      </w:r>
      <w:r>
        <w:rPr>
          <w:w w:val="105"/>
        </w:rPr>
        <w:t xml:space="preserve">trading-success </w:t>
      </w:r>
      <w:r>
        <w:rPr>
          <w:i/>
          <w:w w:val="105"/>
        </w:rPr>
        <w:t>τ</w:t>
      </w:r>
      <w:r>
        <w:rPr>
          <w:i/>
          <w:spacing w:val="11"/>
          <w:w w:val="105"/>
        </w:rPr>
        <w:t xml:space="preserve"> </w:t>
      </w:r>
      <w:r>
        <w:rPr>
          <w:w w:val="105"/>
        </w:rPr>
        <w:t>=</w:t>
      </w:r>
      <w:r>
        <w:rPr>
          <w:spacing w:val="-4"/>
          <w:w w:val="105"/>
        </w:rPr>
        <w:t xml:space="preserve"> </w:t>
      </w:r>
      <w:r>
        <w:rPr>
          <w:w w:val="105"/>
        </w:rPr>
        <w:t>0</w:t>
      </w:r>
      <w:r>
        <w:rPr>
          <w:i/>
          <w:w w:val="105"/>
        </w:rPr>
        <w:t>.</w:t>
      </w:r>
      <w:r>
        <w:rPr>
          <w:w w:val="105"/>
        </w:rPr>
        <w:t>096</w:t>
      </w:r>
      <w:r>
        <w:rPr>
          <w:spacing w:val="-16"/>
          <w:w w:val="105"/>
        </w:rPr>
        <w:t xml:space="preserve"> </w:t>
      </w:r>
      <w:r>
        <w:rPr>
          <w:w w:val="105"/>
        </w:rPr>
        <w:t>(EndorseRank)</w:t>
      </w:r>
      <w:r>
        <w:rPr>
          <w:spacing w:val="-16"/>
          <w:w w:val="105"/>
        </w:rPr>
        <w:t xml:space="preserve"> </w:t>
      </w:r>
      <w:r>
        <w:rPr>
          <w:w w:val="105"/>
        </w:rPr>
        <w:t>and</w:t>
      </w:r>
      <w:r>
        <w:rPr>
          <w:spacing w:val="-16"/>
          <w:w w:val="105"/>
        </w:rPr>
        <w:t xml:space="preserve"> </w:t>
      </w:r>
      <w:r>
        <w:rPr>
          <w:w w:val="105"/>
        </w:rPr>
        <w:t>0</w:t>
      </w:r>
      <w:r>
        <w:rPr>
          <w:i/>
          <w:w w:val="105"/>
        </w:rPr>
        <w:t>.</w:t>
      </w:r>
      <w:r>
        <w:rPr>
          <w:w w:val="105"/>
        </w:rPr>
        <w:t>179</w:t>
      </w:r>
      <w:r>
        <w:rPr>
          <w:spacing w:val="-15"/>
          <w:w w:val="105"/>
        </w:rPr>
        <w:t xml:space="preserve"> </w:t>
      </w:r>
      <w:r>
        <w:rPr>
          <w:w w:val="105"/>
        </w:rPr>
        <w:t>(AWP),</w:t>
      </w:r>
      <w:r>
        <w:rPr>
          <w:spacing w:val="-16"/>
          <w:w w:val="105"/>
        </w:rPr>
        <w:t xml:space="preserve"> </w:t>
      </w:r>
      <w:r>
        <w:rPr>
          <w:w w:val="105"/>
        </w:rPr>
        <w:t>GF-PR</w:t>
      </w:r>
      <w:r>
        <w:rPr>
          <w:spacing w:val="-16"/>
          <w:w w:val="105"/>
        </w:rPr>
        <w:t xml:space="preserve"> </w:t>
      </w:r>
      <w:r>
        <w:rPr>
          <w:w w:val="105"/>
        </w:rPr>
        <w:t>trading-success</w:t>
      </w:r>
      <w:r>
        <w:rPr>
          <w:spacing w:val="-16"/>
          <w:w w:val="105"/>
        </w:rPr>
        <w:t xml:space="preserve"> </w:t>
      </w:r>
      <w:r>
        <w:rPr>
          <w:i/>
          <w:w w:val="105"/>
        </w:rPr>
        <w:t>τ</w:t>
      </w:r>
      <w:r>
        <w:rPr>
          <w:i/>
          <w:spacing w:val="15"/>
          <w:w w:val="105"/>
        </w:rPr>
        <w:t xml:space="preserve"> </w:t>
      </w:r>
      <w:r>
        <w:rPr>
          <w:w w:val="105"/>
        </w:rPr>
        <w:t>=</w:t>
      </w:r>
      <w:r>
        <w:rPr>
          <w:spacing w:val="-4"/>
          <w:w w:val="105"/>
        </w:rPr>
        <w:t xml:space="preserve"> </w:t>
      </w:r>
      <w:r>
        <w:rPr>
          <w:w w:val="105"/>
        </w:rPr>
        <w:t>0</w:t>
      </w:r>
      <w:r>
        <w:rPr>
          <w:i/>
          <w:w w:val="105"/>
        </w:rPr>
        <w:t>.</w:t>
      </w:r>
      <w:r>
        <w:rPr>
          <w:w w:val="105"/>
        </w:rPr>
        <w:t>583</w:t>
      </w:r>
      <w:r>
        <w:rPr>
          <w:spacing w:val="-16"/>
          <w:w w:val="105"/>
        </w:rPr>
        <w:t xml:space="preserve"> </w:t>
      </w:r>
      <w:r>
        <w:rPr>
          <w:w w:val="105"/>
        </w:rPr>
        <w:t>and</w:t>
      </w:r>
      <w:r>
        <w:rPr>
          <w:spacing w:val="-16"/>
          <w:w w:val="105"/>
        </w:rPr>
        <w:t xml:space="preserve"> </w:t>
      </w:r>
      <w:r>
        <w:rPr>
          <w:w w:val="105"/>
        </w:rPr>
        <w:t xml:space="preserve">inverse-risk </w:t>
      </w:r>
      <w:r>
        <w:rPr>
          <w:i/>
          <w:w w:val="105"/>
        </w:rPr>
        <w:t>τ</w:t>
      </w:r>
      <w:r>
        <w:rPr>
          <w:i/>
          <w:spacing w:val="49"/>
          <w:w w:val="105"/>
        </w:rPr>
        <w:t xml:space="preserve"> </w:t>
      </w:r>
      <w:r>
        <w:rPr>
          <w:w w:val="105"/>
        </w:rPr>
        <w:t>=</w:t>
      </w:r>
      <w:r>
        <w:rPr>
          <w:spacing w:val="40"/>
          <w:w w:val="105"/>
        </w:rPr>
        <w:t xml:space="preserve"> </w:t>
      </w:r>
      <w:r>
        <w:rPr>
          <w:w w:val="105"/>
        </w:rPr>
        <w:t>0</w:t>
      </w:r>
      <w:r>
        <w:rPr>
          <w:i/>
          <w:w w:val="105"/>
        </w:rPr>
        <w:t>.</w:t>
      </w:r>
      <w:r>
        <w:rPr>
          <w:w w:val="105"/>
        </w:rPr>
        <w:t>376, and PageRank runtimes of 2</w:t>
      </w:r>
      <w:r>
        <w:rPr>
          <w:i/>
          <w:w w:val="105"/>
        </w:rPr>
        <w:t>.</w:t>
      </w:r>
      <w:r>
        <w:rPr>
          <w:w w:val="105"/>
        </w:rPr>
        <w:t>105</w:t>
      </w:r>
      <w:r>
        <w:rPr>
          <w:spacing w:val="-23"/>
          <w:w w:val="105"/>
        </w:rPr>
        <w:t xml:space="preserve"> </w:t>
      </w:r>
      <w:r>
        <w:rPr>
          <w:w w:val="105"/>
        </w:rPr>
        <w:t>s versus 18</w:t>
      </w:r>
      <w:r>
        <w:rPr>
          <w:i/>
          <w:w w:val="105"/>
        </w:rPr>
        <w:t>.</w:t>
      </w:r>
      <w:r>
        <w:rPr>
          <w:w w:val="105"/>
        </w:rPr>
        <w:t>711</w:t>
      </w:r>
      <w:r>
        <w:rPr>
          <w:spacing w:val="-23"/>
          <w:w w:val="105"/>
        </w:rPr>
        <w:t xml:space="preserve"> </w:t>
      </w:r>
      <w:r>
        <w:rPr>
          <w:w w:val="105"/>
        </w:rPr>
        <w:t>s (</w:t>
      </w:r>
      <w:r>
        <w:rPr>
          <w:rFonts w:ascii="Arial Unicode MS" w:hAnsi="Arial Unicode MS"/>
          <w:w w:val="105"/>
        </w:rPr>
        <w:t>≈</w:t>
      </w:r>
      <w:r>
        <w:rPr>
          <w:rFonts w:ascii="Arial Unicode MS" w:hAnsi="Arial Unicode MS"/>
          <w:spacing w:val="33"/>
          <w:w w:val="105"/>
        </w:rPr>
        <w:t xml:space="preserve"> </w:t>
      </w:r>
      <w:r>
        <w:rPr>
          <w:w w:val="105"/>
        </w:rPr>
        <w:t>8</w:t>
      </w:r>
      <w:r>
        <w:rPr>
          <w:i/>
          <w:w w:val="105"/>
        </w:rPr>
        <w:t>.</w:t>
      </w:r>
      <w:r>
        <w:rPr>
          <w:w w:val="105"/>
        </w:rPr>
        <w:t>9</w:t>
      </w:r>
      <w:r>
        <w:rPr>
          <w:rFonts w:ascii="Arial Unicode MS" w:hAnsi="Arial Unicode MS"/>
          <w:w w:val="105"/>
        </w:rPr>
        <w:t>×</w:t>
      </w:r>
      <w:r>
        <w:rPr>
          <w:w w:val="105"/>
        </w:rPr>
        <w:t>), with pool scaling of</w:t>
      </w:r>
    </w:p>
    <w:p w14:paraId="00DC2306" w14:textId="77777777" w:rsidR="00350CFB" w:rsidRDefault="00283FFF">
      <w:pPr>
        <w:pStyle w:val="BodyText"/>
        <w:spacing w:before="65"/>
        <w:ind w:left="282"/>
        <w:jc w:val="both"/>
      </w:pPr>
      <w:bookmarkStart w:id="327" w:name="Findings_by_research_question"/>
      <w:bookmarkStart w:id="328" w:name="_bookmark115"/>
      <w:bookmarkEnd w:id="327"/>
      <w:bookmarkEnd w:id="328"/>
      <w:r>
        <w:rPr>
          <w:rFonts w:ascii="Arial Unicode MS" w:hAnsi="Arial Unicode MS"/>
          <w:w w:val="110"/>
        </w:rPr>
        <w:t>≈</w:t>
      </w:r>
      <w:r>
        <w:rPr>
          <w:rFonts w:ascii="Arial Unicode MS" w:hAnsi="Arial Unicode MS"/>
          <w:spacing w:val="-11"/>
          <w:w w:val="110"/>
        </w:rPr>
        <w:t xml:space="preserve"> </w:t>
      </w:r>
      <w:r>
        <w:rPr>
          <w:w w:val="110"/>
        </w:rPr>
        <w:t>10</w:t>
      </w:r>
      <w:r>
        <w:rPr>
          <w:i/>
          <w:w w:val="110"/>
        </w:rPr>
        <w:t>.</w:t>
      </w:r>
      <w:r>
        <w:rPr>
          <w:w w:val="110"/>
        </w:rPr>
        <w:t>4</w:t>
      </w:r>
      <w:r>
        <w:rPr>
          <w:rFonts w:ascii="Arial Unicode MS" w:hAnsi="Arial Unicode MS"/>
          <w:w w:val="110"/>
        </w:rPr>
        <w:t>×</w:t>
      </w:r>
      <w:r>
        <w:rPr>
          <w:rFonts w:ascii="Arial Unicode MS" w:hAnsi="Arial Unicode MS"/>
          <w:spacing w:val="-16"/>
          <w:w w:val="110"/>
        </w:rPr>
        <w:t xml:space="preserve"> </w:t>
      </w:r>
      <w:r>
        <w:rPr>
          <w:w w:val="110"/>
        </w:rPr>
        <w:t>at</w:t>
      </w:r>
      <w:r>
        <w:rPr>
          <w:spacing w:val="-9"/>
          <w:w w:val="110"/>
        </w:rPr>
        <w:t xml:space="preserve"> </w:t>
      </w:r>
      <w:r>
        <w:rPr>
          <w:i/>
          <w:w w:val="110"/>
        </w:rPr>
        <w:t>n</w:t>
      </w:r>
      <w:r>
        <w:rPr>
          <w:i/>
          <w:spacing w:val="-3"/>
          <w:w w:val="110"/>
        </w:rPr>
        <w:t xml:space="preserve"> </w:t>
      </w:r>
      <w:r>
        <w:rPr>
          <w:w w:val="110"/>
        </w:rPr>
        <w:t>=</w:t>
      </w:r>
      <w:r>
        <w:rPr>
          <w:spacing w:val="-2"/>
          <w:w w:val="110"/>
        </w:rPr>
        <w:t xml:space="preserve"> </w:t>
      </w:r>
      <w:r>
        <w:rPr>
          <w:w w:val="110"/>
        </w:rPr>
        <w:t>10</w:t>
      </w:r>
      <w:r>
        <w:rPr>
          <w:i/>
          <w:w w:val="110"/>
        </w:rPr>
        <w:t>,</w:t>
      </w:r>
      <w:r>
        <w:rPr>
          <w:w w:val="110"/>
        </w:rPr>
        <w:t>000</w:t>
      </w:r>
      <w:r>
        <w:rPr>
          <w:spacing w:val="-9"/>
          <w:w w:val="110"/>
        </w:rPr>
        <w:t xml:space="preserve"> </w:t>
      </w:r>
      <w:r>
        <w:rPr>
          <w:w w:val="110"/>
        </w:rPr>
        <w:t>and</w:t>
      </w:r>
      <w:r>
        <w:rPr>
          <w:spacing w:val="-9"/>
          <w:w w:val="110"/>
        </w:rPr>
        <w:t xml:space="preserve"> </w:t>
      </w:r>
      <w:r>
        <w:rPr>
          <w:rFonts w:ascii="Arial Unicode MS" w:hAnsi="Arial Unicode MS"/>
          <w:w w:val="110"/>
        </w:rPr>
        <w:t>≈</w:t>
      </w:r>
      <w:r>
        <w:rPr>
          <w:rFonts w:ascii="Arial Unicode MS" w:hAnsi="Arial Unicode MS"/>
          <w:spacing w:val="-10"/>
          <w:w w:val="110"/>
        </w:rPr>
        <w:t xml:space="preserve"> </w:t>
      </w:r>
      <w:r>
        <w:rPr>
          <w:w w:val="110"/>
        </w:rPr>
        <w:t>9</w:t>
      </w:r>
      <w:r>
        <w:rPr>
          <w:i/>
          <w:w w:val="110"/>
        </w:rPr>
        <w:t>.</w:t>
      </w:r>
      <w:r>
        <w:rPr>
          <w:w w:val="110"/>
        </w:rPr>
        <w:t>4</w:t>
      </w:r>
      <w:r>
        <w:rPr>
          <w:rFonts w:ascii="Arial Unicode MS" w:hAnsi="Arial Unicode MS"/>
          <w:w w:val="110"/>
        </w:rPr>
        <w:t>×</w:t>
      </w:r>
      <w:r>
        <w:rPr>
          <w:rFonts w:ascii="Arial Unicode MS" w:hAnsi="Arial Unicode MS"/>
          <w:spacing w:val="-16"/>
          <w:w w:val="110"/>
        </w:rPr>
        <w:t xml:space="preserve"> </w:t>
      </w:r>
      <w:r>
        <w:rPr>
          <w:w w:val="110"/>
        </w:rPr>
        <w:t>at</w:t>
      </w:r>
      <w:r>
        <w:rPr>
          <w:spacing w:val="-10"/>
          <w:w w:val="110"/>
        </w:rPr>
        <w:t xml:space="preserve"> </w:t>
      </w:r>
      <w:r>
        <w:rPr>
          <w:i/>
          <w:w w:val="110"/>
        </w:rPr>
        <w:t>N</w:t>
      </w:r>
      <w:r>
        <w:rPr>
          <w:i/>
          <w:spacing w:val="22"/>
          <w:w w:val="110"/>
        </w:rPr>
        <w:t xml:space="preserve"> </w:t>
      </w:r>
      <w:r>
        <w:rPr>
          <w:w w:val="110"/>
        </w:rPr>
        <w:t>=</w:t>
      </w:r>
      <w:r>
        <w:rPr>
          <w:spacing w:val="-3"/>
          <w:w w:val="110"/>
        </w:rPr>
        <w:t xml:space="preserve"> </w:t>
      </w:r>
      <w:r>
        <w:rPr>
          <w:spacing w:val="-2"/>
          <w:w w:val="110"/>
        </w:rPr>
        <w:t>31</w:t>
      </w:r>
      <w:r>
        <w:rPr>
          <w:i/>
          <w:spacing w:val="-2"/>
          <w:w w:val="110"/>
        </w:rPr>
        <w:t>,</w:t>
      </w:r>
      <w:r>
        <w:rPr>
          <w:spacing w:val="-2"/>
          <w:w w:val="110"/>
        </w:rPr>
        <w:t>612.</w:t>
      </w:r>
    </w:p>
    <w:p w14:paraId="00DC2307" w14:textId="77777777" w:rsidR="00350CFB" w:rsidRDefault="00350CFB">
      <w:pPr>
        <w:pStyle w:val="BodyText"/>
      </w:pPr>
    </w:p>
    <w:p w14:paraId="00DC2308" w14:textId="77777777" w:rsidR="00350CFB" w:rsidRDefault="00350CFB">
      <w:pPr>
        <w:pStyle w:val="BodyText"/>
      </w:pPr>
    </w:p>
    <w:p w14:paraId="00DC2309" w14:textId="77777777" w:rsidR="00350CFB" w:rsidRDefault="00283FFF">
      <w:pPr>
        <w:pStyle w:val="Heading2"/>
        <w:numPr>
          <w:ilvl w:val="1"/>
          <w:numId w:val="26"/>
        </w:numPr>
        <w:tabs>
          <w:tab w:val="left" w:pos="783"/>
        </w:tabs>
        <w:ind w:left="783" w:hanging="501"/>
      </w:pPr>
      <w:r>
        <w:t>Findings</w:t>
      </w:r>
      <w:r>
        <w:rPr>
          <w:spacing w:val="10"/>
        </w:rPr>
        <w:t xml:space="preserve"> </w:t>
      </w:r>
      <w:r>
        <w:t>by</w:t>
      </w:r>
      <w:r>
        <w:rPr>
          <w:spacing w:val="10"/>
        </w:rPr>
        <w:t xml:space="preserve"> </w:t>
      </w:r>
      <w:r>
        <w:t>research</w:t>
      </w:r>
      <w:r>
        <w:rPr>
          <w:spacing w:val="10"/>
        </w:rPr>
        <w:t xml:space="preserve"> </w:t>
      </w:r>
      <w:r>
        <w:rPr>
          <w:spacing w:val="-2"/>
        </w:rPr>
        <w:t>question</w:t>
      </w:r>
    </w:p>
    <w:p w14:paraId="00DC230A" w14:textId="77777777" w:rsidR="00350CFB" w:rsidRDefault="00350CFB">
      <w:pPr>
        <w:pStyle w:val="BodyText"/>
        <w:spacing w:before="24"/>
        <w:rPr>
          <w:b/>
          <w:sz w:val="28"/>
        </w:rPr>
      </w:pPr>
    </w:p>
    <w:p w14:paraId="00DC230B" w14:textId="77777777" w:rsidR="00350CFB" w:rsidRDefault="00283FFF">
      <w:pPr>
        <w:pStyle w:val="BodyText"/>
        <w:spacing w:line="396" w:lineRule="auto"/>
        <w:ind w:left="282" w:right="563" w:hanging="8"/>
        <w:jc w:val="both"/>
      </w:pPr>
      <w:r>
        <w:t>The</w:t>
      </w:r>
      <w:r>
        <w:rPr>
          <w:spacing w:val="-6"/>
        </w:rPr>
        <w:t xml:space="preserve"> </w:t>
      </w:r>
      <w:r>
        <w:t>primary</w:t>
      </w:r>
      <w:r>
        <w:rPr>
          <w:spacing w:val="-6"/>
        </w:rPr>
        <w:t xml:space="preserve"> </w:t>
      </w:r>
      <w:r>
        <w:t>empirical</w:t>
      </w:r>
      <w:r>
        <w:rPr>
          <w:spacing w:val="-6"/>
        </w:rPr>
        <w:t xml:space="preserve"> </w:t>
      </w:r>
      <w:r>
        <w:t>comparison</w:t>
      </w:r>
      <w:r>
        <w:rPr>
          <w:spacing w:val="-6"/>
        </w:rPr>
        <w:t xml:space="preserve"> </w:t>
      </w:r>
      <w:r>
        <w:t>concerns</w:t>
      </w:r>
      <w:r>
        <w:rPr>
          <w:spacing w:val="-6"/>
        </w:rPr>
        <w:t xml:space="preserve"> </w:t>
      </w:r>
      <w:r>
        <w:t>EndorseRank</w:t>
      </w:r>
      <w:r>
        <w:rPr>
          <w:spacing w:val="-6"/>
        </w:rPr>
        <w:t xml:space="preserve"> </w:t>
      </w:r>
      <w:r>
        <w:t>and</w:t>
      </w:r>
      <w:r>
        <w:rPr>
          <w:spacing w:val="-6"/>
        </w:rPr>
        <w:t xml:space="preserve"> </w:t>
      </w:r>
      <w:r>
        <w:t>AWP</w:t>
      </w:r>
      <w:r>
        <w:rPr>
          <w:spacing w:val="-6"/>
        </w:rPr>
        <w:t xml:space="preserve"> </w:t>
      </w:r>
      <w:r>
        <w:t>as</w:t>
      </w:r>
      <w:r>
        <w:rPr>
          <w:spacing w:val="-6"/>
        </w:rPr>
        <w:t xml:space="preserve"> </w:t>
      </w:r>
      <w:r>
        <w:t>social</w:t>
      </w:r>
      <w:r>
        <w:rPr>
          <w:spacing w:val="-6"/>
        </w:rPr>
        <w:t xml:space="preserve"> </w:t>
      </w:r>
      <w:r>
        <w:t>reputation</w:t>
      </w:r>
      <w:r>
        <w:rPr>
          <w:spacing w:val="-6"/>
        </w:rPr>
        <w:t xml:space="preserve"> </w:t>
      </w:r>
      <w:r>
        <w:t>methods on wallet-to-wallet graphs.</w:t>
      </w:r>
      <w:r>
        <w:rPr>
          <w:spacing w:val="30"/>
        </w:rPr>
        <w:t xml:space="preserve"> </w:t>
      </w:r>
      <w:r>
        <w:t xml:space="preserve">The following subsections interpret each research question in light of </w:t>
      </w:r>
      <w:bookmarkStart w:id="329" w:name="RQ1:_Reputation_structure_and_rank_diver"/>
      <w:bookmarkEnd w:id="329"/>
      <w:r>
        <w:t>the five-proxy alignment design and the computational benchmarks.</w:t>
      </w:r>
    </w:p>
    <w:p w14:paraId="00DC230C" w14:textId="77777777" w:rsidR="00350CFB" w:rsidRDefault="00350CFB">
      <w:pPr>
        <w:pStyle w:val="BodyText"/>
        <w:spacing w:before="9"/>
      </w:pPr>
    </w:p>
    <w:p w14:paraId="00DC230D" w14:textId="77777777" w:rsidR="00350CFB" w:rsidRDefault="00283FFF">
      <w:pPr>
        <w:pStyle w:val="Heading3"/>
        <w:numPr>
          <w:ilvl w:val="2"/>
          <w:numId w:val="26"/>
        </w:numPr>
        <w:tabs>
          <w:tab w:val="left" w:pos="879"/>
        </w:tabs>
        <w:ind w:left="879" w:hanging="597"/>
      </w:pPr>
      <w:r>
        <w:t>RQ1:</w:t>
      </w:r>
      <w:r>
        <w:rPr>
          <w:spacing w:val="5"/>
        </w:rPr>
        <w:t xml:space="preserve"> </w:t>
      </w:r>
      <w:r>
        <w:t>Reputation</w:t>
      </w:r>
      <w:r>
        <w:rPr>
          <w:spacing w:val="-11"/>
        </w:rPr>
        <w:t xml:space="preserve"> </w:t>
      </w:r>
      <w:r>
        <w:t>structure</w:t>
      </w:r>
      <w:r>
        <w:rPr>
          <w:spacing w:val="-11"/>
        </w:rPr>
        <w:t xml:space="preserve"> </w:t>
      </w:r>
      <w:r>
        <w:t>and</w:t>
      </w:r>
      <w:r>
        <w:rPr>
          <w:spacing w:val="-12"/>
        </w:rPr>
        <w:t xml:space="preserve"> </w:t>
      </w:r>
      <w:r>
        <w:t>rank</w:t>
      </w:r>
      <w:r>
        <w:rPr>
          <w:spacing w:val="-11"/>
        </w:rPr>
        <w:t xml:space="preserve"> </w:t>
      </w:r>
      <w:r>
        <w:rPr>
          <w:spacing w:val="-2"/>
        </w:rPr>
        <w:t>divergence</w:t>
      </w:r>
    </w:p>
    <w:p w14:paraId="00DC230E" w14:textId="77777777" w:rsidR="00350CFB" w:rsidRDefault="00350CFB">
      <w:pPr>
        <w:pStyle w:val="BodyText"/>
        <w:spacing w:before="46"/>
        <w:rPr>
          <w:b/>
        </w:rPr>
      </w:pPr>
    </w:p>
    <w:p w14:paraId="00DC230F" w14:textId="77777777" w:rsidR="00350CFB" w:rsidRDefault="00283FFF">
      <w:pPr>
        <w:pStyle w:val="BodyText"/>
        <w:spacing w:line="396" w:lineRule="auto"/>
        <w:ind w:left="276" w:right="522" w:firstLine="5"/>
        <w:jc w:val="both"/>
      </w:pPr>
      <w:r>
        <w:t>RQ1</w:t>
      </w:r>
      <w:r>
        <w:rPr>
          <w:spacing w:val="-1"/>
        </w:rPr>
        <w:t xml:space="preserve"> </w:t>
      </w:r>
      <w:r>
        <w:t>asks</w:t>
      </w:r>
      <w:r>
        <w:rPr>
          <w:spacing w:val="-1"/>
        </w:rPr>
        <w:t xml:space="preserve"> </w:t>
      </w:r>
      <w:r>
        <w:t>whether</w:t>
      </w:r>
      <w:r>
        <w:rPr>
          <w:spacing w:val="-1"/>
        </w:rPr>
        <w:t xml:space="preserve"> </w:t>
      </w:r>
      <w:r>
        <w:t>EndorseRank</w:t>
      </w:r>
      <w:r>
        <w:rPr>
          <w:spacing w:val="-1"/>
        </w:rPr>
        <w:t xml:space="preserve"> </w:t>
      </w:r>
      <w:r>
        <w:t>and</w:t>
      </w:r>
      <w:r>
        <w:rPr>
          <w:spacing w:val="-1"/>
        </w:rPr>
        <w:t xml:space="preserve"> </w:t>
      </w:r>
      <w:r>
        <w:t>AWP</w:t>
      </w:r>
      <w:r>
        <w:rPr>
          <w:spacing w:val="-1"/>
        </w:rPr>
        <w:t xml:space="preserve"> </w:t>
      </w:r>
      <w:r>
        <w:t>produce</w:t>
      </w:r>
      <w:r>
        <w:rPr>
          <w:spacing w:val="-1"/>
        </w:rPr>
        <w:t xml:space="preserve"> </w:t>
      </w:r>
      <w:r>
        <w:t>meaningfully</w:t>
      </w:r>
      <w:r>
        <w:rPr>
          <w:spacing w:val="-1"/>
        </w:rPr>
        <w:t xml:space="preserve"> </w:t>
      </w:r>
      <w:r>
        <w:t>different</w:t>
      </w:r>
      <w:r>
        <w:rPr>
          <w:spacing w:val="-1"/>
        </w:rPr>
        <w:t xml:space="preserve"> </w:t>
      </w:r>
      <w:r>
        <w:t>wallet</w:t>
      </w:r>
      <w:r>
        <w:rPr>
          <w:spacing w:val="-1"/>
        </w:rPr>
        <w:t xml:space="preserve"> </w:t>
      </w:r>
      <w:r>
        <w:t>orderings</w:t>
      </w:r>
      <w:r>
        <w:rPr>
          <w:spacing w:val="-1"/>
        </w:rPr>
        <w:t xml:space="preserve"> </w:t>
      </w:r>
      <w:r>
        <w:t>on</w:t>
      </w:r>
      <w:r>
        <w:rPr>
          <w:spacing w:val="-1"/>
        </w:rPr>
        <w:t xml:space="preserve"> </w:t>
      </w:r>
      <w:r>
        <w:t>an identical Arbitrum sample.</w:t>
      </w:r>
      <w:r>
        <w:rPr>
          <w:spacing w:val="29"/>
        </w:rPr>
        <w:t xml:space="preserve"> </w:t>
      </w:r>
      <w:r>
        <w:t xml:space="preserve">Inter-method Kendall </w:t>
      </w:r>
      <w:r>
        <w:rPr>
          <w:i/>
        </w:rPr>
        <w:t>τ</w:t>
      </w:r>
      <w:r>
        <w:rPr>
          <w:i/>
          <w:spacing w:val="28"/>
        </w:rPr>
        <w:t xml:space="preserve"> </w:t>
      </w:r>
      <w:r>
        <w:t>between the two score vectors is 0</w:t>
      </w:r>
      <w:r>
        <w:rPr>
          <w:i/>
        </w:rPr>
        <w:t>.</w:t>
      </w:r>
      <w:r>
        <w:t xml:space="preserve">316 on the </w:t>
      </w:r>
      <w:r>
        <w:rPr>
          <w:w w:val="105"/>
        </w:rPr>
        <w:t>matched</w:t>
      </w:r>
      <w:r>
        <w:rPr>
          <w:spacing w:val="-16"/>
          <w:w w:val="105"/>
        </w:rPr>
        <w:t xml:space="preserve"> </w:t>
      </w:r>
      <w:r>
        <w:rPr>
          <w:w w:val="105"/>
        </w:rPr>
        <w:t>cohort</w:t>
      </w:r>
      <w:r>
        <w:rPr>
          <w:spacing w:val="-16"/>
          <w:w w:val="105"/>
        </w:rPr>
        <w:t xml:space="preserve"> </w:t>
      </w:r>
      <w:r>
        <w:rPr>
          <w:w w:val="105"/>
        </w:rPr>
        <w:t>(</w:t>
      </w:r>
      <w:r>
        <w:rPr>
          <w:i/>
          <w:w w:val="105"/>
        </w:rPr>
        <w:t>n</w:t>
      </w:r>
      <w:r>
        <w:rPr>
          <w:i/>
          <w:spacing w:val="-16"/>
          <w:w w:val="105"/>
        </w:rPr>
        <w:t xml:space="preserve"> </w:t>
      </w:r>
      <w:r>
        <w:rPr>
          <w:w w:val="105"/>
        </w:rPr>
        <w:t>=</w:t>
      </w:r>
      <w:r>
        <w:rPr>
          <w:spacing w:val="-15"/>
          <w:w w:val="105"/>
        </w:rPr>
        <w:t xml:space="preserve"> </w:t>
      </w:r>
      <w:r>
        <w:rPr>
          <w:w w:val="105"/>
        </w:rPr>
        <w:t>5</w:t>
      </w:r>
      <w:r>
        <w:rPr>
          <w:i/>
          <w:w w:val="105"/>
        </w:rPr>
        <w:t>,</w:t>
      </w:r>
      <w:r>
        <w:rPr>
          <w:w w:val="105"/>
        </w:rPr>
        <w:t>521),</w:t>
      </w:r>
      <w:r>
        <w:rPr>
          <w:spacing w:val="-16"/>
          <w:w w:val="105"/>
        </w:rPr>
        <w:t xml:space="preserve"> </w:t>
      </w:r>
      <w:r>
        <w:rPr>
          <w:w w:val="105"/>
        </w:rPr>
        <w:t>within</w:t>
      </w:r>
      <w:r>
        <w:rPr>
          <w:spacing w:val="-16"/>
          <w:w w:val="105"/>
        </w:rPr>
        <w:t xml:space="preserve"> </w:t>
      </w:r>
      <w:r>
        <w:rPr>
          <w:w w:val="105"/>
        </w:rPr>
        <w:t>the</w:t>
      </w:r>
      <w:r>
        <w:rPr>
          <w:spacing w:val="-16"/>
          <w:w w:val="105"/>
        </w:rPr>
        <w:t xml:space="preserve"> </w:t>
      </w:r>
      <w:r>
        <w:rPr>
          <w:w w:val="105"/>
        </w:rPr>
        <w:t>weak-to-moderate</w:t>
      </w:r>
      <w:r>
        <w:rPr>
          <w:spacing w:val="-15"/>
          <w:w w:val="105"/>
        </w:rPr>
        <w:t xml:space="preserve"> </w:t>
      </w:r>
      <w:r>
        <w:rPr>
          <w:w w:val="105"/>
        </w:rPr>
        <w:t>alignment</w:t>
      </w:r>
      <w:r>
        <w:rPr>
          <w:spacing w:val="-16"/>
          <w:w w:val="105"/>
        </w:rPr>
        <w:t xml:space="preserve"> </w:t>
      </w:r>
      <w:r>
        <w:rPr>
          <w:w w:val="105"/>
        </w:rPr>
        <w:t>band</w:t>
      </w:r>
      <w:r>
        <w:rPr>
          <w:spacing w:val="-16"/>
          <w:w w:val="105"/>
        </w:rPr>
        <w:t xml:space="preserve"> </w:t>
      </w:r>
      <w:r>
        <w:rPr>
          <w:w w:val="105"/>
        </w:rPr>
        <w:t>defined</w:t>
      </w:r>
      <w:r>
        <w:rPr>
          <w:spacing w:val="-16"/>
          <w:w w:val="105"/>
        </w:rPr>
        <w:t xml:space="preserve"> </w:t>
      </w:r>
      <w:r>
        <w:rPr>
          <w:w w:val="105"/>
        </w:rPr>
        <w:t>in</w:t>
      </w:r>
      <w:r>
        <w:rPr>
          <w:spacing w:val="-15"/>
          <w:w w:val="105"/>
        </w:rPr>
        <w:t xml:space="preserve"> </w:t>
      </w:r>
      <w:r>
        <w:rPr>
          <w:w w:val="105"/>
        </w:rPr>
        <w:t>Chapter</w:t>
      </w:r>
      <w:r>
        <w:rPr>
          <w:spacing w:val="-16"/>
          <w:w w:val="105"/>
        </w:rPr>
        <w:t xml:space="preserve"> </w:t>
      </w:r>
      <w:hyperlink w:anchor="_bookmark17" w:history="1">
        <w:r>
          <w:rPr>
            <w:w w:val="105"/>
          </w:rPr>
          <w:t>2</w:t>
        </w:r>
      </w:hyperlink>
      <w:r>
        <w:rPr>
          <w:w w:val="105"/>
        </w:rPr>
        <w:t>. Correlation</w:t>
      </w:r>
      <w:r>
        <w:rPr>
          <w:spacing w:val="-16"/>
          <w:w w:val="105"/>
        </w:rPr>
        <w:t xml:space="preserve"> </w:t>
      </w:r>
      <w:r>
        <w:rPr>
          <w:w w:val="105"/>
        </w:rPr>
        <w:t>is</w:t>
      </w:r>
      <w:r>
        <w:rPr>
          <w:spacing w:val="-16"/>
          <w:w w:val="105"/>
        </w:rPr>
        <w:t xml:space="preserve"> </w:t>
      </w:r>
      <w:r>
        <w:rPr>
          <w:w w:val="105"/>
        </w:rPr>
        <w:t>present—both</w:t>
      </w:r>
      <w:r>
        <w:rPr>
          <w:spacing w:val="-16"/>
          <w:w w:val="105"/>
        </w:rPr>
        <w:t xml:space="preserve"> </w:t>
      </w:r>
      <w:r>
        <w:rPr>
          <w:w w:val="105"/>
        </w:rPr>
        <w:t>methods</w:t>
      </w:r>
      <w:r>
        <w:rPr>
          <w:spacing w:val="-15"/>
          <w:w w:val="105"/>
        </w:rPr>
        <w:t xml:space="preserve"> </w:t>
      </w:r>
      <w:r>
        <w:rPr>
          <w:w w:val="105"/>
        </w:rPr>
        <w:t>operate</w:t>
      </w:r>
      <w:r>
        <w:rPr>
          <w:spacing w:val="-16"/>
          <w:w w:val="105"/>
        </w:rPr>
        <w:t xml:space="preserve"> </w:t>
      </w:r>
      <w:r>
        <w:rPr>
          <w:w w:val="105"/>
        </w:rPr>
        <w:t>on</w:t>
      </w:r>
      <w:r>
        <w:rPr>
          <w:spacing w:val="-16"/>
          <w:w w:val="105"/>
        </w:rPr>
        <w:t xml:space="preserve"> </w:t>
      </w:r>
      <w:r>
        <w:rPr>
          <w:w w:val="105"/>
        </w:rPr>
        <w:t>overlapping</w:t>
      </w:r>
      <w:r>
        <w:rPr>
          <w:spacing w:val="-16"/>
          <w:w w:val="105"/>
        </w:rPr>
        <w:t xml:space="preserve"> </w:t>
      </w:r>
      <w:r>
        <w:rPr>
          <w:w w:val="105"/>
        </w:rPr>
        <w:t>wallet</w:t>
      </w:r>
      <w:r>
        <w:rPr>
          <w:spacing w:val="-15"/>
          <w:w w:val="105"/>
        </w:rPr>
        <w:t xml:space="preserve"> </w:t>
      </w:r>
      <w:r>
        <w:rPr>
          <w:w w:val="105"/>
        </w:rPr>
        <w:t>activity</w:t>
      </w:r>
      <w:r>
        <w:rPr>
          <w:spacing w:val="-16"/>
          <w:w w:val="105"/>
        </w:rPr>
        <w:t xml:space="preserve"> </w:t>
      </w:r>
      <w:r>
        <w:rPr>
          <w:w w:val="105"/>
        </w:rPr>
        <w:t>in</w:t>
      </w:r>
      <w:r>
        <w:rPr>
          <w:spacing w:val="-16"/>
          <w:w w:val="105"/>
        </w:rPr>
        <w:t xml:space="preserve"> </w:t>
      </w:r>
      <w:r>
        <w:rPr>
          <w:w w:val="105"/>
        </w:rPr>
        <w:t>the</w:t>
      </w:r>
      <w:r>
        <w:rPr>
          <w:spacing w:val="-16"/>
          <w:w w:val="105"/>
        </w:rPr>
        <w:t xml:space="preserve"> </w:t>
      </w:r>
      <w:r>
        <w:rPr>
          <w:w w:val="105"/>
        </w:rPr>
        <w:t>same</w:t>
      </w:r>
      <w:r>
        <w:rPr>
          <w:spacing w:val="-15"/>
          <w:w w:val="105"/>
        </w:rPr>
        <w:t xml:space="preserve"> </w:t>
      </w:r>
      <w:r>
        <w:rPr>
          <w:w w:val="105"/>
        </w:rPr>
        <w:t>obser-vation</w:t>
      </w:r>
      <w:r>
        <w:rPr>
          <w:spacing w:val="-12"/>
          <w:w w:val="105"/>
        </w:rPr>
        <w:t xml:space="preserve"> </w:t>
      </w:r>
      <w:r>
        <w:rPr>
          <w:w w:val="105"/>
        </w:rPr>
        <w:t>window—but</w:t>
      </w:r>
      <w:r>
        <w:rPr>
          <w:spacing w:val="-12"/>
          <w:w w:val="105"/>
        </w:rPr>
        <w:t xml:space="preserve"> </w:t>
      </w:r>
      <w:r>
        <w:rPr>
          <w:w w:val="105"/>
        </w:rPr>
        <w:t>the</w:t>
      </w:r>
      <w:r>
        <w:rPr>
          <w:spacing w:val="-12"/>
          <w:w w:val="105"/>
        </w:rPr>
        <w:t xml:space="preserve"> </w:t>
      </w:r>
      <w:r>
        <w:rPr>
          <w:w w:val="105"/>
        </w:rPr>
        <w:t>magnitude</w:t>
      </w:r>
      <w:r>
        <w:rPr>
          <w:spacing w:val="-12"/>
          <w:w w:val="105"/>
        </w:rPr>
        <w:t xml:space="preserve"> </w:t>
      </w:r>
      <w:r>
        <w:rPr>
          <w:w w:val="105"/>
        </w:rPr>
        <w:t>is</w:t>
      </w:r>
      <w:r>
        <w:rPr>
          <w:spacing w:val="-12"/>
          <w:w w:val="105"/>
        </w:rPr>
        <w:t xml:space="preserve"> </w:t>
      </w:r>
      <w:r>
        <w:rPr>
          <w:w w:val="105"/>
        </w:rPr>
        <w:t>far</w:t>
      </w:r>
      <w:r>
        <w:rPr>
          <w:spacing w:val="-12"/>
          <w:w w:val="105"/>
        </w:rPr>
        <w:t xml:space="preserve"> </w:t>
      </w:r>
      <w:r>
        <w:rPr>
          <w:w w:val="105"/>
        </w:rPr>
        <w:t>from</w:t>
      </w:r>
      <w:r>
        <w:rPr>
          <w:spacing w:val="-12"/>
          <w:w w:val="105"/>
        </w:rPr>
        <w:t xml:space="preserve"> </w:t>
      </w:r>
      <w:r>
        <w:rPr>
          <w:w w:val="105"/>
        </w:rPr>
        <w:t>unity.</w:t>
      </w:r>
      <w:r>
        <w:rPr>
          <w:spacing w:val="31"/>
          <w:w w:val="105"/>
        </w:rPr>
        <w:t xml:space="preserve"> </w:t>
      </w:r>
      <w:r>
        <w:rPr>
          <w:w w:val="105"/>
        </w:rPr>
        <w:t>Allowance</w:t>
      </w:r>
      <w:r>
        <w:rPr>
          <w:spacing w:val="-12"/>
          <w:w w:val="105"/>
        </w:rPr>
        <w:t xml:space="preserve"> </w:t>
      </w:r>
      <w:r>
        <w:rPr>
          <w:w w:val="105"/>
        </w:rPr>
        <w:t>and</w:t>
      </w:r>
      <w:r>
        <w:rPr>
          <w:spacing w:val="-12"/>
          <w:w w:val="105"/>
        </w:rPr>
        <w:t xml:space="preserve"> </w:t>
      </w:r>
      <w:r>
        <w:rPr>
          <w:w w:val="105"/>
        </w:rPr>
        <w:t>transfer</w:t>
      </w:r>
      <w:r>
        <w:rPr>
          <w:spacing w:val="-12"/>
          <w:w w:val="105"/>
        </w:rPr>
        <w:t xml:space="preserve"> </w:t>
      </w:r>
      <w:r>
        <w:rPr>
          <w:w w:val="105"/>
        </w:rPr>
        <w:t>graphs</w:t>
      </w:r>
      <w:r>
        <w:rPr>
          <w:spacing w:val="-12"/>
          <w:w w:val="105"/>
        </w:rPr>
        <w:t xml:space="preserve"> </w:t>
      </w:r>
      <w:r>
        <w:rPr>
          <w:w w:val="105"/>
        </w:rPr>
        <w:t>therefore emphasize</w:t>
      </w:r>
      <w:r>
        <w:rPr>
          <w:spacing w:val="-16"/>
          <w:w w:val="105"/>
        </w:rPr>
        <w:t xml:space="preserve"> </w:t>
      </w:r>
      <w:r>
        <w:rPr>
          <w:w w:val="105"/>
        </w:rPr>
        <w:t>different</w:t>
      </w:r>
      <w:r>
        <w:rPr>
          <w:spacing w:val="-16"/>
          <w:w w:val="105"/>
        </w:rPr>
        <w:t xml:space="preserve"> </w:t>
      </w:r>
      <w:r>
        <w:rPr>
          <w:w w:val="105"/>
        </w:rPr>
        <w:t>wallet</w:t>
      </w:r>
      <w:r>
        <w:rPr>
          <w:spacing w:val="-16"/>
          <w:w w:val="105"/>
        </w:rPr>
        <w:t xml:space="preserve"> </w:t>
      </w:r>
      <w:r>
        <w:rPr>
          <w:w w:val="105"/>
        </w:rPr>
        <w:t>relationships.</w:t>
      </w:r>
    </w:p>
    <w:p w14:paraId="00DC2310" w14:textId="77777777" w:rsidR="00350CFB" w:rsidRDefault="00350CFB">
      <w:pPr>
        <w:pStyle w:val="BodyText"/>
        <w:spacing w:line="396" w:lineRule="auto"/>
        <w:jc w:val="both"/>
        <w:sectPr w:rsidR="00350CFB">
          <w:pgSz w:w="11910" w:h="16840"/>
          <w:pgMar w:top="1920" w:right="708" w:bottom="2300" w:left="992" w:header="0" w:footer="2115" w:gutter="0"/>
          <w:cols w:space="720"/>
        </w:sectPr>
      </w:pPr>
    </w:p>
    <w:p w14:paraId="00DC2311" w14:textId="77777777" w:rsidR="00350CFB" w:rsidRDefault="00283FFF">
      <w:pPr>
        <w:pStyle w:val="BodyText"/>
        <w:spacing w:before="72" w:line="396" w:lineRule="auto"/>
        <w:ind w:left="273" w:right="524" w:firstLine="1"/>
        <w:jc w:val="both"/>
      </w:pPr>
      <w:r>
        <w:lastRenderedPageBreak/>
        <w:t>This divergence is structurally expected.</w:t>
      </w:r>
      <w:r>
        <w:rPr>
          <w:spacing w:val="40"/>
        </w:rPr>
        <w:t xml:space="preserve"> </w:t>
      </w:r>
      <w:r>
        <w:t xml:space="preserve">The endorsement graph </w:t>
      </w:r>
      <w:r>
        <w:rPr>
          <w:i/>
        </w:rPr>
        <w:t>G</w:t>
      </w:r>
      <w:r>
        <w:rPr>
          <w:vertAlign w:val="subscript"/>
        </w:rPr>
        <w:t>approve</w:t>
      </w:r>
      <w:r>
        <w:t xml:space="preserve"> contains 14</w:t>
      </w:r>
      <w:r>
        <w:rPr>
          <w:i/>
        </w:rPr>
        <w:t>,</w:t>
      </w:r>
      <w:r>
        <w:t>727 edges encoding</w:t>
      </w:r>
      <w:r>
        <w:rPr>
          <w:spacing w:val="-7"/>
        </w:rPr>
        <w:t xml:space="preserve"> </w:t>
      </w:r>
      <w:r>
        <w:t>current</w:t>
      </w:r>
      <w:r>
        <w:rPr>
          <w:spacing w:val="-7"/>
        </w:rPr>
        <w:t xml:space="preserve"> </w:t>
      </w:r>
      <w:r>
        <w:t>spending</w:t>
      </w:r>
      <w:r>
        <w:rPr>
          <w:spacing w:val="-7"/>
        </w:rPr>
        <w:t xml:space="preserve"> </w:t>
      </w:r>
      <w:r>
        <w:t>authorization;</w:t>
      </w:r>
      <w:r>
        <w:rPr>
          <w:spacing w:val="-6"/>
        </w:rPr>
        <w:t xml:space="preserve"> </w:t>
      </w:r>
      <w:r>
        <w:t>the</w:t>
      </w:r>
      <w:r>
        <w:rPr>
          <w:spacing w:val="-7"/>
        </w:rPr>
        <w:t xml:space="preserve"> </w:t>
      </w:r>
      <w:r>
        <w:t>transfer</w:t>
      </w:r>
      <w:r>
        <w:rPr>
          <w:spacing w:val="-7"/>
        </w:rPr>
        <w:t xml:space="preserve"> </w:t>
      </w:r>
      <w:r>
        <w:t>graph</w:t>
      </w:r>
      <w:r>
        <w:rPr>
          <w:spacing w:val="-8"/>
        </w:rPr>
        <w:t xml:space="preserve"> </w:t>
      </w:r>
      <w:r>
        <w:rPr>
          <w:i/>
        </w:rPr>
        <w:t>G</w:t>
      </w:r>
      <w:r>
        <w:rPr>
          <w:vertAlign w:val="subscript"/>
        </w:rPr>
        <w:t>transfer</w:t>
      </w:r>
      <w:r>
        <w:t xml:space="preserve"> contains</w:t>
      </w:r>
      <w:r>
        <w:rPr>
          <w:spacing w:val="-7"/>
        </w:rPr>
        <w:t xml:space="preserve"> </w:t>
      </w:r>
      <w:r>
        <w:t>137</w:t>
      </w:r>
      <w:r>
        <w:rPr>
          <w:i/>
        </w:rPr>
        <w:t>,</w:t>
      </w:r>
      <w:r>
        <w:t>087</w:t>
      </w:r>
      <w:r>
        <w:rPr>
          <w:spacing w:val="-7"/>
        </w:rPr>
        <w:t xml:space="preserve"> </w:t>
      </w:r>
      <w:r>
        <w:t>edges</w:t>
      </w:r>
      <w:r>
        <w:rPr>
          <w:spacing w:val="-7"/>
        </w:rPr>
        <w:t xml:space="preserve"> </w:t>
      </w:r>
      <w:r>
        <w:t xml:space="preserve">encod-ing time-decayed economic flow </w:t>
      </w:r>
      <w:hyperlink w:anchor="_bookmark149" w:history="1">
        <w:r>
          <w:rPr>
            <w:vertAlign w:val="superscript"/>
          </w:rPr>
          <w:t>[16]</w:t>
        </w:r>
      </w:hyperlink>
      <w:r>
        <w:t>.</w:t>
      </w:r>
      <w:r>
        <w:rPr>
          <w:spacing w:val="24"/>
        </w:rPr>
        <w:t xml:space="preserve"> </w:t>
      </w:r>
      <w:r>
        <w:t xml:space="preserve">PageRank propagates influence along these edges under the same damping convention </w:t>
      </w:r>
      <w:hyperlink w:anchor="_bookmark173" w:history="1">
        <w:r>
          <w:rPr>
            <w:vertAlign w:val="superscript"/>
          </w:rPr>
          <w:t>[40]</w:t>
        </w:r>
      </w:hyperlink>
      <w:r>
        <w:rPr>
          <w:vertAlign w:val="superscript"/>
        </w:rPr>
        <w:t>,</w:t>
      </w:r>
      <w:hyperlink w:anchor="_bookmark182" w:history="1">
        <w:r>
          <w:rPr>
            <w:vertAlign w:val="superscript"/>
          </w:rPr>
          <w:t>[49]</w:t>
        </w:r>
      </w:hyperlink>
      <w:r>
        <w:t>, so differences in edge sets and weights produce differences in stationary mass. Allowances encode authorization intent; transfers encode movement of value. A wallet that receives large transfers without granting allowances can rank highly under AWP and modestly under EndorseRank, and conversely for a wallet that authorizes spenders without being a transfer hub.</w:t>
      </w:r>
    </w:p>
    <w:p w14:paraId="00DC2312" w14:textId="77777777" w:rsidR="00350CFB" w:rsidRDefault="00283FFF">
      <w:pPr>
        <w:pStyle w:val="BodyText"/>
        <w:spacing w:before="23" w:line="396" w:lineRule="auto"/>
        <w:ind w:left="282" w:right="523"/>
        <w:jc w:val="both"/>
      </w:pPr>
      <w:r>
        <w:t>H1</w:t>
      </w:r>
      <w:r>
        <w:rPr>
          <w:spacing w:val="-15"/>
        </w:rPr>
        <w:t xml:space="preserve"> </w:t>
      </w:r>
      <w:r>
        <w:t>is</w:t>
      </w:r>
      <w:r>
        <w:rPr>
          <w:spacing w:val="-15"/>
        </w:rPr>
        <w:t xml:space="preserve"> </w:t>
      </w:r>
      <w:r>
        <w:t>therefore</w:t>
      </w:r>
      <w:r>
        <w:rPr>
          <w:spacing w:val="-15"/>
        </w:rPr>
        <w:t xml:space="preserve"> </w:t>
      </w:r>
      <w:r>
        <w:t>supported:</w:t>
      </w:r>
      <w:r>
        <w:rPr>
          <w:spacing w:val="-15"/>
        </w:rPr>
        <w:t xml:space="preserve"> </w:t>
      </w:r>
      <w:r>
        <w:t>EndorseRank</w:t>
      </w:r>
      <w:r>
        <w:rPr>
          <w:spacing w:val="-15"/>
        </w:rPr>
        <w:t xml:space="preserve"> </w:t>
      </w:r>
      <w:r>
        <w:t>and</w:t>
      </w:r>
      <w:r>
        <w:rPr>
          <w:spacing w:val="-15"/>
        </w:rPr>
        <w:t xml:space="preserve"> </w:t>
      </w:r>
      <w:r>
        <w:t>AWP</w:t>
      </w:r>
      <w:r>
        <w:rPr>
          <w:spacing w:val="-15"/>
        </w:rPr>
        <w:t xml:space="preserve"> </w:t>
      </w:r>
      <w:r>
        <w:t>yield</w:t>
      </w:r>
      <w:r>
        <w:rPr>
          <w:spacing w:val="-15"/>
        </w:rPr>
        <w:t xml:space="preserve"> </w:t>
      </w:r>
      <w:r>
        <w:t>partially</w:t>
      </w:r>
      <w:r>
        <w:rPr>
          <w:spacing w:val="-15"/>
        </w:rPr>
        <w:t xml:space="preserve"> </w:t>
      </w:r>
      <w:r>
        <w:t>overlapping</w:t>
      </w:r>
      <w:r>
        <w:rPr>
          <w:spacing w:val="-15"/>
        </w:rPr>
        <w:t xml:space="preserve"> </w:t>
      </w:r>
      <w:r>
        <w:t>yet</w:t>
      </w:r>
      <w:r>
        <w:rPr>
          <w:spacing w:val="-15"/>
        </w:rPr>
        <w:t xml:space="preserve"> </w:t>
      </w:r>
      <w:r>
        <w:t>construct-distinct orderings. The</w:t>
      </w:r>
      <w:r>
        <w:rPr>
          <w:spacing w:val="-4"/>
        </w:rPr>
        <w:t xml:space="preserve"> </w:t>
      </w:r>
      <w:r>
        <w:t>practical</w:t>
      </w:r>
      <w:r>
        <w:rPr>
          <w:spacing w:val="-4"/>
        </w:rPr>
        <w:t xml:space="preserve"> </w:t>
      </w:r>
      <w:r>
        <w:t>implication</w:t>
      </w:r>
      <w:r>
        <w:rPr>
          <w:spacing w:val="-4"/>
        </w:rPr>
        <w:t xml:space="preserve"> </w:t>
      </w:r>
      <w:r>
        <w:t>is</w:t>
      </w:r>
      <w:r>
        <w:rPr>
          <w:spacing w:val="-4"/>
        </w:rPr>
        <w:t xml:space="preserve"> </w:t>
      </w:r>
      <w:r>
        <w:t>that</w:t>
      </w:r>
      <w:r>
        <w:rPr>
          <w:spacing w:val="-4"/>
        </w:rPr>
        <w:t xml:space="preserve"> </w:t>
      </w:r>
      <w:r>
        <w:t>the</w:t>
      </w:r>
      <w:r>
        <w:rPr>
          <w:spacing w:val="-4"/>
        </w:rPr>
        <w:t xml:space="preserve"> </w:t>
      </w:r>
      <w:r>
        <w:t>two</w:t>
      </w:r>
      <w:r>
        <w:rPr>
          <w:spacing w:val="-4"/>
        </w:rPr>
        <w:t xml:space="preserve"> </w:t>
      </w:r>
      <w:r>
        <w:t>scores</w:t>
      </w:r>
      <w:r>
        <w:rPr>
          <w:spacing w:val="-4"/>
        </w:rPr>
        <w:t xml:space="preserve"> </w:t>
      </w:r>
      <w:r>
        <w:t>are</w:t>
      </w:r>
      <w:r>
        <w:rPr>
          <w:spacing w:val="-4"/>
        </w:rPr>
        <w:t xml:space="preserve"> </w:t>
      </w:r>
      <w:r>
        <w:t>not</w:t>
      </w:r>
      <w:r>
        <w:rPr>
          <w:spacing w:val="-4"/>
        </w:rPr>
        <w:t xml:space="preserve"> </w:t>
      </w:r>
      <w:r>
        <w:t>interchangeable</w:t>
      </w:r>
      <w:r>
        <w:rPr>
          <w:spacing w:val="-4"/>
        </w:rPr>
        <w:t xml:space="preserve"> </w:t>
      </w:r>
      <w:r>
        <w:t xml:space="preserve">substitutes. De-ployments that adopt EndorseRank for efficiency must accept a different ranking geometry, not </w:t>
      </w:r>
      <w:bookmarkStart w:id="330" w:name="RQ2:_Construct-specific_social-method_al"/>
      <w:bookmarkEnd w:id="330"/>
      <w:r>
        <w:t>merely a faster approximation of AWP.</w:t>
      </w:r>
    </w:p>
    <w:p w14:paraId="00DC2313" w14:textId="77777777" w:rsidR="00350CFB" w:rsidRDefault="00350CFB">
      <w:pPr>
        <w:pStyle w:val="BodyText"/>
        <w:spacing w:before="9"/>
      </w:pPr>
    </w:p>
    <w:p w14:paraId="00DC2314" w14:textId="77777777" w:rsidR="00350CFB" w:rsidRDefault="00283FFF">
      <w:pPr>
        <w:pStyle w:val="Heading3"/>
        <w:numPr>
          <w:ilvl w:val="2"/>
          <w:numId w:val="26"/>
        </w:numPr>
        <w:tabs>
          <w:tab w:val="left" w:pos="879"/>
        </w:tabs>
        <w:ind w:left="879" w:hanging="597"/>
      </w:pPr>
      <w:r>
        <w:t>RQ2:</w:t>
      </w:r>
      <w:r>
        <w:rPr>
          <w:spacing w:val="-4"/>
        </w:rPr>
        <w:t xml:space="preserve"> </w:t>
      </w:r>
      <w:r>
        <w:t>Construct-specific</w:t>
      </w:r>
      <w:r>
        <w:rPr>
          <w:spacing w:val="-15"/>
        </w:rPr>
        <w:t xml:space="preserve"> </w:t>
      </w:r>
      <w:r>
        <w:t>social-method</w:t>
      </w:r>
      <w:r>
        <w:rPr>
          <w:spacing w:val="-15"/>
        </w:rPr>
        <w:t xml:space="preserve"> </w:t>
      </w:r>
      <w:r>
        <w:rPr>
          <w:spacing w:val="-2"/>
        </w:rPr>
        <w:t>alignment</w:t>
      </w:r>
    </w:p>
    <w:p w14:paraId="00DC2315" w14:textId="77777777" w:rsidR="00350CFB" w:rsidRDefault="00350CFB">
      <w:pPr>
        <w:pStyle w:val="BodyText"/>
        <w:spacing w:before="47"/>
        <w:rPr>
          <w:b/>
        </w:rPr>
      </w:pPr>
    </w:p>
    <w:p w14:paraId="00DC2316" w14:textId="77777777" w:rsidR="00350CFB" w:rsidRDefault="00283FFF">
      <w:pPr>
        <w:pStyle w:val="BodyText"/>
        <w:spacing w:line="396" w:lineRule="auto"/>
        <w:ind w:left="282" w:right="564"/>
        <w:jc w:val="both"/>
      </w:pPr>
      <w:r>
        <w:t>RQ2</w:t>
      </w:r>
      <w:r>
        <w:rPr>
          <w:spacing w:val="-14"/>
        </w:rPr>
        <w:t xml:space="preserve"> </w:t>
      </w:r>
      <w:r>
        <w:t>asks</w:t>
      </w:r>
      <w:r>
        <w:rPr>
          <w:spacing w:val="-14"/>
        </w:rPr>
        <w:t xml:space="preserve"> </w:t>
      </w:r>
      <w:r>
        <w:t>which</w:t>
      </w:r>
      <w:r>
        <w:rPr>
          <w:spacing w:val="-14"/>
        </w:rPr>
        <w:t xml:space="preserve"> </w:t>
      </w:r>
      <w:r>
        <w:t>social</w:t>
      </w:r>
      <w:r>
        <w:rPr>
          <w:spacing w:val="-14"/>
        </w:rPr>
        <w:t xml:space="preserve"> </w:t>
      </w:r>
      <w:r>
        <w:t>method</w:t>
      </w:r>
      <w:r>
        <w:rPr>
          <w:spacing w:val="-14"/>
        </w:rPr>
        <w:t xml:space="preserve"> </w:t>
      </w:r>
      <w:r>
        <w:t>aligns</w:t>
      </w:r>
      <w:r>
        <w:rPr>
          <w:spacing w:val="-14"/>
        </w:rPr>
        <w:t xml:space="preserve"> </w:t>
      </w:r>
      <w:r>
        <w:t>more</w:t>
      </w:r>
      <w:r>
        <w:rPr>
          <w:spacing w:val="-14"/>
        </w:rPr>
        <w:t xml:space="preserve"> </w:t>
      </w:r>
      <w:r>
        <w:t>strongly</w:t>
      </w:r>
      <w:r>
        <w:rPr>
          <w:spacing w:val="-14"/>
        </w:rPr>
        <w:t xml:space="preserve"> </w:t>
      </w:r>
      <w:r>
        <w:t>with</w:t>
      </w:r>
      <w:r>
        <w:rPr>
          <w:spacing w:val="-14"/>
        </w:rPr>
        <w:t xml:space="preserve"> </w:t>
      </w:r>
      <w:r>
        <w:t>each</w:t>
      </w:r>
      <w:r>
        <w:rPr>
          <w:spacing w:val="-14"/>
        </w:rPr>
        <w:t xml:space="preserve"> </w:t>
      </w:r>
      <w:r>
        <w:t>of</w:t>
      </w:r>
      <w:r>
        <w:rPr>
          <w:spacing w:val="-14"/>
        </w:rPr>
        <w:t xml:space="preserve"> </w:t>
      </w:r>
      <w:r>
        <w:t>the</w:t>
      </w:r>
      <w:r>
        <w:rPr>
          <w:spacing w:val="-14"/>
        </w:rPr>
        <w:t xml:space="preserve"> </w:t>
      </w:r>
      <w:r>
        <w:t>five</w:t>
      </w:r>
      <w:r>
        <w:rPr>
          <w:spacing w:val="-14"/>
        </w:rPr>
        <w:t xml:space="preserve"> </w:t>
      </w:r>
      <w:r>
        <w:t>proxy</w:t>
      </w:r>
      <w:r>
        <w:rPr>
          <w:spacing w:val="-14"/>
        </w:rPr>
        <w:t xml:space="preserve"> </w:t>
      </w:r>
      <w:r>
        <w:t>families.</w:t>
      </w:r>
      <w:r>
        <w:rPr>
          <w:spacing w:val="9"/>
        </w:rPr>
        <w:t xml:space="preserve"> </w:t>
      </w:r>
      <w:r>
        <w:t>Table</w:t>
      </w:r>
      <w:r>
        <w:rPr>
          <w:spacing w:val="-15"/>
        </w:rPr>
        <w:t xml:space="preserve"> </w:t>
      </w:r>
      <w:hyperlink w:anchor="_bookmark101" w:history="1">
        <w:r>
          <w:t>4.7</w:t>
        </w:r>
      </w:hyperlink>
      <w:r>
        <w:t xml:space="preserve"> and the per-family tables (Tables </w:t>
      </w:r>
      <w:hyperlink w:anchor="_bookmark104" w:history="1">
        <w:r>
          <w:t>4.8</w:t>
        </w:r>
      </w:hyperlink>
      <w:r>
        <w:t>–</w:t>
      </w:r>
      <w:hyperlink w:anchor="_bookmark108" w:history="1">
        <w:r>
          <w:t>4.12</w:t>
        </w:r>
      </w:hyperlink>
      <w:r>
        <w:t>) show clear construct-specific winners rather than a universal ranking.</w:t>
      </w:r>
    </w:p>
    <w:p w14:paraId="00DC2317" w14:textId="77777777" w:rsidR="00350CFB" w:rsidRDefault="00283FFF">
      <w:pPr>
        <w:pStyle w:val="BodyText"/>
        <w:spacing w:before="17" w:line="316" w:lineRule="auto"/>
        <w:ind w:left="282" w:right="523"/>
        <w:jc w:val="both"/>
      </w:pPr>
      <w:r>
        <w:t xml:space="preserve">On the </w:t>
      </w:r>
      <w:r>
        <w:rPr>
          <w:b/>
        </w:rPr>
        <w:t xml:space="preserve">allowance </w:t>
      </w:r>
      <w:r>
        <w:t xml:space="preserve">family, EndorseRank achieves mean Kendall </w:t>
      </w:r>
      <w:r>
        <w:rPr>
          <w:i/>
        </w:rPr>
        <w:t>τ</w:t>
      </w:r>
      <w:r>
        <w:rPr>
          <w:i/>
          <w:spacing w:val="40"/>
        </w:rPr>
        <w:t xml:space="preserve"> </w:t>
      </w:r>
      <w:r>
        <w:t>= 0</w:t>
      </w:r>
      <w:r>
        <w:rPr>
          <w:i/>
        </w:rPr>
        <w:t>.</w:t>
      </w:r>
      <w:r>
        <w:t>355, whereas AWP is near zero</w:t>
      </w:r>
      <w:r>
        <w:rPr>
          <w:spacing w:val="-4"/>
        </w:rPr>
        <w:t xml:space="preserve"> </w:t>
      </w:r>
      <w:r>
        <w:t>(</w:t>
      </w:r>
      <w:r>
        <w:rPr>
          <w:rFonts w:ascii="Arial Unicode MS" w:hAnsi="Arial Unicode MS"/>
        </w:rPr>
        <w:t>−</w:t>
      </w:r>
      <w:r>
        <w:t>0</w:t>
      </w:r>
      <w:r>
        <w:rPr>
          <w:i/>
        </w:rPr>
        <w:t>.</w:t>
      </w:r>
      <w:r>
        <w:t>030). This</w:t>
      </w:r>
      <w:r>
        <w:rPr>
          <w:spacing w:val="-4"/>
        </w:rPr>
        <w:t xml:space="preserve"> </w:t>
      </w:r>
      <w:r>
        <w:t>pattern</w:t>
      </w:r>
      <w:r>
        <w:rPr>
          <w:spacing w:val="-4"/>
        </w:rPr>
        <w:t xml:space="preserve"> </w:t>
      </w:r>
      <w:r>
        <w:t>is</w:t>
      </w:r>
      <w:r>
        <w:rPr>
          <w:spacing w:val="-4"/>
        </w:rPr>
        <w:t xml:space="preserve"> </w:t>
      </w:r>
      <w:r>
        <w:t>the</w:t>
      </w:r>
      <w:r>
        <w:rPr>
          <w:spacing w:val="-4"/>
        </w:rPr>
        <w:t xml:space="preserve"> </w:t>
      </w:r>
      <w:r>
        <w:t>strongest</w:t>
      </w:r>
      <w:r>
        <w:rPr>
          <w:spacing w:val="-4"/>
        </w:rPr>
        <w:t xml:space="preserve"> </w:t>
      </w:r>
      <w:r>
        <w:t>evidence</w:t>
      </w:r>
      <w:r>
        <w:rPr>
          <w:spacing w:val="-4"/>
        </w:rPr>
        <w:t xml:space="preserve"> </w:t>
      </w:r>
      <w:r>
        <w:t>that</w:t>
      </w:r>
      <w:r>
        <w:rPr>
          <w:spacing w:val="-4"/>
        </w:rPr>
        <w:t xml:space="preserve"> </w:t>
      </w:r>
      <w:r>
        <w:t>EndorseRank</w:t>
      </w:r>
      <w:r>
        <w:rPr>
          <w:spacing w:val="-4"/>
        </w:rPr>
        <w:t xml:space="preserve"> </w:t>
      </w:r>
      <w:r>
        <w:t>measures</w:t>
      </w:r>
      <w:r>
        <w:rPr>
          <w:spacing w:val="-4"/>
        </w:rPr>
        <w:t xml:space="preserve"> </w:t>
      </w:r>
      <w:r>
        <w:t>its</w:t>
      </w:r>
      <w:r>
        <w:rPr>
          <w:spacing w:val="-4"/>
        </w:rPr>
        <w:t xml:space="preserve"> </w:t>
      </w:r>
      <w:r>
        <w:t>intended</w:t>
      </w:r>
      <w:r>
        <w:rPr>
          <w:spacing w:val="-4"/>
        </w:rPr>
        <w:t xml:space="preserve"> </w:t>
      </w:r>
      <w:r>
        <w:t>con-</w:t>
      </w:r>
      <w:r>
        <w:rPr>
          <w:spacing w:val="-2"/>
        </w:rPr>
        <w:t>struct:</w:t>
      </w:r>
      <w:r>
        <w:rPr>
          <w:spacing w:val="23"/>
        </w:rPr>
        <w:t xml:space="preserve"> </w:t>
      </w:r>
      <w:r>
        <w:rPr>
          <w:spacing w:val="-2"/>
        </w:rPr>
        <w:t>latest-allowance</w:t>
      </w:r>
      <w:r>
        <w:rPr>
          <w:spacing w:val="-11"/>
        </w:rPr>
        <w:t xml:space="preserve"> </w:t>
      </w:r>
      <w:r>
        <w:rPr>
          <w:spacing w:val="-2"/>
        </w:rPr>
        <w:t>centrality</w:t>
      </w:r>
      <w:r>
        <w:rPr>
          <w:spacing w:val="-11"/>
        </w:rPr>
        <w:t xml:space="preserve"> </w:t>
      </w:r>
      <w:r>
        <w:rPr>
          <w:spacing w:val="-2"/>
        </w:rPr>
        <w:t>aligns</w:t>
      </w:r>
      <w:r>
        <w:rPr>
          <w:spacing w:val="-12"/>
        </w:rPr>
        <w:t xml:space="preserve"> </w:t>
      </w:r>
      <w:r>
        <w:rPr>
          <w:spacing w:val="-2"/>
        </w:rPr>
        <w:t>with</w:t>
      </w:r>
      <w:r>
        <w:rPr>
          <w:spacing w:val="-11"/>
        </w:rPr>
        <w:t xml:space="preserve"> </w:t>
      </w:r>
      <w:r>
        <w:rPr>
          <w:spacing w:val="-2"/>
        </w:rPr>
        <w:t>allowance-based</w:t>
      </w:r>
      <w:r>
        <w:rPr>
          <w:spacing w:val="-11"/>
        </w:rPr>
        <w:t xml:space="preserve"> </w:t>
      </w:r>
      <w:r>
        <w:rPr>
          <w:spacing w:val="-2"/>
        </w:rPr>
        <w:t>proxies,</w:t>
      </w:r>
      <w:r>
        <w:rPr>
          <w:spacing w:val="-7"/>
        </w:rPr>
        <w:t xml:space="preserve"> </w:t>
      </w:r>
      <w:r>
        <w:rPr>
          <w:spacing w:val="-2"/>
        </w:rPr>
        <w:t>while</w:t>
      </w:r>
      <w:r>
        <w:rPr>
          <w:spacing w:val="-12"/>
        </w:rPr>
        <w:t xml:space="preserve"> </w:t>
      </w:r>
      <w:r>
        <w:rPr>
          <w:spacing w:val="-2"/>
        </w:rPr>
        <w:t>transfer-graph</w:t>
      </w:r>
      <w:r>
        <w:rPr>
          <w:spacing w:val="-11"/>
        </w:rPr>
        <w:t xml:space="preserve"> </w:t>
      </w:r>
      <w:r>
        <w:rPr>
          <w:spacing w:val="-2"/>
        </w:rPr>
        <w:t>PageR-</w:t>
      </w:r>
    </w:p>
    <w:p w14:paraId="00DC2318" w14:textId="77777777" w:rsidR="00350CFB" w:rsidRDefault="00283FFF">
      <w:pPr>
        <w:pStyle w:val="BodyText"/>
        <w:spacing w:before="89"/>
        <w:ind w:left="282"/>
        <w:jc w:val="both"/>
      </w:pPr>
      <w:r>
        <w:t>ank</w:t>
      </w:r>
      <w:r>
        <w:rPr>
          <w:spacing w:val="-12"/>
        </w:rPr>
        <w:t xml:space="preserve"> </w:t>
      </w:r>
      <w:r>
        <w:t>does</w:t>
      </w:r>
      <w:r>
        <w:rPr>
          <w:spacing w:val="-12"/>
        </w:rPr>
        <w:t xml:space="preserve"> </w:t>
      </w:r>
      <w:r>
        <w:t>not.</w:t>
      </w:r>
      <w:r>
        <w:rPr>
          <w:spacing w:val="9"/>
        </w:rPr>
        <w:t xml:space="preserve"> </w:t>
      </w:r>
      <w:r>
        <w:t>In</w:t>
      </w:r>
      <w:r>
        <w:rPr>
          <w:spacing w:val="-11"/>
        </w:rPr>
        <w:t xml:space="preserve"> </w:t>
      </w:r>
      <w:r>
        <w:t>measurement</w:t>
      </w:r>
      <w:r>
        <w:rPr>
          <w:spacing w:val="-12"/>
        </w:rPr>
        <w:t xml:space="preserve"> </w:t>
      </w:r>
      <w:r>
        <w:t>terms,</w:t>
      </w:r>
      <w:r>
        <w:rPr>
          <w:spacing w:val="-11"/>
        </w:rPr>
        <w:t xml:space="preserve"> </w:t>
      </w:r>
      <w:r>
        <w:t>the</w:t>
      </w:r>
      <w:r>
        <w:rPr>
          <w:spacing w:val="-11"/>
        </w:rPr>
        <w:t xml:space="preserve"> </w:t>
      </w:r>
      <w:r>
        <w:t>indicator</w:t>
      </w:r>
      <w:r>
        <w:rPr>
          <w:spacing w:val="-12"/>
        </w:rPr>
        <w:t xml:space="preserve"> </w:t>
      </w:r>
      <w:r>
        <w:t>tracks</w:t>
      </w:r>
      <w:r>
        <w:rPr>
          <w:spacing w:val="-11"/>
        </w:rPr>
        <w:t xml:space="preserve"> </w:t>
      </w:r>
      <w:r>
        <w:t>the</w:t>
      </w:r>
      <w:r>
        <w:rPr>
          <w:spacing w:val="-12"/>
        </w:rPr>
        <w:t xml:space="preserve"> </w:t>
      </w:r>
      <w:r>
        <w:t>construct</w:t>
      </w:r>
      <w:r>
        <w:rPr>
          <w:spacing w:val="-12"/>
        </w:rPr>
        <w:t xml:space="preserve"> </w:t>
      </w:r>
      <w:r>
        <w:t>it</w:t>
      </w:r>
      <w:r>
        <w:rPr>
          <w:spacing w:val="-11"/>
        </w:rPr>
        <w:t xml:space="preserve"> </w:t>
      </w:r>
      <w:r>
        <w:t>was</w:t>
      </w:r>
      <w:r>
        <w:rPr>
          <w:spacing w:val="-12"/>
        </w:rPr>
        <w:t xml:space="preserve"> </w:t>
      </w:r>
      <w:r>
        <w:t>designed</w:t>
      </w:r>
      <w:r>
        <w:rPr>
          <w:spacing w:val="-12"/>
        </w:rPr>
        <w:t xml:space="preserve"> </w:t>
      </w:r>
      <w:r>
        <w:t>to</w:t>
      </w:r>
      <w:r>
        <w:rPr>
          <w:spacing w:val="-11"/>
        </w:rPr>
        <w:t xml:space="preserve"> </w:t>
      </w:r>
      <w:r>
        <w:rPr>
          <w:spacing w:val="-2"/>
        </w:rPr>
        <w:t>represent</w:t>
      </w:r>
    </w:p>
    <w:p w14:paraId="00DC2319" w14:textId="77777777" w:rsidR="00350CFB" w:rsidRDefault="0071403D">
      <w:pPr>
        <w:spacing w:before="169"/>
        <w:ind w:left="282"/>
        <w:rPr>
          <w:position w:val="-8"/>
          <w:sz w:val="24"/>
        </w:rPr>
      </w:pPr>
      <w:hyperlink w:anchor="_bookmark147" w:history="1">
        <w:r>
          <w:rPr>
            <w:spacing w:val="-2"/>
            <w:sz w:val="16"/>
          </w:rPr>
          <w:t>[14]</w:t>
        </w:r>
      </w:hyperlink>
      <w:r>
        <w:rPr>
          <w:spacing w:val="-2"/>
          <w:position w:val="-8"/>
          <w:sz w:val="24"/>
        </w:rPr>
        <w:t>.</w:t>
      </w:r>
    </w:p>
    <w:p w14:paraId="00DC231A" w14:textId="77777777" w:rsidR="00350CFB" w:rsidRDefault="00350CFB">
      <w:pPr>
        <w:pStyle w:val="BodyText"/>
        <w:spacing w:before="6"/>
        <w:rPr>
          <w:sz w:val="16"/>
        </w:rPr>
      </w:pPr>
    </w:p>
    <w:p w14:paraId="00DC231B" w14:textId="77777777" w:rsidR="00350CFB" w:rsidRDefault="00283FFF">
      <w:pPr>
        <w:pStyle w:val="BodyText"/>
        <w:spacing w:before="1" w:line="396" w:lineRule="auto"/>
        <w:ind w:left="282" w:right="524"/>
        <w:jc w:val="both"/>
      </w:pPr>
      <w:r>
        <w:rPr>
          <w:w w:val="105"/>
        </w:rPr>
        <w:t>On</w:t>
      </w:r>
      <w:r>
        <w:rPr>
          <w:spacing w:val="-16"/>
          <w:w w:val="105"/>
        </w:rPr>
        <w:t xml:space="preserve"> </w:t>
      </w:r>
      <w:r>
        <w:rPr>
          <w:w w:val="105"/>
        </w:rPr>
        <w:t>the</w:t>
      </w:r>
      <w:r>
        <w:rPr>
          <w:spacing w:val="-16"/>
          <w:w w:val="105"/>
        </w:rPr>
        <w:t xml:space="preserve"> </w:t>
      </w:r>
      <w:r>
        <w:rPr>
          <w:b/>
          <w:w w:val="105"/>
        </w:rPr>
        <w:t>transfer</w:t>
      </w:r>
      <w:r>
        <w:rPr>
          <w:b/>
          <w:spacing w:val="-16"/>
          <w:w w:val="105"/>
        </w:rPr>
        <w:t xml:space="preserve"> </w:t>
      </w:r>
      <w:r>
        <w:rPr>
          <w:w w:val="105"/>
        </w:rPr>
        <w:t>family,</w:t>
      </w:r>
      <w:r>
        <w:rPr>
          <w:spacing w:val="-15"/>
          <w:w w:val="105"/>
        </w:rPr>
        <w:t xml:space="preserve"> </w:t>
      </w:r>
      <w:r>
        <w:rPr>
          <w:w w:val="105"/>
        </w:rPr>
        <w:t>AWP</w:t>
      </w:r>
      <w:r>
        <w:rPr>
          <w:spacing w:val="-16"/>
          <w:w w:val="105"/>
        </w:rPr>
        <w:t xml:space="preserve"> </w:t>
      </w:r>
      <w:r>
        <w:rPr>
          <w:w w:val="105"/>
        </w:rPr>
        <w:t>achieves</w:t>
      </w:r>
      <w:r>
        <w:rPr>
          <w:spacing w:val="-16"/>
          <w:w w:val="105"/>
        </w:rPr>
        <w:t xml:space="preserve"> </w:t>
      </w:r>
      <w:r>
        <w:rPr>
          <w:i/>
          <w:w w:val="105"/>
        </w:rPr>
        <w:t>τ</w:t>
      </w:r>
      <w:r>
        <w:rPr>
          <w:i/>
          <w:spacing w:val="6"/>
          <w:w w:val="105"/>
        </w:rPr>
        <w:t xml:space="preserve"> </w:t>
      </w:r>
      <w:r>
        <w:rPr>
          <w:w w:val="105"/>
        </w:rPr>
        <w:t>=</w:t>
      </w:r>
      <w:r>
        <w:rPr>
          <w:spacing w:val="-1"/>
          <w:w w:val="105"/>
        </w:rPr>
        <w:t xml:space="preserve"> </w:t>
      </w:r>
      <w:r>
        <w:rPr>
          <w:w w:val="105"/>
        </w:rPr>
        <w:t>0</w:t>
      </w:r>
      <w:r>
        <w:rPr>
          <w:i/>
          <w:w w:val="105"/>
        </w:rPr>
        <w:t>.</w:t>
      </w:r>
      <w:r>
        <w:rPr>
          <w:w w:val="105"/>
        </w:rPr>
        <w:t>534</w:t>
      </w:r>
      <w:r>
        <w:rPr>
          <w:spacing w:val="-16"/>
          <w:w w:val="105"/>
        </w:rPr>
        <w:t xml:space="preserve"> </w:t>
      </w:r>
      <w:r>
        <w:rPr>
          <w:w w:val="105"/>
        </w:rPr>
        <w:t>and</w:t>
      </w:r>
      <w:r>
        <w:rPr>
          <w:spacing w:val="-16"/>
          <w:w w:val="105"/>
        </w:rPr>
        <w:t xml:space="preserve"> </w:t>
      </w:r>
      <w:r>
        <w:rPr>
          <w:w w:val="105"/>
        </w:rPr>
        <w:t>EndorseRank</w:t>
      </w:r>
      <w:r>
        <w:rPr>
          <w:spacing w:val="-16"/>
          <w:w w:val="105"/>
        </w:rPr>
        <w:t xml:space="preserve"> </w:t>
      </w:r>
      <w:r>
        <w:rPr>
          <w:w w:val="105"/>
        </w:rPr>
        <w:t>a</w:t>
      </w:r>
      <w:r>
        <w:rPr>
          <w:spacing w:val="-15"/>
          <w:w w:val="105"/>
        </w:rPr>
        <w:t xml:space="preserve"> </w:t>
      </w:r>
      <w:r>
        <w:rPr>
          <w:w w:val="105"/>
        </w:rPr>
        <w:t>moderate</w:t>
      </w:r>
      <w:r>
        <w:rPr>
          <w:spacing w:val="-16"/>
          <w:w w:val="105"/>
        </w:rPr>
        <w:t xml:space="preserve"> </w:t>
      </w:r>
      <w:r>
        <w:rPr>
          <w:w w:val="105"/>
        </w:rPr>
        <w:t xml:space="preserve">secondary-axis </w:t>
      </w:r>
      <w:r>
        <w:rPr>
          <w:i/>
          <w:w w:val="105"/>
        </w:rPr>
        <w:t>τ</w:t>
      </w:r>
      <w:r>
        <w:rPr>
          <w:i/>
          <w:spacing w:val="23"/>
          <w:w w:val="105"/>
        </w:rPr>
        <w:t xml:space="preserve"> </w:t>
      </w:r>
      <w:r>
        <w:rPr>
          <w:w w:val="105"/>
        </w:rPr>
        <w:t>= 0</w:t>
      </w:r>
      <w:r>
        <w:rPr>
          <w:i/>
          <w:w w:val="105"/>
        </w:rPr>
        <w:t>.</w:t>
      </w:r>
      <w:r>
        <w:rPr>
          <w:w w:val="105"/>
        </w:rPr>
        <w:t>333.</w:t>
      </w:r>
      <w:r>
        <w:rPr>
          <w:spacing w:val="24"/>
          <w:w w:val="105"/>
        </w:rPr>
        <w:t xml:space="preserve"> </w:t>
      </w:r>
      <w:r>
        <w:rPr>
          <w:w w:val="105"/>
        </w:rPr>
        <w:t>AWP’s</w:t>
      </w:r>
      <w:r>
        <w:rPr>
          <w:spacing w:val="-13"/>
          <w:w w:val="105"/>
        </w:rPr>
        <w:t xml:space="preserve"> </w:t>
      </w:r>
      <w:r>
        <w:rPr>
          <w:w w:val="105"/>
        </w:rPr>
        <w:t>advantage</w:t>
      </w:r>
      <w:r>
        <w:rPr>
          <w:spacing w:val="-13"/>
          <w:w w:val="105"/>
        </w:rPr>
        <w:t xml:space="preserve"> </w:t>
      </w:r>
      <w:r>
        <w:rPr>
          <w:w w:val="105"/>
        </w:rPr>
        <w:t>is</w:t>
      </w:r>
      <w:r>
        <w:rPr>
          <w:spacing w:val="-13"/>
          <w:w w:val="105"/>
        </w:rPr>
        <w:t xml:space="preserve"> </w:t>
      </w:r>
      <w:r>
        <w:rPr>
          <w:w w:val="105"/>
        </w:rPr>
        <w:t>expected</w:t>
      </w:r>
      <w:r>
        <w:rPr>
          <w:spacing w:val="-13"/>
          <w:w w:val="105"/>
        </w:rPr>
        <w:t xml:space="preserve"> </w:t>
      </w:r>
      <w:r>
        <w:rPr>
          <w:w w:val="105"/>
        </w:rPr>
        <w:t>because</w:t>
      </w:r>
      <w:r>
        <w:rPr>
          <w:spacing w:val="-13"/>
          <w:w w:val="105"/>
        </w:rPr>
        <w:t xml:space="preserve"> </w:t>
      </w:r>
      <w:r>
        <w:rPr>
          <w:w w:val="105"/>
        </w:rPr>
        <w:t>transfer</w:t>
      </w:r>
      <w:r>
        <w:rPr>
          <w:spacing w:val="-13"/>
          <w:w w:val="105"/>
        </w:rPr>
        <w:t xml:space="preserve"> </w:t>
      </w:r>
      <w:r>
        <w:rPr>
          <w:w w:val="105"/>
        </w:rPr>
        <w:t>proxies</w:t>
      </w:r>
      <w:r>
        <w:rPr>
          <w:spacing w:val="-13"/>
          <w:w w:val="105"/>
        </w:rPr>
        <w:t xml:space="preserve"> </w:t>
      </w:r>
      <w:r>
        <w:rPr>
          <w:w w:val="105"/>
        </w:rPr>
        <w:t>(in-degree</w:t>
      </w:r>
      <w:r>
        <w:rPr>
          <w:spacing w:val="-13"/>
          <w:w w:val="105"/>
        </w:rPr>
        <w:t xml:space="preserve"> </w:t>
      </w:r>
      <w:r>
        <w:rPr>
          <w:w w:val="105"/>
        </w:rPr>
        <w:t>and</w:t>
      </w:r>
      <w:r>
        <w:rPr>
          <w:spacing w:val="-13"/>
          <w:w w:val="105"/>
        </w:rPr>
        <w:t xml:space="preserve"> </w:t>
      </w:r>
      <w:r>
        <w:rPr>
          <w:w w:val="105"/>
        </w:rPr>
        <w:t>in-value)</w:t>
      </w:r>
      <w:r>
        <w:rPr>
          <w:spacing w:val="-13"/>
          <w:w w:val="105"/>
        </w:rPr>
        <w:t xml:space="preserve"> </w:t>
      </w:r>
      <w:r>
        <w:rPr>
          <w:w w:val="105"/>
        </w:rPr>
        <w:t xml:space="preserve">are </w:t>
      </w:r>
      <w:r>
        <w:t>the validation frame of Do et al.</w:t>
      </w:r>
      <w:hyperlink w:anchor="_bookmark149" w:history="1">
        <w:r>
          <w:rPr>
            <w:vertAlign w:val="superscript"/>
          </w:rPr>
          <w:t>[16]</w:t>
        </w:r>
      </w:hyperlink>
      <w:r>
        <w:t xml:space="preserve"> and share input semantics with </w:t>
      </w:r>
      <w:r>
        <w:rPr>
          <w:i/>
        </w:rPr>
        <w:t>G</w:t>
      </w:r>
      <w:r>
        <w:rPr>
          <w:vertAlign w:val="subscript"/>
        </w:rPr>
        <w:t>transfer</w:t>
      </w:r>
      <w:r>
        <w:t>.</w:t>
      </w:r>
      <w:r>
        <w:rPr>
          <w:spacing w:val="40"/>
        </w:rPr>
        <w:t xml:space="preserve"> </w:t>
      </w:r>
      <w:r>
        <w:t xml:space="preserve">EndorseRank’s mod-erate transfer alignment indicates partial overlap—wallets active in approvals often participate in </w:t>
      </w:r>
      <w:r>
        <w:rPr>
          <w:w w:val="105"/>
        </w:rPr>
        <w:t>transfers—but</w:t>
      </w:r>
      <w:r>
        <w:rPr>
          <w:spacing w:val="-2"/>
          <w:w w:val="105"/>
        </w:rPr>
        <w:t xml:space="preserve"> </w:t>
      </w:r>
      <w:r>
        <w:rPr>
          <w:w w:val="105"/>
        </w:rPr>
        <w:t>not</w:t>
      </w:r>
      <w:r>
        <w:rPr>
          <w:spacing w:val="-2"/>
          <w:w w:val="105"/>
        </w:rPr>
        <w:t xml:space="preserve"> </w:t>
      </w:r>
      <w:r>
        <w:rPr>
          <w:w w:val="105"/>
        </w:rPr>
        <w:t>equivalence.</w:t>
      </w:r>
    </w:p>
    <w:p w14:paraId="00DC231C" w14:textId="77777777" w:rsidR="00350CFB" w:rsidRDefault="00350CFB">
      <w:pPr>
        <w:pStyle w:val="BodyText"/>
        <w:spacing w:line="396" w:lineRule="auto"/>
        <w:jc w:val="both"/>
        <w:sectPr w:rsidR="00350CFB">
          <w:pgSz w:w="11910" w:h="16840"/>
          <w:pgMar w:top="1840" w:right="708" w:bottom="2300" w:left="992" w:header="0" w:footer="2115" w:gutter="0"/>
          <w:cols w:space="720"/>
        </w:sectPr>
      </w:pPr>
    </w:p>
    <w:p w14:paraId="00DC231D" w14:textId="77777777" w:rsidR="00350CFB" w:rsidRDefault="00283FFF">
      <w:pPr>
        <w:pStyle w:val="BodyText"/>
        <w:spacing w:before="72" w:line="396" w:lineRule="auto"/>
        <w:ind w:left="282" w:right="558"/>
        <w:jc w:val="both"/>
      </w:pPr>
      <w:r>
        <w:lastRenderedPageBreak/>
        <w:t>On</w:t>
      </w:r>
      <w:r>
        <w:rPr>
          <w:spacing w:val="-7"/>
        </w:rPr>
        <w:t xml:space="preserve"> </w:t>
      </w:r>
      <w:r>
        <w:rPr>
          <w:b/>
        </w:rPr>
        <w:t>trading-success</w:t>
      </w:r>
      <w:r>
        <w:rPr>
          <w:b/>
          <w:spacing w:val="-6"/>
        </w:rPr>
        <w:t xml:space="preserve"> </w:t>
      </w:r>
      <w:r>
        <w:t>proxies</w:t>
      </w:r>
      <w:r>
        <w:rPr>
          <w:spacing w:val="-7"/>
        </w:rPr>
        <w:t xml:space="preserve"> </w:t>
      </w:r>
      <w:r>
        <w:t>derived</w:t>
      </w:r>
      <w:r>
        <w:rPr>
          <w:spacing w:val="-7"/>
        </w:rPr>
        <w:t xml:space="preserve"> </w:t>
      </w:r>
      <w:r>
        <w:t>from</w:t>
      </w:r>
      <w:r>
        <w:rPr>
          <w:spacing w:val="-7"/>
        </w:rPr>
        <w:t xml:space="preserve"> </w:t>
      </w:r>
      <w:r>
        <w:t>GMX</w:t>
      </w:r>
      <w:r>
        <w:rPr>
          <w:spacing w:val="-7"/>
        </w:rPr>
        <w:t xml:space="preserve"> </w:t>
      </w:r>
      <w:r>
        <w:t>V2</w:t>
      </w:r>
      <w:r>
        <w:rPr>
          <w:spacing w:val="-7"/>
        </w:rPr>
        <w:t xml:space="preserve"> </w:t>
      </w:r>
      <w:r>
        <w:t>perpetual</w:t>
      </w:r>
      <w:r>
        <w:rPr>
          <w:spacing w:val="-7"/>
        </w:rPr>
        <w:t xml:space="preserve"> </w:t>
      </w:r>
      <w:r>
        <w:t>closes,</w:t>
      </w:r>
      <w:r>
        <w:rPr>
          <w:spacing w:val="-7"/>
        </w:rPr>
        <w:t xml:space="preserve"> </w:t>
      </w:r>
      <w:r>
        <w:t>AWP</w:t>
      </w:r>
      <w:r>
        <w:rPr>
          <w:spacing w:val="-7"/>
        </w:rPr>
        <w:t xml:space="preserve"> </w:t>
      </w:r>
      <w:r>
        <w:t>exceeds</w:t>
      </w:r>
      <w:r>
        <w:rPr>
          <w:spacing w:val="-7"/>
        </w:rPr>
        <w:t xml:space="preserve"> </w:t>
      </w:r>
      <w:r>
        <w:t>EndorseRank among social methods (</w:t>
      </w:r>
      <w:r>
        <w:rPr>
          <w:i/>
        </w:rPr>
        <w:t>τ</w:t>
      </w:r>
      <w:r>
        <w:rPr>
          <w:i/>
          <w:spacing w:val="40"/>
        </w:rPr>
        <w:t xml:space="preserve"> </w:t>
      </w:r>
      <w:r>
        <w:t>= 0</w:t>
      </w:r>
      <w:r>
        <w:rPr>
          <w:i/>
        </w:rPr>
        <w:t>.</w:t>
      </w:r>
      <w:r>
        <w:t>179 vs. 0</w:t>
      </w:r>
      <w:r>
        <w:rPr>
          <w:i/>
        </w:rPr>
        <w:t>.</w:t>
      </w:r>
      <w:r>
        <w:t>096).</w:t>
      </w:r>
      <w:r>
        <w:rPr>
          <w:spacing w:val="40"/>
        </w:rPr>
        <w:t xml:space="preserve"> </w:t>
      </w:r>
      <w:r>
        <w:t>Allowance-based propagation does not align more strongly</w:t>
      </w:r>
      <w:r>
        <w:rPr>
          <w:spacing w:val="-10"/>
        </w:rPr>
        <w:t xml:space="preserve"> </w:t>
      </w:r>
      <w:r>
        <w:t>with</w:t>
      </w:r>
      <w:r>
        <w:rPr>
          <w:spacing w:val="-9"/>
        </w:rPr>
        <w:t xml:space="preserve"> </w:t>
      </w:r>
      <w:r>
        <w:t>trading-success</w:t>
      </w:r>
      <w:r>
        <w:rPr>
          <w:spacing w:val="-10"/>
        </w:rPr>
        <w:t xml:space="preserve"> </w:t>
      </w:r>
      <w:r>
        <w:t>proxies</w:t>
      </w:r>
      <w:r>
        <w:rPr>
          <w:spacing w:val="-9"/>
        </w:rPr>
        <w:t xml:space="preserve"> </w:t>
      </w:r>
      <w:r>
        <w:t>than</w:t>
      </w:r>
      <w:r>
        <w:rPr>
          <w:spacing w:val="-10"/>
        </w:rPr>
        <w:t xml:space="preserve"> </w:t>
      </w:r>
      <w:r>
        <w:t>transfer-based</w:t>
      </w:r>
      <w:r>
        <w:rPr>
          <w:spacing w:val="-10"/>
        </w:rPr>
        <w:t xml:space="preserve"> </w:t>
      </w:r>
      <w:r>
        <w:t>AWP</w:t>
      </w:r>
      <w:r>
        <w:rPr>
          <w:spacing w:val="-10"/>
        </w:rPr>
        <w:t xml:space="preserve"> </w:t>
      </w:r>
      <w:r>
        <w:t>on</w:t>
      </w:r>
      <w:r>
        <w:rPr>
          <w:spacing w:val="-9"/>
        </w:rPr>
        <w:t xml:space="preserve"> </w:t>
      </w:r>
      <w:r>
        <w:t>this</w:t>
      </w:r>
      <w:r>
        <w:rPr>
          <w:spacing w:val="-10"/>
        </w:rPr>
        <w:t xml:space="preserve"> </w:t>
      </w:r>
      <w:r>
        <w:t>cohort.</w:t>
      </w:r>
      <w:r>
        <w:rPr>
          <w:spacing w:val="13"/>
        </w:rPr>
        <w:t xml:space="preserve"> </w:t>
      </w:r>
      <w:r>
        <w:t>EndorseRank’s</w:t>
      </w:r>
      <w:r>
        <w:rPr>
          <w:spacing w:val="-8"/>
        </w:rPr>
        <w:t xml:space="preserve"> </w:t>
      </w:r>
      <w:r>
        <w:rPr>
          <w:i/>
        </w:rPr>
        <w:t>τ</w:t>
      </w:r>
      <w:r>
        <w:rPr>
          <w:i/>
          <w:spacing w:val="29"/>
        </w:rPr>
        <w:t xml:space="preserve"> </w:t>
      </w:r>
      <w:r>
        <w:t>=</w:t>
      </w:r>
    </w:p>
    <w:p w14:paraId="00DC231E" w14:textId="77777777" w:rsidR="00350CFB" w:rsidRDefault="00283FFF">
      <w:pPr>
        <w:pStyle w:val="BodyText"/>
        <w:spacing w:before="4" w:line="396" w:lineRule="auto"/>
        <w:ind w:left="282" w:right="543"/>
        <w:jc w:val="both"/>
      </w:pPr>
      <w:r>
        <w:rPr>
          <w:w w:val="105"/>
        </w:rPr>
        <w:t>0</w:t>
      </w:r>
      <w:r>
        <w:rPr>
          <w:i/>
          <w:w w:val="105"/>
        </w:rPr>
        <w:t>.</w:t>
      </w:r>
      <w:r>
        <w:rPr>
          <w:w w:val="105"/>
        </w:rPr>
        <w:t>096</w:t>
      </w:r>
      <w:r>
        <w:rPr>
          <w:spacing w:val="-3"/>
          <w:w w:val="105"/>
        </w:rPr>
        <w:t xml:space="preserve"> </w:t>
      </w:r>
      <w:r>
        <w:rPr>
          <w:w w:val="105"/>
        </w:rPr>
        <w:t>falls</w:t>
      </w:r>
      <w:r>
        <w:rPr>
          <w:spacing w:val="-3"/>
          <w:w w:val="105"/>
        </w:rPr>
        <w:t xml:space="preserve"> </w:t>
      </w:r>
      <w:r>
        <w:rPr>
          <w:w w:val="105"/>
        </w:rPr>
        <w:t>in</w:t>
      </w:r>
      <w:r>
        <w:rPr>
          <w:spacing w:val="-3"/>
          <w:w w:val="105"/>
        </w:rPr>
        <w:t xml:space="preserve"> </w:t>
      </w:r>
      <w:r>
        <w:rPr>
          <w:w w:val="105"/>
        </w:rPr>
        <w:t>the</w:t>
      </w:r>
      <w:r>
        <w:rPr>
          <w:spacing w:val="-3"/>
          <w:w w:val="105"/>
        </w:rPr>
        <w:t xml:space="preserve"> </w:t>
      </w:r>
      <w:r>
        <w:rPr>
          <w:w w:val="105"/>
        </w:rPr>
        <w:t>negligible-noise</w:t>
      </w:r>
      <w:r>
        <w:rPr>
          <w:spacing w:val="-3"/>
          <w:w w:val="105"/>
        </w:rPr>
        <w:t xml:space="preserve"> </w:t>
      </w:r>
      <w:r>
        <w:rPr>
          <w:w w:val="105"/>
        </w:rPr>
        <w:t>band</w:t>
      </w:r>
      <w:r>
        <w:rPr>
          <w:spacing w:val="-3"/>
          <w:w w:val="105"/>
        </w:rPr>
        <w:t xml:space="preserve"> </w:t>
      </w:r>
      <w:r>
        <w:rPr>
          <w:w w:val="105"/>
        </w:rPr>
        <w:t>and</w:t>
      </w:r>
      <w:r>
        <w:rPr>
          <w:spacing w:val="-3"/>
          <w:w w:val="105"/>
        </w:rPr>
        <w:t xml:space="preserve"> </w:t>
      </w:r>
      <w:r>
        <w:rPr>
          <w:w w:val="105"/>
        </w:rPr>
        <w:t>AWP’s</w:t>
      </w:r>
      <w:r>
        <w:rPr>
          <w:spacing w:val="-3"/>
          <w:w w:val="105"/>
        </w:rPr>
        <w:t xml:space="preserve"> </w:t>
      </w:r>
      <w:r>
        <w:rPr>
          <w:i/>
          <w:w w:val="105"/>
        </w:rPr>
        <w:t>τ</w:t>
      </w:r>
      <w:r>
        <w:rPr>
          <w:i/>
          <w:spacing w:val="40"/>
          <w:w w:val="105"/>
        </w:rPr>
        <w:t xml:space="preserve"> </w:t>
      </w:r>
      <w:r>
        <w:rPr>
          <w:w w:val="105"/>
        </w:rPr>
        <w:t>=</w:t>
      </w:r>
      <w:r>
        <w:rPr>
          <w:spacing w:val="26"/>
          <w:w w:val="105"/>
        </w:rPr>
        <w:t xml:space="preserve"> </w:t>
      </w:r>
      <w:r>
        <w:rPr>
          <w:w w:val="105"/>
        </w:rPr>
        <w:t>0</w:t>
      </w:r>
      <w:r>
        <w:rPr>
          <w:i/>
          <w:w w:val="105"/>
        </w:rPr>
        <w:t>.</w:t>
      </w:r>
      <w:r>
        <w:rPr>
          <w:w w:val="105"/>
        </w:rPr>
        <w:t>179</w:t>
      </w:r>
      <w:r>
        <w:rPr>
          <w:spacing w:val="-3"/>
          <w:w w:val="105"/>
        </w:rPr>
        <w:t xml:space="preserve"> </w:t>
      </w:r>
      <w:r>
        <w:rPr>
          <w:w w:val="105"/>
        </w:rPr>
        <w:t>in</w:t>
      </w:r>
      <w:r>
        <w:rPr>
          <w:spacing w:val="-3"/>
          <w:w w:val="105"/>
        </w:rPr>
        <w:t xml:space="preserve"> </w:t>
      </w:r>
      <w:r>
        <w:rPr>
          <w:w w:val="105"/>
        </w:rPr>
        <w:t>the</w:t>
      </w:r>
      <w:r>
        <w:rPr>
          <w:spacing w:val="-3"/>
          <w:w w:val="105"/>
        </w:rPr>
        <w:t xml:space="preserve"> </w:t>
      </w:r>
      <w:r>
        <w:rPr>
          <w:w w:val="105"/>
        </w:rPr>
        <w:t>weak-to-moderate</w:t>
      </w:r>
      <w:r>
        <w:rPr>
          <w:spacing w:val="-3"/>
          <w:w w:val="105"/>
        </w:rPr>
        <w:t xml:space="preserve"> </w:t>
      </w:r>
      <w:r>
        <w:rPr>
          <w:w w:val="105"/>
        </w:rPr>
        <w:t xml:space="preserve">band; </w:t>
      </w:r>
      <w:r>
        <w:t>overall, social-method trading-success alignment remains weak, and neither method approaches the outcome-native GF-PR ceiling discussed under SRQ1.</w:t>
      </w:r>
      <w:r>
        <w:rPr>
          <w:spacing w:val="40"/>
        </w:rPr>
        <w:t xml:space="preserve"> </w:t>
      </w:r>
      <w:r>
        <w:t xml:space="preserve">On </w:t>
      </w:r>
      <w:r>
        <w:rPr>
          <w:b/>
        </w:rPr>
        <w:t xml:space="preserve">inverse-risk </w:t>
      </w:r>
      <w:r>
        <w:t xml:space="preserve">and </w:t>
      </w:r>
      <w:r>
        <w:rPr>
          <w:b/>
        </w:rPr>
        <w:t xml:space="preserve">Sybil-adjusted </w:t>
      </w:r>
      <w:r>
        <w:rPr>
          <w:b/>
          <w:w w:val="105"/>
        </w:rPr>
        <w:t>stability</w:t>
      </w:r>
      <w:r>
        <w:rPr>
          <w:b/>
          <w:spacing w:val="-16"/>
          <w:w w:val="105"/>
        </w:rPr>
        <w:t xml:space="preserve"> </w:t>
      </w:r>
      <w:r>
        <w:rPr>
          <w:w w:val="105"/>
        </w:rPr>
        <w:t>families,</w:t>
      </w:r>
      <w:r>
        <w:rPr>
          <w:spacing w:val="-16"/>
          <w:w w:val="105"/>
        </w:rPr>
        <w:t xml:space="preserve"> </w:t>
      </w:r>
      <w:r>
        <w:rPr>
          <w:w w:val="105"/>
        </w:rPr>
        <w:t>AWP</w:t>
      </w:r>
      <w:r>
        <w:rPr>
          <w:spacing w:val="-16"/>
          <w:w w:val="105"/>
        </w:rPr>
        <w:t xml:space="preserve"> </w:t>
      </w:r>
      <w:r>
        <w:rPr>
          <w:w w:val="105"/>
        </w:rPr>
        <w:t>likewise</w:t>
      </w:r>
      <w:r>
        <w:rPr>
          <w:spacing w:val="-15"/>
          <w:w w:val="105"/>
        </w:rPr>
        <w:t xml:space="preserve"> </w:t>
      </w:r>
      <w:r>
        <w:rPr>
          <w:w w:val="105"/>
        </w:rPr>
        <w:t>leads</w:t>
      </w:r>
      <w:r>
        <w:rPr>
          <w:spacing w:val="-16"/>
          <w:w w:val="105"/>
        </w:rPr>
        <w:t xml:space="preserve"> </w:t>
      </w:r>
      <w:r>
        <w:rPr>
          <w:w w:val="105"/>
        </w:rPr>
        <w:t>among</w:t>
      </w:r>
      <w:r>
        <w:rPr>
          <w:spacing w:val="-16"/>
          <w:w w:val="105"/>
        </w:rPr>
        <w:t xml:space="preserve"> </w:t>
      </w:r>
      <w:r>
        <w:rPr>
          <w:w w:val="105"/>
        </w:rPr>
        <w:t>social</w:t>
      </w:r>
      <w:r>
        <w:rPr>
          <w:spacing w:val="-16"/>
          <w:w w:val="105"/>
        </w:rPr>
        <w:t xml:space="preserve"> </w:t>
      </w:r>
      <w:r>
        <w:rPr>
          <w:w w:val="105"/>
        </w:rPr>
        <w:t>methods,</w:t>
      </w:r>
      <w:r>
        <w:rPr>
          <w:spacing w:val="-15"/>
          <w:w w:val="105"/>
        </w:rPr>
        <w:t xml:space="preserve"> </w:t>
      </w:r>
      <w:r>
        <w:rPr>
          <w:w w:val="105"/>
        </w:rPr>
        <w:t>consistent</w:t>
      </w:r>
      <w:r>
        <w:rPr>
          <w:spacing w:val="-16"/>
          <w:w w:val="105"/>
        </w:rPr>
        <w:t xml:space="preserve"> </w:t>
      </w:r>
      <w:r>
        <w:rPr>
          <w:w w:val="105"/>
        </w:rPr>
        <w:t>with</w:t>
      </w:r>
      <w:r>
        <w:rPr>
          <w:spacing w:val="-16"/>
          <w:w w:val="105"/>
        </w:rPr>
        <w:t xml:space="preserve"> </w:t>
      </w:r>
      <w:r>
        <w:rPr>
          <w:w w:val="105"/>
        </w:rPr>
        <w:t>transfer</w:t>
      </w:r>
      <w:r>
        <w:rPr>
          <w:spacing w:val="-16"/>
          <w:w w:val="105"/>
        </w:rPr>
        <w:t xml:space="preserve"> </w:t>
      </w:r>
      <w:r>
        <w:rPr>
          <w:w w:val="105"/>
        </w:rPr>
        <w:t xml:space="preserve">activity </w:t>
      </w:r>
      <w:r>
        <w:rPr>
          <w:spacing w:val="-2"/>
        </w:rPr>
        <w:t>capturing</w:t>
      </w:r>
      <w:r>
        <w:rPr>
          <w:spacing w:val="-5"/>
        </w:rPr>
        <w:t xml:space="preserve"> </w:t>
      </w:r>
      <w:r>
        <w:rPr>
          <w:spacing w:val="-2"/>
        </w:rPr>
        <w:t>more</w:t>
      </w:r>
      <w:r>
        <w:rPr>
          <w:spacing w:val="-5"/>
        </w:rPr>
        <w:t xml:space="preserve"> </w:t>
      </w:r>
      <w:r>
        <w:rPr>
          <w:spacing w:val="-2"/>
        </w:rPr>
        <w:t>of</w:t>
      </w:r>
      <w:r>
        <w:rPr>
          <w:spacing w:val="-5"/>
        </w:rPr>
        <w:t xml:space="preserve"> </w:t>
      </w:r>
      <w:r>
        <w:rPr>
          <w:spacing w:val="-2"/>
        </w:rPr>
        <w:t>the</w:t>
      </w:r>
      <w:r>
        <w:rPr>
          <w:spacing w:val="-5"/>
        </w:rPr>
        <w:t xml:space="preserve"> </w:t>
      </w:r>
      <w:r>
        <w:rPr>
          <w:spacing w:val="-2"/>
        </w:rPr>
        <w:t>variance</w:t>
      </w:r>
      <w:r>
        <w:rPr>
          <w:spacing w:val="-4"/>
        </w:rPr>
        <w:t xml:space="preserve"> </w:t>
      </w:r>
      <w:r>
        <w:rPr>
          <w:spacing w:val="-2"/>
        </w:rPr>
        <w:t>in</w:t>
      </w:r>
      <w:r>
        <w:rPr>
          <w:spacing w:val="-5"/>
        </w:rPr>
        <w:t xml:space="preserve"> </w:t>
      </w:r>
      <w:r>
        <w:rPr>
          <w:spacing w:val="-2"/>
        </w:rPr>
        <w:t>leveraged</w:t>
      </w:r>
      <w:r>
        <w:rPr>
          <w:spacing w:val="-5"/>
        </w:rPr>
        <w:t xml:space="preserve"> </w:t>
      </w:r>
      <w:r>
        <w:rPr>
          <w:spacing w:val="-2"/>
        </w:rPr>
        <w:t>outcomes</w:t>
      </w:r>
      <w:r>
        <w:rPr>
          <w:spacing w:val="-5"/>
        </w:rPr>
        <w:t xml:space="preserve"> </w:t>
      </w:r>
      <w:r>
        <w:rPr>
          <w:spacing w:val="-2"/>
        </w:rPr>
        <w:t>and</w:t>
      </w:r>
      <w:r>
        <w:rPr>
          <w:spacing w:val="-5"/>
        </w:rPr>
        <w:t xml:space="preserve"> </w:t>
      </w:r>
      <w:r>
        <w:rPr>
          <w:spacing w:val="-2"/>
        </w:rPr>
        <w:t>activity-adjusted</w:t>
      </w:r>
      <w:r>
        <w:rPr>
          <w:spacing w:val="-4"/>
        </w:rPr>
        <w:t xml:space="preserve"> </w:t>
      </w:r>
      <w:r>
        <w:rPr>
          <w:spacing w:val="-2"/>
        </w:rPr>
        <w:t>stability</w:t>
      </w:r>
      <w:r>
        <w:rPr>
          <w:spacing w:val="-5"/>
        </w:rPr>
        <w:t xml:space="preserve"> </w:t>
      </w:r>
      <w:r>
        <w:rPr>
          <w:spacing w:val="-2"/>
        </w:rPr>
        <w:t>than</w:t>
      </w:r>
      <w:r>
        <w:rPr>
          <w:spacing w:val="-5"/>
        </w:rPr>
        <w:t xml:space="preserve"> </w:t>
      </w:r>
      <w:r>
        <w:rPr>
          <w:spacing w:val="-2"/>
        </w:rPr>
        <w:t xml:space="preserve">allowance </w:t>
      </w:r>
      <w:r>
        <w:rPr>
          <w:w w:val="105"/>
        </w:rPr>
        <w:t>snapshots alone.</w:t>
      </w:r>
    </w:p>
    <w:p w14:paraId="00DC231F" w14:textId="77777777" w:rsidR="00350CFB" w:rsidRDefault="00283FFF">
      <w:pPr>
        <w:pStyle w:val="BodyText"/>
        <w:spacing w:before="20" w:line="396" w:lineRule="auto"/>
        <w:ind w:left="282" w:right="563"/>
        <w:jc w:val="both"/>
      </w:pPr>
      <w:r>
        <w:t>H2 is supported in its construct-specific form:</w:t>
      </w:r>
      <w:r>
        <w:rPr>
          <w:spacing w:val="40"/>
        </w:rPr>
        <w:t xml:space="preserve"> </w:t>
      </w:r>
      <w:r>
        <w:t>EndorseRank wins on allowance; AWP wins on transfer</w:t>
      </w:r>
      <w:r>
        <w:rPr>
          <w:spacing w:val="-10"/>
        </w:rPr>
        <w:t xml:space="preserve"> </w:t>
      </w:r>
      <w:r>
        <w:t>and</w:t>
      </w:r>
      <w:r>
        <w:rPr>
          <w:spacing w:val="-10"/>
        </w:rPr>
        <w:t xml:space="preserve"> </w:t>
      </w:r>
      <w:r>
        <w:t>most</w:t>
      </w:r>
      <w:r>
        <w:rPr>
          <w:spacing w:val="-9"/>
        </w:rPr>
        <w:t xml:space="preserve"> </w:t>
      </w:r>
      <w:r>
        <w:t>social-outcome</w:t>
      </w:r>
      <w:r>
        <w:rPr>
          <w:spacing w:val="-10"/>
        </w:rPr>
        <w:t xml:space="preserve"> </w:t>
      </w:r>
      <w:r>
        <w:t>families.</w:t>
      </w:r>
      <w:r>
        <w:rPr>
          <w:spacing w:val="11"/>
        </w:rPr>
        <w:t xml:space="preserve"> </w:t>
      </w:r>
      <w:r>
        <w:t>The</w:t>
      </w:r>
      <w:r>
        <w:rPr>
          <w:spacing w:val="-10"/>
        </w:rPr>
        <w:t xml:space="preserve"> </w:t>
      </w:r>
      <w:r>
        <w:t>result</w:t>
      </w:r>
      <w:r>
        <w:rPr>
          <w:spacing w:val="-9"/>
        </w:rPr>
        <w:t xml:space="preserve"> </w:t>
      </w:r>
      <w:r>
        <w:t>argues</w:t>
      </w:r>
      <w:r>
        <w:rPr>
          <w:spacing w:val="-10"/>
        </w:rPr>
        <w:t xml:space="preserve"> </w:t>
      </w:r>
      <w:r>
        <w:t>against</w:t>
      </w:r>
      <w:r>
        <w:rPr>
          <w:spacing w:val="-9"/>
        </w:rPr>
        <w:t xml:space="preserve"> </w:t>
      </w:r>
      <w:r>
        <w:t>treating</w:t>
      </w:r>
      <w:r>
        <w:rPr>
          <w:spacing w:val="-10"/>
        </w:rPr>
        <w:t xml:space="preserve"> </w:t>
      </w:r>
      <w:r>
        <w:t>reputation</w:t>
      </w:r>
      <w:r>
        <w:rPr>
          <w:spacing w:val="-10"/>
        </w:rPr>
        <w:t xml:space="preserve"> </w:t>
      </w:r>
      <w:r>
        <w:t>as</w:t>
      </w:r>
      <w:r>
        <w:rPr>
          <w:spacing w:val="-10"/>
        </w:rPr>
        <w:t xml:space="preserve"> </w:t>
      </w:r>
      <w:r>
        <w:t>a</w:t>
      </w:r>
      <w:r>
        <w:rPr>
          <w:spacing w:val="-10"/>
        </w:rPr>
        <w:t xml:space="preserve"> </w:t>
      </w:r>
      <w:r>
        <w:t>single latent</w:t>
      </w:r>
      <w:r>
        <w:rPr>
          <w:spacing w:val="-15"/>
        </w:rPr>
        <w:t xml:space="preserve"> </w:t>
      </w:r>
      <w:r>
        <w:t>trait</w:t>
      </w:r>
      <w:r>
        <w:rPr>
          <w:spacing w:val="-15"/>
        </w:rPr>
        <w:t xml:space="preserve"> </w:t>
      </w:r>
      <w:r>
        <w:t>measured</w:t>
      </w:r>
      <w:r>
        <w:rPr>
          <w:spacing w:val="-15"/>
        </w:rPr>
        <w:t xml:space="preserve"> </w:t>
      </w:r>
      <w:r>
        <w:t>equally</w:t>
      </w:r>
      <w:r>
        <w:rPr>
          <w:spacing w:val="-15"/>
        </w:rPr>
        <w:t xml:space="preserve"> </w:t>
      </w:r>
      <w:r>
        <w:t>well</w:t>
      </w:r>
      <w:r>
        <w:rPr>
          <w:spacing w:val="-15"/>
        </w:rPr>
        <w:t xml:space="preserve"> </w:t>
      </w:r>
      <w:r>
        <w:t>by</w:t>
      </w:r>
      <w:r>
        <w:rPr>
          <w:spacing w:val="-15"/>
        </w:rPr>
        <w:t xml:space="preserve"> </w:t>
      </w:r>
      <w:r>
        <w:t>any</w:t>
      </w:r>
      <w:r>
        <w:rPr>
          <w:spacing w:val="-15"/>
        </w:rPr>
        <w:t xml:space="preserve"> </w:t>
      </w:r>
      <w:r>
        <w:t>graph.</w:t>
      </w:r>
      <w:r>
        <w:rPr>
          <w:spacing w:val="6"/>
        </w:rPr>
        <w:t xml:space="preserve"> </w:t>
      </w:r>
      <w:r>
        <w:t>Instead,</w:t>
      </w:r>
      <w:r>
        <w:rPr>
          <w:spacing w:val="-13"/>
        </w:rPr>
        <w:t xml:space="preserve"> </w:t>
      </w:r>
      <w:r>
        <w:t>graph</w:t>
      </w:r>
      <w:r>
        <w:rPr>
          <w:spacing w:val="-15"/>
        </w:rPr>
        <w:t xml:space="preserve"> </w:t>
      </w:r>
      <w:r>
        <w:t>semantics</w:t>
      </w:r>
      <w:r>
        <w:rPr>
          <w:spacing w:val="-15"/>
        </w:rPr>
        <w:t xml:space="preserve"> </w:t>
      </w:r>
      <w:r>
        <w:t>determine</w:t>
      </w:r>
      <w:r>
        <w:rPr>
          <w:spacing w:val="-15"/>
        </w:rPr>
        <w:t xml:space="preserve"> </w:t>
      </w:r>
      <w:r>
        <w:t>which</w:t>
      </w:r>
      <w:r>
        <w:rPr>
          <w:spacing w:val="-15"/>
        </w:rPr>
        <w:t xml:space="preserve"> </w:t>
      </w:r>
      <w:r>
        <w:t xml:space="preserve">external </w:t>
      </w:r>
      <w:bookmarkStart w:id="331" w:name="RQ3:_Computational_efficiency"/>
      <w:bookmarkEnd w:id="331"/>
      <w:r>
        <w:t>proxies a score can credibly track.</w:t>
      </w:r>
    </w:p>
    <w:p w14:paraId="00DC2320" w14:textId="77777777" w:rsidR="00350CFB" w:rsidRDefault="00350CFB">
      <w:pPr>
        <w:pStyle w:val="BodyText"/>
        <w:spacing w:before="9"/>
      </w:pPr>
    </w:p>
    <w:p w14:paraId="00DC2321" w14:textId="77777777" w:rsidR="00350CFB" w:rsidRDefault="00283FFF">
      <w:pPr>
        <w:pStyle w:val="Heading3"/>
        <w:numPr>
          <w:ilvl w:val="2"/>
          <w:numId w:val="26"/>
        </w:numPr>
        <w:tabs>
          <w:tab w:val="left" w:pos="879"/>
        </w:tabs>
        <w:spacing w:before="1"/>
        <w:ind w:left="879" w:hanging="597"/>
        <w:jc w:val="both"/>
      </w:pPr>
      <w:r>
        <w:t>RQ3:</w:t>
      </w:r>
      <w:r>
        <w:rPr>
          <w:spacing w:val="6"/>
        </w:rPr>
        <w:t xml:space="preserve"> </w:t>
      </w:r>
      <w:r>
        <w:t>Computational</w:t>
      </w:r>
      <w:r>
        <w:rPr>
          <w:spacing w:val="-10"/>
        </w:rPr>
        <w:t xml:space="preserve"> </w:t>
      </w:r>
      <w:r>
        <w:rPr>
          <w:spacing w:val="-2"/>
        </w:rPr>
        <w:t>efficiency</w:t>
      </w:r>
    </w:p>
    <w:p w14:paraId="00DC2322" w14:textId="77777777" w:rsidR="00350CFB" w:rsidRDefault="00283FFF">
      <w:pPr>
        <w:pStyle w:val="BodyText"/>
        <w:spacing w:before="181" w:line="456" w:lineRule="exact"/>
        <w:ind w:left="270" w:right="522" w:firstLine="11"/>
        <w:jc w:val="both"/>
      </w:pPr>
      <w:r>
        <w:t>RQ3</w:t>
      </w:r>
      <w:r>
        <w:rPr>
          <w:spacing w:val="-12"/>
        </w:rPr>
        <w:t xml:space="preserve"> </w:t>
      </w:r>
      <w:r>
        <w:t>asks</w:t>
      </w:r>
      <w:r>
        <w:rPr>
          <w:spacing w:val="-12"/>
        </w:rPr>
        <w:t xml:space="preserve"> </w:t>
      </w:r>
      <w:r>
        <w:t>whether</w:t>
      </w:r>
      <w:r>
        <w:rPr>
          <w:spacing w:val="-12"/>
        </w:rPr>
        <w:t xml:space="preserve"> </w:t>
      </w:r>
      <w:r>
        <w:t>EndorseRank</w:t>
      </w:r>
      <w:r>
        <w:rPr>
          <w:spacing w:val="-12"/>
        </w:rPr>
        <w:t xml:space="preserve"> </w:t>
      </w:r>
      <w:r>
        <w:t>is</w:t>
      </w:r>
      <w:r>
        <w:rPr>
          <w:spacing w:val="-12"/>
        </w:rPr>
        <w:t xml:space="preserve"> </w:t>
      </w:r>
      <w:r>
        <w:t>computationally</w:t>
      </w:r>
      <w:r>
        <w:rPr>
          <w:spacing w:val="-12"/>
        </w:rPr>
        <w:t xml:space="preserve"> </w:t>
      </w:r>
      <w:r>
        <w:t>more</w:t>
      </w:r>
      <w:r>
        <w:rPr>
          <w:spacing w:val="-12"/>
        </w:rPr>
        <w:t xml:space="preserve"> </w:t>
      </w:r>
      <w:r>
        <w:t>efficient</w:t>
      </w:r>
      <w:r>
        <w:rPr>
          <w:spacing w:val="-12"/>
        </w:rPr>
        <w:t xml:space="preserve"> </w:t>
      </w:r>
      <w:r>
        <w:t>than</w:t>
      </w:r>
      <w:r>
        <w:rPr>
          <w:spacing w:val="-12"/>
        </w:rPr>
        <w:t xml:space="preserve"> </w:t>
      </w:r>
      <w:r>
        <w:t>AWP</w:t>
      </w:r>
      <w:r>
        <w:rPr>
          <w:spacing w:val="-12"/>
        </w:rPr>
        <w:t xml:space="preserve"> </w:t>
      </w:r>
      <w:r>
        <w:t>on</w:t>
      </w:r>
      <w:r>
        <w:rPr>
          <w:spacing w:val="-12"/>
        </w:rPr>
        <w:t xml:space="preserve"> </w:t>
      </w:r>
      <w:r>
        <w:t>the</w:t>
      </w:r>
      <w:r>
        <w:rPr>
          <w:spacing w:val="-12"/>
        </w:rPr>
        <w:t xml:space="preserve"> </w:t>
      </w:r>
      <w:r>
        <w:t>same</w:t>
      </w:r>
      <w:r>
        <w:rPr>
          <w:spacing w:val="-12"/>
        </w:rPr>
        <w:t xml:space="preserve"> </w:t>
      </w:r>
      <w:r>
        <w:t>matched sample.</w:t>
      </w:r>
      <w:r>
        <w:rPr>
          <w:spacing w:val="40"/>
        </w:rPr>
        <w:t xml:space="preserve"> </w:t>
      </w:r>
      <w:r>
        <w:t>On the full cohort (</w:t>
      </w:r>
      <w:r>
        <w:rPr>
          <w:i/>
        </w:rPr>
        <w:t>n</w:t>
      </w:r>
      <w:r>
        <w:rPr>
          <w:i/>
          <w:spacing w:val="40"/>
        </w:rPr>
        <w:t xml:space="preserve"> </w:t>
      </w:r>
      <w:r>
        <w:t>=</w:t>
      </w:r>
      <w:r>
        <w:rPr>
          <w:spacing w:val="40"/>
        </w:rPr>
        <w:t xml:space="preserve"> </w:t>
      </w:r>
      <w:r>
        <w:t>5</w:t>
      </w:r>
      <w:r>
        <w:rPr>
          <w:i/>
        </w:rPr>
        <w:t>,</w:t>
      </w:r>
      <w:r>
        <w:t>521), EndorseRank completes PageRank in 2</w:t>
      </w:r>
      <w:r>
        <w:rPr>
          <w:i/>
        </w:rPr>
        <w:t>.</w:t>
      </w:r>
      <w:r>
        <w:t>105</w:t>
      </w:r>
      <w:r>
        <w:rPr>
          <w:spacing w:val="-15"/>
        </w:rPr>
        <w:t xml:space="preserve"> </w:t>
      </w:r>
      <w:r>
        <w:t>s versus 18</w:t>
      </w:r>
      <w:r>
        <w:rPr>
          <w:i/>
        </w:rPr>
        <w:t>.</w:t>
      </w:r>
      <w:r>
        <w:t>711</w:t>
      </w:r>
      <w:r>
        <w:rPr>
          <w:spacing w:val="-15"/>
        </w:rPr>
        <w:t xml:space="preserve"> </w:t>
      </w:r>
      <w:r>
        <w:t>s</w:t>
      </w:r>
      <w:r>
        <w:rPr>
          <w:spacing w:val="-5"/>
        </w:rPr>
        <w:t xml:space="preserve"> </w:t>
      </w:r>
      <w:r>
        <w:t>for AWP—approximately 8</w:t>
      </w:r>
      <w:r>
        <w:rPr>
          <w:i/>
        </w:rPr>
        <w:t>.</w:t>
      </w:r>
      <w:r>
        <w:t>9</w:t>
      </w:r>
      <w:r>
        <w:rPr>
          <w:rFonts w:ascii="Arial Unicode MS" w:hAnsi="Arial Unicode MS"/>
        </w:rPr>
        <w:t>×</w:t>
      </w:r>
      <w:r>
        <w:rPr>
          <w:rFonts w:ascii="Arial Unicode MS" w:hAnsi="Arial Unicode MS"/>
          <w:spacing w:val="-4"/>
        </w:rPr>
        <w:t xml:space="preserve"> </w:t>
      </w:r>
      <w:r>
        <w:t>faster—with a sparser graph (14</w:t>
      </w:r>
      <w:r>
        <w:rPr>
          <w:i/>
        </w:rPr>
        <w:t>,</w:t>
      </w:r>
      <w:r>
        <w:t>727 vs. 137</w:t>
      </w:r>
      <w:r>
        <w:rPr>
          <w:i/>
        </w:rPr>
        <w:t>,</w:t>
      </w:r>
      <w:r>
        <w:t>087 edges). Both methods converge within tolerance 10</w:t>
      </w:r>
      <w:r>
        <w:rPr>
          <w:rFonts w:ascii="Apple Symbols" w:hAnsi="Apple Symbols"/>
          <w:vertAlign w:val="superscript"/>
        </w:rPr>
        <w:t>−</w:t>
      </w:r>
      <w:r>
        <w:rPr>
          <w:vertAlign w:val="superscript"/>
        </w:rPr>
        <w:t>8</w:t>
      </w:r>
      <w:r>
        <w:t xml:space="preserve">; EndorseRank requires fewer iterations on average, consistent with a smaller effective edge set </w:t>
      </w:r>
      <w:hyperlink w:anchor="_bookmark182" w:history="1">
        <w:r>
          <w:rPr>
            <w:vertAlign w:val="superscript"/>
          </w:rPr>
          <w:t>[49]</w:t>
        </w:r>
      </w:hyperlink>
      <w:r>
        <w:t>.</w:t>
      </w:r>
    </w:p>
    <w:p w14:paraId="00DC2323" w14:textId="77777777" w:rsidR="00350CFB" w:rsidRDefault="00283FFF">
      <w:pPr>
        <w:pStyle w:val="BodyText"/>
        <w:spacing w:before="77" w:line="285" w:lineRule="auto"/>
        <w:ind w:left="270" w:right="560" w:firstLine="11"/>
        <w:jc w:val="both"/>
      </w:pPr>
      <w:r>
        <w:rPr>
          <w:w w:val="105"/>
        </w:rPr>
        <w:t>Scaling on the expanded wallet pool (</w:t>
      </w:r>
      <w:r>
        <w:rPr>
          <w:i/>
          <w:w w:val="105"/>
        </w:rPr>
        <w:t>N</w:t>
      </w:r>
      <w:r>
        <w:rPr>
          <w:i/>
          <w:spacing w:val="40"/>
          <w:w w:val="105"/>
        </w:rPr>
        <w:t xml:space="preserve"> </w:t>
      </w:r>
      <w:r>
        <w:rPr>
          <w:w w:val="105"/>
        </w:rPr>
        <w:t>= 31</w:t>
      </w:r>
      <w:r>
        <w:rPr>
          <w:i/>
          <w:w w:val="105"/>
        </w:rPr>
        <w:t>,</w:t>
      </w:r>
      <w:r>
        <w:rPr>
          <w:w w:val="105"/>
        </w:rPr>
        <w:t xml:space="preserve">612) preserves the advantage: </w:t>
      </w:r>
      <w:r>
        <w:rPr>
          <w:rFonts w:ascii="Arial Unicode MS" w:hAnsi="Arial Unicode MS"/>
          <w:w w:val="105"/>
        </w:rPr>
        <w:t xml:space="preserve">≈ </w:t>
      </w:r>
      <w:r>
        <w:rPr>
          <w:w w:val="105"/>
        </w:rPr>
        <w:t>10</w:t>
      </w:r>
      <w:r>
        <w:rPr>
          <w:i/>
          <w:w w:val="105"/>
        </w:rPr>
        <w:t>.</w:t>
      </w:r>
      <w:r>
        <w:rPr>
          <w:w w:val="105"/>
        </w:rPr>
        <w:t>4</w:t>
      </w:r>
      <w:r>
        <w:rPr>
          <w:rFonts w:ascii="Arial Unicode MS" w:hAnsi="Arial Unicode MS"/>
          <w:w w:val="105"/>
        </w:rPr>
        <w:t>×</w:t>
      </w:r>
      <w:r>
        <w:rPr>
          <w:rFonts w:ascii="Arial Unicode MS" w:hAnsi="Arial Unicode MS"/>
          <w:spacing w:val="-1"/>
          <w:w w:val="105"/>
        </w:rPr>
        <w:t xml:space="preserve"> </w:t>
      </w:r>
      <w:r>
        <w:rPr>
          <w:w w:val="105"/>
        </w:rPr>
        <w:t xml:space="preserve">at </w:t>
      </w:r>
      <w:r>
        <w:rPr>
          <w:i/>
          <w:w w:val="105"/>
        </w:rPr>
        <w:t xml:space="preserve">n </w:t>
      </w:r>
      <w:r>
        <w:rPr>
          <w:w w:val="105"/>
        </w:rPr>
        <w:t xml:space="preserve">= </w:t>
      </w:r>
      <w:r>
        <w:rPr>
          <w:spacing w:val="-2"/>
          <w:w w:val="105"/>
        </w:rPr>
        <w:t>10</w:t>
      </w:r>
      <w:r>
        <w:rPr>
          <w:i/>
          <w:spacing w:val="-2"/>
          <w:w w:val="105"/>
        </w:rPr>
        <w:t>,</w:t>
      </w:r>
      <w:r>
        <w:rPr>
          <w:spacing w:val="-2"/>
          <w:w w:val="105"/>
        </w:rPr>
        <w:t>000</w:t>
      </w:r>
      <w:r>
        <w:rPr>
          <w:spacing w:val="-13"/>
          <w:w w:val="105"/>
        </w:rPr>
        <w:t xml:space="preserve"> </w:t>
      </w:r>
      <w:r>
        <w:rPr>
          <w:spacing w:val="-2"/>
          <w:w w:val="105"/>
        </w:rPr>
        <w:t>and</w:t>
      </w:r>
      <w:r>
        <w:rPr>
          <w:spacing w:val="-11"/>
          <w:w w:val="105"/>
        </w:rPr>
        <w:t xml:space="preserve"> </w:t>
      </w:r>
      <w:r>
        <w:rPr>
          <w:rFonts w:ascii="Arial Unicode MS" w:hAnsi="Arial Unicode MS"/>
          <w:spacing w:val="-2"/>
          <w:w w:val="105"/>
        </w:rPr>
        <w:t>≈</w:t>
      </w:r>
      <w:r>
        <w:rPr>
          <w:rFonts w:ascii="Arial Unicode MS" w:hAnsi="Arial Unicode MS"/>
          <w:spacing w:val="-6"/>
          <w:w w:val="105"/>
        </w:rPr>
        <w:t xml:space="preserve"> </w:t>
      </w:r>
      <w:r>
        <w:rPr>
          <w:spacing w:val="-2"/>
          <w:w w:val="105"/>
        </w:rPr>
        <w:t>9</w:t>
      </w:r>
      <w:r>
        <w:rPr>
          <w:i/>
          <w:spacing w:val="-2"/>
          <w:w w:val="105"/>
        </w:rPr>
        <w:t>.</w:t>
      </w:r>
      <w:r>
        <w:rPr>
          <w:spacing w:val="-2"/>
          <w:w w:val="105"/>
        </w:rPr>
        <w:t>4</w:t>
      </w:r>
      <w:r>
        <w:rPr>
          <w:rFonts w:ascii="Arial Unicode MS" w:hAnsi="Arial Unicode MS"/>
          <w:spacing w:val="-2"/>
          <w:w w:val="105"/>
        </w:rPr>
        <w:t>×</w:t>
      </w:r>
      <w:r>
        <w:rPr>
          <w:rFonts w:ascii="Arial Unicode MS" w:hAnsi="Arial Unicode MS"/>
          <w:spacing w:val="-16"/>
          <w:w w:val="105"/>
        </w:rPr>
        <w:t xml:space="preserve"> </w:t>
      </w:r>
      <w:r>
        <w:rPr>
          <w:spacing w:val="-2"/>
          <w:w w:val="105"/>
        </w:rPr>
        <w:t>at</w:t>
      </w:r>
      <w:r>
        <w:rPr>
          <w:spacing w:val="-11"/>
          <w:w w:val="105"/>
        </w:rPr>
        <w:t xml:space="preserve"> </w:t>
      </w:r>
      <w:r>
        <w:rPr>
          <w:spacing w:val="-2"/>
          <w:w w:val="105"/>
        </w:rPr>
        <w:t>full</w:t>
      </w:r>
      <w:r>
        <w:rPr>
          <w:spacing w:val="-12"/>
          <w:w w:val="105"/>
        </w:rPr>
        <w:t xml:space="preserve"> </w:t>
      </w:r>
      <w:r>
        <w:rPr>
          <w:spacing w:val="-2"/>
          <w:w w:val="105"/>
        </w:rPr>
        <w:t>pool</w:t>
      </w:r>
      <w:r>
        <w:rPr>
          <w:spacing w:val="-12"/>
          <w:w w:val="105"/>
        </w:rPr>
        <w:t xml:space="preserve"> </w:t>
      </w:r>
      <w:r>
        <w:rPr>
          <w:spacing w:val="-2"/>
          <w:w w:val="105"/>
        </w:rPr>
        <w:t>size.</w:t>
      </w:r>
      <w:r>
        <w:rPr>
          <w:spacing w:val="16"/>
          <w:w w:val="105"/>
        </w:rPr>
        <w:t xml:space="preserve"> </w:t>
      </w:r>
      <w:r>
        <w:rPr>
          <w:spacing w:val="-2"/>
          <w:w w:val="105"/>
        </w:rPr>
        <w:t>Robustness</w:t>
      </w:r>
      <w:r>
        <w:rPr>
          <w:spacing w:val="-12"/>
          <w:w w:val="105"/>
        </w:rPr>
        <w:t xml:space="preserve"> </w:t>
      </w:r>
      <w:r>
        <w:rPr>
          <w:spacing w:val="-2"/>
          <w:w w:val="105"/>
        </w:rPr>
        <w:t>checks</w:t>
      </w:r>
      <w:r>
        <w:rPr>
          <w:spacing w:val="-12"/>
          <w:w w:val="105"/>
        </w:rPr>
        <w:t xml:space="preserve"> </w:t>
      </w:r>
      <w:r>
        <w:rPr>
          <w:spacing w:val="-2"/>
          <w:w w:val="105"/>
        </w:rPr>
        <w:t>on</w:t>
      </w:r>
      <w:r>
        <w:rPr>
          <w:spacing w:val="-12"/>
          <w:w w:val="105"/>
        </w:rPr>
        <w:t xml:space="preserve"> </w:t>
      </w:r>
      <w:r>
        <w:rPr>
          <w:spacing w:val="-2"/>
          <w:w w:val="105"/>
        </w:rPr>
        <w:t>damping</w:t>
      </w:r>
      <w:r>
        <w:rPr>
          <w:spacing w:val="-12"/>
          <w:w w:val="105"/>
        </w:rPr>
        <w:t xml:space="preserve"> </w:t>
      </w:r>
      <w:r>
        <w:rPr>
          <w:spacing w:val="-2"/>
          <w:w w:val="105"/>
        </w:rPr>
        <w:t>and</w:t>
      </w:r>
      <w:r>
        <w:rPr>
          <w:spacing w:val="-12"/>
          <w:w w:val="105"/>
        </w:rPr>
        <w:t xml:space="preserve"> </w:t>
      </w:r>
      <w:r>
        <w:rPr>
          <w:spacing w:val="-2"/>
          <w:w w:val="105"/>
        </w:rPr>
        <w:t>top-token</w:t>
      </w:r>
      <w:r>
        <w:rPr>
          <w:spacing w:val="-11"/>
          <w:w w:val="105"/>
        </w:rPr>
        <w:t xml:space="preserve"> </w:t>
      </w:r>
      <w:r>
        <w:rPr>
          <w:spacing w:val="-2"/>
          <w:w w:val="105"/>
        </w:rPr>
        <w:t>subgraphs</w:t>
      </w:r>
      <w:r>
        <w:rPr>
          <w:spacing w:val="-12"/>
          <w:w w:val="105"/>
        </w:rPr>
        <w:t xml:space="preserve"> </w:t>
      </w:r>
      <w:r>
        <w:rPr>
          <w:spacing w:val="-2"/>
          <w:w w:val="105"/>
        </w:rPr>
        <w:t xml:space="preserve">do </w:t>
      </w:r>
      <w:r>
        <w:t>not</w:t>
      </w:r>
      <w:r>
        <w:rPr>
          <w:spacing w:val="-8"/>
        </w:rPr>
        <w:t xml:space="preserve"> </w:t>
      </w:r>
      <w:r>
        <w:t>alter</w:t>
      </w:r>
      <w:r>
        <w:rPr>
          <w:spacing w:val="-8"/>
        </w:rPr>
        <w:t xml:space="preserve"> </w:t>
      </w:r>
      <w:r>
        <w:t>the</w:t>
      </w:r>
      <w:r>
        <w:rPr>
          <w:spacing w:val="-7"/>
        </w:rPr>
        <w:t xml:space="preserve"> </w:t>
      </w:r>
      <w:r>
        <w:t>allowance–transfer</w:t>
      </w:r>
      <w:r>
        <w:rPr>
          <w:spacing w:val="-8"/>
        </w:rPr>
        <w:t xml:space="preserve"> </w:t>
      </w:r>
      <w:r>
        <w:t>trade-off</w:t>
      </w:r>
      <w:r>
        <w:rPr>
          <w:spacing w:val="-8"/>
        </w:rPr>
        <w:t xml:space="preserve"> </w:t>
      </w:r>
      <w:r>
        <w:t>pattern:</w:t>
      </w:r>
      <w:r>
        <w:rPr>
          <w:spacing w:val="11"/>
        </w:rPr>
        <w:t xml:space="preserve"> </w:t>
      </w:r>
      <w:r>
        <w:t>EndorseRank’s</w:t>
      </w:r>
      <w:r>
        <w:rPr>
          <w:spacing w:val="-8"/>
        </w:rPr>
        <w:t xml:space="preserve"> </w:t>
      </w:r>
      <w:r>
        <w:t>allowance</w:t>
      </w:r>
      <w:r>
        <w:rPr>
          <w:spacing w:val="-8"/>
        </w:rPr>
        <w:t xml:space="preserve"> </w:t>
      </w:r>
      <w:r>
        <w:rPr>
          <w:i/>
        </w:rPr>
        <w:t>τ</w:t>
      </w:r>
      <w:r>
        <w:rPr>
          <w:i/>
          <w:spacing w:val="15"/>
        </w:rPr>
        <w:t xml:space="preserve"> </w:t>
      </w:r>
      <w:r>
        <w:t>remains</w:t>
      </w:r>
      <w:r>
        <w:rPr>
          <w:spacing w:val="-7"/>
        </w:rPr>
        <w:t xml:space="preserve"> </w:t>
      </w:r>
      <w:r>
        <w:t>stable</w:t>
      </w:r>
      <w:r>
        <w:rPr>
          <w:spacing w:val="-8"/>
        </w:rPr>
        <w:t xml:space="preserve"> </w:t>
      </w:r>
      <w:r>
        <w:rPr>
          <w:spacing w:val="-4"/>
        </w:rPr>
        <w:t>near</w:t>
      </w:r>
    </w:p>
    <w:p w14:paraId="00DC2324" w14:textId="77777777" w:rsidR="00350CFB" w:rsidRDefault="00283FFF">
      <w:pPr>
        <w:pStyle w:val="BodyText"/>
        <w:spacing w:before="46" w:line="307" w:lineRule="auto"/>
        <w:ind w:left="282" w:right="559"/>
        <w:jc w:val="both"/>
      </w:pPr>
      <w:r>
        <w:t>0</w:t>
      </w:r>
      <w:r>
        <w:rPr>
          <w:i/>
        </w:rPr>
        <w:t>.</w:t>
      </w:r>
      <w:r>
        <w:t xml:space="preserve">355 across damping </w:t>
      </w:r>
      <w:r>
        <w:rPr>
          <w:i/>
        </w:rPr>
        <w:t>d</w:t>
      </w:r>
      <w:r>
        <w:rPr>
          <w:i/>
          <w:spacing w:val="33"/>
        </w:rPr>
        <w:t xml:space="preserve"> </w:t>
      </w:r>
      <w:r>
        <w:rPr>
          <w:rFonts w:ascii="Arial Unicode MS" w:hAnsi="Arial Unicode MS"/>
        </w:rPr>
        <w:t>∈</w:t>
      </w:r>
      <w:r>
        <w:rPr>
          <w:rFonts w:ascii="Arial Unicode MS" w:hAnsi="Arial Unicode MS"/>
          <w:spacing w:val="26"/>
        </w:rPr>
        <w:t xml:space="preserve"> </w:t>
      </w:r>
      <w:r>
        <w:rPr>
          <w:rFonts w:ascii="Arial Unicode MS" w:hAnsi="Arial Unicode MS"/>
        </w:rPr>
        <w:t>{</w:t>
      </w:r>
      <w:r>
        <w:t>0</w:t>
      </w:r>
      <w:r>
        <w:rPr>
          <w:i/>
        </w:rPr>
        <w:t>.</w:t>
      </w:r>
      <w:r>
        <w:t>75</w:t>
      </w:r>
      <w:r>
        <w:rPr>
          <w:i/>
        </w:rPr>
        <w:t>,</w:t>
      </w:r>
      <w:r>
        <w:rPr>
          <w:i/>
          <w:spacing w:val="-15"/>
        </w:rPr>
        <w:t xml:space="preserve"> </w:t>
      </w:r>
      <w:r>
        <w:t>0</w:t>
      </w:r>
      <w:r>
        <w:rPr>
          <w:i/>
        </w:rPr>
        <w:t>.</w:t>
      </w:r>
      <w:r>
        <w:t>85</w:t>
      </w:r>
      <w:r>
        <w:rPr>
          <w:i/>
        </w:rPr>
        <w:t>,</w:t>
      </w:r>
      <w:r>
        <w:rPr>
          <w:i/>
          <w:spacing w:val="-15"/>
        </w:rPr>
        <w:t xml:space="preserve"> </w:t>
      </w:r>
      <w:r>
        <w:t>0</w:t>
      </w:r>
      <w:r>
        <w:rPr>
          <w:i/>
        </w:rPr>
        <w:t>.</w:t>
      </w:r>
      <w:r>
        <w:t>95</w:t>
      </w:r>
      <w:r>
        <w:rPr>
          <w:rFonts w:ascii="Arial Unicode MS" w:hAnsi="Arial Unicode MS"/>
        </w:rPr>
        <w:t>}</w:t>
      </w:r>
      <w:r>
        <w:t xml:space="preserve">, while transfer-family </w:t>
      </w:r>
      <w:r>
        <w:rPr>
          <w:i/>
        </w:rPr>
        <w:t>τ</w:t>
      </w:r>
      <w:r>
        <w:rPr>
          <w:i/>
          <w:spacing w:val="40"/>
        </w:rPr>
        <w:t xml:space="preserve"> </w:t>
      </w:r>
      <w:r>
        <w:t>for both methods varies by at most approximately 0</w:t>
      </w:r>
      <w:r>
        <w:rPr>
          <w:i/>
        </w:rPr>
        <w:t>.</w:t>
      </w:r>
      <w:r>
        <w:t>005.</w:t>
      </w:r>
    </w:p>
    <w:p w14:paraId="00DC2325" w14:textId="77777777" w:rsidR="00350CFB" w:rsidRDefault="00283FFF">
      <w:pPr>
        <w:pStyle w:val="BodyText"/>
        <w:spacing w:before="119" w:line="396" w:lineRule="auto"/>
        <w:ind w:left="282" w:right="524"/>
        <w:jc w:val="both"/>
      </w:pPr>
      <w:r>
        <w:t>H3</w:t>
      </w:r>
      <w:r>
        <w:rPr>
          <w:spacing w:val="-5"/>
        </w:rPr>
        <w:t xml:space="preserve"> </w:t>
      </w:r>
      <w:r>
        <w:t>is</w:t>
      </w:r>
      <w:r>
        <w:rPr>
          <w:spacing w:val="-5"/>
        </w:rPr>
        <w:t xml:space="preserve"> </w:t>
      </w:r>
      <w:r>
        <w:t>supported.</w:t>
      </w:r>
      <w:r>
        <w:rPr>
          <w:spacing w:val="17"/>
        </w:rPr>
        <w:t xml:space="preserve"> </w:t>
      </w:r>
      <w:r>
        <w:t>The</w:t>
      </w:r>
      <w:r>
        <w:rPr>
          <w:spacing w:val="-5"/>
        </w:rPr>
        <w:t xml:space="preserve"> </w:t>
      </w:r>
      <w:r>
        <w:t>efficiency</w:t>
      </w:r>
      <w:r>
        <w:rPr>
          <w:spacing w:val="-5"/>
        </w:rPr>
        <w:t xml:space="preserve"> </w:t>
      </w:r>
      <w:r>
        <w:t>gain</w:t>
      </w:r>
      <w:r>
        <w:rPr>
          <w:spacing w:val="-5"/>
        </w:rPr>
        <w:t xml:space="preserve"> </w:t>
      </w:r>
      <w:r>
        <w:t>follows</w:t>
      </w:r>
      <w:r>
        <w:rPr>
          <w:spacing w:val="-5"/>
        </w:rPr>
        <w:t xml:space="preserve"> </w:t>
      </w:r>
      <w:r>
        <w:t>from</w:t>
      </w:r>
      <w:r>
        <w:rPr>
          <w:spacing w:val="-5"/>
        </w:rPr>
        <w:t xml:space="preserve"> </w:t>
      </w:r>
      <w:r>
        <w:t>latest-allowance</w:t>
      </w:r>
      <w:r>
        <w:rPr>
          <w:spacing w:val="-5"/>
        </w:rPr>
        <w:t xml:space="preserve"> </w:t>
      </w:r>
      <w:r>
        <w:t>snapshots</w:t>
      </w:r>
      <w:r>
        <w:rPr>
          <w:spacing w:val="-5"/>
        </w:rPr>
        <w:t xml:space="preserve"> </w:t>
      </w:r>
      <w:r>
        <w:t>instead</w:t>
      </w:r>
      <w:r>
        <w:rPr>
          <w:spacing w:val="-5"/>
        </w:rPr>
        <w:t xml:space="preserve"> </w:t>
      </w:r>
      <w:r>
        <w:t>of</w:t>
      </w:r>
      <w:r>
        <w:rPr>
          <w:spacing w:val="-5"/>
        </w:rPr>
        <w:t xml:space="preserve"> </w:t>
      </w:r>
      <w:r>
        <w:t>aggregat-</w:t>
      </w:r>
      <w:r>
        <w:rPr>
          <w:spacing w:val="-2"/>
        </w:rPr>
        <w:t>ing</w:t>
      </w:r>
      <w:r>
        <w:rPr>
          <w:spacing w:val="-13"/>
        </w:rPr>
        <w:t xml:space="preserve"> </w:t>
      </w:r>
      <w:r>
        <w:rPr>
          <w:spacing w:val="-2"/>
        </w:rPr>
        <w:t>full</w:t>
      </w:r>
      <w:r>
        <w:rPr>
          <w:spacing w:val="-12"/>
        </w:rPr>
        <w:t xml:space="preserve"> </w:t>
      </w:r>
      <w:r>
        <w:rPr>
          <w:spacing w:val="-2"/>
        </w:rPr>
        <w:t>transfer</w:t>
      </w:r>
      <w:r>
        <w:rPr>
          <w:spacing w:val="-12"/>
        </w:rPr>
        <w:t xml:space="preserve"> </w:t>
      </w:r>
      <w:r>
        <w:rPr>
          <w:spacing w:val="-2"/>
        </w:rPr>
        <w:t>history</w:t>
      </w:r>
      <w:r>
        <w:rPr>
          <w:spacing w:val="-12"/>
        </w:rPr>
        <w:t xml:space="preserve"> </w:t>
      </w:r>
      <w:r>
        <w:rPr>
          <w:spacing w:val="-2"/>
        </w:rPr>
        <w:t>with</w:t>
      </w:r>
      <w:r>
        <w:rPr>
          <w:spacing w:val="-12"/>
        </w:rPr>
        <w:t xml:space="preserve"> </w:t>
      </w:r>
      <w:r>
        <w:rPr>
          <w:spacing w:val="-2"/>
        </w:rPr>
        <w:t>logistic</w:t>
      </w:r>
      <w:r>
        <w:rPr>
          <w:spacing w:val="-13"/>
        </w:rPr>
        <w:t xml:space="preserve"> </w:t>
      </w:r>
      <w:r>
        <w:rPr>
          <w:spacing w:val="-2"/>
        </w:rPr>
        <w:t>decay</w:t>
      </w:r>
      <w:r>
        <w:rPr>
          <w:spacing w:val="-12"/>
        </w:rPr>
        <w:t xml:space="preserve"> </w:t>
      </w:r>
      <w:hyperlink w:anchor="_bookmark149" w:history="1">
        <w:r>
          <w:rPr>
            <w:spacing w:val="-2"/>
            <w:vertAlign w:val="superscript"/>
          </w:rPr>
          <w:t>[16]</w:t>
        </w:r>
      </w:hyperlink>
      <w:r>
        <w:rPr>
          <w:spacing w:val="-2"/>
        </w:rPr>
        <w:t>.</w:t>
      </w:r>
      <w:r>
        <w:rPr>
          <w:spacing w:val="23"/>
        </w:rPr>
        <w:t xml:space="preserve"> </w:t>
      </w:r>
      <w:r>
        <w:rPr>
          <w:spacing w:val="-2"/>
        </w:rPr>
        <w:t>For</w:t>
      </w:r>
      <w:r>
        <w:rPr>
          <w:spacing w:val="-12"/>
        </w:rPr>
        <w:t xml:space="preserve"> </w:t>
      </w:r>
      <w:r>
        <w:rPr>
          <w:spacing w:val="-2"/>
        </w:rPr>
        <w:t>protocols</w:t>
      </w:r>
      <w:r>
        <w:rPr>
          <w:spacing w:val="-12"/>
        </w:rPr>
        <w:t xml:space="preserve"> </w:t>
      </w:r>
      <w:r>
        <w:rPr>
          <w:spacing w:val="-2"/>
        </w:rPr>
        <w:t>that</w:t>
      </w:r>
      <w:r>
        <w:rPr>
          <w:spacing w:val="-12"/>
        </w:rPr>
        <w:t xml:space="preserve"> </w:t>
      </w:r>
      <w:r>
        <w:rPr>
          <w:spacing w:val="-2"/>
        </w:rPr>
        <w:t>must</w:t>
      </w:r>
      <w:r>
        <w:rPr>
          <w:spacing w:val="-13"/>
        </w:rPr>
        <w:t xml:space="preserve"> </w:t>
      </w:r>
      <w:r>
        <w:rPr>
          <w:spacing w:val="-2"/>
        </w:rPr>
        <w:t>refresh</w:t>
      </w:r>
      <w:r>
        <w:rPr>
          <w:spacing w:val="-12"/>
        </w:rPr>
        <w:t xml:space="preserve"> </w:t>
      </w:r>
      <w:r>
        <w:rPr>
          <w:spacing w:val="-2"/>
        </w:rPr>
        <w:t>reputation</w:t>
      </w:r>
      <w:r>
        <w:rPr>
          <w:spacing w:val="-12"/>
        </w:rPr>
        <w:t xml:space="preserve"> </w:t>
      </w:r>
      <w:r>
        <w:rPr>
          <w:spacing w:val="-2"/>
        </w:rPr>
        <w:t>frequently,</w:t>
      </w:r>
    </w:p>
    <w:p w14:paraId="00DC2326" w14:textId="77777777" w:rsidR="00350CFB" w:rsidRDefault="00350CFB">
      <w:pPr>
        <w:pStyle w:val="BodyText"/>
        <w:spacing w:line="396" w:lineRule="auto"/>
        <w:jc w:val="both"/>
        <w:sectPr w:rsidR="00350CFB">
          <w:pgSz w:w="11910" w:h="16840"/>
          <w:pgMar w:top="1840" w:right="708" w:bottom="2300" w:left="992" w:header="0" w:footer="2115" w:gutter="0"/>
          <w:cols w:space="720"/>
        </w:sectPr>
      </w:pPr>
    </w:p>
    <w:p w14:paraId="00DC2327" w14:textId="77777777" w:rsidR="00350CFB" w:rsidRDefault="00283FFF">
      <w:pPr>
        <w:pStyle w:val="BodyText"/>
        <w:spacing w:before="72" w:line="396" w:lineRule="auto"/>
        <w:ind w:left="282" w:right="563"/>
        <w:jc w:val="both"/>
      </w:pPr>
      <w:r>
        <w:lastRenderedPageBreak/>
        <w:t>this difference is operationally material:</w:t>
      </w:r>
      <w:r>
        <w:rPr>
          <w:spacing w:val="29"/>
        </w:rPr>
        <w:t xml:space="preserve"> </w:t>
      </w:r>
      <w:r>
        <w:t xml:space="preserve">an order-of-magnitude reduction in PageRank wall time </w:t>
      </w:r>
      <w:bookmarkStart w:id="332" w:name="RQ4:_Transfer_versus_trading-success_val"/>
      <w:bookmarkEnd w:id="332"/>
      <w:r>
        <w:t>enables tighter update loops without proportional infrastructure cost.</w:t>
      </w:r>
    </w:p>
    <w:p w14:paraId="00DC2328" w14:textId="77777777" w:rsidR="00350CFB" w:rsidRDefault="00350CFB">
      <w:pPr>
        <w:pStyle w:val="BodyText"/>
        <w:spacing w:before="7"/>
      </w:pPr>
    </w:p>
    <w:p w14:paraId="00DC2329" w14:textId="77777777" w:rsidR="00350CFB" w:rsidRDefault="00283FFF">
      <w:pPr>
        <w:pStyle w:val="Heading3"/>
        <w:numPr>
          <w:ilvl w:val="2"/>
          <w:numId w:val="26"/>
        </w:numPr>
        <w:tabs>
          <w:tab w:val="left" w:pos="879"/>
        </w:tabs>
        <w:ind w:left="879" w:hanging="597"/>
      </w:pPr>
      <w:r>
        <w:rPr>
          <w:spacing w:val="-2"/>
        </w:rPr>
        <w:t>RQ4:</w:t>
      </w:r>
      <w:r>
        <w:rPr>
          <w:spacing w:val="17"/>
        </w:rPr>
        <w:t xml:space="preserve"> </w:t>
      </w:r>
      <w:r>
        <w:rPr>
          <w:spacing w:val="-2"/>
        </w:rPr>
        <w:t>Transfer</w:t>
      </w:r>
      <w:r>
        <w:rPr>
          <w:spacing w:val="-3"/>
        </w:rPr>
        <w:t xml:space="preserve"> </w:t>
      </w:r>
      <w:r>
        <w:rPr>
          <w:spacing w:val="-2"/>
        </w:rPr>
        <w:t>versus trading-success validation</w:t>
      </w:r>
      <w:r>
        <w:rPr>
          <w:spacing w:val="-3"/>
        </w:rPr>
        <w:t xml:space="preserve"> </w:t>
      </w:r>
      <w:r>
        <w:rPr>
          <w:spacing w:val="-2"/>
        </w:rPr>
        <w:t>frames</w:t>
      </w:r>
    </w:p>
    <w:p w14:paraId="00DC232A" w14:textId="77777777" w:rsidR="00350CFB" w:rsidRDefault="00350CFB">
      <w:pPr>
        <w:pStyle w:val="BodyText"/>
        <w:spacing w:before="47"/>
        <w:rPr>
          <w:b/>
        </w:rPr>
      </w:pPr>
    </w:p>
    <w:p w14:paraId="00DC232B" w14:textId="77777777" w:rsidR="00350CFB" w:rsidRDefault="00283FFF">
      <w:pPr>
        <w:pStyle w:val="BodyText"/>
        <w:spacing w:line="396" w:lineRule="auto"/>
        <w:ind w:left="282" w:right="559"/>
        <w:jc w:val="both"/>
      </w:pPr>
      <w:r>
        <w:t>RQ4</w:t>
      </w:r>
      <w:r>
        <w:rPr>
          <w:spacing w:val="-3"/>
        </w:rPr>
        <w:t xml:space="preserve"> </w:t>
      </w:r>
      <w:r>
        <w:t>asks</w:t>
      </w:r>
      <w:r>
        <w:rPr>
          <w:spacing w:val="-3"/>
        </w:rPr>
        <w:t xml:space="preserve"> </w:t>
      </w:r>
      <w:r>
        <w:t>which</w:t>
      </w:r>
      <w:r>
        <w:rPr>
          <w:spacing w:val="-3"/>
        </w:rPr>
        <w:t xml:space="preserve"> </w:t>
      </w:r>
      <w:r>
        <w:t>validation</w:t>
      </w:r>
      <w:r>
        <w:rPr>
          <w:spacing w:val="-3"/>
        </w:rPr>
        <w:t xml:space="preserve"> </w:t>
      </w:r>
      <w:r>
        <w:t>frame</w:t>
      </w:r>
      <w:r>
        <w:rPr>
          <w:spacing w:val="-3"/>
        </w:rPr>
        <w:t xml:space="preserve"> </w:t>
      </w:r>
      <w:r>
        <w:t>yields</w:t>
      </w:r>
      <w:r>
        <w:rPr>
          <w:spacing w:val="-3"/>
        </w:rPr>
        <w:t xml:space="preserve"> </w:t>
      </w:r>
      <w:r>
        <w:t>stronger</w:t>
      </w:r>
      <w:r>
        <w:rPr>
          <w:spacing w:val="-3"/>
        </w:rPr>
        <w:t xml:space="preserve"> </w:t>
      </w:r>
      <w:r>
        <w:t>rank</w:t>
      </w:r>
      <w:r>
        <w:rPr>
          <w:spacing w:val="-3"/>
        </w:rPr>
        <w:t xml:space="preserve"> </w:t>
      </w:r>
      <w:r>
        <w:t>alignment</w:t>
      </w:r>
      <w:r>
        <w:rPr>
          <w:spacing w:val="-3"/>
        </w:rPr>
        <w:t xml:space="preserve"> </w:t>
      </w:r>
      <w:r>
        <w:t>for</w:t>
      </w:r>
      <w:r>
        <w:rPr>
          <w:spacing w:val="-3"/>
        </w:rPr>
        <w:t xml:space="preserve"> </w:t>
      </w:r>
      <w:r>
        <w:t>social</w:t>
      </w:r>
      <w:r>
        <w:rPr>
          <w:spacing w:val="-3"/>
        </w:rPr>
        <w:t xml:space="preserve"> </w:t>
      </w:r>
      <w:r>
        <w:t>reputation</w:t>
      </w:r>
      <w:r>
        <w:rPr>
          <w:spacing w:val="-3"/>
        </w:rPr>
        <w:t xml:space="preserve"> </w:t>
      </w:r>
      <w:r>
        <w:t>methods</w:t>
      </w:r>
      <w:r>
        <w:rPr>
          <w:spacing w:val="-3"/>
        </w:rPr>
        <w:t xml:space="preserve"> </w:t>
      </w:r>
      <w:r>
        <w:t>on this chain: Do et al. transfer proxies or GMX V2 trading-success proxies.</w:t>
      </w:r>
      <w:r>
        <w:rPr>
          <w:spacing w:val="39"/>
        </w:rPr>
        <w:t xml:space="preserve"> </w:t>
      </w:r>
      <w:r>
        <w:t xml:space="preserve">Transfer proxies yield higher mean </w:t>
      </w:r>
      <w:r>
        <w:rPr>
          <w:i/>
        </w:rPr>
        <w:t>τ</w:t>
      </w:r>
      <w:r>
        <w:rPr>
          <w:i/>
          <w:spacing w:val="25"/>
        </w:rPr>
        <w:t xml:space="preserve"> </w:t>
      </w:r>
      <w:r>
        <w:t xml:space="preserve">than trading success for both EndorseRank and AWP (Table </w:t>
      </w:r>
      <w:hyperlink w:anchor="_bookmark101" w:history="1">
        <w:r>
          <w:t>4.7</w:t>
        </w:r>
      </w:hyperlink>
      <w:r>
        <w:t>).</w:t>
      </w:r>
      <w:r>
        <w:rPr>
          <w:spacing w:val="35"/>
        </w:rPr>
        <w:t xml:space="preserve"> </w:t>
      </w:r>
      <w:r>
        <w:t xml:space="preserve">AWP’s transfer </w:t>
      </w:r>
      <w:r>
        <w:rPr>
          <w:i/>
          <w:w w:val="105"/>
        </w:rPr>
        <w:t>τ</w:t>
      </w:r>
      <w:r>
        <w:rPr>
          <w:i/>
          <w:spacing w:val="-16"/>
          <w:w w:val="105"/>
        </w:rPr>
        <w:t xml:space="preserve"> </w:t>
      </w:r>
      <w:r>
        <w:rPr>
          <w:w w:val="105"/>
        </w:rPr>
        <w:t>=</w:t>
      </w:r>
      <w:r>
        <w:rPr>
          <w:spacing w:val="-16"/>
          <w:w w:val="105"/>
        </w:rPr>
        <w:t xml:space="preserve"> </w:t>
      </w:r>
      <w:r>
        <w:rPr>
          <w:w w:val="105"/>
        </w:rPr>
        <w:t>0</w:t>
      </w:r>
      <w:r>
        <w:rPr>
          <w:i/>
          <w:w w:val="105"/>
        </w:rPr>
        <w:t>.</w:t>
      </w:r>
      <w:r>
        <w:rPr>
          <w:w w:val="105"/>
        </w:rPr>
        <w:t>534</w:t>
      </w:r>
      <w:r>
        <w:rPr>
          <w:spacing w:val="-16"/>
          <w:w w:val="105"/>
        </w:rPr>
        <w:t xml:space="preserve"> </w:t>
      </w:r>
      <w:r>
        <w:rPr>
          <w:w w:val="105"/>
        </w:rPr>
        <w:t>substantially</w:t>
      </w:r>
      <w:r>
        <w:rPr>
          <w:spacing w:val="-15"/>
          <w:w w:val="105"/>
        </w:rPr>
        <w:t xml:space="preserve"> </w:t>
      </w:r>
      <w:r>
        <w:rPr>
          <w:w w:val="105"/>
        </w:rPr>
        <w:t>exceeds</w:t>
      </w:r>
      <w:r>
        <w:rPr>
          <w:spacing w:val="-16"/>
          <w:w w:val="105"/>
        </w:rPr>
        <w:t xml:space="preserve"> </w:t>
      </w:r>
      <w:r>
        <w:rPr>
          <w:w w:val="105"/>
        </w:rPr>
        <w:t>its</w:t>
      </w:r>
      <w:r>
        <w:rPr>
          <w:spacing w:val="-16"/>
          <w:w w:val="105"/>
        </w:rPr>
        <w:t xml:space="preserve"> </w:t>
      </w:r>
      <w:r>
        <w:rPr>
          <w:w w:val="105"/>
        </w:rPr>
        <w:t>trading-success</w:t>
      </w:r>
      <w:r>
        <w:rPr>
          <w:spacing w:val="-16"/>
          <w:w w:val="105"/>
        </w:rPr>
        <w:t xml:space="preserve"> </w:t>
      </w:r>
      <w:r>
        <w:rPr>
          <w:i/>
          <w:w w:val="105"/>
        </w:rPr>
        <w:t>τ</w:t>
      </w:r>
      <w:r>
        <w:rPr>
          <w:i/>
          <w:spacing w:val="-11"/>
          <w:w w:val="105"/>
        </w:rPr>
        <w:t xml:space="preserve"> </w:t>
      </w:r>
      <w:r>
        <w:rPr>
          <w:w w:val="105"/>
        </w:rPr>
        <w:t>=</w:t>
      </w:r>
      <w:r>
        <w:rPr>
          <w:spacing w:val="-14"/>
          <w:w w:val="105"/>
        </w:rPr>
        <w:t xml:space="preserve"> </w:t>
      </w:r>
      <w:r>
        <w:rPr>
          <w:w w:val="105"/>
        </w:rPr>
        <w:t>0</w:t>
      </w:r>
      <w:r>
        <w:rPr>
          <w:i/>
          <w:w w:val="105"/>
        </w:rPr>
        <w:t>.</w:t>
      </w:r>
      <w:r>
        <w:rPr>
          <w:w w:val="105"/>
        </w:rPr>
        <w:t>179;</w:t>
      </w:r>
      <w:r>
        <w:rPr>
          <w:spacing w:val="-16"/>
          <w:w w:val="105"/>
        </w:rPr>
        <w:t xml:space="preserve"> </w:t>
      </w:r>
      <w:r>
        <w:rPr>
          <w:w w:val="105"/>
        </w:rPr>
        <w:t>EndorseRank’s</w:t>
      </w:r>
      <w:r>
        <w:rPr>
          <w:spacing w:val="-16"/>
          <w:w w:val="105"/>
        </w:rPr>
        <w:t xml:space="preserve"> </w:t>
      </w:r>
      <w:r>
        <w:rPr>
          <w:w w:val="105"/>
        </w:rPr>
        <w:t>transfer</w:t>
      </w:r>
      <w:r>
        <w:rPr>
          <w:spacing w:val="-16"/>
          <w:w w:val="105"/>
        </w:rPr>
        <w:t xml:space="preserve"> </w:t>
      </w:r>
      <w:r>
        <w:rPr>
          <w:i/>
          <w:w w:val="105"/>
        </w:rPr>
        <w:t>τ</w:t>
      </w:r>
      <w:r>
        <w:rPr>
          <w:i/>
          <w:spacing w:val="5"/>
          <w:w w:val="105"/>
        </w:rPr>
        <w:t xml:space="preserve"> </w:t>
      </w:r>
      <w:r>
        <w:rPr>
          <w:w w:val="105"/>
        </w:rPr>
        <w:t>=</w:t>
      </w:r>
      <w:r>
        <w:rPr>
          <w:spacing w:val="-15"/>
          <w:w w:val="105"/>
        </w:rPr>
        <w:t xml:space="preserve"> </w:t>
      </w:r>
      <w:r>
        <w:rPr>
          <w:w w:val="105"/>
        </w:rPr>
        <w:t>0</w:t>
      </w:r>
      <w:r>
        <w:rPr>
          <w:i/>
          <w:w w:val="105"/>
        </w:rPr>
        <w:t>.</w:t>
      </w:r>
      <w:r>
        <w:rPr>
          <w:w w:val="105"/>
        </w:rPr>
        <w:t>333 exceeds</w:t>
      </w:r>
      <w:r>
        <w:rPr>
          <w:spacing w:val="-1"/>
          <w:w w:val="105"/>
        </w:rPr>
        <w:t xml:space="preserve"> </w:t>
      </w:r>
      <w:r>
        <w:rPr>
          <w:w w:val="105"/>
        </w:rPr>
        <w:t>its</w:t>
      </w:r>
      <w:r>
        <w:rPr>
          <w:spacing w:val="-1"/>
          <w:w w:val="105"/>
        </w:rPr>
        <w:t xml:space="preserve"> </w:t>
      </w:r>
      <w:r>
        <w:rPr>
          <w:w w:val="105"/>
        </w:rPr>
        <w:t xml:space="preserve">trading-success </w:t>
      </w:r>
      <w:r>
        <w:rPr>
          <w:i/>
          <w:w w:val="105"/>
        </w:rPr>
        <w:t>τ</w:t>
      </w:r>
      <w:r>
        <w:rPr>
          <w:i/>
          <w:spacing w:val="35"/>
          <w:w w:val="105"/>
        </w:rPr>
        <w:t xml:space="preserve"> </w:t>
      </w:r>
      <w:r>
        <w:rPr>
          <w:w w:val="105"/>
        </w:rPr>
        <w:t>= 0</w:t>
      </w:r>
      <w:r>
        <w:rPr>
          <w:i/>
          <w:w w:val="105"/>
        </w:rPr>
        <w:t>.</w:t>
      </w:r>
      <w:r>
        <w:rPr>
          <w:w w:val="105"/>
        </w:rPr>
        <w:t>096.</w:t>
      </w:r>
    </w:p>
    <w:p w14:paraId="00DC232C" w14:textId="77777777" w:rsidR="00350CFB" w:rsidRDefault="00283FFF">
      <w:pPr>
        <w:pStyle w:val="BodyText"/>
        <w:spacing w:before="19" w:line="396" w:lineRule="auto"/>
        <w:ind w:left="282" w:right="524" w:hanging="8"/>
        <w:jc w:val="both"/>
      </w:pPr>
      <w:r>
        <w:t>Two</w:t>
      </w:r>
      <w:r>
        <w:rPr>
          <w:spacing w:val="-5"/>
        </w:rPr>
        <w:t xml:space="preserve"> </w:t>
      </w:r>
      <w:r>
        <w:t>interpretations</w:t>
      </w:r>
      <w:r>
        <w:rPr>
          <w:spacing w:val="-5"/>
        </w:rPr>
        <w:t xml:space="preserve"> </w:t>
      </w:r>
      <w:r>
        <w:t>follow. First,</w:t>
      </w:r>
      <w:r>
        <w:rPr>
          <w:spacing w:val="-5"/>
        </w:rPr>
        <w:t xml:space="preserve"> </w:t>
      </w:r>
      <w:r>
        <w:t>social</w:t>
      </w:r>
      <w:r>
        <w:rPr>
          <w:spacing w:val="-5"/>
        </w:rPr>
        <w:t xml:space="preserve"> </w:t>
      </w:r>
      <w:r>
        <w:t>graphs</w:t>
      </w:r>
      <w:r>
        <w:rPr>
          <w:spacing w:val="-5"/>
        </w:rPr>
        <w:t xml:space="preserve"> </w:t>
      </w:r>
      <w:r>
        <w:t>built</w:t>
      </w:r>
      <w:r>
        <w:rPr>
          <w:spacing w:val="-5"/>
        </w:rPr>
        <w:t xml:space="preserve"> </w:t>
      </w:r>
      <w:r>
        <w:t>from</w:t>
      </w:r>
      <w:r>
        <w:rPr>
          <w:spacing w:val="-5"/>
        </w:rPr>
        <w:t xml:space="preserve"> </w:t>
      </w:r>
      <w:r>
        <w:t>wallet-to-wallet</w:t>
      </w:r>
      <w:r>
        <w:rPr>
          <w:spacing w:val="-5"/>
        </w:rPr>
        <w:t xml:space="preserve"> </w:t>
      </w:r>
      <w:r>
        <w:t>economic</w:t>
      </w:r>
      <w:r>
        <w:rPr>
          <w:spacing w:val="-5"/>
        </w:rPr>
        <w:t xml:space="preserve"> </w:t>
      </w:r>
      <w:r>
        <w:t>relationships are more tightly coupled to transfer centrality than to perpetual trading profitability.</w:t>
      </w:r>
      <w:r>
        <w:rPr>
          <w:spacing w:val="33"/>
        </w:rPr>
        <w:t xml:space="preserve"> </w:t>
      </w:r>
      <w:r>
        <w:t>Trading suc-cess depends on market timing, leverage choice, and liquidation dynamics that are only partially reflected</w:t>
      </w:r>
      <w:r>
        <w:rPr>
          <w:spacing w:val="28"/>
        </w:rPr>
        <w:t xml:space="preserve"> </w:t>
      </w:r>
      <w:r>
        <w:t>in</w:t>
      </w:r>
      <w:r>
        <w:rPr>
          <w:spacing w:val="28"/>
        </w:rPr>
        <w:t xml:space="preserve"> </w:t>
      </w:r>
      <w:r>
        <w:t>approval</w:t>
      </w:r>
      <w:r>
        <w:rPr>
          <w:spacing w:val="28"/>
        </w:rPr>
        <w:t xml:space="preserve"> </w:t>
      </w:r>
      <w:r>
        <w:t>or</w:t>
      </w:r>
      <w:r>
        <w:rPr>
          <w:spacing w:val="28"/>
        </w:rPr>
        <w:t xml:space="preserve"> </w:t>
      </w:r>
      <w:r>
        <w:t>transfer</w:t>
      </w:r>
      <w:r>
        <w:rPr>
          <w:spacing w:val="28"/>
        </w:rPr>
        <w:t xml:space="preserve"> </w:t>
      </w:r>
      <w:r>
        <w:t>topology</w:t>
      </w:r>
      <w:r>
        <w:rPr>
          <w:spacing w:val="28"/>
        </w:rPr>
        <w:t xml:space="preserve"> </w:t>
      </w:r>
      <w:hyperlink w:anchor="_bookmark156" w:history="1">
        <w:r>
          <w:rPr>
            <w:vertAlign w:val="superscript"/>
          </w:rPr>
          <w:t>[23]</w:t>
        </w:r>
      </w:hyperlink>
      <w:r>
        <w:rPr>
          <w:vertAlign w:val="superscript"/>
        </w:rPr>
        <w:t>,</w:t>
      </w:r>
      <w:hyperlink w:anchor="_bookmark177" w:history="1">
        <w:r>
          <w:rPr>
            <w:vertAlign w:val="superscript"/>
          </w:rPr>
          <w:t>[44]</w:t>
        </w:r>
      </w:hyperlink>
      <w:r>
        <w:t>.</w:t>
      </w:r>
      <w:r>
        <w:rPr>
          <w:spacing w:val="80"/>
        </w:rPr>
        <w:t xml:space="preserve"> </w:t>
      </w:r>
      <w:r>
        <w:t>Second,</w:t>
      </w:r>
      <w:r>
        <w:rPr>
          <w:spacing w:val="36"/>
        </w:rPr>
        <w:t xml:space="preserve"> </w:t>
      </w:r>
      <w:r>
        <w:t>outcome-based</w:t>
      </w:r>
      <w:r>
        <w:rPr>
          <w:spacing w:val="28"/>
        </w:rPr>
        <w:t xml:space="preserve"> </w:t>
      </w:r>
      <w:r>
        <w:t>proxies</w:t>
      </w:r>
      <w:r>
        <w:rPr>
          <w:spacing w:val="28"/>
        </w:rPr>
        <w:t xml:space="preserve"> </w:t>
      </w:r>
      <w:r>
        <w:t>show</w:t>
      </w:r>
      <w:r>
        <w:rPr>
          <w:spacing w:val="28"/>
        </w:rPr>
        <w:t xml:space="preserve"> </w:t>
      </w:r>
      <w:r>
        <w:t>weak-to-modest alignment overall for social graphs, suggesting that no single proxy family fully cap-tures “reputation” on this sample.</w:t>
      </w:r>
      <w:r>
        <w:rPr>
          <w:spacing w:val="39"/>
        </w:rPr>
        <w:t xml:space="preserve"> </w:t>
      </w:r>
      <w:r>
        <w:t xml:space="preserve">Domain alignment remains a relative, multi-construct exercise </w:t>
      </w:r>
      <w:hyperlink w:anchor="_bookmark147" w:history="1">
        <w:r>
          <w:rPr>
            <w:vertAlign w:val="superscript"/>
          </w:rPr>
          <w:t>[14]</w:t>
        </w:r>
      </w:hyperlink>
      <w:r>
        <w:rPr>
          <w:vertAlign w:val="superscript"/>
        </w:rPr>
        <w:t>,</w:t>
      </w:r>
      <w:hyperlink w:anchor="_bookmark169" w:history="1">
        <w:r>
          <w:rPr>
            <w:vertAlign w:val="superscript"/>
          </w:rPr>
          <w:t>[36]</w:t>
        </w:r>
      </w:hyperlink>
      <w:r>
        <w:rPr>
          <w:vertAlign w:val="superscript"/>
        </w:rPr>
        <w:t>,</w:t>
      </w:r>
      <w:hyperlink w:anchor="_bookmark187" w:history="1">
        <w:r>
          <w:rPr>
            <w:vertAlign w:val="superscript"/>
          </w:rPr>
          <w:t>[54]</w:t>
        </w:r>
      </w:hyperlink>
      <w:r>
        <w:t>, not a search for one ground-truth ranking.</w:t>
      </w:r>
    </w:p>
    <w:p w14:paraId="00DC232D" w14:textId="77777777" w:rsidR="00350CFB" w:rsidRDefault="00283FFF">
      <w:pPr>
        <w:pStyle w:val="BodyText"/>
        <w:spacing w:before="22" w:line="396" w:lineRule="auto"/>
        <w:ind w:left="282" w:right="524"/>
        <w:jc w:val="both"/>
      </w:pPr>
      <w:r>
        <w:t>RQ4</w:t>
      </w:r>
      <w:r>
        <w:rPr>
          <w:spacing w:val="-4"/>
        </w:rPr>
        <w:t xml:space="preserve"> </w:t>
      </w:r>
      <w:r>
        <w:t>therefore</w:t>
      </w:r>
      <w:r>
        <w:rPr>
          <w:spacing w:val="-4"/>
        </w:rPr>
        <w:t xml:space="preserve"> </w:t>
      </w:r>
      <w:r>
        <w:t>favors</w:t>
      </w:r>
      <w:r>
        <w:rPr>
          <w:spacing w:val="-4"/>
        </w:rPr>
        <w:t xml:space="preserve"> </w:t>
      </w:r>
      <w:r>
        <w:t>transfer</w:t>
      </w:r>
      <w:r>
        <w:rPr>
          <w:spacing w:val="-4"/>
        </w:rPr>
        <w:t xml:space="preserve"> </w:t>
      </w:r>
      <w:r>
        <w:t>proxies</w:t>
      </w:r>
      <w:r>
        <w:rPr>
          <w:spacing w:val="-4"/>
        </w:rPr>
        <w:t xml:space="preserve"> </w:t>
      </w:r>
      <w:r>
        <w:t>as</w:t>
      </w:r>
      <w:r>
        <w:rPr>
          <w:spacing w:val="-4"/>
        </w:rPr>
        <w:t xml:space="preserve"> </w:t>
      </w:r>
      <w:r>
        <w:t>the</w:t>
      </w:r>
      <w:r>
        <w:rPr>
          <w:spacing w:val="-4"/>
        </w:rPr>
        <w:t xml:space="preserve"> </w:t>
      </w:r>
      <w:r>
        <w:t>stronger</w:t>
      </w:r>
      <w:r>
        <w:rPr>
          <w:spacing w:val="-4"/>
        </w:rPr>
        <w:t xml:space="preserve"> </w:t>
      </w:r>
      <w:r>
        <w:t>validation</w:t>
      </w:r>
      <w:r>
        <w:rPr>
          <w:spacing w:val="-4"/>
        </w:rPr>
        <w:t xml:space="preserve"> </w:t>
      </w:r>
      <w:r>
        <w:t>frame</w:t>
      </w:r>
      <w:r>
        <w:rPr>
          <w:spacing w:val="-4"/>
        </w:rPr>
        <w:t xml:space="preserve"> </w:t>
      </w:r>
      <w:r>
        <w:t>for</w:t>
      </w:r>
      <w:r>
        <w:rPr>
          <w:spacing w:val="-4"/>
        </w:rPr>
        <w:t xml:space="preserve"> </w:t>
      </w:r>
      <w:r>
        <w:t>social</w:t>
      </w:r>
      <w:r>
        <w:rPr>
          <w:spacing w:val="-4"/>
        </w:rPr>
        <w:t xml:space="preserve"> </w:t>
      </w:r>
      <w:r>
        <w:t>methods</w:t>
      </w:r>
      <w:r>
        <w:rPr>
          <w:spacing w:val="-4"/>
        </w:rPr>
        <w:t xml:space="preserve"> </w:t>
      </w:r>
      <w:r>
        <w:t>on</w:t>
      </w:r>
      <w:r>
        <w:rPr>
          <w:spacing w:val="-4"/>
        </w:rPr>
        <w:t xml:space="preserve"> </w:t>
      </w:r>
      <w:r>
        <w:t>Arbi-trum</w:t>
      </w:r>
      <w:r>
        <w:rPr>
          <w:spacing w:val="-12"/>
        </w:rPr>
        <w:t xml:space="preserve"> </w:t>
      </w:r>
      <w:r>
        <w:t>One</w:t>
      </w:r>
      <w:r>
        <w:rPr>
          <w:spacing w:val="-12"/>
        </w:rPr>
        <w:t xml:space="preserve"> </w:t>
      </w:r>
      <w:r>
        <w:t>in</w:t>
      </w:r>
      <w:r>
        <w:rPr>
          <w:spacing w:val="-12"/>
        </w:rPr>
        <w:t xml:space="preserve"> </w:t>
      </w:r>
      <w:r>
        <w:t>this</w:t>
      </w:r>
      <w:r>
        <w:rPr>
          <w:spacing w:val="-12"/>
        </w:rPr>
        <w:t xml:space="preserve"> </w:t>
      </w:r>
      <w:r>
        <w:t>window,</w:t>
      </w:r>
      <w:r>
        <w:rPr>
          <w:spacing w:val="-11"/>
        </w:rPr>
        <w:t xml:space="preserve"> </w:t>
      </w:r>
      <w:r>
        <w:t>while</w:t>
      </w:r>
      <w:r>
        <w:rPr>
          <w:spacing w:val="-12"/>
        </w:rPr>
        <w:t xml:space="preserve"> </w:t>
      </w:r>
      <w:r>
        <w:t>leaving</w:t>
      </w:r>
      <w:r>
        <w:rPr>
          <w:spacing w:val="-12"/>
        </w:rPr>
        <w:t xml:space="preserve"> </w:t>
      </w:r>
      <w:r>
        <w:t>room</w:t>
      </w:r>
      <w:r>
        <w:rPr>
          <w:spacing w:val="-12"/>
        </w:rPr>
        <w:t xml:space="preserve"> </w:t>
      </w:r>
      <w:r>
        <w:t>for</w:t>
      </w:r>
      <w:r>
        <w:rPr>
          <w:spacing w:val="-12"/>
        </w:rPr>
        <w:t xml:space="preserve"> </w:t>
      </w:r>
      <w:r>
        <w:t>trading-success</w:t>
      </w:r>
      <w:r>
        <w:rPr>
          <w:spacing w:val="-12"/>
        </w:rPr>
        <w:t xml:space="preserve"> </w:t>
      </w:r>
      <w:r>
        <w:t>proxies</w:t>
      </w:r>
      <w:r>
        <w:rPr>
          <w:spacing w:val="-12"/>
        </w:rPr>
        <w:t xml:space="preserve"> </w:t>
      </w:r>
      <w:r>
        <w:t>as</w:t>
      </w:r>
      <w:r>
        <w:rPr>
          <w:spacing w:val="-12"/>
        </w:rPr>
        <w:t xml:space="preserve"> </w:t>
      </w:r>
      <w:r>
        <w:t>a</w:t>
      </w:r>
      <w:r>
        <w:rPr>
          <w:spacing w:val="-12"/>
        </w:rPr>
        <w:t xml:space="preserve"> </w:t>
      </w:r>
      <w:r>
        <w:t>secondary,</w:t>
      </w:r>
      <w:r>
        <w:rPr>
          <w:spacing w:val="-11"/>
        </w:rPr>
        <w:t xml:space="preserve"> </w:t>
      </w:r>
      <w:r>
        <w:t>economi-cally</w:t>
      </w:r>
      <w:r>
        <w:rPr>
          <w:spacing w:val="-4"/>
        </w:rPr>
        <w:t xml:space="preserve"> </w:t>
      </w:r>
      <w:r>
        <w:t>motivated</w:t>
      </w:r>
      <w:r>
        <w:rPr>
          <w:spacing w:val="-4"/>
        </w:rPr>
        <w:t xml:space="preserve"> </w:t>
      </w:r>
      <w:r>
        <w:t>axis—especially</w:t>
      </w:r>
      <w:r>
        <w:rPr>
          <w:spacing w:val="-4"/>
        </w:rPr>
        <w:t xml:space="preserve"> </w:t>
      </w:r>
      <w:r>
        <w:t>for</w:t>
      </w:r>
      <w:r>
        <w:rPr>
          <w:spacing w:val="-4"/>
        </w:rPr>
        <w:t xml:space="preserve"> </w:t>
      </w:r>
      <w:r>
        <w:t>protocols</w:t>
      </w:r>
      <w:r>
        <w:rPr>
          <w:spacing w:val="-4"/>
        </w:rPr>
        <w:t xml:space="preserve"> </w:t>
      </w:r>
      <w:r>
        <w:t>whose</w:t>
      </w:r>
      <w:r>
        <w:rPr>
          <w:spacing w:val="-4"/>
        </w:rPr>
        <w:t xml:space="preserve"> </w:t>
      </w:r>
      <w:r>
        <w:t>risk</w:t>
      </w:r>
      <w:r>
        <w:rPr>
          <w:spacing w:val="-4"/>
        </w:rPr>
        <w:t xml:space="preserve"> </w:t>
      </w:r>
      <w:r>
        <w:t>is</w:t>
      </w:r>
      <w:r>
        <w:rPr>
          <w:spacing w:val="-4"/>
        </w:rPr>
        <w:t xml:space="preserve"> </w:t>
      </w:r>
      <w:r>
        <w:t>defined</w:t>
      </w:r>
      <w:r>
        <w:rPr>
          <w:spacing w:val="-4"/>
        </w:rPr>
        <w:t xml:space="preserve"> </w:t>
      </w:r>
      <w:r>
        <w:t>by</w:t>
      </w:r>
      <w:r>
        <w:rPr>
          <w:spacing w:val="-4"/>
        </w:rPr>
        <w:t xml:space="preserve"> </w:t>
      </w:r>
      <w:r>
        <w:t>leveraged</w:t>
      </w:r>
      <w:r>
        <w:rPr>
          <w:spacing w:val="-4"/>
        </w:rPr>
        <w:t xml:space="preserve"> </w:t>
      </w:r>
      <w:r>
        <w:t>outcomes</w:t>
      </w:r>
      <w:r>
        <w:rPr>
          <w:spacing w:val="-4"/>
        </w:rPr>
        <w:t xml:space="preserve"> </w:t>
      </w:r>
      <w:r>
        <w:t xml:space="preserve">rather </w:t>
      </w:r>
      <w:bookmarkStart w:id="333" w:name="Supplementary_finding_(SRQ1)"/>
      <w:bookmarkStart w:id="334" w:name="_bookmark116"/>
      <w:bookmarkEnd w:id="333"/>
      <w:bookmarkEnd w:id="334"/>
      <w:r>
        <w:t>than transfer hubs.</w:t>
      </w:r>
    </w:p>
    <w:p w14:paraId="00DC232E" w14:textId="77777777" w:rsidR="00350CFB" w:rsidRDefault="00350CFB">
      <w:pPr>
        <w:pStyle w:val="BodyText"/>
        <w:spacing w:before="162"/>
      </w:pPr>
    </w:p>
    <w:p w14:paraId="00DC232F" w14:textId="77777777" w:rsidR="00350CFB" w:rsidRDefault="00283FFF">
      <w:pPr>
        <w:pStyle w:val="Heading2"/>
        <w:numPr>
          <w:ilvl w:val="1"/>
          <w:numId w:val="26"/>
        </w:numPr>
        <w:tabs>
          <w:tab w:val="left" w:pos="783"/>
        </w:tabs>
        <w:spacing w:before="1"/>
        <w:ind w:left="783" w:hanging="501"/>
      </w:pPr>
      <w:r>
        <w:t>Supplementary</w:t>
      </w:r>
      <w:r>
        <w:rPr>
          <w:spacing w:val="27"/>
        </w:rPr>
        <w:t xml:space="preserve"> </w:t>
      </w:r>
      <w:r>
        <w:t>finding</w:t>
      </w:r>
      <w:r>
        <w:rPr>
          <w:spacing w:val="28"/>
        </w:rPr>
        <w:t xml:space="preserve"> </w:t>
      </w:r>
      <w:r>
        <w:rPr>
          <w:spacing w:val="-2"/>
        </w:rPr>
        <w:t>(SRQ1)</w:t>
      </w:r>
    </w:p>
    <w:p w14:paraId="00DC2330" w14:textId="77777777" w:rsidR="00350CFB" w:rsidRDefault="00350CFB">
      <w:pPr>
        <w:pStyle w:val="BodyText"/>
        <w:spacing w:before="23"/>
        <w:rPr>
          <w:b/>
          <w:sz w:val="28"/>
        </w:rPr>
      </w:pPr>
    </w:p>
    <w:p w14:paraId="00DC2331" w14:textId="77777777" w:rsidR="00350CFB" w:rsidRDefault="00283FFF">
      <w:pPr>
        <w:pStyle w:val="BodyText"/>
        <w:spacing w:before="1" w:line="396" w:lineRule="auto"/>
        <w:ind w:left="282" w:right="524"/>
        <w:jc w:val="both"/>
      </w:pPr>
      <w:r>
        <w:t xml:space="preserve">GF-PR achieves the highest trading-success mean </w:t>
      </w:r>
      <w:r>
        <w:rPr>
          <w:i/>
        </w:rPr>
        <w:t>τ</w:t>
      </w:r>
      <w:r>
        <w:rPr>
          <w:i/>
          <w:spacing w:val="36"/>
        </w:rPr>
        <w:t xml:space="preserve"> </w:t>
      </w:r>
      <w:r>
        <w:t>(0</w:t>
      </w:r>
      <w:r>
        <w:rPr>
          <w:i/>
        </w:rPr>
        <w:t>.</w:t>
      </w:r>
      <w:r>
        <w:t xml:space="preserve">583) and inverse-risk mean </w:t>
      </w:r>
      <w:r>
        <w:rPr>
          <w:i/>
        </w:rPr>
        <w:t>τ</w:t>
      </w:r>
      <w:r>
        <w:rPr>
          <w:i/>
          <w:spacing w:val="36"/>
        </w:rPr>
        <w:t xml:space="preserve"> </w:t>
      </w:r>
      <w:r>
        <w:t>(0</w:t>
      </w:r>
      <w:r>
        <w:rPr>
          <w:i/>
        </w:rPr>
        <w:t>.</w:t>
      </w:r>
      <w:r>
        <w:t xml:space="preserve">376; Ta-ble </w:t>
      </w:r>
      <w:hyperlink w:anchor="_bookmark101" w:history="1">
        <w:r>
          <w:t>4.7</w:t>
        </w:r>
      </w:hyperlink>
      <w:r>
        <w:t>), as expected for an outcome-native graph built from the same PnL stream used to define those</w:t>
      </w:r>
      <w:r>
        <w:rPr>
          <w:spacing w:val="-7"/>
        </w:rPr>
        <w:t xml:space="preserve"> </w:t>
      </w:r>
      <w:r>
        <w:t>proxies.</w:t>
      </w:r>
      <w:r>
        <w:rPr>
          <w:spacing w:val="16"/>
        </w:rPr>
        <w:t xml:space="preserve"> </w:t>
      </w:r>
      <w:r>
        <w:t>The</w:t>
      </w:r>
      <w:r>
        <w:rPr>
          <w:spacing w:val="-7"/>
        </w:rPr>
        <w:t xml:space="preserve"> </w:t>
      </w:r>
      <w:r>
        <w:t>POOL/SINK</w:t>
      </w:r>
      <w:r>
        <w:rPr>
          <w:spacing w:val="-7"/>
        </w:rPr>
        <w:t xml:space="preserve"> </w:t>
      </w:r>
      <w:r>
        <w:t>star</w:t>
      </w:r>
      <w:r>
        <w:rPr>
          <w:spacing w:val="-7"/>
        </w:rPr>
        <w:t xml:space="preserve"> </w:t>
      </w:r>
      <w:r>
        <w:t>construction</w:t>
      </w:r>
      <w:r>
        <w:rPr>
          <w:spacing w:val="-7"/>
        </w:rPr>
        <w:t xml:space="preserve"> </w:t>
      </w:r>
      <w:r>
        <w:t>ranks</w:t>
      </w:r>
      <w:r>
        <w:rPr>
          <w:spacing w:val="-7"/>
        </w:rPr>
        <w:t xml:space="preserve"> </w:t>
      </w:r>
      <w:r>
        <w:t>wallets</w:t>
      </w:r>
      <w:r>
        <w:rPr>
          <w:spacing w:val="-7"/>
        </w:rPr>
        <w:t xml:space="preserve"> </w:t>
      </w:r>
      <w:r>
        <w:t>by</w:t>
      </w:r>
      <w:r>
        <w:rPr>
          <w:spacing w:val="-7"/>
        </w:rPr>
        <w:t xml:space="preserve"> </w:t>
      </w:r>
      <w:r>
        <w:t>synthetic</w:t>
      </w:r>
      <w:r>
        <w:rPr>
          <w:spacing w:val="-7"/>
        </w:rPr>
        <w:t xml:space="preserve"> </w:t>
      </w:r>
      <w:r>
        <w:t>flow</w:t>
      </w:r>
      <w:r>
        <w:rPr>
          <w:spacing w:val="-7"/>
        </w:rPr>
        <w:t xml:space="preserve"> </w:t>
      </w:r>
      <w:r>
        <w:t>of</w:t>
      </w:r>
      <w:r>
        <w:rPr>
          <w:spacing w:val="-7"/>
        </w:rPr>
        <w:t xml:space="preserve"> </w:t>
      </w:r>
      <w:r>
        <w:t>realized</w:t>
      </w:r>
      <w:r>
        <w:rPr>
          <w:spacing w:val="-7"/>
        </w:rPr>
        <w:t xml:space="preserve"> </w:t>
      </w:r>
      <w:r>
        <w:t>gains and</w:t>
      </w:r>
      <w:r>
        <w:rPr>
          <w:spacing w:val="-8"/>
        </w:rPr>
        <w:t xml:space="preserve"> </w:t>
      </w:r>
      <w:r>
        <w:t>losses;</w:t>
      </w:r>
      <w:r>
        <w:rPr>
          <w:spacing w:val="-6"/>
        </w:rPr>
        <w:t xml:space="preserve"> </w:t>
      </w:r>
      <w:r>
        <w:t>it</w:t>
      </w:r>
      <w:r>
        <w:rPr>
          <w:spacing w:val="-8"/>
        </w:rPr>
        <w:t xml:space="preserve"> </w:t>
      </w:r>
      <w:r>
        <w:t>shares</w:t>
      </w:r>
      <w:r>
        <w:rPr>
          <w:spacing w:val="-8"/>
        </w:rPr>
        <w:t xml:space="preserve"> </w:t>
      </w:r>
      <w:r>
        <w:t>input</w:t>
      </w:r>
      <w:r>
        <w:rPr>
          <w:spacing w:val="-8"/>
        </w:rPr>
        <w:t xml:space="preserve"> </w:t>
      </w:r>
      <w:r>
        <w:t>semantics</w:t>
      </w:r>
      <w:r>
        <w:rPr>
          <w:spacing w:val="-8"/>
        </w:rPr>
        <w:t xml:space="preserve"> </w:t>
      </w:r>
      <w:r>
        <w:t>with</w:t>
      </w:r>
      <w:r>
        <w:rPr>
          <w:spacing w:val="-8"/>
        </w:rPr>
        <w:t xml:space="preserve"> </w:t>
      </w:r>
      <w:r>
        <w:t>trading-success</w:t>
      </w:r>
      <w:r>
        <w:rPr>
          <w:spacing w:val="-8"/>
        </w:rPr>
        <w:t xml:space="preserve"> </w:t>
      </w:r>
      <w:r>
        <w:t>and</w:t>
      </w:r>
      <w:r>
        <w:rPr>
          <w:spacing w:val="-8"/>
        </w:rPr>
        <w:t xml:space="preserve"> </w:t>
      </w:r>
      <w:r>
        <w:t>inverse-risk</w:t>
      </w:r>
      <w:r>
        <w:rPr>
          <w:spacing w:val="-8"/>
        </w:rPr>
        <w:t xml:space="preserve"> </w:t>
      </w:r>
      <w:r>
        <w:t>proxies</w:t>
      </w:r>
      <w:r>
        <w:rPr>
          <w:spacing w:val="-8"/>
        </w:rPr>
        <w:t xml:space="preserve"> </w:t>
      </w:r>
      <w:r>
        <w:t>by</w:t>
      </w:r>
      <w:r>
        <w:rPr>
          <w:spacing w:val="-8"/>
        </w:rPr>
        <w:t xml:space="preserve"> </w:t>
      </w:r>
      <w:r>
        <w:t>design.</w:t>
      </w:r>
      <w:r>
        <w:rPr>
          <w:spacing w:val="14"/>
        </w:rPr>
        <w:t xml:space="preserve"> </w:t>
      </w:r>
      <w:r>
        <w:t>High</w:t>
      </w:r>
    </w:p>
    <w:p w14:paraId="00DC2332" w14:textId="77777777" w:rsidR="00350CFB" w:rsidRDefault="00350CFB">
      <w:pPr>
        <w:pStyle w:val="BodyText"/>
        <w:spacing w:line="396" w:lineRule="auto"/>
        <w:jc w:val="both"/>
        <w:sectPr w:rsidR="00350CFB">
          <w:pgSz w:w="11910" w:h="16840"/>
          <w:pgMar w:top="1840" w:right="708" w:bottom="2300" w:left="992" w:header="0" w:footer="2115" w:gutter="0"/>
          <w:cols w:space="720"/>
        </w:sectPr>
      </w:pPr>
    </w:p>
    <w:p w14:paraId="00DC2333" w14:textId="77777777" w:rsidR="00350CFB" w:rsidRDefault="00283FFF">
      <w:pPr>
        <w:pStyle w:val="BodyText"/>
        <w:spacing w:before="92" w:line="408" w:lineRule="auto"/>
        <w:ind w:left="274" w:right="564" w:firstLine="7"/>
        <w:jc w:val="both"/>
      </w:pPr>
      <w:r>
        <w:lastRenderedPageBreak/>
        <w:t xml:space="preserve">alignment is therefore evidence of </w:t>
      </w:r>
      <w:r>
        <w:rPr>
          <w:i/>
        </w:rPr>
        <w:t>construct overlap</w:t>
      </w:r>
      <w:r>
        <w:t xml:space="preserve">, not of superior social-graph semantics </w:t>
      </w:r>
      <w:hyperlink w:anchor="_bookmark147" w:history="1">
        <w:r>
          <w:rPr>
            <w:vertAlign w:val="superscript"/>
          </w:rPr>
          <w:t>[14]</w:t>
        </w:r>
      </w:hyperlink>
      <w:r>
        <w:t>. This ceiling</w:t>
      </w:r>
      <w:r>
        <w:rPr>
          <w:spacing w:val="1"/>
        </w:rPr>
        <w:t xml:space="preserve"> </w:t>
      </w:r>
      <w:r>
        <w:t>clarifies interpretation</w:t>
      </w:r>
      <w:r>
        <w:rPr>
          <w:spacing w:val="1"/>
        </w:rPr>
        <w:t xml:space="preserve"> </w:t>
      </w:r>
      <w:r>
        <w:t>of social-method</w:t>
      </w:r>
      <w:r>
        <w:rPr>
          <w:spacing w:val="1"/>
        </w:rPr>
        <w:t xml:space="preserve"> </w:t>
      </w:r>
      <w:r>
        <w:t>results.</w:t>
      </w:r>
      <w:r>
        <w:rPr>
          <w:spacing w:val="35"/>
        </w:rPr>
        <w:t xml:space="preserve"> </w:t>
      </w:r>
      <w:r>
        <w:t>EndorseRank’s trading-success</w:t>
      </w:r>
      <w:r>
        <w:rPr>
          <w:spacing w:val="1"/>
        </w:rPr>
        <w:t xml:space="preserve"> </w:t>
      </w:r>
      <w:r>
        <w:rPr>
          <w:i/>
        </w:rPr>
        <w:t>τ</w:t>
      </w:r>
      <w:r>
        <w:rPr>
          <w:i/>
          <w:spacing w:val="41"/>
        </w:rPr>
        <w:t xml:space="preserve"> </w:t>
      </w:r>
      <w:r>
        <w:rPr>
          <w:spacing w:val="-10"/>
        </w:rPr>
        <w:t>=</w:t>
      </w:r>
    </w:p>
    <w:p w14:paraId="00DC2334" w14:textId="77777777" w:rsidR="00350CFB" w:rsidRDefault="00283FFF">
      <w:pPr>
        <w:pStyle w:val="BodyText"/>
        <w:spacing w:line="396" w:lineRule="auto"/>
        <w:ind w:left="282" w:right="525"/>
        <w:jc w:val="both"/>
      </w:pPr>
      <w:r>
        <w:t>0</w:t>
      </w:r>
      <w:r>
        <w:rPr>
          <w:i/>
        </w:rPr>
        <w:t>.</w:t>
      </w:r>
      <w:r>
        <w:t xml:space="preserve">096 and AWP’s </w:t>
      </w:r>
      <w:r>
        <w:rPr>
          <w:i/>
        </w:rPr>
        <w:t>τ</w:t>
      </w:r>
      <w:r>
        <w:rPr>
          <w:i/>
          <w:spacing w:val="40"/>
        </w:rPr>
        <w:t xml:space="preserve"> </w:t>
      </w:r>
      <w:r>
        <w:t>= 0</w:t>
      </w:r>
      <w:r>
        <w:rPr>
          <w:i/>
        </w:rPr>
        <w:t>.</w:t>
      </w:r>
      <w:r>
        <w:t>179 should be read against an outcome-native upper bound of 0</w:t>
      </w:r>
      <w:r>
        <w:rPr>
          <w:i/>
        </w:rPr>
        <w:t>.</w:t>
      </w:r>
      <w:r>
        <w:t>583, not against</w:t>
      </w:r>
      <w:r>
        <w:rPr>
          <w:spacing w:val="-15"/>
        </w:rPr>
        <w:t xml:space="preserve"> </w:t>
      </w:r>
      <w:r>
        <w:t>an</w:t>
      </w:r>
      <w:r>
        <w:rPr>
          <w:spacing w:val="-15"/>
        </w:rPr>
        <w:t xml:space="preserve"> </w:t>
      </w:r>
      <w:r>
        <w:t>implicit</w:t>
      </w:r>
      <w:r>
        <w:rPr>
          <w:spacing w:val="-15"/>
        </w:rPr>
        <w:t xml:space="preserve"> </w:t>
      </w:r>
      <w:r>
        <w:t>expectation</w:t>
      </w:r>
      <w:r>
        <w:rPr>
          <w:spacing w:val="-15"/>
        </w:rPr>
        <w:t xml:space="preserve"> </w:t>
      </w:r>
      <w:r>
        <w:t>of</w:t>
      </w:r>
      <w:r>
        <w:rPr>
          <w:spacing w:val="-15"/>
        </w:rPr>
        <w:t xml:space="preserve"> </w:t>
      </w:r>
      <w:r>
        <w:t>near-perfect</w:t>
      </w:r>
      <w:r>
        <w:rPr>
          <w:spacing w:val="-15"/>
        </w:rPr>
        <w:t xml:space="preserve"> </w:t>
      </w:r>
      <w:r>
        <w:t>prediction.</w:t>
      </w:r>
      <w:r>
        <w:rPr>
          <w:spacing w:val="-15"/>
        </w:rPr>
        <w:t xml:space="preserve"> </w:t>
      </w:r>
      <w:r>
        <w:t>Among</w:t>
      </w:r>
      <w:r>
        <w:rPr>
          <w:spacing w:val="-15"/>
        </w:rPr>
        <w:t xml:space="preserve"> </w:t>
      </w:r>
      <w:r>
        <w:t>deployable</w:t>
      </w:r>
      <w:r>
        <w:rPr>
          <w:spacing w:val="-15"/>
        </w:rPr>
        <w:t xml:space="preserve"> </w:t>
      </w:r>
      <w:r>
        <w:t>social</w:t>
      </w:r>
      <w:r>
        <w:rPr>
          <w:spacing w:val="-15"/>
        </w:rPr>
        <w:t xml:space="preserve"> </w:t>
      </w:r>
      <w:r>
        <w:t>methods,</w:t>
      </w:r>
      <w:r>
        <w:rPr>
          <w:spacing w:val="-15"/>
        </w:rPr>
        <w:t xml:space="preserve"> </w:t>
      </w:r>
      <w:r>
        <w:t>AWP still</w:t>
      </w:r>
      <w:r>
        <w:rPr>
          <w:spacing w:val="-1"/>
        </w:rPr>
        <w:t xml:space="preserve"> </w:t>
      </w:r>
      <w:r>
        <w:t>exceeds</w:t>
      </w:r>
      <w:r>
        <w:rPr>
          <w:spacing w:val="-1"/>
        </w:rPr>
        <w:t xml:space="preserve"> </w:t>
      </w:r>
      <w:r>
        <w:t>EndorseRank</w:t>
      </w:r>
      <w:r>
        <w:rPr>
          <w:spacing w:val="-1"/>
        </w:rPr>
        <w:t xml:space="preserve"> </w:t>
      </w:r>
      <w:r>
        <w:t>on</w:t>
      </w:r>
      <w:r>
        <w:rPr>
          <w:spacing w:val="-1"/>
        </w:rPr>
        <w:t xml:space="preserve"> </w:t>
      </w:r>
      <w:r>
        <w:t>trading-success</w:t>
      </w:r>
      <w:r>
        <w:rPr>
          <w:spacing w:val="-1"/>
        </w:rPr>
        <w:t xml:space="preserve"> </w:t>
      </w:r>
      <w:r>
        <w:t>proxies,</w:t>
      </w:r>
      <w:r>
        <w:rPr>
          <w:spacing w:val="-1"/>
        </w:rPr>
        <w:t xml:space="preserve"> </w:t>
      </w:r>
      <w:r>
        <w:t>confirming</w:t>
      </w:r>
      <w:r>
        <w:rPr>
          <w:spacing w:val="-1"/>
        </w:rPr>
        <w:t xml:space="preserve"> </w:t>
      </w:r>
      <w:r>
        <w:t>that</w:t>
      </w:r>
      <w:r>
        <w:rPr>
          <w:spacing w:val="-1"/>
        </w:rPr>
        <w:t xml:space="preserve"> </w:t>
      </w:r>
      <w:r>
        <w:t>transfer-based</w:t>
      </w:r>
      <w:r>
        <w:rPr>
          <w:spacing w:val="-1"/>
        </w:rPr>
        <w:t xml:space="preserve"> </w:t>
      </w:r>
      <w:r>
        <w:t>propagation aligns more strongly with trading outcomes on this cohort than allowance-based propagation, in-dependent of the GF-PR ceiling.</w:t>
      </w:r>
      <w:r>
        <w:rPr>
          <w:spacing w:val="31"/>
        </w:rPr>
        <w:t xml:space="preserve"> </w:t>
      </w:r>
      <w:r>
        <w:t xml:space="preserve">EndorseRank and AWP remain the deployable social reputation </w:t>
      </w:r>
      <w:bookmarkStart w:id="335" w:name="Theoretical_implications"/>
      <w:bookmarkStart w:id="336" w:name="_bookmark117"/>
      <w:bookmarkEnd w:id="335"/>
      <w:bookmarkEnd w:id="336"/>
      <w:r>
        <w:rPr>
          <w:spacing w:val="-2"/>
          <w:w w:val="105"/>
        </w:rPr>
        <w:t>methods;</w:t>
      </w:r>
      <w:r>
        <w:rPr>
          <w:spacing w:val="-8"/>
          <w:w w:val="105"/>
        </w:rPr>
        <w:t xml:space="preserve"> </w:t>
      </w:r>
      <w:r>
        <w:rPr>
          <w:spacing w:val="-2"/>
          <w:w w:val="105"/>
        </w:rPr>
        <w:t>GF-PR</w:t>
      </w:r>
      <w:r>
        <w:rPr>
          <w:spacing w:val="-8"/>
          <w:w w:val="105"/>
        </w:rPr>
        <w:t xml:space="preserve"> </w:t>
      </w:r>
      <w:r>
        <w:rPr>
          <w:spacing w:val="-2"/>
          <w:w w:val="105"/>
        </w:rPr>
        <w:t>is</w:t>
      </w:r>
      <w:r>
        <w:rPr>
          <w:spacing w:val="-8"/>
          <w:w w:val="105"/>
        </w:rPr>
        <w:t xml:space="preserve"> </w:t>
      </w:r>
      <w:r>
        <w:rPr>
          <w:spacing w:val="-2"/>
          <w:w w:val="105"/>
        </w:rPr>
        <w:t>a</w:t>
      </w:r>
      <w:r>
        <w:rPr>
          <w:spacing w:val="-8"/>
          <w:w w:val="105"/>
        </w:rPr>
        <w:t xml:space="preserve"> </w:t>
      </w:r>
      <w:r>
        <w:rPr>
          <w:spacing w:val="-2"/>
          <w:w w:val="105"/>
        </w:rPr>
        <w:t>diagnostic</w:t>
      </w:r>
      <w:r>
        <w:rPr>
          <w:spacing w:val="-8"/>
          <w:w w:val="105"/>
        </w:rPr>
        <w:t xml:space="preserve"> </w:t>
      </w:r>
      <w:r>
        <w:rPr>
          <w:spacing w:val="-2"/>
          <w:w w:val="105"/>
        </w:rPr>
        <w:t>reference</w:t>
      </w:r>
      <w:r>
        <w:rPr>
          <w:spacing w:val="-8"/>
          <w:w w:val="105"/>
        </w:rPr>
        <w:t xml:space="preserve"> </w:t>
      </w:r>
      <w:r>
        <w:rPr>
          <w:spacing w:val="-2"/>
          <w:w w:val="105"/>
        </w:rPr>
        <w:t>only</w:t>
      </w:r>
      <w:r>
        <w:rPr>
          <w:spacing w:val="-8"/>
          <w:w w:val="105"/>
        </w:rPr>
        <w:t xml:space="preserve"> </w:t>
      </w:r>
      <w:r>
        <w:rPr>
          <w:spacing w:val="-2"/>
          <w:w w:val="105"/>
        </w:rPr>
        <w:t>(Claim</w:t>
      </w:r>
      <w:r>
        <w:rPr>
          <w:spacing w:val="-8"/>
          <w:w w:val="105"/>
        </w:rPr>
        <w:t xml:space="preserve"> </w:t>
      </w:r>
      <w:r>
        <w:rPr>
          <w:spacing w:val="-2"/>
          <w:w w:val="105"/>
        </w:rPr>
        <w:t>SC1).</w:t>
      </w:r>
    </w:p>
    <w:p w14:paraId="00DC2335" w14:textId="77777777" w:rsidR="00350CFB" w:rsidRDefault="00350CFB">
      <w:pPr>
        <w:pStyle w:val="BodyText"/>
        <w:spacing w:before="153"/>
      </w:pPr>
    </w:p>
    <w:p w14:paraId="00DC2336" w14:textId="77777777" w:rsidR="00350CFB" w:rsidRDefault="00283FFF">
      <w:pPr>
        <w:pStyle w:val="Heading2"/>
        <w:numPr>
          <w:ilvl w:val="1"/>
          <w:numId w:val="26"/>
        </w:numPr>
        <w:tabs>
          <w:tab w:val="left" w:pos="783"/>
        </w:tabs>
        <w:ind w:left="783" w:hanging="501"/>
        <w:jc w:val="both"/>
      </w:pPr>
      <w:r>
        <w:t>Theoretical</w:t>
      </w:r>
      <w:r>
        <w:rPr>
          <w:spacing w:val="22"/>
        </w:rPr>
        <w:t xml:space="preserve"> </w:t>
      </w:r>
      <w:r>
        <w:rPr>
          <w:spacing w:val="-2"/>
        </w:rPr>
        <w:t>implications</w:t>
      </w:r>
    </w:p>
    <w:p w14:paraId="00DC2337" w14:textId="77777777" w:rsidR="00350CFB" w:rsidRDefault="00350CFB">
      <w:pPr>
        <w:pStyle w:val="BodyText"/>
        <w:spacing w:before="24"/>
        <w:rPr>
          <w:b/>
          <w:sz w:val="28"/>
        </w:rPr>
      </w:pPr>
    </w:p>
    <w:p w14:paraId="00DC2338" w14:textId="77777777" w:rsidR="00350CFB" w:rsidRDefault="00283FFF">
      <w:pPr>
        <w:pStyle w:val="BodyText"/>
        <w:spacing w:line="396" w:lineRule="auto"/>
        <w:ind w:left="282" w:right="523" w:hanging="8"/>
        <w:jc w:val="both"/>
      </w:pPr>
      <w:r>
        <w:t>The</w:t>
      </w:r>
      <w:r>
        <w:rPr>
          <w:spacing w:val="-2"/>
        </w:rPr>
        <w:t xml:space="preserve"> </w:t>
      </w:r>
      <w:r>
        <w:t>findings</w:t>
      </w:r>
      <w:r>
        <w:rPr>
          <w:spacing w:val="-2"/>
        </w:rPr>
        <w:t xml:space="preserve"> </w:t>
      </w:r>
      <w:r>
        <w:t>extend</w:t>
      </w:r>
      <w:r>
        <w:rPr>
          <w:spacing w:val="-1"/>
        </w:rPr>
        <w:t xml:space="preserve"> </w:t>
      </w:r>
      <w:r>
        <w:t>three</w:t>
      </w:r>
      <w:r>
        <w:rPr>
          <w:spacing w:val="-2"/>
        </w:rPr>
        <w:t xml:space="preserve"> </w:t>
      </w:r>
      <w:r>
        <w:t>strands</w:t>
      </w:r>
      <w:r>
        <w:rPr>
          <w:spacing w:val="-1"/>
        </w:rPr>
        <w:t xml:space="preserve"> </w:t>
      </w:r>
      <w:r>
        <w:t>of</w:t>
      </w:r>
      <w:r>
        <w:rPr>
          <w:spacing w:val="-2"/>
        </w:rPr>
        <w:t xml:space="preserve"> </w:t>
      </w:r>
      <w:r>
        <w:t>theory:</w:t>
      </w:r>
      <w:r>
        <w:rPr>
          <w:spacing w:val="21"/>
        </w:rPr>
        <w:t xml:space="preserve"> </w:t>
      </w:r>
      <w:r>
        <w:t>hyperlink-style</w:t>
      </w:r>
      <w:r>
        <w:rPr>
          <w:spacing w:val="-2"/>
        </w:rPr>
        <w:t xml:space="preserve"> </w:t>
      </w:r>
      <w:r>
        <w:t>propagation</w:t>
      </w:r>
      <w:r>
        <w:rPr>
          <w:spacing w:val="-1"/>
        </w:rPr>
        <w:t xml:space="preserve"> </w:t>
      </w:r>
      <w:r>
        <w:t>on</w:t>
      </w:r>
      <w:r>
        <w:rPr>
          <w:spacing w:val="-2"/>
        </w:rPr>
        <w:t xml:space="preserve"> </w:t>
      </w:r>
      <w:r>
        <w:t>financial</w:t>
      </w:r>
      <w:r>
        <w:rPr>
          <w:spacing w:val="-1"/>
        </w:rPr>
        <w:t xml:space="preserve"> </w:t>
      </w:r>
      <w:r>
        <w:t>graphs,</w:t>
      </w:r>
      <w:r>
        <w:rPr>
          <w:spacing w:val="-1"/>
        </w:rPr>
        <w:t xml:space="preserve"> </w:t>
      </w:r>
      <w:r>
        <w:t>con-</w:t>
      </w:r>
      <w:bookmarkStart w:id="337" w:name="Propagation_semantics_beyond_transfers"/>
      <w:bookmarkEnd w:id="337"/>
      <w:r>
        <w:t>struct validity for on-chain scores, and the economics of trust under pseudonymity.</w:t>
      </w:r>
    </w:p>
    <w:p w14:paraId="00DC2339" w14:textId="77777777" w:rsidR="00350CFB" w:rsidRDefault="00350CFB">
      <w:pPr>
        <w:pStyle w:val="BodyText"/>
        <w:spacing w:before="8"/>
      </w:pPr>
    </w:p>
    <w:p w14:paraId="00DC233A" w14:textId="77777777" w:rsidR="00350CFB" w:rsidRDefault="00283FFF">
      <w:pPr>
        <w:pStyle w:val="Heading3"/>
        <w:numPr>
          <w:ilvl w:val="2"/>
          <w:numId w:val="26"/>
        </w:numPr>
        <w:tabs>
          <w:tab w:val="left" w:pos="879"/>
        </w:tabs>
        <w:ind w:left="879" w:hanging="597"/>
        <w:jc w:val="both"/>
      </w:pPr>
      <w:r>
        <w:rPr>
          <w:spacing w:val="-2"/>
        </w:rPr>
        <w:t>Propagation</w:t>
      </w:r>
      <w:r>
        <w:rPr>
          <w:spacing w:val="-3"/>
        </w:rPr>
        <w:t xml:space="preserve"> </w:t>
      </w:r>
      <w:r>
        <w:rPr>
          <w:spacing w:val="-2"/>
        </w:rPr>
        <w:t>semantics beyond</w:t>
      </w:r>
      <w:r>
        <w:rPr>
          <w:spacing w:val="-3"/>
        </w:rPr>
        <w:t xml:space="preserve"> </w:t>
      </w:r>
      <w:r>
        <w:rPr>
          <w:spacing w:val="-2"/>
        </w:rPr>
        <w:t>transfers</w:t>
      </w:r>
    </w:p>
    <w:p w14:paraId="00DC233B" w14:textId="77777777" w:rsidR="00350CFB" w:rsidRDefault="00350CFB">
      <w:pPr>
        <w:pStyle w:val="BodyText"/>
        <w:spacing w:before="46"/>
        <w:rPr>
          <w:b/>
        </w:rPr>
      </w:pPr>
    </w:p>
    <w:p w14:paraId="00DC233C" w14:textId="77777777" w:rsidR="00350CFB" w:rsidRDefault="00283FFF">
      <w:pPr>
        <w:pStyle w:val="BodyText"/>
        <w:spacing w:line="396" w:lineRule="auto"/>
        <w:ind w:left="273" w:right="563" w:firstLine="8"/>
        <w:jc w:val="both"/>
      </w:pPr>
      <w:r>
        <w:rPr>
          <w:w w:val="105"/>
        </w:rPr>
        <w:t>PageRank’s</w:t>
      </w:r>
      <w:r>
        <w:rPr>
          <w:spacing w:val="-16"/>
          <w:w w:val="105"/>
        </w:rPr>
        <w:t xml:space="preserve"> </w:t>
      </w:r>
      <w:r>
        <w:rPr>
          <w:w w:val="105"/>
        </w:rPr>
        <w:t>original</w:t>
      </w:r>
      <w:r>
        <w:rPr>
          <w:spacing w:val="-15"/>
          <w:w w:val="105"/>
        </w:rPr>
        <w:t xml:space="preserve"> </w:t>
      </w:r>
      <w:r>
        <w:rPr>
          <w:w w:val="105"/>
        </w:rPr>
        <w:t>formulation</w:t>
      </w:r>
      <w:r>
        <w:rPr>
          <w:spacing w:val="-16"/>
          <w:w w:val="105"/>
        </w:rPr>
        <w:t xml:space="preserve"> </w:t>
      </w:r>
      <w:r>
        <w:rPr>
          <w:w w:val="105"/>
        </w:rPr>
        <w:t>treats</w:t>
      </w:r>
      <w:r>
        <w:rPr>
          <w:spacing w:val="-15"/>
          <w:w w:val="105"/>
        </w:rPr>
        <w:t xml:space="preserve"> </w:t>
      </w:r>
      <w:r>
        <w:rPr>
          <w:w w:val="105"/>
        </w:rPr>
        <w:t>inbound</w:t>
      </w:r>
      <w:r>
        <w:rPr>
          <w:spacing w:val="-16"/>
          <w:w w:val="105"/>
        </w:rPr>
        <w:t xml:space="preserve"> </w:t>
      </w:r>
      <w:r>
        <w:rPr>
          <w:w w:val="105"/>
        </w:rPr>
        <w:t>hyperlinks</w:t>
      </w:r>
      <w:r>
        <w:rPr>
          <w:spacing w:val="-15"/>
          <w:w w:val="105"/>
        </w:rPr>
        <w:t xml:space="preserve"> </w:t>
      </w:r>
      <w:r>
        <w:rPr>
          <w:w w:val="105"/>
        </w:rPr>
        <w:t>as</w:t>
      </w:r>
      <w:r>
        <w:rPr>
          <w:spacing w:val="-16"/>
          <w:w w:val="105"/>
        </w:rPr>
        <w:t xml:space="preserve"> </w:t>
      </w:r>
      <w:r>
        <w:rPr>
          <w:w w:val="105"/>
        </w:rPr>
        <w:t>citations</w:t>
      </w:r>
      <w:r>
        <w:rPr>
          <w:spacing w:val="-15"/>
          <w:w w:val="105"/>
        </w:rPr>
        <w:t xml:space="preserve"> </w:t>
      </w:r>
      <w:hyperlink w:anchor="_bookmark141" w:history="1">
        <w:r>
          <w:rPr>
            <w:w w:val="105"/>
            <w:vertAlign w:val="superscript"/>
          </w:rPr>
          <w:t>[8]</w:t>
        </w:r>
      </w:hyperlink>
      <w:r>
        <w:rPr>
          <w:w w:val="105"/>
          <w:vertAlign w:val="superscript"/>
        </w:rPr>
        <w:t>,</w:t>
      </w:r>
      <w:hyperlink w:anchor="_bookmark182" w:history="1">
        <w:r>
          <w:rPr>
            <w:w w:val="105"/>
            <w:vertAlign w:val="superscript"/>
          </w:rPr>
          <w:t>[49]</w:t>
        </w:r>
      </w:hyperlink>
      <w:r>
        <w:rPr>
          <w:w w:val="105"/>
        </w:rPr>
        <w:t>.</w:t>
      </w:r>
      <w:r>
        <w:rPr>
          <w:spacing w:val="23"/>
          <w:w w:val="105"/>
        </w:rPr>
        <w:t xml:space="preserve"> </w:t>
      </w:r>
      <w:r>
        <w:rPr>
          <w:w w:val="105"/>
        </w:rPr>
        <w:t>Do</w:t>
      </w:r>
      <w:r>
        <w:rPr>
          <w:spacing w:val="-16"/>
          <w:w w:val="105"/>
        </w:rPr>
        <w:t xml:space="preserve"> </w:t>
      </w:r>
      <w:r>
        <w:rPr>
          <w:w w:val="105"/>
        </w:rPr>
        <w:t>et</w:t>
      </w:r>
      <w:r>
        <w:rPr>
          <w:spacing w:val="-15"/>
          <w:w w:val="105"/>
        </w:rPr>
        <w:t xml:space="preserve"> </w:t>
      </w:r>
      <w:r>
        <w:rPr>
          <w:w w:val="105"/>
        </w:rPr>
        <w:t>al.</w:t>
      </w:r>
      <w:hyperlink w:anchor="_bookmark149" w:history="1">
        <w:r>
          <w:rPr>
            <w:w w:val="105"/>
            <w:vertAlign w:val="superscript"/>
          </w:rPr>
          <w:t>[16]</w:t>
        </w:r>
      </w:hyperlink>
      <w:r>
        <w:rPr>
          <w:spacing w:val="-10"/>
          <w:w w:val="105"/>
        </w:rPr>
        <w:t xml:space="preserve"> </w:t>
      </w:r>
      <w:r>
        <w:rPr>
          <w:w w:val="105"/>
        </w:rPr>
        <w:t xml:space="preserve">map </w:t>
      </w:r>
      <w:r>
        <w:t>that</w:t>
      </w:r>
      <w:r>
        <w:rPr>
          <w:spacing w:val="-3"/>
        </w:rPr>
        <w:t xml:space="preserve"> </w:t>
      </w:r>
      <w:r>
        <w:t>metaphor</w:t>
      </w:r>
      <w:r>
        <w:rPr>
          <w:spacing w:val="-4"/>
        </w:rPr>
        <w:t xml:space="preserve"> </w:t>
      </w:r>
      <w:r>
        <w:t>to</w:t>
      </w:r>
      <w:r>
        <w:rPr>
          <w:spacing w:val="-3"/>
        </w:rPr>
        <w:t xml:space="preserve"> </w:t>
      </w:r>
      <w:r>
        <w:t>Ethereum</w:t>
      </w:r>
      <w:r>
        <w:rPr>
          <w:spacing w:val="-3"/>
        </w:rPr>
        <w:t xml:space="preserve"> </w:t>
      </w:r>
      <w:r>
        <w:t>transfers. EndorseRank</w:t>
      </w:r>
      <w:r>
        <w:rPr>
          <w:spacing w:val="-4"/>
        </w:rPr>
        <w:t xml:space="preserve"> </w:t>
      </w:r>
      <w:r>
        <w:t>maps</w:t>
      </w:r>
      <w:r>
        <w:rPr>
          <w:spacing w:val="-3"/>
        </w:rPr>
        <w:t xml:space="preserve"> </w:t>
      </w:r>
      <w:r>
        <w:t>it</w:t>
      </w:r>
      <w:r>
        <w:rPr>
          <w:spacing w:val="-3"/>
        </w:rPr>
        <w:t xml:space="preserve"> </w:t>
      </w:r>
      <w:r>
        <w:t>to</w:t>
      </w:r>
      <w:r>
        <w:rPr>
          <w:spacing w:val="-3"/>
        </w:rPr>
        <w:t xml:space="preserve"> </w:t>
      </w:r>
      <w:r>
        <w:t>ERC-20</w:t>
      </w:r>
      <w:r>
        <w:rPr>
          <w:spacing w:val="-4"/>
        </w:rPr>
        <w:t xml:space="preserve"> </w:t>
      </w:r>
      <w:r>
        <w:t>allowances: an</w:t>
      </w:r>
      <w:r>
        <w:rPr>
          <w:spacing w:val="-3"/>
        </w:rPr>
        <w:t xml:space="preserve"> </w:t>
      </w:r>
      <w:r>
        <w:t>owner</w:t>
      </w:r>
      <w:r>
        <w:rPr>
          <w:spacing w:val="-4"/>
        </w:rPr>
        <w:t xml:space="preserve"> </w:t>
      </w:r>
      <w:r>
        <w:t>who authorizes</w:t>
      </w:r>
      <w:r>
        <w:rPr>
          <w:spacing w:val="-9"/>
        </w:rPr>
        <w:t xml:space="preserve"> </w:t>
      </w:r>
      <w:r>
        <w:t>a</w:t>
      </w:r>
      <w:r>
        <w:rPr>
          <w:spacing w:val="-9"/>
        </w:rPr>
        <w:t xml:space="preserve"> </w:t>
      </w:r>
      <w:r>
        <w:t>spender</w:t>
      </w:r>
      <w:r>
        <w:rPr>
          <w:spacing w:val="-9"/>
        </w:rPr>
        <w:t xml:space="preserve"> </w:t>
      </w:r>
      <w:r>
        <w:t>issues</w:t>
      </w:r>
      <w:r>
        <w:rPr>
          <w:spacing w:val="-9"/>
        </w:rPr>
        <w:t xml:space="preserve"> </w:t>
      </w:r>
      <w:r>
        <w:t>a</w:t>
      </w:r>
      <w:r>
        <w:rPr>
          <w:spacing w:val="-9"/>
        </w:rPr>
        <w:t xml:space="preserve"> </w:t>
      </w:r>
      <w:r>
        <w:t>directed</w:t>
      </w:r>
      <w:r>
        <w:rPr>
          <w:spacing w:val="-9"/>
        </w:rPr>
        <w:t xml:space="preserve"> </w:t>
      </w:r>
      <w:r>
        <w:t>endorsement</w:t>
      </w:r>
      <w:r>
        <w:rPr>
          <w:spacing w:val="-9"/>
        </w:rPr>
        <w:t xml:space="preserve"> </w:t>
      </w:r>
      <w:r>
        <w:t>of</w:t>
      </w:r>
      <w:r>
        <w:rPr>
          <w:spacing w:val="-9"/>
        </w:rPr>
        <w:t xml:space="preserve"> </w:t>
      </w:r>
      <w:r>
        <w:t>spending</w:t>
      </w:r>
      <w:r>
        <w:rPr>
          <w:spacing w:val="-9"/>
        </w:rPr>
        <w:t xml:space="preserve"> </w:t>
      </w:r>
      <w:r>
        <w:t>authority</w:t>
      </w:r>
      <w:r>
        <w:rPr>
          <w:spacing w:val="-9"/>
        </w:rPr>
        <w:t xml:space="preserve"> </w:t>
      </w:r>
      <w:hyperlink w:anchor="_bookmark151" w:history="1">
        <w:r>
          <w:rPr>
            <w:vertAlign w:val="superscript"/>
          </w:rPr>
          <w:t>[18]</w:t>
        </w:r>
      </w:hyperlink>
      <w:r>
        <w:rPr>
          <w:vertAlign w:val="superscript"/>
        </w:rPr>
        <w:t>,</w:t>
      </w:r>
      <w:hyperlink w:anchor="_bookmark152" w:history="1">
        <w:r>
          <w:rPr>
            <w:vertAlign w:val="superscript"/>
          </w:rPr>
          <w:t>[19]</w:t>
        </w:r>
      </w:hyperlink>
      <w:r>
        <w:t>.</w:t>
      </w:r>
      <w:r>
        <w:rPr>
          <w:spacing w:val="14"/>
        </w:rPr>
        <w:t xml:space="preserve"> </w:t>
      </w:r>
      <w:r>
        <w:t>The</w:t>
      </w:r>
      <w:r>
        <w:rPr>
          <w:spacing w:val="-9"/>
        </w:rPr>
        <w:t xml:space="preserve"> </w:t>
      </w:r>
      <w:r>
        <w:t xml:space="preserve">inter-method </w:t>
      </w:r>
      <w:r>
        <w:rPr>
          <w:i/>
          <w:w w:val="105"/>
        </w:rPr>
        <w:t>τ</w:t>
      </w:r>
      <w:r>
        <w:rPr>
          <w:i/>
          <w:spacing w:val="37"/>
          <w:w w:val="105"/>
        </w:rPr>
        <w:t xml:space="preserve"> </w:t>
      </w:r>
      <w:r>
        <w:rPr>
          <w:w w:val="105"/>
        </w:rPr>
        <w:t>= 0</w:t>
      </w:r>
      <w:r>
        <w:rPr>
          <w:i/>
          <w:w w:val="105"/>
        </w:rPr>
        <w:t>.</w:t>
      </w:r>
      <w:r>
        <w:rPr>
          <w:w w:val="105"/>
        </w:rPr>
        <w:t>316</w:t>
      </w:r>
      <w:r>
        <w:rPr>
          <w:spacing w:val="-6"/>
          <w:w w:val="105"/>
        </w:rPr>
        <w:t xml:space="preserve"> </w:t>
      </w:r>
      <w:r>
        <w:rPr>
          <w:w w:val="105"/>
        </w:rPr>
        <w:t>demonstrates</w:t>
      </w:r>
      <w:r>
        <w:rPr>
          <w:spacing w:val="-6"/>
          <w:w w:val="105"/>
        </w:rPr>
        <w:t xml:space="preserve"> </w:t>
      </w:r>
      <w:r>
        <w:rPr>
          <w:w w:val="105"/>
        </w:rPr>
        <w:t>that</w:t>
      </w:r>
      <w:r>
        <w:rPr>
          <w:spacing w:val="-6"/>
          <w:w w:val="105"/>
        </w:rPr>
        <w:t xml:space="preserve"> </w:t>
      </w:r>
      <w:r>
        <w:rPr>
          <w:w w:val="105"/>
        </w:rPr>
        <w:t>changing</w:t>
      </w:r>
      <w:r>
        <w:rPr>
          <w:spacing w:val="-6"/>
          <w:w w:val="105"/>
        </w:rPr>
        <w:t xml:space="preserve"> </w:t>
      </w:r>
      <w:r>
        <w:rPr>
          <w:w w:val="105"/>
        </w:rPr>
        <w:t>the</w:t>
      </w:r>
      <w:r>
        <w:rPr>
          <w:spacing w:val="-6"/>
          <w:w w:val="105"/>
        </w:rPr>
        <w:t xml:space="preserve"> </w:t>
      </w:r>
      <w:r>
        <w:rPr>
          <w:w w:val="105"/>
        </w:rPr>
        <w:t>edge</w:t>
      </w:r>
      <w:r>
        <w:rPr>
          <w:spacing w:val="-6"/>
          <w:w w:val="105"/>
        </w:rPr>
        <w:t xml:space="preserve"> </w:t>
      </w:r>
      <w:r>
        <w:rPr>
          <w:w w:val="105"/>
        </w:rPr>
        <w:t>semantics</w:t>
      </w:r>
      <w:r>
        <w:rPr>
          <w:spacing w:val="-6"/>
          <w:w w:val="105"/>
        </w:rPr>
        <w:t xml:space="preserve"> </w:t>
      </w:r>
      <w:r>
        <w:rPr>
          <w:w w:val="105"/>
        </w:rPr>
        <w:t>changes</w:t>
      </w:r>
      <w:r>
        <w:rPr>
          <w:spacing w:val="-6"/>
          <w:w w:val="105"/>
        </w:rPr>
        <w:t xml:space="preserve"> </w:t>
      </w:r>
      <w:r>
        <w:rPr>
          <w:w w:val="105"/>
        </w:rPr>
        <w:t>the</w:t>
      </w:r>
      <w:r>
        <w:rPr>
          <w:spacing w:val="-6"/>
          <w:w w:val="105"/>
        </w:rPr>
        <w:t xml:space="preserve"> </w:t>
      </w:r>
      <w:r>
        <w:rPr>
          <w:w w:val="105"/>
        </w:rPr>
        <w:t>ranking</w:t>
      </w:r>
      <w:r>
        <w:rPr>
          <w:spacing w:val="-6"/>
          <w:w w:val="105"/>
        </w:rPr>
        <w:t xml:space="preserve"> </w:t>
      </w:r>
      <w:r>
        <w:rPr>
          <w:w w:val="105"/>
        </w:rPr>
        <w:t>geometry</w:t>
      </w:r>
      <w:r>
        <w:rPr>
          <w:spacing w:val="-6"/>
          <w:w w:val="105"/>
        </w:rPr>
        <w:t xml:space="preserve"> </w:t>
      </w:r>
      <w:r>
        <w:rPr>
          <w:w w:val="105"/>
        </w:rPr>
        <w:t xml:space="preserve">even </w:t>
      </w:r>
      <w:r>
        <w:t>when</w:t>
      </w:r>
      <w:r>
        <w:rPr>
          <w:spacing w:val="-8"/>
        </w:rPr>
        <w:t xml:space="preserve"> </w:t>
      </w:r>
      <w:r>
        <w:t>the</w:t>
      </w:r>
      <w:r>
        <w:rPr>
          <w:spacing w:val="-8"/>
        </w:rPr>
        <w:t xml:space="preserve"> </w:t>
      </w:r>
      <w:r>
        <w:t>node</w:t>
      </w:r>
      <w:r>
        <w:rPr>
          <w:spacing w:val="-8"/>
        </w:rPr>
        <w:t xml:space="preserve"> </w:t>
      </w:r>
      <w:r>
        <w:t>set</w:t>
      </w:r>
      <w:r>
        <w:rPr>
          <w:spacing w:val="-8"/>
        </w:rPr>
        <w:t xml:space="preserve"> </w:t>
      </w:r>
      <w:r>
        <w:t>is</w:t>
      </w:r>
      <w:r>
        <w:rPr>
          <w:spacing w:val="-8"/>
        </w:rPr>
        <w:t xml:space="preserve"> </w:t>
      </w:r>
      <w:r>
        <w:t>held</w:t>
      </w:r>
      <w:r>
        <w:rPr>
          <w:spacing w:val="-8"/>
        </w:rPr>
        <w:t xml:space="preserve"> </w:t>
      </w:r>
      <w:r>
        <w:t>fixed.</w:t>
      </w:r>
      <w:r>
        <w:rPr>
          <w:spacing w:val="13"/>
        </w:rPr>
        <w:t xml:space="preserve"> </w:t>
      </w:r>
      <w:r>
        <w:t>Graph-based</w:t>
      </w:r>
      <w:r>
        <w:rPr>
          <w:spacing w:val="-8"/>
        </w:rPr>
        <w:t xml:space="preserve"> </w:t>
      </w:r>
      <w:r>
        <w:t>reputation</w:t>
      </w:r>
      <w:r>
        <w:rPr>
          <w:spacing w:val="-8"/>
        </w:rPr>
        <w:t xml:space="preserve"> </w:t>
      </w:r>
      <w:r>
        <w:t>is</w:t>
      </w:r>
      <w:r>
        <w:rPr>
          <w:spacing w:val="-8"/>
        </w:rPr>
        <w:t xml:space="preserve"> </w:t>
      </w:r>
      <w:r>
        <w:t>therefore</w:t>
      </w:r>
      <w:r>
        <w:rPr>
          <w:spacing w:val="-8"/>
        </w:rPr>
        <w:t xml:space="preserve"> </w:t>
      </w:r>
      <w:r>
        <w:t>not</w:t>
      </w:r>
      <w:r>
        <w:rPr>
          <w:spacing w:val="-8"/>
        </w:rPr>
        <w:t xml:space="preserve"> </w:t>
      </w:r>
      <w:r>
        <w:t>a</w:t>
      </w:r>
      <w:r>
        <w:rPr>
          <w:spacing w:val="-8"/>
        </w:rPr>
        <w:t xml:space="preserve"> </w:t>
      </w:r>
      <w:r>
        <w:t>single</w:t>
      </w:r>
      <w:r>
        <w:rPr>
          <w:spacing w:val="-8"/>
        </w:rPr>
        <w:t xml:space="preserve"> </w:t>
      </w:r>
      <w:r>
        <w:t>algorithm</w:t>
      </w:r>
      <w:r>
        <w:rPr>
          <w:spacing w:val="-8"/>
        </w:rPr>
        <w:t xml:space="preserve"> </w:t>
      </w:r>
      <w:r>
        <w:t>applied to</w:t>
      </w:r>
      <w:r>
        <w:rPr>
          <w:spacing w:val="-11"/>
        </w:rPr>
        <w:t xml:space="preserve"> </w:t>
      </w:r>
      <w:r>
        <w:t>“the”</w:t>
      </w:r>
      <w:r>
        <w:rPr>
          <w:spacing w:val="-11"/>
        </w:rPr>
        <w:t xml:space="preserve"> </w:t>
      </w:r>
      <w:r>
        <w:t>transaction</w:t>
      </w:r>
      <w:r>
        <w:rPr>
          <w:spacing w:val="-11"/>
        </w:rPr>
        <w:t xml:space="preserve"> </w:t>
      </w:r>
      <w:r>
        <w:t>graph;</w:t>
      </w:r>
      <w:r>
        <w:rPr>
          <w:spacing w:val="-9"/>
        </w:rPr>
        <w:t xml:space="preserve"> </w:t>
      </w:r>
      <w:r>
        <w:t>it</w:t>
      </w:r>
      <w:r>
        <w:rPr>
          <w:spacing w:val="-11"/>
        </w:rPr>
        <w:t xml:space="preserve"> </w:t>
      </w:r>
      <w:r>
        <w:t>is</w:t>
      </w:r>
      <w:r>
        <w:rPr>
          <w:spacing w:val="-11"/>
        </w:rPr>
        <w:t xml:space="preserve"> </w:t>
      </w:r>
      <w:r>
        <w:t>a</w:t>
      </w:r>
      <w:r>
        <w:rPr>
          <w:spacing w:val="-11"/>
        </w:rPr>
        <w:t xml:space="preserve"> </w:t>
      </w:r>
      <w:r>
        <w:t>family</w:t>
      </w:r>
      <w:r>
        <w:rPr>
          <w:spacing w:val="-11"/>
        </w:rPr>
        <w:t xml:space="preserve"> </w:t>
      </w:r>
      <w:r>
        <w:t>of</w:t>
      </w:r>
      <w:r>
        <w:rPr>
          <w:spacing w:val="-11"/>
        </w:rPr>
        <w:t xml:space="preserve"> </w:t>
      </w:r>
      <w:r>
        <w:t>methods</w:t>
      </w:r>
      <w:r>
        <w:rPr>
          <w:spacing w:val="-11"/>
        </w:rPr>
        <w:t xml:space="preserve"> </w:t>
      </w:r>
      <w:r>
        <w:t>whose</w:t>
      </w:r>
      <w:r>
        <w:rPr>
          <w:spacing w:val="-11"/>
        </w:rPr>
        <w:t xml:space="preserve"> </w:t>
      </w:r>
      <w:r>
        <w:t>validity</w:t>
      </w:r>
      <w:r>
        <w:rPr>
          <w:spacing w:val="-11"/>
        </w:rPr>
        <w:t xml:space="preserve"> </w:t>
      </w:r>
      <w:r>
        <w:t>depends</w:t>
      </w:r>
      <w:r>
        <w:rPr>
          <w:spacing w:val="-11"/>
        </w:rPr>
        <w:t xml:space="preserve"> </w:t>
      </w:r>
      <w:r>
        <w:t>on</w:t>
      </w:r>
      <w:r>
        <w:rPr>
          <w:spacing w:val="-11"/>
        </w:rPr>
        <w:t xml:space="preserve"> </w:t>
      </w:r>
      <w:r>
        <w:t>which</w:t>
      </w:r>
      <w:r>
        <w:rPr>
          <w:spacing w:val="-11"/>
        </w:rPr>
        <w:t xml:space="preserve"> </w:t>
      </w:r>
      <w:r>
        <w:t xml:space="preserve">relationships </w:t>
      </w:r>
      <w:r>
        <w:rPr>
          <w:w w:val="105"/>
        </w:rPr>
        <w:t xml:space="preserve">are encoded as edges </w:t>
      </w:r>
      <w:hyperlink w:anchor="_bookmark173" w:history="1">
        <w:r>
          <w:rPr>
            <w:w w:val="105"/>
            <w:vertAlign w:val="superscript"/>
          </w:rPr>
          <w:t>[40]</w:t>
        </w:r>
      </w:hyperlink>
      <w:r>
        <w:rPr>
          <w:w w:val="105"/>
          <w:vertAlign w:val="superscript"/>
        </w:rPr>
        <w:t>,</w:t>
      </w:r>
      <w:hyperlink w:anchor="_bookmark177" w:history="1">
        <w:r>
          <w:rPr>
            <w:w w:val="105"/>
            <w:vertAlign w:val="superscript"/>
          </w:rPr>
          <w:t>[44]</w:t>
        </w:r>
      </w:hyperlink>
      <w:r>
        <w:rPr>
          <w:w w:val="105"/>
        </w:rPr>
        <w:t>.</w:t>
      </w:r>
    </w:p>
    <w:p w14:paraId="00DC233D" w14:textId="77777777" w:rsidR="00350CFB" w:rsidRDefault="00283FFF">
      <w:pPr>
        <w:pStyle w:val="BodyText"/>
        <w:spacing w:before="22" w:line="396" w:lineRule="auto"/>
        <w:ind w:left="282" w:right="524"/>
        <w:jc w:val="both"/>
      </w:pPr>
      <w:r>
        <w:t>Related</w:t>
      </w:r>
      <w:r>
        <w:rPr>
          <w:spacing w:val="-8"/>
        </w:rPr>
        <w:t xml:space="preserve"> </w:t>
      </w:r>
      <w:r>
        <w:t>trust-propagation</w:t>
      </w:r>
      <w:r>
        <w:rPr>
          <w:spacing w:val="-8"/>
        </w:rPr>
        <w:t xml:space="preserve"> </w:t>
      </w:r>
      <w:r>
        <w:t>systems</w:t>
      </w:r>
      <w:r>
        <w:rPr>
          <w:spacing w:val="-8"/>
        </w:rPr>
        <w:t xml:space="preserve"> </w:t>
      </w:r>
      <w:r>
        <w:t>in</w:t>
      </w:r>
      <w:r>
        <w:rPr>
          <w:spacing w:val="-8"/>
        </w:rPr>
        <w:t xml:space="preserve"> </w:t>
      </w:r>
      <w:r>
        <w:t>peer-to-peer</w:t>
      </w:r>
      <w:r>
        <w:rPr>
          <w:spacing w:val="-8"/>
        </w:rPr>
        <w:t xml:space="preserve"> </w:t>
      </w:r>
      <w:r>
        <w:t>and</w:t>
      </w:r>
      <w:r>
        <w:rPr>
          <w:spacing w:val="-8"/>
        </w:rPr>
        <w:t xml:space="preserve"> </w:t>
      </w:r>
      <w:r>
        <w:t>web</w:t>
      </w:r>
      <w:r>
        <w:rPr>
          <w:spacing w:val="-8"/>
        </w:rPr>
        <w:t xml:space="preserve"> </w:t>
      </w:r>
      <w:r>
        <w:t>settings—EigenTrust</w:t>
      </w:r>
      <w:r>
        <w:rPr>
          <w:spacing w:val="-8"/>
        </w:rPr>
        <w:t xml:space="preserve"> </w:t>
      </w:r>
      <w:r>
        <w:t>and</w:t>
      </w:r>
      <w:r>
        <w:rPr>
          <w:spacing w:val="-8"/>
        </w:rPr>
        <w:t xml:space="preserve"> </w:t>
      </w:r>
      <w:r>
        <w:t xml:space="preserve">TrustRank—similarly show that seed sets and edge definitions dominate outcomes </w:t>
      </w:r>
      <w:hyperlink w:anchor="_bookmark160" w:history="1">
        <w:r>
          <w:rPr>
            <w:vertAlign w:val="superscript"/>
          </w:rPr>
          <w:t>[27]</w:t>
        </w:r>
      </w:hyperlink>
      <w:r>
        <w:rPr>
          <w:vertAlign w:val="superscript"/>
        </w:rPr>
        <w:t>,</w:t>
      </w:r>
      <w:hyperlink w:anchor="_bookmark168" w:history="1">
        <w:r>
          <w:rPr>
            <w:vertAlign w:val="superscript"/>
          </w:rPr>
          <w:t>[35]</w:t>
        </w:r>
      </w:hyperlink>
      <w:r>
        <w:t>.</w:t>
      </w:r>
      <w:r>
        <w:rPr>
          <w:spacing w:val="40"/>
        </w:rPr>
        <w:t xml:space="preserve"> </w:t>
      </w:r>
      <w:r>
        <w:t xml:space="preserve">EndorseRank con-tributes an edge definition native to token standards rather than to message-passing overlays or </w:t>
      </w:r>
      <w:bookmarkStart w:id="338" w:name="Multi-construct_domain_alignment"/>
      <w:bookmarkEnd w:id="338"/>
      <w:r>
        <w:t>hyperlink graphs.</w:t>
      </w:r>
    </w:p>
    <w:p w14:paraId="00DC233E" w14:textId="77777777" w:rsidR="00350CFB" w:rsidRDefault="00350CFB">
      <w:pPr>
        <w:pStyle w:val="BodyText"/>
        <w:spacing w:line="396" w:lineRule="auto"/>
        <w:jc w:val="both"/>
        <w:sectPr w:rsidR="00350CFB">
          <w:pgSz w:w="11910" w:h="16840"/>
          <w:pgMar w:top="1820" w:right="708" w:bottom="2300" w:left="992" w:header="0" w:footer="2115" w:gutter="0"/>
          <w:cols w:space="720"/>
        </w:sectPr>
      </w:pPr>
    </w:p>
    <w:p w14:paraId="00DC233F" w14:textId="77777777" w:rsidR="00350CFB" w:rsidRDefault="00283FFF">
      <w:pPr>
        <w:pStyle w:val="Heading3"/>
        <w:numPr>
          <w:ilvl w:val="2"/>
          <w:numId w:val="26"/>
        </w:numPr>
        <w:tabs>
          <w:tab w:val="left" w:pos="879"/>
        </w:tabs>
        <w:spacing w:before="73"/>
        <w:ind w:left="879" w:hanging="597"/>
      </w:pPr>
      <w:r>
        <w:rPr>
          <w:spacing w:val="-2"/>
        </w:rPr>
        <w:lastRenderedPageBreak/>
        <w:t>Multi-construct</w:t>
      </w:r>
      <w:r>
        <w:rPr>
          <w:spacing w:val="5"/>
        </w:rPr>
        <w:t xml:space="preserve"> </w:t>
      </w:r>
      <w:r>
        <w:rPr>
          <w:spacing w:val="-2"/>
        </w:rPr>
        <w:t>domain</w:t>
      </w:r>
      <w:r>
        <w:rPr>
          <w:spacing w:val="6"/>
        </w:rPr>
        <w:t xml:space="preserve"> </w:t>
      </w:r>
      <w:r>
        <w:rPr>
          <w:spacing w:val="-2"/>
        </w:rPr>
        <w:t>alignment</w:t>
      </w:r>
    </w:p>
    <w:p w14:paraId="00DC2340" w14:textId="77777777" w:rsidR="00350CFB" w:rsidRDefault="00350CFB">
      <w:pPr>
        <w:pStyle w:val="BodyText"/>
        <w:spacing w:before="46"/>
        <w:rPr>
          <w:b/>
        </w:rPr>
      </w:pPr>
    </w:p>
    <w:p w14:paraId="00DC2341" w14:textId="77777777" w:rsidR="00350CFB" w:rsidRDefault="00283FFF">
      <w:pPr>
        <w:pStyle w:val="BodyText"/>
        <w:spacing w:line="396" w:lineRule="auto"/>
        <w:ind w:left="273" w:right="523" w:firstLine="1"/>
        <w:jc w:val="both"/>
      </w:pPr>
      <w:r>
        <w:t>The</w:t>
      </w:r>
      <w:r>
        <w:rPr>
          <w:spacing w:val="-6"/>
        </w:rPr>
        <w:t xml:space="preserve"> </w:t>
      </w:r>
      <w:r>
        <w:t>five-proxy</w:t>
      </w:r>
      <w:r>
        <w:rPr>
          <w:spacing w:val="-6"/>
        </w:rPr>
        <w:t xml:space="preserve"> </w:t>
      </w:r>
      <w:r>
        <w:t>framework</w:t>
      </w:r>
      <w:r>
        <w:rPr>
          <w:spacing w:val="-6"/>
        </w:rPr>
        <w:t xml:space="preserve"> </w:t>
      </w:r>
      <w:r>
        <w:t>extends</w:t>
      </w:r>
      <w:r>
        <w:rPr>
          <w:spacing w:val="-6"/>
        </w:rPr>
        <w:t xml:space="preserve"> </w:t>
      </w:r>
      <w:r>
        <w:t>Do</w:t>
      </w:r>
      <w:r>
        <w:rPr>
          <w:spacing w:val="-6"/>
        </w:rPr>
        <w:t xml:space="preserve"> </w:t>
      </w:r>
      <w:r>
        <w:t>et</w:t>
      </w:r>
      <w:r>
        <w:rPr>
          <w:spacing w:val="-6"/>
        </w:rPr>
        <w:t xml:space="preserve"> </w:t>
      </w:r>
      <w:r>
        <w:t>al.’s</w:t>
      </w:r>
      <w:r>
        <w:rPr>
          <w:spacing w:val="-6"/>
        </w:rPr>
        <w:t xml:space="preserve"> </w:t>
      </w:r>
      <w:r>
        <w:t>validation</w:t>
      </w:r>
      <w:r>
        <w:rPr>
          <w:spacing w:val="-6"/>
        </w:rPr>
        <w:t xml:space="preserve"> </w:t>
      </w:r>
      <w:r>
        <w:t>logic</w:t>
      </w:r>
      <w:r>
        <w:rPr>
          <w:spacing w:val="-6"/>
        </w:rPr>
        <w:t xml:space="preserve"> </w:t>
      </w:r>
      <w:r>
        <w:t>by</w:t>
      </w:r>
      <w:r>
        <w:rPr>
          <w:spacing w:val="-6"/>
        </w:rPr>
        <w:t xml:space="preserve"> </w:t>
      </w:r>
      <w:r>
        <w:t>separating</w:t>
      </w:r>
      <w:r>
        <w:rPr>
          <w:spacing w:val="-6"/>
        </w:rPr>
        <w:t xml:space="preserve"> </w:t>
      </w:r>
      <w:r>
        <w:t>transfer</w:t>
      </w:r>
      <w:r>
        <w:rPr>
          <w:spacing w:val="-6"/>
        </w:rPr>
        <w:t xml:space="preserve"> </w:t>
      </w:r>
      <w:r>
        <w:t>centrality,</w:t>
      </w:r>
      <w:r>
        <w:rPr>
          <w:spacing w:val="-6"/>
        </w:rPr>
        <w:t xml:space="preserve"> </w:t>
      </w:r>
      <w:r>
        <w:t>al-lowance</w:t>
      </w:r>
      <w:r>
        <w:rPr>
          <w:spacing w:val="-6"/>
        </w:rPr>
        <w:t xml:space="preserve"> </w:t>
      </w:r>
      <w:r>
        <w:t>delegation,</w:t>
      </w:r>
      <w:r>
        <w:rPr>
          <w:spacing w:val="-5"/>
        </w:rPr>
        <w:t xml:space="preserve"> </w:t>
      </w:r>
      <w:r>
        <w:t>leveraged</w:t>
      </w:r>
      <w:r>
        <w:rPr>
          <w:spacing w:val="-6"/>
        </w:rPr>
        <w:t xml:space="preserve"> </w:t>
      </w:r>
      <w:r>
        <w:t>outcomes,</w:t>
      </w:r>
      <w:r>
        <w:rPr>
          <w:spacing w:val="-5"/>
        </w:rPr>
        <w:t xml:space="preserve"> </w:t>
      </w:r>
      <w:r>
        <w:t>and</w:t>
      </w:r>
      <w:r>
        <w:rPr>
          <w:spacing w:val="-6"/>
        </w:rPr>
        <w:t xml:space="preserve"> </w:t>
      </w:r>
      <w:r>
        <w:t>Sybil-adjusted</w:t>
      </w:r>
      <w:r>
        <w:rPr>
          <w:spacing w:val="-6"/>
        </w:rPr>
        <w:t xml:space="preserve"> </w:t>
      </w:r>
      <w:r>
        <w:t>activity. EndorseRank</w:t>
      </w:r>
      <w:r>
        <w:rPr>
          <w:spacing w:val="-6"/>
        </w:rPr>
        <w:t xml:space="preserve"> </w:t>
      </w:r>
      <w:r>
        <w:t>aligns</w:t>
      </w:r>
      <w:r>
        <w:rPr>
          <w:spacing w:val="-6"/>
        </w:rPr>
        <w:t xml:space="preserve"> </w:t>
      </w:r>
      <w:r>
        <w:t>with</w:t>
      </w:r>
      <w:r>
        <w:rPr>
          <w:spacing w:val="-6"/>
        </w:rPr>
        <w:t xml:space="preserve"> </w:t>
      </w:r>
      <w:r>
        <w:t xml:space="preserve">its </w:t>
      </w:r>
      <w:r>
        <w:rPr>
          <w:w w:val="105"/>
        </w:rPr>
        <w:t>primary</w:t>
      </w:r>
      <w:r>
        <w:rPr>
          <w:spacing w:val="-13"/>
          <w:w w:val="105"/>
        </w:rPr>
        <w:t xml:space="preserve"> </w:t>
      </w:r>
      <w:r>
        <w:rPr>
          <w:w w:val="105"/>
        </w:rPr>
        <w:t>allowance</w:t>
      </w:r>
      <w:r>
        <w:rPr>
          <w:spacing w:val="-13"/>
          <w:w w:val="105"/>
        </w:rPr>
        <w:t xml:space="preserve"> </w:t>
      </w:r>
      <w:r>
        <w:rPr>
          <w:w w:val="105"/>
        </w:rPr>
        <w:t>construct</w:t>
      </w:r>
      <w:r>
        <w:rPr>
          <w:spacing w:val="-13"/>
          <w:w w:val="105"/>
        </w:rPr>
        <w:t xml:space="preserve"> </w:t>
      </w:r>
      <w:r>
        <w:rPr>
          <w:w w:val="105"/>
        </w:rPr>
        <w:t>(</w:t>
      </w:r>
      <w:r>
        <w:rPr>
          <w:i/>
          <w:w w:val="105"/>
        </w:rPr>
        <w:t>G</w:t>
      </w:r>
      <w:r>
        <w:rPr>
          <w:w w:val="105"/>
          <w:vertAlign w:val="subscript"/>
        </w:rPr>
        <w:t>approve</w:t>
      </w:r>
      <w:r>
        <w:rPr>
          <w:w w:val="105"/>
        </w:rPr>
        <w:t>,</w:t>
      </w:r>
      <w:r>
        <w:rPr>
          <w:spacing w:val="-10"/>
          <w:w w:val="105"/>
        </w:rPr>
        <w:t xml:space="preserve"> </w:t>
      </w:r>
      <w:r>
        <w:rPr>
          <w:i/>
          <w:w w:val="105"/>
        </w:rPr>
        <w:t>τ</w:t>
      </w:r>
      <w:r>
        <w:rPr>
          <w:i/>
          <w:spacing w:val="23"/>
          <w:w w:val="105"/>
        </w:rPr>
        <w:t xml:space="preserve"> </w:t>
      </w:r>
      <w:r>
        <w:rPr>
          <w:w w:val="105"/>
        </w:rPr>
        <w:t>= 0</w:t>
      </w:r>
      <w:r>
        <w:rPr>
          <w:i/>
          <w:w w:val="105"/>
        </w:rPr>
        <w:t>.</w:t>
      </w:r>
      <w:r>
        <w:rPr>
          <w:w w:val="105"/>
        </w:rPr>
        <w:t>355);</w:t>
      </w:r>
      <w:r>
        <w:rPr>
          <w:spacing w:val="-7"/>
          <w:w w:val="105"/>
        </w:rPr>
        <w:t xml:space="preserve"> </w:t>
      </w:r>
      <w:r>
        <w:rPr>
          <w:w w:val="105"/>
        </w:rPr>
        <w:t>transfer</w:t>
      </w:r>
      <w:r>
        <w:rPr>
          <w:spacing w:val="-13"/>
          <w:w w:val="105"/>
        </w:rPr>
        <w:t xml:space="preserve"> </w:t>
      </w:r>
      <w:r>
        <w:rPr>
          <w:w w:val="105"/>
        </w:rPr>
        <w:t>proxies</w:t>
      </w:r>
      <w:r>
        <w:rPr>
          <w:spacing w:val="-13"/>
          <w:w w:val="105"/>
        </w:rPr>
        <w:t xml:space="preserve"> </w:t>
      </w:r>
      <w:r>
        <w:rPr>
          <w:w w:val="105"/>
        </w:rPr>
        <w:t>serve</w:t>
      </w:r>
      <w:r>
        <w:rPr>
          <w:spacing w:val="-13"/>
          <w:w w:val="105"/>
        </w:rPr>
        <w:t xml:space="preserve"> </w:t>
      </w:r>
      <w:r>
        <w:rPr>
          <w:w w:val="105"/>
        </w:rPr>
        <w:t>as</w:t>
      </w:r>
      <w:r>
        <w:rPr>
          <w:spacing w:val="-13"/>
          <w:w w:val="105"/>
        </w:rPr>
        <w:t xml:space="preserve"> </w:t>
      </w:r>
      <w:r>
        <w:rPr>
          <w:w w:val="105"/>
        </w:rPr>
        <w:t>a</w:t>
      </w:r>
      <w:r>
        <w:rPr>
          <w:spacing w:val="-13"/>
          <w:w w:val="105"/>
        </w:rPr>
        <w:t xml:space="preserve"> </w:t>
      </w:r>
      <w:r>
        <w:rPr>
          <w:w w:val="105"/>
        </w:rPr>
        <w:t>secondary</w:t>
      </w:r>
      <w:r>
        <w:rPr>
          <w:spacing w:val="-13"/>
          <w:w w:val="105"/>
        </w:rPr>
        <w:t xml:space="preserve"> </w:t>
      </w:r>
      <w:r>
        <w:rPr>
          <w:w w:val="105"/>
        </w:rPr>
        <w:t>valida-</w:t>
      </w:r>
      <w:r>
        <w:t xml:space="preserve">tion axis (moderate </w:t>
      </w:r>
      <w:r>
        <w:rPr>
          <w:i/>
        </w:rPr>
        <w:t>τ</w:t>
      </w:r>
      <w:r>
        <w:rPr>
          <w:i/>
          <w:spacing w:val="40"/>
        </w:rPr>
        <w:t xml:space="preserve"> </w:t>
      </w:r>
      <w:r>
        <w:t>= 0</w:t>
      </w:r>
      <w:r>
        <w:rPr>
          <w:i/>
        </w:rPr>
        <w:t>.</w:t>
      </w:r>
      <w:r>
        <w:t>333, below AWP 0</w:t>
      </w:r>
      <w:r>
        <w:rPr>
          <w:i/>
        </w:rPr>
        <w:t>.</w:t>
      </w:r>
      <w:r>
        <w:t>534). AWP aligns with transfer—its primary graph construct—and several outcome proxies derived from the same wallet activity.</w:t>
      </w:r>
      <w:r>
        <w:rPr>
          <w:spacing w:val="40"/>
        </w:rPr>
        <w:t xml:space="preserve"> </w:t>
      </w:r>
      <w:r>
        <w:t>The supplemen-tary</w:t>
      </w:r>
      <w:r>
        <w:rPr>
          <w:spacing w:val="-14"/>
        </w:rPr>
        <w:t xml:space="preserve"> </w:t>
      </w:r>
      <w:r>
        <w:t>GF-PR</w:t>
      </w:r>
      <w:r>
        <w:rPr>
          <w:spacing w:val="-14"/>
        </w:rPr>
        <w:t xml:space="preserve"> </w:t>
      </w:r>
      <w:r>
        <w:t>analysis</w:t>
      </w:r>
      <w:r>
        <w:rPr>
          <w:spacing w:val="-14"/>
        </w:rPr>
        <w:t xml:space="preserve"> </w:t>
      </w:r>
      <w:r>
        <w:t>demonstrates</w:t>
      </w:r>
      <w:r>
        <w:rPr>
          <w:spacing w:val="-14"/>
        </w:rPr>
        <w:t xml:space="preserve"> </w:t>
      </w:r>
      <w:r>
        <w:t>the</w:t>
      </w:r>
      <w:r>
        <w:rPr>
          <w:spacing w:val="-14"/>
        </w:rPr>
        <w:t xml:space="preserve"> </w:t>
      </w:r>
      <w:r>
        <w:t>upper</w:t>
      </w:r>
      <w:r>
        <w:rPr>
          <w:spacing w:val="-14"/>
        </w:rPr>
        <w:t xml:space="preserve"> </w:t>
      </w:r>
      <w:r>
        <w:t>bound</w:t>
      </w:r>
      <w:r>
        <w:rPr>
          <w:spacing w:val="-14"/>
        </w:rPr>
        <w:t xml:space="preserve"> </w:t>
      </w:r>
      <w:r>
        <w:t>of</w:t>
      </w:r>
      <w:r>
        <w:rPr>
          <w:spacing w:val="-14"/>
        </w:rPr>
        <w:t xml:space="preserve"> </w:t>
      </w:r>
      <w:r>
        <w:t>trading-outcome</w:t>
      </w:r>
      <w:r>
        <w:rPr>
          <w:spacing w:val="-14"/>
        </w:rPr>
        <w:t xml:space="preserve"> </w:t>
      </w:r>
      <w:r>
        <w:t>proxy</w:t>
      </w:r>
      <w:r>
        <w:rPr>
          <w:spacing w:val="-14"/>
        </w:rPr>
        <w:t xml:space="preserve"> </w:t>
      </w:r>
      <w:r>
        <w:t>alignment</w:t>
      </w:r>
      <w:r>
        <w:rPr>
          <w:spacing w:val="-14"/>
        </w:rPr>
        <w:t xml:space="preserve"> </w:t>
      </w:r>
      <w:r>
        <w:t>achievable when ranking directly on outcome flow rather than social edges (SRQ1).</w:t>
      </w:r>
    </w:p>
    <w:p w14:paraId="00DC2342" w14:textId="77777777" w:rsidR="00350CFB" w:rsidRDefault="00283FFF">
      <w:pPr>
        <w:pStyle w:val="BodyText"/>
        <w:spacing w:before="22" w:line="396" w:lineRule="auto"/>
        <w:ind w:left="273" w:right="558" w:firstLine="1"/>
        <w:jc w:val="both"/>
      </w:pPr>
      <w:r>
        <w:t>This pattern is consistent with classical construct-validity reasoning:</w:t>
      </w:r>
      <w:r>
        <w:rPr>
          <w:spacing w:val="40"/>
        </w:rPr>
        <w:t xml:space="preserve"> </w:t>
      </w:r>
      <w:r>
        <w:t xml:space="preserve">indicators should correlate with measures of the same construct and diverge from measures of different constructs </w:t>
      </w:r>
      <w:hyperlink w:anchor="_bookmark147" w:history="1">
        <w:r>
          <w:rPr>
            <w:vertAlign w:val="superscript"/>
          </w:rPr>
          <w:t>[14]</w:t>
        </w:r>
      </w:hyperlink>
      <w:r>
        <w:t>.</w:t>
      </w:r>
      <w:r>
        <w:rPr>
          <w:spacing w:val="31"/>
        </w:rPr>
        <w:t xml:space="preserve"> </w:t>
      </w:r>
      <w:r>
        <w:t xml:space="preserve">Rank correlations </w:t>
      </w:r>
      <w:hyperlink w:anchor="_bookmark169" w:history="1">
        <w:r>
          <w:rPr>
            <w:vertAlign w:val="superscript"/>
          </w:rPr>
          <w:t>[36]</w:t>
        </w:r>
      </w:hyperlink>
      <w:r>
        <w:rPr>
          <w:vertAlign w:val="superscript"/>
        </w:rPr>
        <w:t>,</w:t>
      </w:r>
      <w:hyperlink w:anchor="_bookmark187" w:history="1">
        <w:r>
          <w:rPr>
            <w:vertAlign w:val="superscript"/>
          </w:rPr>
          <w:t>[54]</w:t>
        </w:r>
      </w:hyperlink>
      <w:r>
        <w:t xml:space="preserve"> operationalize that reasoning for ordinal reputation scores without imposing </w:t>
      </w:r>
      <w:bookmarkStart w:id="339" w:name="Reputation_under_cheap_pseudonyms"/>
      <w:bookmarkEnd w:id="339"/>
      <w:r>
        <w:t>classification thresholds.</w:t>
      </w:r>
    </w:p>
    <w:p w14:paraId="00DC2343" w14:textId="77777777" w:rsidR="00350CFB" w:rsidRDefault="00350CFB">
      <w:pPr>
        <w:pStyle w:val="BodyText"/>
        <w:spacing w:before="9"/>
      </w:pPr>
    </w:p>
    <w:p w14:paraId="00DC2344" w14:textId="77777777" w:rsidR="00350CFB" w:rsidRDefault="00283FFF">
      <w:pPr>
        <w:pStyle w:val="Heading3"/>
        <w:numPr>
          <w:ilvl w:val="2"/>
          <w:numId w:val="26"/>
        </w:numPr>
        <w:tabs>
          <w:tab w:val="left" w:pos="879"/>
        </w:tabs>
        <w:ind w:left="879" w:hanging="597"/>
      </w:pPr>
      <w:r>
        <w:t>Reputation</w:t>
      </w:r>
      <w:r>
        <w:rPr>
          <w:spacing w:val="-14"/>
        </w:rPr>
        <w:t xml:space="preserve"> </w:t>
      </w:r>
      <w:r>
        <w:t>under</w:t>
      </w:r>
      <w:r>
        <w:rPr>
          <w:spacing w:val="-13"/>
        </w:rPr>
        <w:t xml:space="preserve"> </w:t>
      </w:r>
      <w:r>
        <w:t>cheap</w:t>
      </w:r>
      <w:r>
        <w:rPr>
          <w:spacing w:val="-13"/>
        </w:rPr>
        <w:t xml:space="preserve"> </w:t>
      </w:r>
      <w:r>
        <w:rPr>
          <w:spacing w:val="-2"/>
        </w:rPr>
        <w:t>pseudonyms</w:t>
      </w:r>
    </w:p>
    <w:p w14:paraId="00DC2345" w14:textId="77777777" w:rsidR="00350CFB" w:rsidRDefault="00350CFB">
      <w:pPr>
        <w:pStyle w:val="BodyText"/>
        <w:spacing w:before="47"/>
        <w:rPr>
          <w:b/>
        </w:rPr>
      </w:pPr>
    </w:p>
    <w:p w14:paraId="00DC2346" w14:textId="77777777" w:rsidR="00350CFB" w:rsidRDefault="00283FFF">
      <w:pPr>
        <w:pStyle w:val="BodyText"/>
        <w:spacing w:line="396" w:lineRule="auto"/>
        <w:ind w:left="273" w:right="524" w:firstLine="8"/>
        <w:jc w:val="both"/>
      </w:pPr>
      <w:r>
        <w:t xml:space="preserve">Public ledgers permit cheap identity creation </w:t>
      </w:r>
      <w:hyperlink w:anchor="_bookmark150" w:history="1">
        <w:r>
          <w:rPr>
            <w:vertAlign w:val="superscript"/>
          </w:rPr>
          <w:t>[17]</w:t>
        </w:r>
      </w:hyperlink>
      <w:r>
        <w:rPr>
          <w:vertAlign w:val="superscript"/>
        </w:rPr>
        <w:t>,</w:t>
      </w:r>
      <w:hyperlink w:anchor="_bookmark179" w:history="1">
        <w:r>
          <w:rPr>
            <w:vertAlign w:val="superscript"/>
          </w:rPr>
          <w:t>[46]</w:t>
        </w:r>
      </w:hyperlink>
      <w:r>
        <w:rPr>
          <w:vertAlign w:val="superscript"/>
        </w:rPr>
        <w:t>,</w:t>
      </w:r>
      <w:hyperlink w:anchor="_bookmark193" w:history="1">
        <w:r>
          <w:rPr>
            <w:vertAlign w:val="superscript"/>
          </w:rPr>
          <w:t>[60]</w:t>
        </w:r>
      </w:hyperlink>
      <w:r>
        <w:t>.</w:t>
      </w:r>
      <w:r>
        <w:rPr>
          <w:spacing w:val="40"/>
        </w:rPr>
        <w:t xml:space="preserve"> </w:t>
      </w:r>
      <w:r>
        <w:t>Reputation systems that reward inbound transfers</w:t>
      </w:r>
      <w:r>
        <w:rPr>
          <w:spacing w:val="-8"/>
        </w:rPr>
        <w:t xml:space="preserve"> </w:t>
      </w:r>
      <w:r>
        <w:t>or</w:t>
      </w:r>
      <w:r>
        <w:rPr>
          <w:spacing w:val="-8"/>
        </w:rPr>
        <w:t xml:space="preserve"> </w:t>
      </w:r>
      <w:r>
        <w:t>allowances</w:t>
      </w:r>
      <w:r>
        <w:rPr>
          <w:spacing w:val="-8"/>
        </w:rPr>
        <w:t xml:space="preserve"> </w:t>
      </w:r>
      <w:r>
        <w:t>are</w:t>
      </w:r>
      <w:r>
        <w:rPr>
          <w:spacing w:val="-8"/>
        </w:rPr>
        <w:t xml:space="preserve"> </w:t>
      </w:r>
      <w:r>
        <w:t>therefore</w:t>
      </w:r>
      <w:r>
        <w:rPr>
          <w:spacing w:val="-8"/>
        </w:rPr>
        <w:t xml:space="preserve"> </w:t>
      </w:r>
      <w:r>
        <w:t>exposed</w:t>
      </w:r>
      <w:r>
        <w:rPr>
          <w:spacing w:val="-8"/>
        </w:rPr>
        <w:t xml:space="preserve"> </w:t>
      </w:r>
      <w:r>
        <w:t>to</w:t>
      </w:r>
      <w:r>
        <w:rPr>
          <w:spacing w:val="-8"/>
        </w:rPr>
        <w:t xml:space="preserve"> </w:t>
      </w:r>
      <w:r>
        <w:t>Sybil</w:t>
      </w:r>
      <w:r>
        <w:rPr>
          <w:spacing w:val="-8"/>
        </w:rPr>
        <w:t xml:space="preserve"> </w:t>
      </w:r>
      <w:r>
        <w:t>strategies</w:t>
      </w:r>
      <w:r>
        <w:rPr>
          <w:spacing w:val="-7"/>
        </w:rPr>
        <w:t xml:space="preserve"> </w:t>
      </w:r>
      <w:r>
        <w:t>in</w:t>
      </w:r>
      <w:r>
        <w:rPr>
          <w:spacing w:val="-8"/>
        </w:rPr>
        <w:t xml:space="preserve"> </w:t>
      </w:r>
      <w:r>
        <w:t>which</w:t>
      </w:r>
      <w:r>
        <w:rPr>
          <w:spacing w:val="-8"/>
        </w:rPr>
        <w:t xml:space="preserve"> </w:t>
      </w:r>
      <w:r>
        <w:t>an</w:t>
      </w:r>
      <w:r>
        <w:rPr>
          <w:spacing w:val="-8"/>
        </w:rPr>
        <w:t xml:space="preserve"> </w:t>
      </w:r>
      <w:r>
        <w:t>attacker</w:t>
      </w:r>
      <w:r>
        <w:rPr>
          <w:spacing w:val="-8"/>
        </w:rPr>
        <w:t xml:space="preserve"> </w:t>
      </w:r>
      <w:r>
        <w:t>manufactures edges among controlled addresses.</w:t>
      </w:r>
      <w:r>
        <w:rPr>
          <w:spacing w:val="40"/>
        </w:rPr>
        <w:t xml:space="preserve"> </w:t>
      </w:r>
      <w:r>
        <w:t>The empirical results do not eliminate that threat; they show that</w:t>
      </w:r>
      <w:r>
        <w:rPr>
          <w:spacing w:val="-2"/>
        </w:rPr>
        <w:t xml:space="preserve"> </w:t>
      </w:r>
      <w:r>
        <w:t>allowance</w:t>
      </w:r>
      <w:r>
        <w:rPr>
          <w:spacing w:val="-2"/>
        </w:rPr>
        <w:t xml:space="preserve"> </w:t>
      </w:r>
      <w:r>
        <w:t>and</w:t>
      </w:r>
      <w:r>
        <w:rPr>
          <w:spacing w:val="-2"/>
        </w:rPr>
        <w:t xml:space="preserve"> </w:t>
      </w:r>
      <w:r>
        <w:t>transfer</w:t>
      </w:r>
      <w:r>
        <w:rPr>
          <w:spacing w:val="-2"/>
        </w:rPr>
        <w:t xml:space="preserve"> </w:t>
      </w:r>
      <w:r>
        <w:t>graphs</w:t>
      </w:r>
      <w:r>
        <w:rPr>
          <w:spacing w:val="-2"/>
        </w:rPr>
        <w:t xml:space="preserve"> </w:t>
      </w:r>
      <w:r>
        <w:t>respond</w:t>
      </w:r>
      <w:r>
        <w:rPr>
          <w:spacing w:val="-1"/>
        </w:rPr>
        <w:t xml:space="preserve"> </w:t>
      </w:r>
      <w:r>
        <w:t>differently</w:t>
      </w:r>
      <w:r>
        <w:rPr>
          <w:spacing w:val="-2"/>
        </w:rPr>
        <w:t xml:space="preserve"> </w:t>
      </w:r>
      <w:r>
        <w:t>to</w:t>
      </w:r>
      <w:r>
        <w:rPr>
          <w:spacing w:val="-2"/>
        </w:rPr>
        <w:t xml:space="preserve"> </w:t>
      </w:r>
      <w:r>
        <w:t>the</w:t>
      </w:r>
      <w:r>
        <w:rPr>
          <w:spacing w:val="-2"/>
        </w:rPr>
        <w:t xml:space="preserve"> </w:t>
      </w:r>
      <w:r>
        <w:t>activity</w:t>
      </w:r>
      <w:r>
        <w:rPr>
          <w:spacing w:val="-2"/>
        </w:rPr>
        <w:t xml:space="preserve"> </w:t>
      </w:r>
      <w:r>
        <w:t>patterns</w:t>
      </w:r>
      <w:r>
        <w:rPr>
          <w:spacing w:val="-1"/>
        </w:rPr>
        <w:t xml:space="preserve"> </w:t>
      </w:r>
      <w:r>
        <w:t>present</w:t>
      </w:r>
      <w:r>
        <w:rPr>
          <w:spacing w:val="-2"/>
        </w:rPr>
        <w:t xml:space="preserve"> </w:t>
      </w:r>
      <w:r>
        <w:t>in</w:t>
      </w:r>
      <w:r>
        <w:rPr>
          <w:spacing w:val="-2"/>
        </w:rPr>
        <w:t xml:space="preserve"> </w:t>
      </w:r>
      <w:r>
        <w:t>the</w:t>
      </w:r>
      <w:r>
        <w:rPr>
          <w:spacing w:val="-2"/>
        </w:rPr>
        <w:t xml:space="preserve"> </w:t>
      </w:r>
      <w:r>
        <w:t>obser-vational sample.</w:t>
      </w:r>
      <w:r>
        <w:rPr>
          <w:spacing w:val="40"/>
        </w:rPr>
        <w:t xml:space="preserve"> </w:t>
      </w:r>
      <w:r>
        <w:t xml:space="preserve">Section </w:t>
      </w:r>
      <w:hyperlink w:anchor="_bookmark121" w:history="1">
        <w:r>
          <w:t>5.5</w:t>
        </w:r>
      </w:hyperlink>
      <w:r>
        <w:t xml:space="preserve"> formalizes attack cost on allowance graphs, arguing that non-zero allowances to external spenders can impose opportunity and revocation costs that pure transfer </w:t>
      </w:r>
      <w:bookmarkStart w:id="340" w:name="Practical_implications_and_deployment_sc"/>
      <w:bookmarkStart w:id="341" w:name="_bookmark118"/>
      <w:bookmarkEnd w:id="340"/>
      <w:bookmarkEnd w:id="341"/>
      <w:r>
        <w:t>wash trading does not.</w:t>
      </w:r>
    </w:p>
    <w:p w14:paraId="00DC2347" w14:textId="77777777" w:rsidR="00350CFB" w:rsidRDefault="00350CFB">
      <w:pPr>
        <w:pStyle w:val="BodyText"/>
        <w:spacing w:before="166"/>
      </w:pPr>
    </w:p>
    <w:p w14:paraId="00DC2348" w14:textId="77777777" w:rsidR="00350CFB" w:rsidRDefault="00283FFF">
      <w:pPr>
        <w:pStyle w:val="Heading2"/>
        <w:numPr>
          <w:ilvl w:val="1"/>
          <w:numId w:val="26"/>
        </w:numPr>
        <w:tabs>
          <w:tab w:val="left" w:pos="783"/>
        </w:tabs>
        <w:ind w:left="783" w:hanging="501"/>
      </w:pPr>
      <w:r>
        <w:t>Practical</w:t>
      </w:r>
      <w:r>
        <w:rPr>
          <w:spacing w:val="19"/>
        </w:rPr>
        <w:t xml:space="preserve"> </w:t>
      </w:r>
      <w:r>
        <w:t>implications</w:t>
      </w:r>
      <w:r>
        <w:rPr>
          <w:spacing w:val="20"/>
        </w:rPr>
        <w:t xml:space="preserve"> </w:t>
      </w:r>
      <w:r>
        <w:t>and</w:t>
      </w:r>
      <w:r>
        <w:rPr>
          <w:spacing w:val="20"/>
        </w:rPr>
        <w:t xml:space="preserve"> </w:t>
      </w:r>
      <w:r>
        <w:t>deployment</w:t>
      </w:r>
      <w:r>
        <w:rPr>
          <w:spacing w:val="19"/>
        </w:rPr>
        <w:t xml:space="preserve"> </w:t>
      </w:r>
      <w:r>
        <w:rPr>
          <w:spacing w:val="-2"/>
        </w:rPr>
        <w:t>scenarios</w:t>
      </w:r>
    </w:p>
    <w:p w14:paraId="00DC2349" w14:textId="77777777" w:rsidR="00350CFB" w:rsidRDefault="00350CFB">
      <w:pPr>
        <w:pStyle w:val="BodyText"/>
        <w:spacing w:before="24"/>
        <w:rPr>
          <w:b/>
          <w:sz w:val="28"/>
        </w:rPr>
      </w:pPr>
    </w:p>
    <w:p w14:paraId="00DC234A" w14:textId="77777777" w:rsidR="00350CFB" w:rsidRDefault="00283FFF">
      <w:pPr>
        <w:pStyle w:val="BodyText"/>
        <w:spacing w:line="396" w:lineRule="auto"/>
        <w:ind w:left="282" w:right="562"/>
        <w:jc w:val="both"/>
      </w:pPr>
      <w:r>
        <w:t>Protocols and infrastructure providers face a design choice between transfer-hub detection and authorization-aware reputation.</w:t>
      </w:r>
      <w:r>
        <w:rPr>
          <w:spacing w:val="40"/>
        </w:rPr>
        <w:t xml:space="preserve"> </w:t>
      </w:r>
      <w:r>
        <w:t xml:space="preserve">The empirical trade-off supports scenario-dependent adoption </w:t>
      </w:r>
      <w:bookmarkStart w:id="342" w:name="Transfer-hub_and_flow_monitoring"/>
      <w:bookmarkEnd w:id="342"/>
      <w:r>
        <w:t>rather than a single recommended score.</w:t>
      </w:r>
    </w:p>
    <w:p w14:paraId="00DC234B" w14:textId="77777777" w:rsidR="00350CFB" w:rsidRDefault="00350CFB">
      <w:pPr>
        <w:pStyle w:val="BodyText"/>
        <w:spacing w:line="396" w:lineRule="auto"/>
        <w:jc w:val="both"/>
        <w:sectPr w:rsidR="00350CFB">
          <w:pgSz w:w="11910" w:h="16840"/>
          <w:pgMar w:top="1920" w:right="708" w:bottom="2300" w:left="992" w:header="0" w:footer="2115" w:gutter="0"/>
          <w:cols w:space="720"/>
        </w:sectPr>
      </w:pPr>
    </w:p>
    <w:p w14:paraId="00DC234C" w14:textId="77777777" w:rsidR="00350CFB" w:rsidRDefault="00283FFF">
      <w:pPr>
        <w:pStyle w:val="Heading3"/>
        <w:numPr>
          <w:ilvl w:val="2"/>
          <w:numId w:val="26"/>
        </w:numPr>
        <w:tabs>
          <w:tab w:val="left" w:pos="879"/>
        </w:tabs>
        <w:spacing w:before="73"/>
        <w:ind w:left="879" w:hanging="597"/>
        <w:jc w:val="both"/>
      </w:pPr>
      <w:r>
        <w:rPr>
          <w:spacing w:val="-2"/>
        </w:rPr>
        <w:lastRenderedPageBreak/>
        <w:t>Transfer-hub</w:t>
      </w:r>
      <w:r>
        <w:rPr>
          <w:spacing w:val="-8"/>
        </w:rPr>
        <w:t xml:space="preserve"> </w:t>
      </w:r>
      <w:r>
        <w:rPr>
          <w:spacing w:val="-2"/>
        </w:rPr>
        <w:t>and</w:t>
      </w:r>
      <w:r>
        <w:rPr>
          <w:spacing w:val="-7"/>
        </w:rPr>
        <w:t xml:space="preserve"> </w:t>
      </w:r>
      <w:r>
        <w:rPr>
          <w:spacing w:val="-2"/>
        </w:rPr>
        <w:t>flow</w:t>
      </w:r>
      <w:r>
        <w:rPr>
          <w:spacing w:val="-8"/>
        </w:rPr>
        <w:t xml:space="preserve"> </w:t>
      </w:r>
      <w:r>
        <w:rPr>
          <w:spacing w:val="-2"/>
        </w:rPr>
        <w:t>monitoring</w:t>
      </w:r>
    </w:p>
    <w:p w14:paraId="00DC234D" w14:textId="77777777" w:rsidR="00350CFB" w:rsidRDefault="00350CFB">
      <w:pPr>
        <w:pStyle w:val="BodyText"/>
        <w:spacing w:before="46"/>
        <w:rPr>
          <w:b/>
        </w:rPr>
      </w:pPr>
    </w:p>
    <w:p w14:paraId="00DC234E" w14:textId="77777777" w:rsidR="00350CFB" w:rsidRDefault="00283FFF">
      <w:pPr>
        <w:pStyle w:val="BodyText"/>
        <w:spacing w:line="396" w:lineRule="auto"/>
        <w:ind w:left="273" w:right="521" w:firstLine="8"/>
        <w:jc w:val="both"/>
      </w:pPr>
      <w:r>
        <w:t>Protocols that prioritize detection of high-flow wallets—for example, for market-maker identifi-cation,</w:t>
      </w:r>
      <w:r>
        <w:rPr>
          <w:spacing w:val="-4"/>
        </w:rPr>
        <w:t xml:space="preserve"> </w:t>
      </w:r>
      <w:r>
        <w:t>routing</w:t>
      </w:r>
      <w:r>
        <w:rPr>
          <w:spacing w:val="-4"/>
        </w:rPr>
        <w:t xml:space="preserve"> </w:t>
      </w:r>
      <w:r>
        <w:t>analysis,</w:t>
      </w:r>
      <w:r>
        <w:rPr>
          <w:spacing w:val="-4"/>
        </w:rPr>
        <w:t xml:space="preserve"> </w:t>
      </w:r>
      <w:r>
        <w:t>or</w:t>
      </w:r>
      <w:r>
        <w:rPr>
          <w:spacing w:val="-4"/>
        </w:rPr>
        <w:t xml:space="preserve"> </w:t>
      </w:r>
      <w:r>
        <w:t>transfer-based</w:t>
      </w:r>
      <w:r>
        <w:rPr>
          <w:spacing w:val="-4"/>
        </w:rPr>
        <w:t xml:space="preserve"> </w:t>
      </w:r>
      <w:r>
        <w:t>compliance</w:t>
      </w:r>
      <w:r>
        <w:rPr>
          <w:spacing w:val="-4"/>
        </w:rPr>
        <w:t xml:space="preserve"> </w:t>
      </w:r>
      <w:r>
        <w:t>heuristics—may</w:t>
      </w:r>
      <w:r>
        <w:rPr>
          <w:spacing w:val="-4"/>
        </w:rPr>
        <w:t xml:space="preserve"> </w:t>
      </w:r>
      <w:r>
        <w:t>prefer</w:t>
      </w:r>
      <w:r>
        <w:rPr>
          <w:spacing w:val="-4"/>
        </w:rPr>
        <w:t xml:space="preserve"> </w:t>
      </w:r>
      <w:r>
        <w:t>AWP</w:t>
      </w:r>
      <w:r>
        <w:rPr>
          <w:spacing w:val="-4"/>
        </w:rPr>
        <w:t xml:space="preserve"> </w:t>
      </w:r>
      <w:r>
        <w:t>despite</w:t>
      </w:r>
      <w:r>
        <w:rPr>
          <w:spacing w:val="-4"/>
        </w:rPr>
        <w:t xml:space="preserve"> </w:t>
      </w:r>
      <w:r>
        <w:t xml:space="preserve">higher </w:t>
      </w:r>
      <w:r>
        <w:rPr>
          <w:w w:val="105"/>
        </w:rPr>
        <w:t>cost.</w:t>
      </w:r>
      <w:r>
        <w:rPr>
          <w:spacing w:val="-16"/>
          <w:w w:val="105"/>
        </w:rPr>
        <w:t xml:space="preserve"> </w:t>
      </w:r>
      <w:r>
        <w:rPr>
          <w:w w:val="105"/>
        </w:rPr>
        <w:t>AWP’s</w:t>
      </w:r>
      <w:r>
        <w:rPr>
          <w:spacing w:val="-16"/>
          <w:w w:val="105"/>
        </w:rPr>
        <w:t xml:space="preserve"> </w:t>
      </w:r>
      <w:r>
        <w:rPr>
          <w:w w:val="105"/>
        </w:rPr>
        <w:t>transfer</w:t>
      </w:r>
      <w:r>
        <w:rPr>
          <w:spacing w:val="-16"/>
          <w:w w:val="105"/>
        </w:rPr>
        <w:t xml:space="preserve"> </w:t>
      </w:r>
      <w:r>
        <w:rPr>
          <w:i/>
          <w:w w:val="105"/>
        </w:rPr>
        <w:t>τ</w:t>
      </w:r>
      <w:r>
        <w:rPr>
          <w:i/>
          <w:spacing w:val="-9"/>
          <w:w w:val="105"/>
        </w:rPr>
        <w:t xml:space="preserve"> </w:t>
      </w:r>
      <w:r>
        <w:rPr>
          <w:w w:val="105"/>
        </w:rPr>
        <w:t>=</w:t>
      </w:r>
      <w:r>
        <w:rPr>
          <w:spacing w:val="-7"/>
          <w:w w:val="105"/>
        </w:rPr>
        <w:t xml:space="preserve"> </w:t>
      </w:r>
      <w:r>
        <w:rPr>
          <w:w w:val="105"/>
        </w:rPr>
        <w:t>0</w:t>
      </w:r>
      <w:r>
        <w:rPr>
          <w:i/>
          <w:w w:val="105"/>
        </w:rPr>
        <w:t>.</w:t>
      </w:r>
      <w:r>
        <w:rPr>
          <w:w w:val="105"/>
        </w:rPr>
        <w:t>534</w:t>
      </w:r>
      <w:r>
        <w:rPr>
          <w:spacing w:val="-16"/>
          <w:w w:val="105"/>
        </w:rPr>
        <w:t xml:space="preserve"> </w:t>
      </w:r>
      <w:r>
        <w:rPr>
          <w:w w:val="105"/>
        </w:rPr>
        <w:t>and</w:t>
      </w:r>
      <w:r>
        <w:rPr>
          <w:spacing w:val="-16"/>
          <w:w w:val="105"/>
        </w:rPr>
        <w:t xml:space="preserve"> </w:t>
      </w:r>
      <w:r>
        <w:rPr>
          <w:w w:val="105"/>
        </w:rPr>
        <w:t>stronger</w:t>
      </w:r>
      <w:r>
        <w:rPr>
          <w:spacing w:val="-16"/>
          <w:w w:val="105"/>
        </w:rPr>
        <w:t xml:space="preserve"> </w:t>
      </w:r>
      <w:r>
        <w:rPr>
          <w:w w:val="105"/>
        </w:rPr>
        <w:t>social-outcome</w:t>
      </w:r>
      <w:r>
        <w:rPr>
          <w:spacing w:val="-15"/>
          <w:w w:val="105"/>
        </w:rPr>
        <w:t xml:space="preserve"> </w:t>
      </w:r>
      <w:r>
        <w:rPr>
          <w:w w:val="105"/>
        </w:rPr>
        <w:t>alignment</w:t>
      </w:r>
      <w:r>
        <w:rPr>
          <w:spacing w:val="-16"/>
          <w:w w:val="105"/>
        </w:rPr>
        <w:t xml:space="preserve"> </w:t>
      </w:r>
      <w:r>
        <w:rPr>
          <w:w w:val="105"/>
        </w:rPr>
        <w:t>make</w:t>
      </w:r>
      <w:r>
        <w:rPr>
          <w:spacing w:val="-16"/>
          <w:w w:val="105"/>
        </w:rPr>
        <w:t xml:space="preserve"> </w:t>
      </w:r>
      <w:r>
        <w:rPr>
          <w:w w:val="105"/>
        </w:rPr>
        <w:t>it</w:t>
      </w:r>
      <w:r>
        <w:rPr>
          <w:spacing w:val="-16"/>
          <w:w w:val="105"/>
        </w:rPr>
        <w:t xml:space="preserve"> </w:t>
      </w:r>
      <w:r>
        <w:rPr>
          <w:w w:val="105"/>
        </w:rPr>
        <w:t>the</w:t>
      </w:r>
      <w:r>
        <w:rPr>
          <w:spacing w:val="-15"/>
          <w:w w:val="105"/>
        </w:rPr>
        <w:t xml:space="preserve"> </w:t>
      </w:r>
      <w:r>
        <w:rPr>
          <w:w w:val="105"/>
        </w:rPr>
        <w:t>better</w:t>
      </w:r>
      <w:r>
        <w:rPr>
          <w:spacing w:val="-16"/>
          <w:w w:val="105"/>
        </w:rPr>
        <w:t xml:space="preserve"> </w:t>
      </w:r>
      <w:r>
        <w:rPr>
          <w:w w:val="105"/>
        </w:rPr>
        <w:t xml:space="preserve">match </w:t>
      </w:r>
      <w:r>
        <w:t>when</w:t>
      </w:r>
      <w:r>
        <w:rPr>
          <w:spacing w:val="-3"/>
        </w:rPr>
        <w:t xml:space="preserve"> </w:t>
      </w:r>
      <w:r>
        <w:t xml:space="preserve">the operational target is economic flow centrality </w:t>
      </w:r>
      <w:hyperlink w:anchor="_bookmark149" w:history="1">
        <w:r>
          <w:rPr>
            <w:vertAlign w:val="superscript"/>
          </w:rPr>
          <w:t>[16]</w:t>
        </w:r>
      </w:hyperlink>
      <w:r>
        <w:t>.</w:t>
      </w:r>
      <w:r>
        <w:rPr>
          <w:spacing w:val="24"/>
        </w:rPr>
        <w:t xml:space="preserve"> </w:t>
      </w:r>
      <w:r>
        <w:t>The runtime of 18</w:t>
      </w:r>
      <w:r>
        <w:rPr>
          <w:i/>
        </w:rPr>
        <w:t>.</w:t>
      </w:r>
      <w:r>
        <w:t>711</w:t>
      </w:r>
      <w:r>
        <w:rPr>
          <w:spacing w:val="-15"/>
        </w:rPr>
        <w:t xml:space="preserve"> </w:t>
      </w:r>
      <w:r>
        <w:t xml:space="preserve">s on </w:t>
      </w:r>
      <w:r>
        <w:rPr>
          <w:i/>
        </w:rPr>
        <w:t xml:space="preserve">n </w:t>
      </w:r>
      <w:r>
        <w:t>= 5</w:t>
      </w:r>
      <w:r>
        <w:rPr>
          <w:i/>
        </w:rPr>
        <w:t>,</w:t>
      </w:r>
      <w:r>
        <w:t xml:space="preserve">521 </w:t>
      </w:r>
      <w:bookmarkStart w:id="343" w:name="Authorization-aware_and_low-latency_refr"/>
      <w:bookmarkEnd w:id="343"/>
      <w:r>
        <w:rPr>
          <w:spacing w:val="-2"/>
        </w:rPr>
        <w:t>wallets</w:t>
      </w:r>
      <w:r>
        <w:rPr>
          <w:spacing w:val="-7"/>
        </w:rPr>
        <w:t xml:space="preserve"> </w:t>
      </w:r>
      <w:r>
        <w:rPr>
          <w:spacing w:val="-2"/>
        </w:rPr>
        <w:t>is</w:t>
      </w:r>
      <w:r>
        <w:rPr>
          <w:spacing w:val="-7"/>
        </w:rPr>
        <w:t xml:space="preserve"> </w:t>
      </w:r>
      <w:r>
        <w:rPr>
          <w:spacing w:val="-2"/>
        </w:rPr>
        <w:t>acceptable</w:t>
      </w:r>
      <w:r>
        <w:rPr>
          <w:spacing w:val="-7"/>
        </w:rPr>
        <w:t xml:space="preserve"> </w:t>
      </w:r>
      <w:r>
        <w:rPr>
          <w:spacing w:val="-2"/>
        </w:rPr>
        <w:t>for</w:t>
      </w:r>
      <w:r>
        <w:rPr>
          <w:spacing w:val="-7"/>
        </w:rPr>
        <w:t xml:space="preserve"> </w:t>
      </w:r>
      <w:r>
        <w:rPr>
          <w:spacing w:val="-2"/>
        </w:rPr>
        <w:t>batch</w:t>
      </w:r>
      <w:r>
        <w:rPr>
          <w:spacing w:val="-7"/>
        </w:rPr>
        <w:t xml:space="preserve"> </w:t>
      </w:r>
      <w:r>
        <w:rPr>
          <w:spacing w:val="-2"/>
        </w:rPr>
        <w:t>analytics;</w:t>
      </w:r>
      <w:r>
        <w:rPr>
          <w:spacing w:val="-3"/>
        </w:rPr>
        <w:t xml:space="preserve"> </w:t>
      </w:r>
      <w:r>
        <w:rPr>
          <w:spacing w:val="-2"/>
        </w:rPr>
        <w:t>it</w:t>
      </w:r>
      <w:r>
        <w:rPr>
          <w:spacing w:val="-6"/>
        </w:rPr>
        <w:t xml:space="preserve"> </w:t>
      </w:r>
      <w:r>
        <w:rPr>
          <w:spacing w:val="-2"/>
        </w:rPr>
        <w:t>is</w:t>
      </w:r>
      <w:r>
        <w:rPr>
          <w:spacing w:val="-7"/>
        </w:rPr>
        <w:t xml:space="preserve"> </w:t>
      </w:r>
      <w:r>
        <w:rPr>
          <w:spacing w:val="-2"/>
        </w:rPr>
        <w:t>less</w:t>
      </w:r>
      <w:r>
        <w:rPr>
          <w:spacing w:val="-7"/>
        </w:rPr>
        <w:t xml:space="preserve"> </w:t>
      </w:r>
      <w:r>
        <w:rPr>
          <w:spacing w:val="-2"/>
        </w:rPr>
        <w:t>attractive</w:t>
      </w:r>
      <w:r>
        <w:rPr>
          <w:spacing w:val="-7"/>
        </w:rPr>
        <w:t xml:space="preserve"> </w:t>
      </w:r>
      <w:r>
        <w:rPr>
          <w:spacing w:val="-2"/>
        </w:rPr>
        <w:t>for</w:t>
      </w:r>
      <w:r>
        <w:rPr>
          <w:spacing w:val="-7"/>
        </w:rPr>
        <w:t xml:space="preserve"> </w:t>
      </w:r>
      <w:r>
        <w:rPr>
          <w:spacing w:val="-2"/>
        </w:rPr>
        <w:t>sub-second</w:t>
      </w:r>
      <w:r>
        <w:rPr>
          <w:spacing w:val="-7"/>
        </w:rPr>
        <w:t xml:space="preserve"> </w:t>
      </w:r>
      <w:r>
        <w:rPr>
          <w:spacing w:val="-2"/>
        </w:rPr>
        <w:t>or</w:t>
      </w:r>
      <w:r>
        <w:rPr>
          <w:spacing w:val="-7"/>
        </w:rPr>
        <w:t xml:space="preserve"> </w:t>
      </w:r>
      <w:r>
        <w:rPr>
          <w:spacing w:val="-2"/>
        </w:rPr>
        <w:t>near-real-time</w:t>
      </w:r>
      <w:r>
        <w:rPr>
          <w:spacing w:val="-7"/>
        </w:rPr>
        <w:t xml:space="preserve"> </w:t>
      </w:r>
      <w:r>
        <w:rPr>
          <w:spacing w:val="-2"/>
        </w:rPr>
        <w:t>refresh.</w:t>
      </w:r>
    </w:p>
    <w:p w14:paraId="00DC234F" w14:textId="77777777" w:rsidR="00350CFB" w:rsidRDefault="00350CFB">
      <w:pPr>
        <w:pStyle w:val="BodyText"/>
        <w:spacing w:before="11"/>
      </w:pPr>
    </w:p>
    <w:p w14:paraId="00DC2350" w14:textId="77777777" w:rsidR="00350CFB" w:rsidRDefault="00283FFF">
      <w:pPr>
        <w:pStyle w:val="Heading3"/>
        <w:numPr>
          <w:ilvl w:val="2"/>
          <w:numId w:val="26"/>
        </w:numPr>
        <w:tabs>
          <w:tab w:val="left" w:pos="879"/>
        </w:tabs>
        <w:ind w:left="879" w:hanging="597"/>
        <w:jc w:val="both"/>
      </w:pPr>
      <w:r>
        <w:rPr>
          <w:spacing w:val="-2"/>
        </w:rPr>
        <w:t>Authorization-aware</w:t>
      </w:r>
      <w:r>
        <w:rPr>
          <w:spacing w:val="6"/>
        </w:rPr>
        <w:t xml:space="preserve"> </w:t>
      </w:r>
      <w:r>
        <w:rPr>
          <w:spacing w:val="-2"/>
        </w:rPr>
        <w:t>and</w:t>
      </w:r>
      <w:r>
        <w:rPr>
          <w:spacing w:val="6"/>
        </w:rPr>
        <w:t xml:space="preserve"> </w:t>
      </w:r>
      <w:r>
        <w:rPr>
          <w:spacing w:val="-2"/>
        </w:rPr>
        <w:t>low-latency</w:t>
      </w:r>
      <w:r>
        <w:rPr>
          <w:spacing w:val="6"/>
        </w:rPr>
        <w:t xml:space="preserve"> </w:t>
      </w:r>
      <w:r>
        <w:rPr>
          <w:spacing w:val="-2"/>
        </w:rPr>
        <w:t>refresh</w:t>
      </w:r>
    </w:p>
    <w:p w14:paraId="00DC2351" w14:textId="77777777" w:rsidR="00350CFB" w:rsidRDefault="00283FFF">
      <w:pPr>
        <w:pStyle w:val="BodyText"/>
        <w:spacing w:before="182" w:line="456" w:lineRule="exact"/>
        <w:ind w:left="282" w:right="524"/>
        <w:jc w:val="both"/>
      </w:pPr>
      <w:r>
        <w:t>Protocols that emphasize explicit spending authorization—token vaults, allowance-gated integra-</w:t>
      </w:r>
      <w:r>
        <w:rPr>
          <w:spacing w:val="-2"/>
          <w:w w:val="105"/>
        </w:rPr>
        <w:t>tions,</w:t>
      </w:r>
      <w:r>
        <w:rPr>
          <w:spacing w:val="-9"/>
          <w:w w:val="105"/>
        </w:rPr>
        <w:t xml:space="preserve"> </w:t>
      </w:r>
      <w:r>
        <w:rPr>
          <w:spacing w:val="-2"/>
          <w:w w:val="105"/>
        </w:rPr>
        <w:t>or</w:t>
      </w:r>
      <w:r>
        <w:rPr>
          <w:spacing w:val="-11"/>
          <w:w w:val="105"/>
        </w:rPr>
        <w:t xml:space="preserve"> </w:t>
      </w:r>
      <w:r>
        <w:rPr>
          <w:spacing w:val="-2"/>
          <w:w w:val="105"/>
        </w:rPr>
        <w:t>risk</w:t>
      </w:r>
      <w:r>
        <w:rPr>
          <w:spacing w:val="-11"/>
          <w:w w:val="105"/>
        </w:rPr>
        <w:t xml:space="preserve"> </w:t>
      </w:r>
      <w:r>
        <w:rPr>
          <w:spacing w:val="-2"/>
          <w:w w:val="105"/>
        </w:rPr>
        <w:t>engines</w:t>
      </w:r>
      <w:r>
        <w:rPr>
          <w:spacing w:val="-11"/>
          <w:w w:val="105"/>
        </w:rPr>
        <w:t xml:space="preserve"> </w:t>
      </w:r>
      <w:r>
        <w:rPr>
          <w:spacing w:val="-2"/>
          <w:w w:val="105"/>
        </w:rPr>
        <w:t>that</w:t>
      </w:r>
      <w:r>
        <w:rPr>
          <w:spacing w:val="-11"/>
          <w:w w:val="105"/>
        </w:rPr>
        <w:t xml:space="preserve"> </w:t>
      </w:r>
      <w:r>
        <w:rPr>
          <w:spacing w:val="-2"/>
          <w:w w:val="105"/>
        </w:rPr>
        <w:t>treat</w:t>
      </w:r>
      <w:r>
        <w:rPr>
          <w:spacing w:val="-11"/>
          <w:w w:val="105"/>
        </w:rPr>
        <w:t xml:space="preserve"> </w:t>
      </w:r>
      <w:r>
        <w:rPr>
          <w:spacing w:val="-2"/>
          <w:w w:val="105"/>
        </w:rPr>
        <w:t>approvals</w:t>
      </w:r>
      <w:r>
        <w:rPr>
          <w:spacing w:val="-11"/>
          <w:w w:val="105"/>
        </w:rPr>
        <w:t xml:space="preserve"> </w:t>
      </w:r>
      <w:r>
        <w:rPr>
          <w:spacing w:val="-2"/>
          <w:w w:val="105"/>
        </w:rPr>
        <w:t>as</w:t>
      </w:r>
      <w:r>
        <w:rPr>
          <w:spacing w:val="-11"/>
          <w:w w:val="105"/>
        </w:rPr>
        <w:t xml:space="preserve"> </w:t>
      </w:r>
      <w:r>
        <w:rPr>
          <w:spacing w:val="-2"/>
          <w:w w:val="105"/>
        </w:rPr>
        <w:t>trust</w:t>
      </w:r>
      <w:r>
        <w:rPr>
          <w:spacing w:val="-11"/>
          <w:w w:val="105"/>
        </w:rPr>
        <w:t xml:space="preserve"> </w:t>
      </w:r>
      <w:r>
        <w:rPr>
          <w:spacing w:val="-2"/>
          <w:w w:val="105"/>
        </w:rPr>
        <w:t>acts—may</w:t>
      </w:r>
      <w:r>
        <w:rPr>
          <w:spacing w:val="-11"/>
          <w:w w:val="105"/>
        </w:rPr>
        <w:t xml:space="preserve"> </w:t>
      </w:r>
      <w:r>
        <w:rPr>
          <w:spacing w:val="-2"/>
          <w:w w:val="105"/>
        </w:rPr>
        <w:t>prefer</w:t>
      </w:r>
      <w:r>
        <w:rPr>
          <w:spacing w:val="-11"/>
          <w:w w:val="105"/>
        </w:rPr>
        <w:t xml:space="preserve"> </w:t>
      </w:r>
      <w:r>
        <w:rPr>
          <w:spacing w:val="-2"/>
          <w:w w:val="105"/>
        </w:rPr>
        <w:t>EndorseRank.</w:t>
      </w:r>
      <w:r>
        <w:rPr>
          <w:spacing w:val="24"/>
          <w:w w:val="105"/>
        </w:rPr>
        <w:t xml:space="preserve"> </w:t>
      </w:r>
      <w:r>
        <w:rPr>
          <w:spacing w:val="-2"/>
          <w:w w:val="105"/>
        </w:rPr>
        <w:t>The</w:t>
      </w:r>
      <w:r>
        <w:rPr>
          <w:spacing w:val="-11"/>
          <w:w w:val="105"/>
        </w:rPr>
        <w:t xml:space="preserve"> </w:t>
      </w:r>
      <w:r>
        <w:rPr>
          <w:spacing w:val="-2"/>
          <w:w w:val="105"/>
        </w:rPr>
        <w:t xml:space="preserve">method’s </w:t>
      </w:r>
      <w:r>
        <w:rPr>
          <w:w w:val="105"/>
        </w:rPr>
        <w:t>allowance</w:t>
      </w:r>
      <w:r>
        <w:rPr>
          <w:spacing w:val="-16"/>
          <w:w w:val="105"/>
        </w:rPr>
        <w:t xml:space="preserve"> </w:t>
      </w:r>
      <w:r>
        <w:rPr>
          <w:i/>
          <w:w w:val="105"/>
        </w:rPr>
        <w:t>τ</w:t>
      </w:r>
      <w:r>
        <w:rPr>
          <w:i/>
          <w:spacing w:val="-10"/>
          <w:w w:val="105"/>
        </w:rPr>
        <w:t xml:space="preserve"> </w:t>
      </w:r>
      <w:r>
        <w:rPr>
          <w:w w:val="105"/>
        </w:rPr>
        <w:t>=</w:t>
      </w:r>
      <w:r>
        <w:rPr>
          <w:spacing w:val="-1"/>
          <w:w w:val="105"/>
        </w:rPr>
        <w:t xml:space="preserve"> </w:t>
      </w:r>
      <w:r>
        <w:rPr>
          <w:w w:val="105"/>
        </w:rPr>
        <w:t>0</w:t>
      </w:r>
      <w:r>
        <w:rPr>
          <w:i/>
          <w:w w:val="105"/>
        </w:rPr>
        <w:t>.</w:t>
      </w:r>
      <w:r>
        <w:rPr>
          <w:w w:val="105"/>
        </w:rPr>
        <w:t>355,</w:t>
      </w:r>
      <w:r>
        <w:rPr>
          <w:spacing w:val="-15"/>
          <w:w w:val="105"/>
        </w:rPr>
        <w:t xml:space="preserve"> </w:t>
      </w:r>
      <w:r>
        <w:rPr>
          <w:w w:val="105"/>
        </w:rPr>
        <w:t>sparse</w:t>
      </w:r>
      <w:r>
        <w:rPr>
          <w:spacing w:val="-16"/>
          <w:w w:val="105"/>
        </w:rPr>
        <w:t xml:space="preserve"> </w:t>
      </w:r>
      <w:r>
        <w:rPr>
          <w:w w:val="105"/>
        </w:rPr>
        <w:t>graph</w:t>
      </w:r>
      <w:r>
        <w:rPr>
          <w:spacing w:val="-16"/>
          <w:w w:val="105"/>
        </w:rPr>
        <w:t xml:space="preserve"> </w:t>
      </w:r>
      <w:r>
        <w:rPr>
          <w:w w:val="105"/>
        </w:rPr>
        <w:t>(14</w:t>
      </w:r>
      <w:r>
        <w:rPr>
          <w:i/>
          <w:w w:val="105"/>
        </w:rPr>
        <w:t>,</w:t>
      </w:r>
      <w:r>
        <w:rPr>
          <w:w w:val="105"/>
        </w:rPr>
        <w:t>727</w:t>
      </w:r>
      <w:r>
        <w:rPr>
          <w:spacing w:val="-16"/>
          <w:w w:val="105"/>
        </w:rPr>
        <w:t xml:space="preserve"> </w:t>
      </w:r>
      <w:r>
        <w:rPr>
          <w:w w:val="105"/>
        </w:rPr>
        <w:t>edges),</w:t>
      </w:r>
      <w:r>
        <w:rPr>
          <w:spacing w:val="-14"/>
          <w:w w:val="105"/>
        </w:rPr>
        <w:t xml:space="preserve"> </w:t>
      </w:r>
      <w:r>
        <w:rPr>
          <w:w w:val="105"/>
        </w:rPr>
        <w:t>and</w:t>
      </w:r>
      <w:r>
        <w:rPr>
          <w:spacing w:val="-16"/>
          <w:w w:val="105"/>
        </w:rPr>
        <w:t xml:space="preserve"> </w:t>
      </w:r>
      <w:r>
        <w:rPr>
          <w:w w:val="105"/>
        </w:rPr>
        <w:t>2</w:t>
      </w:r>
      <w:r>
        <w:rPr>
          <w:i/>
          <w:w w:val="105"/>
        </w:rPr>
        <w:t>.</w:t>
      </w:r>
      <w:r>
        <w:rPr>
          <w:w w:val="105"/>
        </w:rPr>
        <w:t>105</w:t>
      </w:r>
      <w:r>
        <w:rPr>
          <w:spacing w:val="-16"/>
          <w:w w:val="105"/>
        </w:rPr>
        <w:t xml:space="preserve"> </w:t>
      </w:r>
      <w:r>
        <w:rPr>
          <w:w w:val="105"/>
        </w:rPr>
        <w:t>s</w:t>
      </w:r>
      <w:r>
        <w:rPr>
          <w:spacing w:val="-16"/>
          <w:w w:val="105"/>
        </w:rPr>
        <w:t xml:space="preserve"> </w:t>
      </w:r>
      <w:r>
        <w:rPr>
          <w:w w:val="105"/>
        </w:rPr>
        <w:t>PageRank</w:t>
      </w:r>
      <w:r>
        <w:rPr>
          <w:spacing w:val="-15"/>
          <w:w w:val="105"/>
        </w:rPr>
        <w:t xml:space="preserve"> </w:t>
      </w:r>
      <w:r>
        <w:rPr>
          <w:w w:val="105"/>
        </w:rPr>
        <w:t>time</w:t>
      </w:r>
      <w:r>
        <w:rPr>
          <w:spacing w:val="-16"/>
          <w:w w:val="105"/>
        </w:rPr>
        <w:t xml:space="preserve"> </w:t>
      </w:r>
      <w:r>
        <w:rPr>
          <w:w w:val="105"/>
        </w:rPr>
        <w:t>support</w:t>
      </w:r>
      <w:r>
        <w:rPr>
          <w:spacing w:val="-16"/>
          <w:w w:val="105"/>
        </w:rPr>
        <w:t xml:space="preserve"> </w:t>
      </w:r>
      <w:r>
        <w:rPr>
          <w:w w:val="105"/>
        </w:rPr>
        <w:t>frequent recomputation.</w:t>
      </w:r>
      <w:r>
        <w:rPr>
          <w:spacing w:val="28"/>
          <w:w w:val="105"/>
        </w:rPr>
        <w:t xml:space="preserve"> </w:t>
      </w:r>
      <w:r>
        <w:rPr>
          <w:w w:val="105"/>
        </w:rPr>
        <w:t>Pool</w:t>
      </w:r>
      <w:r>
        <w:rPr>
          <w:spacing w:val="-2"/>
          <w:w w:val="105"/>
        </w:rPr>
        <w:t xml:space="preserve"> </w:t>
      </w:r>
      <w:r>
        <w:rPr>
          <w:w w:val="105"/>
        </w:rPr>
        <w:t>scaling</w:t>
      </w:r>
      <w:r>
        <w:rPr>
          <w:spacing w:val="-2"/>
          <w:w w:val="105"/>
        </w:rPr>
        <w:t xml:space="preserve"> </w:t>
      </w:r>
      <w:r>
        <w:rPr>
          <w:w w:val="105"/>
        </w:rPr>
        <w:t>(</w:t>
      </w:r>
      <w:r>
        <w:rPr>
          <w:rFonts w:ascii="Arial Unicode MS" w:hAnsi="Arial Unicode MS"/>
          <w:w w:val="105"/>
        </w:rPr>
        <w:t xml:space="preserve">≈ </w:t>
      </w:r>
      <w:r>
        <w:rPr>
          <w:w w:val="105"/>
        </w:rPr>
        <w:t>10</w:t>
      </w:r>
      <w:r>
        <w:rPr>
          <w:i/>
          <w:w w:val="105"/>
        </w:rPr>
        <w:t>.</w:t>
      </w:r>
      <w:r>
        <w:rPr>
          <w:w w:val="105"/>
        </w:rPr>
        <w:t>4</w:t>
      </w:r>
      <w:r>
        <w:rPr>
          <w:rFonts w:ascii="Arial Unicode MS" w:hAnsi="Arial Unicode MS"/>
          <w:w w:val="105"/>
        </w:rPr>
        <w:t>×</w:t>
      </w:r>
      <w:r>
        <w:rPr>
          <w:rFonts w:ascii="Arial Unicode MS" w:hAnsi="Arial Unicode MS"/>
          <w:spacing w:val="-10"/>
          <w:w w:val="105"/>
        </w:rPr>
        <w:t xml:space="preserve"> </w:t>
      </w:r>
      <w:r>
        <w:rPr>
          <w:w w:val="105"/>
        </w:rPr>
        <w:t>at</w:t>
      </w:r>
      <w:r>
        <w:rPr>
          <w:spacing w:val="-2"/>
          <w:w w:val="105"/>
        </w:rPr>
        <w:t xml:space="preserve"> </w:t>
      </w:r>
      <w:r>
        <w:rPr>
          <w:i/>
          <w:w w:val="105"/>
        </w:rPr>
        <w:t xml:space="preserve">n </w:t>
      </w:r>
      <w:r>
        <w:rPr>
          <w:w w:val="105"/>
        </w:rPr>
        <w:t>= 10</w:t>
      </w:r>
      <w:r>
        <w:rPr>
          <w:i/>
          <w:w w:val="105"/>
        </w:rPr>
        <w:t>,</w:t>
      </w:r>
      <w:r>
        <w:rPr>
          <w:w w:val="105"/>
        </w:rPr>
        <w:t xml:space="preserve">000; </w:t>
      </w:r>
      <w:r>
        <w:rPr>
          <w:rFonts w:ascii="Arial Unicode MS" w:hAnsi="Arial Unicode MS"/>
          <w:w w:val="105"/>
        </w:rPr>
        <w:t xml:space="preserve">≈ </w:t>
      </w:r>
      <w:r>
        <w:rPr>
          <w:w w:val="105"/>
        </w:rPr>
        <w:t>9</w:t>
      </w:r>
      <w:r>
        <w:rPr>
          <w:i/>
          <w:w w:val="105"/>
        </w:rPr>
        <w:t>.</w:t>
      </w:r>
      <w:r>
        <w:rPr>
          <w:w w:val="105"/>
        </w:rPr>
        <w:t>4</w:t>
      </w:r>
      <w:r>
        <w:rPr>
          <w:rFonts w:ascii="Arial Unicode MS" w:hAnsi="Arial Unicode MS"/>
          <w:w w:val="105"/>
        </w:rPr>
        <w:t>×</w:t>
      </w:r>
      <w:r>
        <w:rPr>
          <w:rFonts w:ascii="Arial Unicode MS" w:hAnsi="Arial Unicode MS"/>
          <w:spacing w:val="-10"/>
          <w:w w:val="105"/>
        </w:rPr>
        <w:t xml:space="preserve"> </w:t>
      </w:r>
      <w:r>
        <w:rPr>
          <w:w w:val="105"/>
        </w:rPr>
        <w:t>at</w:t>
      </w:r>
      <w:r>
        <w:rPr>
          <w:spacing w:val="-2"/>
          <w:w w:val="105"/>
        </w:rPr>
        <w:t xml:space="preserve"> </w:t>
      </w:r>
      <w:r>
        <w:rPr>
          <w:i/>
          <w:w w:val="105"/>
        </w:rPr>
        <w:t>N</w:t>
      </w:r>
      <w:r>
        <w:rPr>
          <w:i/>
          <w:spacing w:val="35"/>
          <w:w w:val="105"/>
        </w:rPr>
        <w:t xml:space="preserve"> </w:t>
      </w:r>
      <w:r>
        <w:rPr>
          <w:w w:val="105"/>
        </w:rPr>
        <w:t>= 31</w:t>
      </w:r>
      <w:r>
        <w:rPr>
          <w:i/>
          <w:w w:val="105"/>
        </w:rPr>
        <w:t>,</w:t>
      </w:r>
      <w:r>
        <w:rPr>
          <w:w w:val="105"/>
        </w:rPr>
        <w:t>612)</w:t>
      </w:r>
      <w:r>
        <w:rPr>
          <w:spacing w:val="-2"/>
          <w:w w:val="105"/>
        </w:rPr>
        <w:t xml:space="preserve"> </w:t>
      </w:r>
      <w:r>
        <w:rPr>
          <w:w w:val="105"/>
        </w:rPr>
        <w:t>indicates</w:t>
      </w:r>
      <w:r>
        <w:rPr>
          <w:spacing w:val="-2"/>
          <w:w w:val="105"/>
        </w:rPr>
        <w:t xml:space="preserve"> </w:t>
      </w:r>
      <w:r>
        <w:rPr>
          <w:w w:val="105"/>
        </w:rPr>
        <w:t>that</w:t>
      </w:r>
      <w:r>
        <w:rPr>
          <w:spacing w:val="-2"/>
          <w:w w:val="105"/>
        </w:rPr>
        <w:t xml:space="preserve"> </w:t>
      </w:r>
      <w:r>
        <w:rPr>
          <w:w w:val="105"/>
        </w:rPr>
        <w:t xml:space="preserve">the </w:t>
      </w:r>
      <w:r>
        <w:t>efficiency advantage persists beyond the matched cohort.</w:t>
      </w:r>
      <w:r>
        <w:rPr>
          <w:spacing w:val="40"/>
        </w:rPr>
        <w:t xml:space="preserve"> </w:t>
      </w:r>
      <w:r>
        <w:t xml:space="preserve">Operators accept lower transfer-proxy </w:t>
      </w:r>
      <w:r>
        <w:rPr>
          <w:w w:val="105"/>
        </w:rPr>
        <w:t>alignment</w:t>
      </w:r>
      <w:r>
        <w:rPr>
          <w:spacing w:val="-16"/>
          <w:w w:val="105"/>
        </w:rPr>
        <w:t xml:space="preserve"> </w:t>
      </w:r>
      <w:r>
        <w:rPr>
          <w:w w:val="105"/>
        </w:rPr>
        <w:t>(</w:t>
      </w:r>
      <w:r>
        <w:rPr>
          <w:i/>
          <w:w w:val="105"/>
        </w:rPr>
        <w:t>τ</w:t>
      </w:r>
      <w:r>
        <w:rPr>
          <w:i/>
          <w:spacing w:val="-16"/>
          <w:w w:val="105"/>
        </w:rPr>
        <w:t xml:space="preserve"> </w:t>
      </w:r>
      <w:r>
        <w:rPr>
          <w:w w:val="105"/>
        </w:rPr>
        <w:t>=</w:t>
      </w:r>
      <w:r>
        <w:rPr>
          <w:spacing w:val="-16"/>
          <w:w w:val="105"/>
        </w:rPr>
        <w:t xml:space="preserve"> </w:t>
      </w:r>
      <w:r>
        <w:rPr>
          <w:w w:val="105"/>
        </w:rPr>
        <w:t>0</w:t>
      </w:r>
      <w:r>
        <w:rPr>
          <w:i/>
          <w:w w:val="105"/>
        </w:rPr>
        <w:t>.</w:t>
      </w:r>
      <w:r>
        <w:rPr>
          <w:w w:val="105"/>
        </w:rPr>
        <w:t>333)</w:t>
      </w:r>
      <w:r>
        <w:rPr>
          <w:spacing w:val="-15"/>
          <w:w w:val="105"/>
        </w:rPr>
        <w:t xml:space="preserve"> </w:t>
      </w:r>
      <w:r>
        <w:rPr>
          <w:w w:val="105"/>
        </w:rPr>
        <w:t>and</w:t>
      </w:r>
      <w:r>
        <w:rPr>
          <w:spacing w:val="-16"/>
          <w:w w:val="105"/>
        </w:rPr>
        <w:t xml:space="preserve"> </w:t>
      </w:r>
      <w:r>
        <w:rPr>
          <w:w w:val="105"/>
        </w:rPr>
        <w:t>weaker</w:t>
      </w:r>
      <w:r>
        <w:rPr>
          <w:spacing w:val="-16"/>
          <w:w w:val="105"/>
        </w:rPr>
        <w:t xml:space="preserve"> </w:t>
      </w:r>
      <w:r>
        <w:rPr>
          <w:w w:val="105"/>
        </w:rPr>
        <w:t>trading-success</w:t>
      </w:r>
      <w:r>
        <w:rPr>
          <w:spacing w:val="-16"/>
          <w:w w:val="105"/>
        </w:rPr>
        <w:t xml:space="preserve"> </w:t>
      </w:r>
      <w:r>
        <w:rPr>
          <w:w w:val="105"/>
        </w:rPr>
        <w:t>alignment</w:t>
      </w:r>
      <w:r>
        <w:rPr>
          <w:spacing w:val="-15"/>
          <w:w w:val="105"/>
        </w:rPr>
        <w:t xml:space="preserve"> </w:t>
      </w:r>
      <w:r>
        <w:rPr>
          <w:w w:val="105"/>
        </w:rPr>
        <w:t>(</w:t>
      </w:r>
      <w:r>
        <w:rPr>
          <w:i/>
          <w:w w:val="105"/>
        </w:rPr>
        <w:t xml:space="preserve">τ </w:t>
      </w:r>
      <w:r>
        <w:rPr>
          <w:w w:val="105"/>
        </w:rPr>
        <w:t>=</w:t>
      </w:r>
      <w:r>
        <w:rPr>
          <w:spacing w:val="-9"/>
          <w:w w:val="105"/>
        </w:rPr>
        <w:t xml:space="preserve"> </w:t>
      </w:r>
      <w:r>
        <w:rPr>
          <w:w w:val="105"/>
        </w:rPr>
        <w:t>0</w:t>
      </w:r>
      <w:r>
        <w:rPr>
          <w:i/>
          <w:w w:val="105"/>
        </w:rPr>
        <w:t>.</w:t>
      </w:r>
      <w:r>
        <w:rPr>
          <w:w w:val="105"/>
        </w:rPr>
        <w:t>096)</w:t>
      </w:r>
      <w:r>
        <w:rPr>
          <w:spacing w:val="-16"/>
          <w:w w:val="105"/>
        </w:rPr>
        <w:t xml:space="preserve"> </w:t>
      </w:r>
      <w:r>
        <w:rPr>
          <w:w w:val="105"/>
        </w:rPr>
        <w:t>in</w:t>
      </w:r>
      <w:r>
        <w:rPr>
          <w:spacing w:val="-16"/>
          <w:w w:val="105"/>
        </w:rPr>
        <w:t xml:space="preserve"> </w:t>
      </w:r>
      <w:r>
        <w:rPr>
          <w:w w:val="105"/>
        </w:rPr>
        <w:t>exchange</w:t>
      </w:r>
      <w:r>
        <w:rPr>
          <w:spacing w:val="-16"/>
          <w:w w:val="105"/>
        </w:rPr>
        <w:t xml:space="preserve"> </w:t>
      </w:r>
      <w:r>
        <w:rPr>
          <w:w w:val="105"/>
        </w:rPr>
        <w:t>for</w:t>
      </w:r>
      <w:r>
        <w:rPr>
          <w:spacing w:val="-15"/>
          <w:w w:val="105"/>
        </w:rPr>
        <w:t xml:space="preserve"> </w:t>
      </w:r>
      <w:r>
        <w:rPr>
          <w:w w:val="105"/>
        </w:rPr>
        <w:t>autho-</w:t>
      </w:r>
      <w:bookmarkStart w:id="344" w:name="Evaluation_design_and_hybrid_use"/>
      <w:bookmarkEnd w:id="344"/>
      <w:r>
        <w:rPr>
          <w:w w:val="105"/>
        </w:rPr>
        <w:t>rization</w:t>
      </w:r>
      <w:r>
        <w:rPr>
          <w:spacing w:val="-1"/>
          <w:w w:val="105"/>
        </w:rPr>
        <w:t xml:space="preserve"> </w:t>
      </w:r>
      <w:r>
        <w:rPr>
          <w:w w:val="105"/>
        </w:rPr>
        <w:t>semantics</w:t>
      </w:r>
      <w:r>
        <w:rPr>
          <w:spacing w:val="-1"/>
          <w:w w:val="105"/>
        </w:rPr>
        <w:t xml:space="preserve"> </w:t>
      </w:r>
      <w:r>
        <w:rPr>
          <w:w w:val="105"/>
        </w:rPr>
        <w:t>and</w:t>
      </w:r>
      <w:r>
        <w:rPr>
          <w:spacing w:val="-1"/>
          <w:w w:val="105"/>
        </w:rPr>
        <w:t xml:space="preserve"> </w:t>
      </w:r>
      <w:r>
        <w:rPr>
          <w:w w:val="105"/>
        </w:rPr>
        <w:t>speed.</w:t>
      </w:r>
    </w:p>
    <w:p w14:paraId="00DC2352" w14:textId="77777777" w:rsidR="00350CFB" w:rsidRDefault="00350CFB">
      <w:pPr>
        <w:pStyle w:val="BodyText"/>
        <w:spacing w:before="149"/>
      </w:pPr>
    </w:p>
    <w:p w14:paraId="00DC2353" w14:textId="77777777" w:rsidR="00350CFB" w:rsidRDefault="00283FFF">
      <w:pPr>
        <w:pStyle w:val="Heading3"/>
        <w:numPr>
          <w:ilvl w:val="2"/>
          <w:numId w:val="26"/>
        </w:numPr>
        <w:tabs>
          <w:tab w:val="left" w:pos="879"/>
        </w:tabs>
        <w:ind w:left="879" w:hanging="597"/>
        <w:jc w:val="both"/>
      </w:pPr>
      <w:r>
        <w:t>Evaluation</w:t>
      </w:r>
      <w:r>
        <w:rPr>
          <w:spacing w:val="-14"/>
        </w:rPr>
        <w:t xml:space="preserve"> </w:t>
      </w:r>
      <w:r>
        <w:t>design</w:t>
      </w:r>
      <w:r>
        <w:rPr>
          <w:spacing w:val="-13"/>
        </w:rPr>
        <w:t xml:space="preserve"> </w:t>
      </w:r>
      <w:r>
        <w:t>and</w:t>
      </w:r>
      <w:r>
        <w:rPr>
          <w:spacing w:val="-14"/>
        </w:rPr>
        <w:t xml:space="preserve"> </w:t>
      </w:r>
      <w:r>
        <w:t>hybrid</w:t>
      </w:r>
      <w:r>
        <w:rPr>
          <w:spacing w:val="-13"/>
        </w:rPr>
        <w:t xml:space="preserve"> </w:t>
      </w:r>
      <w:r>
        <w:rPr>
          <w:spacing w:val="-5"/>
        </w:rPr>
        <w:t>use</w:t>
      </w:r>
    </w:p>
    <w:p w14:paraId="00DC2354" w14:textId="77777777" w:rsidR="00350CFB" w:rsidRDefault="00350CFB">
      <w:pPr>
        <w:pStyle w:val="BodyText"/>
        <w:spacing w:before="46"/>
        <w:rPr>
          <w:b/>
        </w:rPr>
      </w:pPr>
    </w:p>
    <w:p w14:paraId="00DC2355" w14:textId="77777777" w:rsidR="00350CFB" w:rsidRDefault="00283FFF">
      <w:pPr>
        <w:pStyle w:val="BodyText"/>
        <w:spacing w:line="396" w:lineRule="auto"/>
        <w:ind w:left="282" w:right="534"/>
        <w:jc w:val="both"/>
      </w:pPr>
      <w:r>
        <w:t>GF-PR</w:t>
      </w:r>
      <w:r>
        <w:rPr>
          <w:spacing w:val="-13"/>
        </w:rPr>
        <w:t xml:space="preserve"> </w:t>
      </w:r>
      <w:r>
        <w:t>is</w:t>
      </w:r>
      <w:r>
        <w:rPr>
          <w:spacing w:val="-13"/>
        </w:rPr>
        <w:t xml:space="preserve"> </w:t>
      </w:r>
      <w:r>
        <w:t>suitable</w:t>
      </w:r>
      <w:r>
        <w:rPr>
          <w:spacing w:val="-13"/>
        </w:rPr>
        <w:t xml:space="preserve"> </w:t>
      </w:r>
      <w:r>
        <w:t>only</w:t>
      </w:r>
      <w:r>
        <w:rPr>
          <w:spacing w:val="-13"/>
        </w:rPr>
        <w:t xml:space="preserve"> </w:t>
      </w:r>
      <w:r>
        <w:t>as</w:t>
      </w:r>
      <w:r>
        <w:rPr>
          <w:spacing w:val="-13"/>
        </w:rPr>
        <w:t xml:space="preserve"> </w:t>
      </w:r>
      <w:r>
        <w:t>a</w:t>
      </w:r>
      <w:r>
        <w:rPr>
          <w:spacing w:val="-13"/>
        </w:rPr>
        <w:t xml:space="preserve"> </w:t>
      </w:r>
      <w:r>
        <w:t>diagnostic</w:t>
      </w:r>
      <w:r>
        <w:rPr>
          <w:spacing w:val="-13"/>
        </w:rPr>
        <w:t xml:space="preserve"> </w:t>
      </w:r>
      <w:r>
        <w:t>ceiling</w:t>
      </w:r>
      <w:r>
        <w:rPr>
          <w:spacing w:val="-13"/>
        </w:rPr>
        <w:t xml:space="preserve"> </w:t>
      </w:r>
      <w:r>
        <w:t>for</w:t>
      </w:r>
      <w:r>
        <w:rPr>
          <w:spacing w:val="-13"/>
        </w:rPr>
        <w:t xml:space="preserve"> </w:t>
      </w:r>
      <w:r>
        <w:t>outcome-proxy</w:t>
      </w:r>
      <w:r>
        <w:rPr>
          <w:spacing w:val="-13"/>
        </w:rPr>
        <w:t xml:space="preserve"> </w:t>
      </w:r>
      <w:r>
        <w:t>overlap</w:t>
      </w:r>
      <w:r>
        <w:rPr>
          <w:spacing w:val="-13"/>
        </w:rPr>
        <w:t xml:space="preserve"> </w:t>
      </w:r>
      <w:r>
        <w:t>during</w:t>
      </w:r>
      <w:r>
        <w:rPr>
          <w:spacing w:val="-13"/>
        </w:rPr>
        <w:t xml:space="preserve"> </w:t>
      </w:r>
      <w:r>
        <w:t>evaluation</w:t>
      </w:r>
      <w:r>
        <w:rPr>
          <w:spacing w:val="-13"/>
        </w:rPr>
        <w:t xml:space="preserve"> </w:t>
      </w:r>
      <w:r>
        <w:t>design, not as a deployable social reputation score.</w:t>
      </w:r>
      <w:r>
        <w:rPr>
          <w:spacing w:val="40"/>
        </w:rPr>
        <w:t xml:space="preserve"> </w:t>
      </w:r>
      <w:r>
        <w:t xml:space="preserve">Evaluation pipelines should report social-method </w:t>
      </w:r>
      <w:r>
        <w:rPr>
          <w:i/>
        </w:rPr>
        <w:t xml:space="preserve">τ </w:t>
      </w:r>
      <w:r>
        <w:t>alongside</w:t>
      </w:r>
      <w:r>
        <w:rPr>
          <w:spacing w:val="-1"/>
        </w:rPr>
        <w:t xml:space="preserve"> </w:t>
      </w:r>
      <w:r>
        <w:t>an</w:t>
      </w:r>
      <w:r>
        <w:rPr>
          <w:spacing w:val="-1"/>
        </w:rPr>
        <w:t xml:space="preserve"> </w:t>
      </w:r>
      <w:r>
        <w:t>outcome-native</w:t>
      </w:r>
      <w:r>
        <w:rPr>
          <w:spacing w:val="-1"/>
        </w:rPr>
        <w:t xml:space="preserve"> </w:t>
      </w:r>
      <w:r>
        <w:t>reference</w:t>
      </w:r>
      <w:r>
        <w:rPr>
          <w:spacing w:val="-1"/>
        </w:rPr>
        <w:t xml:space="preserve"> </w:t>
      </w:r>
      <w:r>
        <w:t>when</w:t>
      </w:r>
      <w:r>
        <w:rPr>
          <w:spacing w:val="-1"/>
        </w:rPr>
        <w:t xml:space="preserve"> </w:t>
      </w:r>
      <w:r>
        <w:t>trading-success</w:t>
      </w:r>
      <w:r>
        <w:rPr>
          <w:spacing w:val="-1"/>
        </w:rPr>
        <w:t xml:space="preserve"> </w:t>
      </w:r>
      <w:r>
        <w:t>proxies</w:t>
      </w:r>
      <w:r>
        <w:rPr>
          <w:spacing w:val="-1"/>
        </w:rPr>
        <w:t xml:space="preserve"> </w:t>
      </w:r>
      <w:r>
        <w:t>are</w:t>
      </w:r>
      <w:r>
        <w:rPr>
          <w:spacing w:val="-1"/>
        </w:rPr>
        <w:t xml:space="preserve"> </w:t>
      </w:r>
      <w:r>
        <w:t>used, to</w:t>
      </w:r>
      <w:r>
        <w:rPr>
          <w:spacing w:val="-1"/>
        </w:rPr>
        <w:t xml:space="preserve"> </w:t>
      </w:r>
      <w:r>
        <w:t>avoid</w:t>
      </w:r>
      <w:r>
        <w:rPr>
          <w:spacing w:val="-1"/>
        </w:rPr>
        <w:t xml:space="preserve"> </w:t>
      </w:r>
      <w:r>
        <w:t>mistaking construct overlap for social validity (Claim SC1).</w:t>
      </w:r>
    </w:p>
    <w:p w14:paraId="00DC2356" w14:textId="77777777" w:rsidR="00350CFB" w:rsidRDefault="00283FFF">
      <w:pPr>
        <w:pStyle w:val="BodyText"/>
        <w:spacing w:before="19" w:line="396" w:lineRule="auto"/>
        <w:ind w:left="273" w:right="524" w:firstLine="8"/>
        <w:jc w:val="both"/>
      </w:pPr>
      <w:r>
        <w:t>Hybrid deployments are feasible:</w:t>
      </w:r>
      <w:r>
        <w:rPr>
          <w:spacing w:val="40"/>
        </w:rPr>
        <w:t xml:space="preserve"> </w:t>
      </w:r>
      <w:r>
        <w:t>EndorseRank for continuous authorization-aware monitoring, AWP for periodic transfer-hub audits, and GMX-linked outcome metrics as separate risk dash-boards</w:t>
      </w:r>
      <w:r>
        <w:rPr>
          <w:spacing w:val="-3"/>
        </w:rPr>
        <w:t xml:space="preserve"> </w:t>
      </w:r>
      <w:r>
        <w:t>rather</w:t>
      </w:r>
      <w:r>
        <w:rPr>
          <w:spacing w:val="-3"/>
        </w:rPr>
        <w:t xml:space="preserve"> </w:t>
      </w:r>
      <w:r>
        <w:t>than</w:t>
      </w:r>
      <w:r>
        <w:rPr>
          <w:spacing w:val="-3"/>
        </w:rPr>
        <w:t xml:space="preserve"> </w:t>
      </w:r>
      <w:r>
        <w:t>as</w:t>
      </w:r>
      <w:r>
        <w:rPr>
          <w:spacing w:val="-3"/>
        </w:rPr>
        <w:t xml:space="preserve"> </w:t>
      </w:r>
      <w:r>
        <w:t>substitutes</w:t>
      </w:r>
      <w:r>
        <w:rPr>
          <w:spacing w:val="-3"/>
        </w:rPr>
        <w:t xml:space="preserve"> </w:t>
      </w:r>
      <w:r>
        <w:t>for</w:t>
      </w:r>
      <w:r>
        <w:rPr>
          <w:spacing w:val="-3"/>
        </w:rPr>
        <w:t xml:space="preserve"> </w:t>
      </w:r>
      <w:r>
        <w:t>social</w:t>
      </w:r>
      <w:r>
        <w:rPr>
          <w:spacing w:val="-3"/>
        </w:rPr>
        <w:t xml:space="preserve"> </w:t>
      </w:r>
      <w:r>
        <w:t>scores</w:t>
      </w:r>
      <w:r>
        <w:rPr>
          <w:spacing w:val="-2"/>
        </w:rPr>
        <w:t xml:space="preserve"> </w:t>
      </w:r>
      <w:hyperlink w:anchor="_bookmark156" w:history="1">
        <w:r>
          <w:rPr>
            <w:vertAlign w:val="superscript"/>
          </w:rPr>
          <w:t>[23]</w:t>
        </w:r>
      </w:hyperlink>
      <w:r>
        <w:rPr>
          <w:vertAlign w:val="superscript"/>
        </w:rPr>
        <w:t>,</w:t>
      </w:r>
      <w:hyperlink w:anchor="_bookmark186" w:history="1">
        <w:r>
          <w:rPr>
            <w:vertAlign w:val="superscript"/>
          </w:rPr>
          <w:t>[53]</w:t>
        </w:r>
      </w:hyperlink>
      <w:r>
        <w:t>.</w:t>
      </w:r>
      <w:r>
        <w:rPr>
          <w:spacing w:val="19"/>
        </w:rPr>
        <w:t xml:space="preserve"> </w:t>
      </w:r>
      <w:r>
        <w:t>The</w:t>
      </w:r>
      <w:r>
        <w:rPr>
          <w:spacing w:val="-3"/>
        </w:rPr>
        <w:t xml:space="preserve"> </w:t>
      </w:r>
      <w:r>
        <w:t>open</w:t>
      </w:r>
      <w:r>
        <w:rPr>
          <w:spacing w:val="-3"/>
        </w:rPr>
        <w:t xml:space="preserve"> </w:t>
      </w:r>
      <w:r>
        <w:t>pipeline</w:t>
      </w:r>
      <w:r>
        <w:rPr>
          <w:spacing w:val="-3"/>
        </w:rPr>
        <w:t xml:space="preserve"> </w:t>
      </w:r>
      <w:r>
        <w:t>enables</w:t>
      </w:r>
      <w:r>
        <w:rPr>
          <w:spacing w:val="-3"/>
        </w:rPr>
        <w:t xml:space="preserve"> </w:t>
      </w:r>
      <w:r>
        <w:t xml:space="preserve">cross-protocol replication on any ERC-20 chain with allowance logs (Appendix </w:t>
      </w:r>
      <w:hyperlink w:anchor="_bookmark198" w:history="1">
        <w:r>
          <w:t>8.1</w:t>
        </w:r>
      </w:hyperlink>
      <w:r>
        <w:t>).</w:t>
      </w:r>
      <w:r>
        <w:rPr>
          <w:spacing w:val="40"/>
        </w:rPr>
        <w:t xml:space="preserve"> </w:t>
      </w:r>
      <w:r>
        <w:t>Integration with live risk oracles</w:t>
      </w:r>
      <w:r>
        <w:rPr>
          <w:spacing w:val="-1"/>
        </w:rPr>
        <w:t xml:space="preserve"> </w:t>
      </w:r>
      <w:r>
        <w:t xml:space="preserve">and governance tooling remains future work (Chapter </w:t>
      </w:r>
      <w:hyperlink w:anchor="_bookmark128" w:history="1">
        <w:r>
          <w:t>6</w:t>
        </w:r>
      </w:hyperlink>
      <w:r>
        <w:t>),</w:t>
      </w:r>
      <w:r>
        <w:rPr>
          <w:spacing w:val="2"/>
        </w:rPr>
        <w:t xml:space="preserve"> </w:t>
      </w:r>
      <w:r>
        <w:t xml:space="preserve">but the efficiency profile of </w:t>
      </w:r>
      <w:r>
        <w:rPr>
          <w:spacing w:val="-5"/>
        </w:rPr>
        <w:t>En-</w:t>
      </w:r>
    </w:p>
    <w:p w14:paraId="00DC2357" w14:textId="77777777" w:rsidR="00350CFB" w:rsidRDefault="00350CFB">
      <w:pPr>
        <w:pStyle w:val="BodyText"/>
        <w:spacing w:line="396" w:lineRule="auto"/>
        <w:jc w:val="both"/>
        <w:sectPr w:rsidR="00350CFB">
          <w:pgSz w:w="11910" w:h="16840"/>
          <w:pgMar w:top="1920" w:right="708" w:bottom="2300" w:left="992" w:header="0" w:footer="2115" w:gutter="0"/>
          <w:cols w:space="720"/>
        </w:sectPr>
      </w:pPr>
    </w:p>
    <w:p w14:paraId="00DC2358" w14:textId="77777777" w:rsidR="00350CFB" w:rsidRDefault="00283FFF">
      <w:pPr>
        <w:pStyle w:val="BodyText"/>
        <w:spacing w:before="72" w:line="396" w:lineRule="auto"/>
        <w:ind w:left="282" w:right="563"/>
        <w:jc w:val="both"/>
      </w:pPr>
      <w:r>
        <w:lastRenderedPageBreak/>
        <w:t>dorseRank</w:t>
      </w:r>
      <w:r>
        <w:rPr>
          <w:spacing w:val="-3"/>
        </w:rPr>
        <w:t xml:space="preserve"> </w:t>
      </w:r>
      <w:r>
        <w:t>is</w:t>
      </w:r>
      <w:r>
        <w:rPr>
          <w:spacing w:val="-3"/>
        </w:rPr>
        <w:t xml:space="preserve"> </w:t>
      </w:r>
      <w:r>
        <w:t>compatible</w:t>
      </w:r>
      <w:r>
        <w:rPr>
          <w:spacing w:val="-3"/>
        </w:rPr>
        <w:t xml:space="preserve"> </w:t>
      </w:r>
      <w:r>
        <w:t>with</w:t>
      </w:r>
      <w:r>
        <w:rPr>
          <w:spacing w:val="-3"/>
        </w:rPr>
        <w:t xml:space="preserve"> </w:t>
      </w:r>
      <w:r>
        <w:t>oracle</w:t>
      </w:r>
      <w:r>
        <w:rPr>
          <w:spacing w:val="-3"/>
        </w:rPr>
        <w:t xml:space="preserve"> </w:t>
      </w:r>
      <w:r>
        <w:t>update</w:t>
      </w:r>
      <w:r>
        <w:rPr>
          <w:spacing w:val="-3"/>
        </w:rPr>
        <w:t xml:space="preserve"> </w:t>
      </w:r>
      <w:r>
        <w:t>cadences</w:t>
      </w:r>
      <w:r>
        <w:rPr>
          <w:spacing w:val="-3"/>
        </w:rPr>
        <w:t xml:space="preserve"> </w:t>
      </w:r>
      <w:r>
        <w:t>that</w:t>
      </w:r>
      <w:r>
        <w:rPr>
          <w:spacing w:val="-3"/>
        </w:rPr>
        <w:t xml:space="preserve"> </w:t>
      </w:r>
      <w:r>
        <w:t>transfer-graph</w:t>
      </w:r>
      <w:r>
        <w:rPr>
          <w:spacing w:val="-3"/>
        </w:rPr>
        <w:t xml:space="preserve"> </w:t>
      </w:r>
      <w:r>
        <w:t>AWP</w:t>
      </w:r>
      <w:r>
        <w:rPr>
          <w:spacing w:val="-3"/>
        </w:rPr>
        <w:t xml:space="preserve"> </w:t>
      </w:r>
      <w:r>
        <w:t>may</w:t>
      </w:r>
      <w:r>
        <w:rPr>
          <w:spacing w:val="-3"/>
        </w:rPr>
        <w:t xml:space="preserve"> </w:t>
      </w:r>
      <w:r>
        <w:t>not</w:t>
      </w:r>
      <w:r>
        <w:rPr>
          <w:spacing w:val="-3"/>
        </w:rPr>
        <w:t xml:space="preserve"> </w:t>
      </w:r>
      <w:r>
        <w:t>sustain</w:t>
      </w:r>
      <w:r>
        <w:rPr>
          <w:spacing w:val="-3"/>
        </w:rPr>
        <w:t xml:space="preserve"> </w:t>
      </w:r>
      <w:r>
        <w:t xml:space="preserve">at </w:t>
      </w:r>
      <w:bookmarkStart w:id="345" w:name="Industry_adoption_scenarios"/>
      <w:bookmarkStart w:id="346" w:name="_bookmark119"/>
      <w:bookmarkEnd w:id="345"/>
      <w:bookmarkEnd w:id="346"/>
      <w:r>
        <w:t>equal cost.</w:t>
      </w:r>
    </w:p>
    <w:p w14:paraId="00DC2359" w14:textId="77777777" w:rsidR="00350CFB" w:rsidRDefault="00350CFB">
      <w:pPr>
        <w:pStyle w:val="BodyText"/>
        <w:spacing w:before="5"/>
      </w:pPr>
    </w:p>
    <w:p w14:paraId="00DC235A" w14:textId="77777777" w:rsidR="00350CFB" w:rsidRDefault="00283FFF">
      <w:pPr>
        <w:pStyle w:val="Heading3"/>
        <w:numPr>
          <w:ilvl w:val="2"/>
          <w:numId w:val="26"/>
        </w:numPr>
        <w:tabs>
          <w:tab w:val="left" w:pos="879"/>
        </w:tabs>
        <w:ind w:left="879" w:hanging="597"/>
      </w:pPr>
      <w:r>
        <w:t>Industry</w:t>
      </w:r>
      <w:r>
        <w:rPr>
          <w:spacing w:val="-16"/>
        </w:rPr>
        <w:t xml:space="preserve"> </w:t>
      </w:r>
      <w:r>
        <w:t>adoption</w:t>
      </w:r>
      <w:r>
        <w:rPr>
          <w:spacing w:val="-13"/>
        </w:rPr>
        <w:t xml:space="preserve"> </w:t>
      </w:r>
      <w:r>
        <w:rPr>
          <w:spacing w:val="-2"/>
        </w:rPr>
        <w:t>scenarios</w:t>
      </w:r>
    </w:p>
    <w:p w14:paraId="00DC235B" w14:textId="77777777" w:rsidR="00350CFB" w:rsidRDefault="00350CFB">
      <w:pPr>
        <w:pStyle w:val="BodyText"/>
        <w:spacing w:before="46"/>
        <w:rPr>
          <w:b/>
        </w:rPr>
      </w:pPr>
    </w:p>
    <w:p w14:paraId="00DC235C" w14:textId="77777777" w:rsidR="00350CFB" w:rsidRDefault="00283FFF">
      <w:pPr>
        <w:pStyle w:val="BodyText"/>
        <w:spacing w:line="396" w:lineRule="auto"/>
        <w:ind w:left="282" w:right="523" w:hanging="8"/>
        <w:jc w:val="both"/>
      </w:pPr>
      <w:r>
        <w:rPr>
          <w:w w:val="105"/>
        </w:rPr>
        <w:t>The</w:t>
      </w:r>
      <w:r>
        <w:rPr>
          <w:spacing w:val="-8"/>
          <w:w w:val="105"/>
        </w:rPr>
        <w:t xml:space="preserve"> </w:t>
      </w:r>
      <w:r>
        <w:rPr>
          <w:w w:val="105"/>
        </w:rPr>
        <w:t>practical</w:t>
      </w:r>
      <w:r>
        <w:rPr>
          <w:spacing w:val="-8"/>
          <w:w w:val="105"/>
        </w:rPr>
        <w:t xml:space="preserve"> </w:t>
      </w:r>
      <w:r>
        <w:rPr>
          <w:w w:val="105"/>
        </w:rPr>
        <w:t>value</w:t>
      </w:r>
      <w:r>
        <w:rPr>
          <w:spacing w:val="-8"/>
          <w:w w:val="105"/>
        </w:rPr>
        <w:t xml:space="preserve"> </w:t>
      </w:r>
      <w:r>
        <w:rPr>
          <w:w w:val="105"/>
        </w:rPr>
        <w:t>of</w:t>
      </w:r>
      <w:r>
        <w:rPr>
          <w:spacing w:val="-8"/>
          <w:w w:val="105"/>
        </w:rPr>
        <w:t xml:space="preserve"> </w:t>
      </w:r>
      <w:r>
        <w:rPr>
          <w:w w:val="105"/>
        </w:rPr>
        <w:t>EndorseRank</w:t>
      </w:r>
      <w:r>
        <w:rPr>
          <w:spacing w:val="-8"/>
          <w:w w:val="105"/>
        </w:rPr>
        <w:t xml:space="preserve"> </w:t>
      </w:r>
      <w:r>
        <w:rPr>
          <w:w w:val="105"/>
        </w:rPr>
        <w:t>and</w:t>
      </w:r>
      <w:r>
        <w:rPr>
          <w:spacing w:val="-8"/>
          <w:w w:val="105"/>
        </w:rPr>
        <w:t xml:space="preserve"> </w:t>
      </w:r>
      <w:r>
        <w:rPr>
          <w:w w:val="105"/>
        </w:rPr>
        <w:t>AWP</w:t>
      </w:r>
      <w:r>
        <w:rPr>
          <w:spacing w:val="-8"/>
          <w:w w:val="105"/>
        </w:rPr>
        <w:t xml:space="preserve"> </w:t>
      </w:r>
      <w:r>
        <w:rPr>
          <w:w w:val="105"/>
        </w:rPr>
        <w:t>is</w:t>
      </w:r>
      <w:r>
        <w:rPr>
          <w:spacing w:val="-8"/>
          <w:w w:val="105"/>
        </w:rPr>
        <w:t xml:space="preserve"> </w:t>
      </w:r>
      <w:r>
        <w:rPr>
          <w:w w:val="105"/>
        </w:rPr>
        <w:t>not</w:t>
      </w:r>
      <w:r>
        <w:rPr>
          <w:spacing w:val="-8"/>
          <w:w w:val="105"/>
        </w:rPr>
        <w:t xml:space="preserve"> </w:t>
      </w:r>
      <w:r>
        <w:rPr>
          <w:w w:val="105"/>
        </w:rPr>
        <w:t>that</w:t>
      </w:r>
      <w:r>
        <w:rPr>
          <w:spacing w:val="-8"/>
          <w:w w:val="105"/>
        </w:rPr>
        <w:t xml:space="preserve"> </w:t>
      </w:r>
      <w:r>
        <w:rPr>
          <w:w w:val="105"/>
        </w:rPr>
        <w:t>either</w:t>
      </w:r>
      <w:r>
        <w:rPr>
          <w:spacing w:val="-8"/>
          <w:w w:val="105"/>
        </w:rPr>
        <w:t xml:space="preserve"> </w:t>
      </w:r>
      <w:r>
        <w:rPr>
          <w:w w:val="105"/>
        </w:rPr>
        <w:t>score</w:t>
      </w:r>
      <w:r>
        <w:rPr>
          <w:spacing w:val="-8"/>
          <w:w w:val="105"/>
        </w:rPr>
        <w:t xml:space="preserve"> </w:t>
      </w:r>
      <w:r>
        <w:rPr>
          <w:w w:val="105"/>
        </w:rPr>
        <w:t>predicts</w:t>
      </w:r>
      <w:r>
        <w:rPr>
          <w:spacing w:val="-8"/>
          <w:w w:val="105"/>
        </w:rPr>
        <w:t xml:space="preserve"> </w:t>
      </w:r>
      <w:r>
        <w:rPr>
          <w:w w:val="105"/>
        </w:rPr>
        <w:t>trading</w:t>
      </w:r>
      <w:r>
        <w:rPr>
          <w:spacing w:val="-8"/>
          <w:w w:val="105"/>
        </w:rPr>
        <w:t xml:space="preserve"> </w:t>
      </w:r>
      <w:r>
        <w:rPr>
          <w:w w:val="105"/>
        </w:rPr>
        <w:t>profit—</w:t>
      </w:r>
      <w:r>
        <w:t>social-method trading-success alignment is weak overall (</w:t>
      </w:r>
      <w:r>
        <w:rPr>
          <w:i/>
        </w:rPr>
        <w:t>τ</w:t>
      </w:r>
      <w:r>
        <w:rPr>
          <w:i/>
          <w:spacing w:val="40"/>
        </w:rPr>
        <w:t xml:space="preserve"> </w:t>
      </w:r>
      <w:r>
        <w:t>=</w:t>
      </w:r>
      <w:r>
        <w:rPr>
          <w:spacing w:val="21"/>
        </w:rPr>
        <w:t xml:space="preserve"> </w:t>
      </w:r>
      <w:r>
        <w:t>0</w:t>
      </w:r>
      <w:r>
        <w:rPr>
          <w:i/>
        </w:rPr>
        <w:t>.</w:t>
      </w:r>
      <w:r>
        <w:t>096 negligible for EndorseRank;</w:t>
      </w:r>
      <w:r>
        <w:rPr>
          <w:w w:val="105"/>
        </w:rPr>
        <w:t xml:space="preserve"> </w:t>
      </w:r>
      <w:r>
        <w:rPr>
          <w:i/>
          <w:w w:val="105"/>
        </w:rPr>
        <w:t>τ</w:t>
      </w:r>
      <w:r>
        <w:rPr>
          <w:i/>
          <w:spacing w:val="27"/>
          <w:w w:val="105"/>
        </w:rPr>
        <w:t xml:space="preserve"> </w:t>
      </w:r>
      <w:r>
        <w:rPr>
          <w:w w:val="105"/>
        </w:rPr>
        <w:t>= 0</w:t>
      </w:r>
      <w:r>
        <w:rPr>
          <w:i/>
          <w:w w:val="105"/>
        </w:rPr>
        <w:t>.</w:t>
      </w:r>
      <w:r>
        <w:rPr>
          <w:w w:val="105"/>
        </w:rPr>
        <w:t>179</w:t>
      </w:r>
      <w:r>
        <w:rPr>
          <w:spacing w:val="-12"/>
          <w:w w:val="105"/>
        </w:rPr>
        <w:t xml:space="preserve"> </w:t>
      </w:r>
      <w:r>
        <w:rPr>
          <w:w w:val="105"/>
        </w:rPr>
        <w:t>weak-to-moderate</w:t>
      </w:r>
      <w:r>
        <w:rPr>
          <w:spacing w:val="-12"/>
          <w:w w:val="105"/>
        </w:rPr>
        <w:t xml:space="preserve"> </w:t>
      </w:r>
      <w:r>
        <w:rPr>
          <w:w w:val="105"/>
        </w:rPr>
        <w:t>for</w:t>
      </w:r>
      <w:r>
        <w:rPr>
          <w:spacing w:val="-12"/>
          <w:w w:val="105"/>
        </w:rPr>
        <w:t xml:space="preserve"> </w:t>
      </w:r>
      <w:r>
        <w:rPr>
          <w:w w:val="105"/>
        </w:rPr>
        <w:t>AWP)—but</w:t>
      </w:r>
      <w:r>
        <w:rPr>
          <w:spacing w:val="-12"/>
          <w:w w:val="105"/>
        </w:rPr>
        <w:t xml:space="preserve"> </w:t>
      </w:r>
      <w:r>
        <w:rPr>
          <w:w w:val="105"/>
        </w:rPr>
        <w:t>that</w:t>
      </w:r>
      <w:r>
        <w:rPr>
          <w:spacing w:val="-12"/>
          <w:w w:val="105"/>
        </w:rPr>
        <w:t xml:space="preserve"> </w:t>
      </w:r>
      <w:r>
        <w:rPr>
          <w:w w:val="105"/>
        </w:rPr>
        <w:t>both</w:t>
      </w:r>
      <w:r>
        <w:rPr>
          <w:spacing w:val="-12"/>
          <w:w w:val="105"/>
        </w:rPr>
        <w:t xml:space="preserve"> </w:t>
      </w:r>
      <w:r>
        <w:rPr>
          <w:w w:val="105"/>
        </w:rPr>
        <w:t>supply</w:t>
      </w:r>
      <w:r>
        <w:rPr>
          <w:spacing w:val="-12"/>
          <w:w w:val="105"/>
        </w:rPr>
        <w:t xml:space="preserve"> </w:t>
      </w:r>
      <w:r>
        <w:rPr>
          <w:w w:val="105"/>
        </w:rPr>
        <w:t>a</w:t>
      </w:r>
      <w:r>
        <w:rPr>
          <w:spacing w:val="-12"/>
          <w:w w:val="105"/>
        </w:rPr>
        <w:t xml:space="preserve"> </w:t>
      </w:r>
      <w:r>
        <w:rPr>
          <w:w w:val="105"/>
        </w:rPr>
        <w:t>cheap,</w:t>
      </w:r>
      <w:r>
        <w:rPr>
          <w:spacing w:val="-8"/>
          <w:w w:val="105"/>
        </w:rPr>
        <w:t xml:space="preserve"> </w:t>
      </w:r>
      <w:r>
        <w:rPr>
          <w:w w:val="105"/>
        </w:rPr>
        <w:t>standardized,</w:t>
      </w:r>
      <w:r>
        <w:rPr>
          <w:spacing w:val="-8"/>
          <w:w w:val="105"/>
        </w:rPr>
        <w:t xml:space="preserve"> </w:t>
      </w:r>
      <w:r>
        <w:rPr>
          <w:w w:val="105"/>
        </w:rPr>
        <w:t>and</w:t>
      </w:r>
      <w:r>
        <w:rPr>
          <w:spacing w:val="-12"/>
          <w:w w:val="105"/>
        </w:rPr>
        <w:t xml:space="preserve"> </w:t>
      </w:r>
      <w:r>
        <w:rPr>
          <w:w w:val="105"/>
        </w:rPr>
        <w:t>inde-</w:t>
      </w:r>
      <w:r>
        <w:t>pendently recomputable ordinal signal that protocols can plug into operational decisions.</w:t>
      </w:r>
      <w:r>
        <w:rPr>
          <w:spacing w:val="40"/>
        </w:rPr>
        <w:t xml:space="preserve"> </w:t>
      </w:r>
      <w:r>
        <w:t xml:space="preserve">Value </w:t>
      </w:r>
      <w:r>
        <w:rPr>
          <w:w w:val="105"/>
        </w:rPr>
        <w:t>capture</w:t>
      </w:r>
      <w:r>
        <w:rPr>
          <w:spacing w:val="-15"/>
          <w:w w:val="105"/>
        </w:rPr>
        <w:t xml:space="preserve"> </w:t>
      </w:r>
      <w:r>
        <w:rPr>
          <w:w w:val="105"/>
        </w:rPr>
        <w:t>is</w:t>
      </w:r>
      <w:r>
        <w:rPr>
          <w:spacing w:val="-15"/>
          <w:w w:val="105"/>
        </w:rPr>
        <w:t xml:space="preserve"> </w:t>
      </w:r>
      <w:r>
        <w:rPr>
          <w:w w:val="105"/>
        </w:rPr>
        <w:t>therefore</w:t>
      </w:r>
      <w:r>
        <w:rPr>
          <w:spacing w:val="-15"/>
          <w:w w:val="105"/>
        </w:rPr>
        <w:t xml:space="preserve"> </w:t>
      </w:r>
      <w:r>
        <w:rPr>
          <w:w w:val="105"/>
        </w:rPr>
        <w:t>hypothesized</w:t>
      </w:r>
      <w:r>
        <w:rPr>
          <w:spacing w:val="-15"/>
          <w:w w:val="105"/>
        </w:rPr>
        <w:t xml:space="preserve"> </w:t>
      </w:r>
      <w:r>
        <w:rPr>
          <w:w w:val="105"/>
        </w:rPr>
        <w:t>to</w:t>
      </w:r>
      <w:r>
        <w:rPr>
          <w:spacing w:val="-15"/>
          <w:w w:val="105"/>
        </w:rPr>
        <w:t xml:space="preserve"> </w:t>
      </w:r>
      <w:r>
        <w:rPr>
          <w:w w:val="105"/>
        </w:rPr>
        <w:t>run</w:t>
      </w:r>
      <w:r>
        <w:rPr>
          <w:spacing w:val="-15"/>
          <w:w w:val="105"/>
        </w:rPr>
        <w:t xml:space="preserve"> </w:t>
      </w:r>
      <w:r>
        <w:rPr>
          <w:w w:val="105"/>
        </w:rPr>
        <w:t>through</w:t>
      </w:r>
      <w:r>
        <w:rPr>
          <w:spacing w:val="-15"/>
          <w:w w:val="105"/>
        </w:rPr>
        <w:t xml:space="preserve"> </w:t>
      </w:r>
      <w:r>
        <w:rPr>
          <w:w w:val="105"/>
        </w:rPr>
        <w:t>fees,</w:t>
      </w:r>
      <w:r>
        <w:rPr>
          <w:spacing w:val="-11"/>
          <w:w w:val="105"/>
        </w:rPr>
        <w:t xml:space="preserve"> </w:t>
      </w:r>
      <w:r>
        <w:rPr>
          <w:w w:val="105"/>
        </w:rPr>
        <w:t>utilization,</w:t>
      </w:r>
      <w:r>
        <w:rPr>
          <w:spacing w:val="-11"/>
          <w:w w:val="105"/>
        </w:rPr>
        <w:t xml:space="preserve"> </w:t>
      </w:r>
      <w:r>
        <w:rPr>
          <w:w w:val="105"/>
        </w:rPr>
        <w:t>monitoring</w:t>
      </w:r>
      <w:r>
        <w:rPr>
          <w:spacing w:val="-15"/>
          <w:w w:val="105"/>
        </w:rPr>
        <w:t xml:space="preserve"> </w:t>
      </w:r>
      <w:r>
        <w:rPr>
          <w:w w:val="105"/>
        </w:rPr>
        <w:t>cost,</w:t>
      </w:r>
      <w:r>
        <w:rPr>
          <w:spacing w:val="-11"/>
          <w:w w:val="105"/>
        </w:rPr>
        <w:t xml:space="preserve"> </w:t>
      </w:r>
      <w:r>
        <w:rPr>
          <w:w w:val="105"/>
        </w:rPr>
        <w:t>and</w:t>
      </w:r>
      <w:r>
        <w:rPr>
          <w:spacing w:val="-15"/>
          <w:w w:val="105"/>
        </w:rPr>
        <w:t xml:space="preserve"> </w:t>
      </w:r>
      <w:r>
        <w:rPr>
          <w:w w:val="105"/>
        </w:rPr>
        <w:t xml:space="preserve">reduced </w:t>
      </w:r>
      <w:r>
        <w:t>reward leakage, rather than through reducing collateral or transferring protocol credit risk to the reputation</w:t>
      </w:r>
      <w:r>
        <w:rPr>
          <w:spacing w:val="-1"/>
        </w:rPr>
        <w:t xml:space="preserve"> </w:t>
      </w:r>
      <w:r>
        <w:t>score.</w:t>
      </w:r>
      <w:r>
        <w:rPr>
          <w:spacing w:val="28"/>
        </w:rPr>
        <w:t xml:space="preserve"> </w:t>
      </w:r>
      <w:r>
        <w:t>The scenarios below map actors to decision problems, method choices, and rev-</w:t>
      </w:r>
      <w:r>
        <w:rPr>
          <w:spacing w:val="-2"/>
          <w:w w:val="105"/>
        </w:rPr>
        <w:t>enue</w:t>
      </w:r>
      <w:r>
        <w:rPr>
          <w:spacing w:val="-7"/>
          <w:w w:val="105"/>
        </w:rPr>
        <w:t xml:space="preserve"> </w:t>
      </w:r>
      <w:r>
        <w:rPr>
          <w:spacing w:val="-2"/>
          <w:w w:val="105"/>
        </w:rPr>
        <w:t>mechanisms</w:t>
      </w:r>
      <w:r>
        <w:rPr>
          <w:spacing w:val="-7"/>
          <w:w w:val="105"/>
        </w:rPr>
        <w:t xml:space="preserve"> </w:t>
      </w:r>
      <w:r>
        <w:rPr>
          <w:spacing w:val="-2"/>
          <w:w w:val="105"/>
        </w:rPr>
        <w:t>consistent</w:t>
      </w:r>
      <w:r>
        <w:rPr>
          <w:spacing w:val="-7"/>
          <w:w w:val="105"/>
        </w:rPr>
        <w:t xml:space="preserve"> </w:t>
      </w:r>
      <w:r>
        <w:rPr>
          <w:spacing w:val="-2"/>
          <w:w w:val="105"/>
        </w:rPr>
        <w:t>with</w:t>
      </w:r>
      <w:r>
        <w:rPr>
          <w:spacing w:val="-7"/>
          <w:w w:val="105"/>
        </w:rPr>
        <w:t xml:space="preserve"> </w:t>
      </w:r>
      <w:r>
        <w:rPr>
          <w:spacing w:val="-2"/>
          <w:w w:val="105"/>
        </w:rPr>
        <w:t>the</w:t>
      </w:r>
      <w:r>
        <w:rPr>
          <w:spacing w:val="-7"/>
          <w:w w:val="105"/>
        </w:rPr>
        <w:t xml:space="preserve"> </w:t>
      </w:r>
      <w:r>
        <w:rPr>
          <w:spacing w:val="-2"/>
          <w:w w:val="105"/>
        </w:rPr>
        <w:t>empirical</w:t>
      </w:r>
      <w:r>
        <w:rPr>
          <w:spacing w:val="-7"/>
          <w:w w:val="105"/>
        </w:rPr>
        <w:t xml:space="preserve"> </w:t>
      </w:r>
      <w:r>
        <w:rPr>
          <w:spacing w:val="-2"/>
          <w:w w:val="105"/>
        </w:rPr>
        <w:t>results.</w:t>
      </w:r>
    </w:p>
    <w:p w14:paraId="00DC235D" w14:textId="77777777" w:rsidR="00350CFB" w:rsidRDefault="00283FFF">
      <w:pPr>
        <w:pStyle w:val="ListParagraph"/>
        <w:numPr>
          <w:ilvl w:val="3"/>
          <w:numId w:val="26"/>
        </w:numPr>
        <w:tabs>
          <w:tab w:val="left" w:pos="799"/>
          <w:tab w:val="left" w:pos="806"/>
        </w:tabs>
        <w:spacing w:before="124" w:line="396" w:lineRule="auto"/>
        <w:ind w:right="524" w:hanging="207"/>
        <w:jc w:val="both"/>
        <w:rPr>
          <w:sz w:val="24"/>
        </w:rPr>
      </w:pPr>
      <w:r>
        <w:rPr>
          <w:b/>
          <w:sz w:val="24"/>
        </w:rPr>
        <w:t>Perpetual</w:t>
      </w:r>
      <w:r>
        <w:rPr>
          <w:b/>
          <w:spacing w:val="-5"/>
          <w:sz w:val="24"/>
        </w:rPr>
        <w:t xml:space="preserve"> </w:t>
      </w:r>
      <w:r>
        <w:rPr>
          <w:b/>
          <w:sz w:val="24"/>
        </w:rPr>
        <w:t>DEX</w:t>
      </w:r>
      <w:r>
        <w:rPr>
          <w:b/>
          <w:spacing w:val="-11"/>
          <w:sz w:val="24"/>
        </w:rPr>
        <w:t xml:space="preserve"> </w:t>
      </w:r>
      <w:r>
        <w:rPr>
          <w:b/>
          <w:sz w:val="24"/>
        </w:rPr>
        <w:t>operators:</w:t>
      </w:r>
      <w:r>
        <w:rPr>
          <w:b/>
          <w:spacing w:val="13"/>
          <w:sz w:val="24"/>
        </w:rPr>
        <w:t xml:space="preserve"> </w:t>
      </w:r>
      <w:r>
        <w:rPr>
          <w:sz w:val="24"/>
        </w:rPr>
        <w:t>Protocols</w:t>
      </w:r>
      <w:r>
        <w:rPr>
          <w:spacing w:val="-11"/>
          <w:sz w:val="24"/>
        </w:rPr>
        <w:t xml:space="preserve"> </w:t>
      </w:r>
      <w:r>
        <w:rPr>
          <w:sz w:val="24"/>
        </w:rPr>
        <w:t>such</w:t>
      </w:r>
      <w:r>
        <w:rPr>
          <w:spacing w:val="-11"/>
          <w:sz w:val="24"/>
        </w:rPr>
        <w:t xml:space="preserve"> </w:t>
      </w:r>
      <w:r>
        <w:rPr>
          <w:sz w:val="24"/>
        </w:rPr>
        <w:t>as</w:t>
      </w:r>
      <w:r>
        <w:rPr>
          <w:spacing w:val="-11"/>
          <w:sz w:val="24"/>
        </w:rPr>
        <w:t xml:space="preserve"> </w:t>
      </w:r>
      <w:r>
        <w:rPr>
          <w:sz w:val="24"/>
        </w:rPr>
        <w:t>GMX</w:t>
      </w:r>
      <w:r>
        <w:rPr>
          <w:spacing w:val="-11"/>
          <w:sz w:val="24"/>
        </w:rPr>
        <w:t xml:space="preserve"> </w:t>
      </w:r>
      <w:r>
        <w:rPr>
          <w:sz w:val="24"/>
        </w:rPr>
        <w:t>V2</w:t>
      </w:r>
      <w:r>
        <w:rPr>
          <w:spacing w:val="-11"/>
          <w:sz w:val="24"/>
        </w:rPr>
        <w:t xml:space="preserve"> </w:t>
      </w:r>
      <w:r>
        <w:rPr>
          <w:sz w:val="24"/>
        </w:rPr>
        <w:t>earn</w:t>
      </w:r>
      <w:r>
        <w:rPr>
          <w:spacing w:val="-11"/>
          <w:sz w:val="24"/>
        </w:rPr>
        <w:t xml:space="preserve"> </w:t>
      </w:r>
      <w:r>
        <w:rPr>
          <w:sz w:val="24"/>
        </w:rPr>
        <w:t>primarily</w:t>
      </w:r>
      <w:r>
        <w:rPr>
          <w:spacing w:val="-11"/>
          <w:sz w:val="24"/>
        </w:rPr>
        <w:t xml:space="preserve"> </w:t>
      </w:r>
      <w:r>
        <w:rPr>
          <w:sz w:val="24"/>
        </w:rPr>
        <w:t>from</w:t>
      </w:r>
      <w:r>
        <w:rPr>
          <w:spacing w:val="-11"/>
          <w:sz w:val="24"/>
        </w:rPr>
        <w:t xml:space="preserve"> </w:t>
      </w:r>
      <w:r>
        <w:rPr>
          <w:sz w:val="24"/>
        </w:rPr>
        <w:t>trading</w:t>
      </w:r>
      <w:r>
        <w:rPr>
          <w:spacing w:val="-11"/>
          <w:sz w:val="24"/>
        </w:rPr>
        <w:t xml:space="preserve"> </w:t>
      </w:r>
      <w:r>
        <w:rPr>
          <w:sz w:val="24"/>
        </w:rPr>
        <w:t>fees</w:t>
      </w:r>
      <w:r>
        <w:rPr>
          <w:spacing w:val="-11"/>
          <w:sz w:val="24"/>
        </w:rPr>
        <w:t xml:space="preserve"> </w:t>
      </w:r>
      <w:r>
        <w:rPr>
          <w:sz w:val="24"/>
        </w:rPr>
        <w:t xml:space="preserve">tied to notional volume, not from trader PnL </w:t>
      </w:r>
      <w:hyperlink w:anchor="_bookmark156" w:history="1">
        <w:r>
          <w:rPr>
            <w:sz w:val="24"/>
            <w:vertAlign w:val="superscript"/>
          </w:rPr>
          <w:t>[23]</w:t>
        </w:r>
      </w:hyperlink>
      <w:r>
        <w:rPr>
          <w:sz w:val="24"/>
        </w:rPr>
        <w:t>.</w:t>
      </w:r>
      <w:r>
        <w:rPr>
          <w:spacing w:val="35"/>
          <w:sz w:val="24"/>
        </w:rPr>
        <w:t xml:space="preserve"> </w:t>
      </w:r>
      <w:r>
        <w:rPr>
          <w:sz w:val="24"/>
        </w:rPr>
        <w:t xml:space="preserve">Operators face a continuous decision problem: which wallets to prioritize for monitoring, fee tiers, or feature access when reputation must </w:t>
      </w:r>
      <w:r>
        <w:rPr>
          <w:spacing w:val="-2"/>
          <w:w w:val="105"/>
          <w:sz w:val="24"/>
        </w:rPr>
        <w:t>be</w:t>
      </w:r>
      <w:r>
        <w:rPr>
          <w:spacing w:val="-14"/>
          <w:w w:val="105"/>
          <w:sz w:val="24"/>
        </w:rPr>
        <w:t xml:space="preserve"> </w:t>
      </w:r>
      <w:r>
        <w:rPr>
          <w:spacing w:val="-2"/>
          <w:w w:val="105"/>
          <w:sz w:val="24"/>
        </w:rPr>
        <w:t>refreshed</w:t>
      </w:r>
      <w:r>
        <w:rPr>
          <w:spacing w:val="-14"/>
          <w:w w:val="105"/>
          <w:sz w:val="24"/>
        </w:rPr>
        <w:t xml:space="preserve"> </w:t>
      </w:r>
      <w:r>
        <w:rPr>
          <w:spacing w:val="-2"/>
          <w:w w:val="105"/>
          <w:sz w:val="24"/>
        </w:rPr>
        <w:t>frequently.</w:t>
      </w:r>
      <w:r>
        <w:rPr>
          <w:spacing w:val="9"/>
          <w:w w:val="105"/>
          <w:sz w:val="24"/>
        </w:rPr>
        <w:t xml:space="preserve"> </w:t>
      </w:r>
      <w:r>
        <w:rPr>
          <w:spacing w:val="-2"/>
          <w:w w:val="105"/>
          <w:sz w:val="24"/>
        </w:rPr>
        <w:t>EndorseRank</w:t>
      </w:r>
      <w:r>
        <w:rPr>
          <w:spacing w:val="-14"/>
          <w:w w:val="105"/>
          <w:sz w:val="24"/>
        </w:rPr>
        <w:t xml:space="preserve"> </w:t>
      </w:r>
      <w:r>
        <w:rPr>
          <w:spacing w:val="-2"/>
          <w:w w:val="105"/>
          <w:sz w:val="24"/>
        </w:rPr>
        <w:t>fits</w:t>
      </w:r>
      <w:r>
        <w:rPr>
          <w:spacing w:val="-14"/>
          <w:w w:val="105"/>
          <w:sz w:val="24"/>
        </w:rPr>
        <w:t xml:space="preserve"> </w:t>
      </w:r>
      <w:r>
        <w:rPr>
          <w:spacing w:val="-2"/>
          <w:w w:val="105"/>
          <w:sz w:val="24"/>
        </w:rPr>
        <w:t>this</w:t>
      </w:r>
      <w:r>
        <w:rPr>
          <w:spacing w:val="-13"/>
          <w:w w:val="105"/>
          <w:sz w:val="24"/>
        </w:rPr>
        <w:t xml:space="preserve"> </w:t>
      </w:r>
      <w:r>
        <w:rPr>
          <w:spacing w:val="-2"/>
          <w:w w:val="105"/>
          <w:sz w:val="24"/>
        </w:rPr>
        <w:t>loop</w:t>
      </w:r>
      <w:r>
        <w:rPr>
          <w:spacing w:val="-14"/>
          <w:w w:val="105"/>
          <w:sz w:val="24"/>
        </w:rPr>
        <w:t xml:space="preserve"> </w:t>
      </w:r>
      <w:r>
        <w:rPr>
          <w:spacing w:val="-2"/>
          <w:w w:val="105"/>
          <w:sz w:val="24"/>
        </w:rPr>
        <w:t>because</w:t>
      </w:r>
      <w:r>
        <w:rPr>
          <w:spacing w:val="-14"/>
          <w:w w:val="105"/>
          <w:sz w:val="24"/>
        </w:rPr>
        <w:t xml:space="preserve"> </w:t>
      </w:r>
      <w:r>
        <w:rPr>
          <w:spacing w:val="-2"/>
          <w:w w:val="105"/>
          <w:sz w:val="24"/>
        </w:rPr>
        <w:t>allowance</w:t>
      </w:r>
      <w:r>
        <w:rPr>
          <w:spacing w:val="-13"/>
          <w:w w:val="105"/>
          <w:sz w:val="24"/>
        </w:rPr>
        <w:t xml:space="preserve"> </w:t>
      </w:r>
      <w:r>
        <w:rPr>
          <w:i/>
          <w:spacing w:val="-2"/>
          <w:w w:val="105"/>
          <w:sz w:val="24"/>
        </w:rPr>
        <w:t>τ</w:t>
      </w:r>
      <w:r>
        <w:rPr>
          <w:i/>
          <w:spacing w:val="16"/>
          <w:w w:val="105"/>
          <w:sz w:val="24"/>
        </w:rPr>
        <w:t xml:space="preserve"> </w:t>
      </w:r>
      <w:r>
        <w:rPr>
          <w:spacing w:val="-2"/>
          <w:w w:val="105"/>
          <w:sz w:val="24"/>
        </w:rPr>
        <w:t>=</w:t>
      </w:r>
      <w:r>
        <w:rPr>
          <w:spacing w:val="-5"/>
          <w:w w:val="105"/>
          <w:sz w:val="24"/>
        </w:rPr>
        <w:t xml:space="preserve"> </w:t>
      </w:r>
      <w:r>
        <w:rPr>
          <w:spacing w:val="-2"/>
          <w:w w:val="105"/>
          <w:sz w:val="24"/>
        </w:rPr>
        <w:t>0</w:t>
      </w:r>
      <w:r>
        <w:rPr>
          <w:i/>
          <w:spacing w:val="-2"/>
          <w:w w:val="105"/>
          <w:sz w:val="24"/>
        </w:rPr>
        <w:t>.</w:t>
      </w:r>
      <w:r>
        <w:rPr>
          <w:spacing w:val="-2"/>
          <w:w w:val="105"/>
          <w:sz w:val="24"/>
        </w:rPr>
        <w:t>355</w:t>
      </w:r>
      <w:r>
        <w:rPr>
          <w:spacing w:val="-14"/>
          <w:w w:val="105"/>
          <w:sz w:val="24"/>
        </w:rPr>
        <w:t xml:space="preserve"> </w:t>
      </w:r>
      <w:r>
        <w:rPr>
          <w:spacing w:val="-2"/>
          <w:w w:val="105"/>
          <w:sz w:val="24"/>
        </w:rPr>
        <w:t>aligns</w:t>
      </w:r>
      <w:r>
        <w:rPr>
          <w:spacing w:val="-14"/>
          <w:w w:val="105"/>
          <w:sz w:val="24"/>
        </w:rPr>
        <w:t xml:space="preserve"> </w:t>
      </w:r>
      <w:r>
        <w:rPr>
          <w:spacing w:val="-2"/>
          <w:w w:val="105"/>
          <w:sz w:val="24"/>
        </w:rPr>
        <w:t xml:space="preserve">the </w:t>
      </w:r>
      <w:r>
        <w:rPr>
          <w:sz w:val="24"/>
        </w:rPr>
        <w:t>score</w:t>
      </w:r>
      <w:r>
        <w:rPr>
          <w:spacing w:val="-5"/>
          <w:sz w:val="24"/>
        </w:rPr>
        <w:t xml:space="preserve"> </w:t>
      </w:r>
      <w:r>
        <w:rPr>
          <w:sz w:val="24"/>
        </w:rPr>
        <w:t>with authorization activity and PageRank completes in 2</w:t>
      </w:r>
      <w:r>
        <w:rPr>
          <w:i/>
          <w:sz w:val="24"/>
        </w:rPr>
        <w:t>.</w:t>
      </w:r>
      <w:r>
        <w:rPr>
          <w:sz w:val="24"/>
        </w:rPr>
        <w:t>105</w:t>
      </w:r>
      <w:r>
        <w:rPr>
          <w:spacing w:val="-15"/>
          <w:sz w:val="24"/>
        </w:rPr>
        <w:t xml:space="preserve"> </w:t>
      </w:r>
      <w:r>
        <w:rPr>
          <w:sz w:val="24"/>
        </w:rPr>
        <w:t>s on the matched cohort, enabling</w:t>
      </w:r>
      <w:r>
        <w:rPr>
          <w:spacing w:val="-2"/>
          <w:sz w:val="24"/>
        </w:rPr>
        <w:t xml:space="preserve"> </w:t>
      </w:r>
      <w:r>
        <w:rPr>
          <w:sz w:val="24"/>
        </w:rPr>
        <w:t>frequent</w:t>
      </w:r>
      <w:r>
        <w:rPr>
          <w:spacing w:val="-2"/>
          <w:sz w:val="24"/>
        </w:rPr>
        <w:t xml:space="preserve"> </w:t>
      </w:r>
      <w:r>
        <w:rPr>
          <w:sz w:val="24"/>
        </w:rPr>
        <w:t>(order-of-seconds)</w:t>
      </w:r>
      <w:r>
        <w:rPr>
          <w:spacing w:val="-3"/>
          <w:sz w:val="24"/>
        </w:rPr>
        <w:t xml:space="preserve"> </w:t>
      </w:r>
      <w:r>
        <w:rPr>
          <w:sz w:val="24"/>
        </w:rPr>
        <w:t>updates</w:t>
      </w:r>
      <w:r>
        <w:rPr>
          <w:spacing w:val="-2"/>
          <w:sz w:val="24"/>
        </w:rPr>
        <w:t xml:space="preserve"> </w:t>
      </w:r>
      <w:r>
        <w:rPr>
          <w:sz w:val="24"/>
        </w:rPr>
        <w:t>without</w:t>
      </w:r>
      <w:r>
        <w:rPr>
          <w:spacing w:val="-2"/>
          <w:sz w:val="24"/>
        </w:rPr>
        <w:t xml:space="preserve"> </w:t>
      </w:r>
      <w:r>
        <w:rPr>
          <w:sz w:val="24"/>
        </w:rPr>
        <w:t>transfer-history</w:t>
      </w:r>
      <w:r>
        <w:rPr>
          <w:spacing w:val="-3"/>
          <w:sz w:val="24"/>
        </w:rPr>
        <w:t xml:space="preserve"> </w:t>
      </w:r>
      <w:r>
        <w:rPr>
          <w:sz w:val="24"/>
        </w:rPr>
        <w:t>aggregation.</w:t>
      </w:r>
      <w:r>
        <w:rPr>
          <w:spacing w:val="27"/>
          <w:sz w:val="24"/>
        </w:rPr>
        <w:t xml:space="preserve"> </w:t>
      </w:r>
      <w:r>
        <w:rPr>
          <w:sz w:val="24"/>
        </w:rPr>
        <w:t>Any</w:t>
      </w:r>
      <w:r>
        <w:rPr>
          <w:spacing w:val="-2"/>
          <w:sz w:val="24"/>
        </w:rPr>
        <w:t xml:space="preserve"> </w:t>
      </w:r>
      <w:r>
        <w:rPr>
          <w:sz w:val="24"/>
        </w:rPr>
        <w:t>rev-enue</w:t>
      </w:r>
      <w:r>
        <w:rPr>
          <w:spacing w:val="-4"/>
          <w:sz w:val="24"/>
        </w:rPr>
        <w:t xml:space="preserve"> </w:t>
      </w:r>
      <w:r>
        <w:rPr>
          <w:sz w:val="24"/>
        </w:rPr>
        <w:t>effect</w:t>
      </w:r>
      <w:r>
        <w:rPr>
          <w:spacing w:val="-4"/>
          <w:sz w:val="24"/>
        </w:rPr>
        <w:t xml:space="preserve"> </w:t>
      </w:r>
      <w:r>
        <w:rPr>
          <w:sz w:val="24"/>
        </w:rPr>
        <w:t>would</w:t>
      </w:r>
      <w:r>
        <w:rPr>
          <w:spacing w:val="-4"/>
          <w:sz w:val="24"/>
        </w:rPr>
        <w:t xml:space="preserve"> </w:t>
      </w:r>
      <w:r>
        <w:rPr>
          <w:sz w:val="24"/>
        </w:rPr>
        <w:t>be</w:t>
      </w:r>
      <w:r>
        <w:rPr>
          <w:spacing w:val="-3"/>
          <w:sz w:val="24"/>
        </w:rPr>
        <w:t xml:space="preserve"> </w:t>
      </w:r>
      <w:r>
        <w:rPr>
          <w:sz w:val="24"/>
        </w:rPr>
        <w:t>hypothesized</w:t>
      </w:r>
      <w:r>
        <w:rPr>
          <w:spacing w:val="-4"/>
          <w:sz w:val="24"/>
        </w:rPr>
        <w:t xml:space="preserve"> </w:t>
      </w:r>
      <w:r>
        <w:rPr>
          <w:sz w:val="24"/>
        </w:rPr>
        <w:t>to</w:t>
      </w:r>
      <w:r>
        <w:rPr>
          <w:spacing w:val="-3"/>
          <w:sz w:val="24"/>
        </w:rPr>
        <w:t xml:space="preserve"> </w:t>
      </w:r>
      <w:r>
        <w:rPr>
          <w:sz w:val="24"/>
        </w:rPr>
        <w:t>run</w:t>
      </w:r>
      <w:r>
        <w:rPr>
          <w:spacing w:val="-4"/>
          <w:sz w:val="24"/>
        </w:rPr>
        <w:t xml:space="preserve"> </w:t>
      </w:r>
      <w:r>
        <w:rPr>
          <w:sz w:val="24"/>
        </w:rPr>
        <w:t>through</w:t>
      </w:r>
      <w:r>
        <w:rPr>
          <w:spacing w:val="-3"/>
          <w:sz w:val="24"/>
        </w:rPr>
        <w:t xml:space="preserve"> </w:t>
      </w:r>
      <w:r>
        <w:rPr>
          <w:sz w:val="24"/>
        </w:rPr>
        <w:t>fee</w:t>
      </w:r>
      <w:r>
        <w:rPr>
          <w:spacing w:val="-3"/>
          <w:sz w:val="24"/>
        </w:rPr>
        <w:t xml:space="preserve"> </w:t>
      </w:r>
      <w:r>
        <w:rPr>
          <w:sz w:val="24"/>
        </w:rPr>
        <w:t>volume</w:t>
      </w:r>
      <w:r>
        <w:rPr>
          <w:spacing w:val="-4"/>
          <w:sz w:val="24"/>
        </w:rPr>
        <w:t xml:space="preserve"> </w:t>
      </w:r>
      <w:r>
        <w:rPr>
          <w:sz w:val="24"/>
        </w:rPr>
        <w:t>(if</w:t>
      </w:r>
      <w:r>
        <w:rPr>
          <w:spacing w:val="-3"/>
          <w:sz w:val="24"/>
        </w:rPr>
        <w:t xml:space="preserve"> </w:t>
      </w:r>
      <w:r>
        <w:rPr>
          <w:sz w:val="24"/>
        </w:rPr>
        <w:t>differentiated</w:t>
      </w:r>
      <w:r>
        <w:rPr>
          <w:spacing w:val="-4"/>
          <w:sz w:val="24"/>
        </w:rPr>
        <w:t xml:space="preserve"> </w:t>
      </w:r>
      <w:r>
        <w:rPr>
          <w:sz w:val="24"/>
        </w:rPr>
        <w:t>service</w:t>
      </w:r>
      <w:r>
        <w:rPr>
          <w:spacing w:val="-3"/>
          <w:sz w:val="24"/>
        </w:rPr>
        <w:t xml:space="preserve"> </w:t>
      </w:r>
      <w:r>
        <w:rPr>
          <w:sz w:val="24"/>
        </w:rPr>
        <w:t>raises retained</w:t>
      </w:r>
      <w:r>
        <w:rPr>
          <w:spacing w:val="-9"/>
          <w:sz w:val="24"/>
        </w:rPr>
        <w:t xml:space="preserve"> </w:t>
      </w:r>
      <w:r>
        <w:rPr>
          <w:sz w:val="24"/>
        </w:rPr>
        <w:t>notional)</w:t>
      </w:r>
      <w:r>
        <w:rPr>
          <w:spacing w:val="-9"/>
          <w:sz w:val="24"/>
        </w:rPr>
        <w:t xml:space="preserve"> </w:t>
      </w:r>
      <w:r>
        <w:rPr>
          <w:sz w:val="24"/>
        </w:rPr>
        <w:t>and</w:t>
      </w:r>
      <w:r>
        <w:rPr>
          <w:spacing w:val="-9"/>
          <w:sz w:val="24"/>
        </w:rPr>
        <w:t xml:space="preserve"> </w:t>
      </w:r>
      <w:r>
        <w:rPr>
          <w:sz w:val="24"/>
        </w:rPr>
        <w:t>lower</w:t>
      </w:r>
      <w:r>
        <w:rPr>
          <w:spacing w:val="-9"/>
          <w:sz w:val="24"/>
        </w:rPr>
        <w:t xml:space="preserve"> </w:t>
      </w:r>
      <w:r>
        <w:rPr>
          <w:sz w:val="24"/>
        </w:rPr>
        <w:t>monitoring</w:t>
      </w:r>
      <w:r>
        <w:rPr>
          <w:spacing w:val="-9"/>
          <w:sz w:val="24"/>
        </w:rPr>
        <w:t xml:space="preserve"> </w:t>
      </w:r>
      <w:r>
        <w:rPr>
          <w:sz w:val="24"/>
        </w:rPr>
        <w:t>cost</w:t>
      </w:r>
      <w:r>
        <w:rPr>
          <w:spacing w:val="-9"/>
          <w:sz w:val="24"/>
        </w:rPr>
        <w:t xml:space="preserve"> </w:t>
      </w:r>
      <w:r>
        <w:rPr>
          <w:sz w:val="24"/>
        </w:rPr>
        <w:t>of</w:t>
      </w:r>
      <w:r>
        <w:rPr>
          <w:spacing w:val="-9"/>
          <w:sz w:val="24"/>
        </w:rPr>
        <w:t xml:space="preserve"> </w:t>
      </w:r>
      <w:r>
        <w:rPr>
          <w:sz w:val="24"/>
        </w:rPr>
        <w:t>risk</w:t>
      </w:r>
      <w:r>
        <w:rPr>
          <w:spacing w:val="-9"/>
          <w:sz w:val="24"/>
        </w:rPr>
        <w:t xml:space="preserve"> </w:t>
      </w:r>
      <w:r>
        <w:rPr>
          <w:sz w:val="24"/>
        </w:rPr>
        <w:t>review—not</w:t>
      </w:r>
      <w:r>
        <w:rPr>
          <w:spacing w:val="-9"/>
          <w:sz w:val="24"/>
        </w:rPr>
        <w:t xml:space="preserve"> </w:t>
      </w:r>
      <w:r>
        <w:rPr>
          <w:sz w:val="24"/>
        </w:rPr>
        <w:t>through</w:t>
      </w:r>
      <w:r>
        <w:rPr>
          <w:spacing w:val="-9"/>
          <w:sz w:val="24"/>
        </w:rPr>
        <w:t xml:space="preserve"> </w:t>
      </w:r>
      <w:r>
        <w:rPr>
          <w:sz w:val="24"/>
        </w:rPr>
        <w:t>selecting</w:t>
      </w:r>
      <w:r>
        <w:rPr>
          <w:spacing w:val="-9"/>
          <w:sz w:val="24"/>
        </w:rPr>
        <w:t xml:space="preserve"> </w:t>
      </w:r>
      <w:r>
        <w:rPr>
          <w:sz w:val="24"/>
        </w:rPr>
        <w:t xml:space="preserve">profitable </w:t>
      </w:r>
      <w:r>
        <w:rPr>
          <w:spacing w:val="-2"/>
          <w:w w:val="105"/>
          <w:sz w:val="24"/>
        </w:rPr>
        <w:t>traders.</w:t>
      </w:r>
      <w:r>
        <w:rPr>
          <w:spacing w:val="10"/>
          <w:w w:val="105"/>
          <w:sz w:val="24"/>
        </w:rPr>
        <w:t xml:space="preserve"> </w:t>
      </w:r>
      <w:r>
        <w:rPr>
          <w:spacing w:val="-2"/>
          <w:w w:val="105"/>
          <w:sz w:val="24"/>
        </w:rPr>
        <w:t>Fee</w:t>
      </w:r>
      <w:r>
        <w:rPr>
          <w:spacing w:val="-9"/>
          <w:w w:val="105"/>
          <w:sz w:val="24"/>
        </w:rPr>
        <w:t xml:space="preserve"> </w:t>
      </w:r>
      <w:r>
        <w:rPr>
          <w:spacing w:val="-2"/>
          <w:w w:val="105"/>
          <w:sz w:val="24"/>
        </w:rPr>
        <w:t>and</w:t>
      </w:r>
      <w:r>
        <w:rPr>
          <w:spacing w:val="-9"/>
          <w:w w:val="105"/>
          <w:sz w:val="24"/>
        </w:rPr>
        <w:t xml:space="preserve"> </w:t>
      </w:r>
      <w:r>
        <w:rPr>
          <w:spacing w:val="-2"/>
          <w:w w:val="105"/>
          <w:sz w:val="24"/>
        </w:rPr>
        <w:t>monitoring</w:t>
      </w:r>
      <w:r>
        <w:rPr>
          <w:spacing w:val="-9"/>
          <w:w w:val="105"/>
          <w:sz w:val="24"/>
        </w:rPr>
        <w:t xml:space="preserve"> </w:t>
      </w:r>
      <w:r>
        <w:rPr>
          <w:spacing w:val="-2"/>
          <w:w w:val="105"/>
          <w:sz w:val="24"/>
        </w:rPr>
        <w:t>policies</w:t>
      </w:r>
      <w:r>
        <w:rPr>
          <w:spacing w:val="-9"/>
          <w:w w:val="105"/>
          <w:sz w:val="24"/>
        </w:rPr>
        <w:t xml:space="preserve"> </w:t>
      </w:r>
      <w:r>
        <w:rPr>
          <w:spacing w:val="-2"/>
          <w:w w:val="105"/>
          <w:sz w:val="24"/>
        </w:rPr>
        <w:t>remain</w:t>
      </w:r>
      <w:r>
        <w:rPr>
          <w:spacing w:val="-9"/>
          <w:w w:val="105"/>
          <w:sz w:val="24"/>
        </w:rPr>
        <w:t xml:space="preserve"> </w:t>
      </w:r>
      <w:r>
        <w:rPr>
          <w:spacing w:val="-2"/>
          <w:w w:val="105"/>
          <w:sz w:val="24"/>
        </w:rPr>
        <w:t>the</w:t>
      </w:r>
      <w:r>
        <w:rPr>
          <w:spacing w:val="-9"/>
          <w:w w:val="105"/>
          <w:sz w:val="24"/>
        </w:rPr>
        <w:t xml:space="preserve"> </w:t>
      </w:r>
      <w:r>
        <w:rPr>
          <w:spacing w:val="-2"/>
          <w:w w:val="105"/>
          <w:sz w:val="24"/>
        </w:rPr>
        <w:t>justified</w:t>
      </w:r>
      <w:r>
        <w:rPr>
          <w:spacing w:val="-9"/>
          <w:w w:val="105"/>
          <w:sz w:val="24"/>
        </w:rPr>
        <w:t xml:space="preserve"> </w:t>
      </w:r>
      <w:r>
        <w:rPr>
          <w:spacing w:val="-2"/>
          <w:w w:val="105"/>
          <w:sz w:val="24"/>
        </w:rPr>
        <w:t>levers.</w:t>
      </w:r>
    </w:p>
    <w:p w14:paraId="00DC235E" w14:textId="77777777" w:rsidR="00350CFB" w:rsidRDefault="00283FFF">
      <w:pPr>
        <w:pStyle w:val="ListParagraph"/>
        <w:numPr>
          <w:ilvl w:val="3"/>
          <w:numId w:val="26"/>
        </w:numPr>
        <w:tabs>
          <w:tab w:val="left" w:pos="806"/>
          <w:tab w:val="left" w:pos="808"/>
        </w:tabs>
        <w:spacing w:before="46" w:line="396" w:lineRule="auto"/>
        <w:ind w:left="808" w:right="524"/>
        <w:jc w:val="both"/>
        <w:rPr>
          <w:sz w:val="24"/>
        </w:rPr>
      </w:pPr>
      <w:r>
        <w:rPr>
          <w:b/>
          <w:sz w:val="24"/>
        </w:rPr>
        <w:t>Lending</w:t>
      </w:r>
      <w:r>
        <w:rPr>
          <w:b/>
          <w:spacing w:val="-10"/>
          <w:sz w:val="24"/>
        </w:rPr>
        <w:t xml:space="preserve"> </w:t>
      </w:r>
      <w:r>
        <w:rPr>
          <w:b/>
          <w:sz w:val="24"/>
        </w:rPr>
        <w:t>protocols:</w:t>
      </w:r>
      <w:r>
        <w:rPr>
          <w:b/>
          <w:spacing w:val="9"/>
          <w:sz w:val="24"/>
        </w:rPr>
        <w:t xml:space="preserve"> </w:t>
      </w:r>
      <w:r>
        <w:rPr>
          <w:sz w:val="24"/>
        </w:rPr>
        <w:t>Lending</w:t>
      </w:r>
      <w:r>
        <w:rPr>
          <w:spacing w:val="-10"/>
          <w:sz w:val="24"/>
        </w:rPr>
        <w:t xml:space="preserve"> </w:t>
      </w:r>
      <w:r>
        <w:rPr>
          <w:sz w:val="24"/>
        </w:rPr>
        <w:t>markets</w:t>
      </w:r>
      <w:r>
        <w:rPr>
          <w:spacing w:val="-10"/>
          <w:sz w:val="24"/>
        </w:rPr>
        <w:t xml:space="preserve"> </w:t>
      </w:r>
      <w:r>
        <w:rPr>
          <w:sz w:val="24"/>
        </w:rPr>
        <w:t>seek</w:t>
      </w:r>
      <w:r>
        <w:rPr>
          <w:spacing w:val="-10"/>
          <w:sz w:val="24"/>
        </w:rPr>
        <w:t xml:space="preserve"> </w:t>
      </w:r>
      <w:r>
        <w:rPr>
          <w:sz w:val="24"/>
        </w:rPr>
        <w:t>higher</w:t>
      </w:r>
      <w:r>
        <w:rPr>
          <w:spacing w:val="-10"/>
          <w:sz w:val="24"/>
        </w:rPr>
        <w:t xml:space="preserve"> </w:t>
      </w:r>
      <w:r>
        <w:rPr>
          <w:sz w:val="24"/>
        </w:rPr>
        <w:t>capital</w:t>
      </w:r>
      <w:r>
        <w:rPr>
          <w:spacing w:val="-10"/>
          <w:sz w:val="24"/>
        </w:rPr>
        <w:t xml:space="preserve"> </w:t>
      </w:r>
      <w:r>
        <w:rPr>
          <w:sz w:val="24"/>
        </w:rPr>
        <w:t>utilization</w:t>
      </w:r>
      <w:r>
        <w:rPr>
          <w:spacing w:val="-10"/>
          <w:sz w:val="24"/>
        </w:rPr>
        <w:t xml:space="preserve"> </w:t>
      </w:r>
      <w:r>
        <w:rPr>
          <w:sz w:val="24"/>
        </w:rPr>
        <w:t>without</w:t>
      </w:r>
      <w:r>
        <w:rPr>
          <w:spacing w:val="-10"/>
          <w:sz w:val="24"/>
        </w:rPr>
        <w:t xml:space="preserve"> </w:t>
      </w:r>
      <w:r>
        <w:rPr>
          <w:sz w:val="24"/>
        </w:rPr>
        <w:t>abandoning</w:t>
      </w:r>
      <w:r>
        <w:rPr>
          <w:spacing w:val="-10"/>
          <w:sz w:val="24"/>
        </w:rPr>
        <w:t xml:space="preserve"> </w:t>
      </w:r>
      <w:r>
        <w:rPr>
          <w:sz w:val="24"/>
        </w:rPr>
        <w:t xml:space="preserve">col-lateralization </w:t>
      </w:r>
      <w:hyperlink w:anchor="_bookmark138" w:history="1">
        <w:r>
          <w:rPr>
            <w:sz w:val="24"/>
            <w:vertAlign w:val="superscript"/>
          </w:rPr>
          <w:t>[5]</w:t>
        </w:r>
      </w:hyperlink>
      <w:r>
        <w:rPr>
          <w:sz w:val="24"/>
          <w:vertAlign w:val="superscript"/>
        </w:rPr>
        <w:t>,</w:t>
      </w:r>
      <w:hyperlink w:anchor="_bookmark159" w:history="1">
        <w:r>
          <w:rPr>
            <w:sz w:val="24"/>
            <w:vertAlign w:val="superscript"/>
          </w:rPr>
          <w:t>[26]</w:t>
        </w:r>
      </w:hyperlink>
      <w:r>
        <w:rPr>
          <w:sz w:val="24"/>
        </w:rPr>
        <w:t>.</w:t>
      </w:r>
      <w:r>
        <w:rPr>
          <w:spacing w:val="40"/>
          <w:sz w:val="24"/>
        </w:rPr>
        <w:t xml:space="preserve"> </w:t>
      </w:r>
      <w:r>
        <w:rPr>
          <w:sz w:val="24"/>
        </w:rPr>
        <w:t>Reputation can enter as an auxiliary signal for interest-rate or fee tiers and</w:t>
      </w:r>
      <w:r>
        <w:rPr>
          <w:spacing w:val="-4"/>
          <w:sz w:val="24"/>
        </w:rPr>
        <w:t xml:space="preserve"> </w:t>
      </w:r>
      <w:r>
        <w:rPr>
          <w:sz w:val="24"/>
        </w:rPr>
        <w:t>review</w:t>
      </w:r>
      <w:r>
        <w:rPr>
          <w:spacing w:val="-3"/>
          <w:sz w:val="24"/>
        </w:rPr>
        <w:t xml:space="preserve"> </w:t>
      </w:r>
      <w:r>
        <w:rPr>
          <w:sz w:val="24"/>
        </w:rPr>
        <w:t>cadence</w:t>
      </w:r>
      <w:r>
        <w:rPr>
          <w:spacing w:val="-3"/>
          <w:sz w:val="24"/>
        </w:rPr>
        <w:t xml:space="preserve"> </w:t>
      </w:r>
      <w:r>
        <w:rPr>
          <w:sz w:val="24"/>
        </w:rPr>
        <w:t>on</w:t>
      </w:r>
      <w:r>
        <w:rPr>
          <w:spacing w:val="-3"/>
          <w:sz w:val="24"/>
        </w:rPr>
        <w:t xml:space="preserve"> </w:t>
      </w:r>
      <w:r>
        <w:rPr>
          <w:sz w:val="24"/>
        </w:rPr>
        <w:t>already-collateralized</w:t>
      </w:r>
      <w:r>
        <w:rPr>
          <w:spacing w:val="-3"/>
          <w:sz w:val="24"/>
        </w:rPr>
        <w:t xml:space="preserve"> </w:t>
      </w:r>
      <w:r>
        <w:rPr>
          <w:sz w:val="24"/>
        </w:rPr>
        <w:t>positions,</w:t>
      </w:r>
      <w:r>
        <w:rPr>
          <w:spacing w:val="-3"/>
          <w:sz w:val="24"/>
        </w:rPr>
        <w:t xml:space="preserve"> </w:t>
      </w:r>
      <w:r>
        <w:rPr>
          <w:sz w:val="24"/>
        </w:rPr>
        <w:t>not</w:t>
      </w:r>
      <w:r>
        <w:rPr>
          <w:spacing w:val="-3"/>
          <w:sz w:val="24"/>
        </w:rPr>
        <w:t xml:space="preserve"> </w:t>
      </w:r>
      <w:r>
        <w:rPr>
          <w:sz w:val="24"/>
        </w:rPr>
        <w:t>as</w:t>
      </w:r>
      <w:r>
        <w:rPr>
          <w:spacing w:val="-3"/>
          <w:sz w:val="24"/>
        </w:rPr>
        <w:t xml:space="preserve"> </w:t>
      </w:r>
      <w:r>
        <w:rPr>
          <w:sz w:val="24"/>
        </w:rPr>
        <w:t>a</w:t>
      </w:r>
      <w:r>
        <w:rPr>
          <w:spacing w:val="-3"/>
          <w:sz w:val="24"/>
        </w:rPr>
        <w:t xml:space="preserve"> </w:t>
      </w:r>
      <w:r>
        <w:rPr>
          <w:sz w:val="24"/>
        </w:rPr>
        <w:t>substitute</w:t>
      </w:r>
      <w:r>
        <w:rPr>
          <w:spacing w:val="-3"/>
          <w:sz w:val="24"/>
        </w:rPr>
        <w:t xml:space="preserve"> </w:t>
      </w:r>
      <w:r>
        <w:rPr>
          <w:sz w:val="24"/>
        </w:rPr>
        <w:t>for</w:t>
      </w:r>
      <w:r>
        <w:rPr>
          <w:spacing w:val="-3"/>
          <w:sz w:val="24"/>
        </w:rPr>
        <w:t xml:space="preserve"> </w:t>
      </w:r>
      <w:r>
        <w:rPr>
          <w:sz w:val="24"/>
        </w:rPr>
        <w:t>collateral.</w:t>
      </w:r>
      <w:r>
        <w:rPr>
          <w:spacing w:val="19"/>
          <w:sz w:val="24"/>
        </w:rPr>
        <w:t xml:space="preserve"> </w:t>
      </w:r>
      <w:r>
        <w:rPr>
          <w:sz w:val="24"/>
        </w:rPr>
        <w:t>En-</w:t>
      </w:r>
      <w:r>
        <w:rPr>
          <w:spacing w:val="-2"/>
          <w:sz w:val="24"/>
        </w:rPr>
        <w:t>dorseRank</w:t>
      </w:r>
      <w:r>
        <w:rPr>
          <w:spacing w:val="-10"/>
          <w:sz w:val="24"/>
        </w:rPr>
        <w:t xml:space="preserve"> </w:t>
      </w:r>
      <w:r>
        <w:rPr>
          <w:spacing w:val="-2"/>
          <w:sz w:val="24"/>
        </w:rPr>
        <w:t>is</w:t>
      </w:r>
      <w:r>
        <w:rPr>
          <w:spacing w:val="-9"/>
          <w:sz w:val="24"/>
        </w:rPr>
        <w:t xml:space="preserve"> </w:t>
      </w:r>
      <w:r>
        <w:rPr>
          <w:spacing w:val="-2"/>
          <w:sz w:val="24"/>
        </w:rPr>
        <w:t>the</w:t>
      </w:r>
      <w:r>
        <w:rPr>
          <w:spacing w:val="-9"/>
          <w:sz w:val="24"/>
        </w:rPr>
        <w:t xml:space="preserve"> </w:t>
      </w:r>
      <w:r>
        <w:rPr>
          <w:spacing w:val="-2"/>
          <w:sz w:val="24"/>
        </w:rPr>
        <w:t>natural</w:t>
      </w:r>
      <w:r>
        <w:rPr>
          <w:spacing w:val="-10"/>
          <w:sz w:val="24"/>
        </w:rPr>
        <w:t xml:space="preserve"> </w:t>
      </w:r>
      <w:r>
        <w:rPr>
          <w:spacing w:val="-2"/>
          <w:sz w:val="24"/>
        </w:rPr>
        <w:t>social</w:t>
      </w:r>
      <w:r>
        <w:rPr>
          <w:spacing w:val="-9"/>
          <w:sz w:val="24"/>
        </w:rPr>
        <w:t xml:space="preserve"> </w:t>
      </w:r>
      <w:r>
        <w:rPr>
          <w:spacing w:val="-2"/>
          <w:sz w:val="24"/>
        </w:rPr>
        <w:t>input</w:t>
      </w:r>
      <w:r>
        <w:rPr>
          <w:spacing w:val="-9"/>
          <w:sz w:val="24"/>
        </w:rPr>
        <w:t xml:space="preserve"> </w:t>
      </w:r>
      <w:r>
        <w:rPr>
          <w:spacing w:val="-2"/>
          <w:sz w:val="24"/>
        </w:rPr>
        <w:t>when</w:t>
      </w:r>
      <w:r>
        <w:rPr>
          <w:spacing w:val="-10"/>
          <w:sz w:val="24"/>
        </w:rPr>
        <w:t xml:space="preserve"> </w:t>
      </w:r>
      <w:r>
        <w:rPr>
          <w:spacing w:val="-2"/>
          <w:sz w:val="24"/>
        </w:rPr>
        <w:t>the</w:t>
      </w:r>
      <w:r>
        <w:rPr>
          <w:spacing w:val="-9"/>
          <w:sz w:val="24"/>
        </w:rPr>
        <w:t xml:space="preserve"> </w:t>
      </w:r>
      <w:r>
        <w:rPr>
          <w:spacing w:val="-2"/>
          <w:sz w:val="24"/>
        </w:rPr>
        <w:t>protocol</w:t>
      </w:r>
      <w:r>
        <w:rPr>
          <w:spacing w:val="-9"/>
          <w:sz w:val="24"/>
        </w:rPr>
        <w:t xml:space="preserve"> </w:t>
      </w:r>
      <w:r>
        <w:rPr>
          <w:spacing w:val="-2"/>
          <w:sz w:val="24"/>
        </w:rPr>
        <w:t>already</w:t>
      </w:r>
      <w:r>
        <w:rPr>
          <w:spacing w:val="-9"/>
          <w:sz w:val="24"/>
        </w:rPr>
        <w:t xml:space="preserve"> </w:t>
      </w:r>
      <w:r>
        <w:rPr>
          <w:spacing w:val="-2"/>
          <w:sz w:val="24"/>
        </w:rPr>
        <w:t>relies</w:t>
      </w:r>
      <w:r>
        <w:rPr>
          <w:spacing w:val="-10"/>
          <w:sz w:val="24"/>
        </w:rPr>
        <w:t xml:space="preserve"> </w:t>
      </w:r>
      <w:r>
        <w:rPr>
          <w:spacing w:val="-2"/>
          <w:sz w:val="24"/>
        </w:rPr>
        <w:t>on</w:t>
      </w:r>
      <w:r>
        <w:rPr>
          <w:spacing w:val="-9"/>
          <w:sz w:val="24"/>
        </w:rPr>
        <w:t xml:space="preserve"> </w:t>
      </w:r>
      <w:r>
        <w:rPr>
          <w:spacing w:val="-2"/>
          <w:sz w:val="24"/>
        </w:rPr>
        <w:t>ERC-20</w:t>
      </w:r>
      <w:r>
        <w:rPr>
          <w:spacing w:val="-9"/>
          <w:sz w:val="24"/>
        </w:rPr>
        <w:t xml:space="preserve"> </w:t>
      </w:r>
      <w:r>
        <w:rPr>
          <w:spacing w:val="-2"/>
          <w:sz w:val="24"/>
        </w:rPr>
        <w:t>approvals</w:t>
      </w:r>
      <w:r>
        <w:rPr>
          <w:spacing w:val="-10"/>
          <w:sz w:val="24"/>
        </w:rPr>
        <w:t xml:space="preserve"> </w:t>
      </w:r>
      <w:r>
        <w:rPr>
          <w:spacing w:val="-2"/>
          <w:sz w:val="24"/>
        </w:rPr>
        <w:t xml:space="preserve">for </w:t>
      </w:r>
      <w:r>
        <w:rPr>
          <w:sz w:val="24"/>
        </w:rPr>
        <w:t>deposits</w:t>
      </w:r>
      <w:r>
        <w:rPr>
          <w:spacing w:val="-15"/>
          <w:sz w:val="24"/>
        </w:rPr>
        <w:t xml:space="preserve"> </w:t>
      </w:r>
      <w:r>
        <w:rPr>
          <w:sz w:val="24"/>
        </w:rPr>
        <w:t>and</w:t>
      </w:r>
      <w:r>
        <w:rPr>
          <w:spacing w:val="-15"/>
          <w:sz w:val="24"/>
        </w:rPr>
        <w:t xml:space="preserve"> </w:t>
      </w:r>
      <w:r>
        <w:rPr>
          <w:sz w:val="24"/>
        </w:rPr>
        <w:t>borrows</w:t>
      </w:r>
      <w:r>
        <w:rPr>
          <w:spacing w:val="-15"/>
          <w:sz w:val="24"/>
        </w:rPr>
        <w:t xml:space="preserve"> </w:t>
      </w:r>
      <w:r>
        <w:rPr>
          <w:sz w:val="24"/>
        </w:rPr>
        <w:t>(Section</w:t>
      </w:r>
      <w:r>
        <w:rPr>
          <w:spacing w:val="-15"/>
          <w:sz w:val="24"/>
        </w:rPr>
        <w:t xml:space="preserve"> </w:t>
      </w:r>
      <w:hyperlink w:anchor="_bookmark30" w:history="1">
        <w:r>
          <w:rPr>
            <w:sz w:val="24"/>
          </w:rPr>
          <w:t>2.7</w:t>
        </w:r>
      </w:hyperlink>
      <w:r>
        <w:rPr>
          <w:sz w:val="24"/>
        </w:rPr>
        <w:t>).</w:t>
      </w:r>
      <w:r>
        <w:rPr>
          <w:spacing w:val="10"/>
          <w:sz w:val="24"/>
        </w:rPr>
        <w:t xml:space="preserve"> </w:t>
      </w:r>
      <w:r>
        <w:rPr>
          <w:sz w:val="24"/>
        </w:rPr>
        <w:t>Utilization-driven</w:t>
      </w:r>
      <w:r>
        <w:rPr>
          <w:spacing w:val="-15"/>
          <w:sz w:val="24"/>
        </w:rPr>
        <w:t xml:space="preserve"> </w:t>
      </w:r>
      <w:r>
        <w:rPr>
          <w:sz w:val="24"/>
        </w:rPr>
        <w:t>interest</w:t>
      </w:r>
      <w:r>
        <w:rPr>
          <w:spacing w:val="-15"/>
          <w:sz w:val="24"/>
        </w:rPr>
        <w:t xml:space="preserve"> </w:t>
      </w:r>
      <w:r>
        <w:rPr>
          <w:sz w:val="24"/>
        </w:rPr>
        <w:t>income</w:t>
      </w:r>
      <w:r>
        <w:rPr>
          <w:spacing w:val="-15"/>
          <w:sz w:val="24"/>
        </w:rPr>
        <w:t xml:space="preserve"> </w:t>
      </w:r>
      <w:r>
        <w:rPr>
          <w:sz w:val="24"/>
        </w:rPr>
        <w:t>is</w:t>
      </w:r>
      <w:r>
        <w:rPr>
          <w:spacing w:val="-15"/>
          <w:sz w:val="24"/>
        </w:rPr>
        <w:t xml:space="preserve"> </w:t>
      </w:r>
      <w:r>
        <w:rPr>
          <w:sz w:val="24"/>
        </w:rPr>
        <w:t>the</w:t>
      </w:r>
      <w:r>
        <w:rPr>
          <w:spacing w:val="-15"/>
          <w:sz w:val="24"/>
        </w:rPr>
        <w:t xml:space="preserve"> </w:t>
      </w:r>
      <w:r>
        <w:rPr>
          <w:sz w:val="24"/>
        </w:rPr>
        <w:t>revenue</w:t>
      </w:r>
      <w:r>
        <w:rPr>
          <w:spacing w:val="-15"/>
          <w:sz w:val="24"/>
        </w:rPr>
        <w:t xml:space="preserve"> </w:t>
      </w:r>
      <w:r>
        <w:rPr>
          <w:sz w:val="24"/>
        </w:rPr>
        <w:t>channel; the</w:t>
      </w:r>
      <w:r>
        <w:rPr>
          <w:spacing w:val="-7"/>
          <w:sz w:val="24"/>
        </w:rPr>
        <w:t xml:space="preserve"> </w:t>
      </w:r>
      <w:r>
        <w:rPr>
          <w:sz w:val="24"/>
        </w:rPr>
        <w:t>weak</w:t>
      </w:r>
      <w:r>
        <w:rPr>
          <w:spacing w:val="-7"/>
          <w:sz w:val="24"/>
        </w:rPr>
        <w:t xml:space="preserve"> </w:t>
      </w:r>
      <w:r>
        <w:rPr>
          <w:sz w:val="24"/>
        </w:rPr>
        <w:t>trading-success</w:t>
      </w:r>
      <w:r>
        <w:rPr>
          <w:spacing w:val="-8"/>
          <w:sz w:val="24"/>
        </w:rPr>
        <w:t xml:space="preserve"> </w:t>
      </w:r>
      <w:r>
        <w:rPr>
          <w:sz w:val="24"/>
        </w:rPr>
        <w:t>alignment</w:t>
      </w:r>
      <w:r>
        <w:rPr>
          <w:spacing w:val="-7"/>
          <w:sz w:val="24"/>
        </w:rPr>
        <w:t xml:space="preserve"> </w:t>
      </w:r>
      <w:r>
        <w:rPr>
          <w:sz w:val="24"/>
        </w:rPr>
        <w:t>of</w:t>
      </w:r>
      <w:r>
        <w:rPr>
          <w:spacing w:val="-7"/>
          <w:sz w:val="24"/>
        </w:rPr>
        <w:t xml:space="preserve"> </w:t>
      </w:r>
      <w:r>
        <w:rPr>
          <w:sz w:val="24"/>
        </w:rPr>
        <w:t>social</w:t>
      </w:r>
      <w:r>
        <w:rPr>
          <w:spacing w:val="-7"/>
          <w:sz w:val="24"/>
        </w:rPr>
        <w:t xml:space="preserve"> </w:t>
      </w:r>
      <w:r>
        <w:rPr>
          <w:sz w:val="24"/>
        </w:rPr>
        <w:t>methods</w:t>
      </w:r>
      <w:r>
        <w:rPr>
          <w:spacing w:val="-8"/>
          <w:sz w:val="24"/>
        </w:rPr>
        <w:t xml:space="preserve"> </w:t>
      </w:r>
      <w:r>
        <w:rPr>
          <w:sz w:val="24"/>
        </w:rPr>
        <w:t>rules</w:t>
      </w:r>
      <w:r>
        <w:rPr>
          <w:spacing w:val="-8"/>
          <w:sz w:val="24"/>
        </w:rPr>
        <w:t xml:space="preserve"> </w:t>
      </w:r>
      <w:r>
        <w:rPr>
          <w:sz w:val="24"/>
        </w:rPr>
        <w:t>out</w:t>
      </w:r>
      <w:r>
        <w:rPr>
          <w:spacing w:val="-7"/>
          <w:sz w:val="24"/>
        </w:rPr>
        <w:t xml:space="preserve"> </w:t>
      </w:r>
      <w:r>
        <w:rPr>
          <w:sz w:val="24"/>
        </w:rPr>
        <w:t>treating</w:t>
      </w:r>
      <w:r>
        <w:rPr>
          <w:spacing w:val="-7"/>
          <w:sz w:val="24"/>
        </w:rPr>
        <w:t xml:space="preserve"> </w:t>
      </w:r>
      <w:r>
        <w:rPr>
          <w:sz w:val="24"/>
        </w:rPr>
        <w:t>the</w:t>
      </w:r>
      <w:r>
        <w:rPr>
          <w:spacing w:val="-7"/>
          <w:sz w:val="24"/>
        </w:rPr>
        <w:t xml:space="preserve"> </w:t>
      </w:r>
      <w:r>
        <w:rPr>
          <w:sz w:val="24"/>
        </w:rPr>
        <w:t>score</w:t>
      </w:r>
      <w:r>
        <w:rPr>
          <w:spacing w:val="-7"/>
          <w:sz w:val="24"/>
        </w:rPr>
        <w:t xml:space="preserve"> </w:t>
      </w:r>
      <w:r>
        <w:rPr>
          <w:sz w:val="24"/>
        </w:rPr>
        <w:t>as</w:t>
      </w:r>
      <w:r>
        <w:rPr>
          <w:spacing w:val="-8"/>
          <w:sz w:val="24"/>
        </w:rPr>
        <w:t xml:space="preserve"> </w:t>
      </w:r>
      <w:r>
        <w:rPr>
          <w:sz w:val="24"/>
        </w:rPr>
        <w:t>a</w:t>
      </w:r>
      <w:r>
        <w:rPr>
          <w:spacing w:val="-7"/>
          <w:sz w:val="24"/>
        </w:rPr>
        <w:t xml:space="preserve"> </w:t>
      </w:r>
      <w:r>
        <w:rPr>
          <w:sz w:val="24"/>
        </w:rPr>
        <w:t>default</w:t>
      </w:r>
    </w:p>
    <w:p w14:paraId="00DC235F" w14:textId="77777777" w:rsidR="00350CFB" w:rsidRDefault="00350CFB">
      <w:pPr>
        <w:pStyle w:val="ListParagraph"/>
        <w:spacing w:line="396" w:lineRule="auto"/>
        <w:jc w:val="both"/>
        <w:rPr>
          <w:sz w:val="24"/>
        </w:rPr>
        <w:sectPr w:rsidR="00350CFB">
          <w:pgSz w:w="11910" w:h="16840"/>
          <w:pgMar w:top="1840" w:right="708" w:bottom="2300" w:left="992" w:header="0" w:footer="2115" w:gutter="0"/>
          <w:cols w:space="720"/>
        </w:sectPr>
      </w:pPr>
    </w:p>
    <w:p w14:paraId="00DC2360" w14:textId="77777777" w:rsidR="00350CFB" w:rsidRDefault="00283FFF">
      <w:pPr>
        <w:pStyle w:val="BodyText"/>
        <w:spacing w:before="72"/>
        <w:ind w:left="808"/>
        <w:jc w:val="both"/>
      </w:pPr>
      <w:r>
        <w:lastRenderedPageBreak/>
        <w:t>predictor.</w:t>
      </w:r>
      <w:r>
        <w:rPr>
          <w:spacing w:val="3"/>
        </w:rPr>
        <w:t xml:space="preserve"> </w:t>
      </w:r>
      <w:r>
        <w:t>Any</w:t>
      </w:r>
      <w:r>
        <w:rPr>
          <w:spacing w:val="-13"/>
        </w:rPr>
        <w:t xml:space="preserve"> </w:t>
      </w:r>
      <w:r>
        <w:t>collateral-differentiation</w:t>
      </w:r>
      <w:r>
        <w:rPr>
          <w:spacing w:val="-13"/>
        </w:rPr>
        <w:t xml:space="preserve"> </w:t>
      </w:r>
      <w:r>
        <w:t>experiment</w:t>
      </w:r>
      <w:r>
        <w:rPr>
          <w:spacing w:val="-13"/>
        </w:rPr>
        <w:t xml:space="preserve"> </w:t>
      </w:r>
      <w:r>
        <w:t>remains</w:t>
      </w:r>
      <w:r>
        <w:rPr>
          <w:spacing w:val="-13"/>
        </w:rPr>
        <w:t xml:space="preserve"> </w:t>
      </w:r>
      <w:r>
        <w:t>future</w:t>
      </w:r>
      <w:r>
        <w:rPr>
          <w:spacing w:val="-13"/>
        </w:rPr>
        <w:t xml:space="preserve"> </w:t>
      </w:r>
      <w:r>
        <w:t>work</w:t>
      </w:r>
      <w:r>
        <w:rPr>
          <w:spacing w:val="-13"/>
        </w:rPr>
        <w:t xml:space="preserve"> </w:t>
      </w:r>
      <w:r>
        <w:t>(Chapter</w:t>
      </w:r>
      <w:r>
        <w:rPr>
          <w:spacing w:val="-13"/>
        </w:rPr>
        <w:t xml:space="preserve"> </w:t>
      </w:r>
      <w:hyperlink w:anchor="_bookmark128" w:history="1">
        <w:r>
          <w:rPr>
            <w:spacing w:val="-5"/>
          </w:rPr>
          <w:t>6</w:t>
        </w:r>
      </w:hyperlink>
      <w:r>
        <w:rPr>
          <w:spacing w:val="-5"/>
        </w:rPr>
        <w:t>).</w:t>
      </w:r>
    </w:p>
    <w:p w14:paraId="00DC2361" w14:textId="77777777" w:rsidR="00350CFB" w:rsidRDefault="00283FFF">
      <w:pPr>
        <w:pStyle w:val="ListParagraph"/>
        <w:numPr>
          <w:ilvl w:val="3"/>
          <w:numId w:val="26"/>
        </w:numPr>
        <w:tabs>
          <w:tab w:val="left" w:pos="794"/>
          <w:tab w:val="left" w:pos="808"/>
        </w:tabs>
        <w:spacing w:before="217" w:line="396" w:lineRule="auto"/>
        <w:ind w:left="808" w:right="524"/>
        <w:jc w:val="both"/>
        <w:rPr>
          <w:sz w:val="24"/>
        </w:rPr>
      </w:pPr>
      <w:r>
        <w:rPr>
          <w:b/>
          <w:sz w:val="24"/>
        </w:rPr>
        <w:t>Wallet and security tooling:</w:t>
      </w:r>
      <w:r>
        <w:rPr>
          <w:b/>
          <w:spacing w:val="26"/>
          <w:sz w:val="24"/>
        </w:rPr>
        <w:t xml:space="preserve"> </w:t>
      </w:r>
      <w:r>
        <w:rPr>
          <w:sz w:val="24"/>
        </w:rPr>
        <w:t>Users and integrators must decide whether a spender contract is</w:t>
      </w:r>
      <w:r>
        <w:rPr>
          <w:spacing w:val="-6"/>
          <w:sz w:val="24"/>
        </w:rPr>
        <w:t xml:space="preserve"> </w:t>
      </w:r>
      <w:r>
        <w:rPr>
          <w:sz w:val="24"/>
        </w:rPr>
        <w:t>widely</w:t>
      </w:r>
      <w:r>
        <w:rPr>
          <w:spacing w:val="-6"/>
          <w:sz w:val="24"/>
        </w:rPr>
        <w:t xml:space="preserve"> </w:t>
      </w:r>
      <w:r>
        <w:rPr>
          <w:sz w:val="24"/>
        </w:rPr>
        <w:t>authorized. Displaying</w:t>
      </w:r>
      <w:r>
        <w:rPr>
          <w:spacing w:val="-6"/>
          <w:sz w:val="24"/>
        </w:rPr>
        <w:t xml:space="preserve"> </w:t>
      </w:r>
      <w:r>
        <w:rPr>
          <w:sz w:val="24"/>
        </w:rPr>
        <w:t>the</w:t>
      </w:r>
      <w:r>
        <w:rPr>
          <w:spacing w:val="-6"/>
          <w:sz w:val="24"/>
        </w:rPr>
        <w:t xml:space="preserve"> </w:t>
      </w:r>
      <w:r>
        <w:rPr>
          <w:sz w:val="24"/>
        </w:rPr>
        <w:t>spender’s</w:t>
      </w:r>
      <w:r>
        <w:rPr>
          <w:spacing w:val="-7"/>
          <w:sz w:val="24"/>
        </w:rPr>
        <w:t xml:space="preserve"> </w:t>
      </w:r>
      <w:r>
        <w:rPr>
          <w:sz w:val="24"/>
        </w:rPr>
        <w:t>EndorseRank—or</w:t>
      </w:r>
      <w:r>
        <w:rPr>
          <w:spacing w:val="-6"/>
          <w:sz w:val="24"/>
        </w:rPr>
        <w:t xml:space="preserve"> </w:t>
      </w:r>
      <w:r>
        <w:rPr>
          <w:sz w:val="24"/>
        </w:rPr>
        <w:t>the</w:t>
      </w:r>
      <w:r>
        <w:rPr>
          <w:spacing w:val="-6"/>
          <w:sz w:val="24"/>
        </w:rPr>
        <w:t xml:space="preserve"> </w:t>
      </w:r>
      <w:r>
        <w:rPr>
          <w:sz w:val="24"/>
        </w:rPr>
        <w:t>distribution</w:t>
      </w:r>
      <w:r>
        <w:rPr>
          <w:spacing w:val="-6"/>
          <w:sz w:val="24"/>
        </w:rPr>
        <w:t xml:space="preserve"> </w:t>
      </w:r>
      <w:r>
        <w:rPr>
          <w:sz w:val="24"/>
        </w:rPr>
        <w:t>of</w:t>
      </w:r>
      <w:r>
        <w:rPr>
          <w:spacing w:val="-6"/>
          <w:sz w:val="24"/>
        </w:rPr>
        <w:t xml:space="preserve"> </w:t>
      </w:r>
      <w:r>
        <w:rPr>
          <w:sz w:val="24"/>
        </w:rPr>
        <w:t>inbound endorsement</w:t>
      </w:r>
      <w:r>
        <w:rPr>
          <w:spacing w:val="-2"/>
          <w:sz w:val="24"/>
        </w:rPr>
        <w:t xml:space="preserve"> </w:t>
      </w:r>
      <w:r>
        <w:rPr>
          <w:sz w:val="24"/>
        </w:rPr>
        <w:t>mass—as</w:t>
      </w:r>
      <w:r>
        <w:rPr>
          <w:spacing w:val="-2"/>
          <w:sz w:val="24"/>
        </w:rPr>
        <w:t xml:space="preserve"> </w:t>
      </w:r>
      <w:r>
        <w:rPr>
          <w:sz w:val="24"/>
        </w:rPr>
        <w:t>a</w:t>
      </w:r>
      <w:r>
        <w:rPr>
          <w:spacing w:val="-2"/>
          <w:sz w:val="24"/>
        </w:rPr>
        <w:t xml:space="preserve"> </w:t>
      </w:r>
      <w:r>
        <w:rPr>
          <w:sz w:val="24"/>
        </w:rPr>
        <w:t>trust</w:t>
      </w:r>
      <w:r>
        <w:rPr>
          <w:spacing w:val="-2"/>
          <w:sz w:val="24"/>
        </w:rPr>
        <w:t xml:space="preserve"> </w:t>
      </w:r>
      <w:r>
        <w:rPr>
          <w:sz w:val="24"/>
        </w:rPr>
        <w:t>badge</w:t>
      </w:r>
      <w:r>
        <w:rPr>
          <w:spacing w:val="-2"/>
          <w:sz w:val="24"/>
        </w:rPr>
        <w:t xml:space="preserve"> </w:t>
      </w:r>
      <w:r>
        <w:rPr>
          <w:sz w:val="24"/>
        </w:rPr>
        <w:t>operationalizes</w:t>
      </w:r>
      <w:r>
        <w:rPr>
          <w:spacing w:val="-2"/>
          <w:sz w:val="24"/>
        </w:rPr>
        <w:t xml:space="preserve"> </w:t>
      </w:r>
      <w:r>
        <w:rPr>
          <w:sz w:val="24"/>
        </w:rPr>
        <w:t>allowance</w:t>
      </w:r>
      <w:r>
        <w:rPr>
          <w:spacing w:val="-2"/>
          <w:sz w:val="24"/>
        </w:rPr>
        <w:t xml:space="preserve"> </w:t>
      </w:r>
      <w:r>
        <w:rPr>
          <w:sz w:val="24"/>
        </w:rPr>
        <w:t>semantics</w:t>
      </w:r>
      <w:r>
        <w:rPr>
          <w:spacing w:val="-2"/>
          <w:sz w:val="24"/>
        </w:rPr>
        <w:t xml:space="preserve"> </w:t>
      </w:r>
      <w:r>
        <w:rPr>
          <w:sz w:val="24"/>
        </w:rPr>
        <w:t>as</w:t>
      </w:r>
      <w:r>
        <w:rPr>
          <w:spacing w:val="-2"/>
          <w:sz w:val="24"/>
        </w:rPr>
        <w:t xml:space="preserve"> </w:t>
      </w:r>
      <w:r>
        <w:rPr>
          <w:sz w:val="24"/>
        </w:rPr>
        <w:t>explicit</w:t>
      </w:r>
      <w:r>
        <w:rPr>
          <w:spacing w:val="-2"/>
          <w:sz w:val="24"/>
        </w:rPr>
        <w:t xml:space="preserve"> </w:t>
      </w:r>
      <w:r>
        <w:rPr>
          <w:sz w:val="24"/>
        </w:rPr>
        <w:t xml:space="preserve">delega-tion of spending authority </w:t>
      </w:r>
      <w:hyperlink w:anchor="_bookmark151" w:history="1">
        <w:r>
          <w:rPr>
            <w:sz w:val="24"/>
            <w:vertAlign w:val="superscript"/>
          </w:rPr>
          <w:t>[18]</w:t>
        </w:r>
      </w:hyperlink>
      <w:r>
        <w:rPr>
          <w:sz w:val="24"/>
          <w:vertAlign w:val="superscript"/>
        </w:rPr>
        <w:t>,</w:t>
      </w:r>
      <w:hyperlink w:anchor="_bookmark152" w:history="1">
        <w:r>
          <w:rPr>
            <w:sz w:val="24"/>
            <w:vertAlign w:val="superscript"/>
          </w:rPr>
          <w:t>[19]</w:t>
        </w:r>
      </w:hyperlink>
      <w:r>
        <w:rPr>
          <w:sz w:val="24"/>
        </w:rPr>
        <w:t>.</w:t>
      </w:r>
      <w:r>
        <w:rPr>
          <w:spacing w:val="40"/>
          <w:sz w:val="24"/>
        </w:rPr>
        <w:t xml:space="preserve"> </w:t>
      </w:r>
      <w:r>
        <w:rPr>
          <w:sz w:val="24"/>
        </w:rPr>
        <w:t>Vendors may monetize through premium alerts and API subscriptions;</w:t>
      </w:r>
      <w:r>
        <w:rPr>
          <w:spacing w:val="-7"/>
          <w:sz w:val="24"/>
        </w:rPr>
        <w:t xml:space="preserve"> </w:t>
      </w:r>
      <w:r>
        <w:rPr>
          <w:sz w:val="24"/>
        </w:rPr>
        <w:t>this</w:t>
      </w:r>
      <w:r>
        <w:rPr>
          <w:spacing w:val="-7"/>
          <w:sz w:val="24"/>
        </w:rPr>
        <w:t xml:space="preserve"> </w:t>
      </w:r>
      <w:r>
        <w:rPr>
          <w:sz w:val="24"/>
        </w:rPr>
        <w:t>is</w:t>
      </w:r>
      <w:r>
        <w:rPr>
          <w:spacing w:val="-7"/>
          <w:sz w:val="24"/>
        </w:rPr>
        <w:t xml:space="preserve"> </w:t>
      </w:r>
      <w:r>
        <w:rPr>
          <w:sz w:val="24"/>
        </w:rPr>
        <w:t>subscription</w:t>
      </w:r>
      <w:r>
        <w:rPr>
          <w:spacing w:val="-7"/>
          <w:sz w:val="24"/>
        </w:rPr>
        <w:t xml:space="preserve"> </w:t>
      </w:r>
      <w:r>
        <w:rPr>
          <w:sz w:val="24"/>
        </w:rPr>
        <w:t>revenue</w:t>
      </w:r>
      <w:r>
        <w:rPr>
          <w:spacing w:val="-7"/>
          <w:sz w:val="24"/>
        </w:rPr>
        <w:t xml:space="preserve"> </w:t>
      </w:r>
      <w:r>
        <w:rPr>
          <w:sz w:val="24"/>
        </w:rPr>
        <w:t>for</w:t>
      </w:r>
      <w:r>
        <w:rPr>
          <w:spacing w:val="-7"/>
          <w:sz w:val="24"/>
        </w:rPr>
        <w:t xml:space="preserve"> </w:t>
      </w:r>
      <w:r>
        <w:rPr>
          <w:sz w:val="24"/>
        </w:rPr>
        <w:t>tooling,</w:t>
      </w:r>
      <w:r>
        <w:rPr>
          <w:spacing w:val="-7"/>
          <w:sz w:val="24"/>
        </w:rPr>
        <w:t xml:space="preserve"> </w:t>
      </w:r>
      <w:r>
        <w:rPr>
          <w:sz w:val="24"/>
        </w:rPr>
        <w:t>distinct</w:t>
      </w:r>
      <w:r>
        <w:rPr>
          <w:spacing w:val="-7"/>
          <w:sz w:val="24"/>
        </w:rPr>
        <w:t xml:space="preserve"> </w:t>
      </w:r>
      <w:r>
        <w:rPr>
          <w:sz w:val="24"/>
        </w:rPr>
        <w:t>from</w:t>
      </w:r>
      <w:r>
        <w:rPr>
          <w:spacing w:val="-7"/>
          <w:sz w:val="24"/>
        </w:rPr>
        <w:t xml:space="preserve"> </w:t>
      </w:r>
      <w:r>
        <w:rPr>
          <w:sz w:val="24"/>
        </w:rPr>
        <w:t>protocol</w:t>
      </w:r>
      <w:r>
        <w:rPr>
          <w:spacing w:val="-7"/>
          <w:sz w:val="24"/>
        </w:rPr>
        <w:t xml:space="preserve"> </w:t>
      </w:r>
      <w:r>
        <w:rPr>
          <w:sz w:val="24"/>
        </w:rPr>
        <w:t>fees,</w:t>
      </w:r>
      <w:r>
        <w:rPr>
          <w:spacing w:val="-6"/>
          <w:sz w:val="24"/>
        </w:rPr>
        <w:t xml:space="preserve"> </w:t>
      </w:r>
      <w:r>
        <w:rPr>
          <w:sz w:val="24"/>
        </w:rPr>
        <w:t>utilization, monitoring-cost savings, or Sybil-filter reward-leakage reduction.</w:t>
      </w:r>
      <w:r>
        <w:rPr>
          <w:spacing w:val="40"/>
          <w:sz w:val="24"/>
        </w:rPr>
        <w:t xml:space="preserve"> </w:t>
      </w:r>
      <w:r>
        <w:rPr>
          <w:sz w:val="24"/>
        </w:rPr>
        <w:t>The badge reports graph position under published edge definitions; it is not a security audit or a guarantee against malicious contracts.</w:t>
      </w:r>
    </w:p>
    <w:p w14:paraId="00DC2362" w14:textId="77777777" w:rsidR="00350CFB" w:rsidRDefault="00283FFF">
      <w:pPr>
        <w:pStyle w:val="ListParagraph"/>
        <w:numPr>
          <w:ilvl w:val="3"/>
          <w:numId w:val="26"/>
        </w:numPr>
        <w:tabs>
          <w:tab w:val="left" w:pos="806"/>
          <w:tab w:val="left" w:pos="808"/>
        </w:tabs>
        <w:spacing w:before="46" w:line="396" w:lineRule="auto"/>
        <w:ind w:left="808" w:right="524"/>
        <w:jc w:val="both"/>
        <w:rPr>
          <w:sz w:val="24"/>
        </w:rPr>
      </w:pPr>
      <w:r>
        <w:rPr>
          <w:b/>
          <w:spacing w:val="-2"/>
          <w:w w:val="105"/>
          <w:sz w:val="24"/>
        </w:rPr>
        <w:t>Liquidity</w:t>
      </w:r>
      <w:r>
        <w:rPr>
          <w:b/>
          <w:spacing w:val="-11"/>
          <w:w w:val="105"/>
          <w:sz w:val="24"/>
        </w:rPr>
        <w:t xml:space="preserve"> </w:t>
      </w:r>
      <w:r>
        <w:rPr>
          <w:b/>
          <w:spacing w:val="-2"/>
          <w:w w:val="105"/>
          <w:sz w:val="24"/>
        </w:rPr>
        <w:t>providers</w:t>
      </w:r>
      <w:r>
        <w:rPr>
          <w:b/>
          <w:spacing w:val="-11"/>
          <w:w w:val="105"/>
          <w:sz w:val="24"/>
        </w:rPr>
        <w:t xml:space="preserve"> </w:t>
      </w:r>
      <w:r>
        <w:rPr>
          <w:b/>
          <w:spacing w:val="-2"/>
          <w:w w:val="105"/>
          <w:sz w:val="24"/>
        </w:rPr>
        <w:t>and</w:t>
      </w:r>
      <w:r>
        <w:rPr>
          <w:b/>
          <w:spacing w:val="-11"/>
          <w:w w:val="105"/>
          <w:sz w:val="24"/>
        </w:rPr>
        <w:t xml:space="preserve"> </w:t>
      </w:r>
      <w:r>
        <w:rPr>
          <w:b/>
          <w:spacing w:val="-2"/>
          <w:w w:val="105"/>
          <w:sz w:val="24"/>
        </w:rPr>
        <w:t>market</w:t>
      </w:r>
      <w:r>
        <w:rPr>
          <w:b/>
          <w:spacing w:val="-11"/>
          <w:w w:val="105"/>
          <w:sz w:val="24"/>
        </w:rPr>
        <w:t xml:space="preserve"> </w:t>
      </w:r>
      <w:r>
        <w:rPr>
          <w:b/>
          <w:spacing w:val="-2"/>
          <w:w w:val="105"/>
          <w:sz w:val="24"/>
        </w:rPr>
        <w:t>makers:</w:t>
      </w:r>
      <w:r>
        <w:rPr>
          <w:b/>
          <w:spacing w:val="15"/>
          <w:w w:val="105"/>
          <w:sz w:val="24"/>
        </w:rPr>
        <w:t xml:space="preserve"> </w:t>
      </w:r>
      <w:r>
        <w:rPr>
          <w:spacing w:val="-2"/>
          <w:w w:val="105"/>
          <w:sz w:val="24"/>
        </w:rPr>
        <w:t>LPs</w:t>
      </w:r>
      <w:r>
        <w:rPr>
          <w:spacing w:val="-11"/>
          <w:w w:val="105"/>
          <w:sz w:val="24"/>
        </w:rPr>
        <w:t xml:space="preserve"> </w:t>
      </w:r>
      <w:r>
        <w:rPr>
          <w:spacing w:val="-2"/>
          <w:w w:val="105"/>
          <w:sz w:val="24"/>
        </w:rPr>
        <w:t>and</w:t>
      </w:r>
      <w:r>
        <w:rPr>
          <w:spacing w:val="-11"/>
          <w:w w:val="105"/>
          <w:sz w:val="24"/>
        </w:rPr>
        <w:t xml:space="preserve"> </w:t>
      </w:r>
      <w:r>
        <w:rPr>
          <w:spacing w:val="-2"/>
          <w:w w:val="105"/>
          <w:sz w:val="24"/>
        </w:rPr>
        <w:t>market</w:t>
      </w:r>
      <w:r>
        <w:rPr>
          <w:spacing w:val="-11"/>
          <w:w w:val="105"/>
          <w:sz w:val="24"/>
        </w:rPr>
        <w:t xml:space="preserve"> </w:t>
      </w:r>
      <w:r>
        <w:rPr>
          <w:spacing w:val="-2"/>
          <w:w w:val="105"/>
          <w:sz w:val="24"/>
        </w:rPr>
        <w:t>makers</w:t>
      </w:r>
      <w:r>
        <w:rPr>
          <w:spacing w:val="-11"/>
          <w:w w:val="105"/>
          <w:sz w:val="24"/>
        </w:rPr>
        <w:t xml:space="preserve"> </w:t>
      </w:r>
      <w:r>
        <w:rPr>
          <w:spacing w:val="-2"/>
          <w:w w:val="105"/>
          <w:sz w:val="24"/>
        </w:rPr>
        <w:t>need</w:t>
      </w:r>
      <w:r>
        <w:rPr>
          <w:spacing w:val="-11"/>
          <w:w w:val="105"/>
          <w:sz w:val="24"/>
        </w:rPr>
        <w:t xml:space="preserve"> </w:t>
      </w:r>
      <w:r>
        <w:rPr>
          <w:spacing w:val="-2"/>
          <w:w w:val="105"/>
          <w:sz w:val="24"/>
        </w:rPr>
        <w:t>to</w:t>
      </w:r>
      <w:r>
        <w:rPr>
          <w:spacing w:val="-11"/>
          <w:w w:val="105"/>
          <w:sz w:val="24"/>
        </w:rPr>
        <w:t xml:space="preserve"> </w:t>
      </w:r>
      <w:r>
        <w:rPr>
          <w:spacing w:val="-2"/>
          <w:w w:val="105"/>
          <w:sz w:val="24"/>
        </w:rPr>
        <w:t>identify</w:t>
      </w:r>
      <w:r>
        <w:rPr>
          <w:spacing w:val="-11"/>
          <w:w w:val="105"/>
          <w:sz w:val="24"/>
        </w:rPr>
        <w:t xml:space="preserve"> </w:t>
      </w:r>
      <w:r>
        <w:rPr>
          <w:spacing w:val="-2"/>
          <w:w w:val="105"/>
          <w:sz w:val="24"/>
        </w:rPr>
        <w:t>trans-</w:t>
      </w:r>
      <w:r>
        <w:rPr>
          <w:w w:val="105"/>
          <w:sz w:val="24"/>
        </w:rPr>
        <w:t>fer</w:t>
      </w:r>
      <w:r>
        <w:rPr>
          <w:spacing w:val="-8"/>
          <w:w w:val="105"/>
          <w:sz w:val="24"/>
        </w:rPr>
        <w:t xml:space="preserve"> </w:t>
      </w:r>
      <w:r>
        <w:rPr>
          <w:w w:val="105"/>
          <w:sz w:val="24"/>
        </w:rPr>
        <w:t>hubs</w:t>
      </w:r>
      <w:r>
        <w:rPr>
          <w:spacing w:val="-8"/>
          <w:w w:val="105"/>
          <w:sz w:val="24"/>
        </w:rPr>
        <w:t xml:space="preserve"> </w:t>
      </w:r>
      <w:r>
        <w:rPr>
          <w:w w:val="105"/>
          <w:sz w:val="24"/>
        </w:rPr>
        <w:t>and</w:t>
      </w:r>
      <w:r>
        <w:rPr>
          <w:spacing w:val="-8"/>
          <w:w w:val="105"/>
          <w:sz w:val="24"/>
        </w:rPr>
        <w:t xml:space="preserve"> </w:t>
      </w:r>
      <w:r>
        <w:rPr>
          <w:w w:val="105"/>
          <w:sz w:val="24"/>
        </w:rPr>
        <w:t>flow</w:t>
      </w:r>
      <w:r>
        <w:rPr>
          <w:spacing w:val="-8"/>
          <w:w w:val="105"/>
          <w:sz w:val="24"/>
        </w:rPr>
        <w:t xml:space="preserve"> </w:t>
      </w:r>
      <w:r>
        <w:rPr>
          <w:w w:val="105"/>
          <w:sz w:val="24"/>
        </w:rPr>
        <w:t>structure</w:t>
      </w:r>
      <w:r>
        <w:rPr>
          <w:spacing w:val="-8"/>
          <w:w w:val="105"/>
          <w:sz w:val="24"/>
        </w:rPr>
        <w:t xml:space="preserve"> </w:t>
      </w:r>
      <w:r>
        <w:rPr>
          <w:w w:val="105"/>
          <w:sz w:val="24"/>
        </w:rPr>
        <w:t>for</w:t>
      </w:r>
      <w:r>
        <w:rPr>
          <w:spacing w:val="-8"/>
          <w:w w:val="105"/>
          <w:sz w:val="24"/>
        </w:rPr>
        <w:t xml:space="preserve"> </w:t>
      </w:r>
      <w:r>
        <w:rPr>
          <w:w w:val="105"/>
          <w:sz w:val="24"/>
        </w:rPr>
        <w:t>inventory</w:t>
      </w:r>
      <w:r>
        <w:rPr>
          <w:spacing w:val="-8"/>
          <w:w w:val="105"/>
          <w:sz w:val="24"/>
        </w:rPr>
        <w:t xml:space="preserve"> </w:t>
      </w:r>
      <w:r>
        <w:rPr>
          <w:w w:val="105"/>
          <w:sz w:val="24"/>
        </w:rPr>
        <w:t>and</w:t>
      </w:r>
      <w:r>
        <w:rPr>
          <w:spacing w:val="-8"/>
          <w:w w:val="105"/>
          <w:sz w:val="24"/>
        </w:rPr>
        <w:t xml:space="preserve"> </w:t>
      </w:r>
      <w:r>
        <w:rPr>
          <w:w w:val="105"/>
          <w:sz w:val="24"/>
        </w:rPr>
        <w:t>spread</w:t>
      </w:r>
      <w:r>
        <w:rPr>
          <w:spacing w:val="-8"/>
          <w:w w:val="105"/>
          <w:sz w:val="24"/>
        </w:rPr>
        <w:t xml:space="preserve"> </w:t>
      </w:r>
      <w:r>
        <w:rPr>
          <w:w w:val="105"/>
          <w:sz w:val="24"/>
        </w:rPr>
        <w:t>management.</w:t>
      </w:r>
      <w:r>
        <w:rPr>
          <w:spacing w:val="40"/>
          <w:w w:val="105"/>
          <w:sz w:val="24"/>
        </w:rPr>
        <w:t xml:space="preserve"> </w:t>
      </w:r>
      <w:r>
        <w:rPr>
          <w:w w:val="105"/>
          <w:sz w:val="24"/>
        </w:rPr>
        <w:t>AWP</w:t>
      </w:r>
      <w:r>
        <w:rPr>
          <w:spacing w:val="-8"/>
          <w:w w:val="105"/>
          <w:sz w:val="24"/>
        </w:rPr>
        <w:t xml:space="preserve"> </w:t>
      </w:r>
      <w:r>
        <w:rPr>
          <w:w w:val="105"/>
          <w:sz w:val="24"/>
        </w:rPr>
        <w:t>is</w:t>
      </w:r>
      <w:r>
        <w:rPr>
          <w:spacing w:val="-8"/>
          <w:w w:val="105"/>
          <w:sz w:val="24"/>
        </w:rPr>
        <w:t xml:space="preserve"> </w:t>
      </w:r>
      <w:r>
        <w:rPr>
          <w:w w:val="105"/>
          <w:sz w:val="24"/>
        </w:rPr>
        <w:t>the</w:t>
      </w:r>
      <w:r>
        <w:rPr>
          <w:spacing w:val="-8"/>
          <w:w w:val="105"/>
          <w:sz w:val="24"/>
        </w:rPr>
        <w:t xml:space="preserve"> </w:t>
      </w:r>
      <w:r>
        <w:rPr>
          <w:w w:val="105"/>
          <w:sz w:val="24"/>
        </w:rPr>
        <w:t>better</w:t>
      </w:r>
      <w:r>
        <w:rPr>
          <w:spacing w:val="-8"/>
          <w:w w:val="105"/>
          <w:sz w:val="24"/>
        </w:rPr>
        <w:t xml:space="preserve"> </w:t>
      </w:r>
      <w:r>
        <w:rPr>
          <w:w w:val="105"/>
          <w:sz w:val="24"/>
        </w:rPr>
        <w:t>so-cial</w:t>
      </w:r>
      <w:r>
        <w:rPr>
          <w:spacing w:val="-16"/>
          <w:w w:val="105"/>
          <w:sz w:val="24"/>
        </w:rPr>
        <w:t xml:space="preserve"> </w:t>
      </w:r>
      <w:r>
        <w:rPr>
          <w:w w:val="105"/>
          <w:sz w:val="24"/>
        </w:rPr>
        <w:t>method</w:t>
      </w:r>
      <w:r>
        <w:rPr>
          <w:spacing w:val="-16"/>
          <w:w w:val="105"/>
          <w:sz w:val="24"/>
        </w:rPr>
        <w:t xml:space="preserve"> </w:t>
      </w:r>
      <w:r>
        <w:rPr>
          <w:w w:val="105"/>
          <w:sz w:val="24"/>
        </w:rPr>
        <w:t>for</w:t>
      </w:r>
      <w:r>
        <w:rPr>
          <w:spacing w:val="-16"/>
          <w:w w:val="105"/>
          <w:sz w:val="24"/>
        </w:rPr>
        <w:t xml:space="preserve"> </w:t>
      </w:r>
      <w:r>
        <w:rPr>
          <w:w w:val="105"/>
          <w:sz w:val="24"/>
        </w:rPr>
        <w:t>this</w:t>
      </w:r>
      <w:r>
        <w:rPr>
          <w:spacing w:val="-9"/>
          <w:w w:val="105"/>
          <w:sz w:val="24"/>
        </w:rPr>
        <w:t xml:space="preserve"> </w:t>
      </w:r>
      <w:r>
        <w:rPr>
          <w:w w:val="105"/>
          <w:sz w:val="24"/>
        </w:rPr>
        <w:t>target:</w:t>
      </w:r>
      <w:r>
        <w:rPr>
          <w:spacing w:val="15"/>
          <w:w w:val="105"/>
          <w:sz w:val="24"/>
        </w:rPr>
        <w:t xml:space="preserve"> </w:t>
      </w:r>
      <w:r>
        <w:rPr>
          <w:w w:val="105"/>
          <w:sz w:val="24"/>
        </w:rPr>
        <w:t>transfer</w:t>
      </w:r>
      <w:r>
        <w:rPr>
          <w:spacing w:val="-11"/>
          <w:w w:val="105"/>
          <w:sz w:val="24"/>
        </w:rPr>
        <w:t xml:space="preserve"> </w:t>
      </w:r>
      <w:r>
        <w:rPr>
          <w:i/>
          <w:w w:val="105"/>
          <w:sz w:val="24"/>
        </w:rPr>
        <w:t>τ</w:t>
      </w:r>
      <w:r>
        <w:rPr>
          <w:i/>
          <w:spacing w:val="27"/>
          <w:w w:val="105"/>
          <w:sz w:val="24"/>
        </w:rPr>
        <w:t xml:space="preserve"> </w:t>
      </w:r>
      <w:r>
        <w:rPr>
          <w:w w:val="105"/>
          <w:sz w:val="24"/>
        </w:rPr>
        <w:t>= 0</w:t>
      </w:r>
      <w:r>
        <w:rPr>
          <w:i/>
          <w:w w:val="105"/>
          <w:sz w:val="24"/>
        </w:rPr>
        <w:t>.</w:t>
      </w:r>
      <w:r>
        <w:rPr>
          <w:w w:val="105"/>
          <w:sz w:val="24"/>
        </w:rPr>
        <w:t>534</w:t>
      </w:r>
      <w:r>
        <w:rPr>
          <w:spacing w:val="-10"/>
          <w:w w:val="105"/>
          <w:sz w:val="24"/>
        </w:rPr>
        <w:t xml:space="preserve"> </w:t>
      </w:r>
      <w:r>
        <w:rPr>
          <w:w w:val="105"/>
          <w:sz w:val="24"/>
        </w:rPr>
        <w:t>and</w:t>
      </w:r>
      <w:r>
        <w:rPr>
          <w:spacing w:val="-11"/>
          <w:w w:val="105"/>
          <w:sz w:val="24"/>
        </w:rPr>
        <w:t xml:space="preserve"> </w:t>
      </w:r>
      <w:r>
        <w:rPr>
          <w:w w:val="105"/>
          <w:sz w:val="24"/>
        </w:rPr>
        <w:t>a</w:t>
      </w:r>
      <w:r>
        <w:rPr>
          <w:spacing w:val="-10"/>
          <w:w w:val="105"/>
          <w:sz w:val="24"/>
        </w:rPr>
        <w:t xml:space="preserve"> </w:t>
      </w:r>
      <w:r>
        <w:rPr>
          <w:w w:val="105"/>
          <w:sz w:val="24"/>
        </w:rPr>
        <w:t>batch-friendly</w:t>
      </w:r>
      <w:r>
        <w:rPr>
          <w:spacing w:val="-10"/>
          <w:w w:val="105"/>
          <w:sz w:val="24"/>
        </w:rPr>
        <w:t xml:space="preserve"> </w:t>
      </w:r>
      <w:r>
        <w:rPr>
          <w:w w:val="105"/>
          <w:sz w:val="24"/>
        </w:rPr>
        <w:t>runtime</w:t>
      </w:r>
      <w:r>
        <w:rPr>
          <w:spacing w:val="-11"/>
          <w:w w:val="105"/>
          <w:sz w:val="24"/>
        </w:rPr>
        <w:t xml:space="preserve"> </w:t>
      </w:r>
      <w:r>
        <w:rPr>
          <w:w w:val="105"/>
          <w:sz w:val="24"/>
        </w:rPr>
        <w:t>of</w:t>
      </w:r>
      <w:r>
        <w:rPr>
          <w:spacing w:val="-11"/>
          <w:w w:val="105"/>
          <w:sz w:val="24"/>
        </w:rPr>
        <w:t xml:space="preserve"> </w:t>
      </w:r>
      <w:r>
        <w:rPr>
          <w:w w:val="105"/>
          <w:sz w:val="24"/>
        </w:rPr>
        <w:t>18</w:t>
      </w:r>
      <w:r>
        <w:rPr>
          <w:i/>
          <w:w w:val="105"/>
          <w:sz w:val="24"/>
        </w:rPr>
        <w:t>.</w:t>
      </w:r>
      <w:r>
        <w:rPr>
          <w:w w:val="105"/>
          <w:sz w:val="24"/>
        </w:rPr>
        <w:t>711</w:t>
      </w:r>
      <w:r>
        <w:rPr>
          <w:spacing w:val="-16"/>
          <w:w w:val="105"/>
          <w:sz w:val="24"/>
        </w:rPr>
        <w:t xml:space="preserve"> </w:t>
      </w:r>
      <w:r>
        <w:rPr>
          <w:w w:val="105"/>
          <w:sz w:val="24"/>
        </w:rPr>
        <w:t>s</w:t>
      </w:r>
      <w:r>
        <w:rPr>
          <w:spacing w:val="-10"/>
          <w:w w:val="105"/>
          <w:sz w:val="24"/>
        </w:rPr>
        <w:t xml:space="preserve"> </w:t>
      </w:r>
      <w:r>
        <w:rPr>
          <w:w w:val="105"/>
          <w:sz w:val="24"/>
        </w:rPr>
        <w:t xml:space="preserve">on </w:t>
      </w:r>
      <w:r>
        <w:rPr>
          <w:i/>
          <w:w w:val="105"/>
          <w:sz w:val="24"/>
        </w:rPr>
        <w:t xml:space="preserve">n </w:t>
      </w:r>
      <w:r>
        <w:rPr>
          <w:w w:val="105"/>
          <w:sz w:val="24"/>
        </w:rPr>
        <w:t>= 5</w:t>
      </w:r>
      <w:r>
        <w:rPr>
          <w:i/>
          <w:w w:val="105"/>
          <w:sz w:val="24"/>
        </w:rPr>
        <w:t>,</w:t>
      </w:r>
      <w:r>
        <w:rPr>
          <w:w w:val="105"/>
          <w:sz w:val="24"/>
        </w:rPr>
        <w:t>521</w:t>
      </w:r>
      <w:r>
        <w:rPr>
          <w:spacing w:val="-15"/>
          <w:w w:val="105"/>
          <w:sz w:val="24"/>
        </w:rPr>
        <w:t xml:space="preserve"> </w:t>
      </w:r>
      <w:r>
        <w:rPr>
          <w:w w:val="105"/>
          <w:sz w:val="24"/>
        </w:rPr>
        <w:t>wallets</w:t>
      </w:r>
      <w:r>
        <w:rPr>
          <w:spacing w:val="-15"/>
          <w:w w:val="105"/>
          <w:sz w:val="24"/>
        </w:rPr>
        <w:t xml:space="preserve"> </w:t>
      </w:r>
      <w:r>
        <w:rPr>
          <w:w w:val="105"/>
          <w:sz w:val="24"/>
        </w:rPr>
        <w:t>support</w:t>
      </w:r>
      <w:r>
        <w:rPr>
          <w:spacing w:val="-15"/>
          <w:w w:val="105"/>
          <w:sz w:val="24"/>
        </w:rPr>
        <w:t xml:space="preserve"> </w:t>
      </w:r>
      <w:r>
        <w:rPr>
          <w:w w:val="105"/>
          <w:sz w:val="24"/>
        </w:rPr>
        <w:t>periodic</w:t>
      </w:r>
      <w:r>
        <w:rPr>
          <w:spacing w:val="-15"/>
          <w:w w:val="105"/>
          <w:sz w:val="24"/>
        </w:rPr>
        <w:t xml:space="preserve"> </w:t>
      </w:r>
      <w:r>
        <w:rPr>
          <w:w w:val="105"/>
          <w:sz w:val="24"/>
        </w:rPr>
        <w:t>analytics</w:t>
      </w:r>
      <w:r>
        <w:rPr>
          <w:spacing w:val="-15"/>
          <w:w w:val="105"/>
          <w:sz w:val="24"/>
        </w:rPr>
        <w:t xml:space="preserve"> </w:t>
      </w:r>
      <w:r>
        <w:rPr>
          <w:w w:val="105"/>
          <w:sz w:val="24"/>
        </w:rPr>
        <w:t>rather</w:t>
      </w:r>
      <w:r>
        <w:rPr>
          <w:spacing w:val="-15"/>
          <w:w w:val="105"/>
          <w:sz w:val="24"/>
        </w:rPr>
        <w:t xml:space="preserve"> </w:t>
      </w:r>
      <w:r>
        <w:rPr>
          <w:w w:val="105"/>
          <w:sz w:val="24"/>
        </w:rPr>
        <w:t>than</w:t>
      </w:r>
      <w:r>
        <w:rPr>
          <w:spacing w:val="-15"/>
          <w:w w:val="105"/>
          <w:sz w:val="24"/>
        </w:rPr>
        <w:t xml:space="preserve"> </w:t>
      </w:r>
      <w:r>
        <w:rPr>
          <w:w w:val="105"/>
          <w:sz w:val="24"/>
        </w:rPr>
        <w:t>sub-second</w:t>
      </w:r>
      <w:r>
        <w:rPr>
          <w:spacing w:val="-15"/>
          <w:w w:val="105"/>
          <w:sz w:val="24"/>
        </w:rPr>
        <w:t xml:space="preserve"> </w:t>
      </w:r>
      <w:r>
        <w:rPr>
          <w:w w:val="105"/>
          <w:sz w:val="24"/>
        </w:rPr>
        <w:t>refresh</w:t>
      </w:r>
      <w:r>
        <w:rPr>
          <w:spacing w:val="-15"/>
          <w:w w:val="105"/>
          <w:sz w:val="24"/>
        </w:rPr>
        <w:t xml:space="preserve"> </w:t>
      </w:r>
      <w:hyperlink w:anchor="_bookmark149" w:history="1">
        <w:r>
          <w:rPr>
            <w:w w:val="105"/>
            <w:sz w:val="24"/>
            <w:vertAlign w:val="superscript"/>
          </w:rPr>
          <w:t>[16]</w:t>
        </w:r>
      </w:hyperlink>
      <w:r>
        <w:rPr>
          <w:w w:val="105"/>
          <w:sz w:val="24"/>
        </w:rPr>
        <w:t>.</w:t>
      </w:r>
      <w:r>
        <w:rPr>
          <w:spacing w:val="17"/>
          <w:w w:val="105"/>
          <w:sz w:val="24"/>
        </w:rPr>
        <w:t xml:space="preserve"> </w:t>
      </w:r>
      <w:r>
        <w:rPr>
          <w:w w:val="105"/>
          <w:sz w:val="24"/>
        </w:rPr>
        <w:t>The</w:t>
      </w:r>
      <w:r>
        <w:rPr>
          <w:spacing w:val="-15"/>
          <w:w w:val="105"/>
          <w:sz w:val="24"/>
        </w:rPr>
        <w:t xml:space="preserve"> </w:t>
      </w:r>
      <w:r>
        <w:rPr>
          <w:w w:val="105"/>
          <w:sz w:val="24"/>
        </w:rPr>
        <w:t>oper-</w:t>
      </w:r>
      <w:r>
        <w:rPr>
          <w:sz w:val="24"/>
        </w:rPr>
        <w:t>ational channel is lower screening and monitoring cost when identifying transfer hubs—not improved P&amp;L or a profitability forecast.</w:t>
      </w:r>
      <w:r>
        <w:rPr>
          <w:spacing w:val="40"/>
          <w:sz w:val="24"/>
        </w:rPr>
        <w:t xml:space="preserve"> </w:t>
      </w:r>
      <w:r>
        <w:rPr>
          <w:sz w:val="24"/>
        </w:rPr>
        <w:t xml:space="preserve">AWP remains a flow-centrality instrument, not a </w:t>
      </w:r>
      <w:r>
        <w:rPr>
          <w:w w:val="105"/>
          <w:sz w:val="24"/>
        </w:rPr>
        <w:t>profitability oracle.</w:t>
      </w:r>
    </w:p>
    <w:p w14:paraId="00DC2363" w14:textId="77777777" w:rsidR="00350CFB" w:rsidRDefault="00283FFF">
      <w:pPr>
        <w:pStyle w:val="ListParagraph"/>
        <w:numPr>
          <w:ilvl w:val="3"/>
          <w:numId w:val="26"/>
        </w:numPr>
        <w:tabs>
          <w:tab w:val="left" w:pos="797"/>
          <w:tab w:val="left" w:pos="808"/>
        </w:tabs>
        <w:spacing w:before="44" w:line="396" w:lineRule="auto"/>
        <w:ind w:left="808" w:right="523"/>
        <w:jc w:val="both"/>
        <w:rPr>
          <w:sz w:val="24"/>
        </w:rPr>
      </w:pPr>
      <w:r>
        <w:rPr>
          <w:b/>
          <w:sz w:val="24"/>
        </w:rPr>
        <w:t>Airdrop</w:t>
      </w:r>
      <w:r>
        <w:rPr>
          <w:b/>
          <w:spacing w:val="-14"/>
          <w:sz w:val="24"/>
        </w:rPr>
        <w:t xml:space="preserve"> </w:t>
      </w:r>
      <w:r>
        <w:rPr>
          <w:b/>
          <w:sz w:val="24"/>
        </w:rPr>
        <w:t>and</w:t>
      </w:r>
      <w:r>
        <w:rPr>
          <w:b/>
          <w:spacing w:val="-14"/>
          <w:sz w:val="24"/>
        </w:rPr>
        <w:t xml:space="preserve"> </w:t>
      </w:r>
      <w:r>
        <w:rPr>
          <w:b/>
          <w:sz w:val="24"/>
        </w:rPr>
        <w:t>governance</w:t>
      </w:r>
      <w:r>
        <w:rPr>
          <w:b/>
          <w:spacing w:val="-14"/>
          <w:sz w:val="24"/>
        </w:rPr>
        <w:t xml:space="preserve"> </w:t>
      </w:r>
      <w:r>
        <w:rPr>
          <w:b/>
          <w:sz w:val="24"/>
        </w:rPr>
        <w:t>programs:</w:t>
      </w:r>
      <w:r>
        <w:rPr>
          <w:b/>
          <w:spacing w:val="4"/>
          <w:sz w:val="24"/>
        </w:rPr>
        <w:t xml:space="preserve"> </w:t>
      </w:r>
      <w:r>
        <w:rPr>
          <w:sz w:val="24"/>
        </w:rPr>
        <w:t>Token</w:t>
      </w:r>
      <w:r>
        <w:rPr>
          <w:spacing w:val="-15"/>
          <w:sz w:val="24"/>
        </w:rPr>
        <w:t xml:space="preserve"> </w:t>
      </w:r>
      <w:r>
        <w:rPr>
          <w:sz w:val="24"/>
        </w:rPr>
        <w:t>distributions</w:t>
      </w:r>
      <w:r>
        <w:rPr>
          <w:spacing w:val="-14"/>
          <w:sz w:val="24"/>
        </w:rPr>
        <w:t xml:space="preserve"> </w:t>
      </w:r>
      <w:r>
        <w:rPr>
          <w:sz w:val="24"/>
        </w:rPr>
        <w:t>and</w:t>
      </w:r>
      <w:r>
        <w:rPr>
          <w:spacing w:val="-14"/>
          <w:sz w:val="24"/>
        </w:rPr>
        <w:t xml:space="preserve"> </w:t>
      </w:r>
      <w:r>
        <w:rPr>
          <w:sz w:val="24"/>
        </w:rPr>
        <w:t>governance</w:t>
      </w:r>
      <w:r>
        <w:rPr>
          <w:spacing w:val="-14"/>
          <w:sz w:val="24"/>
        </w:rPr>
        <w:t xml:space="preserve"> </w:t>
      </w:r>
      <w:r>
        <w:rPr>
          <w:sz w:val="24"/>
        </w:rPr>
        <w:t>eligibility</w:t>
      </w:r>
      <w:r>
        <w:rPr>
          <w:spacing w:val="-14"/>
          <w:sz w:val="24"/>
        </w:rPr>
        <w:t xml:space="preserve"> </w:t>
      </w:r>
      <w:r>
        <w:rPr>
          <w:sz w:val="24"/>
        </w:rPr>
        <w:t>are</w:t>
      </w:r>
      <w:r>
        <w:rPr>
          <w:spacing w:val="-14"/>
          <w:sz w:val="24"/>
        </w:rPr>
        <w:t xml:space="preserve"> </w:t>
      </w:r>
      <w:r>
        <w:rPr>
          <w:sz w:val="24"/>
        </w:rPr>
        <w:t xml:space="preserve">rou-tinely gamed by Sybil clusters </w:t>
      </w:r>
      <w:hyperlink w:anchor="_bookmark150" w:history="1">
        <w:r>
          <w:rPr>
            <w:sz w:val="24"/>
            <w:vertAlign w:val="superscript"/>
          </w:rPr>
          <w:t>[17]</w:t>
        </w:r>
      </w:hyperlink>
      <w:r>
        <w:rPr>
          <w:sz w:val="24"/>
        </w:rPr>
        <w:t>.</w:t>
      </w:r>
      <w:r>
        <w:rPr>
          <w:spacing w:val="40"/>
          <w:sz w:val="24"/>
        </w:rPr>
        <w:t xml:space="preserve"> </w:t>
      </w:r>
      <w:r>
        <w:rPr>
          <w:sz w:val="24"/>
        </w:rPr>
        <w:t xml:space="preserve">Programs can require inbound endorsement diversity or apply the closed-cluster mass bound of Section </w:t>
      </w:r>
      <w:hyperlink w:anchor="_bookmark121" w:history="1">
        <w:r>
          <w:rPr>
            <w:sz w:val="24"/>
          </w:rPr>
          <w:t>5.5</w:t>
        </w:r>
      </w:hyperlink>
      <w:r>
        <w:rPr>
          <w:sz w:val="24"/>
        </w:rPr>
        <w:t xml:space="preserve"> (Equation </w:t>
      </w:r>
      <w:hyperlink w:anchor="_bookmark123" w:history="1">
        <w:r>
          <w:rPr>
            <w:sz w:val="24"/>
          </w:rPr>
          <w:t>5.8</w:t>
        </w:r>
      </w:hyperlink>
      <w:r>
        <w:rPr>
          <w:sz w:val="24"/>
        </w:rPr>
        <w:t>) as a filter before rewards are</w:t>
      </w:r>
      <w:r>
        <w:rPr>
          <w:spacing w:val="-1"/>
          <w:sz w:val="24"/>
        </w:rPr>
        <w:t xml:space="preserve"> </w:t>
      </w:r>
      <w:r>
        <w:rPr>
          <w:sz w:val="24"/>
        </w:rPr>
        <w:t>paid. The</w:t>
      </w:r>
      <w:r>
        <w:rPr>
          <w:spacing w:val="-1"/>
          <w:sz w:val="24"/>
        </w:rPr>
        <w:t xml:space="preserve"> </w:t>
      </w:r>
      <w:r>
        <w:rPr>
          <w:sz w:val="24"/>
        </w:rPr>
        <w:t>revenue—or</w:t>
      </w:r>
      <w:r>
        <w:rPr>
          <w:spacing w:val="-2"/>
          <w:sz w:val="24"/>
        </w:rPr>
        <w:t xml:space="preserve"> </w:t>
      </w:r>
      <w:r>
        <w:rPr>
          <w:sz w:val="24"/>
        </w:rPr>
        <w:t>cost-avoidance—channel</w:t>
      </w:r>
      <w:r>
        <w:rPr>
          <w:spacing w:val="-1"/>
          <w:sz w:val="24"/>
        </w:rPr>
        <w:t xml:space="preserve"> </w:t>
      </w:r>
      <w:r>
        <w:rPr>
          <w:sz w:val="24"/>
        </w:rPr>
        <w:t>is</w:t>
      </w:r>
      <w:r>
        <w:rPr>
          <w:spacing w:val="-1"/>
          <w:sz w:val="24"/>
        </w:rPr>
        <w:t xml:space="preserve"> </w:t>
      </w:r>
      <w:r>
        <w:rPr>
          <w:sz w:val="24"/>
        </w:rPr>
        <w:t>reduced</w:t>
      </w:r>
      <w:r>
        <w:rPr>
          <w:spacing w:val="-2"/>
          <w:sz w:val="24"/>
        </w:rPr>
        <w:t xml:space="preserve"> </w:t>
      </w:r>
      <w:r>
        <w:rPr>
          <w:sz w:val="24"/>
        </w:rPr>
        <w:t>reward</w:t>
      </w:r>
      <w:r>
        <w:rPr>
          <w:spacing w:val="-2"/>
          <w:sz w:val="24"/>
        </w:rPr>
        <w:t xml:space="preserve"> </w:t>
      </w:r>
      <w:r>
        <w:rPr>
          <w:sz w:val="24"/>
        </w:rPr>
        <w:t>leakage</w:t>
      </w:r>
      <w:r>
        <w:rPr>
          <w:spacing w:val="-1"/>
          <w:sz w:val="24"/>
        </w:rPr>
        <w:t xml:space="preserve"> </w:t>
      </w:r>
      <w:r>
        <w:rPr>
          <w:sz w:val="24"/>
        </w:rPr>
        <w:t>to</w:t>
      </w:r>
      <w:r>
        <w:rPr>
          <w:spacing w:val="-2"/>
          <w:sz w:val="24"/>
        </w:rPr>
        <w:t xml:space="preserve"> </w:t>
      </w:r>
      <w:r>
        <w:rPr>
          <w:sz w:val="24"/>
        </w:rPr>
        <w:t>fabricated identities. Filters</w:t>
      </w:r>
      <w:r>
        <w:rPr>
          <w:spacing w:val="-8"/>
          <w:sz w:val="24"/>
        </w:rPr>
        <w:t xml:space="preserve"> </w:t>
      </w:r>
      <w:r>
        <w:rPr>
          <w:sz w:val="24"/>
        </w:rPr>
        <w:t>based</w:t>
      </w:r>
      <w:r>
        <w:rPr>
          <w:spacing w:val="-8"/>
          <w:sz w:val="24"/>
        </w:rPr>
        <w:t xml:space="preserve"> </w:t>
      </w:r>
      <w:r>
        <w:rPr>
          <w:sz w:val="24"/>
        </w:rPr>
        <w:t>on</w:t>
      </w:r>
      <w:r>
        <w:rPr>
          <w:spacing w:val="-8"/>
          <w:sz w:val="24"/>
        </w:rPr>
        <w:t xml:space="preserve"> </w:t>
      </w:r>
      <w:r>
        <w:rPr>
          <w:sz w:val="24"/>
        </w:rPr>
        <w:t>graph</w:t>
      </w:r>
      <w:r>
        <w:rPr>
          <w:spacing w:val="-8"/>
          <w:sz w:val="24"/>
        </w:rPr>
        <w:t xml:space="preserve"> </w:t>
      </w:r>
      <w:r>
        <w:rPr>
          <w:sz w:val="24"/>
        </w:rPr>
        <w:t>structure</w:t>
      </w:r>
      <w:r>
        <w:rPr>
          <w:spacing w:val="-8"/>
          <w:sz w:val="24"/>
        </w:rPr>
        <w:t xml:space="preserve"> </w:t>
      </w:r>
      <w:r>
        <w:rPr>
          <w:sz w:val="24"/>
        </w:rPr>
        <w:t>mitigate</w:t>
      </w:r>
      <w:r>
        <w:rPr>
          <w:spacing w:val="-8"/>
          <w:sz w:val="24"/>
        </w:rPr>
        <w:t xml:space="preserve"> </w:t>
      </w:r>
      <w:r>
        <w:rPr>
          <w:sz w:val="24"/>
        </w:rPr>
        <w:t>closed-cluster</w:t>
      </w:r>
      <w:r>
        <w:rPr>
          <w:spacing w:val="-8"/>
          <w:sz w:val="24"/>
        </w:rPr>
        <w:t xml:space="preserve"> </w:t>
      </w:r>
      <w:r>
        <w:rPr>
          <w:sz w:val="24"/>
        </w:rPr>
        <w:t>inflation;</w:t>
      </w:r>
      <w:r>
        <w:rPr>
          <w:spacing w:val="-7"/>
          <w:sz w:val="24"/>
        </w:rPr>
        <w:t xml:space="preserve"> </w:t>
      </w:r>
      <w:r>
        <w:rPr>
          <w:sz w:val="24"/>
        </w:rPr>
        <w:t>they</w:t>
      </w:r>
      <w:r>
        <w:rPr>
          <w:spacing w:val="-8"/>
          <w:sz w:val="24"/>
        </w:rPr>
        <w:t xml:space="preserve"> </w:t>
      </w:r>
      <w:r>
        <w:rPr>
          <w:sz w:val="24"/>
        </w:rPr>
        <w:t>do</w:t>
      </w:r>
      <w:r>
        <w:rPr>
          <w:spacing w:val="-8"/>
          <w:sz w:val="24"/>
        </w:rPr>
        <w:t xml:space="preserve"> </w:t>
      </w:r>
      <w:r>
        <w:rPr>
          <w:sz w:val="24"/>
        </w:rPr>
        <w:t>not</w:t>
      </w:r>
      <w:r>
        <w:rPr>
          <w:spacing w:val="-8"/>
          <w:sz w:val="24"/>
        </w:rPr>
        <w:t xml:space="preserve"> </w:t>
      </w:r>
      <w:r>
        <w:rPr>
          <w:sz w:val="24"/>
        </w:rPr>
        <w:t>elim-inate open-cluster attacks that recruit honest inbound endorsements.</w:t>
      </w:r>
    </w:p>
    <w:p w14:paraId="00DC2364" w14:textId="77777777" w:rsidR="00350CFB" w:rsidRDefault="00283FFF">
      <w:pPr>
        <w:pStyle w:val="ListParagraph"/>
        <w:numPr>
          <w:ilvl w:val="3"/>
          <w:numId w:val="26"/>
        </w:numPr>
        <w:tabs>
          <w:tab w:val="left" w:pos="797"/>
          <w:tab w:val="left" w:pos="799"/>
        </w:tabs>
        <w:spacing w:before="43" w:line="396" w:lineRule="auto"/>
        <w:ind w:right="524" w:hanging="207"/>
        <w:jc w:val="both"/>
        <w:rPr>
          <w:sz w:val="24"/>
        </w:rPr>
      </w:pPr>
      <w:r>
        <w:rPr>
          <w:b/>
          <w:sz w:val="24"/>
        </w:rPr>
        <w:t>Analytics and compliance providers:</w:t>
      </w:r>
      <w:r>
        <w:rPr>
          <w:b/>
          <w:spacing w:val="40"/>
          <w:sz w:val="24"/>
        </w:rPr>
        <w:t xml:space="preserve"> </w:t>
      </w:r>
      <w:r>
        <w:rPr>
          <w:sz w:val="24"/>
        </w:rPr>
        <w:t>Exchanges, funds, and compliance teams need auditable counterparty rankings that third parties can recompute.</w:t>
      </w:r>
      <w:r>
        <w:rPr>
          <w:spacing w:val="40"/>
          <w:sz w:val="24"/>
        </w:rPr>
        <w:t xml:space="preserve"> </w:t>
      </w:r>
      <w:r>
        <w:rPr>
          <w:sz w:val="24"/>
        </w:rPr>
        <w:t xml:space="preserve">The open pipeline (Ap-pendix </w:t>
      </w:r>
      <w:hyperlink w:anchor="_bookmark198" w:history="1">
        <w:r>
          <w:rPr>
            <w:sz w:val="24"/>
          </w:rPr>
          <w:t>8.1</w:t>
        </w:r>
      </w:hyperlink>
      <w:r>
        <w:rPr>
          <w:sz w:val="24"/>
        </w:rPr>
        <w:t>) supports subscription APIs that publish EndorseRank and AWP under disclosed windows</w:t>
      </w:r>
      <w:r>
        <w:rPr>
          <w:spacing w:val="-1"/>
          <w:sz w:val="24"/>
        </w:rPr>
        <w:t xml:space="preserve"> </w:t>
      </w:r>
      <w:r>
        <w:rPr>
          <w:sz w:val="24"/>
        </w:rPr>
        <w:t>and</w:t>
      </w:r>
      <w:r>
        <w:rPr>
          <w:spacing w:val="-1"/>
          <w:sz w:val="24"/>
        </w:rPr>
        <w:t xml:space="preserve"> </w:t>
      </w:r>
      <w:r>
        <w:rPr>
          <w:sz w:val="24"/>
        </w:rPr>
        <w:t>parameters.</w:t>
      </w:r>
      <w:r>
        <w:rPr>
          <w:spacing w:val="21"/>
          <w:sz w:val="24"/>
        </w:rPr>
        <w:t xml:space="preserve"> </w:t>
      </w:r>
      <w:r>
        <w:rPr>
          <w:sz w:val="24"/>
        </w:rPr>
        <w:t>Recurring</w:t>
      </w:r>
      <w:r>
        <w:rPr>
          <w:spacing w:val="-1"/>
          <w:sz w:val="24"/>
        </w:rPr>
        <w:t xml:space="preserve"> </w:t>
      </w:r>
      <w:r>
        <w:rPr>
          <w:sz w:val="24"/>
        </w:rPr>
        <w:t>data</w:t>
      </w:r>
      <w:r>
        <w:rPr>
          <w:spacing w:val="-1"/>
          <w:sz w:val="24"/>
        </w:rPr>
        <w:t xml:space="preserve"> </w:t>
      </w:r>
      <w:r>
        <w:rPr>
          <w:sz w:val="24"/>
        </w:rPr>
        <w:t>revenue</w:t>
      </w:r>
      <w:r>
        <w:rPr>
          <w:spacing w:val="-1"/>
          <w:sz w:val="24"/>
        </w:rPr>
        <w:t xml:space="preserve"> </w:t>
      </w:r>
      <w:r>
        <w:rPr>
          <w:sz w:val="24"/>
        </w:rPr>
        <w:t>is</w:t>
      </w:r>
      <w:r>
        <w:rPr>
          <w:spacing w:val="-1"/>
          <w:sz w:val="24"/>
        </w:rPr>
        <w:t xml:space="preserve"> </w:t>
      </w:r>
      <w:r>
        <w:rPr>
          <w:sz w:val="24"/>
        </w:rPr>
        <w:t>a</w:t>
      </w:r>
      <w:r>
        <w:rPr>
          <w:spacing w:val="-1"/>
          <w:sz w:val="24"/>
        </w:rPr>
        <w:t xml:space="preserve"> </w:t>
      </w:r>
      <w:r>
        <w:rPr>
          <w:sz w:val="24"/>
        </w:rPr>
        <w:t>vendor</w:t>
      </w:r>
      <w:r>
        <w:rPr>
          <w:spacing w:val="-1"/>
          <w:sz w:val="24"/>
        </w:rPr>
        <w:t xml:space="preserve"> </w:t>
      </w:r>
      <w:r>
        <w:rPr>
          <w:sz w:val="24"/>
        </w:rPr>
        <w:t>business</w:t>
      </w:r>
      <w:r>
        <w:rPr>
          <w:spacing w:val="-1"/>
          <w:sz w:val="24"/>
        </w:rPr>
        <w:t xml:space="preserve"> </w:t>
      </w:r>
      <w:r>
        <w:rPr>
          <w:sz w:val="24"/>
        </w:rPr>
        <w:t>model;</w:t>
      </w:r>
      <w:r>
        <w:rPr>
          <w:spacing w:val="-1"/>
          <w:sz w:val="24"/>
        </w:rPr>
        <w:t xml:space="preserve"> </w:t>
      </w:r>
      <w:r>
        <w:rPr>
          <w:sz w:val="24"/>
        </w:rPr>
        <w:t>auditability</w:t>
      </w:r>
      <w:r>
        <w:rPr>
          <w:spacing w:val="-1"/>
          <w:sz w:val="24"/>
        </w:rPr>
        <w:t xml:space="preserve"> </w:t>
      </w:r>
      <w:r>
        <w:rPr>
          <w:sz w:val="24"/>
        </w:rPr>
        <w:t>is</w:t>
      </w:r>
    </w:p>
    <w:p w14:paraId="00DC2365" w14:textId="77777777" w:rsidR="00350CFB" w:rsidRDefault="00350CFB">
      <w:pPr>
        <w:pStyle w:val="ListParagraph"/>
        <w:spacing w:line="396" w:lineRule="auto"/>
        <w:jc w:val="both"/>
        <w:rPr>
          <w:sz w:val="24"/>
        </w:rPr>
        <w:sectPr w:rsidR="00350CFB">
          <w:pgSz w:w="11910" w:h="16840"/>
          <w:pgMar w:top="1840" w:right="708" w:bottom="2300" w:left="992" w:header="0" w:footer="2115" w:gutter="0"/>
          <w:cols w:space="720"/>
        </w:sectPr>
      </w:pPr>
    </w:p>
    <w:p w14:paraId="00DC2366" w14:textId="77777777" w:rsidR="00350CFB" w:rsidRDefault="00283FFF">
      <w:pPr>
        <w:pStyle w:val="BodyText"/>
        <w:spacing w:before="92" w:line="396" w:lineRule="auto"/>
        <w:ind w:left="808" w:right="563"/>
        <w:jc w:val="both"/>
      </w:pPr>
      <w:r>
        <w:lastRenderedPageBreak/>
        <w:t xml:space="preserve">the product differentiator relative to opaque machine-learning scores </w:t>
      </w:r>
      <w:hyperlink w:anchor="_bookmark181" w:history="1">
        <w:r>
          <w:rPr>
            <w:vertAlign w:val="superscript"/>
          </w:rPr>
          <w:t>[48]</w:t>
        </w:r>
      </w:hyperlink>
      <w:r>
        <w:t>.</w:t>
      </w:r>
      <w:r>
        <w:rPr>
          <w:spacing w:val="40"/>
        </w:rPr>
        <w:t xml:space="preserve"> </w:t>
      </w:r>
      <w:r>
        <w:t>Providers should disclose weak trading-success alignment and Sybil exposure alongside any dashboard that surfaces ranks.</w:t>
      </w:r>
    </w:p>
    <w:p w14:paraId="00DC2367" w14:textId="77777777" w:rsidR="00350CFB" w:rsidRDefault="00283FFF">
      <w:pPr>
        <w:pStyle w:val="BodyText"/>
        <w:spacing w:before="123" w:line="396" w:lineRule="auto"/>
        <w:ind w:left="282" w:right="557"/>
        <w:jc w:val="both"/>
      </w:pPr>
      <w:r>
        <w:t>None of these scenarios treats reputation as a substitute for collateral or as a predictor of trading profit. The</w:t>
      </w:r>
      <w:r>
        <w:rPr>
          <w:spacing w:val="-3"/>
        </w:rPr>
        <w:t xml:space="preserve"> </w:t>
      </w:r>
      <w:r>
        <w:t>claim</w:t>
      </w:r>
      <w:r>
        <w:rPr>
          <w:spacing w:val="-3"/>
        </w:rPr>
        <w:t xml:space="preserve"> </w:t>
      </w:r>
      <w:r>
        <w:t>is</w:t>
      </w:r>
      <w:r>
        <w:rPr>
          <w:spacing w:val="-3"/>
        </w:rPr>
        <w:t xml:space="preserve"> </w:t>
      </w:r>
      <w:r>
        <w:t>narrower</w:t>
      </w:r>
      <w:r>
        <w:rPr>
          <w:spacing w:val="-3"/>
        </w:rPr>
        <w:t xml:space="preserve"> </w:t>
      </w:r>
      <w:r>
        <w:t>and,</w:t>
      </w:r>
      <w:r>
        <w:rPr>
          <w:spacing w:val="-2"/>
        </w:rPr>
        <w:t xml:space="preserve"> </w:t>
      </w:r>
      <w:r>
        <w:t>we</w:t>
      </w:r>
      <w:r>
        <w:rPr>
          <w:spacing w:val="-3"/>
        </w:rPr>
        <w:t xml:space="preserve"> </w:t>
      </w:r>
      <w:r>
        <w:t>argue,</w:t>
      </w:r>
      <w:r>
        <w:rPr>
          <w:spacing w:val="-3"/>
        </w:rPr>
        <w:t xml:space="preserve"> </w:t>
      </w:r>
      <w:r>
        <w:t>more</w:t>
      </w:r>
      <w:r>
        <w:rPr>
          <w:spacing w:val="-3"/>
        </w:rPr>
        <w:t xml:space="preserve"> </w:t>
      </w:r>
      <w:r>
        <w:t>durable: a</w:t>
      </w:r>
      <w:r>
        <w:rPr>
          <w:spacing w:val="-3"/>
        </w:rPr>
        <w:t xml:space="preserve"> </w:t>
      </w:r>
      <w:r>
        <w:t>standardized,</w:t>
      </w:r>
      <w:r>
        <w:rPr>
          <w:spacing w:val="-2"/>
        </w:rPr>
        <w:t xml:space="preserve"> </w:t>
      </w:r>
      <w:r>
        <w:t>auditable,</w:t>
      </w:r>
      <w:r>
        <w:rPr>
          <w:spacing w:val="-2"/>
        </w:rPr>
        <w:t xml:space="preserve"> </w:t>
      </w:r>
      <w:r>
        <w:t xml:space="preserve">low-latency ordinal signal lowers the cost of counterparty differentiation, and the protocols that adopt it may capture value through fees, utilization, monitoring cost, and reduced reward leakage rather than </w:t>
      </w:r>
      <w:bookmarkStart w:id="347" w:name="From_valuation_multiples_to_reputation_m"/>
      <w:bookmarkStart w:id="348" w:name="_bookmark120"/>
      <w:bookmarkEnd w:id="347"/>
      <w:bookmarkEnd w:id="348"/>
      <w:r>
        <w:t>through reducing collateral or transferring protocol credit risk to the score.</w:t>
      </w:r>
    </w:p>
    <w:p w14:paraId="00DC2368" w14:textId="77777777" w:rsidR="00350CFB" w:rsidRDefault="00350CFB">
      <w:pPr>
        <w:pStyle w:val="BodyText"/>
        <w:spacing w:before="10"/>
      </w:pPr>
    </w:p>
    <w:p w14:paraId="00DC2369" w14:textId="77777777" w:rsidR="00350CFB" w:rsidRDefault="00283FFF">
      <w:pPr>
        <w:pStyle w:val="Heading3"/>
        <w:numPr>
          <w:ilvl w:val="2"/>
          <w:numId w:val="26"/>
        </w:numPr>
        <w:tabs>
          <w:tab w:val="left" w:pos="879"/>
        </w:tabs>
        <w:ind w:left="879" w:hanging="597"/>
      </w:pPr>
      <w:commentRangeStart w:id="349"/>
      <w:r>
        <w:rPr>
          <w:spacing w:val="-2"/>
        </w:rPr>
        <w:t>From valuation multiples to</w:t>
      </w:r>
      <w:r>
        <w:rPr>
          <w:spacing w:val="-1"/>
        </w:rPr>
        <w:t xml:space="preserve"> </w:t>
      </w:r>
      <w:r>
        <w:rPr>
          <w:spacing w:val="-2"/>
        </w:rPr>
        <w:t>reputation multiples</w:t>
      </w:r>
      <w:commentRangeEnd w:id="349"/>
      <w:r>
        <w:rPr>
          <w:rStyle w:val="CommentReference"/>
          <w:sz w:val="24"/>
          <w:szCs w:val="24"/>
        </w:rPr>
        <w:commentReference w:id="349"/>
      </w:r>
    </w:p>
    <w:p w14:paraId="00DC236A" w14:textId="77777777" w:rsidR="00350CFB" w:rsidRDefault="00350CFB">
      <w:pPr>
        <w:pStyle w:val="BodyText"/>
        <w:spacing w:before="47"/>
        <w:rPr>
          <w:b/>
        </w:rPr>
      </w:pPr>
    </w:p>
    <w:p w14:paraId="00DC236B" w14:textId="77777777" w:rsidR="00350CFB" w:rsidRDefault="00283FFF">
      <w:pPr>
        <w:pStyle w:val="BodyText"/>
        <w:spacing w:line="396" w:lineRule="auto"/>
        <w:ind w:left="282" w:right="523" w:hanging="12"/>
        <w:jc w:val="both"/>
      </w:pPr>
      <w:r>
        <w:t>When price–earnings and price–book ratios were first popularized, their value did not come from predictive</w:t>
      </w:r>
      <w:r>
        <w:rPr>
          <w:spacing w:val="-9"/>
        </w:rPr>
        <w:t xml:space="preserve"> </w:t>
      </w:r>
      <w:r>
        <w:t>accuracy—they</w:t>
      </w:r>
      <w:r>
        <w:rPr>
          <w:spacing w:val="-9"/>
        </w:rPr>
        <w:t xml:space="preserve"> </w:t>
      </w:r>
      <w:r>
        <w:t>are</w:t>
      </w:r>
      <w:r>
        <w:rPr>
          <w:spacing w:val="-9"/>
        </w:rPr>
        <w:t xml:space="preserve"> </w:t>
      </w:r>
      <w:r>
        <w:t>imperfect</w:t>
      </w:r>
      <w:r>
        <w:rPr>
          <w:spacing w:val="-9"/>
        </w:rPr>
        <w:t xml:space="preserve"> </w:t>
      </w:r>
      <w:r>
        <w:t>return</w:t>
      </w:r>
      <w:r>
        <w:rPr>
          <w:spacing w:val="-9"/>
        </w:rPr>
        <w:t xml:space="preserve"> </w:t>
      </w:r>
      <w:r>
        <w:t>predictors—but</w:t>
      </w:r>
      <w:r>
        <w:rPr>
          <w:spacing w:val="-9"/>
        </w:rPr>
        <w:t xml:space="preserve"> </w:t>
      </w:r>
      <w:r>
        <w:t>from</w:t>
      </w:r>
      <w:r>
        <w:rPr>
          <w:spacing w:val="-9"/>
        </w:rPr>
        <w:t xml:space="preserve"> </w:t>
      </w:r>
      <w:r>
        <w:t>standardization:</w:t>
      </w:r>
      <w:r>
        <w:rPr>
          <w:spacing w:val="12"/>
        </w:rPr>
        <w:t xml:space="preserve"> </w:t>
      </w:r>
      <w:r>
        <w:t>any</w:t>
      </w:r>
      <w:r>
        <w:rPr>
          <w:spacing w:val="-9"/>
        </w:rPr>
        <w:t xml:space="preserve"> </w:t>
      </w:r>
      <w:r>
        <w:t>investor could</w:t>
      </w:r>
      <w:r>
        <w:rPr>
          <w:spacing w:val="-4"/>
        </w:rPr>
        <w:t xml:space="preserve"> </w:t>
      </w:r>
      <w:r>
        <w:t>compute</w:t>
      </w:r>
      <w:r>
        <w:rPr>
          <w:spacing w:val="-4"/>
        </w:rPr>
        <w:t xml:space="preserve"> </w:t>
      </w:r>
      <w:r>
        <w:t>the</w:t>
      </w:r>
      <w:r>
        <w:rPr>
          <w:spacing w:val="-4"/>
        </w:rPr>
        <w:t xml:space="preserve"> </w:t>
      </w:r>
      <w:r>
        <w:t>same</w:t>
      </w:r>
      <w:r>
        <w:rPr>
          <w:spacing w:val="-4"/>
        </w:rPr>
        <w:t xml:space="preserve"> </w:t>
      </w:r>
      <w:r>
        <w:t>number</w:t>
      </w:r>
      <w:r>
        <w:rPr>
          <w:spacing w:val="-4"/>
        </w:rPr>
        <w:t xml:space="preserve"> </w:t>
      </w:r>
      <w:r>
        <w:t>from</w:t>
      </w:r>
      <w:r>
        <w:rPr>
          <w:spacing w:val="-4"/>
        </w:rPr>
        <w:t xml:space="preserve"> </w:t>
      </w:r>
      <w:r>
        <w:t>public</w:t>
      </w:r>
      <w:r>
        <w:rPr>
          <w:spacing w:val="-4"/>
        </w:rPr>
        <w:t xml:space="preserve"> </w:t>
      </w:r>
      <w:r>
        <w:t>filings,</w:t>
      </w:r>
      <w:r>
        <w:rPr>
          <w:spacing w:val="-4"/>
        </w:rPr>
        <w:t xml:space="preserve"> </w:t>
      </w:r>
      <w:r>
        <w:t>compare</w:t>
      </w:r>
      <w:r>
        <w:rPr>
          <w:spacing w:val="-4"/>
        </w:rPr>
        <w:t xml:space="preserve"> </w:t>
      </w:r>
      <w:r>
        <w:t>firms</w:t>
      </w:r>
      <w:r>
        <w:rPr>
          <w:spacing w:val="-4"/>
        </w:rPr>
        <w:t xml:space="preserve"> </w:t>
      </w:r>
      <w:r>
        <w:t>on</w:t>
      </w:r>
      <w:r>
        <w:rPr>
          <w:spacing w:val="-4"/>
        </w:rPr>
        <w:t xml:space="preserve"> </w:t>
      </w:r>
      <w:r>
        <w:t>a</w:t>
      </w:r>
      <w:r>
        <w:rPr>
          <w:spacing w:val="-4"/>
        </w:rPr>
        <w:t xml:space="preserve"> </w:t>
      </w:r>
      <w:r>
        <w:t>common</w:t>
      </w:r>
      <w:r>
        <w:rPr>
          <w:spacing w:val="-4"/>
        </w:rPr>
        <w:t xml:space="preserve"> </w:t>
      </w:r>
      <w:r>
        <w:t>scale,</w:t>
      </w:r>
      <w:r>
        <w:rPr>
          <w:spacing w:val="-4"/>
        </w:rPr>
        <w:t xml:space="preserve"> </w:t>
      </w:r>
      <w:r>
        <w:t>and</w:t>
      </w:r>
      <w:r>
        <w:rPr>
          <w:spacing w:val="-4"/>
        </w:rPr>
        <w:t xml:space="preserve"> </w:t>
      </w:r>
      <w:r>
        <w:t>com-municate</w:t>
      </w:r>
      <w:r>
        <w:rPr>
          <w:spacing w:val="-15"/>
        </w:rPr>
        <w:t xml:space="preserve"> </w:t>
      </w:r>
      <w:r>
        <w:t>risk</w:t>
      </w:r>
      <w:r>
        <w:rPr>
          <w:spacing w:val="-15"/>
        </w:rPr>
        <w:t xml:space="preserve"> </w:t>
      </w:r>
      <w:r>
        <w:t>appetite</w:t>
      </w:r>
      <w:r>
        <w:rPr>
          <w:spacing w:val="-15"/>
        </w:rPr>
        <w:t xml:space="preserve"> </w:t>
      </w:r>
      <w:r>
        <w:t>in</w:t>
      </w:r>
      <w:r>
        <w:rPr>
          <w:spacing w:val="-15"/>
        </w:rPr>
        <w:t xml:space="preserve"> </w:t>
      </w:r>
      <w:r>
        <w:t>a</w:t>
      </w:r>
      <w:r>
        <w:rPr>
          <w:spacing w:val="-15"/>
        </w:rPr>
        <w:t xml:space="preserve"> </w:t>
      </w:r>
      <w:r>
        <w:t>shared</w:t>
      </w:r>
      <w:r>
        <w:rPr>
          <w:spacing w:val="-15"/>
        </w:rPr>
        <w:t xml:space="preserve"> </w:t>
      </w:r>
      <w:r>
        <w:t>vocabulary</w:t>
      </w:r>
      <w:r>
        <w:rPr>
          <w:spacing w:val="-15"/>
        </w:rPr>
        <w:t xml:space="preserve"> </w:t>
      </w:r>
      <w:hyperlink w:anchor="_bookmark139" w:history="1">
        <w:r>
          <w:rPr>
            <w:vertAlign w:val="superscript"/>
          </w:rPr>
          <w:t>[6]</w:t>
        </w:r>
      </w:hyperlink>
      <w:r>
        <w:rPr>
          <w:vertAlign w:val="superscript"/>
        </w:rPr>
        <w:t>,</w:t>
      </w:r>
      <w:hyperlink w:anchor="_bookmark153" w:history="1">
        <w:r>
          <w:rPr>
            <w:vertAlign w:val="superscript"/>
          </w:rPr>
          <w:t>[20]</w:t>
        </w:r>
      </w:hyperlink>
      <w:r>
        <w:rPr>
          <w:vertAlign w:val="superscript"/>
        </w:rPr>
        <w:t>,</w:t>
      </w:r>
      <w:hyperlink w:anchor="_bookmark157" w:history="1">
        <w:r>
          <w:rPr>
            <w:vertAlign w:val="superscript"/>
          </w:rPr>
          <w:t>[24]</w:t>
        </w:r>
      </w:hyperlink>
      <w:r>
        <w:t>.</w:t>
      </w:r>
      <w:r>
        <w:rPr>
          <w:spacing w:val="-3"/>
        </w:rPr>
        <w:t xml:space="preserve"> </w:t>
      </w:r>
      <w:r>
        <w:t>Token-economy</w:t>
      </w:r>
      <w:r>
        <w:rPr>
          <w:spacing w:val="-15"/>
        </w:rPr>
        <w:t xml:space="preserve"> </w:t>
      </w:r>
      <w:r>
        <w:t>valuation</w:t>
      </w:r>
      <w:r>
        <w:rPr>
          <w:spacing w:val="-15"/>
        </w:rPr>
        <w:t xml:space="preserve"> </w:t>
      </w:r>
      <w:r>
        <w:t>models</w:t>
      </w:r>
      <w:r>
        <w:rPr>
          <w:spacing w:val="-15"/>
        </w:rPr>
        <w:t xml:space="preserve"> </w:t>
      </w:r>
      <w:r>
        <w:t>similarly rely</w:t>
      </w:r>
      <w:r>
        <w:rPr>
          <w:spacing w:val="-1"/>
        </w:rPr>
        <w:t xml:space="preserve"> </w:t>
      </w:r>
      <w:r>
        <w:t>on</w:t>
      </w:r>
      <w:r>
        <w:rPr>
          <w:spacing w:val="-1"/>
        </w:rPr>
        <w:t xml:space="preserve"> </w:t>
      </w:r>
      <w:r>
        <w:t>shared, publicly</w:t>
      </w:r>
      <w:r>
        <w:rPr>
          <w:spacing w:val="-1"/>
        </w:rPr>
        <w:t xml:space="preserve"> </w:t>
      </w:r>
      <w:r>
        <w:t>observable quantities rather</w:t>
      </w:r>
      <w:r>
        <w:rPr>
          <w:spacing w:val="-1"/>
        </w:rPr>
        <w:t xml:space="preserve"> </w:t>
      </w:r>
      <w:r>
        <w:t>than</w:t>
      </w:r>
      <w:r>
        <w:rPr>
          <w:spacing w:val="-1"/>
        </w:rPr>
        <w:t xml:space="preserve"> </w:t>
      </w:r>
      <w:r>
        <w:t>private identity</w:t>
      </w:r>
      <w:r>
        <w:rPr>
          <w:spacing w:val="-1"/>
        </w:rPr>
        <w:t xml:space="preserve"> </w:t>
      </w:r>
      <w:hyperlink w:anchor="_bookmark146" w:history="1">
        <w:r>
          <w:rPr>
            <w:vertAlign w:val="superscript"/>
          </w:rPr>
          <w:t>[13]</w:t>
        </w:r>
      </w:hyperlink>
      <w:r>
        <w:t>. On-chain</w:t>
      </w:r>
      <w:r>
        <w:rPr>
          <w:spacing w:val="-1"/>
        </w:rPr>
        <w:t xml:space="preserve"> </w:t>
      </w:r>
      <w:r>
        <w:t>reputation scores</w:t>
      </w:r>
      <w:r>
        <w:rPr>
          <w:spacing w:val="-11"/>
        </w:rPr>
        <w:t xml:space="preserve"> </w:t>
      </w:r>
      <w:r>
        <w:t>are</w:t>
      </w:r>
      <w:r>
        <w:rPr>
          <w:spacing w:val="-11"/>
        </w:rPr>
        <w:t xml:space="preserve"> </w:t>
      </w:r>
      <w:r>
        <w:t>positioned</w:t>
      </w:r>
      <w:r>
        <w:rPr>
          <w:spacing w:val="-11"/>
        </w:rPr>
        <w:t xml:space="preserve"> </w:t>
      </w:r>
      <w:r>
        <w:t>to</w:t>
      </w:r>
      <w:r>
        <w:rPr>
          <w:spacing w:val="-11"/>
        </w:rPr>
        <w:t xml:space="preserve"> </w:t>
      </w:r>
      <w:r>
        <w:t>play</w:t>
      </w:r>
      <w:r>
        <w:rPr>
          <w:spacing w:val="-11"/>
        </w:rPr>
        <w:t xml:space="preserve"> </w:t>
      </w:r>
      <w:r>
        <w:t>an</w:t>
      </w:r>
      <w:r>
        <w:rPr>
          <w:spacing w:val="-11"/>
        </w:rPr>
        <w:t xml:space="preserve"> </w:t>
      </w:r>
      <w:r>
        <w:t>analogous</w:t>
      </w:r>
      <w:r>
        <w:rPr>
          <w:spacing w:val="-11"/>
        </w:rPr>
        <w:t xml:space="preserve"> </w:t>
      </w:r>
      <w:r>
        <w:t>role</w:t>
      </w:r>
      <w:r>
        <w:rPr>
          <w:spacing w:val="-11"/>
        </w:rPr>
        <w:t xml:space="preserve"> </w:t>
      </w:r>
      <w:r>
        <w:t>for</w:t>
      </w:r>
      <w:r>
        <w:rPr>
          <w:spacing w:val="-11"/>
        </w:rPr>
        <w:t xml:space="preserve"> </w:t>
      </w:r>
      <w:r>
        <w:t>pseudonymous</w:t>
      </w:r>
      <w:r>
        <w:rPr>
          <w:spacing w:val="-11"/>
        </w:rPr>
        <w:t xml:space="preserve"> </w:t>
      </w:r>
      <w:r>
        <w:t>wallets.</w:t>
      </w:r>
      <w:r>
        <w:rPr>
          <w:spacing w:val="13"/>
        </w:rPr>
        <w:t xml:space="preserve"> </w:t>
      </w:r>
      <w:r>
        <w:t>EndorseRank</w:t>
      </w:r>
      <w:r>
        <w:rPr>
          <w:spacing w:val="-11"/>
        </w:rPr>
        <w:t xml:space="preserve"> </w:t>
      </w:r>
      <w:r>
        <w:t>and</w:t>
      </w:r>
      <w:r>
        <w:rPr>
          <w:spacing w:val="-11"/>
        </w:rPr>
        <w:t xml:space="preserve"> </w:t>
      </w:r>
      <w:r>
        <w:t xml:space="preserve">AWP are computed from public logs by an open pipeline (Appendix </w:t>
      </w:r>
      <w:hyperlink w:anchor="_bookmark198" w:history="1">
        <w:r>
          <w:t>8.1</w:t>
        </w:r>
      </w:hyperlink>
      <w:r>
        <w:t xml:space="preserve">), are cheap enough to refresh </w:t>
      </w:r>
      <w:r>
        <w:rPr>
          <w:spacing w:val="-2"/>
        </w:rPr>
        <w:t>continuously</w:t>
      </w:r>
      <w:r>
        <w:rPr>
          <w:spacing w:val="-6"/>
        </w:rPr>
        <w:t xml:space="preserve"> </w:t>
      </w:r>
      <w:r>
        <w:rPr>
          <w:spacing w:val="-2"/>
        </w:rPr>
        <w:t>(2</w:t>
      </w:r>
      <w:r>
        <w:rPr>
          <w:i/>
          <w:spacing w:val="-2"/>
        </w:rPr>
        <w:t>.</w:t>
      </w:r>
      <w:r>
        <w:rPr>
          <w:spacing w:val="-2"/>
        </w:rPr>
        <w:t>105</w:t>
      </w:r>
      <w:r>
        <w:rPr>
          <w:spacing w:val="-13"/>
        </w:rPr>
        <w:t xml:space="preserve"> </w:t>
      </w:r>
      <w:r>
        <w:rPr>
          <w:spacing w:val="-2"/>
        </w:rPr>
        <w:t>s</w:t>
      </w:r>
      <w:r>
        <w:rPr>
          <w:spacing w:val="-6"/>
        </w:rPr>
        <w:t xml:space="preserve"> </w:t>
      </w:r>
      <w:r>
        <w:rPr>
          <w:spacing w:val="-2"/>
        </w:rPr>
        <w:t>on</w:t>
      </w:r>
      <w:r>
        <w:rPr>
          <w:spacing w:val="-6"/>
        </w:rPr>
        <w:t xml:space="preserve"> </w:t>
      </w:r>
      <w:r>
        <w:rPr>
          <w:spacing w:val="-2"/>
        </w:rPr>
        <w:t>the</w:t>
      </w:r>
      <w:r>
        <w:rPr>
          <w:spacing w:val="-6"/>
        </w:rPr>
        <w:t xml:space="preserve"> </w:t>
      </w:r>
      <w:r>
        <w:rPr>
          <w:spacing w:val="-2"/>
        </w:rPr>
        <w:t>matched</w:t>
      </w:r>
      <w:r>
        <w:rPr>
          <w:spacing w:val="-6"/>
        </w:rPr>
        <w:t xml:space="preserve"> </w:t>
      </w:r>
      <w:r>
        <w:rPr>
          <w:spacing w:val="-2"/>
        </w:rPr>
        <w:t>cohort</w:t>
      </w:r>
      <w:r>
        <w:rPr>
          <w:spacing w:val="-6"/>
        </w:rPr>
        <w:t xml:space="preserve"> </w:t>
      </w:r>
      <w:r>
        <w:rPr>
          <w:spacing w:val="-2"/>
        </w:rPr>
        <w:t>for</w:t>
      </w:r>
      <w:r>
        <w:rPr>
          <w:spacing w:val="-6"/>
        </w:rPr>
        <w:t xml:space="preserve"> </w:t>
      </w:r>
      <w:r>
        <w:rPr>
          <w:spacing w:val="-2"/>
        </w:rPr>
        <w:t>EndorseRank), and</w:t>
      </w:r>
      <w:r>
        <w:rPr>
          <w:spacing w:val="-6"/>
        </w:rPr>
        <w:t xml:space="preserve"> </w:t>
      </w:r>
      <w:r>
        <w:rPr>
          <w:spacing w:val="-2"/>
        </w:rPr>
        <w:t>induce</w:t>
      </w:r>
      <w:r>
        <w:rPr>
          <w:spacing w:val="-6"/>
        </w:rPr>
        <w:t xml:space="preserve"> </w:t>
      </w:r>
      <w:r>
        <w:rPr>
          <w:spacing w:val="-2"/>
        </w:rPr>
        <w:t>orderings</w:t>
      </w:r>
      <w:r>
        <w:rPr>
          <w:spacing w:val="-6"/>
        </w:rPr>
        <w:t xml:space="preserve"> </w:t>
      </w:r>
      <w:r>
        <w:rPr>
          <w:spacing w:val="-2"/>
        </w:rPr>
        <w:t>that</w:t>
      </w:r>
      <w:r>
        <w:rPr>
          <w:spacing w:val="-6"/>
        </w:rPr>
        <w:t xml:space="preserve"> </w:t>
      </w:r>
      <w:r>
        <w:rPr>
          <w:spacing w:val="-2"/>
        </w:rPr>
        <w:t>any</w:t>
      </w:r>
      <w:r>
        <w:rPr>
          <w:spacing w:val="-6"/>
        </w:rPr>
        <w:t xml:space="preserve"> </w:t>
      </w:r>
      <w:r>
        <w:rPr>
          <w:spacing w:val="-2"/>
        </w:rPr>
        <w:t>coun-</w:t>
      </w:r>
      <w:r>
        <w:t>terparty can independently verify.</w:t>
      </w:r>
    </w:p>
    <w:p w14:paraId="00DC236C" w14:textId="77777777" w:rsidR="00350CFB" w:rsidRDefault="00283FFF">
      <w:pPr>
        <w:pStyle w:val="BodyText"/>
        <w:spacing w:before="24" w:line="396" w:lineRule="auto"/>
        <w:ind w:left="282" w:right="523"/>
        <w:jc w:val="both"/>
      </w:pPr>
      <w:r>
        <w:t>Standardization</w:t>
      </w:r>
      <w:r>
        <w:rPr>
          <w:spacing w:val="-12"/>
        </w:rPr>
        <w:t xml:space="preserve"> </w:t>
      </w:r>
      <w:r>
        <w:t>is</w:t>
      </w:r>
      <w:r>
        <w:rPr>
          <w:spacing w:val="-12"/>
        </w:rPr>
        <w:t xml:space="preserve"> </w:t>
      </w:r>
      <w:r>
        <w:t>the</w:t>
      </w:r>
      <w:r>
        <w:rPr>
          <w:spacing w:val="-12"/>
        </w:rPr>
        <w:t xml:space="preserve"> </w:t>
      </w:r>
      <w:r>
        <w:t>first</w:t>
      </w:r>
      <w:r>
        <w:rPr>
          <w:spacing w:val="-12"/>
        </w:rPr>
        <w:t xml:space="preserve"> </w:t>
      </w:r>
      <w:r>
        <w:t>link</w:t>
      </w:r>
      <w:r>
        <w:rPr>
          <w:spacing w:val="-12"/>
        </w:rPr>
        <w:t xml:space="preserve"> </w:t>
      </w:r>
      <w:r>
        <w:t>in</w:t>
      </w:r>
      <w:r>
        <w:rPr>
          <w:spacing w:val="-12"/>
        </w:rPr>
        <w:t xml:space="preserve"> </w:t>
      </w:r>
      <w:r>
        <w:t>the</w:t>
      </w:r>
      <w:r>
        <w:rPr>
          <w:spacing w:val="-12"/>
        </w:rPr>
        <w:t xml:space="preserve"> </w:t>
      </w:r>
      <w:r>
        <w:t>analogy.</w:t>
      </w:r>
      <w:r>
        <w:rPr>
          <w:spacing w:val="11"/>
        </w:rPr>
        <w:t xml:space="preserve"> </w:t>
      </w:r>
      <w:r>
        <w:t>Accounting</w:t>
      </w:r>
      <w:r>
        <w:rPr>
          <w:spacing w:val="-12"/>
        </w:rPr>
        <w:t xml:space="preserve"> </w:t>
      </w:r>
      <w:r>
        <w:t>conventions</w:t>
      </w:r>
      <w:r>
        <w:rPr>
          <w:spacing w:val="-12"/>
        </w:rPr>
        <w:t xml:space="preserve"> </w:t>
      </w:r>
      <w:r>
        <w:t>made</w:t>
      </w:r>
      <w:r>
        <w:rPr>
          <w:spacing w:val="-12"/>
        </w:rPr>
        <w:t xml:space="preserve"> </w:t>
      </w:r>
      <w:r>
        <w:t>price–earnings</w:t>
      </w:r>
      <w:r>
        <w:rPr>
          <w:spacing w:val="-12"/>
        </w:rPr>
        <w:t xml:space="preserve"> </w:t>
      </w:r>
      <w:r>
        <w:t>ratios computable</w:t>
      </w:r>
      <w:r>
        <w:rPr>
          <w:spacing w:val="-6"/>
        </w:rPr>
        <w:t xml:space="preserve"> </w:t>
      </w:r>
      <w:r>
        <w:t>from</w:t>
      </w:r>
      <w:r>
        <w:rPr>
          <w:spacing w:val="-6"/>
        </w:rPr>
        <w:t xml:space="preserve"> </w:t>
      </w:r>
      <w:r>
        <w:t>disclosed</w:t>
      </w:r>
      <w:r>
        <w:rPr>
          <w:spacing w:val="-6"/>
        </w:rPr>
        <w:t xml:space="preserve"> </w:t>
      </w:r>
      <w:r>
        <w:t>statements</w:t>
      </w:r>
      <w:r>
        <w:rPr>
          <w:spacing w:val="-6"/>
        </w:rPr>
        <w:t xml:space="preserve"> </w:t>
      </w:r>
      <w:hyperlink w:anchor="_bookmark157" w:history="1">
        <w:r>
          <w:rPr>
            <w:vertAlign w:val="superscript"/>
          </w:rPr>
          <w:t>[24]</w:t>
        </w:r>
      </w:hyperlink>
      <w:r>
        <w:t>;</w:t>
      </w:r>
      <w:r>
        <w:rPr>
          <w:spacing w:val="-6"/>
        </w:rPr>
        <w:t xml:space="preserve"> </w:t>
      </w:r>
      <w:r>
        <w:t>ERC-20</w:t>
      </w:r>
      <w:r>
        <w:rPr>
          <w:spacing w:val="-6"/>
        </w:rPr>
        <w:t xml:space="preserve"> </w:t>
      </w:r>
      <w:r>
        <w:t>event</w:t>
      </w:r>
      <w:r>
        <w:rPr>
          <w:spacing w:val="-6"/>
        </w:rPr>
        <w:t xml:space="preserve"> </w:t>
      </w:r>
      <w:r>
        <w:t>standards</w:t>
      </w:r>
      <w:r>
        <w:rPr>
          <w:spacing w:val="-6"/>
        </w:rPr>
        <w:t xml:space="preserve"> </w:t>
      </w:r>
      <w:r>
        <w:t>make</w:t>
      </w:r>
      <w:r>
        <w:rPr>
          <w:spacing w:val="-6"/>
        </w:rPr>
        <w:t xml:space="preserve"> </w:t>
      </w:r>
      <w:r>
        <w:t>allowance-</w:t>
      </w:r>
      <w:r>
        <w:rPr>
          <w:spacing w:val="-6"/>
        </w:rPr>
        <w:t xml:space="preserve"> </w:t>
      </w:r>
      <w:r>
        <w:t>and</w:t>
      </w:r>
      <w:r>
        <w:rPr>
          <w:spacing w:val="-6"/>
        </w:rPr>
        <w:t xml:space="preserve"> </w:t>
      </w:r>
      <w:r>
        <w:t xml:space="preserve">transfer-based ranks computable from broadcast logs </w:t>
      </w:r>
      <w:hyperlink w:anchor="_bookmark151" w:history="1">
        <w:r>
          <w:rPr>
            <w:vertAlign w:val="superscript"/>
          </w:rPr>
          <w:t>[18]</w:t>
        </w:r>
      </w:hyperlink>
      <w:r>
        <w:rPr>
          <w:vertAlign w:val="superscript"/>
        </w:rPr>
        <w:t>,</w:t>
      </w:r>
      <w:hyperlink w:anchor="_bookmark152" w:history="1">
        <w:r>
          <w:rPr>
            <w:vertAlign w:val="superscript"/>
          </w:rPr>
          <w:t>[19]</w:t>
        </w:r>
      </w:hyperlink>
      <w:r>
        <w:t>.</w:t>
      </w:r>
      <w:r>
        <w:rPr>
          <w:spacing w:val="37"/>
        </w:rPr>
        <w:t xml:space="preserve"> </w:t>
      </w:r>
      <w:r>
        <w:t>Just as GAAP-like reporting enabled a com-mon</w:t>
      </w:r>
      <w:r>
        <w:rPr>
          <w:spacing w:val="-15"/>
        </w:rPr>
        <w:t xml:space="preserve"> </w:t>
      </w:r>
      <w:r>
        <w:t>valuation</w:t>
      </w:r>
      <w:r>
        <w:rPr>
          <w:spacing w:val="-15"/>
        </w:rPr>
        <w:t xml:space="preserve"> </w:t>
      </w:r>
      <w:r>
        <w:t>language,</w:t>
      </w:r>
      <w:r>
        <w:rPr>
          <w:spacing w:val="-15"/>
        </w:rPr>
        <w:t xml:space="preserve"> </w:t>
      </w:r>
      <w:r>
        <w:t>token-log</w:t>
      </w:r>
      <w:r>
        <w:rPr>
          <w:spacing w:val="-15"/>
        </w:rPr>
        <w:t xml:space="preserve"> </w:t>
      </w:r>
      <w:r>
        <w:t>standards</w:t>
      </w:r>
      <w:r>
        <w:rPr>
          <w:spacing w:val="-15"/>
        </w:rPr>
        <w:t xml:space="preserve"> </w:t>
      </w:r>
      <w:r>
        <w:t>enable</w:t>
      </w:r>
      <w:r>
        <w:rPr>
          <w:spacing w:val="-15"/>
        </w:rPr>
        <w:t xml:space="preserve"> </w:t>
      </w:r>
      <w:r>
        <w:t>a</w:t>
      </w:r>
      <w:r>
        <w:rPr>
          <w:spacing w:val="-15"/>
        </w:rPr>
        <w:t xml:space="preserve"> </w:t>
      </w:r>
      <w:r>
        <w:t>common</w:t>
      </w:r>
      <w:r>
        <w:rPr>
          <w:spacing w:val="-15"/>
        </w:rPr>
        <w:t xml:space="preserve"> </w:t>
      </w:r>
      <w:r>
        <w:t>reputation</w:t>
      </w:r>
      <w:r>
        <w:rPr>
          <w:spacing w:val="-15"/>
        </w:rPr>
        <w:t xml:space="preserve"> </w:t>
      </w:r>
      <w:r>
        <w:t>language</w:t>
      </w:r>
      <w:r>
        <w:rPr>
          <w:spacing w:val="-15"/>
        </w:rPr>
        <w:t xml:space="preserve"> </w:t>
      </w:r>
      <w:r>
        <w:t>without</w:t>
      </w:r>
      <w:r>
        <w:rPr>
          <w:spacing w:val="-15"/>
        </w:rPr>
        <w:t xml:space="preserve"> </w:t>
      </w:r>
      <w:r>
        <w:t>requir-ing off-chain identity.</w:t>
      </w:r>
    </w:p>
    <w:p w14:paraId="00DC236D" w14:textId="77777777" w:rsidR="00350CFB" w:rsidRDefault="00283FFF">
      <w:pPr>
        <w:pStyle w:val="BodyText"/>
        <w:spacing w:before="19" w:line="396" w:lineRule="auto"/>
        <w:ind w:left="282" w:right="531"/>
        <w:jc w:val="both"/>
      </w:pPr>
      <w:r>
        <w:t>Comparability is the second link.</w:t>
      </w:r>
      <w:r>
        <w:rPr>
          <w:spacing w:val="40"/>
        </w:rPr>
        <w:t xml:space="preserve"> </w:t>
      </w:r>
      <w:r>
        <w:t>Pseudonymous markets suffer from information asymmetry: counterparties cannot cheaply distinguish authorization-active wallets from inactive or fabricated ones</w:t>
      </w:r>
      <w:r>
        <w:rPr>
          <w:spacing w:val="24"/>
        </w:rPr>
        <w:t xml:space="preserve"> </w:t>
      </w:r>
      <w:hyperlink w:anchor="_bookmark134" w:history="1">
        <w:r>
          <w:rPr>
            <w:vertAlign w:val="superscript"/>
          </w:rPr>
          <w:t>[1]</w:t>
        </w:r>
      </w:hyperlink>
      <w:r>
        <w:t>.</w:t>
      </w:r>
      <w:r>
        <w:rPr>
          <w:spacing w:val="80"/>
        </w:rPr>
        <w:t xml:space="preserve"> </w:t>
      </w:r>
      <w:r>
        <w:t>A</w:t>
      </w:r>
      <w:r>
        <w:rPr>
          <w:spacing w:val="24"/>
        </w:rPr>
        <w:t xml:space="preserve"> </w:t>
      </w:r>
      <w:r>
        <w:t>shared</w:t>
      </w:r>
      <w:r>
        <w:rPr>
          <w:spacing w:val="23"/>
        </w:rPr>
        <w:t xml:space="preserve"> </w:t>
      </w:r>
      <w:r>
        <w:t>ordinal</w:t>
      </w:r>
      <w:r>
        <w:rPr>
          <w:spacing w:val="24"/>
        </w:rPr>
        <w:t xml:space="preserve"> </w:t>
      </w:r>
      <w:r>
        <w:t>score</w:t>
      </w:r>
      <w:r>
        <w:rPr>
          <w:spacing w:val="24"/>
        </w:rPr>
        <w:t xml:space="preserve"> </w:t>
      </w:r>
      <w:r>
        <w:t>reduces</w:t>
      </w:r>
      <w:r>
        <w:rPr>
          <w:spacing w:val="23"/>
        </w:rPr>
        <w:t xml:space="preserve"> </w:t>
      </w:r>
      <w:r>
        <w:t>that</w:t>
      </w:r>
      <w:r>
        <w:rPr>
          <w:spacing w:val="24"/>
        </w:rPr>
        <w:t xml:space="preserve"> </w:t>
      </w:r>
      <w:r>
        <w:t>asymmetry</w:t>
      </w:r>
      <w:r>
        <w:rPr>
          <w:spacing w:val="24"/>
        </w:rPr>
        <w:t xml:space="preserve"> </w:t>
      </w:r>
      <w:r>
        <w:t>by</w:t>
      </w:r>
      <w:r>
        <w:rPr>
          <w:spacing w:val="24"/>
        </w:rPr>
        <w:t xml:space="preserve"> </w:t>
      </w:r>
      <w:r>
        <w:t>giving</w:t>
      </w:r>
      <w:r>
        <w:rPr>
          <w:spacing w:val="23"/>
        </w:rPr>
        <w:t xml:space="preserve"> </w:t>
      </w:r>
      <w:r>
        <w:t>protocols,</w:t>
      </w:r>
      <w:r>
        <w:rPr>
          <w:spacing w:val="30"/>
        </w:rPr>
        <w:t xml:space="preserve"> </w:t>
      </w:r>
      <w:r>
        <w:t>LPs,</w:t>
      </w:r>
      <w:r>
        <w:rPr>
          <w:spacing w:val="30"/>
        </w:rPr>
        <w:t xml:space="preserve"> </w:t>
      </w:r>
      <w:r>
        <w:t>and</w:t>
      </w:r>
      <w:r>
        <w:rPr>
          <w:spacing w:val="23"/>
        </w:rPr>
        <w:t xml:space="preserve"> </w:t>
      </w:r>
      <w:r>
        <w:t>users</w:t>
      </w:r>
      <w:r>
        <w:rPr>
          <w:spacing w:val="24"/>
        </w:rPr>
        <w:t xml:space="preserve"> </w:t>
      </w:r>
      <w:r>
        <w:t>a</w:t>
      </w:r>
    </w:p>
    <w:p w14:paraId="00DC236E" w14:textId="77777777" w:rsidR="00350CFB" w:rsidRDefault="00350CFB">
      <w:pPr>
        <w:pStyle w:val="BodyText"/>
        <w:spacing w:line="396" w:lineRule="auto"/>
        <w:jc w:val="both"/>
        <w:sectPr w:rsidR="00350CFB">
          <w:pgSz w:w="11910" w:h="16840"/>
          <w:pgMar w:top="1820" w:right="708" w:bottom="2300" w:left="992" w:header="0" w:footer="2115" w:gutter="0"/>
          <w:cols w:space="720"/>
        </w:sectPr>
      </w:pPr>
    </w:p>
    <w:p w14:paraId="00DC236F" w14:textId="77777777" w:rsidR="00350CFB" w:rsidRDefault="00283FFF">
      <w:pPr>
        <w:pStyle w:val="BodyText"/>
        <w:spacing w:before="72" w:line="396" w:lineRule="auto"/>
        <w:ind w:left="282" w:right="560"/>
        <w:jc w:val="both"/>
      </w:pPr>
      <w:r>
        <w:lastRenderedPageBreak/>
        <w:t>common</w:t>
      </w:r>
      <w:r>
        <w:rPr>
          <w:spacing w:val="-2"/>
        </w:rPr>
        <w:t xml:space="preserve"> </w:t>
      </w:r>
      <w:r>
        <w:t>scale</w:t>
      </w:r>
      <w:r>
        <w:rPr>
          <w:spacing w:val="-2"/>
        </w:rPr>
        <w:t xml:space="preserve"> </w:t>
      </w:r>
      <w:r>
        <w:t>on</w:t>
      </w:r>
      <w:r>
        <w:rPr>
          <w:spacing w:val="-2"/>
        </w:rPr>
        <w:t xml:space="preserve"> </w:t>
      </w:r>
      <w:r>
        <w:t>which</w:t>
      </w:r>
      <w:r>
        <w:rPr>
          <w:spacing w:val="-2"/>
        </w:rPr>
        <w:t xml:space="preserve"> </w:t>
      </w:r>
      <w:r>
        <w:t>to</w:t>
      </w:r>
      <w:r>
        <w:rPr>
          <w:spacing w:val="-2"/>
        </w:rPr>
        <w:t xml:space="preserve"> </w:t>
      </w:r>
      <w:r>
        <w:t>screen</w:t>
      </w:r>
      <w:r>
        <w:rPr>
          <w:spacing w:val="-2"/>
        </w:rPr>
        <w:t xml:space="preserve"> </w:t>
      </w:r>
      <w:r>
        <w:t>and</w:t>
      </w:r>
      <w:r>
        <w:rPr>
          <w:spacing w:val="-2"/>
        </w:rPr>
        <w:t xml:space="preserve"> </w:t>
      </w:r>
      <w:r>
        <w:t>communicate.</w:t>
      </w:r>
      <w:r>
        <w:rPr>
          <w:spacing w:val="24"/>
        </w:rPr>
        <w:t xml:space="preserve"> </w:t>
      </w:r>
      <w:r>
        <w:t>Lower</w:t>
      </w:r>
      <w:r>
        <w:rPr>
          <w:spacing w:val="-2"/>
        </w:rPr>
        <w:t xml:space="preserve"> </w:t>
      </w:r>
      <w:r>
        <w:t>screening</w:t>
      </w:r>
      <w:r>
        <w:rPr>
          <w:spacing w:val="-2"/>
        </w:rPr>
        <w:t xml:space="preserve"> </w:t>
      </w:r>
      <w:r>
        <w:t>costs</w:t>
      </w:r>
      <w:r>
        <w:rPr>
          <w:spacing w:val="-2"/>
        </w:rPr>
        <w:t xml:space="preserve"> </w:t>
      </w:r>
      <w:r>
        <w:t>may</w:t>
      </w:r>
      <w:r>
        <w:rPr>
          <w:spacing w:val="-2"/>
        </w:rPr>
        <w:t xml:space="preserve"> </w:t>
      </w:r>
      <w:r>
        <w:t>support</w:t>
      </w:r>
      <w:r>
        <w:rPr>
          <w:spacing w:val="-2"/>
        </w:rPr>
        <w:t xml:space="preserve"> </w:t>
      </w:r>
      <w:r>
        <w:t>broader participation even when the score is only a coarse filter; liquidity effects are not estimated here.</w:t>
      </w:r>
    </w:p>
    <w:p w14:paraId="00DC2370" w14:textId="77777777" w:rsidR="00350CFB" w:rsidRDefault="00283FFF">
      <w:pPr>
        <w:pStyle w:val="BodyText"/>
        <w:spacing w:before="16" w:line="396" w:lineRule="auto"/>
        <w:ind w:left="282" w:right="563"/>
        <w:jc w:val="both"/>
      </w:pPr>
      <w:r>
        <w:t>Imperfection</w:t>
      </w:r>
      <w:r>
        <w:rPr>
          <w:spacing w:val="-15"/>
        </w:rPr>
        <w:t xml:space="preserve"> </w:t>
      </w:r>
      <w:r>
        <w:t>is</w:t>
      </w:r>
      <w:r>
        <w:rPr>
          <w:spacing w:val="-15"/>
        </w:rPr>
        <w:t xml:space="preserve"> </w:t>
      </w:r>
      <w:r>
        <w:t>the</w:t>
      </w:r>
      <w:r>
        <w:rPr>
          <w:spacing w:val="-15"/>
        </w:rPr>
        <w:t xml:space="preserve"> </w:t>
      </w:r>
      <w:r>
        <w:t>third</w:t>
      </w:r>
      <w:r>
        <w:rPr>
          <w:spacing w:val="-15"/>
        </w:rPr>
        <w:t xml:space="preserve"> </w:t>
      </w:r>
      <w:r>
        <w:t>link,</w:t>
      </w:r>
      <w:r>
        <w:rPr>
          <w:spacing w:val="-14"/>
        </w:rPr>
        <w:t xml:space="preserve"> </w:t>
      </w:r>
      <w:r>
        <w:t>and</w:t>
      </w:r>
      <w:r>
        <w:rPr>
          <w:spacing w:val="-15"/>
        </w:rPr>
        <w:t xml:space="preserve"> </w:t>
      </w:r>
      <w:r>
        <w:t>it</w:t>
      </w:r>
      <w:r>
        <w:rPr>
          <w:spacing w:val="-15"/>
        </w:rPr>
        <w:t xml:space="preserve"> </w:t>
      </w:r>
      <w:r>
        <w:t>is</w:t>
      </w:r>
      <w:r>
        <w:rPr>
          <w:spacing w:val="-15"/>
        </w:rPr>
        <w:t xml:space="preserve"> </w:t>
      </w:r>
      <w:r>
        <w:t>a</w:t>
      </w:r>
      <w:r>
        <w:rPr>
          <w:spacing w:val="-15"/>
        </w:rPr>
        <w:t xml:space="preserve"> </w:t>
      </w:r>
      <w:r>
        <w:t>feature</w:t>
      </w:r>
      <w:r>
        <w:rPr>
          <w:spacing w:val="-15"/>
        </w:rPr>
        <w:t xml:space="preserve"> </w:t>
      </w:r>
      <w:r>
        <w:t>of</w:t>
      </w:r>
      <w:r>
        <w:rPr>
          <w:spacing w:val="-15"/>
        </w:rPr>
        <w:t xml:space="preserve"> </w:t>
      </w:r>
      <w:r>
        <w:t>the</w:t>
      </w:r>
      <w:r>
        <w:rPr>
          <w:spacing w:val="-15"/>
        </w:rPr>
        <w:t xml:space="preserve"> </w:t>
      </w:r>
      <w:r>
        <w:t>argument</w:t>
      </w:r>
      <w:r>
        <w:rPr>
          <w:spacing w:val="-15"/>
        </w:rPr>
        <w:t xml:space="preserve"> </w:t>
      </w:r>
      <w:r>
        <w:t>rather</w:t>
      </w:r>
      <w:r>
        <w:rPr>
          <w:spacing w:val="-15"/>
        </w:rPr>
        <w:t xml:space="preserve"> </w:t>
      </w:r>
      <w:r>
        <w:t>than</w:t>
      </w:r>
      <w:r>
        <w:rPr>
          <w:spacing w:val="-15"/>
        </w:rPr>
        <w:t xml:space="preserve"> </w:t>
      </w:r>
      <w:r>
        <w:t>a</w:t>
      </w:r>
      <w:r>
        <w:rPr>
          <w:spacing w:val="-15"/>
        </w:rPr>
        <w:t xml:space="preserve"> </w:t>
      </w:r>
      <w:r>
        <w:t>concession.</w:t>
      </w:r>
      <w:r>
        <w:rPr>
          <w:spacing w:val="10"/>
        </w:rPr>
        <w:t xml:space="preserve"> </w:t>
      </w:r>
      <w:r>
        <w:t>Empirical finance has long documented that valuation multiples are noisy predictors of subsequent returns</w:t>
      </w:r>
    </w:p>
    <w:p w14:paraId="00DC2371" w14:textId="77777777" w:rsidR="00350CFB" w:rsidRDefault="0071403D">
      <w:pPr>
        <w:pStyle w:val="BodyText"/>
        <w:spacing w:before="2" w:line="396" w:lineRule="auto"/>
        <w:ind w:left="282" w:right="520"/>
        <w:jc w:val="both"/>
      </w:pPr>
      <w:hyperlink w:anchor="_bookmark139" w:history="1">
        <w:r>
          <w:rPr>
            <w:vertAlign w:val="superscript"/>
          </w:rPr>
          <w:t>[6]</w:t>
        </w:r>
      </w:hyperlink>
      <w:r>
        <w:rPr>
          <w:vertAlign w:val="superscript"/>
        </w:rPr>
        <w:t>,</w:t>
      </w:r>
      <w:hyperlink w:anchor="_bookmark153" w:history="1">
        <w:r>
          <w:rPr>
            <w:vertAlign w:val="superscript"/>
          </w:rPr>
          <w:t>[20]</w:t>
        </w:r>
      </w:hyperlink>
      <w:r>
        <w:t>;</w:t>
      </w:r>
      <w:r>
        <w:rPr>
          <w:spacing w:val="-6"/>
        </w:rPr>
        <w:t xml:space="preserve"> </w:t>
      </w:r>
      <w:r>
        <w:t>their</w:t>
      </w:r>
      <w:r>
        <w:rPr>
          <w:spacing w:val="-8"/>
        </w:rPr>
        <w:t xml:space="preserve"> </w:t>
      </w:r>
      <w:r>
        <w:t>institutional</w:t>
      </w:r>
      <w:r>
        <w:rPr>
          <w:spacing w:val="-8"/>
        </w:rPr>
        <w:t xml:space="preserve"> </w:t>
      </w:r>
      <w:r>
        <w:t>role</w:t>
      </w:r>
      <w:r>
        <w:rPr>
          <w:spacing w:val="-8"/>
        </w:rPr>
        <w:t xml:space="preserve"> </w:t>
      </w:r>
      <w:r>
        <w:t>is</w:t>
      </w:r>
      <w:r>
        <w:rPr>
          <w:spacing w:val="-8"/>
        </w:rPr>
        <w:t xml:space="preserve"> </w:t>
      </w:r>
      <w:r>
        <w:t>screening,</w:t>
      </w:r>
      <w:r>
        <w:rPr>
          <w:spacing w:val="-7"/>
        </w:rPr>
        <w:t xml:space="preserve"> </w:t>
      </w:r>
      <w:r>
        <w:t>communication,</w:t>
      </w:r>
      <w:r>
        <w:rPr>
          <w:spacing w:val="-6"/>
        </w:rPr>
        <w:t xml:space="preserve"> </w:t>
      </w:r>
      <w:r>
        <w:t>and</w:t>
      </w:r>
      <w:r>
        <w:rPr>
          <w:spacing w:val="-8"/>
        </w:rPr>
        <w:t xml:space="preserve"> </w:t>
      </w:r>
      <w:r>
        <w:t>process</w:t>
      </w:r>
      <w:r>
        <w:rPr>
          <w:spacing w:val="-8"/>
        </w:rPr>
        <w:t xml:space="preserve"> </w:t>
      </w:r>
      <w:r>
        <w:t>design.</w:t>
      </w:r>
      <w:r>
        <w:rPr>
          <w:spacing w:val="18"/>
        </w:rPr>
        <w:t xml:space="preserve"> </w:t>
      </w:r>
      <w:r>
        <w:t>Likewise,</w:t>
      </w:r>
      <w:r>
        <w:rPr>
          <w:spacing w:val="-7"/>
        </w:rPr>
        <w:t xml:space="preserve"> </w:t>
      </w:r>
      <w:r>
        <w:t>the</w:t>
      </w:r>
      <w:r>
        <w:rPr>
          <w:spacing w:val="-8"/>
        </w:rPr>
        <w:t xml:space="preserve"> </w:t>
      </w:r>
      <w:r>
        <w:t>weak trading-success</w:t>
      </w:r>
      <w:r>
        <w:rPr>
          <w:spacing w:val="-15"/>
        </w:rPr>
        <w:t xml:space="preserve"> </w:t>
      </w:r>
      <w:r>
        <w:t>alignment</w:t>
      </w:r>
      <w:r>
        <w:rPr>
          <w:spacing w:val="-14"/>
        </w:rPr>
        <w:t xml:space="preserve"> </w:t>
      </w:r>
      <w:r>
        <w:t>of</w:t>
      </w:r>
      <w:r>
        <w:rPr>
          <w:spacing w:val="-15"/>
        </w:rPr>
        <w:t xml:space="preserve"> </w:t>
      </w:r>
      <w:r>
        <w:t>EndorseRank</w:t>
      </w:r>
      <w:r>
        <w:rPr>
          <w:spacing w:val="-15"/>
        </w:rPr>
        <w:t xml:space="preserve"> </w:t>
      </w:r>
      <w:r>
        <w:t>and</w:t>
      </w:r>
      <w:r>
        <w:rPr>
          <w:spacing w:val="-15"/>
        </w:rPr>
        <w:t xml:space="preserve"> </w:t>
      </w:r>
      <w:r>
        <w:t>AWP</w:t>
      </w:r>
      <w:r>
        <w:rPr>
          <w:spacing w:val="-15"/>
        </w:rPr>
        <w:t xml:space="preserve"> </w:t>
      </w:r>
      <w:r>
        <w:t>(</w:t>
      </w:r>
      <w:r>
        <w:rPr>
          <w:i/>
        </w:rPr>
        <w:t>τ</w:t>
      </w:r>
      <w:r>
        <w:rPr>
          <w:i/>
          <w:spacing w:val="35"/>
        </w:rPr>
        <w:t xml:space="preserve"> </w:t>
      </w:r>
      <w:r>
        <w:t>=</w:t>
      </w:r>
      <w:r>
        <w:rPr>
          <w:spacing w:val="7"/>
        </w:rPr>
        <w:t xml:space="preserve"> </w:t>
      </w:r>
      <w:r>
        <w:t>0</w:t>
      </w:r>
      <w:r>
        <w:rPr>
          <w:i/>
        </w:rPr>
        <w:t>.</w:t>
      </w:r>
      <w:r>
        <w:t>096</w:t>
      </w:r>
      <w:r>
        <w:rPr>
          <w:spacing w:val="-14"/>
        </w:rPr>
        <w:t xml:space="preserve"> </w:t>
      </w:r>
      <w:r>
        <w:t>and</w:t>
      </w:r>
      <w:r>
        <w:rPr>
          <w:spacing w:val="-14"/>
        </w:rPr>
        <w:t xml:space="preserve"> </w:t>
      </w:r>
      <w:r>
        <w:t>0</w:t>
      </w:r>
      <w:r>
        <w:rPr>
          <w:i/>
        </w:rPr>
        <w:t>.</w:t>
      </w:r>
      <w:r>
        <w:t>179)</w:t>
      </w:r>
      <w:r>
        <w:rPr>
          <w:spacing w:val="-15"/>
        </w:rPr>
        <w:t xml:space="preserve"> </w:t>
      </w:r>
      <w:r>
        <w:t>rules</w:t>
      </w:r>
      <w:r>
        <w:rPr>
          <w:spacing w:val="-15"/>
        </w:rPr>
        <w:t xml:space="preserve"> </w:t>
      </w:r>
      <w:r>
        <w:t>out</w:t>
      </w:r>
      <w:r>
        <w:rPr>
          <w:spacing w:val="-14"/>
        </w:rPr>
        <w:t xml:space="preserve"> </w:t>
      </w:r>
      <w:r>
        <w:t>reading</w:t>
      </w:r>
      <w:r>
        <w:rPr>
          <w:spacing w:val="-15"/>
        </w:rPr>
        <w:t xml:space="preserve"> </w:t>
      </w:r>
      <w:r>
        <w:t>either score as a profit forecast, but does not erase their value as construct-specific ordinal instruments. Quantifying that weakness is itself part of responsible adoption:</w:t>
      </w:r>
      <w:r>
        <w:rPr>
          <w:spacing w:val="32"/>
        </w:rPr>
        <w:t xml:space="preserve"> </w:t>
      </w:r>
      <w:r>
        <w:t xml:space="preserve">operators know which decisions </w:t>
      </w:r>
      <w:r>
        <w:rPr>
          <w:w w:val="105"/>
        </w:rPr>
        <w:t>the</w:t>
      </w:r>
      <w:r>
        <w:rPr>
          <w:spacing w:val="-6"/>
          <w:w w:val="105"/>
        </w:rPr>
        <w:t xml:space="preserve"> </w:t>
      </w:r>
      <w:r>
        <w:rPr>
          <w:w w:val="105"/>
        </w:rPr>
        <w:t>scores</w:t>
      </w:r>
      <w:r>
        <w:rPr>
          <w:spacing w:val="-6"/>
          <w:w w:val="105"/>
        </w:rPr>
        <w:t xml:space="preserve"> </w:t>
      </w:r>
      <w:r>
        <w:rPr>
          <w:w w:val="105"/>
        </w:rPr>
        <w:t>can</w:t>
      </w:r>
      <w:r>
        <w:rPr>
          <w:spacing w:val="-6"/>
          <w:w w:val="105"/>
        </w:rPr>
        <w:t xml:space="preserve"> </w:t>
      </w:r>
      <w:r>
        <w:rPr>
          <w:w w:val="105"/>
        </w:rPr>
        <w:t>and</w:t>
      </w:r>
      <w:r>
        <w:rPr>
          <w:spacing w:val="-6"/>
          <w:w w:val="105"/>
        </w:rPr>
        <w:t xml:space="preserve"> </w:t>
      </w:r>
      <w:r>
        <w:rPr>
          <w:w w:val="105"/>
        </w:rPr>
        <w:t>cannot</w:t>
      </w:r>
      <w:r>
        <w:rPr>
          <w:spacing w:val="-6"/>
          <w:w w:val="105"/>
        </w:rPr>
        <w:t xml:space="preserve"> </w:t>
      </w:r>
      <w:r>
        <w:rPr>
          <w:w w:val="105"/>
        </w:rPr>
        <w:t>support.</w:t>
      </w:r>
    </w:p>
    <w:p w14:paraId="00DC2372" w14:textId="77777777" w:rsidR="00350CFB" w:rsidRDefault="00283FFF">
      <w:pPr>
        <w:pStyle w:val="BodyText"/>
        <w:spacing w:before="20" w:line="396" w:lineRule="auto"/>
        <w:ind w:left="282" w:right="524"/>
        <w:jc w:val="both"/>
      </w:pPr>
      <w:r>
        <w:t>Gaming is the fourth link.</w:t>
      </w:r>
      <w:r>
        <w:rPr>
          <w:spacing w:val="40"/>
        </w:rPr>
        <w:t xml:space="preserve"> </w:t>
      </w:r>
      <w:r>
        <w:t xml:space="preserve">Earnings management shows that once a metric becomes decision-relevant, agents invest in distorting it </w:t>
      </w:r>
      <w:hyperlink w:anchor="_bookmark164" w:history="1">
        <w:r>
          <w:rPr>
            <w:vertAlign w:val="superscript"/>
          </w:rPr>
          <w:t>[31]</w:t>
        </w:r>
      </w:hyperlink>
      <w:r>
        <w:t>.</w:t>
      </w:r>
      <w:r>
        <w:rPr>
          <w:spacing w:val="40"/>
        </w:rPr>
        <w:t xml:space="preserve"> </w:t>
      </w:r>
      <w:r>
        <w:t>Allowance-based reputation invites approval farming and Sybil clusters in the same spirit.</w:t>
      </w:r>
      <w:r>
        <w:rPr>
          <w:spacing w:val="40"/>
        </w:rPr>
        <w:t xml:space="preserve"> </w:t>
      </w:r>
      <w:r>
        <w:t xml:space="preserve">Section </w:t>
      </w:r>
      <w:hyperlink w:anchor="_bookmark121" w:history="1">
        <w:r>
          <w:t>5.5</w:t>
        </w:r>
      </w:hyperlink>
      <w:r>
        <w:t xml:space="preserve"> formalizes attack cost on endorsement graphs, and Section </w:t>
      </w:r>
      <w:hyperlink w:anchor="_bookmark125" w:history="1">
        <w:r>
          <w:t>5.6</w:t>
        </w:r>
      </w:hyperlink>
      <w:r>
        <w:t xml:space="preserve"> argues for disclosure of graph definitions, observation windows, and known fail-ure modes.</w:t>
      </w:r>
      <w:r>
        <w:rPr>
          <w:spacing w:val="40"/>
        </w:rPr>
        <w:t xml:space="preserve"> </w:t>
      </w:r>
      <w:r>
        <w:t>Standardized reputation scores, like valuation multiples, are useful only when their construction is public and their failure modes are named.</w:t>
      </w:r>
    </w:p>
    <w:p w14:paraId="00DC2373" w14:textId="77777777" w:rsidR="00350CFB" w:rsidRDefault="00283FFF">
      <w:pPr>
        <w:pStyle w:val="BodyText"/>
        <w:spacing w:before="20" w:line="396" w:lineRule="auto"/>
        <w:ind w:left="276" w:right="533" w:hanging="2"/>
        <w:jc w:val="both"/>
      </w:pPr>
      <w:r>
        <w:t>The ecosystem effect follows from these four links.</w:t>
      </w:r>
      <w:r>
        <w:rPr>
          <w:spacing w:val="40"/>
        </w:rPr>
        <w:t xml:space="preserve"> </w:t>
      </w:r>
      <w:r>
        <w:t>A shared, auditable reputation vocabulary can</w:t>
      </w:r>
      <w:r>
        <w:rPr>
          <w:spacing w:val="-5"/>
        </w:rPr>
        <w:t xml:space="preserve"> </w:t>
      </w:r>
      <w:r>
        <w:t>lower</w:t>
      </w:r>
      <w:r>
        <w:rPr>
          <w:spacing w:val="-5"/>
        </w:rPr>
        <w:t xml:space="preserve"> </w:t>
      </w:r>
      <w:r>
        <w:t>the</w:t>
      </w:r>
      <w:r>
        <w:rPr>
          <w:spacing w:val="-5"/>
        </w:rPr>
        <w:t xml:space="preserve"> </w:t>
      </w:r>
      <w:r>
        <w:t>cost</w:t>
      </w:r>
      <w:r>
        <w:rPr>
          <w:spacing w:val="-5"/>
        </w:rPr>
        <w:t xml:space="preserve"> </w:t>
      </w:r>
      <w:r>
        <w:t>of</w:t>
      </w:r>
      <w:r>
        <w:rPr>
          <w:spacing w:val="-5"/>
        </w:rPr>
        <w:t xml:space="preserve"> </w:t>
      </w:r>
      <w:r>
        <w:t>counterparty</w:t>
      </w:r>
      <w:r>
        <w:rPr>
          <w:spacing w:val="-5"/>
        </w:rPr>
        <w:t xml:space="preserve"> </w:t>
      </w:r>
      <w:r>
        <w:t>differentiation</w:t>
      </w:r>
      <w:r>
        <w:rPr>
          <w:spacing w:val="-5"/>
        </w:rPr>
        <w:t xml:space="preserve"> </w:t>
      </w:r>
      <w:r>
        <w:t>across</w:t>
      </w:r>
      <w:r>
        <w:rPr>
          <w:spacing w:val="-5"/>
        </w:rPr>
        <w:t xml:space="preserve"> </w:t>
      </w:r>
      <w:r>
        <w:t>perpetual</w:t>
      </w:r>
      <w:r>
        <w:rPr>
          <w:spacing w:val="-5"/>
        </w:rPr>
        <w:t xml:space="preserve"> </w:t>
      </w:r>
      <w:r>
        <w:t>markets,</w:t>
      </w:r>
      <w:r>
        <w:rPr>
          <w:spacing w:val="-5"/>
        </w:rPr>
        <w:t xml:space="preserve"> </w:t>
      </w:r>
      <w:r>
        <w:t>lending</w:t>
      </w:r>
      <w:r>
        <w:rPr>
          <w:spacing w:val="-5"/>
        </w:rPr>
        <w:t xml:space="preserve"> </w:t>
      </w:r>
      <w:r>
        <w:t>pools,</w:t>
      </w:r>
      <w:r>
        <w:rPr>
          <w:spacing w:val="-5"/>
        </w:rPr>
        <w:t xml:space="preserve"> </w:t>
      </w:r>
      <w:r>
        <w:t>wallets, and compliance tooling, channeling protocol revenue through fees, utilization, monitoring cost, and reduced reward leakage while preserving collateral as the primary risk backstop.</w:t>
      </w:r>
      <w:r>
        <w:rPr>
          <w:spacing w:val="40"/>
        </w:rPr>
        <w:t xml:space="preserve"> </w:t>
      </w:r>
      <w:r>
        <w:t>Adoption pathways that overclaim predictive power for loan default or trading profit would undermine that vocabulary;</w:t>
      </w:r>
      <w:r>
        <w:rPr>
          <w:spacing w:val="-10"/>
        </w:rPr>
        <w:t xml:space="preserve"> </w:t>
      </w:r>
      <w:r>
        <w:t>pathways</w:t>
      </w:r>
      <w:r>
        <w:rPr>
          <w:spacing w:val="-13"/>
        </w:rPr>
        <w:t xml:space="preserve"> </w:t>
      </w:r>
      <w:r>
        <w:t>that</w:t>
      </w:r>
      <w:r>
        <w:rPr>
          <w:spacing w:val="-13"/>
        </w:rPr>
        <w:t xml:space="preserve"> </w:t>
      </w:r>
      <w:r>
        <w:t>treat</w:t>
      </w:r>
      <w:r>
        <w:rPr>
          <w:spacing w:val="-13"/>
        </w:rPr>
        <w:t xml:space="preserve"> </w:t>
      </w:r>
      <w:r>
        <w:t>scores</w:t>
      </w:r>
      <w:r>
        <w:rPr>
          <w:spacing w:val="-13"/>
        </w:rPr>
        <w:t xml:space="preserve"> </w:t>
      </w:r>
      <w:r>
        <w:t>as</w:t>
      </w:r>
      <w:r>
        <w:rPr>
          <w:spacing w:val="-13"/>
        </w:rPr>
        <w:t xml:space="preserve"> </w:t>
      </w:r>
      <w:r>
        <w:t>standardized</w:t>
      </w:r>
      <w:r>
        <w:rPr>
          <w:spacing w:val="-13"/>
        </w:rPr>
        <w:t xml:space="preserve"> </w:t>
      </w:r>
      <w:r>
        <w:t>ordinal</w:t>
      </w:r>
      <w:r>
        <w:rPr>
          <w:spacing w:val="-13"/>
        </w:rPr>
        <w:t xml:space="preserve"> </w:t>
      </w:r>
      <w:r>
        <w:t>infrastructure</w:t>
      </w:r>
      <w:r>
        <w:rPr>
          <w:spacing w:val="-13"/>
        </w:rPr>
        <w:t xml:space="preserve"> </w:t>
      </w:r>
      <w:r>
        <w:t>are</w:t>
      </w:r>
      <w:r>
        <w:rPr>
          <w:spacing w:val="-13"/>
        </w:rPr>
        <w:t xml:space="preserve"> </w:t>
      </w:r>
      <w:r>
        <w:t>consistent</w:t>
      </w:r>
      <w:r>
        <w:rPr>
          <w:spacing w:val="-13"/>
        </w:rPr>
        <w:t xml:space="preserve"> </w:t>
      </w:r>
      <w:r>
        <w:t>with</w:t>
      </w:r>
      <w:r>
        <w:rPr>
          <w:spacing w:val="-13"/>
        </w:rPr>
        <w:t xml:space="preserve"> </w:t>
      </w:r>
      <w:r>
        <w:t xml:space="preserve">the </w:t>
      </w:r>
      <w:bookmarkStart w:id="350" w:name="Sybil_attack_cost_model_on_allowance_gra"/>
      <w:bookmarkStart w:id="351" w:name="_bookmark121"/>
      <w:bookmarkEnd w:id="350"/>
      <w:bookmarkEnd w:id="351"/>
      <w:r>
        <w:t>evidence in this dissertation.</w:t>
      </w:r>
    </w:p>
    <w:p w14:paraId="00DC2374" w14:textId="77777777" w:rsidR="00350CFB" w:rsidRDefault="00350CFB">
      <w:pPr>
        <w:pStyle w:val="BodyText"/>
        <w:spacing w:before="166"/>
      </w:pPr>
    </w:p>
    <w:p w14:paraId="00DC2375" w14:textId="77777777" w:rsidR="00350CFB" w:rsidRDefault="00283FFF">
      <w:pPr>
        <w:pStyle w:val="Heading2"/>
        <w:numPr>
          <w:ilvl w:val="1"/>
          <w:numId w:val="26"/>
        </w:numPr>
        <w:tabs>
          <w:tab w:val="left" w:pos="783"/>
        </w:tabs>
        <w:ind w:left="783" w:hanging="501"/>
      </w:pPr>
      <w:r>
        <w:t>Sybil</w:t>
      </w:r>
      <w:r>
        <w:rPr>
          <w:spacing w:val="13"/>
        </w:rPr>
        <w:t xml:space="preserve"> </w:t>
      </w:r>
      <w:r>
        <w:t>attack</w:t>
      </w:r>
      <w:r>
        <w:rPr>
          <w:spacing w:val="13"/>
        </w:rPr>
        <w:t xml:space="preserve"> </w:t>
      </w:r>
      <w:r>
        <w:t>cost</w:t>
      </w:r>
      <w:r>
        <w:rPr>
          <w:spacing w:val="14"/>
        </w:rPr>
        <w:t xml:space="preserve"> </w:t>
      </w:r>
      <w:r>
        <w:t>model</w:t>
      </w:r>
      <w:r>
        <w:rPr>
          <w:spacing w:val="13"/>
        </w:rPr>
        <w:t xml:space="preserve"> </w:t>
      </w:r>
      <w:r>
        <w:t>on</w:t>
      </w:r>
      <w:r>
        <w:rPr>
          <w:spacing w:val="14"/>
        </w:rPr>
        <w:t xml:space="preserve"> </w:t>
      </w:r>
      <w:r>
        <w:t>allowance</w:t>
      </w:r>
      <w:r>
        <w:rPr>
          <w:spacing w:val="13"/>
        </w:rPr>
        <w:t xml:space="preserve"> </w:t>
      </w:r>
      <w:r>
        <w:rPr>
          <w:spacing w:val="-2"/>
        </w:rPr>
        <w:t>graphs</w:t>
      </w:r>
    </w:p>
    <w:p w14:paraId="00DC2376" w14:textId="77777777" w:rsidR="00350CFB" w:rsidRDefault="00350CFB">
      <w:pPr>
        <w:pStyle w:val="BodyText"/>
        <w:spacing w:before="24"/>
        <w:rPr>
          <w:b/>
          <w:sz w:val="28"/>
        </w:rPr>
      </w:pPr>
    </w:p>
    <w:p w14:paraId="00DC2377" w14:textId="77777777" w:rsidR="00350CFB" w:rsidRDefault="00283FFF">
      <w:pPr>
        <w:pStyle w:val="BodyText"/>
        <w:spacing w:line="396" w:lineRule="auto"/>
        <w:ind w:left="282" w:right="562"/>
        <w:jc w:val="both"/>
      </w:pPr>
      <w:r>
        <w:t xml:space="preserve">Sybil attacks exploit cheap pseudonyms to manufacture reputation </w:t>
      </w:r>
      <w:hyperlink w:anchor="_bookmark150" w:history="1">
        <w:r>
          <w:rPr>
            <w:vertAlign w:val="superscript"/>
          </w:rPr>
          <w:t>[17]</w:t>
        </w:r>
      </w:hyperlink>
      <w:r>
        <w:t>.</w:t>
      </w:r>
      <w:r>
        <w:rPr>
          <w:spacing w:val="40"/>
        </w:rPr>
        <w:t xml:space="preserve"> </w:t>
      </w:r>
      <w:r>
        <w:t xml:space="preserve">On transfer graphs, an </w:t>
      </w:r>
      <w:r>
        <w:rPr>
          <w:spacing w:val="-2"/>
        </w:rPr>
        <w:t>attacker</w:t>
      </w:r>
      <w:r>
        <w:rPr>
          <w:spacing w:val="-5"/>
        </w:rPr>
        <w:t xml:space="preserve"> </w:t>
      </w:r>
      <w:r>
        <w:rPr>
          <w:spacing w:val="-2"/>
        </w:rPr>
        <w:t>can</w:t>
      </w:r>
      <w:r>
        <w:rPr>
          <w:spacing w:val="-4"/>
        </w:rPr>
        <w:t xml:space="preserve"> </w:t>
      </w:r>
      <w:r>
        <w:rPr>
          <w:spacing w:val="-2"/>
        </w:rPr>
        <w:t>wash-trade</w:t>
      </w:r>
      <w:r>
        <w:rPr>
          <w:spacing w:val="-4"/>
        </w:rPr>
        <w:t xml:space="preserve"> </w:t>
      </w:r>
      <w:r>
        <w:rPr>
          <w:spacing w:val="-2"/>
        </w:rPr>
        <w:t>value</w:t>
      </w:r>
      <w:r>
        <w:rPr>
          <w:spacing w:val="-3"/>
        </w:rPr>
        <w:t xml:space="preserve"> </w:t>
      </w:r>
      <w:r>
        <w:rPr>
          <w:spacing w:val="-2"/>
        </w:rPr>
        <w:t>among</w:t>
      </w:r>
      <w:r>
        <w:rPr>
          <w:spacing w:val="-5"/>
        </w:rPr>
        <w:t xml:space="preserve"> </w:t>
      </w:r>
      <w:r>
        <w:rPr>
          <w:spacing w:val="-2"/>
        </w:rPr>
        <w:t>controlled</w:t>
      </w:r>
      <w:r>
        <w:rPr>
          <w:spacing w:val="-4"/>
        </w:rPr>
        <w:t xml:space="preserve"> </w:t>
      </w:r>
      <w:r>
        <w:rPr>
          <w:spacing w:val="-2"/>
        </w:rPr>
        <w:t>wallets, inflating</w:t>
      </w:r>
      <w:r>
        <w:rPr>
          <w:spacing w:val="-4"/>
        </w:rPr>
        <w:t xml:space="preserve"> </w:t>
      </w:r>
      <w:r>
        <w:rPr>
          <w:spacing w:val="-2"/>
        </w:rPr>
        <w:t>in-degree</w:t>
      </w:r>
      <w:r>
        <w:rPr>
          <w:spacing w:val="-3"/>
        </w:rPr>
        <w:t xml:space="preserve"> </w:t>
      </w:r>
      <w:r>
        <w:rPr>
          <w:spacing w:val="-2"/>
        </w:rPr>
        <w:t>and</w:t>
      </w:r>
      <w:r>
        <w:rPr>
          <w:spacing w:val="-4"/>
        </w:rPr>
        <w:t xml:space="preserve"> </w:t>
      </w:r>
      <w:r>
        <w:rPr>
          <w:spacing w:val="-2"/>
        </w:rPr>
        <w:t>in-value</w:t>
      </w:r>
      <w:r>
        <w:rPr>
          <w:spacing w:val="-4"/>
        </w:rPr>
        <w:t xml:space="preserve"> </w:t>
      </w:r>
      <w:r>
        <w:rPr>
          <w:spacing w:val="-2"/>
        </w:rPr>
        <w:t>at</w:t>
      </w:r>
      <w:r>
        <w:rPr>
          <w:spacing w:val="-3"/>
        </w:rPr>
        <w:t xml:space="preserve"> </w:t>
      </w:r>
      <w:r>
        <w:rPr>
          <w:spacing w:val="-2"/>
        </w:rPr>
        <w:t>the</w:t>
      </w:r>
      <w:r>
        <w:rPr>
          <w:spacing w:val="-4"/>
        </w:rPr>
        <w:t xml:space="preserve"> cost</w:t>
      </w:r>
    </w:p>
    <w:p w14:paraId="00DC2378" w14:textId="77777777" w:rsidR="00350CFB" w:rsidRDefault="00350CFB">
      <w:pPr>
        <w:pStyle w:val="BodyText"/>
        <w:spacing w:line="396" w:lineRule="auto"/>
        <w:jc w:val="both"/>
        <w:sectPr w:rsidR="00350CFB">
          <w:pgSz w:w="11910" w:h="16840"/>
          <w:pgMar w:top="1840" w:right="708" w:bottom="2300" w:left="992" w:header="0" w:footer="2115" w:gutter="0"/>
          <w:cols w:space="720"/>
        </w:sectPr>
      </w:pPr>
    </w:p>
    <w:p w14:paraId="00DC2379" w14:textId="77777777" w:rsidR="00350CFB" w:rsidRDefault="00283FFF">
      <w:pPr>
        <w:pStyle w:val="BodyText"/>
        <w:spacing w:before="72" w:line="396" w:lineRule="auto"/>
        <w:ind w:left="282" w:right="560"/>
        <w:jc w:val="both"/>
      </w:pPr>
      <w:r>
        <w:lastRenderedPageBreak/>
        <w:t>of</w:t>
      </w:r>
      <w:r>
        <w:rPr>
          <w:spacing w:val="-11"/>
        </w:rPr>
        <w:t xml:space="preserve"> </w:t>
      </w:r>
      <w:r>
        <w:t>fees</w:t>
      </w:r>
      <w:r>
        <w:rPr>
          <w:spacing w:val="-11"/>
        </w:rPr>
        <w:t xml:space="preserve"> </w:t>
      </w:r>
      <w:r>
        <w:t>and</w:t>
      </w:r>
      <w:r>
        <w:rPr>
          <w:spacing w:val="-11"/>
        </w:rPr>
        <w:t xml:space="preserve"> </w:t>
      </w:r>
      <w:r>
        <w:t>inventory</w:t>
      </w:r>
      <w:r>
        <w:rPr>
          <w:spacing w:val="-11"/>
        </w:rPr>
        <w:t xml:space="preserve"> </w:t>
      </w:r>
      <w:r>
        <w:t>risk.</w:t>
      </w:r>
      <w:r>
        <w:rPr>
          <w:spacing w:val="11"/>
        </w:rPr>
        <w:t xml:space="preserve"> </w:t>
      </w:r>
      <w:r>
        <w:t>On</w:t>
      </w:r>
      <w:r>
        <w:rPr>
          <w:spacing w:val="-11"/>
        </w:rPr>
        <w:t xml:space="preserve"> </w:t>
      </w:r>
      <w:r>
        <w:t>allowance</w:t>
      </w:r>
      <w:r>
        <w:rPr>
          <w:spacing w:val="-11"/>
        </w:rPr>
        <w:t xml:space="preserve"> </w:t>
      </w:r>
      <w:r>
        <w:t>graphs,</w:t>
      </w:r>
      <w:r>
        <w:rPr>
          <w:spacing w:val="-10"/>
        </w:rPr>
        <w:t xml:space="preserve"> </w:t>
      </w:r>
      <w:r>
        <w:t>the</w:t>
      </w:r>
      <w:r>
        <w:rPr>
          <w:spacing w:val="-11"/>
        </w:rPr>
        <w:t xml:space="preserve"> </w:t>
      </w:r>
      <w:r>
        <w:t>attack</w:t>
      </w:r>
      <w:r>
        <w:rPr>
          <w:spacing w:val="-11"/>
        </w:rPr>
        <w:t xml:space="preserve"> </w:t>
      </w:r>
      <w:r>
        <w:t>surface</w:t>
      </w:r>
      <w:r>
        <w:rPr>
          <w:spacing w:val="-11"/>
        </w:rPr>
        <w:t xml:space="preserve"> </w:t>
      </w:r>
      <w:r>
        <w:t>differs</w:t>
      </w:r>
      <w:r>
        <w:rPr>
          <w:spacing w:val="-12"/>
        </w:rPr>
        <w:t xml:space="preserve"> </w:t>
      </w:r>
      <w:r>
        <w:t>because</w:t>
      </w:r>
      <w:r>
        <w:rPr>
          <w:spacing w:val="-11"/>
        </w:rPr>
        <w:t xml:space="preserve"> </w:t>
      </w:r>
      <w:r>
        <w:t>edges</w:t>
      </w:r>
      <w:r>
        <w:rPr>
          <w:spacing w:val="-11"/>
        </w:rPr>
        <w:t xml:space="preserve"> </w:t>
      </w:r>
      <w:r>
        <w:t>represent authorization rather than completed transfers.</w:t>
      </w:r>
      <w:r>
        <w:rPr>
          <w:spacing w:val="40"/>
        </w:rPr>
        <w:t xml:space="preserve"> </w:t>
      </w:r>
      <w:r>
        <w:t xml:space="preserve">This section formalizes a minimal cost model for </w:t>
      </w:r>
      <w:bookmarkStart w:id="352" w:name="Attack_setup"/>
      <w:bookmarkEnd w:id="352"/>
      <w:r>
        <w:t>inflating EndorseRank via fabricated allowances.</w:t>
      </w:r>
    </w:p>
    <w:p w14:paraId="00DC237A" w14:textId="77777777" w:rsidR="00350CFB" w:rsidRDefault="00350CFB">
      <w:pPr>
        <w:pStyle w:val="BodyText"/>
        <w:spacing w:before="8"/>
      </w:pPr>
    </w:p>
    <w:p w14:paraId="00DC237B" w14:textId="77777777" w:rsidR="00350CFB" w:rsidRDefault="00283FFF">
      <w:pPr>
        <w:pStyle w:val="Heading3"/>
        <w:numPr>
          <w:ilvl w:val="2"/>
          <w:numId w:val="26"/>
        </w:numPr>
        <w:tabs>
          <w:tab w:val="left" w:pos="879"/>
        </w:tabs>
        <w:spacing w:before="1"/>
        <w:ind w:left="879" w:hanging="597"/>
        <w:jc w:val="both"/>
      </w:pPr>
      <w:r>
        <w:t>Attack</w:t>
      </w:r>
      <w:r>
        <w:rPr>
          <w:spacing w:val="-13"/>
        </w:rPr>
        <w:t xml:space="preserve"> </w:t>
      </w:r>
      <w:r>
        <w:rPr>
          <w:spacing w:val="-2"/>
        </w:rPr>
        <w:t>setup</w:t>
      </w:r>
    </w:p>
    <w:p w14:paraId="00DC237C" w14:textId="77777777" w:rsidR="00350CFB" w:rsidRDefault="00283FFF">
      <w:pPr>
        <w:pStyle w:val="BodyText"/>
        <w:spacing w:before="181" w:line="456" w:lineRule="exact"/>
        <w:ind w:left="282" w:right="564"/>
        <w:jc w:val="both"/>
      </w:pPr>
      <w:r>
        <w:rPr>
          <w:w w:val="105"/>
        </w:rPr>
        <w:t xml:space="preserve">Let </w:t>
      </w:r>
      <w:r>
        <w:rPr>
          <w:rFonts w:ascii="Arial Unicode MS" w:hAnsi="Arial Unicode MS"/>
          <w:w w:val="105"/>
        </w:rPr>
        <w:t>A</w:t>
      </w:r>
      <w:r>
        <w:rPr>
          <w:rFonts w:ascii="Arial Unicode MS" w:hAnsi="Arial Unicode MS"/>
          <w:spacing w:val="-3"/>
          <w:w w:val="105"/>
        </w:rPr>
        <w:t xml:space="preserve"> </w:t>
      </w:r>
      <w:r>
        <w:rPr>
          <w:w w:val="105"/>
        </w:rPr>
        <w:t xml:space="preserve">be the set of addresses controlled by an attacker and </w:t>
      </w:r>
      <w:r>
        <w:rPr>
          <w:rFonts w:ascii="Arial Unicode MS" w:hAnsi="Arial Unicode MS"/>
          <w:w w:val="105"/>
        </w:rPr>
        <w:t>H</w:t>
      </w:r>
      <w:r>
        <w:rPr>
          <w:rFonts w:ascii="Arial Unicode MS" w:hAnsi="Arial Unicode MS"/>
          <w:spacing w:val="-1"/>
          <w:w w:val="105"/>
        </w:rPr>
        <w:t xml:space="preserve"> </w:t>
      </w:r>
      <w:r>
        <w:rPr>
          <w:w w:val="105"/>
        </w:rPr>
        <w:t>the set of honest wallets in the endorsement</w:t>
      </w:r>
      <w:r>
        <w:rPr>
          <w:spacing w:val="-16"/>
          <w:w w:val="105"/>
        </w:rPr>
        <w:t xml:space="preserve"> </w:t>
      </w:r>
      <w:r>
        <w:rPr>
          <w:w w:val="105"/>
        </w:rPr>
        <w:t>graph</w:t>
      </w:r>
      <w:r>
        <w:rPr>
          <w:spacing w:val="-2"/>
          <w:w w:val="105"/>
        </w:rPr>
        <w:t xml:space="preserve"> </w:t>
      </w:r>
      <w:r>
        <w:rPr>
          <w:i/>
          <w:w w:val="105"/>
        </w:rPr>
        <w:t>G</w:t>
      </w:r>
      <w:r>
        <w:rPr>
          <w:w w:val="105"/>
          <w:vertAlign w:val="subscript"/>
        </w:rPr>
        <w:t>approve</w:t>
      </w:r>
      <w:r>
        <w:rPr>
          <w:spacing w:val="40"/>
          <w:w w:val="105"/>
        </w:rPr>
        <w:t xml:space="preserve"> </w:t>
      </w:r>
      <w:r>
        <w:rPr>
          <w:w w:val="105"/>
        </w:rPr>
        <w:t>=</w:t>
      </w:r>
      <w:r>
        <w:rPr>
          <w:spacing w:val="40"/>
          <w:w w:val="105"/>
        </w:rPr>
        <w:t xml:space="preserve"> </w:t>
      </w:r>
      <w:r>
        <w:rPr>
          <w:w w:val="105"/>
        </w:rPr>
        <w:t>(</w:t>
      </w:r>
      <w:r>
        <w:rPr>
          <w:i/>
          <w:w w:val="105"/>
        </w:rPr>
        <w:t>V,</w:t>
      </w:r>
      <w:r>
        <w:rPr>
          <w:i/>
          <w:spacing w:val="-16"/>
          <w:w w:val="105"/>
        </w:rPr>
        <w:t xml:space="preserve"> </w:t>
      </w:r>
      <w:r>
        <w:rPr>
          <w:i/>
          <w:w w:val="105"/>
        </w:rPr>
        <w:t>E,</w:t>
      </w:r>
      <w:r>
        <w:rPr>
          <w:i/>
          <w:spacing w:val="-16"/>
          <w:w w:val="105"/>
        </w:rPr>
        <w:t xml:space="preserve"> </w:t>
      </w:r>
      <w:r>
        <w:rPr>
          <w:i/>
          <w:w w:val="105"/>
        </w:rPr>
        <w:t>w</w:t>
      </w:r>
      <w:r>
        <w:rPr>
          <w:w w:val="105"/>
        </w:rPr>
        <w:t>).</w:t>
      </w:r>
      <w:r>
        <w:rPr>
          <w:spacing w:val="40"/>
          <w:w w:val="105"/>
        </w:rPr>
        <w:t xml:space="preserve"> </w:t>
      </w:r>
      <w:r>
        <w:rPr>
          <w:w w:val="105"/>
        </w:rPr>
        <w:t>An edge (</w:t>
      </w:r>
      <w:r>
        <w:rPr>
          <w:i/>
          <w:w w:val="105"/>
        </w:rPr>
        <w:t>u,</w:t>
      </w:r>
      <w:r>
        <w:rPr>
          <w:i/>
          <w:spacing w:val="-16"/>
          <w:w w:val="105"/>
        </w:rPr>
        <w:t xml:space="preserve"> </w:t>
      </w:r>
      <w:r>
        <w:rPr>
          <w:i/>
          <w:w w:val="105"/>
        </w:rPr>
        <w:t>v</w:t>
      </w:r>
      <w:r>
        <w:rPr>
          <w:w w:val="105"/>
        </w:rPr>
        <w:t xml:space="preserve">) with weight </w:t>
      </w:r>
      <w:r>
        <w:rPr>
          <w:i/>
          <w:w w:val="105"/>
        </w:rPr>
        <w:t>w</w:t>
      </w:r>
      <w:r>
        <w:rPr>
          <w:rFonts w:ascii="Menlo" w:hAnsi="Menlo"/>
          <w:i/>
          <w:w w:val="105"/>
          <w:vertAlign w:val="subscript"/>
        </w:rPr>
        <w:t>uv</w:t>
      </w:r>
      <w:r>
        <w:rPr>
          <w:rFonts w:ascii="Menlo" w:hAnsi="Menlo"/>
          <w:i/>
          <w:spacing w:val="-32"/>
          <w:w w:val="105"/>
        </w:rPr>
        <w:t xml:space="preserve"> </w:t>
      </w:r>
      <w:r>
        <w:rPr>
          <w:i/>
          <w:w w:val="105"/>
        </w:rPr>
        <w:t>&gt;</w:t>
      </w:r>
      <w:r>
        <w:rPr>
          <w:i/>
          <w:spacing w:val="40"/>
          <w:w w:val="105"/>
        </w:rPr>
        <w:t xml:space="preserve"> </w:t>
      </w:r>
      <w:r>
        <w:rPr>
          <w:w w:val="105"/>
        </w:rPr>
        <w:t xml:space="preserve">0 denotes that </w:t>
      </w:r>
      <w:r>
        <w:rPr>
          <w:i/>
          <w:w w:val="105"/>
        </w:rPr>
        <w:t xml:space="preserve">u </w:t>
      </w:r>
      <w:r>
        <w:t>currently</w:t>
      </w:r>
      <w:r>
        <w:rPr>
          <w:spacing w:val="-8"/>
        </w:rPr>
        <w:t xml:space="preserve"> </w:t>
      </w:r>
      <w:r>
        <w:t>authorizes</w:t>
      </w:r>
      <w:r>
        <w:rPr>
          <w:spacing w:val="-7"/>
        </w:rPr>
        <w:t xml:space="preserve"> </w:t>
      </w:r>
      <w:r>
        <w:rPr>
          <w:i/>
        </w:rPr>
        <w:t xml:space="preserve">v </w:t>
      </w:r>
      <w:r>
        <w:t>to</w:t>
      </w:r>
      <w:r>
        <w:rPr>
          <w:spacing w:val="-8"/>
        </w:rPr>
        <w:t xml:space="preserve"> </w:t>
      </w:r>
      <w:r>
        <w:t>spend</w:t>
      </w:r>
      <w:r>
        <w:rPr>
          <w:spacing w:val="-8"/>
        </w:rPr>
        <w:t xml:space="preserve"> </w:t>
      </w:r>
      <w:r>
        <w:t>decimal-adjusted</w:t>
      </w:r>
      <w:r>
        <w:rPr>
          <w:spacing w:val="-8"/>
        </w:rPr>
        <w:t xml:space="preserve"> </w:t>
      </w:r>
      <w:r>
        <w:t>token</w:t>
      </w:r>
      <w:r>
        <w:rPr>
          <w:spacing w:val="-8"/>
        </w:rPr>
        <w:t xml:space="preserve"> </w:t>
      </w:r>
      <w:r>
        <w:t>units</w:t>
      </w:r>
      <w:r>
        <w:rPr>
          <w:spacing w:val="-8"/>
        </w:rPr>
        <w:t xml:space="preserve"> </w:t>
      </w:r>
      <w:r>
        <w:t>totaling</w:t>
      </w:r>
      <w:r>
        <w:rPr>
          <w:spacing w:val="-7"/>
        </w:rPr>
        <w:t xml:space="preserve"> </w:t>
      </w:r>
      <w:r>
        <w:rPr>
          <w:i/>
        </w:rPr>
        <w:t>w</w:t>
      </w:r>
      <w:r>
        <w:rPr>
          <w:rFonts w:ascii="Menlo" w:hAnsi="Menlo"/>
          <w:i/>
          <w:vertAlign w:val="subscript"/>
        </w:rPr>
        <w:t>uv</w:t>
      </w:r>
      <w:r>
        <w:t>. EndorseRank</w:t>
      </w:r>
      <w:r>
        <w:rPr>
          <w:spacing w:val="-8"/>
        </w:rPr>
        <w:t xml:space="preserve"> </w:t>
      </w:r>
      <w:r>
        <w:t xml:space="preserve">computes </w:t>
      </w:r>
      <w:r>
        <w:rPr>
          <w:w w:val="105"/>
        </w:rPr>
        <w:t>the</w:t>
      </w:r>
      <w:r>
        <w:rPr>
          <w:spacing w:val="-11"/>
          <w:w w:val="105"/>
        </w:rPr>
        <w:t xml:space="preserve"> </w:t>
      </w:r>
      <w:r>
        <w:rPr>
          <w:w w:val="105"/>
        </w:rPr>
        <w:t>PageRank</w:t>
      </w:r>
      <w:r>
        <w:rPr>
          <w:spacing w:val="-9"/>
          <w:w w:val="105"/>
        </w:rPr>
        <w:t xml:space="preserve"> </w:t>
      </w:r>
      <w:r>
        <w:rPr>
          <w:w w:val="105"/>
        </w:rPr>
        <w:t>vector</w:t>
      </w:r>
      <w:r>
        <w:rPr>
          <w:spacing w:val="-9"/>
          <w:w w:val="105"/>
        </w:rPr>
        <w:t xml:space="preserve"> </w:t>
      </w:r>
      <w:r>
        <w:rPr>
          <w:b/>
          <w:w w:val="105"/>
        </w:rPr>
        <w:t>r</w:t>
      </w:r>
      <w:r>
        <w:rPr>
          <w:b/>
          <w:spacing w:val="-9"/>
          <w:w w:val="105"/>
        </w:rPr>
        <w:t xml:space="preserve"> </w:t>
      </w:r>
      <w:r>
        <w:rPr>
          <w:w w:val="105"/>
        </w:rPr>
        <w:t>on</w:t>
      </w:r>
      <w:r>
        <w:rPr>
          <w:spacing w:val="-9"/>
          <w:w w:val="105"/>
        </w:rPr>
        <w:t xml:space="preserve"> </w:t>
      </w:r>
      <w:r>
        <w:rPr>
          <w:i/>
          <w:w w:val="105"/>
        </w:rPr>
        <w:t>G</w:t>
      </w:r>
      <w:r>
        <w:rPr>
          <w:w w:val="105"/>
          <w:vertAlign w:val="subscript"/>
        </w:rPr>
        <w:t>approve</w:t>
      </w:r>
      <w:r>
        <w:rPr>
          <w:w w:val="105"/>
        </w:rPr>
        <w:t xml:space="preserve"> with</w:t>
      </w:r>
      <w:r>
        <w:rPr>
          <w:spacing w:val="-9"/>
          <w:w w:val="105"/>
        </w:rPr>
        <w:t xml:space="preserve"> </w:t>
      </w:r>
      <w:r>
        <w:rPr>
          <w:w w:val="105"/>
        </w:rPr>
        <w:t>damping</w:t>
      </w:r>
      <w:r>
        <w:rPr>
          <w:spacing w:val="-9"/>
          <w:w w:val="105"/>
        </w:rPr>
        <w:t xml:space="preserve"> </w:t>
      </w:r>
      <w:r>
        <w:rPr>
          <w:i/>
          <w:w w:val="105"/>
        </w:rPr>
        <w:t>d</w:t>
      </w:r>
      <w:r>
        <w:rPr>
          <w:i/>
          <w:spacing w:val="-2"/>
          <w:w w:val="105"/>
        </w:rPr>
        <w:t xml:space="preserve"> </w:t>
      </w:r>
      <w:r>
        <w:rPr>
          <w:rFonts w:ascii="Arial Unicode MS" w:hAnsi="Arial Unicode MS"/>
          <w:w w:val="105"/>
        </w:rPr>
        <w:t>∈</w:t>
      </w:r>
      <w:r>
        <w:rPr>
          <w:rFonts w:ascii="Arial Unicode MS" w:hAnsi="Arial Unicode MS"/>
          <w:spacing w:val="-9"/>
          <w:w w:val="105"/>
        </w:rPr>
        <w:t xml:space="preserve"> </w:t>
      </w:r>
      <w:r>
        <w:rPr>
          <w:w w:val="105"/>
        </w:rPr>
        <w:t>(0</w:t>
      </w:r>
      <w:r>
        <w:rPr>
          <w:i/>
          <w:w w:val="105"/>
        </w:rPr>
        <w:t>,</w:t>
      </w:r>
      <w:r>
        <w:rPr>
          <w:i/>
          <w:spacing w:val="-23"/>
          <w:w w:val="105"/>
        </w:rPr>
        <w:t xml:space="preserve"> </w:t>
      </w:r>
      <w:r>
        <w:rPr>
          <w:w w:val="105"/>
        </w:rPr>
        <w:t>1)</w:t>
      </w:r>
      <w:r>
        <w:rPr>
          <w:spacing w:val="-8"/>
          <w:w w:val="105"/>
        </w:rPr>
        <w:t xml:space="preserve"> </w:t>
      </w:r>
      <w:hyperlink w:anchor="_bookmark173" w:history="1">
        <w:r>
          <w:rPr>
            <w:w w:val="105"/>
            <w:vertAlign w:val="superscript"/>
          </w:rPr>
          <w:t>[40]</w:t>
        </w:r>
      </w:hyperlink>
      <w:r>
        <w:rPr>
          <w:w w:val="105"/>
          <w:vertAlign w:val="superscript"/>
        </w:rPr>
        <w:t>,</w:t>
      </w:r>
      <w:hyperlink w:anchor="_bookmark182" w:history="1">
        <w:r>
          <w:rPr>
            <w:w w:val="105"/>
            <w:vertAlign w:val="superscript"/>
          </w:rPr>
          <w:t>[49]</w:t>
        </w:r>
      </w:hyperlink>
      <w:r>
        <w:rPr>
          <w:w w:val="105"/>
        </w:rPr>
        <w:t>:</w:t>
      </w:r>
    </w:p>
    <w:p w14:paraId="00DC237D" w14:textId="77777777" w:rsidR="00350CFB" w:rsidRDefault="00350CFB">
      <w:pPr>
        <w:pStyle w:val="BodyText"/>
        <w:spacing w:before="4"/>
      </w:pPr>
    </w:p>
    <w:p w14:paraId="00DC237E" w14:textId="77777777" w:rsidR="00350CFB" w:rsidRDefault="00283FFF">
      <w:pPr>
        <w:tabs>
          <w:tab w:val="left" w:pos="9196"/>
        </w:tabs>
        <w:spacing w:before="1" w:line="424" w:lineRule="exact"/>
        <w:ind w:left="3928"/>
        <w:rPr>
          <w:sz w:val="24"/>
        </w:rPr>
      </w:pPr>
      <w:r>
        <w:rPr>
          <w:noProof/>
          <w:sz w:val="24"/>
        </w:rPr>
        <mc:AlternateContent>
          <mc:Choice Requires="wps">
            <w:drawing>
              <wp:anchor distT="0" distB="0" distL="0" distR="0" simplePos="0" relativeHeight="15788032" behindDoc="0" locked="0" layoutInCell="1" allowOverlap="1" wp14:anchorId="00DC27D6" wp14:editId="00DC27D7">
                <wp:simplePos x="0" y="0"/>
                <wp:positionH relativeFrom="page">
                  <wp:posOffset>3966248</wp:posOffset>
                </wp:positionH>
                <wp:positionV relativeFrom="paragraph">
                  <wp:posOffset>257483</wp:posOffset>
                </wp:positionV>
                <wp:extent cx="337185" cy="1270"/>
                <wp:effectExtent l="0" t="0" r="0" b="0"/>
                <wp:wrapNone/>
                <wp:docPr id="853" name="Graphic 8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7185" cy="1270"/>
                        </a:xfrm>
                        <a:custGeom>
                          <a:avLst/>
                          <a:gdLst/>
                          <a:ahLst/>
                          <a:cxnLst/>
                          <a:rect l="l" t="t" r="r" b="b"/>
                          <a:pathLst>
                            <a:path w="337185">
                              <a:moveTo>
                                <a:pt x="0" y="0"/>
                              </a:moveTo>
                              <a:lnTo>
                                <a:pt x="337159" y="0"/>
                              </a:lnTo>
                            </a:path>
                          </a:pathLst>
                        </a:custGeom>
                        <a:ln w="607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71A3C82" id="Graphic 853" o:spid="_x0000_s1026" style="position:absolute;margin-left:312.3pt;margin-top:20.25pt;width:26.55pt;height:.1pt;z-index:15788032;visibility:visible;mso-wrap-style:square;mso-wrap-distance-left:0;mso-wrap-distance-top:0;mso-wrap-distance-right:0;mso-wrap-distance-bottom:0;mso-position-horizontal:absolute;mso-position-horizontal-relative:page;mso-position-vertical:absolute;mso-position-vertical-relative:text;v-text-anchor:top" coordsize="33718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" path="m,l337159,e" filled="f" strokeweight=".16869mm">
                <v:path arrowok="t"/>
                <w10:wrap anchorx="page"/>
              </v:shape>
            </w:pict>
          </mc:Fallback>
        </mc:AlternateContent>
      </w:r>
      <w:r>
        <w:rPr>
          <w:b/>
          <w:w w:val="110"/>
          <w:sz w:val="24"/>
        </w:rPr>
        <w:t>r</w:t>
      </w:r>
      <w:r>
        <w:rPr>
          <w:b/>
          <w:spacing w:val="4"/>
          <w:w w:val="115"/>
          <w:sz w:val="24"/>
        </w:rPr>
        <w:t xml:space="preserve"> </w:t>
      </w:r>
      <w:r>
        <w:rPr>
          <w:w w:val="115"/>
          <w:sz w:val="24"/>
        </w:rPr>
        <w:t>=</w:t>
      </w:r>
      <w:r>
        <w:rPr>
          <w:spacing w:val="4"/>
          <w:w w:val="115"/>
          <w:sz w:val="24"/>
        </w:rPr>
        <w:t xml:space="preserve"> </w:t>
      </w:r>
      <w:r>
        <w:rPr>
          <w:i/>
          <w:w w:val="110"/>
          <w:sz w:val="24"/>
        </w:rPr>
        <w:t>d</w:t>
      </w:r>
      <w:r>
        <w:rPr>
          <w:i/>
          <w:spacing w:val="-22"/>
          <w:w w:val="110"/>
          <w:sz w:val="24"/>
        </w:rPr>
        <w:t xml:space="preserve"> </w:t>
      </w:r>
      <w:r>
        <w:rPr>
          <w:i/>
          <w:w w:val="110"/>
          <w:sz w:val="24"/>
        </w:rPr>
        <w:t>P</w:t>
      </w:r>
      <w:r>
        <w:rPr>
          <w:i/>
          <w:spacing w:val="-31"/>
          <w:w w:val="110"/>
          <w:sz w:val="24"/>
        </w:rPr>
        <w:t xml:space="preserve"> </w:t>
      </w:r>
      <w:r>
        <w:rPr>
          <w:rFonts w:ascii="Apple Symbols" w:hAnsi="Apple Symbols"/>
          <w:w w:val="115"/>
          <w:sz w:val="24"/>
          <w:vertAlign w:val="superscript"/>
        </w:rPr>
        <w:t>⊤</w:t>
      </w:r>
      <w:r>
        <w:rPr>
          <w:b/>
          <w:w w:val="115"/>
          <w:sz w:val="24"/>
        </w:rPr>
        <w:t>r</w:t>
      </w:r>
      <w:r>
        <w:rPr>
          <w:b/>
          <w:spacing w:val="-10"/>
          <w:w w:val="115"/>
          <w:sz w:val="24"/>
        </w:rPr>
        <w:t xml:space="preserve"> </w:t>
      </w:r>
      <w:r>
        <w:rPr>
          <w:w w:val="115"/>
          <w:sz w:val="24"/>
        </w:rPr>
        <w:t>+</w:t>
      </w:r>
      <w:r>
        <w:rPr>
          <w:spacing w:val="17"/>
          <w:w w:val="115"/>
          <w:sz w:val="24"/>
        </w:rPr>
        <w:t xml:space="preserve"> </w:t>
      </w:r>
      <w:r>
        <w:rPr>
          <w:w w:val="110"/>
          <w:position w:val="16"/>
          <w:sz w:val="24"/>
        </w:rPr>
        <w:t>1</w:t>
      </w:r>
      <w:r>
        <w:rPr>
          <w:spacing w:val="-7"/>
          <w:w w:val="110"/>
          <w:position w:val="16"/>
          <w:sz w:val="24"/>
        </w:rPr>
        <w:t xml:space="preserve"> </w:t>
      </w:r>
      <w:r>
        <w:rPr>
          <w:rFonts w:ascii="Arial Unicode MS" w:hAnsi="Arial Unicode MS"/>
          <w:w w:val="115"/>
          <w:position w:val="16"/>
          <w:sz w:val="24"/>
        </w:rPr>
        <w:t>−</w:t>
      </w:r>
      <w:r>
        <w:rPr>
          <w:rFonts w:ascii="Arial Unicode MS" w:hAnsi="Arial Unicode MS"/>
          <w:spacing w:val="-18"/>
          <w:w w:val="115"/>
          <w:position w:val="16"/>
          <w:sz w:val="24"/>
        </w:rPr>
        <w:t xml:space="preserve"> </w:t>
      </w:r>
      <w:r>
        <w:rPr>
          <w:i/>
          <w:w w:val="110"/>
          <w:position w:val="16"/>
          <w:sz w:val="24"/>
        </w:rPr>
        <w:t>d</w:t>
      </w:r>
      <w:r>
        <w:rPr>
          <w:i/>
          <w:spacing w:val="-40"/>
          <w:w w:val="110"/>
          <w:position w:val="16"/>
          <w:sz w:val="24"/>
        </w:rPr>
        <w:t xml:space="preserve"> </w:t>
      </w:r>
      <w:r>
        <w:rPr>
          <w:b/>
          <w:spacing w:val="-5"/>
          <w:w w:val="110"/>
          <w:sz w:val="24"/>
        </w:rPr>
        <w:t>1</w:t>
      </w:r>
      <w:r>
        <w:rPr>
          <w:i/>
          <w:spacing w:val="-5"/>
          <w:w w:val="110"/>
          <w:sz w:val="24"/>
        </w:rPr>
        <w:t>,</w:t>
      </w:r>
      <w:r>
        <w:rPr>
          <w:i/>
          <w:sz w:val="24"/>
        </w:rPr>
        <w:tab/>
      </w:r>
      <w:r>
        <w:rPr>
          <w:spacing w:val="-2"/>
          <w:w w:val="110"/>
          <w:sz w:val="24"/>
        </w:rPr>
        <w:t>(5.1)</w:t>
      </w:r>
    </w:p>
    <w:p w14:paraId="00DC237F" w14:textId="77777777" w:rsidR="00350CFB" w:rsidRDefault="00283FFF">
      <w:pPr>
        <w:spacing w:line="318" w:lineRule="exact"/>
        <w:ind w:left="833"/>
        <w:jc w:val="center"/>
        <w:rPr>
          <w:rFonts w:ascii="Arial Unicode MS"/>
          <w:sz w:val="24"/>
        </w:rPr>
      </w:pPr>
      <w:r>
        <w:rPr>
          <w:rFonts w:ascii="Arial Unicode MS"/>
          <w:spacing w:val="-2"/>
          <w:sz w:val="24"/>
        </w:rPr>
        <w:t>|</w:t>
      </w:r>
      <w:r>
        <w:rPr>
          <w:i/>
          <w:spacing w:val="-2"/>
          <w:sz w:val="24"/>
        </w:rPr>
        <w:t>V</w:t>
      </w:r>
      <w:r>
        <w:rPr>
          <w:i/>
          <w:spacing w:val="-12"/>
          <w:sz w:val="24"/>
        </w:rPr>
        <w:t xml:space="preserve"> </w:t>
      </w:r>
      <w:r>
        <w:rPr>
          <w:rFonts w:ascii="Arial Unicode MS"/>
          <w:spacing w:val="-10"/>
          <w:sz w:val="24"/>
        </w:rPr>
        <w:t>|</w:t>
      </w:r>
    </w:p>
    <w:p w14:paraId="00DC2380" w14:textId="77777777" w:rsidR="00350CFB" w:rsidRDefault="00283FFF">
      <w:pPr>
        <w:pStyle w:val="BodyText"/>
        <w:spacing w:before="332" w:line="396" w:lineRule="auto"/>
        <w:ind w:left="282" w:hanging="9"/>
      </w:pPr>
      <w:r>
        <w:t>where</w:t>
      </w:r>
      <w:r>
        <w:rPr>
          <w:spacing w:val="-8"/>
        </w:rPr>
        <w:t xml:space="preserve"> </w:t>
      </w:r>
      <w:r>
        <w:rPr>
          <w:i/>
        </w:rPr>
        <w:t>P</w:t>
      </w:r>
      <w:r>
        <w:rPr>
          <w:i/>
          <w:spacing w:val="22"/>
        </w:rPr>
        <w:t xml:space="preserve"> </w:t>
      </w:r>
      <w:r>
        <w:t>is</w:t>
      </w:r>
      <w:r>
        <w:rPr>
          <w:spacing w:val="-8"/>
        </w:rPr>
        <w:t xml:space="preserve"> </w:t>
      </w:r>
      <w:r>
        <w:t>the</w:t>
      </w:r>
      <w:r>
        <w:rPr>
          <w:spacing w:val="-8"/>
        </w:rPr>
        <w:t xml:space="preserve"> </w:t>
      </w:r>
      <w:r>
        <w:t>row-stochastic</w:t>
      </w:r>
      <w:r>
        <w:rPr>
          <w:spacing w:val="-8"/>
        </w:rPr>
        <w:t xml:space="preserve"> </w:t>
      </w:r>
      <w:r>
        <w:t>matrix</w:t>
      </w:r>
      <w:r>
        <w:rPr>
          <w:spacing w:val="-8"/>
        </w:rPr>
        <w:t xml:space="preserve"> </w:t>
      </w:r>
      <w:r>
        <w:t>obtained</w:t>
      </w:r>
      <w:r>
        <w:rPr>
          <w:spacing w:val="-8"/>
        </w:rPr>
        <w:t xml:space="preserve"> </w:t>
      </w:r>
      <w:r>
        <w:t>by</w:t>
      </w:r>
      <w:r>
        <w:rPr>
          <w:spacing w:val="-8"/>
        </w:rPr>
        <w:t xml:space="preserve"> </w:t>
      </w:r>
      <w:r>
        <w:t>normalizing</w:t>
      </w:r>
      <w:r>
        <w:rPr>
          <w:spacing w:val="-8"/>
        </w:rPr>
        <w:t xml:space="preserve"> </w:t>
      </w:r>
      <w:r>
        <w:t>outgoing</w:t>
      </w:r>
      <w:r>
        <w:rPr>
          <w:spacing w:val="-8"/>
        </w:rPr>
        <w:t xml:space="preserve"> </w:t>
      </w:r>
      <w:r>
        <w:t>allowance</w:t>
      </w:r>
      <w:r>
        <w:rPr>
          <w:spacing w:val="-8"/>
        </w:rPr>
        <w:t xml:space="preserve"> </w:t>
      </w:r>
      <w:r>
        <w:t>weights</w:t>
      </w:r>
      <w:r>
        <w:rPr>
          <w:spacing w:val="-8"/>
        </w:rPr>
        <w:t xml:space="preserve"> </w:t>
      </w:r>
      <w:r>
        <w:t>(with</w:t>
      </w:r>
      <w:r>
        <w:rPr>
          <w:spacing w:val="-8"/>
        </w:rPr>
        <w:t xml:space="preserve"> </w:t>
      </w:r>
      <w:r>
        <w:t>a standard handling of dangling nodes).</w:t>
      </w:r>
    </w:p>
    <w:p w14:paraId="00DC2381" w14:textId="77777777" w:rsidR="00350CFB" w:rsidRDefault="00283FFF">
      <w:pPr>
        <w:pStyle w:val="BodyText"/>
        <w:spacing w:line="354" w:lineRule="exact"/>
        <w:ind w:left="274"/>
      </w:pPr>
      <w:r>
        <w:t>The</w:t>
      </w:r>
      <w:r>
        <w:rPr>
          <w:spacing w:val="-5"/>
        </w:rPr>
        <w:t xml:space="preserve"> </w:t>
      </w:r>
      <w:r>
        <w:t>attacker</w:t>
      </w:r>
      <w:r>
        <w:rPr>
          <w:spacing w:val="-4"/>
        </w:rPr>
        <w:t xml:space="preserve"> </w:t>
      </w:r>
      <w:r>
        <w:t>seeks</w:t>
      </w:r>
      <w:r>
        <w:rPr>
          <w:spacing w:val="-4"/>
        </w:rPr>
        <w:t xml:space="preserve"> </w:t>
      </w:r>
      <w:r>
        <w:t>to</w:t>
      </w:r>
      <w:r>
        <w:rPr>
          <w:spacing w:val="-4"/>
        </w:rPr>
        <w:t xml:space="preserve"> </w:t>
      </w:r>
      <w:r>
        <w:t>maximize</w:t>
      </w:r>
      <w:r>
        <w:rPr>
          <w:spacing w:val="-4"/>
        </w:rPr>
        <w:t xml:space="preserve"> </w:t>
      </w:r>
      <w:r>
        <w:t>the</w:t>
      </w:r>
      <w:r>
        <w:rPr>
          <w:spacing w:val="-5"/>
        </w:rPr>
        <w:t xml:space="preserve"> </w:t>
      </w:r>
      <w:r>
        <w:t>mean</w:t>
      </w:r>
      <w:r>
        <w:rPr>
          <w:spacing w:val="-4"/>
        </w:rPr>
        <w:t xml:space="preserve"> </w:t>
      </w:r>
      <w:r>
        <w:t>EndorseRank</w:t>
      </w:r>
      <w:r>
        <w:rPr>
          <w:spacing w:val="-4"/>
        </w:rPr>
        <w:t xml:space="preserve"> </w:t>
      </w:r>
      <w:r>
        <w:t>of</w:t>
      </w:r>
      <w:r>
        <w:rPr>
          <w:spacing w:val="-4"/>
        </w:rPr>
        <w:t xml:space="preserve"> </w:t>
      </w:r>
      <w:r>
        <w:t>a</w:t>
      </w:r>
      <w:r>
        <w:rPr>
          <w:spacing w:val="-4"/>
        </w:rPr>
        <w:t xml:space="preserve"> </w:t>
      </w:r>
      <w:r>
        <w:t>target</w:t>
      </w:r>
      <w:r>
        <w:rPr>
          <w:spacing w:val="-4"/>
        </w:rPr>
        <w:t xml:space="preserve"> </w:t>
      </w:r>
      <w:r>
        <w:t>subset</w:t>
      </w:r>
      <w:r>
        <w:rPr>
          <w:spacing w:val="-5"/>
        </w:rPr>
        <w:t xml:space="preserve"> </w:t>
      </w:r>
      <w:r>
        <w:rPr>
          <w:i/>
        </w:rPr>
        <w:t>T</w:t>
      </w:r>
      <w:r>
        <w:rPr>
          <w:i/>
          <w:spacing w:val="34"/>
        </w:rPr>
        <w:t xml:space="preserve"> </w:t>
      </w:r>
      <w:r>
        <w:rPr>
          <w:rFonts w:ascii="Arial Unicode MS" w:hAnsi="Arial Unicode MS"/>
        </w:rPr>
        <w:t>⊆</w:t>
      </w:r>
      <w:r>
        <w:rPr>
          <w:rFonts w:ascii="Arial Unicode MS" w:hAnsi="Arial Unicode MS"/>
          <w:spacing w:val="-4"/>
        </w:rPr>
        <w:t xml:space="preserve"> </w:t>
      </w:r>
      <w:r>
        <w:rPr>
          <w:rFonts w:ascii="Arial Unicode MS" w:hAnsi="Arial Unicode MS"/>
          <w:spacing w:val="-5"/>
        </w:rPr>
        <w:t>A</w:t>
      </w:r>
      <w:r>
        <w:rPr>
          <w:spacing w:val="-5"/>
        </w:rPr>
        <w:t>,</w:t>
      </w:r>
    </w:p>
    <w:p w14:paraId="00DC2382" w14:textId="77777777" w:rsidR="00350CFB" w:rsidRDefault="00283FFF">
      <w:pPr>
        <w:tabs>
          <w:tab w:val="left" w:pos="9196"/>
        </w:tabs>
        <w:spacing w:before="267"/>
        <w:ind w:left="4044"/>
        <w:rPr>
          <w:sz w:val="24"/>
        </w:rPr>
      </w:pPr>
      <w:r>
        <w:rPr>
          <w:noProof/>
          <w:sz w:val="24"/>
        </w:rPr>
        <mc:AlternateContent>
          <mc:Choice Requires="wps">
            <w:drawing>
              <wp:anchor distT="0" distB="0" distL="0" distR="0" simplePos="0" relativeHeight="484060672" behindDoc="1" locked="0" layoutInCell="1" allowOverlap="1" wp14:anchorId="00DC27D8" wp14:editId="00DC27D9">
                <wp:simplePos x="0" y="0"/>
                <wp:positionH relativeFrom="page">
                  <wp:posOffset>3733165</wp:posOffset>
                </wp:positionH>
                <wp:positionV relativeFrom="paragraph">
                  <wp:posOffset>444700</wp:posOffset>
                </wp:positionV>
                <wp:extent cx="192405" cy="155575"/>
                <wp:effectExtent l="0" t="0" r="0" b="0"/>
                <wp:wrapNone/>
                <wp:docPr id="854" name="Textbox 8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2405" cy="155575"/>
                        </a:xfrm>
                        <a:prstGeom prst="rect">
                          <a:avLst/>
                        </a:prstGeom>
                      </wps:spPr>
                      <wps:txbx>
                        <w:txbxContent>
                          <w:p w14:paraId="00DC2895" w14:textId="77777777" w:rsidR="00350CFB" w:rsidRDefault="00283FFF">
                            <w:pPr>
                              <w:spacing w:line="244" w:lineRule="exact"/>
                              <w:rPr>
                                <w:rFonts w:ascii="Arial Unicode MS"/>
                                <w:sz w:val="24"/>
                              </w:rPr>
                            </w:pPr>
                            <w:r>
                              <w:rPr>
                                <w:rFonts w:ascii="Arial Unicode MS"/>
                                <w:sz w:val="24"/>
                              </w:rPr>
                              <w:t>|</w:t>
                            </w:r>
                            <w:r>
                              <w:rPr>
                                <w:i/>
                                <w:sz w:val="24"/>
                              </w:rPr>
                              <w:t>T</w:t>
                            </w:r>
                            <w:r>
                              <w:rPr>
                                <w:i/>
                                <w:spacing w:val="-22"/>
                                <w:sz w:val="24"/>
                              </w:rPr>
                              <w:t xml:space="preserve"> </w:t>
                            </w:r>
                            <w:r>
                              <w:rPr>
                                <w:rFonts w:ascii="Arial Unicode MS"/>
                                <w:spacing w:val="-10"/>
                                <w:sz w:val="24"/>
                              </w:rPr>
                              <w:t>|</w:t>
                            </w:r>
                          </w:p>
                        </w:txbxContent>
                      </wps:txbx>
                      <wps:bodyPr wrap="square" lIns="0" tIns="0" rIns="0" bIns="0" rtlCol="0">
                        <a:noAutofit/>
                      </wps:bodyPr>
                    </wps:wsp>
                  </a:graphicData>
                </a:graphic>
              </wp:anchor>
            </w:drawing>
          </mc:Choice>
          <mc:Fallback>
            <w:pict>
              <v:shape w14:anchorId="00DC27D8" id="Textbox 854" o:spid="_x0000_s1447" type="#_x0000_t202" style="position:absolute;left:0;text-align:left;margin-left:293.95pt;margin-top:35pt;width:15.15pt;height:12.25pt;z-index:-192558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" filled="f" stroked="f">
                <v:textbox inset="0,0,0,0">
                  <w:txbxContent>
                    <w:p w14:paraId="00DC2895" w14:textId="77777777" w:rsidR="00350CFB" w:rsidRDefault="00283FFF">
                      <w:pPr>
                        <w:spacing w:line="244" w:lineRule="exact"/>
                        <w:rPr>
                          <w:rFonts w:ascii="Arial Unicode MS"/>
                          <w:sz w:val="24"/>
                        </w:rPr>
                      </w:pPr>
                      <w:r>
                        <w:rPr>
                          <w:rFonts w:ascii="Arial Unicode MS"/>
                          <w:sz w:val="24"/>
                        </w:rPr>
                        <w:t>|</w:t>
                      </w:r>
                      <w:r>
                        <w:rPr>
                          <w:i/>
                          <w:sz w:val="24"/>
                        </w:rPr>
                        <w:t>T</w:t>
                      </w:r>
                      <w:r>
                        <w:rPr>
                          <w:i/>
                          <w:spacing w:val="-22"/>
                          <w:sz w:val="24"/>
                        </w:rPr>
                        <w:t xml:space="preserve"> </w:t>
                      </w:r>
                      <w:r>
                        <w:rPr>
                          <w:rFonts w:ascii="Arial Unicode MS"/>
                          <w:spacing w:val="-10"/>
                          <w:sz w:val="24"/>
                        </w:rPr>
                        <w:t>|</w:t>
                      </w:r>
                    </w:p>
                  </w:txbxContent>
                </v:textbox>
                <w10:wrap anchorx="page"/>
              </v:shape>
            </w:pict>
          </mc:Fallback>
        </mc:AlternateContent>
      </w:r>
      <w:r>
        <w:rPr>
          <w:noProof/>
          <w:sz w:val="24"/>
        </w:rPr>
        <mc:AlternateContent>
          <mc:Choice Requires="wps">
            <w:drawing>
              <wp:anchor distT="0" distB="0" distL="0" distR="0" simplePos="0" relativeHeight="484061184" behindDoc="1" locked="0" layoutInCell="1" allowOverlap="1" wp14:anchorId="00DC27DA" wp14:editId="00DC27DB">
                <wp:simplePos x="0" y="0"/>
                <wp:positionH relativeFrom="page">
                  <wp:posOffset>4277398</wp:posOffset>
                </wp:positionH>
                <wp:positionV relativeFrom="paragraph">
                  <wp:posOffset>404629</wp:posOffset>
                </wp:positionV>
                <wp:extent cx="36830" cy="101600"/>
                <wp:effectExtent l="0" t="0" r="0" b="0"/>
                <wp:wrapNone/>
                <wp:docPr id="855" name="Textbox 8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830" cy="101600"/>
                        </a:xfrm>
                        <a:prstGeom prst="rect">
                          <a:avLst/>
                        </a:prstGeom>
                      </wps:spPr>
                      <wps:txbx>
                        <w:txbxContent>
                          <w:p w14:paraId="00DC2896" w14:textId="77777777" w:rsidR="00350CFB" w:rsidRDefault="00283FFF">
                            <w:pPr>
                              <w:spacing w:line="157" w:lineRule="exact"/>
                              <w:rPr>
                                <w:rFonts w:ascii="Menlo"/>
                                <w:i/>
                                <w:sz w:val="16"/>
                              </w:rPr>
                            </w:pPr>
                            <w:r>
                              <w:rPr>
                                <w:rFonts w:ascii="Menlo"/>
                                <w:i/>
                                <w:spacing w:val="-10"/>
                                <w:w w:val="60"/>
                                <w:sz w:val="16"/>
                              </w:rPr>
                              <w:t>i</w:t>
                            </w:r>
                          </w:p>
                        </w:txbxContent>
                      </wps:txbx>
                      <wps:bodyPr wrap="square" lIns="0" tIns="0" rIns="0" bIns="0" rtlCol="0">
                        <a:noAutofit/>
                      </wps:bodyPr>
                    </wps:wsp>
                  </a:graphicData>
                </a:graphic>
              </wp:anchor>
            </w:drawing>
          </mc:Choice>
          <mc:Fallback>
            <w:pict>
              <v:shape w14:anchorId="00DC27DA" id="Textbox 855" o:spid="_x0000_s1448" type="#_x0000_t202" style="position:absolute;left:0;text-align:left;margin-left:336.8pt;margin-top:31.85pt;width:2.9pt;height:8pt;z-index:-192552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" filled="f" stroked="f">
                <v:textbox inset="0,0,0,0">
                  <w:txbxContent>
                    <w:p w14:paraId="00DC2896" w14:textId="77777777" w:rsidR="00350CFB" w:rsidRDefault="00283FFF">
                      <w:pPr>
                        <w:spacing w:line="157" w:lineRule="exact"/>
                        <w:rPr>
                          <w:rFonts w:ascii="Menlo"/>
                          <w:i/>
                          <w:sz w:val="16"/>
                        </w:rPr>
                      </w:pPr>
                      <w:r>
                        <w:rPr>
                          <w:rFonts w:ascii="Menlo"/>
                          <w:i/>
                          <w:spacing w:val="-10"/>
                          <w:w w:val="60"/>
                          <w:sz w:val="16"/>
                        </w:rPr>
                        <w:t>i</w:t>
                      </w:r>
                    </w:p>
                  </w:txbxContent>
                </v:textbox>
                <w10:wrap anchorx="page"/>
              </v:shape>
            </w:pict>
          </mc:Fallback>
        </mc:AlternateContent>
      </w:r>
      <w:r>
        <w:rPr>
          <w:i/>
          <w:w w:val="110"/>
          <w:sz w:val="24"/>
        </w:rPr>
        <w:t>J</w:t>
      </w:r>
      <w:r>
        <w:rPr>
          <w:w w:val="110"/>
          <w:sz w:val="24"/>
        </w:rPr>
        <w:t>(</w:t>
      </w:r>
      <w:r>
        <w:rPr>
          <w:i/>
          <w:w w:val="110"/>
          <w:sz w:val="24"/>
        </w:rPr>
        <w:t>T</w:t>
      </w:r>
      <w:r>
        <w:rPr>
          <w:i/>
          <w:spacing w:val="-32"/>
          <w:w w:val="110"/>
          <w:sz w:val="24"/>
        </w:rPr>
        <w:t xml:space="preserve"> </w:t>
      </w:r>
      <w:r>
        <w:rPr>
          <w:w w:val="110"/>
          <w:sz w:val="24"/>
        </w:rPr>
        <w:t>)</w:t>
      </w:r>
      <w:r>
        <w:rPr>
          <w:spacing w:val="-6"/>
          <w:w w:val="130"/>
          <w:sz w:val="24"/>
        </w:rPr>
        <w:t xml:space="preserve"> </w:t>
      </w:r>
      <w:r>
        <w:rPr>
          <w:w w:val="130"/>
          <w:sz w:val="24"/>
        </w:rPr>
        <w:t>=</w:t>
      </w:r>
      <w:r>
        <w:rPr>
          <w:spacing w:val="21"/>
          <w:w w:val="130"/>
          <w:sz w:val="24"/>
        </w:rPr>
        <w:t xml:space="preserve"> </w:t>
      </w:r>
      <w:r>
        <w:rPr>
          <w:spacing w:val="20"/>
          <w:w w:val="130"/>
          <w:position w:val="16"/>
          <w:sz w:val="24"/>
          <w:u w:val="single"/>
        </w:rPr>
        <w:t xml:space="preserve"> </w:t>
      </w:r>
      <w:r>
        <w:rPr>
          <w:w w:val="110"/>
          <w:position w:val="16"/>
          <w:sz w:val="24"/>
          <w:u w:val="single"/>
        </w:rPr>
        <w:t>1</w:t>
      </w:r>
      <w:r>
        <w:rPr>
          <w:spacing w:val="34"/>
          <w:w w:val="110"/>
          <w:position w:val="16"/>
          <w:sz w:val="24"/>
          <w:u w:val="single"/>
        </w:rPr>
        <w:t xml:space="preserve"> </w:t>
      </w:r>
      <w:r>
        <w:rPr>
          <w:spacing w:val="3"/>
          <w:w w:val="110"/>
          <w:position w:val="16"/>
          <w:sz w:val="24"/>
        </w:rPr>
        <w:t xml:space="preserve"> </w:t>
      </w:r>
      <w:r>
        <w:rPr>
          <w:w w:val="215"/>
          <w:position w:val="23"/>
          <w:sz w:val="24"/>
        </w:rPr>
        <w:t>L</w:t>
      </w:r>
      <w:r>
        <w:rPr>
          <w:spacing w:val="-87"/>
          <w:w w:val="215"/>
          <w:position w:val="23"/>
          <w:sz w:val="24"/>
        </w:rPr>
        <w:t xml:space="preserve"> </w:t>
      </w:r>
      <w:r>
        <w:rPr>
          <w:i/>
          <w:w w:val="110"/>
          <w:sz w:val="24"/>
        </w:rPr>
        <w:t>r</w:t>
      </w:r>
      <w:r>
        <w:rPr>
          <w:i/>
          <w:spacing w:val="7"/>
          <w:w w:val="110"/>
          <w:sz w:val="24"/>
        </w:rPr>
        <w:t xml:space="preserve"> </w:t>
      </w:r>
      <w:r>
        <w:rPr>
          <w:i/>
          <w:spacing w:val="-10"/>
          <w:w w:val="110"/>
          <w:sz w:val="24"/>
        </w:rPr>
        <w:t>,</w:t>
      </w:r>
      <w:r>
        <w:rPr>
          <w:i/>
          <w:sz w:val="24"/>
        </w:rPr>
        <w:tab/>
      </w:r>
      <w:r>
        <w:rPr>
          <w:spacing w:val="-2"/>
          <w:w w:val="110"/>
          <w:sz w:val="24"/>
        </w:rPr>
        <w:t>(5.2)</w:t>
      </w:r>
    </w:p>
    <w:p w14:paraId="00DC2383" w14:textId="77777777" w:rsidR="00350CFB" w:rsidRDefault="00283FFF">
      <w:pPr>
        <w:pStyle w:val="BodyText"/>
        <w:spacing w:before="9"/>
        <w:rPr>
          <w:sz w:val="6"/>
        </w:rPr>
      </w:pPr>
      <w:r>
        <w:rPr>
          <w:noProof/>
          <w:sz w:val="6"/>
        </w:rPr>
        <mc:AlternateContent>
          <mc:Choice Requires="wps">
            <w:drawing>
              <wp:anchor distT="0" distB="0" distL="0" distR="0" simplePos="0" relativeHeight="487646720" behindDoc="1" locked="0" layoutInCell="1" allowOverlap="1" wp14:anchorId="00DC27DC" wp14:editId="00DC27DD">
                <wp:simplePos x="0" y="0"/>
                <wp:positionH relativeFrom="page">
                  <wp:posOffset>3982504</wp:posOffset>
                </wp:positionH>
                <wp:positionV relativeFrom="paragraph">
                  <wp:posOffset>65000</wp:posOffset>
                </wp:positionV>
                <wp:extent cx="171450" cy="105410"/>
                <wp:effectExtent l="0" t="0" r="0" b="0"/>
                <wp:wrapTopAndBottom/>
                <wp:docPr id="856" name="Textbox 8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1450" cy="105410"/>
                        </a:xfrm>
                        <a:prstGeom prst="rect">
                          <a:avLst/>
                        </a:prstGeom>
                      </wps:spPr>
                      <wps:txbx>
                        <w:txbxContent>
                          <w:p w14:paraId="00DC2897" w14:textId="77777777" w:rsidR="00350CFB" w:rsidRDefault="00283FFF">
                            <w:pPr>
                              <w:spacing w:line="166" w:lineRule="exact"/>
                              <w:rPr>
                                <w:rFonts w:ascii="Menlo" w:hAnsi="Menlo"/>
                                <w:i/>
                                <w:sz w:val="16"/>
                              </w:rPr>
                            </w:pPr>
                            <w:r>
                              <w:rPr>
                                <w:rFonts w:ascii="Menlo" w:hAnsi="Menlo"/>
                                <w:i/>
                                <w:spacing w:val="-5"/>
                                <w:w w:val="90"/>
                                <w:sz w:val="16"/>
                              </w:rPr>
                              <w:t>i</w:t>
                            </w:r>
                            <w:r>
                              <w:rPr>
                                <w:rFonts w:ascii="Apple Symbols" w:hAnsi="Apple Symbols"/>
                                <w:spacing w:val="-5"/>
                                <w:w w:val="90"/>
                                <w:sz w:val="16"/>
                              </w:rPr>
                              <w:t>∈</w:t>
                            </w:r>
                            <w:r>
                              <w:rPr>
                                <w:rFonts w:ascii="Menlo" w:hAnsi="Menlo"/>
                                <w:i/>
                                <w:spacing w:val="-5"/>
                                <w:w w:val="90"/>
                                <w:sz w:val="16"/>
                              </w:rPr>
                              <w:t>T</w:t>
                            </w:r>
                          </w:p>
                        </w:txbxContent>
                      </wps:txbx>
                      <wps:bodyPr wrap="square" lIns="0" tIns="0" rIns="0" bIns="0" rtlCol="0">
                        <a:noAutofit/>
                      </wps:bodyPr>
                    </wps:wsp>
                  </a:graphicData>
                </a:graphic>
              </wp:anchor>
            </w:drawing>
          </mc:Choice>
          <mc:Fallback>
            <w:pict>
              <v:shape w14:anchorId="00DC27DC" id="Textbox 856" o:spid="_x0000_s1449" type="#_x0000_t202" style="position:absolute;margin-left:313.6pt;margin-top:5.1pt;width:13.5pt;height:8.3pt;z-index:-156697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" filled="f" stroked="f">
                <v:textbox inset="0,0,0,0">
                  <w:txbxContent>
                    <w:p w14:paraId="00DC2897" w14:textId="77777777" w:rsidR="00350CFB" w:rsidRDefault="00283FFF">
                      <w:pPr>
                        <w:spacing w:line="166" w:lineRule="exact"/>
                        <w:rPr>
                          <w:rFonts w:ascii="Menlo" w:hAnsi="Menlo"/>
                          <w:i/>
                          <w:sz w:val="16"/>
                        </w:rPr>
                      </w:pPr>
                      <w:r>
                        <w:rPr>
                          <w:rFonts w:ascii="Menlo" w:hAnsi="Menlo"/>
                          <w:i/>
                          <w:spacing w:val="-5"/>
                          <w:w w:val="90"/>
                          <w:sz w:val="16"/>
                        </w:rPr>
                        <w:t>i</w:t>
                      </w:r>
                      <w:r>
                        <w:rPr>
                          <w:rFonts w:ascii="Apple Symbols" w:hAnsi="Apple Symbols"/>
                          <w:spacing w:val="-5"/>
                          <w:w w:val="90"/>
                          <w:sz w:val="16"/>
                        </w:rPr>
                        <w:t>∈</w:t>
                      </w:r>
                      <w:r>
                        <w:rPr>
                          <w:rFonts w:ascii="Menlo" w:hAnsi="Menlo"/>
                          <w:i/>
                          <w:spacing w:val="-5"/>
                          <w:w w:val="90"/>
                          <w:sz w:val="16"/>
                        </w:rPr>
                        <w:t>T</w:t>
                      </w:r>
                    </w:p>
                  </w:txbxContent>
                </v:textbox>
                <w10:wrap type="topAndBottom" anchorx="page"/>
              </v:shape>
            </w:pict>
          </mc:Fallback>
        </mc:AlternateContent>
      </w:r>
    </w:p>
    <w:p w14:paraId="00DC2384" w14:textId="77777777" w:rsidR="00350CFB" w:rsidRDefault="00350CFB">
      <w:pPr>
        <w:pStyle w:val="BodyText"/>
        <w:spacing w:before="57"/>
      </w:pPr>
    </w:p>
    <w:p w14:paraId="00DC2385" w14:textId="77777777" w:rsidR="00350CFB" w:rsidRDefault="00283FFF">
      <w:pPr>
        <w:pStyle w:val="BodyText"/>
        <w:spacing w:before="1"/>
        <w:ind w:left="282"/>
      </w:pPr>
      <w:bookmarkStart w:id="353" w:name="Cost_components"/>
      <w:bookmarkEnd w:id="353"/>
      <w:r>
        <w:t>subject</w:t>
      </w:r>
      <w:r>
        <w:rPr>
          <w:spacing w:val="-6"/>
        </w:rPr>
        <w:t xml:space="preserve"> </w:t>
      </w:r>
      <w:r>
        <w:t>to</w:t>
      </w:r>
      <w:r>
        <w:rPr>
          <w:spacing w:val="-5"/>
        </w:rPr>
        <w:t xml:space="preserve"> </w:t>
      </w:r>
      <w:r>
        <w:t>a</w:t>
      </w:r>
      <w:r>
        <w:rPr>
          <w:spacing w:val="-6"/>
        </w:rPr>
        <w:t xml:space="preserve"> </w:t>
      </w:r>
      <w:r>
        <w:t>budget</w:t>
      </w:r>
      <w:r>
        <w:rPr>
          <w:spacing w:val="-5"/>
        </w:rPr>
        <w:t xml:space="preserve"> </w:t>
      </w:r>
      <w:r>
        <w:t>on</w:t>
      </w:r>
      <w:r>
        <w:rPr>
          <w:spacing w:val="-6"/>
        </w:rPr>
        <w:t xml:space="preserve"> </w:t>
      </w:r>
      <w:r>
        <w:t>attack</w:t>
      </w:r>
      <w:r>
        <w:rPr>
          <w:spacing w:val="-5"/>
        </w:rPr>
        <w:t xml:space="preserve"> </w:t>
      </w:r>
      <w:r>
        <w:t>cost</w:t>
      </w:r>
      <w:r>
        <w:rPr>
          <w:spacing w:val="-6"/>
        </w:rPr>
        <w:t xml:space="preserve"> </w:t>
      </w:r>
      <w:r>
        <w:t>defined</w:t>
      </w:r>
      <w:r>
        <w:rPr>
          <w:spacing w:val="-5"/>
        </w:rPr>
        <w:t xml:space="preserve"> </w:t>
      </w:r>
      <w:r>
        <w:rPr>
          <w:spacing w:val="-2"/>
        </w:rPr>
        <w:t>below.</w:t>
      </w:r>
    </w:p>
    <w:p w14:paraId="00DC2386" w14:textId="77777777" w:rsidR="00350CFB" w:rsidRDefault="00350CFB">
      <w:pPr>
        <w:pStyle w:val="BodyText"/>
        <w:spacing w:before="185"/>
      </w:pPr>
    </w:p>
    <w:p w14:paraId="00DC2387" w14:textId="77777777" w:rsidR="00350CFB" w:rsidRDefault="00283FFF">
      <w:pPr>
        <w:pStyle w:val="Heading3"/>
        <w:numPr>
          <w:ilvl w:val="2"/>
          <w:numId w:val="26"/>
        </w:numPr>
        <w:tabs>
          <w:tab w:val="left" w:pos="879"/>
        </w:tabs>
        <w:ind w:left="879" w:hanging="597"/>
      </w:pPr>
      <w:r>
        <w:t>Cost</w:t>
      </w:r>
      <w:r>
        <w:rPr>
          <w:spacing w:val="-6"/>
        </w:rPr>
        <w:t xml:space="preserve"> </w:t>
      </w:r>
      <w:r>
        <w:rPr>
          <w:spacing w:val="-2"/>
        </w:rPr>
        <w:t>components</w:t>
      </w:r>
    </w:p>
    <w:p w14:paraId="00DC2388" w14:textId="77777777" w:rsidR="00350CFB" w:rsidRDefault="00350CFB">
      <w:pPr>
        <w:pStyle w:val="BodyText"/>
        <w:spacing w:before="47"/>
        <w:rPr>
          <w:b/>
        </w:rPr>
      </w:pPr>
    </w:p>
    <w:p w14:paraId="00DC2389" w14:textId="77777777" w:rsidR="00350CFB" w:rsidRDefault="00283FFF">
      <w:pPr>
        <w:pStyle w:val="BodyText"/>
        <w:ind w:left="282"/>
      </w:pPr>
      <w:r>
        <w:t>Fabricating</w:t>
      </w:r>
      <w:r>
        <w:rPr>
          <w:spacing w:val="-8"/>
        </w:rPr>
        <w:t xml:space="preserve"> </w:t>
      </w:r>
      <w:r>
        <w:t>an</w:t>
      </w:r>
      <w:r>
        <w:rPr>
          <w:spacing w:val="-3"/>
        </w:rPr>
        <w:t xml:space="preserve"> </w:t>
      </w:r>
      <w:r>
        <w:t>allowance</w:t>
      </w:r>
      <w:r>
        <w:rPr>
          <w:spacing w:val="-4"/>
        </w:rPr>
        <w:t xml:space="preserve"> </w:t>
      </w:r>
      <w:r>
        <w:t>edge</w:t>
      </w:r>
      <w:r>
        <w:rPr>
          <w:spacing w:val="-3"/>
        </w:rPr>
        <w:t xml:space="preserve"> </w:t>
      </w:r>
      <w:r>
        <w:t>(</w:t>
      </w:r>
      <w:r>
        <w:rPr>
          <w:i/>
        </w:rPr>
        <w:t>u,</w:t>
      </w:r>
      <w:r>
        <w:rPr>
          <w:i/>
          <w:spacing w:val="-21"/>
        </w:rPr>
        <w:t xml:space="preserve"> </w:t>
      </w:r>
      <w:r>
        <w:rPr>
          <w:i/>
        </w:rPr>
        <w:t>v</w:t>
      </w:r>
      <w:r>
        <w:t>)</w:t>
      </w:r>
      <w:r>
        <w:rPr>
          <w:spacing w:val="-3"/>
        </w:rPr>
        <w:t xml:space="preserve"> </w:t>
      </w:r>
      <w:r>
        <w:t>with</w:t>
      </w:r>
      <w:r>
        <w:rPr>
          <w:spacing w:val="-4"/>
        </w:rPr>
        <w:t xml:space="preserve"> </w:t>
      </w:r>
      <w:r>
        <w:t>weight</w:t>
      </w:r>
      <w:r>
        <w:rPr>
          <w:spacing w:val="-3"/>
        </w:rPr>
        <w:t xml:space="preserve"> </w:t>
      </w:r>
      <w:r>
        <w:rPr>
          <w:i/>
        </w:rPr>
        <w:t>w</w:t>
      </w:r>
      <w:r>
        <w:rPr>
          <w:rFonts w:ascii="Menlo"/>
          <w:i/>
          <w:vertAlign w:val="subscript"/>
        </w:rPr>
        <w:t>uv</w:t>
      </w:r>
      <w:r>
        <w:rPr>
          <w:rFonts w:ascii="Menlo"/>
          <w:i/>
          <w:spacing w:val="-69"/>
        </w:rPr>
        <w:t xml:space="preserve"> </w:t>
      </w:r>
      <w:r>
        <w:t>incurs</w:t>
      </w:r>
      <w:r>
        <w:rPr>
          <w:spacing w:val="-3"/>
        </w:rPr>
        <w:t xml:space="preserve"> </w:t>
      </w:r>
      <w:r>
        <w:t>at</w:t>
      </w:r>
      <w:r>
        <w:rPr>
          <w:spacing w:val="-3"/>
        </w:rPr>
        <w:t xml:space="preserve"> </w:t>
      </w:r>
      <w:r>
        <w:t>least</w:t>
      </w:r>
      <w:r>
        <w:rPr>
          <w:spacing w:val="-4"/>
        </w:rPr>
        <w:t xml:space="preserve"> </w:t>
      </w:r>
      <w:r>
        <w:t>three</w:t>
      </w:r>
      <w:r>
        <w:rPr>
          <w:spacing w:val="-3"/>
        </w:rPr>
        <w:t xml:space="preserve"> </w:t>
      </w:r>
      <w:r>
        <w:t>cost</w:t>
      </w:r>
      <w:r>
        <w:rPr>
          <w:spacing w:val="-3"/>
        </w:rPr>
        <w:t xml:space="preserve"> </w:t>
      </w:r>
      <w:r>
        <w:rPr>
          <w:spacing w:val="-2"/>
        </w:rPr>
        <w:t>components:</w:t>
      </w:r>
    </w:p>
    <w:p w14:paraId="00DC238A" w14:textId="77777777" w:rsidR="00350CFB" w:rsidRDefault="00350CFB">
      <w:pPr>
        <w:pStyle w:val="BodyText"/>
        <w:spacing w:before="19"/>
      </w:pPr>
    </w:p>
    <w:p w14:paraId="00DC238B" w14:textId="77777777" w:rsidR="00350CFB" w:rsidRDefault="00283FFF">
      <w:pPr>
        <w:pStyle w:val="ListParagraph"/>
        <w:numPr>
          <w:ilvl w:val="0"/>
          <w:numId w:val="9"/>
        </w:numPr>
        <w:tabs>
          <w:tab w:val="left" w:pos="847"/>
          <w:tab w:val="left" w:pos="856"/>
        </w:tabs>
        <w:spacing w:line="369" w:lineRule="auto"/>
        <w:ind w:right="564" w:hanging="311"/>
        <w:rPr>
          <w:sz w:val="24"/>
        </w:rPr>
      </w:pPr>
      <w:r>
        <w:rPr>
          <w:b/>
          <w:spacing w:val="-2"/>
          <w:sz w:val="24"/>
        </w:rPr>
        <w:t>Transaction</w:t>
      </w:r>
      <w:r>
        <w:rPr>
          <w:b/>
          <w:spacing w:val="-13"/>
          <w:sz w:val="24"/>
        </w:rPr>
        <w:t xml:space="preserve"> </w:t>
      </w:r>
      <w:r>
        <w:rPr>
          <w:b/>
          <w:spacing w:val="-2"/>
          <w:sz w:val="24"/>
        </w:rPr>
        <w:t>cost:</w:t>
      </w:r>
      <w:r>
        <w:rPr>
          <w:b/>
          <w:spacing w:val="3"/>
          <w:sz w:val="24"/>
        </w:rPr>
        <w:t xml:space="preserve"> </w:t>
      </w:r>
      <w:r>
        <w:rPr>
          <w:spacing w:val="-2"/>
          <w:sz w:val="24"/>
        </w:rPr>
        <w:t>Submitting</w:t>
      </w:r>
      <w:r>
        <w:rPr>
          <w:spacing w:val="-13"/>
          <w:sz w:val="24"/>
        </w:rPr>
        <w:t xml:space="preserve"> </w:t>
      </w:r>
      <w:r>
        <w:rPr>
          <w:rFonts w:ascii="Courier New"/>
          <w:spacing w:val="-2"/>
          <w:sz w:val="24"/>
        </w:rPr>
        <w:t>approve</w:t>
      </w:r>
      <w:r>
        <w:rPr>
          <w:rFonts w:ascii="Courier New"/>
          <w:spacing w:val="-76"/>
          <w:sz w:val="24"/>
        </w:rPr>
        <w:t xml:space="preserve"> </w:t>
      </w:r>
      <w:r>
        <w:rPr>
          <w:spacing w:val="-2"/>
          <w:sz w:val="24"/>
        </w:rPr>
        <w:t>or</w:t>
      </w:r>
      <w:r>
        <w:rPr>
          <w:spacing w:val="-7"/>
          <w:sz w:val="24"/>
        </w:rPr>
        <w:t xml:space="preserve"> </w:t>
      </w:r>
      <w:r>
        <w:rPr>
          <w:rFonts w:ascii="Courier New"/>
          <w:spacing w:val="-2"/>
          <w:sz w:val="24"/>
        </w:rPr>
        <w:t>permit</w:t>
      </w:r>
      <w:r>
        <w:rPr>
          <w:rFonts w:ascii="Courier New"/>
          <w:spacing w:val="-76"/>
          <w:sz w:val="24"/>
        </w:rPr>
        <w:t xml:space="preserve"> </w:t>
      </w:r>
      <w:r>
        <w:rPr>
          <w:spacing w:val="-2"/>
          <w:sz w:val="24"/>
        </w:rPr>
        <w:t>consumes</w:t>
      </w:r>
      <w:r>
        <w:rPr>
          <w:spacing w:val="-7"/>
          <w:sz w:val="24"/>
        </w:rPr>
        <w:t xml:space="preserve"> </w:t>
      </w:r>
      <w:r>
        <w:rPr>
          <w:spacing w:val="-2"/>
          <w:sz w:val="24"/>
        </w:rPr>
        <w:t>gas.</w:t>
      </w:r>
      <w:r>
        <w:rPr>
          <w:spacing w:val="23"/>
          <w:sz w:val="24"/>
        </w:rPr>
        <w:t xml:space="preserve"> </w:t>
      </w:r>
      <w:r>
        <w:rPr>
          <w:spacing w:val="-2"/>
          <w:sz w:val="24"/>
        </w:rPr>
        <w:t>Let</w:t>
      </w:r>
      <w:r>
        <w:rPr>
          <w:spacing w:val="-7"/>
          <w:sz w:val="24"/>
        </w:rPr>
        <w:t xml:space="preserve"> </w:t>
      </w:r>
      <w:r>
        <w:rPr>
          <w:i/>
          <w:spacing w:val="-2"/>
          <w:sz w:val="24"/>
        </w:rPr>
        <w:t>c</w:t>
      </w:r>
      <w:r>
        <w:rPr>
          <w:spacing w:val="-2"/>
          <w:sz w:val="24"/>
          <w:vertAlign w:val="subscript"/>
        </w:rPr>
        <w:t>gas</w:t>
      </w:r>
      <w:r>
        <w:rPr>
          <w:spacing w:val="-2"/>
          <w:sz w:val="24"/>
        </w:rPr>
        <w:t xml:space="preserve"> be</w:t>
      </w:r>
      <w:r>
        <w:rPr>
          <w:spacing w:val="-7"/>
          <w:sz w:val="24"/>
        </w:rPr>
        <w:t xml:space="preserve"> </w:t>
      </w:r>
      <w:r>
        <w:rPr>
          <w:spacing w:val="-2"/>
          <w:sz w:val="24"/>
        </w:rPr>
        <w:t>the</w:t>
      </w:r>
      <w:r>
        <w:rPr>
          <w:spacing w:val="-7"/>
          <w:sz w:val="24"/>
        </w:rPr>
        <w:t xml:space="preserve"> </w:t>
      </w:r>
      <w:r>
        <w:rPr>
          <w:spacing w:val="-2"/>
          <w:sz w:val="24"/>
        </w:rPr>
        <w:t xml:space="preserve">expected </w:t>
      </w:r>
      <w:r>
        <w:rPr>
          <w:sz w:val="24"/>
        </w:rPr>
        <w:t xml:space="preserve">fee per allowance update. For </w:t>
      </w:r>
      <w:r>
        <w:rPr>
          <w:i/>
          <w:sz w:val="24"/>
        </w:rPr>
        <w:t xml:space="preserve">m </w:t>
      </w:r>
      <w:r>
        <w:rPr>
          <w:sz w:val="24"/>
        </w:rPr>
        <w:t>updates,</w:t>
      </w:r>
    </w:p>
    <w:p w14:paraId="00DC238C" w14:textId="77777777" w:rsidR="00350CFB" w:rsidRDefault="00350CFB">
      <w:pPr>
        <w:pStyle w:val="BodyText"/>
        <w:spacing w:before="144"/>
      </w:pPr>
    </w:p>
    <w:p w14:paraId="00DC238D" w14:textId="77777777" w:rsidR="00350CFB" w:rsidRDefault="00283FFF">
      <w:pPr>
        <w:tabs>
          <w:tab w:val="left" w:pos="9196"/>
        </w:tabs>
        <w:ind w:left="4578"/>
        <w:rPr>
          <w:sz w:val="24"/>
        </w:rPr>
      </w:pPr>
      <w:r>
        <w:rPr>
          <w:i/>
          <w:w w:val="110"/>
          <w:sz w:val="24"/>
        </w:rPr>
        <w:t>C</w:t>
      </w:r>
      <w:r>
        <w:rPr>
          <w:w w:val="110"/>
          <w:sz w:val="24"/>
          <w:vertAlign w:val="subscript"/>
        </w:rPr>
        <w:t>gas</w:t>
      </w:r>
      <w:r>
        <w:rPr>
          <w:spacing w:val="8"/>
          <w:w w:val="110"/>
          <w:sz w:val="24"/>
        </w:rPr>
        <w:t xml:space="preserve"> </w:t>
      </w:r>
      <w:r>
        <w:rPr>
          <w:w w:val="110"/>
          <w:sz w:val="24"/>
        </w:rPr>
        <w:t>=</w:t>
      </w:r>
      <w:r>
        <w:rPr>
          <w:spacing w:val="-1"/>
          <w:w w:val="110"/>
          <w:sz w:val="24"/>
        </w:rPr>
        <w:t xml:space="preserve"> </w:t>
      </w:r>
      <w:r>
        <w:rPr>
          <w:i/>
          <w:spacing w:val="-2"/>
          <w:w w:val="110"/>
          <w:sz w:val="24"/>
        </w:rPr>
        <w:t>mc</w:t>
      </w:r>
      <w:r>
        <w:rPr>
          <w:spacing w:val="-2"/>
          <w:w w:val="110"/>
          <w:sz w:val="24"/>
          <w:vertAlign w:val="subscript"/>
        </w:rPr>
        <w:t>gas</w:t>
      </w:r>
      <w:r>
        <w:rPr>
          <w:i/>
          <w:spacing w:val="-2"/>
          <w:w w:val="110"/>
          <w:sz w:val="24"/>
        </w:rPr>
        <w:t>.</w:t>
      </w:r>
      <w:r>
        <w:rPr>
          <w:i/>
          <w:sz w:val="24"/>
        </w:rPr>
        <w:tab/>
      </w:r>
      <w:r>
        <w:rPr>
          <w:spacing w:val="-2"/>
          <w:w w:val="110"/>
          <w:sz w:val="24"/>
        </w:rPr>
        <w:t>(5.3)</w:t>
      </w:r>
    </w:p>
    <w:p w14:paraId="00DC238E" w14:textId="77777777" w:rsidR="00350CFB" w:rsidRDefault="00350CFB">
      <w:pPr>
        <w:pStyle w:val="BodyText"/>
        <w:spacing w:before="202"/>
      </w:pPr>
    </w:p>
    <w:p w14:paraId="00DC238F" w14:textId="77777777" w:rsidR="00350CFB" w:rsidRDefault="00283FFF">
      <w:pPr>
        <w:pStyle w:val="ListParagraph"/>
        <w:numPr>
          <w:ilvl w:val="0"/>
          <w:numId w:val="9"/>
        </w:numPr>
        <w:tabs>
          <w:tab w:val="left" w:pos="855"/>
        </w:tabs>
        <w:ind w:left="855" w:hanging="310"/>
        <w:rPr>
          <w:sz w:val="24"/>
        </w:rPr>
      </w:pPr>
      <w:r>
        <w:rPr>
          <w:b/>
          <w:sz w:val="24"/>
        </w:rPr>
        <w:t>Capital</w:t>
      </w:r>
      <w:r>
        <w:rPr>
          <w:b/>
          <w:spacing w:val="-19"/>
          <w:sz w:val="24"/>
        </w:rPr>
        <w:t xml:space="preserve"> </w:t>
      </w:r>
      <w:r>
        <w:rPr>
          <w:b/>
          <w:sz w:val="24"/>
        </w:rPr>
        <w:t>lock</w:t>
      </w:r>
      <w:r>
        <w:rPr>
          <w:b/>
          <w:spacing w:val="-19"/>
          <w:sz w:val="24"/>
        </w:rPr>
        <w:t xml:space="preserve"> </w:t>
      </w:r>
      <w:r>
        <w:rPr>
          <w:b/>
          <w:sz w:val="24"/>
        </w:rPr>
        <w:t>/</w:t>
      </w:r>
      <w:r>
        <w:rPr>
          <w:b/>
          <w:spacing w:val="-19"/>
          <w:sz w:val="24"/>
        </w:rPr>
        <w:t xml:space="preserve"> </w:t>
      </w:r>
      <w:r>
        <w:rPr>
          <w:b/>
          <w:sz w:val="24"/>
        </w:rPr>
        <w:t>opportunity</w:t>
      </w:r>
      <w:r>
        <w:rPr>
          <w:b/>
          <w:spacing w:val="-18"/>
          <w:sz w:val="24"/>
        </w:rPr>
        <w:t xml:space="preserve"> </w:t>
      </w:r>
      <w:r>
        <w:rPr>
          <w:b/>
          <w:sz w:val="24"/>
        </w:rPr>
        <w:t>cost:</w:t>
      </w:r>
      <w:r>
        <w:rPr>
          <w:b/>
          <w:spacing w:val="11"/>
          <w:sz w:val="24"/>
        </w:rPr>
        <w:t xml:space="preserve"> </w:t>
      </w:r>
      <w:r>
        <w:rPr>
          <w:sz w:val="24"/>
        </w:rPr>
        <w:t>A</w:t>
      </w:r>
      <w:r>
        <w:rPr>
          <w:spacing w:val="-19"/>
          <w:sz w:val="24"/>
        </w:rPr>
        <w:t xml:space="preserve"> </w:t>
      </w:r>
      <w:r>
        <w:rPr>
          <w:sz w:val="24"/>
        </w:rPr>
        <w:t>non-zero</w:t>
      </w:r>
      <w:r>
        <w:rPr>
          <w:spacing w:val="-18"/>
          <w:sz w:val="24"/>
        </w:rPr>
        <w:t xml:space="preserve"> </w:t>
      </w:r>
      <w:r>
        <w:rPr>
          <w:sz w:val="24"/>
        </w:rPr>
        <w:t>allowance</w:t>
      </w:r>
      <w:r>
        <w:rPr>
          <w:spacing w:val="-19"/>
          <w:sz w:val="24"/>
        </w:rPr>
        <w:t xml:space="preserve"> </w:t>
      </w:r>
      <w:r>
        <w:rPr>
          <w:sz w:val="24"/>
        </w:rPr>
        <w:t>to</w:t>
      </w:r>
      <w:r>
        <w:rPr>
          <w:spacing w:val="-19"/>
          <w:sz w:val="24"/>
        </w:rPr>
        <w:t xml:space="preserve"> </w:t>
      </w:r>
      <w:r>
        <w:rPr>
          <w:sz w:val="24"/>
        </w:rPr>
        <w:t>an</w:t>
      </w:r>
      <w:r>
        <w:rPr>
          <w:spacing w:val="-18"/>
          <w:sz w:val="24"/>
        </w:rPr>
        <w:t xml:space="preserve"> </w:t>
      </w:r>
      <w:r>
        <w:rPr>
          <w:sz w:val="24"/>
        </w:rPr>
        <w:t>external</w:t>
      </w:r>
      <w:r>
        <w:rPr>
          <w:spacing w:val="-19"/>
          <w:sz w:val="24"/>
        </w:rPr>
        <w:t xml:space="preserve"> </w:t>
      </w:r>
      <w:r>
        <w:rPr>
          <w:sz w:val="24"/>
        </w:rPr>
        <w:t>spender</w:t>
      </w:r>
      <w:r>
        <w:rPr>
          <w:spacing w:val="-20"/>
          <w:sz w:val="24"/>
        </w:rPr>
        <w:t xml:space="preserve"> </w:t>
      </w:r>
      <w:r>
        <w:rPr>
          <w:i/>
          <w:sz w:val="24"/>
        </w:rPr>
        <w:t>v</w:t>
      </w:r>
      <w:r>
        <w:rPr>
          <w:i/>
          <w:spacing w:val="18"/>
          <w:sz w:val="24"/>
        </w:rPr>
        <w:t xml:space="preserve"> </w:t>
      </w:r>
      <w:r>
        <w:rPr>
          <w:rFonts w:ascii="Arial Unicode MS" w:hAnsi="Arial Unicode MS"/>
          <w:spacing w:val="-132"/>
          <w:w w:val="72"/>
          <w:sz w:val="24"/>
        </w:rPr>
        <w:t>∈</w:t>
      </w:r>
      <w:r>
        <w:rPr>
          <w:w w:val="127"/>
          <w:sz w:val="24"/>
        </w:rPr>
        <w:t>/</w:t>
      </w:r>
      <w:r>
        <w:rPr>
          <w:spacing w:val="22"/>
          <w:sz w:val="24"/>
        </w:rPr>
        <w:t xml:space="preserve"> </w:t>
      </w:r>
      <w:r>
        <w:rPr>
          <w:rFonts w:ascii="Arial Unicode MS" w:hAnsi="Arial Unicode MS"/>
          <w:sz w:val="24"/>
        </w:rPr>
        <w:t>A</w:t>
      </w:r>
      <w:r>
        <w:rPr>
          <w:rFonts w:ascii="Arial Unicode MS" w:hAnsi="Arial Unicode MS"/>
          <w:spacing w:val="-25"/>
          <w:sz w:val="24"/>
        </w:rPr>
        <w:t xml:space="preserve"> </w:t>
      </w:r>
      <w:r>
        <w:rPr>
          <w:spacing w:val="-2"/>
          <w:sz w:val="24"/>
        </w:rPr>
        <w:t>exposes</w:t>
      </w:r>
    </w:p>
    <w:p w14:paraId="00DC2390" w14:textId="77777777" w:rsidR="00350CFB" w:rsidRDefault="00350CFB">
      <w:pPr>
        <w:pStyle w:val="ListParagraph"/>
        <w:rPr>
          <w:sz w:val="24"/>
        </w:rPr>
        <w:sectPr w:rsidR="00350CFB">
          <w:pgSz w:w="11910" w:h="16840"/>
          <w:pgMar w:top="1840" w:right="708" w:bottom="2300" w:left="992" w:header="0" w:footer="2115" w:gutter="0"/>
          <w:cols w:space="720"/>
        </w:sectPr>
      </w:pPr>
    </w:p>
    <w:p w14:paraId="00DC2391" w14:textId="77777777" w:rsidR="00350CFB" w:rsidRDefault="00283FFF">
      <w:pPr>
        <w:pStyle w:val="BodyText"/>
        <w:spacing w:line="410" w:lineRule="exact"/>
        <w:ind w:left="856"/>
        <w:jc w:val="both"/>
      </w:pPr>
      <w:r>
        <w:lastRenderedPageBreak/>
        <w:t>tokens</w:t>
      </w:r>
      <w:r>
        <w:rPr>
          <w:spacing w:val="-10"/>
        </w:rPr>
        <w:t xml:space="preserve"> </w:t>
      </w:r>
      <w:r>
        <w:t>owned</w:t>
      </w:r>
      <w:r>
        <w:rPr>
          <w:spacing w:val="-10"/>
        </w:rPr>
        <w:t xml:space="preserve"> </w:t>
      </w:r>
      <w:r>
        <w:t>by</w:t>
      </w:r>
      <w:r>
        <w:rPr>
          <w:spacing w:val="-9"/>
        </w:rPr>
        <w:t xml:space="preserve"> </w:t>
      </w:r>
      <w:r>
        <w:rPr>
          <w:i/>
        </w:rPr>
        <w:t>u</w:t>
      </w:r>
      <w:r>
        <w:rPr>
          <w:i/>
          <w:spacing w:val="-10"/>
        </w:rPr>
        <w:t xml:space="preserve"> </w:t>
      </w:r>
      <w:r>
        <w:t>to</w:t>
      </w:r>
      <w:r>
        <w:rPr>
          <w:spacing w:val="-9"/>
        </w:rPr>
        <w:t xml:space="preserve"> </w:t>
      </w:r>
      <w:r>
        <w:t>transfer</w:t>
      </w:r>
      <w:r>
        <w:rPr>
          <w:spacing w:val="-10"/>
        </w:rPr>
        <w:t xml:space="preserve"> </w:t>
      </w:r>
      <w:r>
        <w:t>by</w:t>
      </w:r>
      <w:r>
        <w:rPr>
          <w:spacing w:val="-10"/>
        </w:rPr>
        <w:t xml:space="preserve"> </w:t>
      </w:r>
      <w:r>
        <w:rPr>
          <w:i/>
        </w:rPr>
        <w:t>v</w:t>
      </w:r>
      <w:r>
        <w:t>.</w:t>
      </w:r>
      <w:r>
        <w:rPr>
          <w:spacing w:val="17"/>
        </w:rPr>
        <w:t xml:space="preserve"> </w:t>
      </w:r>
      <w:r>
        <w:t>Even</w:t>
      </w:r>
      <w:r>
        <w:rPr>
          <w:spacing w:val="-10"/>
        </w:rPr>
        <w:t xml:space="preserve"> </w:t>
      </w:r>
      <w:r>
        <w:t>if</w:t>
      </w:r>
      <w:r>
        <w:rPr>
          <w:spacing w:val="-9"/>
        </w:rPr>
        <w:t xml:space="preserve"> </w:t>
      </w:r>
      <w:r>
        <w:rPr>
          <w:i/>
        </w:rPr>
        <w:t>v</w:t>
      </w:r>
      <w:r>
        <w:rPr>
          <w:i/>
          <w:spacing w:val="15"/>
        </w:rPr>
        <w:t xml:space="preserve"> </w:t>
      </w:r>
      <w:r>
        <w:rPr>
          <w:rFonts w:ascii="Arial Unicode MS" w:hAnsi="Arial Unicode MS"/>
        </w:rPr>
        <w:t>∈ A</w:t>
      </w:r>
      <w:r>
        <w:t>,</w:t>
      </w:r>
      <w:r>
        <w:rPr>
          <w:spacing w:val="-8"/>
        </w:rPr>
        <w:t xml:space="preserve"> </w:t>
      </w:r>
      <w:r>
        <w:t>maintaining</w:t>
      </w:r>
      <w:r>
        <w:rPr>
          <w:spacing w:val="-9"/>
        </w:rPr>
        <w:t xml:space="preserve"> </w:t>
      </w:r>
      <w:r>
        <w:t>large</w:t>
      </w:r>
      <w:r>
        <w:rPr>
          <w:spacing w:val="-10"/>
        </w:rPr>
        <w:t xml:space="preserve"> </w:t>
      </w:r>
      <w:r>
        <w:t>allowances</w:t>
      </w:r>
      <w:r>
        <w:rPr>
          <w:spacing w:val="-9"/>
        </w:rPr>
        <w:t xml:space="preserve"> </w:t>
      </w:r>
      <w:r>
        <w:t>to</w:t>
      </w:r>
      <w:r>
        <w:rPr>
          <w:spacing w:val="-10"/>
        </w:rPr>
        <w:t xml:space="preserve"> </w:t>
      </w:r>
      <w:r>
        <w:rPr>
          <w:spacing w:val="-2"/>
        </w:rPr>
        <w:t>contracts</w:t>
      </w:r>
    </w:p>
    <w:p w14:paraId="00DC2392" w14:textId="77777777" w:rsidR="00350CFB" w:rsidRDefault="00283FFF">
      <w:pPr>
        <w:pStyle w:val="BodyText"/>
        <w:spacing w:before="118" w:line="391" w:lineRule="auto"/>
        <w:ind w:left="856" w:right="564"/>
        <w:jc w:val="both"/>
      </w:pPr>
      <w:r>
        <w:rPr>
          <w:noProof/>
        </w:rPr>
        <mc:AlternateContent>
          <mc:Choice Requires="wps">
            <w:drawing>
              <wp:anchor distT="0" distB="0" distL="0" distR="0" simplePos="0" relativeHeight="484062720" behindDoc="1" locked="0" layoutInCell="1" allowOverlap="1" wp14:anchorId="00DC27DE" wp14:editId="00DC27DF">
                <wp:simplePos x="0" y="0"/>
                <wp:positionH relativeFrom="page">
                  <wp:posOffset>3841369</wp:posOffset>
                </wp:positionH>
                <wp:positionV relativeFrom="paragraph">
                  <wp:posOffset>829139</wp:posOffset>
                </wp:positionV>
                <wp:extent cx="219710" cy="563245"/>
                <wp:effectExtent l="0" t="0" r="0" b="0"/>
                <wp:wrapNone/>
                <wp:docPr id="857" name="Textbox 8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710" cy="563245"/>
                        </a:xfrm>
                        <a:prstGeom prst="rect">
                          <a:avLst/>
                        </a:prstGeom>
                      </wps:spPr>
                      <wps:txbx>
                        <w:txbxContent>
                          <w:p w14:paraId="00DC2898" w14:textId="77777777" w:rsidR="00350CFB" w:rsidRDefault="00283FFF">
                            <w:pPr>
                              <w:pStyle w:val="BodyText"/>
                              <w:spacing w:line="231" w:lineRule="exact"/>
                            </w:pPr>
                            <w:r>
                              <w:rPr>
                                <w:spacing w:val="-10"/>
                                <w:w w:val="235"/>
                              </w:rPr>
                              <w:t>L</w:t>
                            </w:r>
                          </w:p>
                        </w:txbxContent>
                      </wps:txbx>
                      <wps:bodyPr wrap="square" lIns="0" tIns="0" rIns="0" bIns="0" rtlCol="0">
                        <a:noAutofit/>
                      </wps:bodyPr>
                    </wps:wsp>
                  </a:graphicData>
                </a:graphic>
              </wp:anchor>
            </w:drawing>
          </mc:Choice>
          <mc:Fallback>
            <w:pict>
              <v:shape w14:anchorId="00DC27DE" id="Textbox 857" o:spid="_x0000_s1450" type="#_x0000_t202" style="position:absolute;left:0;text-align:left;margin-left:302.45pt;margin-top:65.3pt;width:17.3pt;height:44.35pt;z-index:-192537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" filled="f" stroked="f">
                <v:textbox inset="0,0,0,0">
                  <w:txbxContent>
                    <w:p w14:paraId="00DC2898" w14:textId="77777777" w:rsidR="00350CFB" w:rsidRDefault="00283FFF">
                      <w:pPr>
                        <w:pStyle w:val="BodyText"/>
                        <w:spacing w:line="231" w:lineRule="exact"/>
                      </w:pPr>
                      <w:r>
                        <w:rPr>
                          <w:spacing w:val="-10"/>
                          <w:w w:val="235"/>
                        </w:rPr>
                        <w:t>L</w:t>
                      </w:r>
                    </w:p>
                  </w:txbxContent>
                </v:textbox>
                <w10:wrap anchorx="page"/>
              </v:shape>
            </w:pict>
          </mc:Fallback>
        </mc:AlternateContent>
      </w:r>
      <w:r>
        <w:t>or routers may be required to mimic honest behavior.</w:t>
      </w:r>
      <w:r>
        <w:rPr>
          <w:spacing w:val="29"/>
        </w:rPr>
        <w:t xml:space="preserve"> </w:t>
      </w:r>
      <w:r>
        <w:t xml:space="preserve">Let </w:t>
      </w:r>
      <w:r>
        <w:rPr>
          <w:i/>
        </w:rPr>
        <w:t>ℓ</w:t>
      </w:r>
      <w:r>
        <w:t>(</w:t>
      </w:r>
      <w:r>
        <w:rPr>
          <w:i/>
        </w:rPr>
        <w:t>w</w:t>
      </w:r>
      <w:r>
        <w:rPr>
          <w:rFonts w:ascii="Menlo" w:hAnsi="Menlo"/>
          <w:i/>
          <w:vertAlign w:val="subscript"/>
        </w:rPr>
        <w:t>uv</w:t>
      </w:r>
      <w:r>
        <w:t>) be the opportunity cost of capital</w:t>
      </w:r>
      <w:r>
        <w:rPr>
          <w:spacing w:val="-15"/>
        </w:rPr>
        <w:t xml:space="preserve"> </w:t>
      </w:r>
      <w:r>
        <w:t>associated</w:t>
      </w:r>
      <w:r>
        <w:rPr>
          <w:spacing w:val="-15"/>
        </w:rPr>
        <w:t xml:space="preserve"> </w:t>
      </w:r>
      <w:r>
        <w:t>with</w:t>
      </w:r>
      <w:r>
        <w:rPr>
          <w:spacing w:val="-15"/>
        </w:rPr>
        <w:t xml:space="preserve"> </w:t>
      </w:r>
      <w:r>
        <w:t>weight</w:t>
      </w:r>
      <w:r>
        <w:rPr>
          <w:spacing w:val="-15"/>
        </w:rPr>
        <w:t xml:space="preserve"> </w:t>
      </w:r>
      <w:r>
        <w:rPr>
          <w:i/>
        </w:rPr>
        <w:t>w</w:t>
      </w:r>
      <w:r>
        <w:rPr>
          <w:rFonts w:ascii="Menlo" w:hAnsi="Menlo"/>
          <w:i/>
          <w:vertAlign w:val="subscript"/>
        </w:rPr>
        <w:t>uv</w:t>
      </w:r>
      <w:r>
        <w:rPr>
          <w:rFonts w:ascii="Menlo" w:hAnsi="Menlo"/>
          <w:i/>
          <w:spacing w:val="-37"/>
        </w:rPr>
        <w:t xml:space="preserve"> </w:t>
      </w:r>
      <w:r>
        <w:t>over</w:t>
      </w:r>
      <w:r>
        <w:rPr>
          <w:spacing w:val="-15"/>
        </w:rPr>
        <w:t xml:space="preserve"> </w:t>
      </w:r>
      <w:r>
        <w:t>the</w:t>
      </w:r>
      <w:r>
        <w:rPr>
          <w:spacing w:val="-15"/>
        </w:rPr>
        <w:t xml:space="preserve"> </w:t>
      </w:r>
      <w:r>
        <w:t>reputation</w:t>
      </w:r>
      <w:r>
        <w:rPr>
          <w:spacing w:val="-15"/>
        </w:rPr>
        <w:t xml:space="preserve"> </w:t>
      </w:r>
      <w:r>
        <w:t>refresh</w:t>
      </w:r>
      <w:r>
        <w:rPr>
          <w:spacing w:val="-15"/>
        </w:rPr>
        <w:t xml:space="preserve"> </w:t>
      </w:r>
      <w:r>
        <w:t>horizon</w:t>
      </w:r>
      <w:r>
        <w:rPr>
          <w:spacing w:val="-15"/>
        </w:rPr>
        <w:t xml:space="preserve"> </w:t>
      </w:r>
      <w:r>
        <w:t>(for</w:t>
      </w:r>
      <w:r>
        <w:rPr>
          <w:spacing w:val="-15"/>
        </w:rPr>
        <w:t xml:space="preserve"> </w:t>
      </w:r>
      <w:r>
        <w:t>example,</w:t>
      </w:r>
      <w:r>
        <w:rPr>
          <w:spacing w:val="-10"/>
        </w:rPr>
        <w:t xml:space="preserve"> </w:t>
      </w:r>
      <w:r>
        <w:t>forgone yield). Then</w:t>
      </w:r>
    </w:p>
    <w:p w14:paraId="00DC2393" w14:textId="77777777" w:rsidR="00350CFB" w:rsidRDefault="00283FFF">
      <w:pPr>
        <w:tabs>
          <w:tab w:val="left" w:pos="5635"/>
          <w:tab w:val="left" w:pos="9196"/>
        </w:tabs>
        <w:spacing w:before="7"/>
        <w:ind w:left="4151"/>
        <w:rPr>
          <w:sz w:val="24"/>
        </w:rPr>
      </w:pPr>
      <w:r>
        <w:rPr>
          <w:i/>
          <w:w w:val="105"/>
          <w:sz w:val="24"/>
        </w:rPr>
        <w:t>C</w:t>
      </w:r>
      <w:r>
        <w:rPr>
          <w:w w:val="105"/>
          <w:sz w:val="24"/>
          <w:vertAlign w:val="subscript"/>
        </w:rPr>
        <w:t>cap</w:t>
      </w:r>
      <w:r>
        <w:rPr>
          <w:spacing w:val="-2"/>
          <w:w w:val="105"/>
          <w:sz w:val="24"/>
        </w:rPr>
        <w:t xml:space="preserve"> </w:t>
      </w:r>
      <w:r>
        <w:rPr>
          <w:spacing w:val="-10"/>
          <w:w w:val="105"/>
          <w:sz w:val="24"/>
        </w:rPr>
        <w:t>=</w:t>
      </w:r>
      <w:r>
        <w:rPr>
          <w:sz w:val="24"/>
        </w:rPr>
        <w:tab/>
      </w:r>
      <w:r>
        <w:rPr>
          <w:i/>
          <w:spacing w:val="-2"/>
          <w:w w:val="105"/>
          <w:sz w:val="24"/>
        </w:rPr>
        <w:t>ℓ</w:t>
      </w:r>
      <w:r>
        <w:rPr>
          <w:spacing w:val="-2"/>
          <w:w w:val="105"/>
          <w:sz w:val="24"/>
        </w:rPr>
        <w:t>(</w:t>
      </w:r>
      <w:r>
        <w:rPr>
          <w:i/>
          <w:spacing w:val="-2"/>
          <w:w w:val="105"/>
          <w:sz w:val="24"/>
        </w:rPr>
        <w:t>w</w:t>
      </w:r>
      <w:r>
        <w:rPr>
          <w:rFonts w:ascii="Menlo" w:hAnsi="Menlo"/>
          <w:i/>
          <w:spacing w:val="-2"/>
          <w:w w:val="105"/>
          <w:sz w:val="24"/>
          <w:vertAlign w:val="subscript"/>
        </w:rPr>
        <w:t>uv</w:t>
      </w:r>
      <w:r>
        <w:rPr>
          <w:spacing w:val="-2"/>
          <w:w w:val="105"/>
          <w:sz w:val="24"/>
        </w:rPr>
        <w:t>)</w:t>
      </w:r>
      <w:r>
        <w:rPr>
          <w:i/>
          <w:spacing w:val="-2"/>
          <w:w w:val="105"/>
          <w:sz w:val="24"/>
        </w:rPr>
        <w:t>,</w:t>
      </w:r>
      <w:r>
        <w:rPr>
          <w:i/>
          <w:sz w:val="24"/>
        </w:rPr>
        <w:tab/>
      </w:r>
      <w:r>
        <w:rPr>
          <w:spacing w:val="-4"/>
          <w:w w:val="105"/>
          <w:sz w:val="24"/>
        </w:rPr>
        <w:t>(5.4)</w:t>
      </w:r>
    </w:p>
    <w:p w14:paraId="00DC2394" w14:textId="77777777" w:rsidR="00350CFB" w:rsidRDefault="00283FFF">
      <w:pPr>
        <w:spacing w:before="85"/>
        <w:ind w:left="774" w:right="530"/>
        <w:jc w:val="center"/>
        <w:rPr>
          <w:i/>
          <w:sz w:val="16"/>
        </w:rPr>
      </w:pPr>
      <w:r>
        <w:rPr>
          <w:spacing w:val="-2"/>
          <w:w w:val="115"/>
          <w:sz w:val="16"/>
        </w:rPr>
        <w:t>(</w:t>
      </w:r>
      <w:r>
        <w:rPr>
          <w:rFonts w:ascii="Menlo" w:hAnsi="Menlo"/>
          <w:i/>
          <w:spacing w:val="-2"/>
          <w:w w:val="115"/>
          <w:sz w:val="16"/>
        </w:rPr>
        <w:t>u,v</w:t>
      </w:r>
      <w:r>
        <w:rPr>
          <w:spacing w:val="-2"/>
          <w:w w:val="115"/>
          <w:sz w:val="16"/>
        </w:rPr>
        <w:t>)</w:t>
      </w:r>
      <w:r>
        <w:rPr>
          <w:rFonts w:ascii="Apple Symbols" w:hAnsi="Apple Symbols"/>
          <w:spacing w:val="-2"/>
          <w:w w:val="115"/>
          <w:sz w:val="16"/>
        </w:rPr>
        <w:t>∈</w:t>
      </w:r>
      <w:r>
        <w:rPr>
          <w:rFonts w:ascii="Menlo" w:hAnsi="Menlo"/>
          <w:i/>
          <w:spacing w:val="-2"/>
          <w:w w:val="115"/>
          <w:sz w:val="16"/>
        </w:rPr>
        <w:t>E</w:t>
      </w:r>
      <w:r>
        <w:rPr>
          <w:i/>
          <w:spacing w:val="-2"/>
          <w:w w:val="115"/>
          <w:sz w:val="16"/>
          <w:vertAlign w:val="subscript"/>
        </w:rPr>
        <w:t>A</w:t>
      </w:r>
    </w:p>
    <w:p w14:paraId="00DC2395" w14:textId="77777777" w:rsidR="00350CFB" w:rsidRDefault="00283FFF">
      <w:pPr>
        <w:pStyle w:val="BodyText"/>
        <w:spacing w:before="190"/>
        <w:ind w:left="847"/>
        <w:jc w:val="both"/>
      </w:pPr>
      <w:r>
        <w:t>where</w:t>
      </w:r>
      <w:r>
        <w:rPr>
          <w:spacing w:val="15"/>
        </w:rPr>
        <w:t xml:space="preserve"> </w:t>
      </w:r>
      <w:r>
        <w:rPr>
          <w:i/>
        </w:rPr>
        <w:t>E</w:t>
      </w:r>
      <w:r>
        <w:rPr>
          <w:rFonts w:ascii="Apple Symbols"/>
          <w:vertAlign w:val="subscript"/>
        </w:rPr>
        <w:t>A</w:t>
      </w:r>
      <w:r>
        <w:rPr>
          <w:rFonts w:ascii="Apple Symbols"/>
          <w:spacing w:val="9"/>
        </w:rPr>
        <w:t xml:space="preserve"> </w:t>
      </w:r>
      <w:r>
        <w:t>denotes</w:t>
      </w:r>
      <w:r>
        <w:rPr>
          <w:spacing w:val="16"/>
        </w:rPr>
        <w:t xml:space="preserve"> </w:t>
      </w:r>
      <w:r>
        <w:t>attacker-created</w:t>
      </w:r>
      <w:r>
        <w:rPr>
          <w:spacing w:val="15"/>
        </w:rPr>
        <w:t xml:space="preserve"> </w:t>
      </w:r>
      <w:r>
        <w:rPr>
          <w:spacing w:val="-2"/>
        </w:rPr>
        <w:t>edges.</w:t>
      </w:r>
    </w:p>
    <w:p w14:paraId="00DC2396" w14:textId="77777777" w:rsidR="00350CFB" w:rsidRDefault="00283FFF">
      <w:pPr>
        <w:pStyle w:val="ListParagraph"/>
        <w:numPr>
          <w:ilvl w:val="0"/>
          <w:numId w:val="9"/>
        </w:numPr>
        <w:tabs>
          <w:tab w:val="left" w:pos="856"/>
        </w:tabs>
        <w:spacing w:before="209" w:line="396" w:lineRule="auto"/>
        <w:ind w:right="524" w:hanging="311"/>
        <w:jc w:val="both"/>
        <w:rPr>
          <w:sz w:val="24"/>
        </w:rPr>
      </w:pPr>
      <w:r>
        <w:rPr>
          <w:b/>
          <w:sz w:val="24"/>
        </w:rPr>
        <w:t>Revocation</w:t>
      </w:r>
      <w:r>
        <w:rPr>
          <w:b/>
          <w:spacing w:val="-4"/>
          <w:sz w:val="24"/>
        </w:rPr>
        <w:t xml:space="preserve"> </w:t>
      </w:r>
      <w:r>
        <w:rPr>
          <w:b/>
          <w:sz w:val="24"/>
        </w:rPr>
        <w:t>and</w:t>
      </w:r>
      <w:r>
        <w:rPr>
          <w:b/>
          <w:spacing w:val="-4"/>
          <w:sz w:val="24"/>
        </w:rPr>
        <w:t xml:space="preserve"> </w:t>
      </w:r>
      <w:r>
        <w:rPr>
          <w:b/>
          <w:sz w:val="24"/>
        </w:rPr>
        <w:t>detection</w:t>
      </w:r>
      <w:r>
        <w:rPr>
          <w:b/>
          <w:spacing w:val="-4"/>
          <w:sz w:val="24"/>
        </w:rPr>
        <w:t xml:space="preserve"> </w:t>
      </w:r>
      <w:r>
        <w:rPr>
          <w:b/>
          <w:sz w:val="24"/>
        </w:rPr>
        <w:t xml:space="preserve">cost: </w:t>
      </w:r>
      <w:r>
        <w:rPr>
          <w:sz w:val="24"/>
        </w:rPr>
        <w:t>Honest</w:t>
      </w:r>
      <w:r>
        <w:rPr>
          <w:spacing w:val="-4"/>
          <w:sz w:val="24"/>
        </w:rPr>
        <w:t xml:space="preserve"> </w:t>
      </w:r>
      <w:r>
        <w:rPr>
          <w:sz w:val="24"/>
        </w:rPr>
        <w:t>users</w:t>
      </w:r>
      <w:r>
        <w:rPr>
          <w:spacing w:val="-4"/>
          <w:sz w:val="24"/>
        </w:rPr>
        <w:t xml:space="preserve"> </w:t>
      </w:r>
      <w:r>
        <w:rPr>
          <w:sz w:val="24"/>
        </w:rPr>
        <w:t>revoke</w:t>
      </w:r>
      <w:r>
        <w:rPr>
          <w:spacing w:val="-4"/>
          <w:sz w:val="24"/>
        </w:rPr>
        <w:t xml:space="preserve"> </w:t>
      </w:r>
      <w:r>
        <w:rPr>
          <w:sz w:val="24"/>
        </w:rPr>
        <w:t>stale</w:t>
      </w:r>
      <w:r>
        <w:rPr>
          <w:spacing w:val="-4"/>
          <w:sz w:val="24"/>
        </w:rPr>
        <w:t xml:space="preserve"> </w:t>
      </w:r>
      <w:r>
        <w:rPr>
          <w:sz w:val="24"/>
        </w:rPr>
        <w:t>allowances;</w:t>
      </w:r>
      <w:r>
        <w:rPr>
          <w:spacing w:val="-4"/>
          <w:sz w:val="24"/>
        </w:rPr>
        <w:t xml:space="preserve"> </w:t>
      </w:r>
      <w:r>
        <w:rPr>
          <w:sz w:val="24"/>
        </w:rPr>
        <w:t>attackers</w:t>
      </w:r>
      <w:r>
        <w:rPr>
          <w:spacing w:val="-4"/>
          <w:sz w:val="24"/>
        </w:rPr>
        <w:t xml:space="preserve"> </w:t>
      </w:r>
      <w:r>
        <w:rPr>
          <w:sz w:val="24"/>
        </w:rPr>
        <w:t>who</w:t>
      </w:r>
      <w:r>
        <w:rPr>
          <w:spacing w:val="-4"/>
          <w:sz w:val="24"/>
        </w:rPr>
        <w:t xml:space="preserve"> </w:t>
      </w:r>
      <w:r>
        <w:rPr>
          <w:sz w:val="24"/>
        </w:rPr>
        <w:t>never revoke may be distinguishable.</w:t>
      </w:r>
      <w:r>
        <w:rPr>
          <w:spacing w:val="40"/>
          <w:sz w:val="24"/>
        </w:rPr>
        <w:t xml:space="preserve"> </w:t>
      </w:r>
      <w:r>
        <w:rPr>
          <w:sz w:val="24"/>
        </w:rPr>
        <w:t xml:space="preserve">Let </w:t>
      </w:r>
      <w:r>
        <w:rPr>
          <w:i/>
          <w:sz w:val="24"/>
        </w:rPr>
        <w:t>c</w:t>
      </w:r>
      <w:r>
        <w:rPr>
          <w:sz w:val="24"/>
          <w:vertAlign w:val="subscript"/>
        </w:rPr>
        <w:t>rev</w:t>
      </w:r>
      <w:r>
        <w:rPr>
          <w:sz w:val="24"/>
        </w:rPr>
        <w:t xml:space="preserve"> be the expected cost of periodic revocation and re-approval needed to maintain a target edge set over </w:t>
      </w:r>
      <w:r>
        <w:rPr>
          <w:i/>
          <w:sz w:val="24"/>
        </w:rPr>
        <w:t xml:space="preserve">k </w:t>
      </w:r>
      <w:r>
        <w:rPr>
          <w:sz w:val="24"/>
        </w:rPr>
        <w:t>refresh epochs:</w:t>
      </w:r>
    </w:p>
    <w:p w14:paraId="00DC2397" w14:textId="77777777" w:rsidR="00350CFB" w:rsidRDefault="00350CFB">
      <w:pPr>
        <w:pStyle w:val="BodyText"/>
        <w:spacing w:before="105"/>
      </w:pPr>
    </w:p>
    <w:p w14:paraId="00DC2398" w14:textId="77777777" w:rsidR="00350CFB" w:rsidRDefault="00283FFF">
      <w:pPr>
        <w:tabs>
          <w:tab w:val="left" w:pos="9196"/>
        </w:tabs>
        <w:ind w:left="4625"/>
        <w:rPr>
          <w:sz w:val="24"/>
        </w:rPr>
      </w:pPr>
      <w:r>
        <w:rPr>
          <w:i/>
          <w:w w:val="105"/>
          <w:sz w:val="24"/>
        </w:rPr>
        <w:t>C</w:t>
      </w:r>
      <w:r>
        <w:rPr>
          <w:w w:val="105"/>
          <w:sz w:val="24"/>
          <w:vertAlign w:val="subscript"/>
        </w:rPr>
        <w:t>rev</w:t>
      </w:r>
      <w:r>
        <w:rPr>
          <w:spacing w:val="27"/>
          <w:w w:val="105"/>
          <w:sz w:val="24"/>
        </w:rPr>
        <w:t xml:space="preserve"> </w:t>
      </w:r>
      <w:r>
        <w:rPr>
          <w:w w:val="105"/>
          <w:sz w:val="24"/>
        </w:rPr>
        <w:t>=</w:t>
      </w:r>
      <w:r>
        <w:rPr>
          <w:spacing w:val="15"/>
          <w:w w:val="105"/>
          <w:sz w:val="24"/>
        </w:rPr>
        <w:t xml:space="preserve"> </w:t>
      </w:r>
      <w:r>
        <w:rPr>
          <w:i/>
          <w:w w:val="105"/>
          <w:sz w:val="24"/>
        </w:rPr>
        <w:t>k</w:t>
      </w:r>
      <w:r>
        <w:rPr>
          <w:i/>
          <w:spacing w:val="-8"/>
          <w:w w:val="105"/>
          <w:sz w:val="24"/>
        </w:rPr>
        <w:t xml:space="preserve"> </w:t>
      </w:r>
      <w:r>
        <w:rPr>
          <w:i/>
          <w:spacing w:val="-2"/>
          <w:w w:val="105"/>
          <w:sz w:val="24"/>
        </w:rPr>
        <w:t>c</w:t>
      </w:r>
      <w:r>
        <w:rPr>
          <w:spacing w:val="-2"/>
          <w:w w:val="105"/>
          <w:sz w:val="24"/>
          <w:vertAlign w:val="subscript"/>
        </w:rPr>
        <w:t>rev</w:t>
      </w:r>
      <w:r>
        <w:rPr>
          <w:i/>
          <w:spacing w:val="-2"/>
          <w:w w:val="105"/>
          <w:sz w:val="24"/>
        </w:rPr>
        <w:t>.</w:t>
      </w:r>
      <w:r>
        <w:rPr>
          <w:i/>
          <w:sz w:val="24"/>
        </w:rPr>
        <w:tab/>
      </w:r>
      <w:r>
        <w:rPr>
          <w:spacing w:val="-2"/>
          <w:w w:val="105"/>
          <w:sz w:val="24"/>
        </w:rPr>
        <w:t>(5.5)</w:t>
      </w:r>
    </w:p>
    <w:p w14:paraId="00DC2399" w14:textId="77777777" w:rsidR="00350CFB" w:rsidRDefault="00350CFB">
      <w:pPr>
        <w:pStyle w:val="BodyText"/>
      </w:pPr>
    </w:p>
    <w:p w14:paraId="00DC239A" w14:textId="77777777" w:rsidR="00350CFB" w:rsidRDefault="00350CFB">
      <w:pPr>
        <w:pStyle w:val="BodyText"/>
        <w:spacing w:before="6"/>
      </w:pPr>
    </w:p>
    <w:p w14:paraId="00DC239B" w14:textId="77777777" w:rsidR="00350CFB" w:rsidRDefault="00283FFF">
      <w:pPr>
        <w:pStyle w:val="BodyText"/>
        <w:ind w:left="274"/>
      </w:pPr>
      <w:r>
        <w:t>Total</w:t>
      </w:r>
      <w:r>
        <w:rPr>
          <w:spacing w:val="-12"/>
        </w:rPr>
        <w:t xml:space="preserve"> </w:t>
      </w:r>
      <w:r>
        <w:t>attack</w:t>
      </w:r>
      <w:r>
        <w:rPr>
          <w:spacing w:val="-12"/>
        </w:rPr>
        <w:t xml:space="preserve"> </w:t>
      </w:r>
      <w:r>
        <w:t>cost</w:t>
      </w:r>
      <w:r>
        <w:rPr>
          <w:spacing w:val="-11"/>
        </w:rPr>
        <w:t xml:space="preserve"> </w:t>
      </w:r>
      <w:r>
        <w:rPr>
          <w:spacing w:val="-5"/>
        </w:rPr>
        <w:t>is</w:t>
      </w:r>
    </w:p>
    <w:p w14:paraId="00DC239C" w14:textId="77777777" w:rsidR="00350CFB" w:rsidRDefault="00283FFF">
      <w:pPr>
        <w:tabs>
          <w:tab w:val="left" w:pos="9196"/>
        </w:tabs>
        <w:spacing w:before="181"/>
        <w:ind w:left="3805"/>
        <w:rPr>
          <w:sz w:val="24"/>
        </w:rPr>
      </w:pPr>
      <w:r>
        <w:rPr>
          <w:i/>
          <w:w w:val="110"/>
          <w:sz w:val="24"/>
        </w:rPr>
        <w:t>C</w:t>
      </w:r>
      <w:r>
        <w:rPr>
          <w:i/>
          <w:spacing w:val="21"/>
          <w:w w:val="110"/>
          <w:sz w:val="24"/>
        </w:rPr>
        <w:t xml:space="preserve"> </w:t>
      </w:r>
      <w:r>
        <w:rPr>
          <w:w w:val="110"/>
          <w:sz w:val="24"/>
        </w:rPr>
        <w:t>=</w:t>
      </w:r>
      <w:r>
        <w:rPr>
          <w:spacing w:val="3"/>
          <w:w w:val="110"/>
          <w:sz w:val="24"/>
        </w:rPr>
        <w:t xml:space="preserve"> </w:t>
      </w:r>
      <w:r>
        <w:rPr>
          <w:i/>
          <w:w w:val="110"/>
          <w:sz w:val="24"/>
        </w:rPr>
        <w:t>C</w:t>
      </w:r>
      <w:r>
        <w:rPr>
          <w:w w:val="110"/>
          <w:sz w:val="24"/>
          <w:vertAlign w:val="subscript"/>
        </w:rPr>
        <w:t>gas</w:t>
      </w:r>
      <w:r>
        <w:rPr>
          <w:w w:val="110"/>
          <w:sz w:val="24"/>
        </w:rPr>
        <w:t xml:space="preserve"> +</w:t>
      </w:r>
      <w:r>
        <w:rPr>
          <w:spacing w:val="-10"/>
          <w:w w:val="110"/>
          <w:sz w:val="24"/>
        </w:rPr>
        <w:t xml:space="preserve"> </w:t>
      </w:r>
      <w:r>
        <w:rPr>
          <w:i/>
          <w:w w:val="110"/>
          <w:sz w:val="24"/>
        </w:rPr>
        <w:t>C</w:t>
      </w:r>
      <w:r>
        <w:rPr>
          <w:w w:val="110"/>
          <w:sz w:val="24"/>
          <w:vertAlign w:val="subscript"/>
        </w:rPr>
        <w:t>cap</w:t>
      </w:r>
      <w:r>
        <w:rPr>
          <w:w w:val="110"/>
          <w:sz w:val="24"/>
        </w:rPr>
        <w:t xml:space="preserve"> +</w:t>
      </w:r>
      <w:r>
        <w:rPr>
          <w:spacing w:val="-11"/>
          <w:w w:val="110"/>
          <w:sz w:val="24"/>
        </w:rPr>
        <w:t xml:space="preserve"> </w:t>
      </w:r>
      <w:r>
        <w:rPr>
          <w:i/>
          <w:spacing w:val="-2"/>
          <w:w w:val="110"/>
          <w:sz w:val="24"/>
        </w:rPr>
        <w:t>C</w:t>
      </w:r>
      <w:r>
        <w:rPr>
          <w:spacing w:val="-2"/>
          <w:w w:val="110"/>
          <w:sz w:val="24"/>
          <w:vertAlign w:val="subscript"/>
        </w:rPr>
        <w:t>rev</w:t>
      </w:r>
      <w:r>
        <w:rPr>
          <w:i/>
          <w:spacing w:val="-2"/>
          <w:w w:val="110"/>
          <w:sz w:val="24"/>
        </w:rPr>
        <w:t>.</w:t>
      </w:r>
      <w:r>
        <w:rPr>
          <w:i/>
          <w:sz w:val="24"/>
        </w:rPr>
        <w:tab/>
      </w:r>
      <w:r>
        <w:rPr>
          <w:spacing w:val="-2"/>
          <w:w w:val="110"/>
          <w:sz w:val="24"/>
        </w:rPr>
        <w:t>(5.6)</w:t>
      </w:r>
    </w:p>
    <w:p w14:paraId="00DC239D" w14:textId="77777777" w:rsidR="00350CFB" w:rsidRDefault="00350CFB">
      <w:pPr>
        <w:pStyle w:val="BodyText"/>
        <w:spacing w:before="185"/>
      </w:pPr>
    </w:p>
    <w:p w14:paraId="00DC239E" w14:textId="77777777" w:rsidR="00350CFB" w:rsidRDefault="00283FFF">
      <w:pPr>
        <w:pStyle w:val="Heading3"/>
        <w:numPr>
          <w:ilvl w:val="2"/>
          <w:numId w:val="26"/>
        </w:numPr>
        <w:tabs>
          <w:tab w:val="left" w:pos="879"/>
        </w:tabs>
        <w:ind w:left="879" w:hanging="597"/>
        <w:jc w:val="both"/>
      </w:pPr>
      <w:bookmarkStart w:id="354" w:name="Influence_and_a_cost-effectiveness_bound"/>
      <w:bookmarkEnd w:id="354"/>
      <w:r>
        <w:t>Influence</w:t>
      </w:r>
      <w:r>
        <w:rPr>
          <w:spacing w:val="-14"/>
        </w:rPr>
        <w:t xml:space="preserve"> </w:t>
      </w:r>
      <w:r>
        <w:t>and</w:t>
      </w:r>
      <w:r>
        <w:rPr>
          <w:spacing w:val="-14"/>
        </w:rPr>
        <w:t xml:space="preserve"> </w:t>
      </w:r>
      <w:r>
        <w:t>a</w:t>
      </w:r>
      <w:r>
        <w:rPr>
          <w:spacing w:val="-14"/>
        </w:rPr>
        <w:t xml:space="preserve"> </w:t>
      </w:r>
      <w:r>
        <w:t>cost-effectiveness</w:t>
      </w:r>
      <w:r>
        <w:rPr>
          <w:spacing w:val="-14"/>
        </w:rPr>
        <w:t xml:space="preserve"> </w:t>
      </w:r>
      <w:r>
        <w:rPr>
          <w:spacing w:val="-2"/>
        </w:rPr>
        <w:t>bound</w:t>
      </w:r>
    </w:p>
    <w:p w14:paraId="00DC239F" w14:textId="77777777" w:rsidR="00350CFB" w:rsidRDefault="00283FFF">
      <w:pPr>
        <w:pStyle w:val="BodyText"/>
        <w:spacing w:before="182" w:line="456" w:lineRule="exact"/>
        <w:ind w:left="282" w:right="563"/>
        <w:jc w:val="both"/>
      </w:pPr>
      <w:r>
        <w:t xml:space="preserve">Under standard PageRank sensitivity results, the influence of an edge on </w:t>
      </w:r>
      <w:r>
        <w:rPr>
          <w:b/>
        </w:rPr>
        <w:t xml:space="preserve">r </w:t>
      </w:r>
      <w:r>
        <w:t>is mediated by the stationary</w:t>
      </w:r>
      <w:r>
        <w:rPr>
          <w:spacing w:val="-13"/>
        </w:rPr>
        <w:t xml:space="preserve"> </w:t>
      </w:r>
      <w:r>
        <w:t>mass</w:t>
      </w:r>
      <w:r>
        <w:rPr>
          <w:spacing w:val="-13"/>
        </w:rPr>
        <w:t xml:space="preserve"> </w:t>
      </w:r>
      <w:r>
        <w:t>at</w:t>
      </w:r>
      <w:r>
        <w:rPr>
          <w:spacing w:val="-13"/>
        </w:rPr>
        <w:t xml:space="preserve"> </w:t>
      </w:r>
      <w:r>
        <w:t>the</w:t>
      </w:r>
      <w:r>
        <w:rPr>
          <w:spacing w:val="-13"/>
        </w:rPr>
        <w:t xml:space="preserve"> </w:t>
      </w:r>
      <w:r>
        <w:t>source</w:t>
      </w:r>
      <w:r>
        <w:rPr>
          <w:spacing w:val="-13"/>
        </w:rPr>
        <w:t xml:space="preserve"> </w:t>
      </w:r>
      <w:r>
        <w:t>and</w:t>
      </w:r>
      <w:r>
        <w:rPr>
          <w:spacing w:val="-13"/>
        </w:rPr>
        <w:t xml:space="preserve"> </w:t>
      </w:r>
      <w:r>
        <w:t>the</w:t>
      </w:r>
      <w:r>
        <w:rPr>
          <w:spacing w:val="-12"/>
        </w:rPr>
        <w:t xml:space="preserve"> </w:t>
      </w:r>
      <w:r>
        <w:t>normalized</w:t>
      </w:r>
      <w:r>
        <w:rPr>
          <w:spacing w:val="-13"/>
        </w:rPr>
        <w:t xml:space="preserve"> </w:t>
      </w:r>
      <w:r>
        <w:t>outgoing</w:t>
      </w:r>
      <w:r>
        <w:rPr>
          <w:spacing w:val="-13"/>
        </w:rPr>
        <w:t xml:space="preserve"> </w:t>
      </w:r>
      <w:r>
        <w:t>weight</w:t>
      </w:r>
      <w:r>
        <w:rPr>
          <w:spacing w:val="-13"/>
        </w:rPr>
        <w:t xml:space="preserve"> </w:t>
      </w:r>
      <w:hyperlink w:anchor="_bookmark173" w:history="1">
        <w:r>
          <w:rPr>
            <w:vertAlign w:val="superscript"/>
          </w:rPr>
          <w:t>[40]</w:t>
        </w:r>
      </w:hyperlink>
      <w:r>
        <w:t>.</w:t>
      </w:r>
      <w:r>
        <w:rPr>
          <w:spacing w:val="12"/>
        </w:rPr>
        <w:t xml:space="preserve"> </w:t>
      </w:r>
      <w:r>
        <w:t>A</w:t>
      </w:r>
      <w:r>
        <w:rPr>
          <w:spacing w:val="-13"/>
        </w:rPr>
        <w:t xml:space="preserve"> </w:t>
      </w:r>
      <w:r>
        <w:t>coarse</w:t>
      </w:r>
      <w:r>
        <w:rPr>
          <w:spacing w:val="-13"/>
        </w:rPr>
        <w:t xml:space="preserve"> </w:t>
      </w:r>
      <w:r>
        <w:t>upper</w:t>
      </w:r>
      <w:r>
        <w:rPr>
          <w:spacing w:val="-13"/>
        </w:rPr>
        <w:t xml:space="preserve"> </w:t>
      </w:r>
      <w:r>
        <w:t>bound</w:t>
      </w:r>
      <w:r>
        <w:rPr>
          <w:spacing w:val="-13"/>
        </w:rPr>
        <w:t xml:space="preserve"> </w:t>
      </w:r>
      <w:r>
        <w:t>on</w:t>
      </w:r>
      <w:r>
        <w:rPr>
          <w:spacing w:val="-13"/>
        </w:rPr>
        <w:t xml:space="preserve"> </w:t>
      </w:r>
      <w:r>
        <w:t xml:space="preserve">the gain in </w:t>
      </w:r>
      <w:r>
        <w:rPr>
          <w:i/>
        </w:rPr>
        <w:t>J</w:t>
      </w:r>
      <w:r>
        <w:t>(</w:t>
      </w:r>
      <w:r>
        <w:rPr>
          <w:i/>
        </w:rPr>
        <w:t>T</w:t>
      </w:r>
      <w:r>
        <w:rPr>
          <w:i/>
          <w:spacing w:val="-15"/>
        </w:rPr>
        <w:t xml:space="preserve"> </w:t>
      </w:r>
      <w:r>
        <w:t xml:space="preserve">) from adding edges among </w:t>
      </w:r>
      <w:r>
        <w:rPr>
          <w:rFonts w:ascii="Arial Unicode MS" w:hAnsi="Arial Unicode MS"/>
        </w:rPr>
        <w:t xml:space="preserve">A </w:t>
      </w:r>
      <w:r>
        <w:t>alone—a closed Sybil cluster with no honest inbound endorsements—is limited by the teleportation mass:</w:t>
      </w:r>
    </w:p>
    <w:p w14:paraId="00DC23A0" w14:textId="77777777" w:rsidR="00350CFB" w:rsidRDefault="00350CFB">
      <w:pPr>
        <w:pStyle w:val="BodyText"/>
        <w:spacing w:before="4"/>
      </w:pPr>
    </w:p>
    <w:p w14:paraId="00DC23A1" w14:textId="77777777" w:rsidR="00350CFB" w:rsidRDefault="00283FFF">
      <w:pPr>
        <w:tabs>
          <w:tab w:val="left" w:pos="9196"/>
        </w:tabs>
        <w:ind w:left="3381"/>
        <w:rPr>
          <w:sz w:val="24"/>
        </w:rPr>
      </w:pPr>
      <w:r>
        <w:rPr>
          <w:noProof/>
          <w:sz w:val="24"/>
        </w:rPr>
        <mc:AlternateContent>
          <mc:Choice Requires="wps">
            <w:drawing>
              <wp:anchor distT="0" distB="0" distL="0" distR="0" simplePos="0" relativeHeight="487648768" behindDoc="1" locked="0" layoutInCell="1" allowOverlap="1" wp14:anchorId="00DC27E0" wp14:editId="00DC27E1">
                <wp:simplePos x="0" y="0"/>
                <wp:positionH relativeFrom="page">
                  <wp:posOffset>2789694</wp:posOffset>
                </wp:positionH>
                <wp:positionV relativeFrom="paragraph">
                  <wp:posOffset>393407</wp:posOffset>
                </wp:positionV>
                <wp:extent cx="194310" cy="105410"/>
                <wp:effectExtent l="0" t="0" r="0" b="0"/>
                <wp:wrapTopAndBottom/>
                <wp:docPr id="858" name="Textbox 8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4310" cy="105410"/>
                        </a:xfrm>
                        <a:prstGeom prst="rect">
                          <a:avLst/>
                        </a:prstGeom>
                      </wps:spPr>
                      <wps:txbx>
                        <w:txbxContent>
                          <w:p w14:paraId="00DC2899" w14:textId="77777777" w:rsidR="00350CFB" w:rsidRDefault="00283FFF">
                            <w:pPr>
                              <w:spacing w:line="166" w:lineRule="exact"/>
                              <w:rPr>
                                <w:rFonts w:ascii="Apple Symbols" w:hAnsi="Apple Symbols"/>
                                <w:sz w:val="16"/>
                              </w:rPr>
                            </w:pPr>
                            <w:r>
                              <w:rPr>
                                <w:rFonts w:ascii="Menlo" w:hAnsi="Menlo"/>
                                <w:i/>
                                <w:spacing w:val="-5"/>
                                <w:w w:val="110"/>
                                <w:sz w:val="16"/>
                              </w:rPr>
                              <w:t>i</w:t>
                            </w:r>
                            <w:r>
                              <w:rPr>
                                <w:rFonts w:ascii="Apple Symbols" w:hAnsi="Apple Symbols"/>
                                <w:spacing w:val="-5"/>
                                <w:w w:val="110"/>
                                <w:sz w:val="16"/>
                              </w:rPr>
                              <w:t>∈A</w:t>
                            </w:r>
                          </w:p>
                        </w:txbxContent>
                      </wps:txbx>
                      <wps:bodyPr wrap="square" lIns="0" tIns="0" rIns="0" bIns="0" rtlCol="0">
                        <a:noAutofit/>
                      </wps:bodyPr>
                    </wps:wsp>
                  </a:graphicData>
                </a:graphic>
              </wp:anchor>
            </w:drawing>
          </mc:Choice>
          <mc:Fallback>
            <w:pict>
              <v:shape w14:anchorId="00DC27E0" id="Textbox 858" o:spid="_x0000_s1451" type="#_x0000_t202" style="position:absolute;left:0;text-align:left;margin-left:219.65pt;margin-top:31pt;width:15.3pt;height:8.3pt;z-index:-156677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" filled="f" stroked="f">
                <v:textbox inset="0,0,0,0">
                  <w:txbxContent>
                    <w:p w14:paraId="00DC2899" w14:textId="77777777" w:rsidR="00350CFB" w:rsidRDefault="00283FFF">
                      <w:pPr>
                        <w:spacing w:line="166" w:lineRule="exact"/>
                        <w:rPr>
                          <w:rFonts w:ascii="Apple Symbols" w:hAnsi="Apple Symbols"/>
                          <w:sz w:val="16"/>
                        </w:rPr>
                      </w:pPr>
                      <w:r>
                        <w:rPr>
                          <w:rFonts w:ascii="Menlo" w:hAnsi="Menlo"/>
                          <w:i/>
                          <w:spacing w:val="-5"/>
                          <w:w w:val="110"/>
                          <w:sz w:val="16"/>
                        </w:rPr>
                        <w:t>i</w:t>
                      </w:r>
                      <w:r>
                        <w:rPr>
                          <w:rFonts w:ascii="Apple Symbols" w:hAnsi="Apple Symbols"/>
                          <w:spacing w:val="-5"/>
                          <w:w w:val="110"/>
                          <w:sz w:val="16"/>
                        </w:rPr>
                        <w:t>∈A</w:t>
                      </w:r>
                    </w:p>
                  </w:txbxContent>
                </v:textbox>
                <w10:wrap type="topAndBottom" anchorx="page"/>
              </v:shape>
            </w:pict>
          </mc:Fallback>
        </mc:AlternateContent>
      </w:r>
      <w:r>
        <w:rPr>
          <w:noProof/>
          <w:sz w:val="24"/>
        </w:rPr>
        <mc:AlternateContent>
          <mc:Choice Requires="wps">
            <w:drawing>
              <wp:anchor distT="0" distB="0" distL="0" distR="0" simplePos="0" relativeHeight="487649280" behindDoc="1" locked="0" layoutInCell="1" allowOverlap="1" wp14:anchorId="00DC27E2" wp14:editId="00DC27E3">
                <wp:simplePos x="0" y="0"/>
                <wp:positionH relativeFrom="page">
                  <wp:posOffset>4399470</wp:posOffset>
                </wp:positionH>
                <wp:positionV relativeFrom="paragraph">
                  <wp:posOffset>393407</wp:posOffset>
                </wp:positionV>
                <wp:extent cx="194310" cy="105410"/>
                <wp:effectExtent l="0" t="0" r="0" b="0"/>
                <wp:wrapTopAndBottom/>
                <wp:docPr id="859" name="Textbox 8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4310" cy="105410"/>
                        </a:xfrm>
                        <a:prstGeom prst="rect">
                          <a:avLst/>
                        </a:prstGeom>
                      </wps:spPr>
                      <wps:txbx>
                        <w:txbxContent>
                          <w:p w14:paraId="00DC289A" w14:textId="77777777" w:rsidR="00350CFB" w:rsidRDefault="00283FFF">
                            <w:pPr>
                              <w:spacing w:line="166" w:lineRule="exact"/>
                              <w:rPr>
                                <w:rFonts w:ascii="Apple Symbols" w:hAnsi="Apple Symbols"/>
                                <w:sz w:val="16"/>
                              </w:rPr>
                            </w:pPr>
                            <w:r>
                              <w:rPr>
                                <w:rFonts w:ascii="Menlo" w:hAnsi="Menlo"/>
                                <w:i/>
                                <w:spacing w:val="-5"/>
                                <w:w w:val="110"/>
                                <w:sz w:val="16"/>
                              </w:rPr>
                              <w:t>i</w:t>
                            </w:r>
                            <w:r>
                              <w:rPr>
                                <w:rFonts w:ascii="Apple Symbols" w:hAnsi="Apple Symbols"/>
                                <w:spacing w:val="-5"/>
                                <w:w w:val="110"/>
                                <w:sz w:val="16"/>
                              </w:rPr>
                              <w:t>∈A</w:t>
                            </w:r>
                          </w:p>
                        </w:txbxContent>
                      </wps:txbx>
                      <wps:bodyPr wrap="square" lIns="0" tIns="0" rIns="0" bIns="0" rtlCol="0">
                        <a:noAutofit/>
                      </wps:bodyPr>
                    </wps:wsp>
                  </a:graphicData>
                </a:graphic>
              </wp:anchor>
            </w:drawing>
          </mc:Choice>
          <mc:Fallback>
            <w:pict>
              <v:shape w14:anchorId="00DC27E2" id="Textbox 859" o:spid="_x0000_s1452" type="#_x0000_t202" style="position:absolute;left:0;text-align:left;margin-left:346.4pt;margin-top:31pt;width:15.3pt;height:8.3pt;z-index:-156672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" filled="f" stroked="f">
                <v:textbox inset="0,0,0,0">
                  <w:txbxContent>
                    <w:p w14:paraId="00DC289A" w14:textId="77777777" w:rsidR="00350CFB" w:rsidRDefault="00283FFF">
                      <w:pPr>
                        <w:spacing w:line="166" w:lineRule="exact"/>
                        <w:rPr>
                          <w:rFonts w:ascii="Apple Symbols" w:hAnsi="Apple Symbols"/>
                          <w:sz w:val="16"/>
                        </w:rPr>
                      </w:pPr>
                      <w:r>
                        <w:rPr>
                          <w:rFonts w:ascii="Menlo" w:hAnsi="Menlo"/>
                          <w:i/>
                          <w:spacing w:val="-5"/>
                          <w:w w:val="110"/>
                          <w:sz w:val="16"/>
                        </w:rPr>
                        <w:t>i</w:t>
                      </w:r>
                      <w:r>
                        <w:rPr>
                          <w:rFonts w:ascii="Apple Symbols" w:hAnsi="Apple Symbols"/>
                          <w:spacing w:val="-5"/>
                          <w:w w:val="110"/>
                          <w:sz w:val="16"/>
                        </w:rPr>
                        <w:t>∈A</w:t>
                      </w:r>
                    </w:p>
                  </w:txbxContent>
                </v:textbox>
                <w10:wrap type="topAndBottom" anchorx="page"/>
              </v:shape>
            </w:pict>
          </mc:Fallback>
        </mc:AlternateContent>
      </w:r>
      <w:r>
        <w:rPr>
          <w:noProof/>
          <w:sz w:val="24"/>
        </w:rPr>
        <mc:AlternateContent>
          <mc:Choice Requires="wps">
            <w:drawing>
              <wp:anchor distT="0" distB="0" distL="0" distR="0" simplePos="0" relativeHeight="484063744" behindDoc="1" locked="0" layoutInCell="1" allowOverlap="1" wp14:anchorId="00DC27E4" wp14:editId="00DC27E5">
                <wp:simplePos x="0" y="0"/>
                <wp:positionH relativeFrom="page">
                  <wp:posOffset>3088805</wp:posOffset>
                </wp:positionH>
                <wp:positionV relativeFrom="paragraph">
                  <wp:posOffset>242196</wp:posOffset>
                </wp:positionV>
                <wp:extent cx="36830" cy="101600"/>
                <wp:effectExtent l="0" t="0" r="0" b="0"/>
                <wp:wrapNone/>
                <wp:docPr id="860" name="Textbox 8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830" cy="101600"/>
                        </a:xfrm>
                        <a:prstGeom prst="rect">
                          <a:avLst/>
                        </a:prstGeom>
                      </wps:spPr>
                      <wps:txbx>
                        <w:txbxContent>
                          <w:p w14:paraId="00DC289B" w14:textId="77777777" w:rsidR="00350CFB" w:rsidRDefault="00283FFF">
                            <w:pPr>
                              <w:spacing w:line="157" w:lineRule="exact"/>
                              <w:rPr>
                                <w:rFonts w:ascii="Menlo"/>
                                <w:i/>
                                <w:sz w:val="16"/>
                              </w:rPr>
                            </w:pPr>
                            <w:r>
                              <w:rPr>
                                <w:rFonts w:ascii="Menlo"/>
                                <w:i/>
                                <w:spacing w:val="-10"/>
                                <w:w w:val="60"/>
                                <w:sz w:val="16"/>
                              </w:rPr>
                              <w:t>i</w:t>
                            </w:r>
                          </w:p>
                        </w:txbxContent>
                      </wps:txbx>
                      <wps:bodyPr wrap="square" lIns="0" tIns="0" rIns="0" bIns="0" rtlCol="0">
                        <a:noAutofit/>
                      </wps:bodyPr>
                    </wps:wsp>
                  </a:graphicData>
                </a:graphic>
              </wp:anchor>
            </w:drawing>
          </mc:Choice>
          <mc:Fallback>
            <w:pict>
              <v:shape w14:anchorId="00DC27E4" id="Textbox 860" o:spid="_x0000_s1453" type="#_x0000_t202" style="position:absolute;left:0;text-align:left;margin-left:243.2pt;margin-top:19.05pt;width:2.9pt;height:8pt;z-index:-192527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" filled="f" stroked="f">
                <v:textbox inset="0,0,0,0">
                  <w:txbxContent>
                    <w:p w14:paraId="00DC289B" w14:textId="77777777" w:rsidR="00350CFB" w:rsidRDefault="00283FFF">
                      <w:pPr>
                        <w:spacing w:line="157" w:lineRule="exact"/>
                        <w:rPr>
                          <w:rFonts w:ascii="Menlo"/>
                          <w:i/>
                          <w:sz w:val="16"/>
                        </w:rPr>
                      </w:pPr>
                      <w:r>
                        <w:rPr>
                          <w:rFonts w:ascii="Menlo"/>
                          <w:i/>
                          <w:spacing w:val="-10"/>
                          <w:w w:val="60"/>
                          <w:sz w:val="16"/>
                        </w:rPr>
                        <w:t>i</w:t>
                      </w:r>
                    </w:p>
                  </w:txbxContent>
                </v:textbox>
                <w10:wrap anchorx="page"/>
              </v:shape>
            </w:pict>
          </mc:Fallback>
        </mc:AlternateContent>
      </w:r>
      <w:r>
        <w:rPr>
          <w:noProof/>
          <w:sz w:val="24"/>
        </w:rPr>
        <mc:AlternateContent>
          <mc:Choice Requires="wps">
            <w:drawing>
              <wp:anchor distT="0" distB="0" distL="0" distR="0" simplePos="0" relativeHeight="484064256" behindDoc="1" locked="0" layoutInCell="1" allowOverlap="1" wp14:anchorId="00DC27E6" wp14:editId="00DC27E7">
                <wp:simplePos x="0" y="0"/>
                <wp:positionH relativeFrom="page">
                  <wp:posOffset>3731158</wp:posOffset>
                </wp:positionH>
                <wp:positionV relativeFrom="paragraph">
                  <wp:posOffset>282279</wp:posOffset>
                </wp:positionV>
                <wp:extent cx="204470" cy="155575"/>
                <wp:effectExtent l="0" t="0" r="0" b="0"/>
                <wp:wrapNone/>
                <wp:docPr id="861" name="Textbox 8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4470" cy="155575"/>
                        </a:xfrm>
                        <a:prstGeom prst="rect">
                          <a:avLst/>
                        </a:prstGeom>
                      </wps:spPr>
                      <wps:txbx>
                        <w:txbxContent>
                          <w:p w14:paraId="00DC289C" w14:textId="77777777" w:rsidR="00350CFB" w:rsidRDefault="00283FFF">
                            <w:pPr>
                              <w:spacing w:line="244" w:lineRule="exact"/>
                              <w:rPr>
                                <w:rFonts w:ascii="Arial Unicode MS"/>
                                <w:sz w:val="24"/>
                              </w:rPr>
                            </w:pPr>
                            <w:r>
                              <w:rPr>
                                <w:rFonts w:ascii="Arial Unicode MS"/>
                                <w:spacing w:val="-2"/>
                                <w:sz w:val="24"/>
                              </w:rPr>
                              <w:t>|</w:t>
                            </w:r>
                            <w:r>
                              <w:rPr>
                                <w:i/>
                                <w:spacing w:val="-2"/>
                                <w:sz w:val="24"/>
                              </w:rPr>
                              <w:t>V</w:t>
                            </w:r>
                            <w:r>
                              <w:rPr>
                                <w:i/>
                                <w:spacing w:val="-12"/>
                                <w:sz w:val="24"/>
                              </w:rPr>
                              <w:t xml:space="preserve"> </w:t>
                            </w:r>
                            <w:r>
                              <w:rPr>
                                <w:rFonts w:ascii="Arial Unicode MS"/>
                                <w:spacing w:val="-10"/>
                                <w:sz w:val="24"/>
                              </w:rPr>
                              <w:t>|</w:t>
                            </w:r>
                          </w:p>
                        </w:txbxContent>
                      </wps:txbx>
                      <wps:bodyPr wrap="square" lIns="0" tIns="0" rIns="0" bIns="0" rtlCol="0">
                        <a:noAutofit/>
                      </wps:bodyPr>
                    </wps:wsp>
                  </a:graphicData>
                </a:graphic>
              </wp:anchor>
            </w:drawing>
          </mc:Choice>
          <mc:Fallback>
            <w:pict>
              <v:shape w14:anchorId="00DC27E6" id="Textbox 861" o:spid="_x0000_s1454" type="#_x0000_t202" style="position:absolute;left:0;text-align:left;margin-left:293.8pt;margin-top:22.25pt;width:16.1pt;height:12.25pt;z-index:-192522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" filled="f" stroked="f">
                <v:textbox inset="0,0,0,0">
                  <w:txbxContent>
                    <w:p w14:paraId="00DC289C" w14:textId="77777777" w:rsidR="00350CFB" w:rsidRDefault="00283FFF">
                      <w:pPr>
                        <w:spacing w:line="244" w:lineRule="exact"/>
                        <w:rPr>
                          <w:rFonts w:ascii="Arial Unicode MS"/>
                          <w:sz w:val="24"/>
                        </w:rPr>
                      </w:pPr>
                      <w:r>
                        <w:rPr>
                          <w:rFonts w:ascii="Arial Unicode MS"/>
                          <w:spacing w:val="-2"/>
                          <w:sz w:val="24"/>
                        </w:rPr>
                        <w:t>|</w:t>
                      </w:r>
                      <w:r>
                        <w:rPr>
                          <w:i/>
                          <w:spacing w:val="-2"/>
                          <w:sz w:val="24"/>
                        </w:rPr>
                        <w:t>V</w:t>
                      </w:r>
                      <w:r>
                        <w:rPr>
                          <w:i/>
                          <w:spacing w:val="-12"/>
                          <w:sz w:val="24"/>
                        </w:rPr>
                        <w:t xml:space="preserve"> </w:t>
                      </w:r>
                      <w:r>
                        <w:rPr>
                          <w:rFonts w:ascii="Arial Unicode MS"/>
                          <w:spacing w:val="-10"/>
                          <w:sz w:val="24"/>
                        </w:rPr>
                        <w:t>|</w:t>
                      </w:r>
                    </w:p>
                  </w:txbxContent>
                </v:textbox>
                <w10:wrap anchorx="page"/>
              </v:shape>
            </w:pict>
          </mc:Fallback>
        </mc:AlternateContent>
      </w:r>
      <w:r>
        <w:rPr>
          <w:noProof/>
          <w:sz w:val="24"/>
        </w:rPr>
        <mc:AlternateContent>
          <mc:Choice Requires="wps">
            <w:drawing>
              <wp:anchor distT="0" distB="0" distL="0" distR="0" simplePos="0" relativeHeight="484064768" behindDoc="1" locked="0" layoutInCell="1" allowOverlap="1" wp14:anchorId="00DC27E8" wp14:editId="00DC27E9">
                <wp:simplePos x="0" y="0"/>
                <wp:positionH relativeFrom="page">
                  <wp:posOffset>4698568</wp:posOffset>
                </wp:positionH>
                <wp:positionV relativeFrom="paragraph">
                  <wp:posOffset>242196</wp:posOffset>
                </wp:positionV>
                <wp:extent cx="36830" cy="101600"/>
                <wp:effectExtent l="0" t="0" r="0" b="0"/>
                <wp:wrapNone/>
                <wp:docPr id="862" name="Textbox 8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830" cy="101600"/>
                        </a:xfrm>
                        <a:prstGeom prst="rect">
                          <a:avLst/>
                        </a:prstGeom>
                      </wps:spPr>
                      <wps:txbx>
                        <w:txbxContent>
                          <w:p w14:paraId="00DC289D" w14:textId="77777777" w:rsidR="00350CFB" w:rsidRDefault="00283FFF">
                            <w:pPr>
                              <w:spacing w:line="157" w:lineRule="exact"/>
                              <w:rPr>
                                <w:rFonts w:ascii="Menlo"/>
                                <w:i/>
                                <w:sz w:val="16"/>
                              </w:rPr>
                            </w:pPr>
                            <w:r>
                              <w:rPr>
                                <w:rFonts w:ascii="Menlo"/>
                                <w:i/>
                                <w:spacing w:val="-10"/>
                                <w:w w:val="60"/>
                                <w:sz w:val="16"/>
                              </w:rPr>
                              <w:t>i</w:t>
                            </w:r>
                          </w:p>
                        </w:txbxContent>
                      </wps:txbx>
                      <wps:bodyPr wrap="square" lIns="0" tIns="0" rIns="0" bIns="0" rtlCol="0">
                        <a:noAutofit/>
                      </wps:bodyPr>
                    </wps:wsp>
                  </a:graphicData>
                </a:graphic>
              </wp:anchor>
            </w:drawing>
          </mc:Choice>
          <mc:Fallback>
            <w:pict>
              <v:shape w14:anchorId="00DC27E8" id="Textbox 862" o:spid="_x0000_s1455" type="#_x0000_t202" style="position:absolute;left:0;text-align:left;margin-left:369.95pt;margin-top:19.05pt;width:2.9pt;height:8pt;z-index:-192517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" filled="f" stroked="f">
                <v:textbox inset="0,0,0,0">
                  <w:txbxContent>
                    <w:p w14:paraId="00DC289D" w14:textId="77777777" w:rsidR="00350CFB" w:rsidRDefault="00283FFF">
                      <w:pPr>
                        <w:spacing w:line="157" w:lineRule="exact"/>
                        <w:rPr>
                          <w:rFonts w:ascii="Menlo"/>
                          <w:i/>
                          <w:sz w:val="16"/>
                        </w:rPr>
                      </w:pPr>
                      <w:r>
                        <w:rPr>
                          <w:rFonts w:ascii="Menlo"/>
                          <w:i/>
                          <w:spacing w:val="-10"/>
                          <w:w w:val="60"/>
                          <w:sz w:val="16"/>
                        </w:rPr>
                        <w:t>i</w:t>
                      </w:r>
                    </w:p>
                  </w:txbxContent>
                </v:textbox>
                <w10:wrap anchorx="page"/>
              </v:shape>
            </w:pict>
          </mc:Fallback>
        </mc:AlternateContent>
      </w:r>
      <w:bookmarkStart w:id="355" w:name="_bookmark122"/>
      <w:bookmarkEnd w:id="355"/>
      <w:r>
        <w:rPr>
          <w:w w:val="215"/>
          <w:position w:val="23"/>
          <w:sz w:val="24"/>
        </w:rPr>
        <w:t>L</w:t>
      </w:r>
      <w:r>
        <w:rPr>
          <w:spacing w:val="-88"/>
          <w:w w:val="215"/>
          <w:position w:val="23"/>
          <w:sz w:val="24"/>
        </w:rPr>
        <w:t xml:space="preserve"> </w:t>
      </w:r>
      <w:r>
        <w:rPr>
          <w:i/>
          <w:w w:val="110"/>
          <w:sz w:val="24"/>
        </w:rPr>
        <w:t>r</w:t>
      </w:r>
      <w:r>
        <w:rPr>
          <w:i/>
          <w:spacing w:val="67"/>
          <w:w w:val="125"/>
          <w:sz w:val="24"/>
        </w:rPr>
        <w:t xml:space="preserve"> </w:t>
      </w:r>
      <w:r>
        <w:rPr>
          <w:rFonts w:ascii="Arial Unicode MS" w:hAnsi="Arial Unicode MS"/>
          <w:w w:val="125"/>
          <w:sz w:val="24"/>
        </w:rPr>
        <w:t>≤</w:t>
      </w:r>
      <w:r>
        <w:rPr>
          <w:rFonts w:ascii="Arial Unicode MS" w:hAnsi="Arial Unicode MS"/>
          <w:spacing w:val="-13"/>
          <w:w w:val="125"/>
          <w:sz w:val="24"/>
        </w:rPr>
        <w:t xml:space="preserve"> </w:t>
      </w:r>
      <w:r>
        <w:rPr>
          <w:rFonts w:ascii="Arial Unicode MS" w:hAnsi="Arial Unicode MS"/>
          <w:w w:val="110"/>
          <w:sz w:val="24"/>
        </w:rPr>
        <w:t>|A|</w:t>
      </w:r>
      <w:r>
        <w:rPr>
          <w:rFonts w:ascii="Arial Unicode MS" w:hAnsi="Arial Unicode MS"/>
          <w:spacing w:val="-18"/>
          <w:w w:val="110"/>
          <w:sz w:val="24"/>
        </w:rPr>
        <w:t xml:space="preserve"> </w:t>
      </w:r>
      <w:r>
        <w:rPr>
          <w:rFonts w:ascii="Arial Unicode MS" w:hAnsi="Arial Unicode MS"/>
          <w:w w:val="110"/>
          <w:sz w:val="24"/>
        </w:rPr>
        <w:t>·</w:t>
      </w:r>
      <w:r>
        <w:rPr>
          <w:rFonts w:ascii="Arial Unicode MS" w:hAnsi="Arial Unicode MS"/>
          <w:spacing w:val="9"/>
          <w:w w:val="110"/>
          <w:sz w:val="24"/>
        </w:rPr>
        <w:t xml:space="preserve"> </w:t>
      </w:r>
      <w:r>
        <w:rPr>
          <w:w w:val="110"/>
          <w:position w:val="16"/>
          <w:sz w:val="24"/>
          <w:u w:val="single"/>
        </w:rPr>
        <w:t>1</w:t>
      </w:r>
      <w:r>
        <w:rPr>
          <w:spacing w:val="-9"/>
          <w:w w:val="110"/>
          <w:position w:val="16"/>
          <w:sz w:val="24"/>
          <w:u w:val="single"/>
        </w:rPr>
        <w:t xml:space="preserve"> </w:t>
      </w:r>
      <w:r>
        <w:rPr>
          <w:rFonts w:ascii="Arial Unicode MS" w:hAnsi="Arial Unicode MS"/>
          <w:w w:val="125"/>
          <w:position w:val="16"/>
          <w:sz w:val="24"/>
          <w:u w:val="single"/>
        </w:rPr>
        <w:t>−</w:t>
      </w:r>
      <w:r>
        <w:rPr>
          <w:rFonts w:ascii="Arial Unicode MS" w:hAnsi="Arial Unicode MS"/>
          <w:spacing w:val="-28"/>
          <w:w w:val="125"/>
          <w:position w:val="16"/>
          <w:sz w:val="24"/>
          <w:u w:val="single"/>
        </w:rPr>
        <w:t xml:space="preserve"> </w:t>
      </w:r>
      <w:r>
        <w:rPr>
          <w:i/>
          <w:w w:val="110"/>
          <w:position w:val="16"/>
          <w:sz w:val="24"/>
          <w:u w:val="single"/>
        </w:rPr>
        <w:t>d</w:t>
      </w:r>
      <w:r>
        <w:rPr>
          <w:i/>
          <w:spacing w:val="7"/>
          <w:w w:val="125"/>
          <w:position w:val="16"/>
          <w:sz w:val="24"/>
        </w:rPr>
        <w:t xml:space="preserve"> </w:t>
      </w:r>
      <w:r>
        <w:rPr>
          <w:w w:val="125"/>
          <w:sz w:val="24"/>
        </w:rPr>
        <w:t>+</w:t>
      </w:r>
      <w:r>
        <w:rPr>
          <w:spacing w:val="-18"/>
          <w:w w:val="125"/>
          <w:sz w:val="24"/>
        </w:rPr>
        <w:t xml:space="preserve"> </w:t>
      </w:r>
      <w:r>
        <w:rPr>
          <w:i/>
          <w:w w:val="110"/>
          <w:sz w:val="24"/>
        </w:rPr>
        <w:t>d</w:t>
      </w:r>
      <w:r>
        <w:rPr>
          <w:i/>
          <w:spacing w:val="-10"/>
          <w:w w:val="110"/>
          <w:sz w:val="24"/>
        </w:rPr>
        <w:t xml:space="preserve"> </w:t>
      </w:r>
      <w:r>
        <w:rPr>
          <w:rFonts w:ascii="Arial Unicode MS" w:hAnsi="Arial Unicode MS"/>
          <w:w w:val="110"/>
          <w:sz w:val="24"/>
        </w:rPr>
        <w:t>·</w:t>
      </w:r>
      <w:r>
        <w:rPr>
          <w:rFonts w:ascii="Arial Unicode MS" w:hAnsi="Arial Unicode MS"/>
          <w:spacing w:val="-18"/>
          <w:w w:val="110"/>
          <w:sz w:val="24"/>
        </w:rPr>
        <w:t xml:space="preserve"> </w:t>
      </w:r>
      <w:r>
        <w:rPr>
          <w:w w:val="215"/>
          <w:position w:val="23"/>
          <w:sz w:val="24"/>
        </w:rPr>
        <w:t>L</w:t>
      </w:r>
      <w:r>
        <w:rPr>
          <w:spacing w:val="-87"/>
          <w:w w:val="215"/>
          <w:position w:val="23"/>
          <w:sz w:val="24"/>
        </w:rPr>
        <w:t xml:space="preserve"> </w:t>
      </w:r>
      <w:r>
        <w:rPr>
          <w:i/>
          <w:w w:val="110"/>
          <w:sz w:val="24"/>
        </w:rPr>
        <w:t>r</w:t>
      </w:r>
      <w:r>
        <w:rPr>
          <w:i/>
          <w:spacing w:val="5"/>
          <w:w w:val="110"/>
          <w:sz w:val="24"/>
        </w:rPr>
        <w:t xml:space="preserve"> </w:t>
      </w:r>
      <w:r>
        <w:rPr>
          <w:i/>
          <w:spacing w:val="-10"/>
          <w:w w:val="110"/>
          <w:sz w:val="24"/>
        </w:rPr>
        <w:t>,</w:t>
      </w:r>
      <w:r>
        <w:rPr>
          <w:i/>
          <w:sz w:val="24"/>
        </w:rPr>
        <w:tab/>
      </w:r>
      <w:r>
        <w:rPr>
          <w:spacing w:val="-2"/>
          <w:w w:val="110"/>
          <w:sz w:val="24"/>
        </w:rPr>
        <w:t>(5.7)</w:t>
      </w:r>
    </w:p>
    <w:p w14:paraId="00DC23A2" w14:textId="77777777" w:rsidR="00350CFB" w:rsidRDefault="00350CFB">
      <w:pPr>
        <w:pStyle w:val="BodyText"/>
        <w:spacing w:before="19"/>
        <w:rPr>
          <w:sz w:val="7"/>
        </w:rPr>
      </w:pPr>
    </w:p>
    <w:p w14:paraId="00DC23A3" w14:textId="77777777" w:rsidR="00350CFB" w:rsidRDefault="00350CFB">
      <w:pPr>
        <w:pStyle w:val="BodyText"/>
        <w:spacing w:before="7"/>
        <w:rPr>
          <w:sz w:val="12"/>
        </w:rPr>
      </w:pPr>
    </w:p>
    <w:p w14:paraId="00DC23A4" w14:textId="77777777" w:rsidR="00350CFB" w:rsidRDefault="00350CFB">
      <w:pPr>
        <w:pStyle w:val="BodyText"/>
        <w:rPr>
          <w:sz w:val="12"/>
        </w:rPr>
        <w:sectPr w:rsidR="00350CFB">
          <w:pgSz w:w="11910" w:h="16840"/>
          <w:pgMar w:top="1840" w:right="708" w:bottom="2300" w:left="992" w:header="0" w:footer="2115" w:gutter="0"/>
          <w:cols w:space="720"/>
        </w:sectPr>
      </w:pPr>
    </w:p>
    <w:p w14:paraId="00DC23A5" w14:textId="77777777" w:rsidR="00350CFB" w:rsidRDefault="00283FFF">
      <w:pPr>
        <w:pStyle w:val="BodyText"/>
        <w:spacing w:before="89"/>
        <w:ind w:left="273"/>
      </w:pPr>
      <w:r>
        <w:t>which</w:t>
      </w:r>
      <w:r>
        <w:rPr>
          <w:spacing w:val="-14"/>
        </w:rPr>
        <w:t xml:space="preserve"> </w:t>
      </w:r>
      <w:r>
        <w:t>rearranges</w:t>
      </w:r>
      <w:r>
        <w:rPr>
          <w:spacing w:val="-13"/>
        </w:rPr>
        <w:t xml:space="preserve"> </w:t>
      </w:r>
      <w:r>
        <w:rPr>
          <w:spacing w:val="-5"/>
        </w:rPr>
        <w:t>to</w:t>
      </w:r>
    </w:p>
    <w:p w14:paraId="00DC23A6" w14:textId="77777777" w:rsidR="00350CFB" w:rsidRDefault="00283FFF">
      <w:pPr>
        <w:pStyle w:val="BodyText"/>
        <w:rPr>
          <w:sz w:val="16"/>
        </w:rPr>
      </w:pPr>
      <w:r>
        <w:br w:type="column"/>
      </w:r>
    </w:p>
    <w:p w14:paraId="00DC23A7" w14:textId="77777777" w:rsidR="00350CFB" w:rsidRDefault="00350CFB">
      <w:pPr>
        <w:pStyle w:val="BodyText"/>
        <w:spacing w:before="177"/>
        <w:rPr>
          <w:sz w:val="16"/>
        </w:rPr>
      </w:pPr>
    </w:p>
    <w:p w14:paraId="00DC23A8" w14:textId="77777777" w:rsidR="00350CFB" w:rsidRDefault="00283FFF">
      <w:pPr>
        <w:spacing w:before="1"/>
        <w:jc w:val="right"/>
        <w:rPr>
          <w:rFonts w:ascii="Menlo"/>
          <w:i/>
          <w:sz w:val="24"/>
        </w:rPr>
      </w:pPr>
      <w:r>
        <w:rPr>
          <w:rFonts w:ascii="Menlo"/>
          <w:i/>
          <w:noProof/>
          <w:sz w:val="24"/>
        </w:rPr>
        <mc:AlternateContent>
          <mc:Choice Requires="wps">
            <w:drawing>
              <wp:anchor distT="0" distB="0" distL="0" distR="0" simplePos="0" relativeHeight="484063232" behindDoc="1" locked="0" layoutInCell="1" allowOverlap="1" wp14:anchorId="00DC27EA" wp14:editId="00DC27EB">
                <wp:simplePos x="0" y="0"/>
                <wp:positionH relativeFrom="page">
                  <wp:posOffset>3362883</wp:posOffset>
                </wp:positionH>
                <wp:positionV relativeFrom="paragraph">
                  <wp:posOffset>-115308</wp:posOffset>
                </wp:positionV>
                <wp:extent cx="219710" cy="563245"/>
                <wp:effectExtent l="0" t="0" r="0" b="0"/>
                <wp:wrapNone/>
                <wp:docPr id="863" name="Textbox 8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710" cy="563245"/>
                        </a:xfrm>
                        <a:prstGeom prst="rect">
                          <a:avLst/>
                        </a:prstGeom>
                      </wps:spPr>
                      <wps:txbx>
                        <w:txbxContent>
                          <w:p w14:paraId="00DC289E" w14:textId="77777777" w:rsidR="00350CFB" w:rsidRDefault="00283FFF">
                            <w:pPr>
                              <w:pStyle w:val="BodyText"/>
                              <w:spacing w:line="231" w:lineRule="exact"/>
                            </w:pPr>
                            <w:r>
                              <w:rPr>
                                <w:spacing w:val="-10"/>
                                <w:w w:val="235"/>
                              </w:rPr>
                              <w:t>L</w:t>
                            </w:r>
                          </w:p>
                        </w:txbxContent>
                      </wps:txbx>
                      <wps:bodyPr wrap="square" lIns="0" tIns="0" rIns="0" bIns="0" rtlCol="0">
                        <a:noAutofit/>
                      </wps:bodyPr>
                    </wps:wsp>
                  </a:graphicData>
                </a:graphic>
              </wp:anchor>
            </w:drawing>
          </mc:Choice>
          <mc:Fallback>
            <w:pict>
              <v:shape w14:anchorId="00DC27EA" id="Textbox 863" o:spid="_x0000_s1456" type="#_x0000_t202" style="position:absolute;left:0;text-align:left;margin-left:264.8pt;margin-top:-9.1pt;width:17.3pt;height:44.35pt;z-index:-192532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" filled="f" stroked="f">
                <v:textbox inset="0,0,0,0">
                  <w:txbxContent>
                    <w:p w14:paraId="00DC289E" w14:textId="77777777" w:rsidR="00350CFB" w:rsidRDefault="00283FFF">
                      <w:pPr>
                        <w:pStyle w:val="BodyText"/>
                        <w:spacing w:line="231" w:lineRule="exact"/>
                      </w:pPr>
                      <w:r>
                        <w:rPr>
                          <w:spacing w:val="-10"/>
                          <w:w w:val="235"/>
                        </w:rPr>
                        <w:t>L</w:t>
                      </w:r>
                    </w:p>
                  </w:txbxContent>
                </v:textbox>
                <w10:wrap anchorx="page"/>
              </v:shape>
            </w:pict>
          </mc:Fallback>
        </mc:AlternateContent>
      </w:r>
      <w:bookmarkStart w:id="356" w:name="_bookmark123"/>
      <w:bookmarkEnd w:id="356"/>
      <w:r>
        <w:rPr>
          <w:i/>
          <w:spacing w:val="-5"/>
          <w:w w:val="95"/>
          <w:sz w:val="24"/>
        </w:rPr>
        <w:t>r</w:t>
      </w:r>
      <w:r>
        <w:rPr>
          <w:rFonts w:ascii="Menlo"/>
          <w:i/>
          <w:spacing w:val="-5"/>
          <w:w w:val="95"/>
          <w:sz w:val="24"/>
          <w:vertAlign w:val="subscript"/>
        </w:rPr>
        <w:t>i</w:t>
      </w:r>
    </w:p>
    <w:p w14:paraId="00DC23A9" w14:textId="77777777" w:rsidR="00350CFB" w:rsidRDefault="00283FFF">
      <w:pPr>
        <w:spacing w:before="75"/>
        <w:ind w:left="273"/>
        <w:rPr>
          <w:rFonts w:ascii="Apple Symbols" w:hAnsi="Apple Symbols"/>
          <w:sz w:val="16"/>
        </w:rPr>
      </w:pPr>
      <w:r>
        <w:rPr>
          <w:rFonts w:ascii="Menlo" w:hAnsi="Menlo"/>
          <w:i/>
          <w:spacing w:val="-5"/>
          <w:w w:val="115"/>
          <w:sz w:val="16"/>
        </w:rPr>
        <w:t>i</w:t>
      </w:r>
      <w:r>
        <w:rPr>
          <w:rFonts w:ascii="Apple Symbols" w:hAnsi="Apple Symbols"/>
          <w:spacing w:val="-5"/>
          <w:w w:val="115"/>
          <w:sz w:val="16"/>
        </w:rPr>
        <w:t>∈A</w:t>
      </w:r>
    </w:p>
    <w:p w14:paraId="00DC23AA" w14:textId="77777777" w:rsidR="00350CFB" w:rsidRDefault="00283FFF">
      <w:pPr>
        <w:pStyle w:val="BodyText"/>
        <w:spacing w:before="65"/>
        <w:rPr>
          <w:rFonts w:ascii="Apple Symbols"/>
        </w:rPr>
      </w:pPr>
      <w:r>
        <w:br w:type="column"/>
      </w:r>
    </w:p>
    <w:p w14:paraId="00DC23AB" w14:textId="77777777" w:rsidR="00350CFB" w:rsidRDefault="00283FFF">
      <w:pPr>
        <w:pStyle w:val="BodyText"/>
        <w:tabs>
          <w:tab w:val="left" w:pos="4304"/>
        </w:tabs>
        <w:spacing w:line="451" w:lineRule="exact"/>
        <w:ind w:left="36"/>
      </w:pPr>
      <w:r>
        <w:rPr>
          <w:rFonts w:ascii="Arial Unicode MS" w:hAnsi="Arial Unicode MS"/>
          <w:w w:val="110"/>
        </w:rPr>
        <w:t>≤</w:t>
      </w:r>
      <w:r>
        <w:rPr>
          <w:rFonts w:ascii="Arial Unicode MS" w:hAnsi="Arial Unicode MS"/>
          <w:spacing w:val="47"/>
          <w:w w:val="110"/>
        </w:rPr>
        <w:t xml:space="preserve"> </w:t>
      </w:r>
      <w:r>
        <w:rPr>
          <w:rFonts w:ascii="Arial Unicode MS" w:hAnsi="Arial Unicode MS"/>
          <w:w w:val="110"/>
          <w:position w:val="16"/>
          <w:u w:val="single"/>
        </w:rPr>
        <w:t>|A|</w:t>
      </w:r>
      <w:r>
        <w:rPr>
          <w:rFonts w:ascii="Arial Unicode MS" w:hAnsi="Arial Unicode MS"/>
          <w:spacing w:val="-41"/>
          <w:w w:val="110"/>
          <w:position w:val="16"/>
        </w:rPr>
        <w:t xml:space="preserve"> </w:t>
      </w:r>
      <w:r>
        <w:rPr>
          <w:i/>
          <w:spacing w:val="-10"/>
          <w:w w:val="110"/>
        </w:rPr>
        <w:t>.</w:t>
      </w:r>
      <w:r>
        <w:rPr>
          <w:i/>
        </w:rPr>
        <w:tab/>
      </w:r>
      <w:r>
        <w:rPr>
          <w:spacing w:val="-2"/>
          <w:w w:val="110"/>
        </w:rPr>
        <w:t>(5.8)</w:t>
      </w:r>
    </w:p>
    <w:p w14:paraId="00DC23AC" w14:textId="77777777" w:rsidR="00350CFB" w:rsidRDefault="00283FFF">
      <w:pPr>
        <w:spacing w:line="291" w:lineRule="exact"/>
        <w:ind w:left="313"/>
        <w:rPr>
          <w:rFonts w:ascii="Arial Unicode MS"/>
          <w:sz w:val="24"/>
        </w:rPr>
      </w:pPr>
      <w:r>
        <w:rPr>
          <w:rFonts w:ascii="Arial Unicode MS"/>
          <w:spacing w:val="-2"/>
          <w:sz w:val="24"/>
        </w:rPr>
        <w:t>|</w:t>
      </w:r>
      <w:r>
        <w:rPr>
          <w:i/>
          <w:spacing w:val="-2"/>
          <w:sz w:val="24"/>
        </w:rPr>
        <w:t>V</w:t>
      </w:r>
      <w:r>
        <w:rPr>
          <w:i/>
          <w:spacing w:val="-12"/>
          <w:sz w:val="24"/>
        </w:rPr>
        <w:t xml:space="preserve"> </w:t>
      </w:r>
      <w:r>
        <w:rPr>
          <w:rFonts w:ascii="Arial Unicode MS"/>
          <w:spacing w:val="-10"/>
          <w:sz w:val="24"/>
        </w:rPr>
        <w:t>|</w:t>
      </w:r>
    </w:p>
    <w:p w14:paraId="00DC23AD" w14:textId="77777777" w:rsidR="00350CFB" w:rsidRDefault="00350CFB">
      <w:pPr>
        <w:spacing w:line="291" w:lineRule="exact"/>
        <w:rPr>
          <w:rFonts w:ascii="Arial Unicode MS"/>
          <w:sz w:val="24"/>
        </w:rPr>
        <w:sectPr w:rsidR="00350CFB">
          <w:type w:val="continuous"/>
          <w:pgSz w:w="11910" w:h="16840"/>
          <w:pgMar w:top="1920" w:right="708" w:bottom="280" w:left="992" w:header="0" w:footer="2115" w:gutter="0"/>
          <w:cols w:num="3" w:space="720" w:equalWidth="0">
            <w:col w:w="2199" w:space="1851"/>
            <w:col w:w="803" w:space="39"/>
            <w:col w:w="5318"/>
          </w:cols>
        </w:sectPr>
      </w:pPr>
    </w:p>
    <w:p w14:paraId="00DC23AE" w14:textId="77777777" w:rsidR="00350CFB" w:rsidRDefault="00283FFF">
      <w:pPr>
        <w:pStyle w:val="BodyText"/>
        <w:spacing w:before="72" w:line="316" w:lineRule="auto"/>
        <w:ind w:left="282" w:right="524" w:hanging="8"/>
        <w:jc w:val="both"/>
      </w:pPr>
      <w:r>
        <w:lastRenderedPageBreak/>
        <w:t>Thus</w:t>
      </w:r>
      <w:r>
        <w:rPr>
          <w:spacing w:val="-5"/>
        </w:rPr>
        <w:t xml:space="preserve"> </w:t>
      </w:r>
      <w:r>
        <w:t>a</w:t>
      </w:r>
      <w:r>
        <w:rPr>
          <w:spacing w:val="-5"/>
        </w:rPr>
        <w:t xml:space="preserve"> </w:t>
      </w:r>
      <w:r>
        <w:t>closed</w:t>
      </w:r>
      <w:r>
        <w:rPr>
          <w:spacing w:val="-5"/>
        </w:rPr>
        <w:t xml:space="preserve"> </w:t>
      </w:r>
      <w:r>
        <w:t>attacker</w:t>
      </w:r>
      <w:r>
        <w:rPr>
          <w:spacing w:val="-5"/>
        </w:rPr>
        <w:t xml:space="preserve"> </w:t>
      </w:r>
      <w:r>
        <w:t>cluster</w:t>
      </w:r>
      <w:r>
        <w:rPr>
          <w:spacing w:val="-5"/>
        </w:rPr>
        <w:t xml:space="preserve"> </w:t>
      </w:r>
      <w:r>
        <w:t>cannot</w:t>
      </w:r>
      <w:r>
        <w:rPr>
          <w:spacing w:val="-5"/>
        </w:rPr>
        <w:t xml:space="preserve"> </w:t>
      </w:r>
      <w:r>
        <w:t>capture</w:t>
      </w:r>
      <w:r>
        <w:rPr>
          <w:spacing w:val="-5"/>
        </w:rPr>
        <w:t xml:space="preserve"> </w:t>
      </w:r>
      <w:r>
        <w:t>more</w:t>
      </w:r>
      <w:r>
        <w:rPr>
          <w:spacing w:val="-5"/>
        </w:rPr>
        <w:t xml:space="preserve"> </w:t>
      </w:r>
      <w:r>
        <w:t>than</w:t>
      </w:r>
      <w:r>
        <w:rPr>
          <w:spacing w:val="-5"/>
        </w:rPr>
        <w:t xml:space="preserve"> </w:t>
      </w:r>
      <w:r>
        <w:t>its</w:t>
      </w:r>
      <w:r>
        <w:rPr>
          <w:spacing w:val="-5"/>
        </w:rPr>
        <w:t xml:space="preserve"> </w:t>
      </w:r>
      <w:r>
        <w:t>population</w:t>
      </w:r>
      <w:r>
        <w:rPr>
          <w:spacing w:val="-5"/>
        </w:rPr>
        <w:t xml:space="preserve"> </w:t>
      </w:r>
      <w:r>
        <w:t>share</w:t>
      </w:r>
      <w:r>
        <w:rPr>
          <w:spacing w:val="-5"/>
        </w:rPr>
        <w:t xml:space="preserve"> </w:t>
      </w:r>
      <w:r>
        <w:t>of</w:t>
      </w:r>
      <w:r>
        <w:rPr>
          <w:spacing w:val="-5"/>
        </w:rPr>
        <w:t xml:space="preserve"> </w:t>
      </w:r>
      <w:r>
        <w:t>total</w:t>
      </w:r>
      <w:r>
        <w:rPr>
          <w:spacing w:val="-5"/>
        </w:rPr>
        <w:t xml:space="preserve"> </w:t>
      </w:r>
      <w:r>
        <w:t>rank</w:t>
      </w:r>
      <w:r>
        <w:rPr>
          <w:spacing w:val="-5"/>
        </w:rPr>
        <w:t xml:space="preserve"> </w:t>
      </w:r>
      <w:r>
        <w:t>mass.</w:t>
      </w:r>
      <w:r>
        <w:rPr>
          <w:spacing w:val="15"/>
        </w:rPr>
        <w:t xml:space="preserve"> </w:t>
      </w:r>
      <w:r>
        <w:t>To exceed</w:t>
      </w:r>
      <w:r>
        <w:rPr>
          <w:spacing w:val="-11"/>
        </w:rPr>
        <w:t xml:space="preserve"> </w:t>
      </w:r>
      <w:r>
        <w:t>that</w:t>
      </w:r>
      <w:r>
        <w:rPr>
          <w:spacing w:val="-11"/>
        </w:rPr>
        <w:t xml:space="preserve"> </w:t>
      </w:r>
      <w:r>
        <w:t>share,</w:t>
      </w:r>
      <w:r>
        <w:rPr>
          <w:spacing w:val="-10"/>
        </w:rPr>
        <w:t xml:space="preserve"> </w:t>
      </w:r>
      <w:r>
        <w:t>the</w:t>
      </w:r>
      <w:r>
        <w:rPr>
          <w:spacing w:val="-11"/>
        </w:rPr>
        <w:t xml:space="preserve"> </w:t>
      </w:r>
      <w:r>
        <w:t>attacker</w:t>
      </w:r>
      <w:r>
        <w:rPr>
          <w:spacing w:val="-11"/>
        </w:rPr>
        <w:t xml:space="preserve"> </w:t>
      </w:r>
      <w:r>
        <w:t>needs</w:t>
      </w:r>
      <w:r>
        <w:rPr>
          <w:spacing w:val="-11"/>
        </w:rPr>
        <w:t xml:space="preserve"> </w:t>
      </w:r>
      <w:r>
        <w:t>inbound</w:t>
      </w:r>
      <w:r>
        <w:rPr>
          <w:spacing w:val="-11"/>
        </w:rPr>
        <w:t xml:space="preserve"> </w:t>
      </w:r>
      <w:r>
        <w:t>endorsements</w:t>
      </w:r>
      <w:r>
        <w:rPr>
          <w:spacing w:val="-11"/>
        </w:rPr>
        <w:t xml:space="preserve"> </w:t>
      </w:r>
      <w:r>
        <w:t>from</w:t>
      </w:r>
      <w:r>
        <w:rPr>
          <w:spacing w:val="-11"/>
        </w:rPr>
        <w:t xml:space="preserve"> </w:t>
      </w:r>
      <w:r>
        <w:rPr>
          <w:rFonts w:ascii="Arial Unicode MS" w:hAnsi="Arial Unicode MS"/>
        </w:rPr>
        <w:t>H</w:t>
      </w:r>
      <w:r>
        <w:t>,</w:t>
      </w:r>
      <w:r>
        <w:rPr>
          <w:spacing w:val="-10"/>
        </w:rPr>
        <w:t xml:space="preserve"> </w:t>
      </w:r>
      <w:r>
        <w:t>which</w:t>
      </w:r>
      <w:r>
        <w:rPr>
          <w:spacing w:val="-11"/>
        </w:rPr>
        <w:t xml:space="preserve"> </w:t>
      </w:r>
      <w:r>
        <w:t>requires</w:t>
      </w:r>
      <w:r>
        <w:rPr>
          <w:spacing w:val="-11"/>
        </w:rPr>
        <w:t xml:space="preserve"> </w:t>
      </w:r>
      <w:r>
        <w:t>either</w:t>
      </w:r>
      <w:r>
        <w:rPr>
          <w:spacing w:val="-11"/>
        </w:rPr>
        <w:t xml:space="preserve"> </w:t>
      </w:r>
      <w:r>
        <w:t>compro-mising</w:t>
      </w:r>
      <w:r>
        <w:rPr>
          <w:spacing w:val="-9"/>
        </w:rPr>
        <w:t xml:space="preserve"> </w:t>
      </w:r>
      <w:r>
        <w:t>honest</w:t>
      </w:r>
      <w:r>
        <w:rPr>
          <w:spacing w:val="-9"/>
        </w:rPr>
        <w:t xml:space="preserve"> </w:t>
      </w:r>
      <w:r>
        <w:t>wallets</w:t>
      </w:r>
      <w:r>
        <w:rPr>
          <w:spacing w:val="-9"/>
        </w:rPr>
        <w:t xml:space="preserve"> </w:t>
      </w:r>
      <w:r>
        <w:t>or</w:t>
      </w:r>
      <w:r>
        <w:rPr>
          <w:spacing w:val="-9"/>
        </w:rPr>
        <w:t xml:space="preserve"> </w:t>
      </w:r>
      <w:r>
        <w:t>inducing</w:t>
      </w:r>
      <w:r>
        <w:rPr>
          <w:spacing w:val="-9"/>
        </w:rPr>
        <w:t xml:space="preserve"> </w:t>
      </w:r>
      <w:r>
        <w:t>honest</w:t>
      </w:r>
      <w:r>
        <w:rPr>
          <w:spacing w:val="-9"/>
        </w:rPr>
        <w:t xml:space="preserve"> </w:t>
      </w:r>
      <w:r>
        <w:t>owners</w:t>
      </w:r>
      <w:r>
        <w:rPr>
          <w:spacing w:val="-9"/>
        </w:rPr>
        <w:t xml:space="preserve"> </w:t>
      </w:r>
      <w:r>
        <w:t>to</w:t>
      </w:r>
      <w:r>
        <w:rPr>
          <w:spacing w:val="-9"/>
        </w:rPr>
        <w:t xml:space="preserve"> </w:t>
      </w:r>
      <w:r>
        <w:t>approve</w:t>
      </w:r>
      <w:r>
        <w:rPr>
          <w:spacing w:val="-9"/>
        </w:rPr>
        <w:t xml:space="preserve"> </w:t>
      </w:r>
      <w:r>
        <w:t>attacker-controlled</w:t>
      </w:r>
      <w:r>
        <w:rPr>
          <w:spacing w:val="-9"/>
        </w:rPr>
        <w:t xml:space="preserve"> </w:t>
      </w:r>
      <w:r>
        <w:t>spenders—actions</w:t>
      </w:r>
    </w:p>
    <w:p w14:paraId="00DC23AF" w14:textId="77777777" w:rsidR="00350CFB" w:rsidRDefault="00283FFF">
      <w:pPr>
        <w:pStyle w:val="BodyText"/>
        <w:spacing w:before="89" w:line="398" w:lineRule="auto"/>
        <w:ind w:left="271" w:right="564" w:firstLine="2"/>
      </w:pPr>
      <w:r>
        <w:t xml:space="preserve">whose cost is typically dominated by </w:t>
      </w:r>
      <w:r>
        <w:rPr>
          <w:i/>
        </w:rPr>
        <w:t>C</w:t>
      </w:r>
      <w:r>
        <w:rPr>
          <w:vertAlign w:val="subscript"/>
        </w:rPr>
        <w:t>cap</w:t>
      </w:r>
      <w:r>
        <w:t xml:space="preserve"> and social-engineering effort rather than gas alone. When the attacker purchases inbound allowances from honest owners (for example, by operating a</w:t>
      </w:r>
      <w:r>
        <w:rPr>
          <w:spacing w:val="-6"/>
        </w:rPr>
        <w:t xml:space="preserve"> </w:t>
      </w:r>
      <w:r>
        <w:t>service</w:t>
      </w:r>
      <w:r>
        <w:rPr>
          <w:spacing w:val="-2"/>
        </w:rPr>
        <w:t xml:space="preserve"> </w:t>
      </w:r>
      <w:r>
        <w:t>that</w:t>
      </w:r>
      <w:r>
        <w:rPr>
          <w:spacing w:val="-2"/>
        </w:rPr>
        <w:t xml:space="preserve"> </w:t>
      </w:r>
      <w:r>
        <w:t>requests</w:t>
      </w:r>
      <w:r>
        <w:rPr>
          <w:spacing w:val="-2"/>
        </w:rPr>
        <w:t xml:space="preserve"> </w:t>
      </w:r>
      <w:r>
        <w:t>approvals),</w:t>
      </w:r>
      <w:r>
        <w:rPr>
          <w:spacing w:val="-1"/>
        </w:rPr>
        <w:t xml:space="preserve"> </w:t>
      </w:r>
      <w:r>
        <w:t>the</w:t>
      </w:r>
      <w:r>
        <w:rPr>
          <w:spacing w:val="-2"/>
        </w:rPr>
        <w:t xml:space="preserve"> </w:t>
      </w:r>
      <w:r>
        <w:t>marginal</w:t>
      </w:r>
      <w:r>
        <w:rPr>
          <w:spacing w:val="-2"/>
        </w:rPr>
        <w:t xml:space="preserve"> </w:t>
      </w:r>
      <w:r>
        <w:t>cost</w:t>
      </w:r>
      <w:r>
        <w:rPr>
          <w:spacing w:val="-2"/>
        </w:rPr>
        <w:t xml:space="preserve"> </w:t>
      </w:r>
      <w:r>
        <w:t>per</w:t>
      </w:r>
      <w:r>
        <w:rPr>
          <w:spacing w:val="-2"/>
        </w:rPr>
        <w:t xml:space="preserve"> </w:t>
      </w:r>
      <w:r>
        <w:t>unit</w:t>
      </w:r>
      <w:r>
        <w:rPr>
          <w:spacing w:val="-2"/>
        </w:rPr>
        <w:t xml:space="preserve"> </w:t>
      </w:r>
      <w:r>
        <w:t>of</w:t>
      </w:r>
      <w:r>
        <w:rPr>
          <w:spacing w:val="-2"/>
        </w:rPr>
        <w:t xml:space="preserve"> </w:t>
      </w:r>
      <w:r>
        <w:t>honest-sourced</w:t>
      </w:r>
      <w:r>
        <w:rPr>
          <w:spacing w:val="-2"/>
        </w:rPr>
        <w:t xml:space="preserve"> </w:t>
      </w:r>
      <w:r>
        <w:t>weight</w:t>
      </w:r>
      <w:r>
        <w:rPr>
          <w:spacing w:val="-2"/>
        </w:rPr>
        <w:t xml:space="preserve"> </w:t>
      </w:r>
      <w:r>
        <w:rPr>
          <w:i/>
        </w:rPr>
        <w:t>w</w:t>
      </w:r>
      <w:r>
        <w:rPr>
          <w:rFonts w:ascii="Menlo"/>
          <w:i/>
          <w:vertAlign w:val="subscript"/>
        </w:rPr>
        <w:t>ha</w:t>
      </w:r>
      <w:r>
        <w:rPr>
          <w:rFonts w:ascii="Menlo"/>
          <w:i/>
          <w:spacing w:val="-72"/>
        </w:rPr>
        <w:t xml:space="preserve"> </w:t>
      </w:r>
      <w:r>
        <w:t>can</w:t>
      </w:r>
      <w:r>
        <w:rPr>
          <w:spacing w:val="-2"/>
        </w:rPr>
        <w:t xml:space="preserve"> </w:t>
      </w:r>
      <w:r>
        <w:t xml:space="preserve">be </w:t>
      </w:r>
      <w:r>
        <w:rPr>
          <w:spacing w:val="-2"/>
        </w:rPr>
        <w:t>written</w:t>
      </w:r>
    </w:p>
    <w:p w14:paraId="00DC23B0" w14:textId="77777777" w:rsidR="00350CFB" w:rsidRDefault="00283FFF">
      <w:pPr>
        <w:tabs>
          <w:tab w:val="left" w:pos="9196"/>
        </w:tabs>
        <w:ind w:left="3050"/>
        <w:rPr>
          <w:sz w:val="24"/>
        </w:rPr>
      </w:pPr>
      <w:r>
        <w:rPr>
          <w:i/>
          <w:sz w:val="24"/>
        </w:rPr>
        <w:t>c</w:t>
      </w:r>
      <w:r>
        <w:rPr>
          <w:sz w:val="24"/>
          <w:vertAlign w:val="subscript"/>
        </w:rPr>
        <w:t>in</w:t>
      </w:r>
      <w:r>
        <w:rPr>
          <w:sz w:val="24"/>
        </w:rPr>
        <w:t>(</w:t>
      </w:r>
      <w:r>
        <w:rPr>
          <w:i/>
          <w:sz w:val="24"/>
        </w:rPr>
        <w:t>w</w:t>
      </w:r>
      <w:r>
        <w:rPr>
          <w:rFonts w:ascii="Menlo" w:hAnsi="Menlo"/>
          <w:i/>
          <w:sz w:val="24"/>
          <w:vertAlign w:val="subscript"/>
        </w:rPr>
        <w:t>ha</w:t>
      </w:r>
      <w:r>
        <w:rPr>
          <w:sz w:val="24"/>
        </w:rPr>
        <w:t>)</w:t>
      </w:r>
      <w:r>
        <w:rPr>
          <w:spacing w:val="37"/>
          <w:sz w:val="24"/>
        </w:rPr>
        <w:t xml:space="preserve"> </w:t>
      </w:r>
      <w:r>
        <w:rPr>
          <w:sz w:val="24"/>
        </w:rPr>
        <w:t>=</w:t>
      </w:r>
      <w:r>
        <w:rPr>
          <w:spacing w:val="38"/>
          <w:sz w:val="24"/>
        </w:rPr>
        <w:t xml:space="preserve"> </w:t>
      </w:r>
      <w:r>
        <w:rPr>
          <w:i/>
          <w:sz w:val="24"/>
        </w:rPr>
        <w:t>c</w:t>
      </w:r>
      <w:r>
        <w:rPr>
          <w:sz w:val="24"/>
          <w:vertAlign w:val="subscript"/>
        </w:rPr>
        <w:t>gas</w:t>
      </w:r>
      <w:r>
        <w:rPr>
          <w:spacing w:val="33"/>
          <w:sz w:val="24"/>
        </w:rPr>
        <w:t xml:space="preserve"> </w:t>
      </w:r>
      <w:r>
        <w:rPr>
          <w:sz w:val="24"/>
        </w:rPr>
        <w:t>+</w:t>
      </w:r>
      <w:r>
        <w:rPr>
          <w:spacing w:val="18"/>
          <w:sz w:val="24"/>
        </w:rPr>
        <w:t xml:space="preserve"> </w:t>
      </w:r>
      <w:r>
        <w:rPr>
          <w:i/>
          <w:sz w:val="24"/>
        </w:rPr>
        <w:t>ℓ</w:t>
      </w:r>
      <w:r>
        <w:rPr>
          <w:sz w:val="24"/>
          <w:vertAlign w:val="subscript"/>
        </w:rPr>
        <w:t>honest</w:t>
      </w:r>
      <w:r>
        <w:rPr>
          <w:sz w:val="24"/>
        </w:rPr>
        <w:t>(</w:t>
      </w:r>
      <w:r>
        <w:rPr>
          <w:i/>
          <w:sz w:val="24"/>
        </w:rPr>
        <w:t>w</w:t>
      </w:r>
      <w:r>
        <w:rPr>
          <w:rFonts w:ascii="Menlo" w:hAnsi="Menlo"/>
          <w:i/>
          <w:sz w:val="24"/>
          <w:vertAlign w:val="subscript"/>
        </w:rPr>
        <w:t>ha</w:t>
      </w:r>
      <w:r>
        <w:rPr>
          <w:sz w:val="24"/>
        </w:rPr>
        <w:t>)</w:t>
      </w:r>
      <w:r>
        <w:rPr>
          <w:spacing w:val="18"/>
          <w:sz w:val="24"/>
        </w:rPr>
        <w:t xml:space="preserve"> </w:t>
      </w:r>
      <w:r>
        <w:rPr>
          <w:sz w:val="24"/>
        </w:rPr>
        <w:t>+</w:t>
      </w:r>
      <w:r>
        <w:rPr>
          <w:spacing w:val="19"/>
          <w:sz w:val="24"/>
        </w:rPr>
        <w:t xml:space="preserve"> </w:t>
      </w:r>
      <w:r>
        <w:rPr>
          <w:i/>
          <w:spacing w:val="-2"/>
          <w:sz w:val="24"/>
        </w:rPr>
        <w:t>π</w:t>
      </w:r>
      <w:r>
        <w:rPr>
          <w:spacing w:val="-2"/>
          <w:sz w:val="24"/>
        </w:rPr>
        <w:t>(</w:t>
      </w:r>
      <w:r>
        <w:rPr>
          <w:i/>
          <w:spacing w:val="-2"/>
          <w:sz w:val="24"/>
        </w:rPr>
        <w:t>w</w:t>
      </w:r>
      <w:r>
        <w:rPr>
          <w:rFonts w:ascii="Menlo" w:hAnsi="Menlo"/>
          <w:i/>
          <w:spacing w:val="-2"/>
          <w:sz w:val="24"/>
          <w:vertAlign w:val="subscript"/>
        </w:rPr>
        <w:t>ha</w:t>
      </w:r>
      <w:r>
        <w:rPr>
          <w:spacing w:val="-2"/>
          <w:sz w:val="24"/>
        </w:rPr>
        <w:t>)</w:t>
      </w:r>
      <w:r>
        <w:rPr>
          <w:i/>
          <w:spacing w:val="-2"/>
          <w:sz w:val="24"/>
        </w:rPr>
        <w:t>,</w:t>
      </w:r>
      <w:r>
        <w:rPr>
          <w:i/>
          <w:sz w:val="24"/>
        </w:rPr>
        <w:tab/>
      </w:r>
      <w:r>
        <w:rPr>
          <w:spacing w:val="-2"/>
          <w:sz w:val="24"/>
        </w:rPr>
        <w:t>(5.9)</w:t>
      </w:r>
    </w:p>
    <w:p w14:paraId="00DC23B1" w14:textId="77777777" w:rsidR="00350CFB" w:rsidRDefault="00350CFB">
      <w:pPr>
        <w:pStyle w:val="BodyText"/>
        <w:spacing w:before="105"/>
      </w:pPr>
    </w:p>
    <w:p w14:paraId="00DC23B2" w14:textId="77777777" w:rsidR="00350CFB" w:rsidRDefault="00283FFF">
      <w:pPr>
        <w:pStyle w:val="BodyText"/>
        <w:spacing w:line="396" w:lineRule="auto"/>
        <w:ind w:left="282" w:right="521" w:hanging="9"/>
      </w:pPr>
      <w:r>
        <w:t xml:space="preserve">where </w:t>
      </w:r>
      <w:r>
        <w:rPr>
          <w:i/>
        </w:rPr>
        <w:t>ℓ</w:t>
      </w:r>
      <w:r>
        <w:rPr>
          <w:vertAlign w:val="subscript"/>
        </w:rPr>
        <w:t>honest</w:t>
      </w:r>
      <w:r>
        <w:t xml:space="preserve"> is compensation paid to the honest owner and </w:t>
      </w:r>
      <w:r>
        <w:rPr>
          <w:i/>
        </w:rPr>
        <w:t xml:space="preserve">π </w:t>
      </w:r>
      <w:r>
        <w:t>is a risk premium for potential loss from malicious spending. Cost-effectiveness of the attack is then</w:t>
      </w:r>
    </w:p>
    <w:p w14:paraId="00DC23B3" w14:textId="77777777" w:rsidR="00350CFB" w:rsidRDefault="00350CFB">
      <w:pPr>
        <w:pStyle w:val="BodyText"/>
        <w:spacing w:before="2"/>
        <w:rPr>
          <w:sz w:val="14"/>
        </w:rPr>
      </w:pPr>
    </w:p>
    <w:p w14:paraId="00DC23B4" w14:textId="77777777" w:rsidR="00350CFB" w:rsidRDefault="00350CFB">
      <w:pPr>
        <w:pStyle w:val="BodyText"/>
        <w:rPr>
          <w:sz w:val="14"/>
        </w:rPr>
        <w:sectPr w:rsidR="00350CFB">
          <w:pgSz w:w="11910" w:h="16840"/>
          <w:pgMar w:top="1840" w:right="708" w:bottom="2300" w:left="992" w:header="0" w:footer="2115" w:gutter="0"/>
          <w:cols w:space="720"/>
        </w:sectPr>
      </w:pPr>
    </w:p>
    <w:p w14:paraId="00DC23B5" w14:textId="77777777" w:rsidR="00350CFB" w:rsidRDefault="00283FFF">
      <w:pPr>
        <w:spacing w:before="55" w:line="219" w:lineRule="exact"/>
        <w:ind w:left="4798"/>
        <w:jc w:val="center"/>
        <w:rPr>
          <w:sz w:val="24"/>
        </w:rPr>
      </w:pPr>
      <w:bookmarkStart w:id="357" w:name="_bookmark124"/>
      <w:bookmarkEnd w:id="357"/>
      <w:r>
        <w:rPr>
          <w:spacing w:val="2"/>
          <w:w w:val="115"/>
          <w:sz w:val="24"/>
        </w:rPr>
        <w:t>∆</w:t>
      </w:r>
      <w:r>
        <w:rPr>
          <w:i/>
          <w:spacing w:val="2"/>
          <w:w w:val="115"/>
          <w:sz w:val="24"/>
        </w:rPr>
        <w:t>J</w:t>
      </w:r>
      <w:r>
        <w:rPr>
          <w:spacing w:val="2"/>
          <w:w w:val="115"/>
          <w:sz w:val="24"/>
        </w:rPr>
        <w:t>(</w:t>
      </w:r>
      <w:r>
        <w:rPr>
          <w:i/>
          <w:spacing w:val="2"/>
          <w:w w:val="115"/>
          <w:sz w:val="24"/>
        </w:rPr>
        <w:t>T</w:t>
      </w:r>
      <w:r>
        <w:rPr>
          <w:i/>
          <w:spacing w:val="-11"/>
          <w:w w:val="115"/>
          <w:sz w:val="24"/>
        </w:rPr>
        <w:t xml:space="preserve"> </w:t>
      </w:r>
      <w:r>
        <w:rPr>
          <w:spacing w:val="-12"/>
          <w:w w:val="115"/>
          <w:sz w:val="24"/>
        </w:rPr>
        <w:t>)</w:t>
      </w:r>
    </w:p>
    <w:p w14:paraId="00DC23B6" w14:textId="77777777" w:rsidR="00350CFB" w:rsidRDefault="00283FFF">
      <w:pPr>
        <w:spacing w:line="163" w:lineRule="exact"/>
        <w:ind w:right="786"/>
        <w:jc w:val="right"/>
        <w:rPr>
          <w:sz w:val="24"/>
        </w:rPr>
      </w:pPr>
      <w:r>
        <w:rPr>
          <w:noProof/>
          <w:sz w:val="24"/>
        </w:rPr>
        <mc:AlternateContent>
          <mc:Choice Requires="wps">
            <w:drawing>
              <wp:anchor distT="0" distB="0" distL="0" distR="0" simplePos="0" relativeHeight="15793152" behindDoc="0" locked="0" layoutInCell="1" allowOverlap="1" wp14:anchorId="00DC27EC" wp14:editId="00DC27ED">
                <wp:simplePos x="0" y="0"/>
                <wp:positionH relativeFrom="page">
                  <wp:posOffset>3676980</wp:posOffset>
                </wp:positionH>
                <wp:positionV relativeFrom="paragraph">
                  <wp:posOffset>68353</wp:posOffset>
                </wp:positionV>
                <wp:extent cx="443865" cy="1270"/>
                <wp:effectExtent l="0" t="0" r="0" b="0"/>
                <wp:wrapNone/>
                <wp:docPr id="864" name="Graphic 8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3865" cy="1270"/>
                        </a:xfrm>
                        <a:custGeom>
                          <a:avLst/>
                          <a:gdLst/>
                          <a:ahLst/>
                          <a:cxnLst/>
                          <a:rect l="l" t="t" r="r" b="b"/>
                          <a:pathLst>
                            <a:path w="443865">
                              <a:moveTo>
                                <a:pt x="0" y="0"/>
                              </a:moveTo>
                              <a:lnTo>
                                <a:pt x="443522" y="0"/>
                              </a:lnTo>
                            </a:path>
                          </a:pathLst>
                        </a:custGeom>
                        <a:ln w="607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EC694F2" id="Graphic 864" o:spid="_x0000_s1026" style="position:absolute;margin-left:289.55pt;margin-top:5.4pt;width:34.95pt;height:.1pt;z-index:15793152;visibility:visible;mso-wrap-style:square;mso-wrap-distance-left:0;mso-wrap-distance-top:0;mso-wrap-distance-right:0;mso-wrap-distance-bottom:0;mso-position-horizontal:absolute;mso-position-horizontal-relative:page;mso-position-vertical:absolute;mso-position-vertical-relative:text;v-text-anchor:top" coordsize="44386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" path="m,l443522,e" filled="f" strokeweight=".16869mm">
                <v:path arrowok="t"/>
                <w10:wrap anchorx="page"/>
              </v:shape>
            </w:pict>
          </mc:Fallback>
        </mc:AlternateContent>
      </w:r>
      <w:r>
        <w:rPr>
          <w:i/>
          <w:w w:val="115"/>
          <w:sz w:val="24"/>
        </w:rPr>
        <w:t>η</w:t>
      </w:r>
      <w:r>
        <w:rPr>
          <w:i/>
          <w:spacing w:val="-17"/>
          <w:w w:val="115"/>
          <w:sz w:val="24"/>
        </w:rPr>
        <w:t xml:space="preserve"> </w:t>
      </w:r>
      <w:r>
        <w:rPr>
          <w:spacing w:val="-10"/>
          <w:w w:val="115"/>
          <w:sz w:val="24"/>
        </w:rPr>
        <w:t>=</w:t>
      </w:r>
    </w:p>
    <w:p w14:paraId="00DC23B7" w14:textId="77777777" w:rsidR="00350CFB" w:rsidRDefault="00283FFF">
      <w:pPr>
        <w:spacing w:line="220" w:lineRule="exact"/>
        <w:ind w:left="4781"/>
        <w:jc w:val="center"/>
        <w:rPr>
          <w:i/>
          <w:sz w:val="24"/>
        </w:rPr>
      </w:pPr>
      <w:r>
        <w:rPr>
          <w:i/>
          <w:spacing w:val="-12"/>
          <w:w w:val="105"/>
          <w:sz w:val="24"/>
        </w:rPr>
        <w:t>C</w:t>
      </w:r>
    </w:p>
    <w:p w14:paraId="00DC23B8" w14:textId="77777777" w:rsidR="00350CFB" w:rsidRDefault="00283FFF">
      <w:pPr>
        <w:tabs>
          <w:tab w:val="left" w:pos="3556"/>
        </w:tabs>
        <w:spacing w:before="217"/>
        <w:rPr>
          <w:sz w:val="24"/>
        </w:rPr>
      </w:pPr>
      <w:r>
        <w:br w:type="column"/>
      </w:r>
      <w:r>
        <w:rPr>
          <w:i/>
          <w:spacing w:val="-10"/>
          <w:sz w:val="24"/>
        </w:rPr>
        <w:t>,</w:t>
      </w:r>
      <w:r>
        <w:rPr>
          <w:i/>
          <w:sz w:val="24"/>
        </w:rPr>
        <w:tab/>
      </w:r>
      <w:r>
        <w:rPr>
          <w:spacing w:val="-2"/>
          <w:sz w:val="24"/>
        </w:rPr>
        <w:t>(5.10)</w:t>
      </w:r>
    </w:p>
    <w:p w14:paraId="00DC23B9" w14:textId="77777777" w:rsidR="00350CFB" w:rsidRDefault="00350CFB">
      <w:pPr>
        <w:rPr>
          <w:sz w:val="24"/>
        </w:rPr>
        <w:sectPr w:rsidR="00350CFB">
          <w:type w:val="continuous"/>
          <w:pgSz w:w="11910" w:h="16840"/>
          <w:pgMar w:top="1920" w:right="708" w:bottom="280" w:left="992" w:header="0" w:footer="2115" w:gutter="0"/>
          <w:cols w:num="2" w:space="720" w:equalWidth="0">
            <w:col w:w="5497" w:space="24"/>
            <w:col w:w="4689"/>
          </w:cols>
        </w:sectPr>
      </w:pPr>
    </w:p>
    <w:p w14:paraId="00DC23BA" w14:textId="77777777" w:rsidR="00350CFB" w:rsidRDefault="00350CFB">
      <w:pPr>
        <w:pStyle w:val="BodyText"/>
        <w:spacing w:before="118"/>
      </w:pPr>
    </w:p>
    <w:p w14:paraId="00DC23BB" w14:textId="77777777" w:rsidR="00350CFB" w:rsidRDefault="00283FFF">
      <w:pPr>
        <w:pStyle w:val="BodyText"/>
        <w:ind w:left="273"/>
        <w:jc w:val="both"/>
      </w:pPr>
      <w:r>
        <w:t>with</w:t>
      </w:r>
      <w:r>
        <w:rPr>
          <w:spacing w:val="3"/>
        </w:rPr>
        <w:t xml:space="preserve"> </w:t>
      </w:r>
      <w:r>
        <w:t>∆</w:t>
      </w:r>
      <w:r>
        <w:rPr>
          <w:i/>
        </w:rPr>
        <w:t>J</w:t>
      </w:r>
      <w:r>
        <w:t>(</w:t>
      </w:r>
      <w:r>
        <w:rPr>
          <w:i/>
        </w:rPr>
        <w:t>T</w:t>
      </w:r>
      <w:r>
        <w:rPr>
          <w:i/>
          <w:spacing w:val="-26"/>
        </w:rPr>
        <w:t xml:space="preserve"> </w:t>
      </w:r>
      <w:r>
        <w:t>)</w:t>
      </w:r>
      <w:r>
        <w:rPr>
          <w:spacing w:val="4"/>
        </w:rPr>
        <w:t xml:space="preserve"> </w:t>
      </w:r>
      <w:r>
        <w:t>the</w:t>
      </w:r>
      <w:r>
        <w:rPr>
          <w:spacing w:val="3"/>
        </w:rPr>
        <w:t xml:space="preserve"> </w:t>
      </w:r>
      <w:r>
        <w:t>increase</w:t>
      </w:r>
      <w:r>
        <w:rPr>
          <w:spacing w:val="4"/>
        </w:rPr>
        <w:t xml:space="preserve"> </w:t>
      </w:r>
      <w:r>
        <w:t>in</w:t>
      </w:r>
      <w:r>
        <w:rPr>
          <w:spacing w:val="3"/>
        </w:rPr>
        <w:t xml:space="preserve"> </w:t>
      </w:r>
      <w:r>
        <w:t>mean</w:t>
      </w:r>
      <w:r>
        <w:rPr>
          <w:spacing w:val="4"/>
        </w:rPr>
        <w:t xml:space="preserve"> </w:t>
      </w:r>
      <w:r>
        <w:t>target</w:t>
      </w:r>
      <w:r>
        <w:rPr>
          <w:spacing w:val="3"/>
        </w:rPr>
        <w:t xml:space="preserve"> </w:t>
      </w:r>
      <w:r>
        <w:t>rank</w:t>
      </w:r>
      <w:r>
        <w:rPr>
          <w:spacing w:val="4"/>
        </w:rPr>
        <w:t xml:space="preserve"> </w:t>
      </w:r>
      <w:r>
        <w:t>attributable</w:t>
      </w:r>
      <w:r>
        <w:rPr>
          <w:spacing w:val="3"/>
        </w:rPr>
        <w:t xml:space="preserve"> </w:t>
      </w:r>
      <w:r>
        <w:t>to</w:t>
      </w:r>
      <w:r>
        <w:rPr>
          <w:spacing w:val="4"/>
        </w:rPr>
        <w:t xml:space="preserve"> </w:t>
      </w:r>
      <w:r>
        <w:t>the</w:t>
      </w:r>
      <w:r>
        <w:rPr>
          <w:spacing w:val="4"/>
        </w:rPr>
        <w:t xml:space="preserve"> </w:t>
      </w:r>
      <w:r>
        <w:t>attack</w:t>
      </w:r>
      <w:r>
        <w:rPr>
          <w:spacing w:val="3"/>
        </w:rPr>
        <w:t xml:space="preserve"> </w:t>
      </w:r>
      <w:r>
        <w:rPr>
          <w:spacing w:val="-2"/>
        </w:rPr>
        <w:t>edges.</w:t>
      </w:r>
    </w:p>
    <w:p w14:paraId="00DC23BC" w14:textId="77777777" w:rsidR="00350CFB" w:rsidRDefault="00283FFF">
      <w:pPr>
        <w:pStyle w:val="BodyText"/>
        <w:spacing w:before="195" w:line="396" w:lineRule="auto"/>
        <w:ind w:left="282" w:right="524"/>
        <w:jc w:val="both"/>
      </w:pPr>
      <w:r>
        <w:t>Equations (</w:t>
      </w:r>
      <w:hyperlink w:anchor="_bookmark122" w:history="1">
        <w:r>
          <w:t>5.7</w:t>
        </w:r>
      </w:hyperlink>
      <w:r>
        <w:t>)–(</w:t>
      </w:r>
      <w:hyperlink w:anchor="_bookmark124" w:history="1">
        <w:r>
          <w:t>5.10</w:t>
        </w:r>
      </w:hyperlink>
      <w:r>
        <w:t>) imply that EndorseRank is not Sybil-proof, but that closed-cluster infla-tion is population-share limited, and that cross-cluster inflation requires costly honest-sourced al-lowances.</w:t>
      </w:r>
      <w:r>
        <w:rPr>
          <w:spacing w:val="40"/>
        </w:rPr>
        <w:t xml:space="preserve"> </w:t>
      </w:r>
      <w:r>
        <w:t>Transfer wash trading faces different costs (fees and inventory) but does not require exposing spending authority to external addresses.</w:t>
      </w:r>
      <w:r>
        <w:rPr>
          <w:spacing w:val="40"/>
        </w:rPr>
        <w:t xml:space="preserve"> </w:t>
      </w:r>
      <w:r>
        <w:t xml:space="preserve">Sybil-adjusted stability proxies in Chapter </w:t>
      </w:r>
      <w:hyperlink w:anchor="_bookmark84" w:history="1">
        <w:r>
          <w:t>4</w:t>
        </w:r>
      </w:hyperlink>
      <w:r>
        <w:t xml:space="preserve"> partially address observational manipulation; they do not replace adversarial evaluation, which </w:t>
      </w:r>
      <w:bookmarkStart w:id="358" w:name="Regulatory_and_ethical_considerations"/>
      <w:bookmarkStart w:id="359" w:name="_bookmark125"/>
      <w:bookmarkEnd w:id="358"/>
      <w:bookmarkEnd w:id="359"/>
      <w:r>
        <w:t>remains future work.</w:t>
      </w:r>
    </w:p>
    <w:p w14:paraId="00DC23BD" w14:textId="77777777" w:rsidR="00350CFB" w:rsidRDefault="00350CFB">
      <w:pPr>
        <w:pStyle w:val="BodyText"/>
        <w:spacing w:before="164"/>
      </w:pPr>
    </w:p>
    <w:p w14:paraId="00DC23BE" w14:textId="77777777" w:rsidR="00350CFB" w:rsidRDefault="00283FFF">
      <w:pPr>
        <w:pStyle w:val="Heading2"/>
        <w:numPr>
          <w:ilvl w:val="1"/>
          <w:numId w:val="26"/>
        </w:numPr>
        <w:tabs>
          <w:tab w:val="left" w:pos="783"/>
        </w:tabs>
        <w:spacing w:before="1"/>
        <w:ind w:left="783" w:hanging="501"/>
      </w:pPr>
      <w:r>
        <w:t>Regulatory</w:t>
      </w:r>
      <w:r>
        <w:rPr>
          <w:spacing w:val="17"/>
        </w:rPr>
        <w:t xml:space="preserve"> </w:t>
      </w:r>
      <w:r>
        <w:t>and</w:t>
      </w:r>
      <w:r>
        <w:rPr>
          <w:spacing w:val="18"/>
        </w:rPr>
        <w:t xml:space="preserve"> </w:t>
      </w:r>
      <w:r>
        <w:t>ethical</w:t>
      </w:r>
      <w:r>
        <w:rPr>
          <w:spacing w:val="17"/>
        </w:rPr>
        <w:t xml:space="preserve"> </w:t>
      </w:r>
      <w:r>
        <w:rPr>
          <w:spacing w:val="-2"/>
        </w:rPr>
        <w:t>considerations</w:t>
      </w:r>
    </w:p>
    <w:p w14:paraId="00DC23BF" w14:textId="77777777" w:rsidR="00350CFB" w:rsidRDefault="00350CFB">
      <w:pPr>
        <w:pStyle w:val="BodyText"/>
        <w:spacing w:before="23"/>
        <w:rPr>
          <w:b/>
          <w:sz w:val="28"/>
        </w:rPr>
      </w:pPr>
    </w:p>
    <w:p w14:paraId="00DC23C0" w14:textId="77777777" w:rsidR="00350CFB" w:rsidRDefault="00283FFF">
      <w:pPr>
        <w:pStyle w:val="BodyText"/>
        <w:spacing w:before="1" w:line="396" w:lineRule="auto"/>
        <w:ind w:left="282" w:right="524"/>
        <w:jc w:val="both"/>
      </w:pPr>
      <w:r>
        <w:t>On-chain reputation scores occupy a contested space between transparency and fairness.</w:t>
      </w:r>
      <w:r>
        <w:rPr>
          <w:spacing w:val="40"/>
        </w:rPr>
        <w:t xml:space="preserve"> </w:t>
      </w:r>
      <w:r>
        <w:t>Legal and</w:t>
      </w:r>
      <w:r>
        <w:rPr>
          <w:spacing w:val="-9"/>
        </w:rPr>
        <w:t xml:space="preserve"> </w:t>
      </w:r>
      <w:r>
        <w:t>regulatory</w:t>
      </w:r>
      <w:r>
        <w:rPr>
          <w:spacing w:val="-9"/>
        </w:rPr>
        <w:t xml:space="preserve"> </w:t>
      </w:r>
      <w:r>
        <w:t>analyses</w:t>
      </w:r>
      <w:r>
        <w:rPr>
          <w:spacing w:val="-9"/>
        </w:rPr>
        <w:t xml:space="preserve"> </w:t>
      </w:r>
      <w:r>
        <w:t>of</w:t>
      </w:r>
      <w:r>
        <w:rPr>
          <w:spacing w:val="-9"/>
        </w:rPr>
        <w:t xml:space="preserve"> </w:t>
      </w:r>
      <w:r>
        <w:t>DeFi</w:t>
      </w:r>
      <w:r>
        <w:rPr>
          <w:spacing w:val="-9"/>
        </w:rPr>
        <w:t xml:space="preserve"> </w:t>
      </w:r>
      <w:r>
        <w:t>emphasize</w:t>
      </w:r>
      <w:r>
        <w:rPr>
          <w:spacing w:val="-8"/>
        </w:rPr>
        <w:t xml:space="preserve"> </w:t>
      </w:r>
      <w:r>
        <w:t>that</w:t>
      </w:r>
      <w:r>
        <w:rPr>
          <w:spacing w:val="-9"/>
        </w:rPr>
        <w:t xml:space="preserve"> </w:t>
      </w:r>
      <w:r>
        <w:t>decentralized</w:t>
      </w:r>
      <w:r>
        <w:rPr>
          <w:spacing w:val="-9"/>
        </w:rPr>
        <w:t xml:space="preserve"> </w:t>
      </w:r>
      <w:r>
        <w:t>markets</w:t>
      </w:r>
      <w:r>
        <w:rPr>
          <w:spacing w:val="-9"/>
        </w:rPr>
        <w:t xml:space="preserve"> </w:t>
      </w:r>
      <w:r>
        <w:t>remain</w:t>
      </w:r>
      <w:r>
        <w:rPr>
          <w:spacing w:val="-9"/>
        </w:rPr>
        <w:t xml:space="preserve"> </w:t>
      </w:r>
      <w:r>
        <w:t>subject</w:t>
      </w:r>
      <w:r>
        <w:rPr>
          <w:spacing w:val="-8"/>
        </w:rPr>
        <w:t xml:space="preserve"> </w:t>
      </w:r>
      <w:r>
        <w:t>to</w:t>
      </w:r>
      <w:r>
        <w:rPr>
          <w:spacing w:val="-9"/>
        </w:rPr>
        <w:t xml:space="preserve"> </w:t>
      </w:r>
      <w:r>
        <w:t>disclosure and</w:t>
      </w:r>
      <w:r>
        <w:rPr>
          <w:spacing w:val="-4"/>
        </w:rPr>
        <w:t xml:space="preserve"> </w:t>
      </w:r>
      <w:r>
        <w:t>consumer-protection</w:t>
      </w:r>
      <w:r>
        <w:rPr>
          <w:spacing w:val="-5"/>
        </w:rPr>
        <w:t xml:space="preserve"> </w:t>
      </w:r>
      <w:r>
        <w:t>concerns</w:t>
      </w:r>
      <w:r>
        <w:rPr>
          <w:spacing w:val="-4"/>
        </w:rPr>
        <w:t xml:space="preserve"> </w:t>
      </w:r>
      <w:r>
        <w:t>even</w:t>
      </w:r>
      <w:r>
        <w:rPr>
          <w:spacing w:val="-4"/>
        </w:rPr>
        <w:t xml:space="preserve"> </w:t>
      </w:r>
      <w:r>
        <w:t>when</w:t>
      </w:r>
      <w:r>
        <w:rPr>
          <w:spacing w:val="-4"/>
        </w:rPr>
        <w:t xml:space="preserve"> </w:t>
      </w:r>
      <w:r>
        <w:t>settlement</w:t>
      </w:r>
      <w:r>
        <w:rPr>
          <w:spacing w:val="-4"/>
        </w:rPr>
        <w:t xml:space="preserve"> </w:t>
      </w:r>
      <w:r>
        <w:t>is</w:t>
      </w:r>
      <w:r>
        <w:rPr>
          <w:spacing w:val="-4"/>
        </w:rPr>
        <w:t xml:space="preserve"> </w:t>
      </w:r>
      <w:r>
        <w:t>on-chain</w:t>
      </w:r>
      <w:r>
        <w:rPr>
          <w:spacing w:val="-4"/>
        </w:rPr>
        <w:t xml:space="preserve"> </w:t>
      </w:r>
      <w:hyperlink w:anchor="_bookmark195" w:history="1">
        <w:r>
          <w:rPr>
            <w:vertAlign w:val="superscript"/>
          </w:rPr>
          <w:t>[62]</w:t>
        </w:r>
      </w:hyperlink>
      <w:r>
        <w:t>. Packin</w:t>
      </w:r>
      <w:r>
        <w:rPr>
          <w:spacing w:val="-4"/>
        </w:rPr>
        <w:t xml:space="preserve"> </w:t>
      </w:r>
      <w:r>
        <w:t>and</w:t>
      </w:r>
      <w:r>
        <w:rPr>
          <w:spacing w:val="-4"/>
        </w:rPr>
        <w:t xml:space="preserve"> </w:t>
      </w:r>
      <w:r>
        <w:t>Lev-Aretz</w:t>
      </w:r>
      <w:hyperlink w:anchor="_bookmark181" w:history="1">
        <w:r>
          <w:rPr>
            <w:vertAlign w:val="superscript"/>
          </w:rPr>
          <w:t>[48]</w:t>
        </w:r>
      </w:hyperlink>
      <w:r>
        <w:t xml:space="preserve"> caution</w:t>
      </w:r>
      <w:r>
        <w:rPr>
          <w:spacing w:val="-8"/>
        </w:rPr>
        <w:t xml:space="preserve"> </w:t>
      </w:r>
      <w:r>
        <w:t>that</w:t>
      </w:r>
      <w:r>
        <w:rPr>
          <w:spacing w:val="-7"/>
        </w:rPr>
        <w:t xml:space="preserve"> </w:t>
      </w:r>
      <w:r>
        <w:t>decentralized</w:t>
      </w:r>
      <w:r>
        <w:rPr>
          <w:spacing w:val="-7"/>
        </w:rPr>
        <w:t xml:space="preserve"> </w:t>
      </w:r>
      <w:r>
        <w:t>credit</w:t>
      </w:r>
      <w:r>
        <w:rPr>
          <w:spacing w:val="-7"/>
        </w:rPr>
        <w:t xml:space="preserve"> </w:t>
      </w:r>
      <w:r>
        <w:t>scoring</w:t>
      </w:r>
      <w:r>
        <w:rPr>
          <w:spacing w:val="-7"/>
        </w:rPr>
        <w:t xml:space="preserve"> </w:t>
      </w:r>
      <w:r>
        <w:t>can</w:t>
      </w:r>
      <w:r>
        <w:rPr>
          <w:spacing w:val="-7"/>
        </w:rPr>
        <w:t xml:space="preserve"> </w:t>
      </w:r>
      <w:r>
        <w:t>reproduce</w:t>
      </w:r>
      <w:r>
        <w:rPr>
          <w:spacing w:val="-7"/>
        </w:rPr>
        <w:t xml:space="preserve"> </w:t>
      </w:r>
      <w:r>
        <w:t>black-box</w:t>
      </w:r>
      <w:r>
        <w:rPr>
          <w:spacing w:val="-7"/>
        </w:rPr>
        <w:t xml:space="preserve"> </w:t>
      </w:r>
      <w:r>
        <w:t>harms</w:t>
      </w:r>
      <w:r>
        <w:rPr>
          <w:spacing w:val="-7"/>
        </w:rPr>
        <w:t xml:space="preserve"> </w:t>
      </w:r>
      <w:r>
        <w:t>if</w:t>
      </w:r>
      <w:r>
        <w:rPr>
          <w:spacing w:val="-7"/>
        </w:rPr>
        <w:t xml:space="preserve"> </w:t>
      </w:r>
      <w:r>
        <w:t>models</w:t>
      </w:r>
      <w:r>
        <w:rPr>
          <w:spacing w:val="-8"/>
        </w:rPr>
        <w:t xml:space="preserve"> </w:t>
      </w:r>
      <w:r>
        <w:t>are</w:t>
      </w:r>
      <w:r>
        <w:rPr>
          <w:spacing w:val="-7"/>
        </w:rPr>
        <w:t xml:space="preserve"> </w:t>
      </w:r>
      <w:r>
        <w:t>opaque,</w:t>
      </w:r>
      <w:r>
        <w:rPr>
          <w:spacing w:val="-7"/>
        </w:rPr>
        <w:t xml:space="preserve"> </w:t>
      </w:r>
      <w:r>
        <w:rPr>
          <w:spacing w:val="-5"/>
        </w:rPr>
        <w:t>un-</w:t>
      </w:r>
    </w:p>
    <w:p w14:paraId="00DC23C1" w14:textId="77777777" w:rsidR="00350CFB" w:rsidRDefault="00350CFB">
      <w:pPr>
        <w:pStyle w:val="BodyText"/>
        <w:spacing w:line="396" w:lineRule="auto"/>
        <w:jc w:val="both"/>
        <w:sectPr w:rsidR="00350CFB">
          <w:type w:val="continuous"/>
          <w:pgSz w:w="11910" w:h="16840"/>
          <w:pgMar w:top="1920" w:right="708" w:bottom="280" w:left="992" w:header="0" w:footer="2115" w:gutter="0"/>
          <w:cols w:space="720"/>
        </w:sectPr>
      </w:pPr>
    </w:p>
    <w:p w14:paraId="00DC23C2" w14:textId="77777777" w:rsidR="00350CFB" w:rsidRDefault="00283FFF">
      <w:pPr>
        <w:pStyle w:val="BodyText"/>
        <w:spacing w:before="72" w:line="396" w:lineRule="auto"/>
        <w:ind w:left="282" w:right="558"/>
        <w:jc w:val="both"/>
      </w:pPr>
      <w:r>
        <w:lastRenderedPageBreak/>
        <w:t>appealable, or coupled to identity systems without due process.</w:t>
      </w:r>
      <w:r>
        <w:rPr>
          <w:spacing w:val="32"/>
        </w:rPr>
        <w:t xml:space="preserve"> </w:t>
      </w:r>
      <w:r>
        <w:t>EndorseRank and AWP are fully determined</w:t>
      </w:r>
      <w:r>
        <w:rPr>
          <w:spacing w:val="-15"/>
        </w:rPr>
        <w:t xml:space="preserve"> </w:t>
      </w:r>
      <w:r>
        <w:t>by</w:t>
      </w:r>
      <w:r>
        <w:rPr>
          <w:spacing w:val="-15"/>
        </w:rPr>
        <w:t xml:space="preserve"> </w:t>
      </w:r>
      <w:r>
        <w:t>public</w:t>
      </w:r>
      <w:r>
        <w:rPr>
          <w:spacing w:val="-15"/>
        </w:rPr>
        <w:t xml:space="preserve"> </w:t>
      </w:r>
      <w:r>
        <w:t>ledger</w:t>
      </w:r>
      <w:r>
        <w:rPr>
          <w:spacing w:val="-15"/>
        </w:rPr>
        <w:t xml:space="preserve"> </w:t>
      </w:r>
      <w:r>
        <w:t>events</w:t>
      </w:r>
      <w:r>
        <w:rPr>
          <w:spacing w:val="-15"/>
        </w:rPr>
        <w:t xml:space="preserve"> </w:t>
      </w:r>
      <w:r>
        <w:t>and</w:t>
      </w:r>
      <w:r>
        <w:rPr>
          <w:spacing w:val="-15"/>
        </w:rPr>
        <w:t xml:space="preserve"> </w:t>
      </w:r>
      <w:r>
        <w:t>published</w:t>
      </w:r>
      <w:r>
        <w:rPr>
          <w:spacing w:val="-15"/>
        </w:rPr>
        <w:t xml:space="preserve"> </w:t>
      </w:r>
      <w:r>
        <w:t>algorithms;</w:t>
      </w:r>
      <w:r>
        <w:rPr>
          <w:spacing w:val="-15"/>
        </w:rPr>
        <w:t xml:space="preserve"> </w:t>
      </w:r>
      <w:r>
        <w:t>any</w:t>
      </w:r>
      <w:r>
        <w:rPr>
          <w:spacing w:val="-15"/>
        </w:rPr>
        <w:t xml:space="preserve"> </w:t>
      </w:r>
      <w:r>
        <w:t>party</w:t>
      </w:r>
      <w:r>
        <w:rPr>
          <w:spacing w:val="-15"/>
        </w:rPr>
        <w:t xml:space="preserve"> </w:t>
      </w:r>
      <w:r>
        <w:t>can</w:t>
      </w:r>
      <w:r>
        <w:rPr>
          <w:spacing w:val="-15"/>
        </w:rPr>
        <w:t xml:space="preserve"> </w:t>
      </w:r>
      <w:r>
        <w:t>recompute</w:t>
      </w:r>
      <w:r>
        <w:rPr>
          <w:spacing w:val="-15"/>
        </w:rPr>
        <w:t xml:space="preserve"> </w:t>
      </w:r>
      <w:r>
        <w:t>scores</w:t>
      </w:r>
      <w:r>
        <w:rPr>
          <w:spacing w:val="-15"/>
        </w:rPr>
        <w:t xml:space="preserve"> </w:t>
      </w:r>
      <w:r>
        <w:t>from the</w:t>
      </w:r>
      <w:r>
        <w:rPr>
          <w:spacing w:val="-11"/>
        </w:rPr>
        <w:t xml:space="preserve"> </w:t>
      </w:r>
      <w:r>
        <w:t>open</w:t>
      </w:r>
      <w:r>
        <w:rPr>
          <w:spacing w:val="-11"/>
        </w:rPr>
        <w:t xml:space="preserve"> </w:t>
      </w:r>
      <w:r>
        <w:t>pipeline</w:t>
      </w:r>
      <w:r>
        <w:rPr>
          <w:spacing w:val="-11"/>
        </w:rPr>
        <w:t xml:space="preserve"> </w:t>
      </w:r>
      <w:r>
        <w:t>(Appendix</w:t>
      </w:r>
      <w:r>
        <w:rPr>
          <w:spacing w:val="-11"/>
        </w:rPr>
        <w:t xml:space="preserve"> </w:t>
      </w:r>
      <w:hyperlink w:anchor="_bookmark198" w:history="1">
        <w:r>
          <w:t>8.1</w:t>
        </w:r>
      </w:hyperlink>
      <w:r>
        <w:t>).</w:t>
      </w:r>
      <w:r>
        <w:rPr>
          <w:spacing w:val="11"/>
        </w:rPr>
        <w:t xml:space="preserve"> </w:t>
      </w:r>
      <w:r>
        <w:t>That</w:t>
      </w:r>
      <w:r>
        <w:rPr>
          <w:spacing w:val="-11"/>
        </w:rPr>
        <w:t xml:space="preserve"> </w:t>
      </w:r>
      <w:r>
        <w:t>auditability</w:t>
      </w:r>
      <w:r>
        <w:rPr>
          <w:spacing w:val="-11"/>
        </w:rPr>
        <w:t xml:space="preserve"> </w:t>
      </w:r>
      <w:r>
        <w:t>is</w:t>
      </w:r>
      <w:r>
        <w:rPr>
          <w:spacing w:val="-11"/>
        </w:rPr>
        <w:t xml:space="preserve"> </w:t>
      </w:r>
      <w:r>
        <w:t>a</w:t>
      </w:r>
      <w:r>
        <w:rPr>
          <w:spacing w:val="-11"/>
        </w:rPr>
        <w:t xml:space="preserve"> </w:t>
      </w:r>
      <w:r>
        <w:t>partial</w:t>
      </w:r>
      <w:r>
        <w:rPr>
          <w:spacing w:val="-11"/>
        </w:rPr>
        <w:t xml:space="preserve"> </w:t>
      </w:r>
      <w:r>
        <w:t>response</w:t>
      </w:r>
      <w:r>
        <w:rPr>
          <w:spacing w:val="-11"/>
        </w:rPr>
        <w:t xml:space="preserve"> </w:t>
      </w:r>
      <w:r>
        <w:t>to</w:t>
      </w:r>
      <w:r>
        <w:rPr>
          <w:spacing w:val="-11"/>
        </w:rPr>
        <w:t xml:space="preserve"> </w:t>
      </w:r>
      <w:r>
        <w:t>black-box</w:t>
      </w:r>
      <w:r>
        <w:rPr>
          <w:spacing w:val="-11"/>
        </w:rPr>
        <w:t xml:space="preserve"> </w:t>
      </w:r>
      <w:r>
        <w:t>concerns,</w:t>
      </w:r>
      <w:r>
        <w:rPr>
          <w:spacing w:val="-10"/>
        </w:rPr>
        <w:t xml:space="preserve"> </w:t>
      </w:r>
      <w:r>
        <w:t>but it does not resolve distributional effects:</w:t>
      </w:r>
      <w:r>
        <w:rPr>
          <w:spacing w:val="29"/>
        </w:rPr>
        <w:t xml:space="preserve"> </w:t>
      </w:r>
      <w:r>
        <w:t>wallets with limited approval or transfer history receive low scores regardless of off-chain creditworthiness.</w:t>
      </w:r>
    </w:p>
    <w:p w14:paraId="00DC23C3" w14:textId="77777777" w:rsidR="00350CFB" w:rsidRDefault="00283FFF">
      <w:pPr>
        <w:pStyle w:val="BodyText"/>
        <w:spacing w:before="19" w:line="396" w:lineRule="auto"/>
        <w:ind w:left="273" w:right="534" w:firstLine="8"/>
        <w:jc w:val="both"/>
      </w:pPr>
      <w:r>
        <w:t>Ethically,</w:t>
      </w:r>
      <w:r>
        <w:rPr>
          <w:spacing w:val="-15"/>
        </w:rPr>
        <w:t xml:space="preserve"> </w:t>
      </w:r>
      <w:r>
        <w:t>scores</w:t>
      </w:r>
      <w:r>
        <w:rPr>
          <w:spacing w:val="-15"/>
        </w:rPr>
        <w:t xml:space="preserve"> </w:t>
      </w:r>
      <w:r>
        <w:t>must</w:t>
      </w:r>
      <w:r>
        <w:rPr>
          <w:spacing w:val="-15"/>
        </w:rPr>
        <w:t xml:space="preserve"> </w:t>
      </w:r>
      <w:r>
        <w:t>not</w:t>
      </w:r>
      <w:r>
        <w:rPr>
          <w:spacing w:val="-15"/>
        </w:rPr>
        <w:t xml:space="preserve"> </w:t>
      </w:r>
      <w:r>
        <w:t>be</w:t>
      </w:r>
      <w:r>
        <w:rPr>
          <w:spacing w:val="-15"/>
        </w:rPr>
        <w:t xml:space="preserve"> </w:t>
      </w:r>
      <w:r>
        <w:t>presented</w:t>
      </w:r>
      <w:r>
        <w:rPr>
          <w:spacing w:val="-15"/>
        </w:rPr>
        <w:t xml:space="preserve"> </w:t>
      </w:r>
      <w:r>
        <w:t>as</w:t>
      </w:r>
      <w:r>
        <w:rPr>
          <w:spacing w:val="-15"/>
        </w:rPr>
        <w:t xml:space="preserve"> </w:t>
      </w:r>
      <w:r>
        <w:t>identity,</w:t>
      </w:r>
      <w:r>
        <w:rPr>
          <w:spacing w:val="-15"/>
        </w:rPr>
        <w:t xml:space="preserve"> </w:t>
      </w:r>
      <w:r>
        <w:t>creditworthiness</w:t>
      </w:r>
      <w:r>
        <w:rPr>
          <w:spacing w:val="-15"/>
        </w:rPr>
        <w:t xml:space="preserve"> </w:t>
      </w:r>
      <w:r>
        <w:t>in</w:t>
      </w:r>
      <w:r>
        <w:rPr>
          <w:spacing w:val="-15"/>
        </w:rPr>
        <w:t xml:space="preserve"> </w:t>
      </w:r>
      <w:r>
        <w:t>the</w:t>
      </w:r>
      <w:r>
        <w:rPr>
          <w:spacing w:val="-15"/>
        </w:rPr>
        <w:t xml:space="preserve"> </w:t>
      </w:r>
      <w:r>
        <w:t>consumer-lending</w:t>
      </w:r>
      <w:r>
        <w:rPr>
          <w:spacing w:val="-15"/>
        </w:rPr>
        <w:t xml:space="preserve"> </w:t>
      </w:r>
      <w:r>
        <w:t xml:space="preserve">sense, or proof of unique personhood </w:t>
      </w:r>
      <w:hyperlink w:anchor="_bookmark150" w:history="1">
        <w:r>
          <w:rPr>
            <w:vertAlign w:val="superscript"/>
          </w:rPr>
          <w:t>[17]</w:t>
        </w:r>
      </w:hyperlink>
      <w:r>
        <w:t>.</w:t>
      </w:r>
      <w:r>
        <w:rPr>
          <w:spacing w:val="40"/>
        </w:rPr>
        <w:t xml:space="preserve"> </w:t>
      </w:r>
      <w:r>
        <w:t>They are ordinal indicators of on-chain graph position under specified edge semantics.</w:t>
      </w:r>
      <w:r>
        <w:rPr>
          <w:spacing w:val="40"/>
        </w:rPr>
        <w:t xml:space="preserve"> </w:t>
      </w:r>
      <w:r>
        <w:t xml:space="preserve">Deployments that gate access to financial services should disclose the graph definition, observation window, and known failure modes—including Sybil exposure and </w:t>
      </w:r>
      <w:r>
        <w:rPr>
          <w:w w:val="105"/>
        </w:rPr>
        <w:t>weak</w:t>
      </w:r>
      <w:r>
        <w:rPr>
          <w:spacing w:val="-16"/>
          <w:w w:val="105"/>
        </w:rPr>
        <w:t xml:space="preserve"> </w:t>
      </w:r>
      <w:r>
        <w:rPr>
          <w:w w:val="105"/>
        </w:rPr>
        <w:t>trading-success</w:t>
      </w:r>
      <w:r>
        <w:rPr>
          <w:spacing w:val="-16"/>
          <w:w w:val="105"/>
        </w:rPr>
        <w:t xml:space="preserve"> </w:t>
      </w:r>
      <w:r>
        <w:rPr>
          <w:w w:val="105"/>
        </w:rPr>
        <w:t>alignment</w:t>
      </w:r>
      <w:r>
        <w:rPr>
          <w:spacing w:val="-15"/>
          <w:w w:val="105"/>
        </w:rPr>
        <w:t xml:space="preserve"> </w:t>
      </w:r>
      <w:r>
        <w:rPr>
          <w:w w:val="105"/>
        </w:rPr>
        <w:t>for</w:t>
      </w:r>
      <w:r>
        <w:rPr>
          <w:spacing w:val="-16"/>
          <w:w w:val="105"/>
        </w:rPr>
        <w:t xml:space="preserve"> </w:t>
      </w:r>
      <w:r>
        <w:rPr>
          <w:w w:val="105"/>
        </w:rPr>
        <w:t>social</w:t>
      </w:r>
      <w:r>
        <w:rPr>
          <w:spacing w:val="-16"/>
          <w:w w:val="105"/>
        </w:rPr>
        <w:t xml:space="preserve"> </w:t>
      </w:r>
      <w:r>
        <w:rPr>
          <w:w w:val="105"/>
        </w:rPr>
        <w:t>methods</w:t>
      </w:r>
      <w:r>
        <w:rPr>
          <w:spacing w:val="-15"/>
          <w:w w:val="105"/>
        </w:rPr>
        <w:t xml:space="preserve"> </w:t>
      </w:r>
      <w:r>
        <w:rPr>
          <w:w w:val="105"/>
        </w:rPr>
        <w:t>(</w:t>
      </w:r>
      <w:r>
        <w:rPr>
          <w:i/>
          <w:w w:val="105"/>
        </w:rPr>
        <w:t>τ</w:t>
      </w:r>
      <w:r>
        <w:rPr>
          <w:i/>
          <w:spacing w:val="18"/>
          <w:w w:val="105"/>
        </w:rPr>
        <w:t xml:space="preserve"> </w:t>
      </w:r>
      <w:r>
        <w:rPr>
          <w:w w:val="105"/>
        </w:rPr>
        <w:t>= 0</w:t>
      </w:r>
      <w:r>
        <w:rPr>
          <w:i/>
          <w:w w:val="105"/>
        </w:rPr>
        <w:t>.</w:t>
      </w:r>
      <w:r>
        <w:rPr>
          <w:w w:val="105"/>
        </w:rPr>
        <w:t>096</w:t>
      </w:r>
      <w:r>
        <w:rPr>
          <w:spacing w:val="-16"/>
          <w:w w:val="105"/>
        </w:rPr>
        <w:t xml:space="preserve"> </w:t>
      </w:r>
      <w:r>
        <w:rPr>
          <w:w w:val="105"/>
        </w:rPr>
        <w:t>and</w:t>
      </w:r>
      <w:r>
        <w:rPr>
          <w:spacing w:val="-16"/>
          <w:w w:val="105"/>
        </w:rPr>
        <w:t xml:space="preserve"> </w:t>
      </w:r>
      <w:r>
        <w:rPr>
          <w:w w:val="105"/>
        </w:rPr>
        <w:t>0</w:t>
      </w:r>
      <w:r>
        <w:rPr>
          <w:i/>
          <w:w w:val="105"/>
        </w:rPr>
        <w:t>.</w:t>
      </w:r>
      <w:r>
        <w:rPr>
          <w:w w:val="105"/>
        </w:rPr>
        <w:t>179).</w:t>
      </w:r>
      <w:r>
        <w:rPr>
          <w:spacing w:val="18"/>
          <w:w w:val="105"/>
        </w:rPr>
        <w:t xml:space="preserve"> </w:t>
      </w:r>
      <w:r>
        <w:rPr>
          <w:w w:val="105"/>
        </w:rPr>
        <w:t>Regulatory</w:t>
      </w:r>
      <w:r>
        <w:rPr>
          <w:spacing w:val="-16"/>
          <w:w w:val="105"/>
        </w:rPr>
        <w:t xml:space="preserve"> </w:t>
      </w:r>
      <w:r>
        <w:rPr>
          <w:w w:val="105"/>
        </w:rPr>
        <w:t xml:space="preserve">regimes </w:t>
      </w:r>
      <w:r>
        <w:t xml:space="preserve">that require explainability favor graph propagation over opaque machine-learning scores </w:t>
      </w:r>
      <w:hyperlink w:anchor="_bookmark172" w:history="1">
        <w:r>
          <w:rPr>
            <w:vertAlign w:val="superscript"/>
          </w:rPr>
          <w:t>[39]</w:t>
        </w:r>
      </w:hyperlink>
      <w:r>
        <w:rPr>
          <w:vertAlign w:val="superscript"/>
        </w:rPr>
        <w:t>,</w:t>
      </w:r>
      <w:hyperlink w:anchor="_bookmark181" w:history="1">
        <w:r>
          <w:rPr>
            <w:vertAlign w:val="superscript"/>
          </w:rPr>
          <w:t>[48]</w:t>
        </w:r>
      </w:hyperlink>
      <w:r>
        <w:t>, provided operators resist overclaiming predictive power for loan default.</w:t>
      </w:r>
    </w:p>
    <w:p w14:paraId="00DC23C4" w14:textId="77777777" w:rsidR="00350CFB" w:rsidRDefault="00283FFF">
      <w:pPr>
        <w:pStyle w:val="BodyText"/>
        <w:spacing w:before="22" w:line="396" w:lineRule="auto"/>
        <w:ind w:left="282" w:right="522"/>
        <w:jc w:val="both"/>
      </w:pPr>
      <w:r>
        <w:t xml:space="preserve">Privacy is structurally limited on public ledgers </w:t>
      </w:r>
      <w:hyperlink w:anchor="_bookmark179" w:history="1">
        <w:r>
          <w:rPr>
            <w:vertAlign w:val="superscript"/>
          </w:rPr>
          <w:t>[46]</w:t>
        </w:r>
      </w:hyperlink>
      <w:r>
        <w:rPr>
          <w:vertAlign w:val="superscript"/>
        </w:rPr>
        <w:t>,</w:t>
      </w:r>
      <w:hyperlink w:anchor="_bookmark193" w:history="1">
        <w:r>
          <w:rPr>
            <w:vertAlign w:val="superscript"/>
          </w:rPr>
          <w:t>[60]</w:t>
        </w:r>
      </w:hyperlink>
      <w:r>
        <w:t>:</w:t>
      </w:r>
      <w:r>
        <w:rPr>
          <w:spacing w:val="34"/>
        </w:rPr>
        <w:t xml:space="preserve"> </w:t>
      </w:r>
      <w:r>
        <w:t>reputation computation uses data already broadcast.</w:t>
      </w:r>
      <w:r>
        <w:rPr>
          <w:spacing w:val="40"/>
        </w:rPr>
        <w:t xml:space="preserve"> </w:t>
      </w:r>
      <w:r>
        <w:t>The ethical obligation is therefore not to avoid analysis but to avoid deanonymization beyond</w:t>
      </w:r>
      <w:r>
        <w:rPr>
          <w:spacing w:val="-13"/>
        </w:rPr>
        <w:t xml:space="preserve"> </w:t>
      </w:r>
      <w:r>
        <w:t>address-level</w:t>
      </w:r>
      <w:r>
        <w:rPr>
          <w:spacing w:val="-13"/>
        </w:rPr>
        <w:t xml:space="preserve"> </w:t>
      </w:r>
      <w:r>
        <w:t>aggregation</w:t>
      </w:r>
      <w:r>
        <w:rPr>
          <w:spacing w:val="-13"/>
        </w:rPr>
        <w:t xml:space="preserve"> </w:t>
      </w:r>
      <w:r>
        <w:t>and</w:t>
      </w:r>
      <w:r>
        <w:rPr>
          <w:spacing w:val="-13"/>
        </w:rPr>
        <w:t xml:space="preserve"> </w:t>
      </w:r>
      <w:r>
        <w:t>to</w:t>
      </w:r>
      <w:r>
        <w:rPr>
          <w:spacing w:val="-13"/>
        </w:rPr>
        <w:t xml:space="preserve"> </w:t>
      </w:r>
      <w:r>
        <w:t>prevent</w:t>
      </w:r>
      <w:r>
        <w:rPr>
          <w:spacing w:val="-13"/>
        </w:rPr>
        <w:t xml:space="preserve"> </w:t>
      </w:r>
      <w:r>
        <w:t>misuse</w:t>
      </w:r>
      <w:r>
        <w:rPr>
          <w:spacing w:val="-13"/>
        </w:rPr>
        <w:t xml:space="preserve"> </w:t>
      </w:r>
      <w:r>
        <w:t>of</w:t>
      </w:r>
      <w:r>
        <w:rPr>
          <w:spacing w:val="-13"/>
        </w:rPr>
        <w:t xml:space="preserve"> </w:t>
      </w:r>
      <w:r>
        <w:t>scores</w:t>
      </w:r>
      <w:r>
        <w:rPr>
          <w:spacing w:val="-13"/>
        </w:rPr>
        <w:t xml:space="preserve"> </w:t>
      </w:r>
      <w:r>
        <w:t>as</w:t>
      </w:r>
      <w:r>
        <w:rPr>
          <w:spacing w:val="-13"/>
        </w:rPr>
        <w:t xml:space="preserve"> </w:t>
      </w:r>
      <w:r>
        <w:t>persistent</w:t>
      </w:r>
      <w:r>
        <w:rPr>
          <w:spacing w:val="-13"/>
        </w:rPr>
        <w:t xml:space="preserve"> </w:t>
      </w:r>
      <w:r>
        <w:t>biometric-like</w:t>
      </w:r>
      <w:r>
        <w:rPr>
          <w:spacing w:val="-13"/>
        </w:rPr>
        <w:t xml:space="preserve"> </w:t>
      </w:r>
      <w:r>
        <w:t>iden-tifiers.</w:t>
      </w:r>
      <w:r>
        <w:rPr>
          <w:spacing w:val="9"/>
        </w:rPr>
        <w:t xml:space="preserve"> </w:t>
      </w:r>
      <w:r>
        <w:t>This</w:t>
      </w:r>
      <w:r>
        <w:rPr>
          <w:spacing w:val="-13"/>
        </w:rPr>
        <w:t xml:space="preserve"> </w:t>
      </w:r>
      <w:r>
        <w:t>dissertation</w:t>
      </w:r>
      <w:r>
        <w:rPr>
          <w:spacing w:val="-13"/>
        </w:rPr>
        <w:t xml:space="preserve"> </w:t>
      </w:r>
      <w:r>
        <w:t>analyzes</w:t>
      </w:r>
      <w:r>
        <w:rPr>
          <w:spacing w:val="-13"/>
        </w:rPr>
        <w:t xml:space="preserve"> </w:t>
      </w:r>
      <w:r>
        <w:t>addresses</w:t>
      </w:r>
      <w:r>
        <w:rPr>
          <w:spacing w:val="-13"/>
        </w:rPr>
        <w:t xml:space="preserve"> </w:t>
      </w:r>
      <w:r>
        <w:t>only;</w:t>
      </w:r>
      <w:r>
        <w:rPr>
          <w:spacing w:val="-12"/>
        </w:rPr>
        <w:t xml:space="preserve"> </w:t>
      </w:r>
      <w:r>
        <w:t>no</w:t>
      </w:r>
      <w:r>
        <w:rPr>
          <w:spacing w:val="-13"/>
        </w:rPr>
        <w:t xml:space="preserve"> </w:t>
      </w:r>
      <w:r>
        <w:t>off-chain</w:t>
      </w:r>
      <w:r>
        <w:rPr>
          <w:spacing w:val="-13"/>
        </w:rPr>
        <w:t xml:space="preserve"> </w:t>
      </w:r>
      <w:r>
        <w:t>identity</w:t>
      </w:r>
      <w:r>
        <w:rPr>
          <w:spacing w:val="-13"/>
        </w:rPr>
        <w:t xml:space="preserve"> </w:t>
      </w:r>
      <w:r>
        <w:t>linkage</w:t>
      </w:r>
      <w:r>
        <w:rPr>
          <w:spacing w:val="-13"/>
        </w:rPr>
        <w:t xml:space="preserve"> </w:t>
      </w:r>
      <w:r>
        <w:t>is</w:t>
      </w:r>
      <w:r>
        <w:rPr>
          <w:spacing w:val="-13"/>
        </w:rPr>
        <w:t xml:space="preserve"> </w:t>
      </w:r>
      <w:r>
        <w:t>performed</w:t>
      </w:r>
      <w:r>
        <w:rPr>
          <w:spacing w:val="-13"/>
        </w:rPr>
        <w:t xml:space="preserve"> </w:t>
      </w:r>
      <w:r>
        <w:t>(Chap-</w:t>
      </w:r>
      <w:bookmarkStart w:id="360" w:name="Threats_to_validity"/>
      <w:bookmarkStart w:id="361" w:name="_bookmark126"/>
      <w:bookmarkEnd w:id="360"/>
      <w:bookmarkEnd w:id="361"/>
      <w:r>
        <w:t xml:space="preserve">ter </w:t>
      </w:r>
      <w:hyperlink w:anchor="_bookmark48" w:history="1">
        <w:r>
          <w:t>3</w:t>
        </w:r>
      </w:hyperlink>
      <w:r>
        <w:t>).</w:t>
      </w:r>
    </w:p>
    <w:p w14:paraId="00DC23C5" w14:textId="77777777" w:rsidR="00350CFB" w:rsidRDefault="00350CFB">
      <w:pPr>
        <w:pStyle w:val="BodyText"/>
        <w:spacing w:before="164"/>
      </w:pPr>
    </w:p>
    <w:p w14:paraId="00DC23C6" w14:textId="77777777" w:rsidR="00350CFB" w:rsidRDefault="00283FFF">
      <w:pPr>
        <w:pStyle w:val="Heading2"/>
        <w:numPr>
          <w:ilvl w:val="1"/>
          <w:numId w:val="26"/>
        </w:numPr>
        <w:tabs>
          <w:tab w:val="left" w:pos="783"/>
        </w:tabs>
        <w:ind w:left="783" w:hanging="501"/>
      </w:pPr>
      <w:r>
        <w:t>Threats</w:t>
      </w:r>
      <w:r>
        <w:rPr>
          <w:spacing w:val="8"/>
        </w:rPr>
        <w:t xml:space="preserve"> </w:t>
      </w:r>
      <w:r>
        <w:t>to</w:t>
      </w:r>
      <w:r>
        <w:rPr>
          <w:spacing w:val="8"/>
        </w:rPr>
        <w:t xml:space="preserve"> </w:t>
      </w:r>
      <w:r>
        <w:rPr>
          <w:spacing w:val="-2"/>
        </w:rPr>
        <w:t>validity</w:t>
      </w:r>
    </w:p>
    <w:p w14:paraId="00DC23C7" w14:textId="77777777" w:rsidR="00350CFB" w:rsidRDefault="00350CFB">
      <w:pPr>
        <w:pStyle w:val="BodyText"/>
        <w:spacing w:before="24"/>
        <w:rPr>
          <w:b/>
          <w:sz w:val="28"/>
        </w:rPr>
      </w:pPr>
    </w:p>
    <w:p w14:paraId="00DC23C8" w14:textId="77777777" w:rsidR="00350CFB" w:rsidRDefault="00283FFF">
      <w:pPr>
        <w:pStyle w:val="BodyText"/>
        <w:spacing w:line="396" w:lineRule="auto"/>
        <w:ind w:left="282" w:right="523"/>
        <w:jc w:val="both"/>
      </w:pPr>
      <w:r>
        <w:t>Interpretation of the empirical claims should account for the following threats, organized by con-</w:t>
      </w:r>
      <w:bookmarkStart w:id="362" w:name="Construct_validity"/>
      <w:bookmarkEnd w:id="362"/>
      <w:r>
        <w:t>struct, internal, external, and adversarial validity.</w:t>
      </w:r>
    </w:p>
    <w:p w14:paraId="00DC23C9" w14:textId="77777777" w:rsidR="00350CFB" w:rsidRDefault="00350CFB">
      <w:pPr>
        <w:pStyle w:val="BodyText"/>
        <w:spacing w:before="7"/>
      </w:pPr>
    </w:p>
    <w:p w14:paraId="00DC23CA" w14:textId="77777777" w:rsidR="00350CFB" w:rsidRDefault="00283FFF">
      <w:pPr>
        <w:pStyle w:val="Heading3"/>
        <w:numPr>
          <w:ilvl w:val="2"/>
          <w:numId w:val="26"/>
        </w:numPr>
        <w:tabs>
          <w:tab w:val="left" w:pos="879"/>
        </w:tabs>
        <w:ind w:left="879" w:hanging="597"/>
      </w:pPr>
      <w:r>
        <w:t>Construct</w:t>
      </w:r>
      <w:r>
        <w:rPr>
          <w:spacing w:val="-12"/>
        </w:rPr>
        <w:t xml:space="preserve"> </w:t>
      </w:r>
      <w:r>
        <w:rPr>
          <w:spacing w:val="-2"/>
        </w:rPr>
        <w:t>validity</w:t>
      </w:r>
    </w:p>
    <w:p w14:paraId="00DC23CB" w14:textId="77777777" w:rsidR="00350CFB" w:rsidRDefault="00350CFB">
      <w:pPr>
        <w:pStyle w:val="BodyText"/>
        <w:spacing w:before="47"/>
        <w:rPr>
          <w:b/>
        </w:rPr>
      </w:pPr>
    </w:p>
    <w:p w14:paraId="00DC23CC" w14:textId="77777777" w:rsidR="00350CFB" w:rsidRDefault="00283FFF">
      <w:pPr>
        <w:pStyle w:val="ListParagraph"/>
        <w:numPr>
          <w:ilvl w:val="3"/>
          <w:numId w:val="26"/>
        </w:numPr>
        <w:tabs>
          <w:tab w:val="left" w:pos="806"/>
          <w:tab w:val="left" w:pos="808"/>
        </w:tabs>
        <w:spacing w:line="396" w:lineRule="auto"/>
        <w:ind w:left="808" w:right="524"/>
        <w:jc w:val="both"/>
        <w:rPr>
          <w:sz w:val="24"/>
        </w:rPr>
      </w:pPr>
      <w:r>
        <w:rPr>
          <w:b/>
          <w:sz w:val="24"/>
        </w:rPr>
        <w:t>Proxy</w:t>
      </w:r>
      <w:r>
        <w:rPr>
          <w:b/>
          <w:spacing w:val="-6"/>
          <w:sz w:val="24"/>
        </w:rPr>
        <w:t xml:space="preserve"> </w:t>
      </w:r>
      <w:r>
        <w:rPr>
          <w:b/>
          <w:sz w:val="24"/>
        </w:rPr>
        <w:t>not</w:t>
      </w:r>
      <w:r>
        <w:rPr>
          <w:b/>
          <w:spacing w:val="-6"/>
          <w:sz w:val="24"/>
        </w:rPr>
        <w:t xml:space="preserve"> </w:t>
      </w:r>
      <w:r>
        <w:rPr>
          <w:b/>
          <w:sz w:val="24"/>
        </w:rPr>
        <w:t>ground</w:t>
      </w:r>
      <w:r>
        <w:rPr>
          <w:b/>
          <w:spacing w:val="-7"/>
          <w:sz w:val="24"/>
        </w:rPr>
        <w:t xml:space="preserve"> </w:t>
      </w:r>
      <w:r>
        <w:rPr>
          <w:b/>
          <w:sz w:val="24"/>
        </w:rPr>
        <w:t xml:space="preserve">truth: </w:t>
      </w:r>
      <w:r>
        <w:rPr>
          <w:sz w:val="24"/>
        </w:rPr>
        <w:t>No</w:t>
      </w:r>
      <w:r>
        <w:rPr>
          <w:spacing w:val="-6"/>
          <w:sz w:val="24"/>
        </w:rPr>
        <w:t xml:space="preserve"> </w:t>
      </w:r>
      <w:r>
        <w:rPr>
          <w:sz w:val="24"/>
        </w:rPr>
        <w:t>under-collateralized</w:t>
      </w:r>
      <w:r>
        <w:rPr>
          <w:spacing w:val="-6"/>
          <w:sz w:val="24"/>
        </w:rPr>
        <w:t xml:space="preserve"> </w:t>
      </w:r>
      <w:r>
        <w:rPr>
          <w:sz w:val="24"/>
        </w:rPr>
        <w:t>lending</w:t>
      </w:r>
      <w:r>
        <w:rPr>
          <w:spacing w:val="-6"/>
          <w:sz w:val="24"/>
        </w:rPr>
        <w:t xml:space="preserve"> </w:t>
      </w:r>
      <w:r>
        <w:rPr>
          <w:sz w:val="24"/>
        </w:rPr>
        <w:t>default</w:t>
      </w:r>
      <w:r>
        <w:rPr>
          <w:spacing w:val="-6"/>
          <w:sz w:val="24"/>
        </w:rPr>
        <w:t xml:space="preserve"> </w:t>
      </w:r>
      <w:r>
        <w:rPr>
          <w:sz w:val="24"/>
        </w:rPr>
        <w:t>labels</w:t>
      </w:r>
      <w:r>
        <w:rPr>
          <w:spacing w:val="-6"/>
          <w:sz w:val="24"/>
        </w:rPr>
        <w:t xml:space="preserve"> </w:t>
      </w:r>
      <w:r>
        <w:rPr>
          <w:sz w:val="24"/>
        </w:rPr>
        <w:t>are</w:t>
      </w:r>
      <w:r>
        <w:rPr>
          <w:spacing w:val="-6"/>
          <w:sz w:val="24"/>
        </w:rPr>
        <w:t xml:space="preserve"> </w:t>
      </w:r>
      <w:r>
        <w:rPr>
          <w:sz w:val="24"/>
        </w:rPr>
        <w:t>available</w:t>
      </w:r>
      <w:r>
        <w:rPr>
          <w:spacing w:val="-6"/>
          <w:sz w:val="24"/>
        </w:rPr>
        <w:t xml:space="preserve"> </w:t>
      </w:r>
      <w:r>
        <w:rPr>
          <w:sz w:val="24"/>
        </w:rPr>
        <w:t>at</w:t>
      </w:r>
      <w:r>
        <w:rPr>
          <w:spacing w:val="-6"/>
          <w:sz w:val="24"/>
        </w:rPr>
        <w:t xml:space="preserve"> </w:t>
      </w:r>
      <w:r>
        <w:rPr>
          <w:sz w:val="24"/>
        </w:rPr>
        <w:t>suf-ficient</w:t>
      </w:r>
      <w:r>
        <w:rPr>
          <w:spacing w:val="-15"/>
          <w:sz w:val="24"/>
        </w:rPr>
        <w:t xml:space="preserve"> </w:t>
      </w:r>
      <w:r>
        <w:rPr>
          <w:sz w:val="24"/>
        </w:rPr>
        <w:t>density.</w:t>
      </w:r>
      <w:r>
        <w:rPr>
          <w:spacing w:val="-11"/>
          <w:sz w:val="24"/>
        </w:rPr>
        <w:t xml:space="preserve"> </w:t>
      </w:r>
      <w:r>
        <w:rPr>
          <w:sz w:val="24"/>
        </w:rPr>
        <w:t>Perpetual-trading</w:t>
      </w:r>
      <w:r>
        <w:rPr>
          <w:spacing w:val="-15"/>
          <w:sz w:val="24"/>
        </w:rPr>
        <w:t xml:space="preserve"> </w:t>
      </w:r>
      <w:r>
        <w:rPr>
          <w:sz w:val="24"/>
        </w:rPr>
        <w:t>liquidation</w:t>
      </w:r>
      <w:r>
        <w:rPr>
          <w:spacing w:val="-15"/>
          <w:sz w:val="24"/>
        </w:rPr>
        <w:t xml:space="preserve"> </w:t>
      </w:r>
      <w:r>
        <w:rPr>
          <w:sz w:val="24"/>
        </w:rPr>
        <w:t>and</w:t>
      </w:r>
      <w:r>
        <w:rPr>
          <w:spacing w:val="-15"/>
          <w:sz w:val="24"/>
        </w:rPr>
        <w:t xml:space="preserve"> </w:t>
      </w:r>
      <w:r>
        <w:rPr>
          <w:sz w:val="24"/>
        </w:rPr>
        <w:t>PnL</w:t>
      </w:r>
      <w:r>
        <w:rPr>
          <w:spacing w:val="-15"/>
          <w:sz w:val="24"/>
        </w:rPr>
        <w:t xml:space="preserve"> </w:t>
      </w:r>
      <w:r>
        <w:rPr>
          <w:sz w:val="24"/>
        </w:rPr>
        <w:t>on</w:t>
      </w:r>
      <w:r>
        <w:rPr>
          <w:spacing w:val="-15"/>
          <w:sz w:val="24"/>
        </w:rPr>
        <w:t xml:space="preserve"> </w:t>
      </w:r>
      <w:r>
        <w:rPr>
          <w:sz w:val="24"/>
        </w:rPr>
        <w:t>GMX</w:t>
      </w:r>
      <w:r>
        <w:rPr>
          <w:spacing w:val="-15"/>
          <w:sz w:val="24"/>
        </w:rPr>
        <w:t xml:space="preserve"> </w:t>
      </w:r>
      <w:r>
        <w:rPr>
          <w:sz w:val="24"/>
        </w:rPr>
        <w:t>V2</w:t>
      </w:r>
      <w:r>
        <w:rPr>
          <w:spacing w:val="-15"/>
          <w:sz w:val="24"/>
        </w:rPr>
        <w:t xml:space="preserve"> </w:t>
      </w:r>
      <w:r>
        <w:rPr>
          <w:sz w:val="24"/>
        </w:rPr>
        <w:t>are</w:t>
      </w:r>
      <w:r>
        <w:rPr>
          <w:spacing w:val="-15"/>
          <w:sz w:val="24"/>
        </w:rPr>
        <w:t xml:space="preserve"> </w:t>
      </w:r>
      <w:r>
        <w:rPr>
          <w:sz w:val="24"/>
        </w:rPr>
        <w:t>domain-intuition</w:t>
      </w:r>
      <w:r>
        <w:rPr>
          <w:spacing w:val="-15"/>
          <w:sz w:val="24"/>
        </w:rPr>
        <w:t xml:space="preserve"> </w:t>
      </w:r>
      <w:r>
        <w:rPr>
          <w:sz w:val="24"/>
        </w:rPr>
        <w:t>prox-</w:t>
      </w:r>
      <w:r>
        <w:rPr>
          <w:w w:val="105"/>
          <w:sz w:val="24"/>
        </w:rPr>
        <w:t>ies,</w:t>
      </w:r>
      <w:r>
        <w:rPr>
          <w:spacing w:val="-16"/>
          <w:w w:val="105"/>
          <w:sz w:val="24"/>
        </w:rPr>
        <w:t xml:space="preserve"> </w:t>
      </w:r>
      <w:r>
        <w:rPr>
          <w:w w:val="105"/>
          <w:sz w:val="24"/>
        </w:rPr>
        <w:t>not</w:t>
      </w:r>
      <w:r>
        <w:rPr>
          <w:spacing w:val="-16"/>
          <w:w w:val="105"/>
          <w:sz w:val="24"/>
        </w:rPr>
        <w:t xml:space="preserve"> </w:t>
      </w:r>
      <w:r>
        <w:rPr>
          <w:w w:val="105"/>
          <w:sz w:val="24"/>
        </w:rPr>
        <w:t>loan</w:t>
      </w:r>
      <w:r>
        <w:rPr>
          <w:spacing w:val="-16"/>
          <w:w w:val="105"/>
          <w:sz w:val="24"/>
        </w:rPr>
        <w:t xml:space="preserve"> </w:t>
      </w:r>
      <w:r>
        <w:rPr>
          <w:w w:val="105"/>
          <w:sz w:val="24"/>
        </w:rPr>
        <w:t>repayment</w:t>
      </w:r>
      <w:r>
        <w:rPr>
          <w:spacing w:val="-15"/>
          <w:w w:val="105"/>
          <w:sz w:val="24"/>
        </w:rPr>
        <w:t xml:space="preserve"> </w:t>
      </w:r>
      <w:hyperlink w:anchor="_bookmark156" w:history="1">
        <w:r>
          <w:rPr>
            <w:w w:val="105"/>
            <w:sz w:val="24"/>
            <w:vertAlign w:val="superscript"/>
          </w:rPr>
          <w:t>[23]</w:t>
        </w:r>
      </w:hyperlink>
      <w:r>
        <w:rPr>
          <w:w w:val="105"/>
          <w:sz w:val="24"/>
          <w:vertAlign w:val="superscript"/>
        </w:rPr>
        <w:t>,</w:t>
      </w:r>
      <w:hyperlink w:anchor="_bookmark177" w:history="1">
        <w:r>
          <w:rPr>
            <w:w w:val="105"/>
            <w:sz w:val="24"/>
            <w:vertAlign w:val="superscript"/>
          </w:rPr>
          <w:t>[44]</w:t>
        </w:r>
      </w:hyperlink>
      <w:r>
        <w:rPr>
          <w:w w:val="105"/>
          <w:sz w:val="24"/>
        </w:rPr>
        <w:t>.</w:t>
      </w:r>
      <w:r>
        <w:rPr>
          <w:spacing w:val="7"/>
          <w:w w:val="105"/>
          <w:sz w:val="24"/>
        </w:rPr>
        <w:t xml:space="preserve"> </w:t>
      </w:r>
      <w:r>
        <w:rPr>
          <w:w w:val="105"/>
          <w:sz w:val="24"/>
        </w:rPr>
        <w:t>Alignment</w:t>
      </w:r>
      <w:r>
        <w:rPr>
          <w:spacing w:val="-15"/>
          <w:w w:val="105"/>
          <w:sz w:val="24"/>
        </w:rPr>
        <w:t xml:space="preserve"> </w:t>
      </w:r>
      <w:r>
        <w:rPr>
          <w:w w:val="105"/>
          <w:sz w:val="24"/>
        </w:rPr>
        <w:t>with</w:t>
      </w:r>
      <w:r>
        <w:rPr>
          <w:spacing w:val="-16"/>
          <w:w w:val="105"/>
          <w:sz w:val="24"/>
        </w:rPr>
        <w:t xml:space="preserve"> </w:t>
      </w:r>
      <w:r>
        <w:rPr>
          <w:w w:val="105"/>
          <w:sz w:val="24"/>
        </w:rPr>
        <w:t>trading-success</w:t>
      </w:r>
      <w:r>
        <w:rPr>
          <w:spacing w:val="-16"/>
          <w:w w:val="105"/>
          <w:sz w:val="24"/>
        </w:rPr>
        <w:t xml:space="preserve"> </w:t>
      </w:r>
      <w:r>
        <w:rPr>
          <w:w w:val="105"/>
          <w:sz w:val="24"/>
        </w:rPr>
        <w:t>proxies</w:t>
      </w:r>
      <w:r>
        <w:rPr>
          <w:spacing w:val="-16"/>
          <w:w w:val="105"/>
          <w:sz w:val="24"/>
        </w:rPr>
        <w:t xml:space="preserve"> </w:t>
      </w:r>
      <w:r>
        <w:rPr>
          <w:w w:val="105"/>
          <w:sz w:val="24"/>
        </w:rPr>
        <w:t>(</w:t>
      </w:r>
      <w:r>
        <w:rPr>
          <w:i/>
          <w:w w:val="105"/>
          <w:sz w:val="24"/>
        </w:rPr>
        <w:t>τ</w:t>
      </w:r>
      <w:r>
        <w:rPr>
          <w:i/>
          <w:spacing w:val="12"/>
          <w:w w:val="105"/>
          <w:sz w:val="24"/>
        </w:rPr>
        <w:t xml:space="preserve"> </w:t>
      </w:r>
      <w:r>
        <w:rPr>
          <w:w w:val="105"/>
          <w:sz w:val="24"/>
        </w:rPr>
        <w:t>=</w:t>
      </w:r>
      <w:r>
        <w:rPr>
          <w:spacing w:val="-6"/>
          <w:w w:val="105"/>
          <w:sz w:val="24"/>
        </w:rPr>
        <w:t xml:space="preserve"> </w:t>
      </w:r>
      <w:r>
        <w:rPr>
          <w:w w:val="105"/>
          <w:sz w:val="24"/>
        </w:rPr>
        <w:t>0</w:t>
      </w:r>
      <w:r>
        <w:rPr>
          <w:i/>
          <w:w w:val="105"/>
          <w:sz w:val="24"/>
        </w:rPr>
        <w:t>.</w:t>
      </w:r>
      <w:r>
        <w:rPr>
          <w:w w:val="105"/>
          <w:sz w:val="24"/>
        </w:rPr>
        <w:t>096</w:t>
      </w:r>
      <w:r>
        <w:rPr>
          <w:spacing w:val="-15"/>
          <w:w w:val="105"/>
          <w:sz w:val="24"/>
        </w:rPr>
        <w:t xml:space="preserve"> </w:t>
      </w:r>
      <w:r>
        <w:rPr>
          <w:w w:val="105"/>
          <w:sz w:val="24"/>
        </w:rPr>
        <w:t>for</w:t>
      </w:r>
      <w:r>
        <w:rPr>
          <w:spacing w:val="-16"/>
          <w:w w:val="105"/>
          <w:sz w:val="24"/>
        </w:rPr>
        <w:t xml:space="preserve"> </w:t>
      </w:r>
      <w:r>
        <w:rPr>
          <w:w w:val="105"/>
          <w:sz w:val="24"/>
        </w:rPr>
        <w:t>En-</w:t>
      </w:r>
    </w:p>
    <w:p w14:paraId="00DC23CD" w14:textId="77777777" w:rsidR="00350CFB" w:rsidRDefault="00350CFB">
      <w:pPr>
        <w:pStyle w:val="ListParagraph"/>
        <w:spacing w:line="396" w:lineRule="auto"/>
        <w:jc w:val="both"/>
        <w:rPr>
          <w:sz w:val="24"/>
        </w:rPr>
        <w:sectPr w:rsidR="00350CFB">
          <w:pgSz w:w="11910" w:h="16840"/>
          <w:pgMar w:top="1840" w:right="708" w:bottom="2300" w:left="992" w:header="0" w:footer="2115" w:gutter="0"/>
          <w:cols w:space="720"/>
        </w:sectPr>
      </w:pPr>
    </w:p>
    <w:p w14:paraId="00DC23CE" w14:textId="77777777" w:rsidR="00350CFB" w:rsidRDefault="00283FFF">
      <w:pPr>
        <w:pStyle w:val="BodyText"/>
        <w:spacing w:before="72"/>
        <w:ind w:left="808"/>
        <w:jc w:val="both"/>
      </w:pPr>
      <w:r>
        <w:lastRenderedPageBreak/>
        <w:t>dorseRank;</w:t>
      </w:r>
      <w:r>
        <w:rPr>
          <w:spacing w:val="-9"/>
        </w:rPr>
        <w:t xml:space="preserve"> </w:t>
      </w:r>
      <w:r>
        <w:t>0</w:t>
      </w:r>
      <w:r>
        <w:rPr>
          <w:i/>
        </w:rPr>
        <w:t>.</w:t>
      </w:r>
      <w:r>
        <w:t>179</w:t>
      </w:r>
      <w:r>
        <w:rPr>
          <w:spacing w:val="-9"/>
        </w:rPr>
        <w:t xml:space="preserve"> </w:t>
      </w:r>
      <w:r>
        <w:t>for</w:t>
      </w:r>
      <w:r>
        <w:rPr>
          <w:spacing w:val="-9"/>
        </w:rPr>
        <w:t xml:space="preserve"> </w:t>
      </w:r>
      <w:r>
        <w:t>AWP)</w:t>
      </w:r>
      <w:r>
        <w:rPr>
          <w:spacing w:val="-9"/>
        </w:rPr>
        <w:t xml:space="preserve"> </w:t>
      </w:r>
      <w:r>
        <w:t>must</w:t>
      </w:r>
      <w:r>
        <w:rPr>
          <w:spacing w:val="-9"/>
        </w:rPr>
        <w:t xml:space="preserve"> </w:t>
      </w:r>
      <w:r>
        <w:t>not</w:t>
      </w:r>
      <w:r>
        <w:rPr>
          <w:spacing w:val="-9"/>
        </w:rPr>
        <w:t xml:space="preserve"> </w:t>
      </w:r>
      <w:r>
        <w:t>be</w:t>
      </w:r>
      <w:r>
        <w:rPr>
          <w:spacing w:val="-9"/>
        </w:rPr>
        <w:t xml:space="preserve"> </w:t>
      </w:r>
      <w:r>
        <w:t>read</w:t>
      </w:r>
      <w:r>
        <w:rPr>
          <w:spacing w:val="-9"/>
        </w:rPr>
        <w:t xml:space="preserve"> </w:t>
      </w:r>
      <w:r>
        <w:t>as</w:t>
      </w:r>
      <w:r>
        <w:rPr>
          <w:spacing w:val="-9"/>
        </w:rPr>
        <w:t xml:space="preserve"> </w:t>
      </w:r>
      <w:r>
        <w:t>credit-default</w:t>
      </w:r>
      <w:r>
        <w:rPr>
          <w:spacing w:val="-9"/>
        </w:rPr>
        <w:t xml:space="preserve"> </w:t>
      </w:r>
      <w:r>
        <w:rPr>
          <w:spacing w:val="-2"/>
        </w:rPr>
        <w:t>prediction.</w:t>
      </w:r>
    </w:p>
    <w:p w14:paraId="00DC23CF" w14:textId="77777777" w:rsidR="00350CFB" w:rsidRDefault="00283FFF">
      <w:pPr>
        <w:pStyle w:val="ListParagraph"/>
        <w:numPr>
          <w:ilvl w:val="3"/>
          <w:numId w:val="26"/>
        </w:numPr>
        <w:tabs>
          <w:tab w:val="left" w:pos="806"/>
          <w:tab w:val="left" w:pos="808"/>
        </w:tabs>
        <w:spacing w:before="217" w:line="396" w:lineRule="auto"/>
        <w:ind w:left="808" w:right="525"/>
        <w:jc w:val="both"/>
        <w:rPr>
          <w:sz w:val="24"/>
        </w:rPr>
      </w:pPr>
      <w:r>
        <w:rPr>
          <w:b/>
          <w:sz w:val="24"/>
        </w:rPr>
        <w:t>GF-PR</w:t>
      </w:r>
      <w:r>
        <w:rPr>
          <w:b/>
          <w:spacing w:val="-8"/>
          <w:sz w:val="24"/>
        </w:rPr>
        <w:t xml:space="preserve"> </w:t>
      </w:r>
      <w:r>
        <w:rPr>
          <w:b/>
          <w:sz w:val="24"/>
        </w:rPr>
        <w:t>construct</w:t>
      </w:r>
      <w:r>
        <w:rPr>
          <w:b/>
          <w:spacing w:val="-7"/>
          <w:sz w:val="24"/>
        </w:rPr>
        <w:t xml:space="preserve"> </w:t>
      </w:r>
      <w:r>
        <w:rPr>
          <w:b/>
          <w:sz w:val="24"/>
        </w:rPr>
        <w:t xml:space="preserve">overlap: </w:t>
      </w:r>
      <w:r>
        <w:rPr>
          <w:sz w:val="24"/>
        </w:rPr>
        <w:t>GF-PR</w:t>
      </w:r>
      <w:r>
        <w:rPr>
          <w:spacing w:val="-8"/>
          <w:sz w:val="24"/>
        </w:rPr>
        <w:t xml:space="preserve"> </w:t>
      </w:r>
      <w:r>
        <w:rPr>
          <w:sz w:val="24"/>
        </w:rPr>
        <w:t>shares</w:t>
      </w:r>
      <w:r>
        <w:rPr>
          <w:spacing w:val="-7"/>
          <w:sz w:val="24"/>
        </w:rPr>
        <w:t xml:space="preserve"> </w:t>
      </w:r>
      <w:r>
        <w:rPr>
          <w:sz w:val="24"/>
        </w:rPr>
        <w:t>input</w:t>
      </w:r>
      <w:r>
        <w:rPr>
          <w:spacing w:val="-7"/>
          <w:sz w:val="24"/>
        </w:rPr>
        <w:t xml:space="preserve"> </w:t>
      </w:r>
      <w:r>
        <w:rPr>
          <w:sz w:val="24"/>
        </w:rPr>
        <w:t>semantics</w:t>
      </w:r>
      <w:r>
        <w:rPr>
          <w:spacing w:val="-8"/>
          <w:sz w:val="24"/>
        </w:rPr>
        <w:t xml:space="preserve"> </w:t>
      </w:r>
      <w:r>
        <w:rPr>
          <w:sz w:val="24"/>
        </w:rPr>
        <w:t>with</w:t>
      </w:r>
      <w:r>
        <w:rPr>
          <w:spacing w:val="-7"/>
          <w:sz w:val="24"/>
        </w:rPr>
        <w:t xml:space="preserve"> </w:t>
      </w:r>
      <w:r>
        <w:rPr>
          <w:sz w:val="24"/>
        </w:rPr>
        <w:t>trading-success</w:t>
      </w:r>
      <w:r>
        <w:rPr>
          <w:spacing w:val="-7"/>
          <w:sz w:val="24"/>
        </w:rPr>
        <w:t xml:space="preserve"> </w:t>
      </w:r>
      <w:r>
        <w:rPr>
          <w:sz w:val="24"/>
        </w:rPr>
        <w:t>and</w:t>
      </w:r>
      <w:r>
        <w:rPr>
          <w:spacing w:val="-8"/>
          <w:sz w:val="24"/>
        </w:rPr>
        <w:t xml:space="preserve"> </w:t>
      </w:r>
      <w:r>
        <w:rPr>
          <w:sz w:val="24"/>
        </w:rPr>
        <w:t>inverse-risk</w:t>
      </w:r>
      <w:r>
        <w:rPr>
          <w:spacing w:val="-10"/>
          <w:sz w:val="24"/>
        </w:rPr>
        <w:t xml:space="preserve"> </w:t>
      </w:r>
      <w:r>
        <w:rPr>
          <w:sz w:val="24"/>
        </w:rPr>
        <w:t>proxies;</w:t>
      </w:r>
      <w:r>
        <w:rPr>
          <w:spacing w:val="-7"/>
          <w:sz w:val="24"/>
        </w:rPr>
        <w:t xml:space="preserve"> </w:t>
      </w:r>
      <w:r>
        <w:rPr>
          <w:sz w:val="24"/>
        </w:rPr>
        <w:t>its</w:t>
      </w:r>
      <w:r>
        <w:rPr>
          <w:spacing w:val="-10"/>
          <w:sz w:val="24"/>
        </w:rPr>
        <w:t xml:space="preserve"> </w:t>
      </w:r>
      <w:r>
        <w:rPr>
          <w:sz w:val="24"/>
        </w:rPr>
        <w:t>high</w:t>
      </w:r>
      <w:r>
        <w:rPr>
          <w:spacing w:val="-10"/>
          <w:sz w:val="24"/>
        </w:rPr>
        <w:t xml:space="preserve"> </w:t>
      </w:r>
      <w:r>
        <w:rPr>
          <w:i/>
          <w:sz w:val="24"/>
        </w:rPr>
        <w:t>τ</w:t>
      </w:r>
      <w:r>
        <w:rPr>
          <w:i/>
          <w:spacing w:val="16"/>
          <w:sz w:val="24"/>
        </w:rPr>
        <w:t xml:space="preserve"> </w:t>
      </w:r>
      <w:r>
        <w:rPr>
          <w:sz w:val="24"/>
        </w:rPr>
        <w:t>on</w:t>
      </w:r>
      <w:r>
        <w:rPr>
          <w:spacing w:val="-10"/>
          <w:sz w:val="24"/>
        </w:rPr>
        <w:t xml:space="preserve"> </w:t>
      </w:r>
      <w:r>
        <w:rPr>
          <w:sz w:val="24"/>
        </w:rPr>
        <w:t>those</w:t>
      </w:r>
      <w:r>
        <w:rPr>
          <w:spacing w:val="-10"/>
          <w:sz w:val="24"/>
        </w:rPr>
        <w:t xml:space="preserve"> </w:t>
      </w:r>
      <w:r>
        <w:rPr>
          <w:sz w:val="24"/>
        </w:rPr>
        <w:t>families</w:t>
      </w:r>
      <w:r>
        <w:rPr>
          <w:spacing w:val="-10"/>
          <w:sz w:val="24"/>
        </w:rPr>
        <w:t xml:space="preserve"> </w:t>
      </w:r>
      <w:r>
        <w:rPr>
          <w:sz w:val="24"/>
        </w:rPr>
        <w:t>(0</w:t>
      </w:r>
      <w:r>
        <w:rPr>
          <w:i/>
          <w:sz w:val="24"/>
        </w:rPr>
        <w:t>.</w:t>
      </w:r>
      <w:r>
        <w:rPr>
          <w:sz w:val="24"/>
        </w:rPr>
        <w:t>583</w:t>
      </w:r>
      <w:r>
        <w:rPr>
          <w:spacing w:val="-10"/>
          <w:sz w:val="24"/>
        </w:rPr>
        <w:t xml:space="preserve"> </w:t>
      </w:r>
      <w:r>
        <w:rPr>
          <w:sz w:val="24"/>
        </w:rPr>
        <w:t>and</w:t>
      </w:r>
      <w:r>
        <w:rPr>
          <w:spacing w:val="-10"/>
          <w:sz w:val="24"/>
        </w:rPr>
        <w:t xml:space="preserve"> </w:t>
      </w:r>
      <w:r>
        <w:rPr>
          <w:sz w:val="24"/>
        </w:rPr>
        <w:t>0</w:t>
      </w:r>
      <w:r>
        <w:rPr>
          <w:i/>
          <w:sz w:val="24"/>
        </w:rPr>
        <w:t>.</w:t>
      </w:r>
      <w:r>
        <w:rPr>
          <w:sz w:val="24"/>
        </w:rPr>
        <w:t>376)</w:t>
      </w:r>
      <w:r>
        <w:rPr>
          <w:spacing w:val="-10"/>
          <w:sz w:val="24"/>
        </w:rPr>
        <w:t xml:space="preserve"> </w:t>
      </w:r>
      <w:r>
        <w:rPr>
          <w:sz w:val="24"/>
        </w:rPr>
        <w:t>must</w:t>
      </w:r>
      <w:r>
        <w:rPr>
          <w:spacing w:val="-10"/>
          <w:sz w:val="24"/>
        </w:rPr>
        <w:t xml:space="preserve"> </w:t>
      </w:r>
      <w:r>
        <w:rPr>
          <w:sz w:val="24"/>
        </w:rPr>
        <w:t>not</w:t>
      </w:r>
      <w:r>
        <w:rPr>
          <w:spacing w:val="-10"/>
          <w:sz w:val="24"/>
        </w:rPr>
        <w:t xml:space="preserve"> </w:t>
      </w:r>
      <w:r>
        <w:rPr>
          <w:sz w:val="24"/>
        </w:rPr>
        <w:t>be</w:t>
      </w:r>
      <w:r>
        <w:rPr>
          <w:spacing w:val="-10"/>
          <w:sz w:val="24"/>
        </w:rPr>
        <w:t xml:space="preserve"> </w:t>
      </w:r>
      <w:r>
        <w:rPr>
          <w:sz w:val="24"/>
        </w:rPr>
        <w:t>interpreted</w:t>
      </w:r>
      <w:r>
        <w:rPr>
          <w:spacing w:val="-10"/>
          <w:sz w:val="24"/>
        </w:rPr>
        <w:t xml:space="preserve"> </w:t>
      </w:r>
      <w:r>
        <w:rPr>
          <w:sz w:val="24"/>
        </w:rPr>
        <w:t>as</w:t>
      </w:r>
      <w:r>
        <w:rPr>
          <w:spacing w:val="-10"/>
          <w:sz w:val="24"/>
        </w:rPr>
        <w:t xml:space="preserve"> </w:t>
      </w:r>
      <w:r>
        <w:rPr>
          <w:sz w:val="24"/>
        </w:rPr>
        <w:t xml:space="preserve">superior social reputation </w:t>
      </w:r>
      <w:hyperlink w:anchor="_bookmark147" w:history="1">
        <w:r>
          <w:rPr>
            <w:sz w:val="24"/>
            <w:vertAlign w:val="superscript"/>
          </w:rPr>
          <w:t>[14]</w:t>
        </w:r>
      </w:hyperlink>
      <w:r>
        <w:rPr>
          <w:sz w:val="24"/>
        </w:rPr>
        <w:t>.</w:t>
      </w:r>
    </w:p>
    <w:p w14:paraId="00DC23D0" w14:textId="77777777" w:rsidR="00350CFB" w:rsidRDefault="00283FFF">
      <w:pPr>
        <w:pStyle w:val="ListParagraph"/>
        <w:numPr>
          <w:ilvl w:val="3"/>
          <w:numId w:val="26"/>
        </w:numPr>
        <w:tabs>
          <w:tab w:val="left" w:pos="800"/>
          <w:tab w:val="left" w:pos="806"/>
        </w:tabs>
        <w:spacing w:before="40" w:line="396" w:lineRule="auto"/>
        <w:ind w:left="800" w:right="558" w:hanging="208"/>
        <w:jc w:val="both"/>
        <w:rPr>
          <w:sz w:val="24"/>
        </w:rPr>
      </w:pPr>
      <w:r>
        <w:rPr>
          <w:spacing w:val="-15"/>
          <w:sz w:val="24"/>
        </w:rPr>
        <w:t xml:space="preserve"> </w:t>
      </w:r>
      <w:r>
        <w:rPr>
          <w:b/>
          <w:sz w:val="24"/>
        </w:rPr>
        <w:t>Secondary-axis</w:t>
      </w:r>
      <w:r>
        <w:rPr>
          <w:b/>
          <w:spacing w:val="-15"/>
          <w:sz w:val="24"/>
        </w:rPr>
        <w:t xml:space="preserve"> </w:t>
      </w:r>
      <w:r>
        <w:rPr>
          <w:b/>
          <w:sz w:val="24"/>
        </w:rPr>
        <w:t>interpretation:</w:t>
      </w:r>
      <w:r>
        <w:rPr>
          <w:b/>
          <w:spacing w:val="-10"/>
          <w:sz w:val="24"/>
        </w:rPr>
        <w:t xml:space="preserve"> </w:t>
      </w:r>
      <w:r>
        <w:rPr>
          <w:sz w:val="24"/>
        </w:rPr>
        <w:t>EndorseRank’s</w:t>
      </w:r>
      <w:r>
        <w:rPr>
          <w:spacing w:val="-3"/>
          <w:sz w:val="24"/>
        </w:rPr>
        <w:t xml:space="preserve"> </w:t>
      </w:r>
      <w:r>
        <w:rPr>
          <w:sz w:val="24"/>
        </w:rPr>
        <w:t>moderate</w:t>
      </w:r>
      <w:r>
        <w:rPr>
          <w:spacing w:val="-3"/>
          <w:sz w:val="24"/>
        </w:rPr>
        <w:t xml:space="preserve"> </w:t>
      </w:r>
      <w:r>
        <w:rPr>
          <w:sz w:val="24"/>
        </w:rPr>
        <w:t>transfer</w:t>
      </w:r>
      <w:r>
        <w:rPr>
          <w:spacing w:val="-3"/>
          <w:sz w:val="24"/>
        </w:rPr>
        <w:t xml:space="preserve"> </w:t>
      </w:r>
      <w:r>
        <w:rPr>
          <w:i/>
          <w:sz w:val="24"/>
        </w:rPr>
        <w:t>τ</w:t>
      </w:r>
      <w:r>
        <w:rPr>
          <w:i/>
          <w:spacing w:val="30"/>
          <w:sz w:val="24"/>
        </w:rPr>
        <w:t xml:space="preserve"> </w:t>
      </w:r>
      <w:r>
        <w:rPr>
          <w:sz w:val="24"/>
        </w:rPr>
        <w:t>= 0</w:t>
      </w:r>
      <w:r>
        <w:rPr>
          <w:i/>
          <w:sz w:val="24"/>
        </w:rPr>
        <w:t>.</w:t>
      </w:r>
      <w:r>
        <w:rPr>
          <w:sz w:val="24"/>
        </w:rPr>
        <w:t>333</w:t>
      </w:r>
      <w:r>
        <w:rPr>
          <w:spacing w:val="-3"/>
          <w:sz w:val="24"/>
        </w:rPr>
        <w:t xml:space="preserve"> </w:t>
      </w:r>
      <w:r>
        <w:rPr>
          <w:sz w:val="24"/>
        </w:rPr>
        <w:t>is</w:t>
      </w:r>
      <w:r>
        <w:rPr>
          <w:spacing w:val="-3"/>
          <w:sz w:val="24"/>
        </w:rPr>
        <w:t xml:space="preserve"> </w:t>
      </w:r>
      <w:r>
        <w:rPr>
          <w:sz w:val="24"/>
        </w:rPr>
        <w:t>a</w:t>
      </w:r>
      <w:r>
        <w:rPr>
          <w:spacing w:val="-3"/>
          <w:sz w:val="24"/>
        </w:rPr>
        <w:t xml:space="preserve"> </w:t>
      </w:r>
      <w:r>
        <w:rPr>
          <w:sz w:val="24"/>
        </w:rPr>
        <w:t xml:space="preserve">secondary </w:t>
      </w:r>
      <w:r>
        <w:rPr>
          <w:spacing w:val="-2"/>
          <w:sz w:val="24"/>
        </w:rPr>
        <w:t>validation</w:t>
      </w:r>
      <w:r>
        <w:rPr>
          <w:spacing w:val="-11"/>
          <w:sz w:val="24"/>
        </w:rPr>
        <w:t xml:space="preserve"> </w:t>
      </w:r>
      <w:r>
        <w:rPr>
          <w:spacing w:val="-2"/>
          <w:sz w:val="24"/>
        </w:rPr>
        <w:t>axis,</w:t>
      </w:r>
      <w:r>
        <w:rPr>
          <w:spacing w:val="-7"/>
          <w:sz w:val="24"/>
        </w:rPr>
        <w:t xml:space="preserve"> </w:t>
      </w:r>
      <w:r>
        <w:rPr>
          <w:spacing w:val="-2"/>
          <w:sz w:val="24"/>
        </w:rPr>
        <w:t>not</w:t>
      </w:r>
      <w:r>
        <w:rPr>
          <w:spacing w:val="-11"/>
          <w:sz w:val="24"/>
        </w:rPr>
        <w:t xml:space="preserve"> </w:t>
      </w:r>
      <w:r>
        <w:rPr>
          <w:spacing w:val="-2"/>
          <w:sz w:val="24"/>
        </w:rPr>
        <w:t>evidence</w:t>
      </w:r>
      <w:r>
        <w:rPr>
          <w:spacing w:val="-11"/>
          <w:sz w:val="24"/>
        </w:rPr>
        <w:t xml:space="preserve"> </w:t>
      </w:r>
      <w:r>
        <w:rPr>
          <w:spacing w:val="-2"/>
          <w:sz w:val="24"/>
        </w:rPr>
        <w:t>that</w:t>
      </w:r>
      <w:r>
        <w:rPr>
          <w:spacing w:val="-11"/>
          <w:sz w:val="24"/>
        </w:rPr>
        <w:t xml:space="preserve"> </w:t>
      </w:r>
      <w:r>
        <w:rPr>
          <w:spacing w:val="-2"/>
          <w:sz w:val="24"/>
        </w:rPr>
        <w:t>allowance</w:t>
      </w:r>
      <w:r>
        <w:rPr>
          <w:spacing w:val="-11"/>
          <w:sz w:val="24"/>
        </w:rPr>
        <w:t xml:space="preserve"> </w:t>
      </w:r>
      <w:r>
        <w:rPr>
          <w:spacing w:val="-2"/>
          <w:sz w:val="24"/>
        </w:rPr>
        <w:t>graphs</w:t>
      </w:r>
      <w:r>
        <w:rPr>
          <w:spacing w:val="-11"/>
          <w:sz w:val="24"/>
        </w:rPr>
        <w:t xml:space="preserve"> </w:t>
      </w:r>
      <w:r>
        <w:rPr>
          <w:spacing w:val="-2"/>
          <w:sz w:val="24"/>
        </w:rPr>
        <w:t>measure</w:t>
      </w:r>
      <w:r>
        <w:rPr>
          <w:spacing w:val="-11"/>
          <w:sz w:val="24"/>
        </w:rPr>
        <w:t xml:space="preserve"> </w:t>
      </w:r>
      <w:r>
        <w:rPr>
          <w:spacing w:val="-2"/>
          <w:sz w:val="24"/>
        </w:rPr>
        <w:t>transfer</w:t>
      </w:r>
      <w:r>
        <w:rPr>
          <w:spacing w:val="-11"/>
          <w:sz w:val="24"/>
        </w:rPr>
        <w:t xml:space="preserve"> </w:t>
      </w:r>
      <w:r>
        <w:rPr>
          <w:spacing w:val="-2"/>
          <w:sz w:val="24"/>
        </w:rPr>
        <w:t>centrality</w:t>
      </w:r>
      <w:r>
        <w:rPr>
          <w:spacing w:val="-11"/>
          <w:sz w:val="24"/>
        </w:rPr>
        <w:t xml:space="preserve"> </w:t>
      </w:r>
      <w:r>
        <w:rPr>
          <w:spacing w:val="-2"/>
          <w:sz w:val="24"/>
        </w:rPr>
        <w:t>as</w:t>
      </w:r>
      <w:r>
        <w:rPr>
          <w:spacing w:val="-11"/>
          <w:sz w:val="24"/>
        </w:rPr>
        <w:t xml:space="preserve"> </w:t>
      </w:r>
      <w:r>
        <w:rPr>
          <w:spacing w:val="-2"/>
          <w:sz w:val="24"/>
        </w:rPr>
        <w:t>well</w:t>
      </w:r>
      <w:r>
        <w:rPr>
          <w:spacing w:val="-11"/>
          <w:sz w:val="24"/>
        </w:rPr>
        <w:t xml:space="preserve"> </w:t>
      </w:r>
      <w:r>
        <w:rPr>
          <w:spacing w:val="-2"/>
          <w:sz w:val="24"/>
        </w:rPr>
        <w:t>as</w:t>
      </w:r>
      <w:r>
        <w:rPr>
          <w:spacing w:val="-11"/>
          <w:sz w:val="24"/>
        </w:rPr>
        <w:t xml:space="preserve"> </w:t>
      </w:r>
      <w:r>
        <w:rPr>
          <w:spacing w:val="-2"/>
          <w:sz w:val="24"/>
        </w:rPr>
        <w:t xml:space="preserve">AWP </w:t>
      </w:r>
      <w:r>
        <w:rPr>
          <w:w w:val="105"/>
          <w:sz w:val="24"/>
        </w:rPr>
        <w:t>(</w:t>
      </w:r>
      <w:r>
        <w:rPr>
          <w:i/>
          <w:w w:val="105"/>
          <w:sz w:val="24"/>
        </w:rPr>
        <w:t xml:space="preserve">τ </w:t>
      </w:r>
      <w:r>
        <w:rPr>
          <w:w w:val="105"/>
          <w:sz w:val="24"/>
        </w:rPr>
        <w:t>= 0</w:t>
      </w:r>
      <w:r>
        <w:rPr>
          <w:i/>
          <w:w w:val="105"/>
          <w:sz w:val="24"/>
        </w:rPr>
        <w:t>.</w:t>
      </w:r>
      <w:r>
        <w:rPr>
          <w:w w:val="105"/>
          <w:sz w:val="24"/>
        </w:rPr>
        <w:t>534).</w:t>
      </w:r>
    </w:p>
    <w:p w14:paraId="00DC23D1" w14:textId="77777777" w:rsidR="00350CFB" w:rsidRDefault="00350CFB">
      <w:pPr>
        <w:pStyle w:val="BodyText"/>
        <w:spacing w:before="8"/>
      </w:pPr>
    </w:p>
    <w:p w14:paraId="00DC23D2" w14:textId="77777777" w:rsidR="00350CFB" w:rsidRDefault="00283FFF">
      <w:pPr>
        <w:pStyle w:val="Heading3"/>
        <w:numPr>
          <w:ilvl w:val="2"/>
          <w:numId w:val="26"/>
        </w:numPr>
        <w:tabs>
          <w:tab w:val="left" w:pos="879"/>
        </w:tabs>
        <w:ind w:left="879" w:hanging="597"/>
      </w:pPr>
      <w:bookmarkStart w:id="363" w:name="Internal_validity"/>
      <w:bookmarkEnd w:id="363"/>
      <w:r>
        <w:t>Internal</w:t>
      </w:r>
      <w:r>
        <w:rPr>
          <w:spacing w:val="-10"/>
        </w:rPr>
        <w:t xml:space="preserve"> </w:t>
      </w:r>
      <w:r>
        <w:rPr>
          <w:spacing w:val="-2"/>
        </w:rPr>
        <w:t>validity</w:t>
      </w:r>
    </w:p>
    <w:p w14:paraId="00DC23D3" w14:textId="77777777" w:rsidR="00350CFB" w:rsidRDefault="00350CFB">
      <w:pPr>
        <w:pStyle w:val="BodyText"/>
        <w:spacing w:before="46"/>
        <w:rPr>
          <w:b/>
        </w:rPr>
      </w:pPr>
    </w:p>
    <w:p w14:paraId="00DC23D4" w14:textId="77777777" w:rsidR="00350CFB" w:rsidRDefault="00283FFF">
      <w:pPr>
        <w:pStyle w:val="ListParagraph"/>
        <w:numPr>
          <w:ilvl w:val="3"/>
          <w:numId w:val="26"/>
        </w:numPr>
        <w:tabs>
          <w:tab w:val="left" w:pos="806"/>
          <w:tab w:val="left" w:pos="808"/>
        </w:tabs>
        <w:spacing w:before="1" w:line="396" w:lineRule="auto"/>
        <w:ind w:left="808" w:right="523"/>
        <w:jc w:val="both"/>
        <w:rPr>
          <w:sz w:val="24"/>
        </w:rPr>
      </w:pPr>
      <w:r>
        <w:rPr>
          <w:b/>
          <w:sz w:val="24"/>
        </w:rPr>
        <w:t>Shared observation window:</w:t>
      </w:r>
      <w:r>
        <w:rPr>
          <w:b/>
          <w:spacing w:val="40"/>
          <w:sz w:val="24"/>
        </w:rPr>
        <w:t xml:space="preserve"> </w:t>
      </w:r>
      <w:r>
        <w:rPr>
          <w:sz w:val="24"/>
        </w:rPr>
        <w:t>All methods and proxies are computed over 2025-12-01 to 2026-05-31. Market</w:t>
      </w:r>
      <w:r>
        <w:rPr>
          <w:spacing w:val="-10"/>
          <w:sz w:val="24"/>
        </w:rPr>
        <w:t xml:space="preserve"> </w:t>
      </w:r>
      <w:r>
        <w:rPr>
          <w:sz w:val="24"/>
        </w:rPr>
        <w:t>regimes</w:t>
      </w:r>
      <w:r>
        <w:rPr>
          <w:spacing w:val="-10"/>
          <w:sz w:val="24"/>
        </w:rPr>
        <w:t xml:space="preserve"> </w:t>
      </w:r>
      <w:r>
        <w:rPr>
          <w:sz w:val="24"/>
        </w:rPr>
        <w:t>specific</w:t>
      </w:r>
      <w:r>
        <w:rPr>
          <w:spacing w:val="-10"/>
          <w:sz w:val="24"/>
        </w:rPr>
        <w:t xml:space="preserve"> </w:t>
      </w:r>
      <w:r>
        <w:rPr>
          <w:sz w:val="24"/>
        </w:rPr>
        <w:t>to</w:t>
      </w:r>
      <w:r>
        <w:rPr>
          <w:spacing w:val="-10"/>
          <w:sz w:val="24"/>
        </w:rPr>
        <w:t xml:space="preserve"> </w:t>
      </w:r>
      <w:r>
        <w:rPr>
          <w:sz w:val="24"/>
        </w:rPr>
        <w:t>that</w:t>
      </w:r>
      <w:r>
        <w:rPr>
          <w:spacing w:val="-10"/>
          <w:sz w:val="24"/>
        </w:rPr>
        <w:t xml:space="preserve"> </w:t>
      </w:r>
      <w:r>
        <w:rPr>
          <w:sz w:val="24"/>
        </w:rPr>
        <w:t>window—volatility,</w:t>
      </w:r>
      <w:r>
        <w:rPr>
          <w:spacing w:val="-10"/>
          <w:sz w:val="24"/>
        </w:rPr>
        <w:t xml:space="preserve"> </w:t>
      </w:r>
      <w:r>
        <w:rPr>
          <w:sz w:val="24"/>
        </w:rPr>
        <w:t>incentive</w:t>
      </w:r>
      <w:r>
        <w:rPr>
          <w:spacing w:val="-10"/>
          <w:sz w:val="24"/>
        </w:rPr>
        <w:t xml:space="preserve"> </w:t>
      </w:r>
      <w:r>
        <w:rPr>
          <w:sz w:val="24"/>
        </w:rPr>
        <w:t>programs,</w:t>
      </w:r>
      <w:r>
        <w:rPr>
          <w:spacing w:val="-10"/>
          <w:sz w:val="24"/>
        </w:rPr>
        <w:t xml:space="preserve"> </w:t>
      </w:r>
      <w:r>
        <w:rPr>
          <w:sz w:val="24"/>
        </w:rPr>
        <w:t>or</w:t>
      </w:r>
      <w:r>
        <w:rPr>
          <w:spacing w:val="-10"/>
          <w:sz w:val="24"/>
        </w:rPr>
        <w:t xml:space="preserve"> </w:t>
      </w:r>
      <w:r>
        <w:rPr>
          <w:sz w:val="24"/>
        </w:rPr>
        <w:t>pro-tocol changes—may inflate or deflate alignment.</w:t>
      </w:r>
      <w:r>
        <w:rPr>
          <w:spacing w:val="40"/>
          <w:sz w:val="24"/>
        </w:rPr>
        <w:t xml:space="preserve"> </w:t>
      </w:r>
      <w:r>
        <w:rPr>
          <w:sz w:val="24"/>
        </w:rPr>
        <w:t>Robustness checks on damping and top-token subgraphs reduce sensitivity to PageRank hyperparameters and token concentration but do not vary the calendar window.</w:t>
      </w:r>
    </w:p>
    <w:p w14:paraId="00DC23D5" w14:textId="77777777" w:rsidR="00350CFB" w:rsidRDefault="00283FFF">
      <w:pPr>
        <w:pStyle w:val="ListParagraph"/>
        <w:numPr>
          <w:ilvl w:val="3"/>
          <w:numId w:val="26"/>
        </w:numPr>
        <w:tabs>
          <w:tab w:val="left" w:pos="806"/>
          <w:tab w:val="left" w:pos="808"/>
        </w:tabs>
        <w:spacing w:before="42" w:line="388" w:lineRule="auto"/>
        <w:ind w:left="808" w:right="522"/>
        <w:jc w:val="both"/>
        <w:rPr>
          <w:sz w:val="24"/>
        </w:rPr>
      </w:pPr>
      <w:r>
        <w:rPr>
          <w:b/>
          <w:sz w:val="24"/>
        </w:rPr>
        <w:t>Cohort selection:</w:t>
      </w:r>
      <w:r>
        <w:rPr>
          <w:b/>
          <w:spacing w:val="40"/>
          <w:sz w:val="24"/>
        </w:rPr>
        <w:t xml:space="preserve"> </w:t>
      </w:r>
      <w:r>
        <w:rPr>
          <w:sz w:val="24"/>
        </w:rPr>
        <w:t>The matched wallet cohort requires at least three GMX closes and non-zero</w:t>
      </w:r>
      <w:r>
        <w:rPr>
          <w:spacing w:val="-15"/>
          <w:sz w:val="24"/>
        </w:rPr>
        <w:t xml:space="preserve"> </w:t>
      </w:r>
      <w:r>
        <w:rPr>
          <w:sz w:val="24"/>
        </w:rPr>
        <w:t>reputation</w:t>
      </w:r>
      <w:r>
        <w:rPr>
          <w:spacing w:val="-15"/>
          <w:sz w:val="24"/>
        </w:rPr>
        <w:t xml:space="preserve"> </w:t>
      </w:r>
      <w:r>
        <w:rPr>
          <w:sz w:val="24"/>
        </w:rPr>
        <w:t>subgraph</w:t>
      </w:r>
      <w:r>
        <w:rPr>
          <w:spacing w:val="-15"/>
          <w:sz w:val="24"/>
        </w:rPr>
        <w:t xml:space="preserve"> </w:t>
      </w:r>
      <w:r>
        <w:rPr>
          <w:sz w:val="24"/>
        </w:rPr>
        <w:t>connectivity</w:t>
      </w:r>
      <w:r>
        <w:rPr>
          <w:spacing w:val="-5"/>
          <w:sz w:val="24"/>
        </w:rPr>
        <w:t xml:space="preserve"> </w:t>
      </w:r>
      <w:r>
        <w:rPr>
          <w:sz w:val="24"/>
        </w:rPr>
        <w:t>(</w:t>
      </w:r>
      <w:r>
        <w:rPr>
          <w:i/>
          <w:sz w:val="24"/>
        </w:rPr>
        <w:t>n</w:t>
      </w:r>
      <w:r>
        <w:rPr>
          <w:i/>
          <w:spacing w:val="24"/>
          <w:w w:val="105"/>
          <w:sz w:val="24"/>
        </w:rPr>
        <w:t xml:space="preserve"> </w:t>
      </w:r>
      <w:r>
        <w:rPr>
          <w:w w:val="105"/>
          <w:sz w:val="24"/>
        </w:rPr>
        <w:t>=</w:t>
      </w:r>
      <w:r>
        <w:rPr>
          <w:spacing w:val="24"/>
          <w:w w:val="105"/>
          <w:sz w:val="24"/>
        </w:rPr>
        <w:t xml:space="preserve"> </w:t>
      </w:r>
      <w:r>
        <w:rPr>
          <w:sz w:val="24"/>
        </w:rPr>
        <w:t>5</w:t>
      </w:r>
      <w:r>
        <w:rPr>
          <w:i/>
          <w:sz w:val="24"/>
        </w:rPr>
        <w:t>,</w:t>
      </w:r>
      <w:r>
        <w:rPr>
          <w:sz w:val="24"/>
        </w:rPr>
        <w:t>521; 365</w:t>
      </w:r>
      <w:r>
        <w:rPr>
          <w:i/>
          <w:sz w:val="24"/>
        </w:rPr>
        <w:t>,</w:t>
      </w:r>
      <w:r>
        <w:rPr>
          <w:sz w:val="24"/>
        </w:rPr>
        <w:t>488</w:t>
      </w:r>
      <w:r>
        <w:rPr>
          <w:spacing w:val="-1"/>
          <w:sz w:val="24"/>
        </w:rPr>
        <w:t xml:space="preserve"> </w:t>
      </w:r>
      <w:r>
        <w:rPr>
          <w:rFonts w:ascii="Courier New" w:hAnsi="Courier New"/>
          <w:sz w:val="24"/>
        </w:rPr>
        <w:t>PositionDecrease</w:t>
      </w:r>
      <w:r>
        <w:rPr>
          <w:rFonts w:ascii="Courier New" w:hAnsi="Courier New"/>
          <w:spacing w:val="-36"/>
          <w:sz w:val="24"/>
        </w:rPr>
        <w:t xml:space="preserve"> </w:t>
      </w:r>
      <w:r>
        <w:rPr>
          <w:sz w:val="24"/>
        </w:rPr>
        <w:t>events). Results</w:t>
      </w:r>
      <w:r>
        <w:rPr>
          <w:spacing w:val="-11"/>
          <w:sz w:val="24"/>
        </w:rPr>
        <w:t xml:space="preserve"> </w:t>
      </w:r>
      <w:r>
        <w:rPr>
          <w:sz w:val="24"/>
        </w:rPr>
        <w:t>may</w:t>
      </w:r>
      <w:r>
        <w:rPr>
          <w:spacing w:val="-10"/>
          <w:sz w:val="24"/>
        </w:rPr>
        <w:t xml:space="preserve"> </w:t>
      </w:r>
      <w:r>
        <w:rPr>
          <w:sz w:val="24"/>
        </w:rPr>
        <w:t>not</w:t>
      </w:r>
      <w:r>
        <w:rPr>
          <w:spacing w:val="-10"/>
          <w:sz w:val="24"/>
        </w:rPr>
        <w:t xml:space="preserve"> </w:t>
      </w:r>
      <w:r>
        <w:rPr>
          <w:sz w:val="24"/>
        </w:rPr>
        <w:t>extend</w:t>
      </w:r>
      <w:r>
        <w:rPr>
          <w:spacing w:val="-10"/>
          <w:sz w:val="24"/>
        </w:rPr>
        <w:t xml:space="preserve"> </w:t>
      </w:r>
      <w:r>
        <w:rPr>
          <w:sz w:val="24"/>
        </w:rPr>
        <w:t>to</w:t>
      </w:r>
      <w:r>
        <w:rPr>
          <w:spacing w:val="-10"/>
          <w:sz w:val="24"/>
        </w:rPr>
        <w:t xml:space="preserve"> </w:t>
      </w:r>
      <w:r>
        <w:rPr>
          <w:sz w:val="24"/>
        </w:rPr>
        <w:t>wallets</w:t>
      </w:r>
      <w:r>
        <w:rPr>
          <w:spacing w:val="-10"/>
          <w:sz w:val="24"/>
        </w:rPr>
        <w:t xml:space="preserve"> </w:t>
      </w:r>
      <w:r>
        <w:rPr>
          <w:sz w:val="24"/>
        </w:rPr>
        <w:t>with</w:t>
      </w:r>
      <w:r>
        <w:rPr>
          <w:spacing w:val="-10"/>
          <w:sz w:val="24"/>
        </w:rPr>
        <w:t xml:space="preserve"> </w:t>
      </w:r>
      <w:r>
        <w:rPr>
          <w:sz w:val="24"/>
        </w:rPr>
        <w:t>thinner</w:t>
      </w:r>
      <w:r>
        <w:rPr>
          <w:spacing w:val="-10"/>
          <w:sz w:val="24"/>
        </w:rPr>
        <w:t xml:space="preserve"> </w:t>
      </w:r>
      <w:r>
        <w:rPr>
          <w:sz w:val="24"/>
        </w:rPr>
        <w:t>perpetual</w:t>
      </w:r>
      <w:r>
        <w:rPr>
          <w:spacing w:val="-10"/>
          <w:sz w:val="24"/>
        </w:rPr>
        <w:t xml:space="preserve"> </w:t>
      </w:r>
      <w:r>
        <w:rPr>
          <w:sz w:val="24"/>
        </w:rPr>
        <w:t>histories</w:t>
      </w:r>
      <w:r>
        <w:rPr>
          <w:spacing w:val="-10"/>
          <w:sz w:val="24"/>
        </w:rPr>
        <w:t xml:space="preserve"> </w:t>
      </w:r>
      <w:r>
        <w:rPr>
          <w:sz w:val="24"/>
        </w:rPr>
        <w:t>or</w:t>
      </w:r>
      <w:r>
        <w:rPr>
          <w:spacing w:val="-10"/>
          <w:sz w:val="24"/>
        </w:rPr>
        <w:t xml:space="preserve"> </w:t>
      </w:r>
      <w:r>
        <w:rPr>
          <w:sz w:val="24"/>
        </w:rPr>
        <w:t>to</w:t>
      </w:r>
      <w:r>
        <w:rPr>
          <w:spacing w:val="-10"/>
          <w:sz w:val="24"/>
        </w:rPr>
        <w:t xml:space="preserve"> </w:t>
      </w:r>
      <w:r>
        <w:rPr>
          <w:sz w:val="24"/>
        </w:rPr>
        <w:t>addresses</w:t>
      </w:r>
      <w:r>
        <w:rPr>
          <w:spacing w:val="-10"/>
          <w:sz w:val="24"/>
        </w:rPr>
        <w:t xml:space="preserve"> </w:t>
      </w:r>
      <w:r>
        <w:rPr>
          <w:sz w:val="24"/>
        </w:rPr>
        <w:t>absent</w:t>
      </w:r>
      <w:r>
        <w:rPr>
          <w:spacing w:val="-10"/>
          <w:sz w:val="24"/>
        </w:rPr>
        <w:t xml:space="preserve"> </w:t>
      </w:r>
      <w:r>
        <w:rPr>
          <w:sz w:val="24"/>
        </w:rPr>
        <w:t>from allowance and transfer subgraphs.</w:t>
      </w:r>
    </w:p>
    <w:p w14:paraId="00DC23D6" w14:textId="77777777" w:rsidR="00350CFB" w:rsidRDefault="00283FFF">
      <w:pPr>
        <w:pStyle w:val="ListParagraph"/>
        <w:numPr>
          <w:ilvl w:val="3"/>
          <w:numId w:val="26"/>
        </w:numPr>
        <w:tabs>
          <w:tab w:val="left" w:pos="806"/>
          <w:tab w:val="left" w:pos="808"/>
        </w:tabs>
        <w:spacing w:before="54" w:line="393" w:lineRule="auto"/>
        <w:ind w:left="808" w:right="524"/>
        <w:jc w:val="both"/>
        <w:rPr>
          <w:sz w:val="24"/>
        </w:rPr>
      </w:pPr>
      <w:r>
        <w:rPr>
          <w:b/>
          <w:sz w:val="24"/>
        </w:rPr>
        <w:t>Edge-weight measurement:</w:t>
      </w:r>
      <w:r>
        <w:rPr>
          <w:b/>
          <w:spacing w:val="40"/>
          <w:sz w:val="24"/>
        </w:rPr>
        <w:t xml:space="preserve"> </w:t>
      </w:r>
      <w:r>
        <w:rPr>
          <w:sz w:val="24"/>
        </w:rPr>
        <w:t xml:space="preserve">Token-decimal normalization, USD conversion choices, and permit-versus-approve coverage can affect </w:t>
      </w:r>
      <w:r>
        <w:rPr>
          <w:i/>
          <w:sz w:val="24"/>
        </w:rPr>
        <w:t>w</w:t>
      </w:r>
      <w:r>
        <w:rPr>
          <w:rFonts w:ascii="Menlo" w:hAnsi="Menlo"/>
          <w:i/>
          <w:sz w:val="24"/>
          <w:vertAlign w:val="subscript"/>
        </w:rPr>
        <w:t>uv</w:t>
      </w:r>
      <w:r>
        <w:rPr>
          <w:sz w:val="24"/>
        </w:rPr>
        <w:t>.</w:t>
      </w:r>
      <w:r>
        <w:rPr>
          <w:spacing w:val="40"/>
          <w:sz w:val="24"/>
        </w:rPr>
        <w:t xml:space="preserve"> </w:t>
      </w:r>
      <w:r>
        <w:rPr>
          <w:sz w:val="24"/>
        </w:rPr>
        <w:t xml:space="preserve">Measurement error in edge weights propa-gates to </w:t>
      </w:r>
      <w:r>
        <w:rPr>
          <w:b/>
          <w:sz w:val="24"/>
        </w:rPr>
        <w:t xml:space="preserve">r </w:t>
      </w:r>
      <w:r>
        <w:rPr>
          <w:sz w:val="24"/>
        </w:rPr>
        <w:t xml:space="preserve">and to rank correlations </w:t>
      </w:r>
      <w:hyperlink w:anchor="_bookmark173" w:history="1">
        <w:r>
          <w:rPr>
            <w:sz w:val="24"/>
            <w:vertAlign w:val="superscript"/>
          </w:rPr>
          <w:t>[40]</w:t>
        </w:r>
      </w:hyperlink>
      <w:r>
        <w:rPr>
          <w:sz w:val="24"/>
        </w:rPr>
        <w:t>.</w:t>
      </w:r>
    </w:p>
    <w:p w14:paraId="00DC23D7" w14:textId="77777777" w:rsidR="00350CFB" w:rsidRDefault="00350CFB">
      <w:pPr>
        <w:pStyle w:val="BodyText"/>
        <w:spacing w:before="9"/>
      </w:pPr>
    </w:p>
    <w:p w14:paraId="00DC23D8" w14:textId="77777777" w:rsidR="00350CFB" w:rsidRDefault="00283FFF">
      <w:pPr>
        <w:pStyle w:val="Heading3"/>
        <w:numPr>
          <w:ilvl w:val="2"/>
          <w:numId w:val="26"/>
        </w:numPr>
        <w:tabs>
          <w:tab w:val="left" w:pos="879"/>
        </w:tabs>
        <w:ind w:left="879" w:hanging="597"/>
      </w:pPr>
      <w:bookmarkStart w:id="364" w:name="External_validity"/>
      <w:bookmarkEnd w:id="364"/>
      <w:r>
        <w:t>External</w:t>
      </w:r>
      <w:r>
        <w:rPr>
          <w:spacing w:val="-10"/>
        </w:rPr>
        <w:t xml:space="preserve"> </w:t>
      </w:r>
      <w:r>
        <w:rPr>
          <w:spacing w:val="-2"/>
        </w:rPr>
        <w:t>validity</w:t>
      </w:r>
    </w:p>
    <w:p w14:paraId="00DC23D9" w14:textId="77777777" w:rsidR="00350CFB" w:rsidRDefault="00350CFB">
      <w:pPr>
        <w:pStyle w:val="BodyText"/>
        <w:spacing w:before="46"/>
        <w:rPr>
          <w:b/>
        </w:rPr>
      </w:pPr>
    </w:p>
    <w:p w14:paraId="00DC23DA" w14:textId="77777777" w:rsidR="00350CFB" w:rsidRDefault="00283FFF">
      <w:pPr>
        <w:pStyle w:val="ListParagraph"/>
        <w:numPr>
          <w:ilvl w:val="3"/>
          <w:numId w:val="26"/>
        </w:numPr>
        <w:tabs>
          <w:tab w:val="left" w:pos="802"/>
          <w:tab w:val="left" w:pos="806"/>
        </w:tabs>
        <w:spacing w:before="1" w:line="391" w:lineRule="auto"/>
        <w:ind w:left="802" w:right="524" w:hanging="210"/>
        <w:jc w:val="both"/>
        <w:rPr>
          <w:position w:val="-8"/>
          <w:sz w:val="24"/>
        </w:rPr>
      </w:pPr>
      <w:r>
        <w:rPr>
          <w:b/>
          <w:sz w:val="24"/>
        </w:rPr>
        <w:t>Single</w:t>
      </w:r>
      <w:r>
        <w:rPr>
          <w:b/>
          <w:spacing w:val="-4"/>
          <w:sz w:val="24"/>
        </w:rPr>
        <w:t xml:space="preserve"> </w:t>
      </w:r>
      <w:r>
        <w:rPr>
          <w:b/>
          <w:sz w:val="24"/>
        </w:rPr>
        <w:t>protocol</w:t>
      </w:r>
      <w:r>
        <w:rPr>
          <w:b/>
          <w:spacing w:val="-7"/>
          <w:sz w:val="24"/>
        </w:rPr>
        <w:t xml:space="preserve"> </w:t>
      </w:r>
      <w:r>
        <w:rPr>
          <w:b/>
          <w:sz w:val="24"/>
        </w:rPr>
        <w:t>and</w:t>
      </w:r>
      <w:r>
        <w:rPr>
          <w:b/>
          <w:spacing w:val="-7"/>
          <w:sz w:val="24"/>
        </w:rPr>
        <w:t xml:space="preserve"> </w:t>
      </w:r>
      <w:r>
        <w:rPr>
          <w:b/>
          <w:sz w:val="24"/>
        </w:rPr>
        <w:t xml:space="preserve">chain: </w:t>
      </w:r>
      <w:r>
        <w:rPr>
          <w:sz w:val="24"/>
        </w:rPr>
        <w:t>Evidence</w:t>
      </w:r>
      <w:r>
        <w:rPr>
          <w:spacing w:val="-7"/>
          <w:sz w:val="24"/>
        </w:rPr>
        <w:t xml:space="preserve"> </w:t>
      </w:r>
      <w:r>
        <w:rPr>
          <w:sz w:val="24"/>
        </w:rPr>
        <w:t>is</w:t>
      </w:r>
      <w:r>
        <w:rPr>
          <w:spacing w:val="-7"/>
          <w:sz w:val="24"/>
        </w:rPr>
        <w:t xml:space="preserve"> </w:t>
      </w:r>
      <w:r>
        <w:rPr>
          <w:sz w:val="24"/>
        </w:rPr>
        <w:t>limited</w:t>
      </w:r>
      <w:r>
        <w:rPr>
          <w:spacing w:val="-6"/>
          <w:sz w:val="24"/>
        </w:rPr>
        <w:t xml:space="preserve"> </w:t>
      </w:r>
      <w:r>
        <w:rPr>
          <w:sz w:val="24"/>
        </w:rPr>
        <w:t>to</w:t>
      </w:r>
      <w:r>
        <w:rPr>
          <w:spacing w:val="-7"/>
          <w:sz w:val="24"/>
        </w:rPr>
        <w:t xml:space="preserve"> </w:t>
      </w:r>
      <w:r>
        <w:rPr>
          <w:sz w:val="24"/>
        </w:rPr>
        <w:t>Arbitrum</w:t>
      </w:r>
      <w:r>
        <w:rPr>
          <w:spacing w:val="-7"/>
          <w:sz w:val="24"/>
        </w:rPr>
        <w:t xml:space="preserve"> </w:t>
      </w:r>
      <w:r>
        <w:rPr>
          <w:sz w:val="24"/>
        </w:rPr>
        <w:t>One</w:t>
      </w:r>
      <w:r>
        <w:rPr>
          <w:spacing w:val="-6"/>
          <w:sz w:val="24"/>
        </w:rPr>
        <w:t xml:space="preserve"> </w:t>
      </w:r>
      <w:r>
        <w:rPr>
          <w:sz w:val="24"/>
        </w:rPr>
        <w:t>and</w:t>
      </w:r>
      <w:r>
        <w:rPr>
          <w:spacing w:val="-7"/>
          <w:sz w:val="24"/>
        </w:rPr>
        <w:t xml:space="preserve"> </w:t>
      </w:r>
      <w:r>
        <w:rPr>
          <w:sz w:val="24"/>
        </w:rPr>
        <w:t>GMX</w:t>
      </w:r>
      <w:r>
        <w:rPr>
          <w:spacing w:val="-7"/>
          <w:sz w:val="24"/>
        </w:rPr>
        <w:t xml:space="preserve"> </w:t>
      </w:r>
      <w:r>
        <w:rPr>
          <w:sz w:val="24"/>
        </w:rPr>
        <w:t xml:space="preserve">V2. Generaliza-tion to other perpetual markets, lending protocols, or Layer-1 chains requires cross-protocol </w:t>
      </w:r>
      <w:r>
        <w:rPr>
          <w:position w:val="-8"/>
          <w:sz w:val="24"/>
        </w:rPr>
        <w:t xml:space="preserve">validation </w:t>
      </w:r>
      <w:hyperlink w:anchor="_bookmark161" w:history="1">
        <w:r>
          <w:rPr>
            <w:sz w:val="16"/>
          </w:rPr>
          <w:t>[28]</w:t>
        </w:r>
      </w:hyperlink>
      <w:r>
        <w:rPr>
          <w:sz w:val="16"/>
        </w:rPr>
        <w:t>,</w:t>
      </w:r>
      <w:hyperlink w:anchor="_bookmark186" w:history="1">
        <w:r>
          <w:rPr>
            <w:sz w:val="16"/>
          </w:rPr>
          <w:t>[53]</w:t>
        </w:r>
      </w:hyperlink>
      <w:r>
        <w:rPr>
          <w:sz w:val="16"/>
        </w:rPr>
        <w:t>,</w:t>
      </w:r>
      <w:hyperlink w:anchor="_bookmark192" w:history="1">
        <w:r>
          <w:rPr>
            <w:sz w:val="16"/>
          </w:rPr>
          <w:t>[59]</w:t>
        </w:r>
      </w:hyperlink>
      <w:r>
        <w:rPr>
          <w:position w:val="-8"/>
          <w:sz w:val="24"/>
        </w:rPr>
        <w:t>.</w:t>
      </w:r>
    </w:p>
    <w:p w14:paraId="00DC23DB" w14:textId="77777777" w:rsidR="00350CFB" w:rsidRDefault="00283FFF">
      <w:pPr>
        <w:pStyle w:val="ListParagraph"/>
        <w:numPr>
          <w:ilvl w:val="3"/>
          <w:numId w:val="26"/>
        </w:numPr>
        <w:tabs>
          <w:tab w:val="left" w:pos="807"/>
        </w:tabs>
        <w:spacing w:before="41"/>
        <w:ind w:left="807" w:hanging="214"/>
        <w:jc w:val="both"/>
        <w:rPr>
          <w:sz w:val="24"/>
        </w:rPr>
      </w:pPr>
      <w:r>
        <w:rPr>
          <w:b/>
          <w:sz w:val="24"/>
        </w:rPr>
        <w:t>Pool</w:t>
      </w:r>
      <w:r>
        <w:rPr>
          <w:b/>
          <w:spacing w:val="-6"/>
          <w:sz w:val="24"/>
        </w:rPr>
        <w:t xml:space="preserve"> </w:t>
      </w:r>
      <w:r>
        <w:rPr>
          <w:b/>
          <w:sz w:val="24"/>
        </w:rPr>
        <w:t>scaling</w:t>
      </w:r>
      <w:r>
        <w:rPr>
          <w:b/>
          <w:spacing w:val="-6"/>
          <w:sz w:val="24"/>
        </w:rPr>
        <w:t xml:space="preserve"> </w:t>
      </w:r>
      <w:r>
        <w:rPr>
          <w:b/>
          <w:sz w:val="24"/>
        </w:rPr>
        <w:t>versus</w:t>
      </w:r>
      <w:r>
        <w:rPr>
          <w:b/>
          <w:spacing w:val="-6"/>
          <w:sz w:val="24"/>
        </w:rPr>
        <w:t xml:space="preserve"> </w:t>
      </w:r>
      <w:r>
        <w:rPr>
          <w:b/>
          <w:sz w:val="24"/>
        </w:rPr>
        <w:t>alignment</w:t>
      </w:r>
      <w:r>
        <w:rPr>
          <w:b/>
          <w:spacing w:val="-6"/>
          <w:sz w:val="24"/>
        </w:rPr>
        <w:t xml:space="preserve"> </w:t>
      </w:r>
      <w:r>
        <w:rPr>
          <w:b/>
          <w:sz w:val="24"/>
        </w:rPr>
        <w:t>scaling:</w:t>
      </w:r>
      <w:r>
        <w:rPr>
          <w:b/>
          <w:spacing w:val="13"/>
          <w:sz w:val="24"/>
        </w:rPr>
        <w:t xml:space="preserve"> </w:t>
      </w:r>
      <w:r>
        <w:rPr>
          <w:sz w:val="24"/>
        </w:rPr>
        <w:t>Runtime</w:t>
      </w:r>
      <w:r>
        <w:rPr>
          <w:spacing w:val="-6"/>
          <w:sz w:val="24"/>
        </w:rPr>
        <w:t xml:space="preserve"> </w:t>
      </w:r>
      <w:r>
        <w:rPr>
          <w:sz w:val="24"/>
        </w:rPr>
        <w:t>scaling</w:t>
      </w:r>
      <w:r>
        <w:rPr>
          <w:spacing w:val="-6"/>
          <w:sz w:val="24"/>
        </w:rPr>
        <w:t xml:space="preserve"> </w:t>
      </w:r>
      <w:r>
        <w:rPr>
          <w:sz w:val="24"/>
        </w:rPr>
        <w:t>on</w:t>
      </w:r>
      <w:r>
        <w:rPr>
          <w:spacing w:val="-6"/>
          <w:sz w:val="24"/>
        </w:rPr>
        <w:t xml:space="preserve"> </w:t>
      </w:r>
      <w:r>
        <w:rPr>
          <w:sz w:val="24"/>
        </w:rPr>
        <w:t>the</w:t>
      </w:r>
      <w:r>
        <w:rPr>
          <w:spacing w:val="-6"/>
          <w:sz w:val="24"/>
        </w:rPr>
        <w:t xml:space="preserve"> </w:t>
      </w:r>
      <w:r>
        <w:rPr>
          <w:sz w:val="24"/>
        </w:rPr>
        <w:t>expanded</w:t>
      </w:r>
      <w:r>
        <w:rPr>
          <w:spacing w:val="-6"/>
          <w:sz w:val="24"/>
        </w:rPr>
        <w:t xml:space="preserve"> </w:t>
      </w:r>
      <w:r>
        <w:rPr>
          <w:sz w:val="24"/>
        </w:rPr>
        <w:t>wallet</w:t>
      </w:r>
      <w:r>
        <w:rPr>
          <w:spacing w:val="-6"/>
          <w:sz w:val="24"/>
        </w:rPr>
        <w:t xml:space="preserve"> </w:t>
      </w:r>
      <w:r>
        <w:rPr>
          <w:sz w:val="24"/>
        </w:rPr>
        <w:t>pool</w:t>
      </w:r>
      <w:r>
        <w:rPr>
          <w:spacing w:val="-6"/>
          <w:sz w:val="24"/>
        </w:rPr>
        <w:t xml:space="preserve"> </w:t>
      </w:r>
      <w:r>
        <w:rPr>
          <w:sz w:val="24"/>
        </w:rPr>
        <w:t>(</w:t>
      </w:r>
      <w:r>
        <w:rPr>
          <w:i/>
          <w:sz w:val="24"/>
        </w:rPr>
        <w:t>N</w:t>
      </w:r>
      <w:r>
        <w:rPr>
          <w:i/>
          <w:spacing w:val="25"/>
          <w:sz w:val="24"/>
        </w:rPr>
        <w:t xml:space="preserve"> </w:t>
      </w:r>
      <w:r>
        <w:rPr>
          <w:spacing w:val="-10"/>
          <w:sz w:val="24"/>
        </w:rPr>
        <w:t>=</w:t>
      </w:r>
    </w:p>
    <w:p w14:paraId="00DC23DC" w14:textId="77777777" w:rsidR="00350CFB" w:rsidRDefault="00350CFB">
      <w:pPr>
        <w:pStyle w:val="ListParagraph"/>
        <w:jc w:val="both"/>
        <w:rPr>
          <w:sz w:val="24"/>
        </w:rPr>
        <w:sectPr w:rsidR="00350CFB">
          <w:pgSz w:w="11910" w:h="16840"/>
          <w:pgMar w:top="1840" w:right="708" w:bottom="2300" w:left="992" w:header="0" w:footer="2115" w:gutter="0"/>
          <w:cols w:space="720"/>
        </w:sectPr>
      </w:pPr>
    </w:p>
    <w:p w14:paraId="00DC23DD" w14:textId="77777777" w:rsidR="00350CFB" w:rsidRDefault="00283FFF">
      <w:pPr>
        <w:pStyle w:val="BodyText"/>
        <w:spacing w:before="72" w:line="396" w:lineRule="auto"/>
        <w:ind w:left="808" w:right="564" w:hanging="6"/>
        <w:jc w:val="both"/>
      </w:pPr>
      <w:r>
        <w:lastRenderedPageBreak/>
        <w:t>31</w:t>
      </w:r>
      <w:r>
        <w:rPr>
          <w:i/>
        </w:rPr>
        <w:t>,</w:t>
      </w:r>
      <w:r>
        <w:t xml:space="preserve">612) supports efficiency claims at larger </w:t>
      </w:r>
      <w:r>
        <w:rPr>
          <w:i/>
        </w:rPr>
        <w:t>n</w:t>
      </w:r>
      <w:r>
        <w:t>; alignment results remain anchored to the matched cohort with GMX outcomes.</w:t>
      </w:r>
      <w:r>
        <w:rPr>
          <w:spacing w:val="40"/>
        </w:rPr>
        <w:t xml:space="preserve"> </w:t>
      </w:r>
      <w:r>
        <w:t xml:space="preserve">Efficiency gains should not be assumed to preserve the same </w:t>
      </w:r>
      <w:r>
        <w:rPr>
          <w:i/>
        </w:rPr>
        <w:t>τ</w:t>
      </w:r>
      <w:r>
        <w:rPr>
          <w:i/>
          <w:spacing w:val="40"/>
        </w:rPr>
        <w:t xml:space="preserve"> </w:t>
      </w:r>
      <w:r>
        <w:t>profile at arbitrary population sizes without further alignment studies.</w:t>
      </w:r>
    </w:p>
    <w:p w14:paraId="00DC23DE" w14:textId="77777777" w:rsidR="00350CFB" w:rsidRDefault="00350CFB">
      <w:pPr>
        <w:pStyle w:val="BodyText"/>
        <w:spacing w:before="8"/>
      </w:pPr>
    </w:p>
    <w:p w14:paraId="00DC23DF" w14:textId="77777777" w:rsidR="00350CFB" w:rsidRDefault="00283FFF">
      <w:pPr>
        <w:pStyle w:val="Heading3"/>
        <w:numPr>
          <w:ilvl w:val="2"/>
          <w:numId w:val="26"/>
        </w:numPr>
        <w:tabs>
          <w:tab w:val="left" w:pos="879"/>
        </w:tabs>
        <w:spacing w:before="1"/>
        <w:ind w:left="879" w:hanging="597"/>
        <w:jc w:val="both"/>
      </w:pPr>
      <w:bookmarkStart w:id="365" w:name="Adversarial_validity"/>
      <w:bookmarkEnd w:id="365"/>
      <w:r>
        <w:t>Adversarial</w:t>
      </w:r>
      <w:r>
        <w:rPr>
          <w:spacing w:val="-14"/>
        </w:rPr>
        <w:t xml:space="preserve"> </w:t>
      </w:r>
      <w:r>
        <w:rPr>
          <w:spacing w:val="-2"/>
        </w:rPr>
        <w:t>validity</w:t>
      </w:r>
    </w:p>
    <w:p w14:paraId="00DC23E0" w14:textId="77777777" w:rsidR="00350CFB" w:rsidRDefault="00350CFB">
      <w:pPr>
        <w:pStyle w:val="BodyText"/>
        <w:spacing w:before="46"/>
        <w:rPr>
          <w:b/>
        </w:rPr>
      </w:pPr>
    </w:p>
    <w:p w14:paraId="00DC23E1" w14:textId="77777777" w:rsidR="00350CFB" w:rsidRDefault="00283FFF">
      <w:pPr>
        <w:pStyle w:val="ListParagraph"/>
        <w:numPr>
          <w:ilvl w:val="3"/>
          <w:numId w:val="26"/>
        </w:numPr>
        <w:tabs>
          <w:tab w:val="left" w:pos="806"/>
          <w:tab w:val="left" w:pos="808"/>
        </w:tabs>
        <w:spacing w:line="396" w:lineRule="auto"/>
        <w:ind w:left="808" w:right="564"/>
        <w:jc w:val="both"/>
        <w:rPr>
          <w:sz w:val="24"/>
        </w:rPr>
      </w:pPr>
      <w:r>
        <w:rPr>
          <w:b/>
          <w:spacing w:val="-2"/>
          <w:sz w:val="24"/>
        </w:rPr>
        <w:t>Sybil</w:t>
      </w:r>
      <w:r>
        <w:rPr>
          <w:b/>
          <w:spacing w:val="-9"/>
          <w:sz w:val="24"/>
        </w:rPr>
        <w:t xml:space="preserve"> </w:t>
      </w:r>
      <w:r>
        <w:rPr>
          <w:b/>
          <w:spacing w:val="-2"/>
          <w:sz w:val="24"/>
        </w:rPr>
        <w:t>and</w:t>
      </w:r>
      <w:r>
        <w:rPr>
          <w:b/>
          <w:spacing w:val="-9"/>
          <w:sz w:val="24"/>
        </w:rPr>
        <w:t xml:space="preserve"> </w:t>
      </w:r>
      <w:r>
        <w:rPr>
          <w:b/>
          <w:spacing w:val="-2"/>
          <w:sz w:val="24"/>
        </w:rPr>
        <w:t>wash</w:t>
      </w:r>
      <w:r>
        <w:rPr>
          <w:b/>
          <w:spacing w:val="-9"/>
          <w:sz w:val="24"/>
        </w:rPr>
        <w:t xml:space="preserve"> </w:t>
      </w:r>
      <w:r>
        <w:rPr>
          <w:b/>
          <w:spacing w:val="-2"/>
          <w:sz w:val="24"/>
        </w:rPr>
        <w:t>trading:</w:t>
      </w:r>
      <w:r>
        <w:rPr>
          <w:b/>
          <w:spacing w:val="24"/>
          <w:sz w:val="24"/>
        </w:rPr>
        <w:t xml:space="preserve"> </w:t>
      </w:r>
      <w:r>
        <w:rPr>
          <w:spacing w:val="-2"/>
          <w:sz w:val="24"/>
        </w:rPr>
        <w:t>Adversarial</w:t>
      </w:r>
      <w:r>
        <w:rPr>
          <w:spacing w:val="-9"/>
          <w:sz w:val="24"/>
        </w:rPr>
        <w:t xml:space="preserve"> </w:t>
      </w:r>
      <w:r>
        <w:rPr>
          <w:spacing w:val="-2"/>
          <w:sz w:val="24"/>
        </w:rPr>
        <w:t>allowance</w:t>
      </w:r>
      <w:r>
        <w:rPr>
          <w:spacing w:val="-9"/>
          <w:sz w:val="24"/>
        </w:rPr>
        <w:t xml:space="preserve"> </w:t>
      </w:r>
      <w:r>
        <w:rPr>
          <w:spacing w:val="-2"/>
          <w:sz w:val="24"/>
        </w:rPr>
        <w:t>or</w:t>
      </w:r>
      <w:r>
        <w:rPr>
          <w:spacing w:val="-9"/>
          <w:sz w:val="24"/>
        </w:rPr>
        <w:t xml:space="preserve"> </w:t>
      </w:r>
      <w:r>
        <w:rPr>
          <w:spacing w:val="-2"/>
          <w:sz w:val="24"/>
        </w:rPr>
        <w:t>transfer</w:t>
      </w:r>
      <w:r>
        <w:rPr>
          <w:spacing w:val="-9"/>
          <w:sz w:val="24"/>
        </w:rPr>
        <w:t xml:space="preserve"> </w:t>
      </w:r>
      <w:r>
        <w:rPr>
          <w:spacing w:val="-2"/>
          <w:sz w:val="24"/>
        </w:rPr>
        <w:t>patterns</w:t>
      </w:r>
      <w:r>
        <w:rPr>
          <w:spacing w:val="-9"/>
          <w:sz w:val="24"/>
        </w:rPr>
        <w:t xml:space="preserve"> </w:t>
      </w:r>
      <w:r>
        <w:rPr>
          <w:spacing w:val="-2"/>
          <w:sz w:val="24"/>
        </w:rPr>
        <w:t>may</w:t>
      </w:r>
      <w:r>
        <w:rPr>
          <w:spacing w:val="-9"/>
          <w:sz w:val="24"/>
        </w:rPr>
        <w:t xml:space="preserve"> </w:t>
      </w:r>
      <w:r>
        <w:rPr>
          <w:spacing w:val="-2"/>
          <w:sz w:val="24"/>
        </w:rPr>
        <w:t>manipulate</w:t>
      </w:r>
      <w:r>
        <w:rPr>
          <w:spacing w:val="-9"/>
          <w:sz w:val="24"/>
        </w:rPr>
        <w:t xml:space="preserve"> </w:t>
      </w:r>
      <w:r>
        <w:rPr>
          <w:spacing w:val="-2"/>
          <w:sz w:val="24"/>
        </w:rPr>
        <w:t xml:space="preserve">rankings </w:t>
      </w:r>
      <w:hyperlink w:anchor="_bookmark150" w:history="1">
        <w:r>
          <w:rPr>
            <w:sz w:val="24"/>
            <w:vertAlign w:val="superscript"/>
          </w:rPr>
          <w:t>[17]</w:t>
        </w:r>
      </w:hyperlink>
      <w:r>
        <w:rPr>
          <w:sz w:val="24"/>
        </w:rPr>
        <w:t>. Sybil-adjusted</w:t>
      </w:r>
      <w:r>
        <w:rPr>
          <w:spacing w:val="-6"/>
          <w:sz w:val="24"/>
        </w:rPr>
        <w:t xml:space="preserve"> </w:t>
      </w:r>
      <w:r>
        <w:rPr>
          <w:sz w:val="24"/>
        </w:rPr>
        <w:t>proxies</w:t>
      </w:r>
      <w:r>
        <w:rPr>
          <w:spacing w:val="-6"/>
          <w:sz w:val="24"/>
        </w:rPr>
        <w:t xml:space="preserve"> </w:t>
      </w:r>
      <w:r>
        <w:rPr>
          <w:sz w:val="24"/>
        </w:rPr>
        <w:t>partially</w:t>
      </w:r>
      <w:r>
        <w:rPr>
          <w:spacing w:val="-6"/>
          <w:sz w:val="24"/>
        </w:rPr>
        <w:t xml:space="preserve"> </w:t>
      </w:r>
      <w:r>
        <w:rPr>
          <w:sz w:val="24"/>
        </w:rPr>
        <w:t>address</w:t>
      </w:r>
      <w:r>
        <w:rPr>
          <w:spacing w:val="-6"/>
          <w:sz w:val="24"/>
        </w:rPr>
        <w:t xml:space="preserve"> </w:t>
      </w:r>
      <w:r>
        <w:rPr>
          <w:sz w:val="24"/>
        </w:rPr>
        <w:t>but</w:t>
      </w:r>
      <w:r>
        <w:rPr>
          <w:spacing w:val="-6"/>
          <w:sz w:val="24"/>
        </w:rPr>
        <w:t xml:space="preserve"> </w:t>
      </w:r>
      <w:r>
        <w:rPr>
          <w:sz w:val="24"/>
        </w:rPr>
        <w:t>do</w:t>
      </w:r>
      <w:r>
        <w:rPr>
          <w:spacing w:val="-6"/>
          <w:sz w:val="24"/>
        </w:rPr>
        <w:t xml:space="preserve"> </w:t>
      </w:r>
      <w:r>
        <w:rPr>
          <w:sz w:val="24"/>
        </w:rPr>
        <w:t>not</w:t>
      </w:r>
      <w:r>
        <w:rPr>
          <w:spacing w:val="-6"/>
          <w:sz w:val="24"/>
        </w:rPr>
        <w:t xml:space="preserve"> </w:t>
      </w:r>
      <w:r>
        <w:rPr>
          <w:sz w:val="24"/>
        </w:rPr>
        <w:t>eliminate</w:t>
      </w:r>
      <w:r>
        <w:rPr>
          <w:spacing w:val="-6"/>
          <w:sz w:val="24"/>
        </w:rPr>
        <w:t xml:space="preserve"> </w:t>
      </w:r>
      <w:r>
        <w:rPr>
          <w:sz w:val="24"/>
        </w:rPr>
        <w:t>this</w:t>
      </w:r>
      <w:r>
        <w:rPr>
          <w:spacing w:val="-6"/>
          <w:sz w:val="24"/>
        </w:rPr>
        <w:t xml:space="preserve"> </w:t>
      </w:r>
      <w:r>
        <w:rPr>
          <w:sz w:val="24"/>
        </w:rPr>
        <w:t>risk. The</w:t>
      </w:r>
      <w:r>
        <w:rPr>
          <w:spacing w:val="-6"/>
          <w:sz w:val="24"/>
        </w:rPr>
        <w:t xml:space="preserve"> </w:t>
      </w:r>
      <w:r>
        <w:rPr>
          <w:sz w:val="24"/>
        </w:rPr>
        <w:t>cost</w:t>
      </w:r>
      <w:r>
        <w:rPr>
          <w:spacing w:val="-6"/>
          <w:sz w:val="24"/>
        </w:rPr>
        <w:t xml:space="preserve"> </w:t>
      </w:r>
      <w:r>
        <w:rPr>
          <w:sz w:val="24"/>
        </w:rPr>
        <w:t>model</w:t>
      </w:r>
      <w:r>
        <w:rPr>
          <w:spacing w:val="-6"/>
          <w:sz w:val="24"/>
        </w:rPr>
        <w:t xml:space="preserve"> </w:t>
      </w:r>
      <w:r>
        <w:rPr>
          <w:sz w:val="24"/>
        </w:rPr>
        <w:t xml:space="preserve">in Section </w:t>
      </w:r>
      <w:hyperlink w:anchor="_bookmark121" w:history="1">
        <w:r>
          <w:rPr>
            <w:sz w:val="24"/>
          </w:rPr>
          <w:t>5.5</w:t>
        </w:r>
      </w:hyperlink>
      <w:r>
        <w:rPr>
          <w:sz w:val="24"/>
        </w:rPr>
        <w:t xml:space="preserve"> is analytical; it is not an empirical red-team evaluation.</w:t>
      </w:r>
    </w:p>
    <w:p w14:paraId="00DC23E2" w14:textId="77777777" w:rsidR="00350CFB" w:rsidRDefault="00283FFF">
      <w:pPr>
        <w:pStyle w:val="ListParagraph"/>
        <w:numPr>
          <w:ilvl w:val="3"/>
          <w:numId w:val="26"/>
        </w:numPr>
        <w:tabs>
          <w:tab w:val="left" w:pos="806"/>
          <w:tab w:val="left" w:pos="808"/>
        </w:tabs>
        <w:spacing w:before="40" w:line="396" w:lineRule="auto"/>
        <w:ind w:left="808" w:right="524"/>
        <w:jc w:val="both"/>
        <w:rPr>
          <w:sz w:val="24"/>
        </w:rPr>
      </w:pPr>
      <w:r>
        <w:rPr>
          <w:b/>
          <w:sz w:val="24"/>
        </w:rPr>
        <w:t>Strategic</w:t>
      </w:r>
      <w:r>
        <w:rPr>
          <w:b/>
          <w:spacing w:val="-4"/>
          <w:sz w:val="24"/>
        </w:rPr>
        <w:t xml:space="preserve"> </w:t>
      </w:r>
      <w:r>
        <w:rPr>
          <w:b/>
          <w:sz w:val="24"/>
        </w:rPr>
        <w:t>approval</w:t>
      </w:r>
      <w:r>
        <w:rPr>
          <w:b/>
          <w:spacing w:val="-4"/>
          <w:sz w:val="24"/>
        </w:rPr>
        <w:t xml:space="preserve"> </w:t>
      </w:r>
      <w:r>
        <w:rPr>
          <w:b/>
          <w:sz w:val="24"/>
        </w:rPr>
        <w:t xml:space="preserve">behavior: </w:t>
      </w:r>
      <w:r>
        <w:rPr>
          <w:sz w:val="24"/>
        </w:rPr>
        <w:t>Once</w:t>
      </w:r>
      <w:r>
        <w:rPr>
          <w:spacing w:val="-4"/>
          <w:sz w:val="24"/>
        </w:rPr>
        <w:t xml:space="preserve"> </w:t>
      </w:r>
      <w:r>
        <w:rPr>
          <w:sz w:val="24"/>
        </w:rPr>
        <w:t>EndorseRank</w:t>
      </w:r>
      <w:r>
        <w:rPr>
          <w:spacing w:val="-4"/>
          <w:sz w:val="24"/>
        </w:rPr>
        <w:t xml:space="preserve"> </w:t>
      </w:r>
      <w:r>
        <w:rPr>
          <w:sz w:val="24"/>
        </w:rPr>
        <w:t>is</w:t>
      </w:r>
      <w:r>
        <w:rPr>
          <w:spacing w:val="-4"/>
          <w:sz w:val="24"/>
        </w:rPr>
        <w:t xml:space="preserve"> </w:t>
      </w:r>
      <w:r>
        <w:rPr>
          <w:sz w:val="24"/>
        </w:rPr>
        <w:t>deployed,</w:t>
      </w:r>
      <w:r>
        <w:rPr>
          <w:spacing w:val="-3"/>
          <w:sz w:val="24"/>
        </w:rPr>
        <w:t xml:space="preserve"> </w:t>
      </w:r>
      <w:r>
        <w:rPr>
          <w:sz w:val="24"/>
        </w:rPr>
        <w:t>rational</w:t>
      </w:r>
      <w:r>
        <w:rPr>
          <w:spacing w:val="-4"/>
          <w:sz w:val="24"/>
        </w:rPr>
        <w:t xml:space="preserve"> </w:t>
      </w:r>
      <w:r>
        <w:rPr>
          <w:sz w:val="24"/>
        </w:rPr>
        <w:t>actors</w:t>
      </w:r>
      <w:r>
        <w:rPr>
          <w:spacing w:val="-4"/>
          <w:sz w:val="24"/>
        </w:rPr>
        <w:t xml:space="preserve"> </w:t>
      </w:r>
      <w:r>
        <w:rPr>
          <w:sz w:val="24"/>
        </w:rPr>
        <w:t>may</w:t>
      </w:r>
      <w:r>
        <w:rPr>
          <w:spacing w:val="-4"/>
          <w:sz w:val="24"/>
        </w:rPr>
        <w:t xml:space="preserve"> </w:t>
      </w:r>
      <w:r>
        <w:rPr>
          <w:sz w:val="24"/>
        </w:rPr>
        <w:t>grant</w:t>
      </w:r>
      <w:r>
        <w:rPr>
          <w:spacing w:val="-4"/>
          <w:sz w:val="24"/>
        </w:rPr>
        <w:t xml:space="preserve"> </w:t>
      </w:r>
      <w:r>
        <w:rPr>
          <w:sz w:val="24"/>
        </w:rPr>
        <w:t>al-lowances</w:t>
      </w:r>
      <w:r>
        <w:rPr>
          <w:spacing w:val="-15"/>
          <w:sz w:val="24"/>
        </w:rPr>
        <w:t xml:space="preserve"> </w:t>
      </w:r>
      <w:r>
        <w:rPr>
          <w:sz w:val="24"/>
        </w:rPr>
        <w:t>strategically</w:t>
      </w:r>
      <w:r>
        <w:rPr>
          <w:spacing w:val="-15"/>
          <w:sz w:val="24"/>
        </w:rPr>
        <w:t xml:space="preserve"> </w:t>
      </w:r>
      <w:r>
        <w:rPr>
          <w:sz w:val="24"/>
        </w:rPr>
        <w:t>to</w:t>
      </w:r>
      <w:r>
        <w:rPr>
          <w:spacing w:val="-15"/>
          <w:sz w:val="24"/>
        </w:rPr>
        <w:t xml:space="preserve"> </w:t>
      </w:r>
      <w:r>
        <w:rPr>
          <w:sz w:val="24"/>
        </w:rPr>
        <w:t>farm</w:t>
      </w:r>
      <w:r>
        <w:rPr>
          <w:spacing w:val="-15"/>
          <w:sz w:val="24"/>
        </w:rPr>
        <w:t xml:space="preserve"> </w:t>
      </w:r>
      <w:r>
        <w:rPr>
          <w:sz w:val="24"/>
        </w:rPr>
        <w:t>rank.</w:t>
      </w:r>
      <w:r>
        <w:rPr>
          <w:spacing w:val="-15"/>
          <w:sz w:val="24"/>
        </w:rPr>
        <w:t xml:space="preserve"> </w:t>
      </w:r>
      <w:r>
        <w:rPr>
          <w:sz w:val="24"/>
        </w:rPr>
        <w:t>Observational</w:t>
      </w:r>
      <w:r>
        <w:rPr>
          <w:spacing w:val="-15"/>
          <w:sz w:val="24"/>
        </w:rPr>
        <w:t xml:space="preserve"> </w:t>
      </w:r>
      <w:r>
        <w:rPr>
          <w:i/>
          <w:sz w:val="24"/>
        </w:rPr>
        <w:t>τ</w:t>
      </w:r>
      <w:r>
        <w:rPr>
          <w:i/>
          <w:spacing w:val="-10"/>
          <w:sz w:val="24"/>
        </w:rPr>
        <w:t xml:space="preserve"> </w:t>
      </w:r>
      <w:r>
        <w:rPr>
          <w:sz w:val="24"/>
        </w:rPr>
        <w:t>estimated</w:t>
      </w:r>
      <w:r>
        <w:rPr>
          <w:spacing w:val="-15"/>
          <w:sz w:val="24"/>
        </w:rPr>
        <w:t xml:space="preserve"> </w:t>
      </w:r>
      <w:r>
        <w:rPr>
          <w:sz w:val="24"/>
        </w:rPr>
        <w:t>before</w:t>
      </w:r>
      <w:r>
        <w:rPr>
          <w:spacing w:val="-15"/>
          <w:sz w:val="24"/>
        </w:rPr>
        <w:t xml:space="preserve"> </w:t>
      </w:r>
      <w:r>
        <w:rPr>
          <w:sz w:val="24"/>
        </w:rPr>
        <w:t>widespread</w:t>
      </w:r>
      <w:r>
        <w:rPr>
          <w:spacing w:val="-15"/>
          <w:sz w:val="24"/>
        </w:rPr>
        <w:t xml:space="preserve"> </w:t>
      </w:r>
      <w:r>
        <w:rPr>
          <w:sz w:val="24"/>
        </w:rPr>
        <w:t>deployment may overstate robustness to strategic behavior.</w:t>
      </w:r>
    </w:p>
    <w:p w14:paraId="00DC23E3" w14:textId="77777777" w:rsidR="00350CFB" w:rsidRDefault="00350CFB">
      <w:pPr>
        <w:pStyle w:val="BodyText"/>
        <w:spacing w:before="161"/>
      </w:pPr>
    </w:p>
    <w:p w14:paraId="00DC23E4" w14:textId="77777777" w:rsidR="00350CFB" w:rsidRDefault="00283FFF">
      <w:pPr>
        <w:pStyle w:val="Heading2"/>
        <w:numPr>
          <w:ilvl w:val="1"/>
          <w:numId w:val="26"/>
        </w:numPr>
        <w:tabs>
          <w:tab w:val="left" w:pos="783"/>
        </w:tabs>
        <w:spacing w:before="1"/>
        <w:ind w:left="783" w:hanging="501"/>
        <w:jc w:val="both"/>
      </w:pPr>
      <w:bookmarkStart w:id="366" w:name="Limitations"/>
      <w:bookmarkStart w:id="367" w:name="_bookmark127"/>
      <w:bookmarkEnd w:id="366"/>
      <w:bookmarkEnd w:id="367"/>
      <w:r>
        <w:rPr>
          <w:spacing w:val="-2"/>
        </w:rPr>
        <w:t>Limitations</w:t>
      </w:r>
    </w:p>
    <w:p w14:paraId="00DC23E5" w14:textId="77777777" w:rsidR="00350CFB" w:rsidRDefault="00283FFF">
      <w:pPr>
        <w:pStyle w:val="BodyText"/>
        <w:spacing w:before="205" w:line="456" w:lineRule="exact"/>
        <w:ind w:left="270" w:right="524" w:firstLine="11"/>
        <w:jc w:val="both"/>
      </w:pPr>
      <w:r>
        <w:t xml:space="preserve">Results reflect one six-month window on Arbitrum One for a matched wallet cohort of </w:t>
      </w:r>
      <w:r>
        <w:rPr>
          <w:i/>
        </w:rPr>
        <w:t xml:space="preserve">n </w:t>
      </w:r>
      <w:r>
        <w:t>= 5</w:t>
      </w:r>
      <w:r>
        <w:rPr>
          <w:i/>
        </w:rPr>
        <w:t>,</w:t>
      </w:r>
      <w:r>
        <w:t>521 addresses.</w:t>
      </w:r>
      <w:r>
        <w:rPr>
          <w:spacing w:val="40"/>
        </w:rPr>
        <w:t xml:space="preserve"> </w:t>
      </w:r>
      <w:r>
        <w:t>The endorsement subgraph comprises 14</w:t>
      </w:r>
      <w:r>
        <w:rPr>
          <w:i/>
        </w:rPr>
        <w:t>,</w:t>
      </w:r>
      <w:r>
        <w:t>727 edges; the transfer subgraph comprises 137</w:t>
      </w:r>
      <w:r>
        <w:rPr>
          <w:i/>
        </w:rPr>
        <w:t>,</w:t>
      </w:r>
      <w:r>
        <w:t>087</w:t>
      </w:r>
      <w:r>
        <w:rPr>
          <w:spacing w:val="-14"/>
        </w:rPr>
        <w:t xml:space="preserve"> </w:t>
      </w:r>
      <w:r>
        <w:t>edges.</w:t>
      </w:r>
      <w:r>
        <w:rPr>
          <w:spacing w:val="8"/>
        </w:rPr>
        <w:t xml:space="preserve"> </w:t>
      </w:r>
      <w:r>
        <w:t>Trading-success</w:t>
      </w:r>
      <w:r>
        <w:rPr>
          <w:spacing w:val="-14"/>
        </w:rPr>
        <w:t xml:space="preserve"> </w:t>
      </w:r>
      <w:r>
        <w:t>alignment</w:t>
      </w:r>
      <w:r>
        <w:rPr>
          <w:spacing w:val="-14"/>
        </w:rPr>
        <w:t xml:space="preserve"> </w:t>
      </w:r>
      <w:r>
        <w:t>for</w:t>
      </w:r>
      <w:r>
        <w:rPr>
          <w:spacing w:val="-14"/>
        </w:rPr>
        <w:t xml:space="preserve"> </w:t>
      </w:r>
      <w:r>
        <w:t>social</w:t>
      </w:r>
      <w:r>
        <w:rPr>
          <w:spacing w:val="-14"/>
        </w:rPr>
        <w:t xml:space="preserve"> </w:t>
      </w:r>
      <w:r>
        <w:t>methods</w:t>
      </w:r>
      <w:r>
        <w:rPr>
          <w:spacing w:val="-14"/>
        </w:rPr>
        <w:t xml:space="preserve"> </w:t>
      </w:r>
      <w:r>
        <w:t>is</w:t>
      </w:r>
      <w:r>
        <w:rPr>
          <w:spacing w:val="-14"/>
        </w:rPr>
        <w:t xml:space="preserve"> </w:t>
      </w:r>
      <w:r>
        <w:t>weak</w:t>
      </w:r>
      <w:r>
        <w:rPr>
          <w:spacing w:val="-14"/>
        </w:rPr>
        <w:t xml:space="preserve"> </w:t>
      </w:r>
      <w:r>
        <w:t>to</w:t>
      </w:r>
      <w:r>
        <w:rPr>
          <w:spacing w:val="-14"/>
        </w:rPr>
        <w:t xml:space="preserve"> </w:t>
      </w:r>
      <w:r>
        <w:t>modest</w:t>
      </w:r>
      <w:r>
        <w:rPr>
          <w:spacing w:val="-14"/>
        </w:rPr>
        <w:t xml:space="preserve"> </w:t>
      </w:r>
      <w:r>
        <w:t>(0</w:t>
      </w:r>
      <w:r>
        <w:rPr>
          <w:i/>
        </w:rPr>
        <w:t>.</w:t>
      </w:r>
      <w:r>
        <w:t>096</w:t>
      </w:r>
      <w:r>
        <w:rPr>
          <w:spacing w:val="-14"/>
        </w:rPr>
        <w:t xml:space="preserve"> </w:t>
      </w:r>
      <w:r>
        <w:t>and</w:t>
      </w:r>
      <w:r>
        <w:rPr>
          <w:spacing w:val="-14"/>
        </w:rPr>
        <w:t xml:space="preserve"> </w:t>
      </w:r>
      <w:r>
        <w:t>0</w:t>
      </w:r>
      <w:r>
        <w:rPr>
          <w:i/>
        </w:rPr>
        <w:t>.</w:t>
      </w:r>
      <w:r>
        <w:t>179), and transfer proxies</w:t>
      </w:r>
      <w:r>
        <w:rPr>
          <w:spacing w:val="-1"/>
        </w:rPr>
        <w:t xml:space="preserve"> </w:t>
      </w:r>
      <w:r>
        <w:t>remain the stronger validation frame (RQ4).</w:t>
      </w:r>
      <w:r>
        <w:rPr>
          <w:spacing w:val="29"/>
        </w:rPr>
        <w:t xml:space="preserve"> </w:t>
      </w:r>
      <w:r>
        <w:t>EndorseRank’s</w:t>
      </w:r>
      <w:r>
        <w:rPr>
          <w:spacing w:val="-1"/>
        </w:rPr>
        <w:t xml:space="preserve"> </w:t>
      </w:r>
      <w:r>
        <w:t>primary demon-strated</w:t>
      </w:r>
      <w:r>
        <w:rPr>
          <w:spacing w:val="-15"/>
        </w:rPr>
        <w:t xml:space="preserve"> </w:t>
      </w:r>
      <w:r>
        <w:t>strengths</w:t>
      </w:r>
      <w:r>
        <w:rPr>
          <w:spacing w:val="-15"/>
        </w:rPr>
        <w:t xml:space="preserve"> </w:t>
      </w:r>
      <w:r>
        <w:t>are</w:t>
      </w:r>
      <w:r>
        <w:rPr>
          <w:spacing w:val="-15"/>
        </w:rPr>
        <w:t xml:space="preserve"> </w:t>
      </w:r>
      <w:r>
        <w:t>allowance-construct</w:t>
      </w:r>
      <w:r>
        <w:rPr>
          <w:spacing w:val="-15"/>
        </w:rPr>
        <w:t xml:space="preserve"> </w:t>
      </w:r>
      <w:r>
        <w:t>alignment</w:t>
      </w:r>
      <w:r>
        <w:rPr>
          <w:spacing w:val="-15"/>
        </w:rPr>
        <w:t xml:space="preserve"> </w:t>
      </w:r>
      <w:r>
        <w:t>(</w:t>
      </w:r>
      <w:r>
        <w:rPr>
          <w:i/>
        </w:rPr>
        <w:t>τ</w:t>
      </w:r>
      <w:r>
        <w:rPr>
          <w:i/>
          <w:spacing w:val="-15"/>
        </w:rPr>
        <w:t xml:space="preserve"> </w:t>
      </w:r>
      <w:r>
        <w:t>=</w:t>
      </w:r>
      <w:r>
        <w:rPr>
          <w:spacing w:val="2"/>
        </w:rPr>
        <w:t xml:space="preserve"> </w:t>
      </w:r>
      <w:r>
        <w:t>0</w:t>
      </w:r>
      <w:r>
        <w:rPr>
          <w:i/>
        </w:rPr>
        <w:t>.</w:t>
      </w:r>
      <w:r>
        <w:t>355),</w:t>
      </w:r>
      <w:r>
        <w:rPr>
          <w:spacing w:val="-15"/>
        </w:rPr>
        <w:t xml:space="preserve"> </w:t>
      </w:r>
      <w:r>
        <w:t>rank</w:t>
      </w:r>
      <w:r>
        <w:rPr>
          <w:spacing w:val="-15"/>
        </w:rPr>
        <w:t xml:space="preserve"> </w:t>
      </w:r>
      <w:r>
        <w:t>distinctness</w:t>
      </w:r>
      <w:r>
        <w:rPr>
          <w:spacing w:val="-15"/>
        </w:rPr>
        <w:t xml:space="preserve"> </w:t>
      </w:r>
      <w:r>
        <w:t>from</w:t>
      </w:r>
      <w:r>
        <w:rPr>
          <w:spacing w:val="-15"/>
        </w:rPr>
        <w:t xml:space="preserve"> </w:t>
      </w:r>
      <w:r>
        <w:t>AWP</w:t>
      </w:r>
      <w:r>
        <w:rPr>
          <w:spacing w:val="-15"/>
        </w:rPr>
        <w:t xml:space="preserve"> </w:t>
      </w:r>
      <w:r>
        <w:t xml:space="preserve">(inter-method </w:t>
      </w:r>
      <w:r>
        <w:rPr>
          <w:i/>
        </w:rPr>
        <w:t>τ</w:t>
      </w:r>
      <w:r>
        <w:rPr>
          <w:i/>
          <w:spacing w:val="40"/>
        </w:rPr>
        <w:t xml:space="preserve"> </w:t>
      </w:r>
      <w:r>
        <w:t>=</w:t>
      </w:r>
      <w:r>
        <w:rPr>
          <w:spacing w:val="19"/>
        </w:rPr>
        <w:t xml:space="preserve"> </w:t>
      </w:r>
      <w:r>
        <w:t>0</w:t>
      </w:r>
      <w:r>
        <w:rPr>
          <w:i/>
        </w:rPr>
        <w:t>.</w:t>
      </w:r>
      <w:r>
        <w:t>316), and computational efficiency (2</w:t>
      </w:r>
      <w:r>
        <w:rPr>
          <w:i/>
        </w:rPr>
        <w:t>.</w:t>
      </w:r>
      <w:r>
        <w:t>105</w:t>
      </w:r>
      <w:r>
        <w:rPr>
          <w:spacing w:val="-15"/>
        </w:rPr>
        <w:t xml:space="preserve"> </w:t>
      </w:r>
      <w:r>
        <w:t>s vs. 18</w:t>
      </w:r>
      <w:r>
        <w:rPr>
          <w:i/>
        </w:rPr>
        <w:t>.</w:t>
      </w:r>
      <w:r>
        <w:t>711</w:t>
      </w:r>
      <w:r>
        <w:rPr>
          <w:spacing w:val="-15"/>
        </w:rPr>
        <w:t xml:space="preserve"> </w:t>
      </w:r>
      <w:r>
        <w:t xml:space="preserve">s; pool scaling </w:t>
      </w:r>
      <w:r>
        <w:rPr>
          <w:rFonts w:ascii="Arial Unicode MS" w:hAnsi="Arial Unicode MS"/>
        </w:rPr>
        <w:t xml:space="preserve">≈ </w:t>
      </w:r>
      <w:r>
        <w:t>10</w:t>
      </w:r>
      <w:r>
        <w:rPr>
          <w:i/>
        </w:rPr>
        <w:t>.</w:t>
      </w:r>
      <w:r>
        <w:t>4</w:t>
      </w:r>
      <w:r>
        <w:rPr>
          <w:rFonts w:ascii="Arial Unicode MS" w:hAnsi="Arial Unicode MS"/>
        </w:rPr>
        <w:t xml:space="preserve">× </w:t>
      </w:r>
      <w:r>
        <w:t>and</w:t>
      </w:r>
    </w:p>
    <w:p w14:paraId="00DC23E6" w14:textId="77777777" w:rsidR="00350CFB" w:rsidRDefault="00283FFF">
      <w:pPr>
        <w:pStyle w:val="BodyText"/>
        <w:spacing w:before="63"/>
        <w:ind w:left="282"/>
        <w:jc w:val="both"/>
      </w:pPr>
      <w:r>
        <w:rPr>
          <w:rFonts w:ascii="Arial Unicode MS" w:hAnsi="Arial Unicode MS"/>
          <w:w w:val="120"/>
        </w:rPr>
        <w:t>≈</w:t>
      </w:r>
      <w:r>
        <w:rPr>
          <w:rFonts w:ascii="Arial Unicode MS" w:hAnsi="Arial Unicode MS"/>
          <w:spacing w:val="2"/>
          <w:w w:val="120"/>
        </w:rPr>
        <w:t xml:space="preserve"> </w:t>
      </w:r>
      <w:r>
        <w:rPr>
          <w:spacing w:val="-2"/>
          <w:w w:val="120"/>
        </w:rPr>
        <w:t>9</w:t>
      </w:r>
      <w:r>
        <w:rPr>
          <w:i/>
          <w:spacing w:val="-2"/>
          <w:w w:val="120"/>
        </w:rPr>
        <w:t>.</w:t>
      </w:r>
      <w:r>
        <w:rPr>
          <w:spacing w:val="-2"/>
          <w:w w:val="120"/>
        </w:rPr>
        <w:t>4</w:t>
      </w:r>
      <w:r>
        <w:rPr>
          <w:rFonts w:ascii="Arial Unicode MS" w:hAnsi="Arial Unicode MS"/>
          <w:spacing w:val="-2"/>
          <w:w w:val="120"/>
        </w:rPr>
        <w:t>×</w:t>
      </w:r>
      <w:r>
        <w:rPr>
          <w:spacing w:val="-2"/>
          <w:w w:val="120"/>
        </w:rPr>
        <w:t>).</w:t>
      </w:r>
    </w:p>
    <w:p w14:paraId="00DC23E7" w14:textId="77777777" w:rsidR="00350CFB" w:rsidRDefault="00283FFF">
      <w:pPr>
        <w:pStyle w:val="BodyText"/>
        <w:spacing w:before="133" w:line="396" w:lineRule="auto"/>
        <w:ind w:left="282" w:right="548" w:hanging="8"/>
        <w:jc w:val="both"/>
      </w:pPr>
      <w:r>
        <w:t>Token-decimal</w:t>
      </w:r>
      <w:r>
        <w:rPr>
          <w:spacing w:val="-10"/>
        </w:rPr>
        <w:t xml:space="preserve"> </w:t>
      </w:r>
      <w:r>
        <w:t>normalization,</w:t>
      </w:r>
      <w:r>
        <w:rPr>
          <w:spacing w:val="-9"/>
        </w:rPr>
        <w:t xml:space="preserve"> </w:t>
      </w:r>
      <w:r>
        <w:t>USD</w:t>
      </w:r>
      <w:r>
        <w:rPr>
          <w:spacing w:val="-10"/>
        </w:rPr>
        <w:t xml:space="preserve"> </w:t>
      </w:r>
      <w:r>
        <w:t>price</w:t>
      </w:r>
      <w:r>
        <w:rPr>
          <w:spacing w:val="-10"/>
        </w:rPr>
        <w:t xml:space="preserve"> </w:t>
      </w:r>
      <w:r>
        <w:t>oracles,</w:t>
      </w:r>
      <w:r>
        <w:rPr>
          <w:spacing w:val="-9"/>
        </w:rPr>
        <w:t xml:space="preserve"> </w:t>
      </w:r>
      <w:r>
        <w:t>and</w:t>
      </w:r>
      <w:r>
        <w:rPr>
          <w:spacing w:val="-10"/>
        </w:rPr>
        <w:t xml:space="preserve"> </w:t>
      </w:r>
      <w:r>
        <w:t>permit-versus-approve</w:t>
      </w:r>
      <w:r>
        <w:rPr>
          <w:spacing w:val="-10"/>
        </w:rPr>
        <w:t xml:space="preserve"> </w:t>
      </w:r>
      <w:r>
        <w:t>coverage</w:t>
      </w:r>
      <w:r>
        <w:rPr>
          <w:spacing w:val="-10"/>
        </w:rPr>
        <w:t xml:space="preserve"> </w:t>
      </w:r>
      <w:r>
        <w:t>may</w:t>
      </w:r>
      <w:r>
        <w:rPr>
          <w:spacing w:val="-10"/>
        </w:rPr>
        <w:t xml:space="preserve"> </w:t>
      </w:r>
      <w:r>
        <w:t>affect edge weights.</w:t>
      </w:r>
      <w:r>
        <w:rPr>
          <w:spacing w:val="40"/>
        </w:rPr>
        <w:t xml:space="preserve"> </w:t>
      </w:r>
      <w:r>
        <w:t xml:space="preserve">Extended baselines (alternative PageRank variants and lending-oriented graphs) are archived for future comparison (Appendix </w:t>
      </w:r>
      <w:hyperlink w:anchor="_bookmark198" w:history="1">
        <w:r>
          <w:t>8.1</w:t>
        </w:r>
      </w:hyperlink>
      <w:r>
        <w:t>) but are excluded from the main dissertation narrative.</w:t>
      </w:r>
      <w:r>
        <w:rPr>
          <w:spacing w:val="40"/>
        </w:rPr>
        <w:t xml:space="preserve"> </w:t>
      </w:r>
      <w:r>
        <w:t>Unsecured lending default labels are out of scope.</w:t>
      </w:r>
      <w:r>
        <w:rPr>
          <w:spacing w:val="40"/>
        </w:rPr>
        <w:t xml:space="preserve"> </w:t>
      </w:r>
      <w:r>
        <w:t xml:space="preserve">Regulatory and ethical deployment constraints (Section </w:t>
      </w:r>
      <w:hyperlink w:anchor="_bookmark125" w:history="1">
        <w:r>
          <w:t>5.6</w:t>
        </w:r>
      </w:hyperlink>
      <w:r>
        <w:t>) limit how scores should be used even when alignment is favorable.</w:t>
      </w:r>
    </w:p>
    <w:p w14:paraId="00DC23E8" w14:textId="77777777" w:rsidR="00350CFB" w:rsidRDefault="00283FFF">
      <w:pPr>
        <w:pStyle w:val="BodyText"/>
        <w:spacing w:before="19"/>
        <w:ind w:left="274"/>
        <w:jc w:val="both"/>
      </w:pPr>
      <w:r>
        <w:t>These</w:t>
      </w:r>
      <w:r>
        <w:rPr>
          <w:spacing w:val="-15"/>
        </w:rPr>
        <w:t xml:space="preserve"> </w:t>
      </w:r>
      <w:r>
        <w:t>limitations</w:t>
      </w:r>
      <w:r>
        <w:rPr>
          <w:spacing w:val="-15"/>
        </w:rPr>
        <w:t xml:space="preserve"> </w:t>
      </w:r>
      <w:r>
        <w:t>bound</w:t>
      </w:r>
      <w:r>
        <w:rPr>
          <w:spacing w:val="-15"/>
        </w:rPr>
        <w:t xml:space="preserve"> </w:t>
      </w:r>
      <w:r>
        <w:t>the</w:t>
      </w:r>
      <w:r>
        <w:rPr>
          <w:spacing w:val="-15"/>
        </w:rPr>
        <w:t xml:space="preserve"> </w:t>
      </w:r>
      <w:r>
        <w:t>claims:</w:t>
      </w:r>
      <w:r>
        <w:rPr>
          <w:spacing w:val="-10"/>
        </w:rPr>
        <w:t xml:space="preserve"> </w:t>
      </w:r>
      <w:r>
        <w:t>EndorseRank</w:t>
      </w:r>
      <w:r>
        <w:rPr>
          <w:spacing w:val="-15"/>
        </w:rPr>
        <w:t xml:space="preserve"> </w:t>
      </w:r>
      <w:r>
        <w:t>is</w:t>
      </w:r>
      <w:r>
        <w:rPr>
          <w:spacing w:val="-15"/>
        </w:rPr>
        <w:t xml:space="preserve"> </w:t>
      </w:r>
      <w:r>
        <w:t>a</w:t>
      </w:r>
      <w:r>
        <w:rPr>
          <w:spacing w:val="-15"/>
        </w:rPr>
        <w:t xml:space="preserve"> </w:t>
      </w:r>
      <w:r>
        <w:t>credible,</w:t>
      </w:r>
      <w:r>
        <w:rPr>
          <w:spacing w:val="-15"/>
        </w:rPr>
        <w:t xml:space="preserve"> </w:t>
      </w:r>
      <w:r>
        <w:t>efficient,</w:t>
      </w:r>
      <w:r>
        <w:rPr>
          <w:spacing w:val="-15"/>
        </w:rPr>
        <w:t xml:space="preserve"> </w:t>
      </w:r>
      <w:r>
        <w:t>allowance-specific</w:t>
      </w:r>
      <w:r>
        <w:rPr>
          <w:spacing w:val="-15"/>
        </w:rPr>
        <w:t xml:space="preserve"> </w:t>
      </w:r>
      <w:r>
        <w:rPr>
          <w:spacing w:val="-2"/>
        </w:rPr>
        <w:t>social</w:t>
      </w:r>
    </w:p>
    <w:p w14:paraId="00DC23E9" w14:textId="77777777" w:rsidR="00350CFB" w:rsidRDefault="00350CFB">
      <w:pPr>
        <w:pStyle w:val="BodyText"/>
        <w:jc w:val="both"/>
        <w:sectPr w:rsidR="00350CFB">
          <w:pgSz w:w="11910" w:h="16840"/>
          <w:pgMar w:top="1840" w:right="708" w:bottom="2300" w:left="992" w:header="0" w:footer="2115" w:gutter="0"/>
          <w:cols w:space="720"/>
        </w:sectPr>
      </w:pPr>
    </w:p>
    <w:p w14:paraId="00DC23EA" w14:textId="77777777" w:rsidR="00350CFB" w:rsidRDefault="00283FFF">
      <w:pPr>
        <w:pStyle w:val="BodyText"/>
        <w:spacing w:before="72" w:line="396" w:lineRule="auto"/>
        <w:ind w:left="282" w:right="556"/>
      </w:pPr>
      <w:r>
        <w:lastRenderedPageBreak/>
        <w:t>reputation</w:t>
      </w:r>
      <w:r>
        <w:rPr>
          <w:spacing w:val="-15"/>
        </w:rPr>
        <w:t xml:space="preserve"> </w:t>
      </w:r>
      <w:r>
        <w:t>method</w:t>
      </w:r>
      <w:r>
        <w:rPr>
          <w:spacing w:val="-15"/>
        </w:rPr>
        <w:t xml:space="preserve"> </w:t>
      </w:r>
      <w:r>
        <w:t>on</w:t>
      </w:r>
      <w:r>
        <w:rPr>
          <w:spacing w:val="-15"/>
        </w:rPr>
        <w:t xml:space="preserve"> </w:t>
      </w:r>
      <w:r>
        <w:t>the</w:t>
      </w:r>
      <w:r>
        <w:rPr>
          <w:spacing w:val="-15"/>
        </w:rPr>
        <w:t xml:space="preserve"> </w:t>
      </w:r>
      <w:r>
        <w:t>studied</w:t>
      </w:r>
      <w:r>
        <w:rPr>
          <w:spacing w:val="-15"/>
        </w:rPr>
        <w:t xml:space="preserve"> </w:t>
      </w:r>
      <w:r>
        <w:t>cohort</w:t>
      </w:r>
      <w:r>
        <w:rPr>
          <w:spacing w:val="-15"/>
        </w:rPr>
        <w:t xml:space="preserve"> </w:t>
      </w:r>
      <w:r>
        <w:t>and</w:t>
      </w:r>
      <w:r>
        <w:rPr>
          <w:spacing w:val="-15"/>
        </w:rPr>
        <w:t xml:space="preserve"> </w:t>
      </w:r>
      <w:r>
        <w:t>window;</w:t>
      </w:r>
      <w:r>
        <w:rPr>
          <w:spacing w:val="-15"/>
        </w:rPr>
        <w:t xml:space="preserve"> </w:t>
      </w:r>
      <w:r>
        <w:t>it</w:t>
      </w:r>
      <w:r>
        <w:rPr>
          <w:spacing w:val="-15"/>
        </w:rPr>
        <w:t xml:space="preserve"> </w:t>
      </w:r>
      <w:r>
        <w:t>is</w:t>
      </w:r>
      <w:r>
        <w:rPr>
          <w:spacing w:val="-15"/>
        </w:rPr>
        <w:t xml:space="preserve"> </w:t>
      </w:r>
      <w:r>
        <w:t>not</w:t>
      </w:r>
      <w:r>
        <w:rPr>
          <w:spacing w:val="-15"/>
        </w:rPr>
        <w:t xml:space="preserve"> </w:t>
      </w:r>
      <w:r>
        <w:t>a</w:t>
      </w:r>
      <w:r>
        <w:rPr>
          <w:spacing w:val="-15"/>
        </w:rPr>
        <w:t xml:space="preserve"> </w:t>
      </w:r>
      <w:r>
        <w:t>universal</w:t>
      </w:r>
      <w:r>
        <w:rPr>
          <w:spacing w:val="-15"/>
        </w:rPr>
        <w:t xml:space="preserve"> </w:t>
      </w:r>
      <w:r>
        <w:t>credit</w:t>
      </w:r>
      <w:r>
        <w:rPr>
          <w:spacing w:val="-15"/>
        </w:rPr>
        <w:t xml:space="preserve"> </w:t>
      </w:r>
      <w:r>
        <w:t>score,</w:t>
      </w:r>
      <w:r>
        <w:rPr>
          <w:spacing w:val="-15"/>
        </w:rPr>
        <w:t xml:space="preserve"> </w:t>
      </w:r>
      <w:r>
        <w:t>a</w:t>
      </w:r>
      <w:r>
        <w:rPr>
          <w:spacing w:val="-15"/>
        </w:rPr>
        <w:t xml:space="preserve"> </w:t>
      </w:r>
      <w:r>
        <w:t xml:space="preserve">Sybil-proof identity system, or a replacement for protocol-level collateralization </w:t>
      </w:r>
      <w:hyperlink w:anchor="_bookmark159" w:history="1">
        <w:r>
          <w:rPr>
            <w:vertAlign w:val="superscript"/>
          </w:rPr>
          <w:t>[26]</w:t>
        </w:r>
      </w:hyperlink>
      <w:r>
        <w:rPr>
          <w:vertAlign w:val="superscript"/>
        </w:rPr>
        <w:t>,</w:t>
      </w:r>
      <w:hyperlink w:anchor="_bookmark181" w:history="1">
        <w:r>
          <w:rPr>
            <w:vertAlign w:val="superscript"/>
          </w:rPr>
          <w:t>[48]</w:t>
        </w:r>
      </w:hyperlink>
      <w:r>
        <w:t>.</w:t>
      </w:r>
    </w:p>
    <w:p w14:paraId="00DC23EB" w14:textId="77777777" w:rsidR="00350CFB" w:rsidRDefault="00350CFB">
      <w:pPr>
        <w:pStyle w:val="BodyText"/>
        <w:spacing w:line="396" w:lineRule="auto"/>
        <w:sectPr w:rsidR="00350CFB">
          <w:pgSz w:w="11910" w:h="16840"/>
          <w:pgMar w:top="1840" w:right="708" w:bottom="2300" w:left="992" w:header="0" w:footer="2115" w:gutter="0"/>
          <w:cols w:space="720"/>
        </w:sectPr>
      </w:pPr>
    </w:p>
    <w:p w14:paraId="00DC23EC" w14:textId="77777777" w:rsidR="00350CFB" w:rsidRDefault="00350CFB">
      <w:pPr>
        <w:pStyle w:val="BodyText"/>
        <w:rPr>
          <w:sz w:val="34"/>
        </w:rPr>
      </w:pPr>
    </w:p>
    <w:p w14:paraId="00DC23ED" w14:textId="77777777" w:rsidR="00350CFB" w:rsidRDefault="00350CFB">
      <w:pPr>
        <w:pStyle w:val="BodyText"/>
        <w:spacing w:before="197"/>
        <w:rPr>
          <w:sz w:val="34"/>
        </w:rPr>
      </w:pPr>
    </w:p>
    <w:p w14:paraId="00DC23EE" w14:textId="77777777" w:rsidR="00350CFB" w:rsidRDefault="00283FFF">
      <w:pPr>
        <w:pStyle w:val="Heading1"/>
        <w:numPr>
          <w:ilvl w:val="0"/>
          <w:numId w:val="26"/>
        </w:numPr>
        <w:tabs>
          <w:tab w:val="left" w:pos="625"/>
        </w:tabs>
        <w:ind w:left="625" w:hanging="343"/>
        <w:jc w:val="both"/>
      </w:pPr>
      <w:bookmarkStart w:id="368" w:name="Conclusion_and_Future_Work"/>
      <w:bookmarkStart w:id="369" w:name="_bookmark128"/>
      <w:bookmarkEnd w:id="368"/>
      <w:bookmarkEnd w:id="369"/>
      <w:r>
        <w:t>Conclusion</w:t>
      </w:r>
      <w:r>
        <w:rPr>
          <w:spacing w:val="5"/>
        </w:rPr>
        <w:t xml:space="preserve"> </w:t>
      </w:r>
      <w:r>
        <w:t>and</w:t>
      </w:r>
      <w:r>
        <w:rPr>
          <w:spacing w:val="6"/>
        </w:rPr>
        <w:t xml:space="preserve"> </w:t>
      </w:r>
      <w:r>
        <w:t>Future</w:t>
      </w:r>
      <w:r>
        <w:rPr>
          <w:spacing w:val="5"/>
        </w:rPr>
        <w:t xml:space="preserve"> </w:t>
      </w:r>
      <w:r>
        <w:rPr>
          <w:spacing w:val="-4"/>
        </w:rPr>
        <w:t>Work</w:t>
      </w:r>
    </w:p>
    <w:p w14:paraId="00DC23EF" w14:textId="77777777" w:rsidR="00350CFB" w:rsidRDefault="00350CFB">
      <w:pPr>
        <w:pStyle w:val="BodyText"/>
        <w:spacing w:before="28"/>
        <w:rPr>
          <w:b/>
          <w:sz w:val="34"/>
        </w:rPr>
      </w:pPr>
    </w:p>
    <w:p w14:paraId="00DC23F0" w14:textId="0AA737C6" w:rsidR="00350CFB" w:rsidRDefault="00283FFF">
      <w:pPr>
        <w:pStyle w:val="BodyText"/>
        <w:spacing w:line="396" w:lineRule="auto"/>
        <w:ind w:left="282" w:right="533" w:hanging="8"/>
        <w:jc w:val="both"/>
      </w:pPr>
      <w:r>
        <w:t>This</w:t>
      </w:r>
      <w:r>
        <w:rPr>
          <w:spacing w:val="-7"/>
        </w:rPr>
        <w:t xml:space="preserve"> </w:t>
      </w:r>
      <w:r>
        <w:t>chapter</w:t>
      </w:r>
      <w:r>
        <w:rPr>
          <w:spacing w:val="-7"/>
        </w:rPr>
        <w:t xml:space="preserve"> </w:t>
      </w:r>
      <w:r>
        <w:t>synthesizes</w:t>
      </w:r>
      <w:r>
        <w:rPr>
          <w:spacing w:val="-7"/>
        </w:rPr>
        <w:t xml:space="preserve"> </w:t>
      </w:r>
      <w:r>
        <w:t>the</w:t>
      </w:r>
      <w:r>
        <w:rPr>
          <w:spacing w:val="-7"/>
        </w:rPr>
        <w:t xml:space="preserve"> </w:t>
      </w:r>
      <w:del w:id="370" w:author="Moulla, Donatien Koulla" w:date="2026-08-27T17:13:00Z">
        <w:r>
          <w:delText>dissertation</w:delText>
        </w:r>
      </w:del>
      <w:ins w:id="371" w:author="Moulla, Donatien Koulla" w:date="2026-08-27T17:13:00Z">
        <w:r>
          <w:t>thesis</w:t>
        </w:r>
      </w:ins>
      <w:r>
        <w:t>,</w:t>
      </w:r>
      <w:r>
        <w:rPr>
          <w:spacing w:val="-6"/>
        </w:rPr>
        <w:t xml:space="preserve"> </w:t>
      </w:r>
      <w:r>
        <w:t>states</w:t>
      </w:r>
      <w:r>
        <w:rPr>
          <w:spacing w:val="-7"/>
        </w:rPr>
        <w:t xml:space="preserve"> </w:t>
      </w:r>
      <w:r>
        <w:t>the</w:t>
      </w:r>
      <w:r>
        <w:rPr>
          <w:spacing w:val="-7"/>
        </w:rPr>
        <w:t xml:space="preserve"> </w:t>
      </w:r>
      <w:r>
        <w:t>original</w:t>
      </w:r>
      <w:r>
        <w:rPr>
          <w:spacing w:val="-7"/>
        </w:rPr>
        <w:t xml:space="preserve"> </w:t>
      </w:r>
      <w:r>
        <w:t>contribution</w:t>
      </w:r>
      <w:r>
        <w:rPr>
          <w:spacing w:val="-7"/>
        </w:rPr>
        <w:t xml:space="preserve"> </w:t>
      </w:r>
      <w:r>
        <w:t>to</w:t>
      </w:r>
      <w:r>
        <w:rPr>
          <w:spacing w:val="-7"/>
        </w:rPr>
        <w:t xml:space="preserve"> </w:t>
      </w:r>
      <w:r>
        <w:t>knowledge,</w:t>
      </w:r>
      <w:r>
        <w:rPr>
          <w:spacing w:val="-6"/>
        </w:rPr>
        <w:t xml:space="preserve"> </w:t>
      </w:r>
      <w:r>
        <w:t>revisits</w:t>
      </w:r>
      <w:r>
        <w:rPr>
          <w:spacing w:val="-7"/>
        </w:rPr>
        <w:t xml:space="preserve"> </w:t>
      </w:r>
      <w:r>
        <w:t xml:space="preserve">the </w:t>
      </w:r>
      <w:r>
        <w:rPr>
          <w:spacing w:val="-2"/>
        </w:rPr>
        <w:t>research</w:t>
      </w:r>
      <w:r>
        <w:rPr>
          <w:spacing w:val="-3"/>
        </w:rPr>
        <w:t xml:space="preserve"> </w:t>
      </w:r>
      <w:r>
        <w:rPr>
          <w:spacing w:val="-2"/>
        </w:rPr>
        <w:t>questions, and</w:t>
      </w:r>
      <w:r>
        <w:rPr>
          <w:spacing w:val="-3"/>
        </w:rPr>
        <w:t xml:space="preserve"> </w:t>
      </w:r>
      <w:r>
        <w:rPr>
          <w:spacing w:val="-2"/>
        </w:rPr>
        <w:t>outlines</w:t>
      </w:r>
      <w:r>
        <w:rPr>
          <w:spacing w:val="-3"/>
        </w:rPr>
        <w:t xml:space="preserve"> </w:t>
      </w:r>
      <w:r>
        <w:rPr>
          <w:spacing w:val="-2"/>
        </w:rPr>
        <w:t>future</w:t>
      </w:r>
      <w:r>
        <w:rPr>
          <w:spacing w:val="-3"/>
        </w:rPr>
        <w:t xml:space="preserve"> </w:t>
      </w:r>
      <w:r>
        <w:rPr>
          <w:spacing w:val="-2"/>
        </w:rPr>
        <w:t>work</w:t>
      </w:r>
      <w:r>
        <w:rPr>
          <w:spacing w:val="-3"/>
        </w:rPr>
        <w:t xml:space="preserve"> </w:t>
      </w:r>
      <w:r>
        <w:rPr>
          <w:spacing w:val="-2"/>
        </w:rPr>
        <w:t>on</w:t>
      </w:r>
      <w:r>
        <w:rPr>
          <w:spacing w:val="-3"/>
        </w:rPr>
        <w:t xml:space="preserve"> </w:t>
      </w:r>
      <w:r>
        <w:rPr>
          <w:spacing w:val="-2"/>
        </w:rPr>
        <w:t>cross-protocol</w:t>
      </w:r>
      <w:r>
        <w:rPr>
          <w:spacing w:val="-3"/>
        </w:rPr>
        <w:t xml:space="preserve"> </w:t>
      </w:r>
      <w:r>
        <w:rPr>
          <w:spacing w:val="-2"/>
        </w:rPr>
        <w:t>validation, adversarial</w:t>
      </w:r>
      <w:r>
        <w:rPr>
          <w:spacing w:val="-3"/>
        </w:rPr>
        <w:t xml:space="preserve"> </w:t>
      </w:r>
      <w:r>
        <w:rPr>
          <w:spacing w:val="-2"/>
        </w:rPr>
        <w:t xml:space="preserve">manipulation, </w:t>
      </w:r>
      <w:bookmarkStart w:id="372" w:name="Summary_of_findings"/>
      <w:bookmarkStart w:id="373" w:name="_bookmark129"/>
      <w:bookmarkEnd w:id="372"/>
      <w:bookmarkEnd w:id="373"/>
      <w:r>
        <w:t>hybrid methods, and live oracle integration.</w:t>
      </w:r>
    </w:p>
    <w:p w14:paraId="00DC23F1" w14:textId="77777777" w:rsidR="00350CFB" w:rsidRDefault="00350CFB">
      <w:pPr>
        <w:pStyle w:val="BodyText"/>
        <w:spacing w:before="161"/>
      </w:pPr>
    </w:p>
    <w:p w14:paraId="00DC23F2" w14:textId="77777777" w:rsidR="00350CFB" w:rsidRDefault="00283FFF">
      <w:pPr>
        <w:pStyle w:val="Heading2"/>
        <w:numPr>
          <w:ilvl w:val="1"/>
          <w:numId w:val="26"/>
        </w:numPr>
        <w:tabs>
          <w:tab w:val="left" w:pos="783"/>
        </w:tabs>
        <w:spacing w:before="1"/>
        <w:ind w:left="783" w:hanging="501"/>
      </w:pPr>
      <w:r>
        <w:t>Summary</w:t>
      </w:r>
      <w:r>
        <w:rPr>
          <w:spacing w:val="15"/>
        </w:rPr>
        <w:t xml:space="preserve"> </w:t>
      </w:r>
      <w:r>
        <w:t>of</w:t>
      </w:r>
      <w:r>
        <w:rPr>
          <w:spacing w:val="15"/>
        </w:rPr>
        <w:t xml:space="preserve"> </w:t>
      </w:r>
      <w:r>
        <w:rPr>
          <w:spacing w:val="-2"/>
        </w:rPr>
        <w:t>findings</w:t>
      </w:r>
    </w:p>
    <w:p w14:paraId="00DC23F3" w14:textId="77777777" w:rsidR="00350CFB" w:rsidRDefault="00350CFB">
      <w:pPr>
        <w:pStyle w:val="BodyText"/>
        <w:spacing w:before="23"/>
        <w:rPr>
          <w:b/>
          <w:sz w:val="28"/>
        </w:rPr>
      </w:pPr>
    </w:p>
    <w:p w14:paraId="00DC23F4" w14:textId="515093D1" w:rsidR="00350CFB" w:rsidRDefault="00283FFF">
      <w:pPr>
        <w:pStyle w:val="BodyText"/>
        <w:spacing w:before="1" w:line="391" w:lineRule="auto"/>
        <w:ind w:left="273" w:right="523" w:firstLine="1"/>
        <w:jc w:val="both"/>
      </w:pPr>
      <w:r>
        <w:t>This</w:t>
      </w:r>
      <w:r>
        <w:rPr>
          <w:spacing w:val="-10"/>
        </w:rPr>
        <w:t xml:space="preserve"> </w:t>
      </w:r>
      <w:del w:id="374" w:author="Moulla, Donatien Koulla" w:date="2026-08-27T17:13:00Z">
        <w:r>
          <w:delText>dissertation</w:delText>
        </w:r>
      </w:del>
      <w:ins w:id="375" w:author="Moulla, Donatien Koulla" w:date="2026-08-27T17:13:00Z">
        <w:r>
          <w:t>thesis</w:t>
        </w:r>
      </w:ins>
      <w:r>
        <w:rPr>
          <w:spacing w:val="-10"/>
        </w:rPr>
        <w:t xml:space="preserve"> </w:t>
      </w:r>
      <w:r>
        <w:t>formulated</w:t>
      </w:r>
      <w:r>
        <w:rPr>
          <w:spacing w:val="-10"/>
        </w:rPr>
        <w:t xml:space="preserve"> </w:t>
      </w:r>
      <w:r>
        <w:t>EndorseRank,</w:t>
      </w:r>
      <w:r>
        <w:rPr>
          <w:spacing w:val="-9"/>
        </w:rPr>
        <w:t xml:space="preserve"> </w:t>
      </w:r>
      <w:r>
        <w:t>a</w:t>
      </w:r>
      <w:r>
        <w:rPr>
          <w:spacing w:val="-10"/>
        </w:rPr>
        <w:t xml:space="preserve"> </w:t>
      </w:r>
      <w:r>
        <w:t>PageRank</w:t>
      </w:r>
      <w:r>
        <w:rPr>
          <w:spacing w:val="-10"/>
        </w:rPr>
        <w:t xml:space="preserve"> </w:t>
      </w:r>
      <w:r>
        <w:t>method</w:t>
      </w:r>
      <w:r>
        <w:rPr>
          <w:spacing w:val="-10"/>
        </w:rPr>
        <w:t xml:space="preserve"> </w:t>
      </w:r>
      <w:r>
        <w:t>on</w:t>
      </w:r>
      <w:r>
        <w:rPr>
          <w:spacing w:val="-10"/>
        </w:rPr>
        <w:t xml:space="preserve"> </w:t>
      </w:r>
      <w:r>
        <w:t>a</w:t>
      </w:r>
      <w:r>
        <w:rPr>
          <w:spacing w:val="-10"/>
        </w:rPr>
        <w:t xml:space="preserve"> </w:t>
      </w:r>
      <w:r>
        <w:t>latest-allowance</w:t>
      </w:r>
      <w:r>
        <w:rPr>
          <w:spacing w:val="-10"/>
        </w:rPr>
        <w:t xml:space="preserve"> </w:t>
      </w:r>
      <w:r>
        <w:t>endorsement graph</w:t>
      </w:r>
      <w:r>
        <w:rPr>
          <w:spacing w:val="-5"/>
        </w:rPr>
        <w:t xml:space="preserve"> </w:t>
      </w:r>
      <w:r>
        <w:t>that</w:t>
      </w:r>
      <w:r>
        <w:rPr>
          <w:spacing w:val="-5"/>
        </w:rPr>
        <w:t xml:space="preserve"> </w:t>
      </w:r>
      <w:r>
        <w:t>produces</w:t>
      </w:r>
      <w:r>
        <w:rPr>
          <w:spacing w:val="-5"/>
        </w:rPr>
        <w:t xml:space="preserve"> </w:t>
      </w:r>
      <w:r>
        <w:t>an</w:t>
      </w:r>
      <w:r>
        <w:rPr>
          <w:spacing w:val="-5"/>
        </w:rPr>
        <w:t xml:space="preserve"> </w:t>
      </w:r>
      <w:r>
        <w:t>on-chain</w:t>
      </w:r>
      <w:r>
        <w:rPr>
          <w:spacing w:val="-4"/>
        </w:rPr>
        <w:t xml:space="preserve"> </w:t>
      </w:r>
      <w:r>
        <w:t>reputation</w:t>
      </w:r>
      <w:r>
        <w:rPr>
          <w:spacing w:val="-5"/>
        </w:rPr>
        <w:t xml:space="preserve"> </w:t>
      </w:r>
      <w:r>
        <w:t>score</w:t>
      </w:r>
      <w:r>
        <w:rPr>
          <w:spacing w:val="-4"/>
        </w:rPr>
        <w:t xml:space="preserve"> </w:t>
      </w:r>
      <w:r>
        <w:t>on</w:t>
      </w:r>
      <w:r>
        <w:rPr>
          <w:spacing w:val="-5"/>
        </w:rPr>
        <w:t xml:space="preserve"> </w:t>
      </w:r>
      <w:r>
        <w:t>Arbitrum</w:t>
      </w:r>
      <w:r>
        <w:rPr>
          <w:spacing w:val="-4"/>
        </w:rPr>
        <w:t xml:space="preserve"> </w:t>
      </w:r>
      <w:r>
        <w:t>One,</w:t>
      </w:r>
      <w:r>
        <w:rPr>
          <w:spacing w:val="-4"/>
        </w:rPr>
        <w:t xml:space="preserve"> </w:t>
      </w:r>
      <w:r>
        <w:t>and</w:t>
      </w:r>
      <w:r>
        <w:rPr>
          <w:spacing w:val="-5"/>
        </w:rPr>
        <w:t xml:space="preserve"> </w:t>
      </w:r>
      <w:r>
        <w:t>evaluated</w:t>
      </w:r>
      <w:r>
        <w:rPr>
          <w:spacing w:val="-4"/>
        </w:rPr>
        <w:t xml:space="preserve"> </w:t>
      </w:r>
      <w:r>
        <w:t>it</w:t>
      </w:r>
      <w:r>
        <w:rPr>
          <w:spacing w:val="-5"/>
        </w:rPr>
        <w:t xml:space="preserve"> </w:t>
      </w:r>
      <w:r>
        <w:t>against</w:t>
      </w:r>
      <w:r>
        <w:rPr>
          <w:spacing w:val="-4"/>
        </w:rPr>
        <w:t xml:space="preserve"> </w:t>
      </w:r>
      <w:r>
        <w:t>Adap-</w:t>
      </w:r>
      <w:r>
        <w:rPr>
          <w:spacing w:val="-2"/>
        </w:rPr>
        <w:t>tive</w:t>
      </w:r>
      <w:r>
        <w:rPr>
          <w:spacing w:val="-7"/>
        </w:rPr>
        <w:t xml:space="preserve"> </w:t>
      </w:r>
      <w:r>
        <w:rPr>
          <w:spacing w:val="-2"/>
        </w:rPr>
        <w:t>Weighted</w:t>
      </w:r>
      <w:r>
        <w:rPr>
          <w:spacing w:val="-7"/>
        </w:rPr>
        <w:t xml:space="preserve"> </w:t>
      </w:r>
      <w:r>
        <w:rPr>
          <w:spacing w:val="-2"/>
        </w:rPr>
        <w:t>PageRank</w:t>
      </w:r>
      <w:r>
        <w:rPr>
          <w:spacing w:val="-7"/>
        </w:rPr>
        <w:t xml:space="preserve"> </w:t>
      </w:r>
      <w:r>
        <w:rPr>
          <w:spacing w:val="-2"/>
        </w:rPr>
        <w:t>(AWP),</w:t>
      </w:r>
      <w:r>
        <w:rPr>
          <w:spacing w:val="-7"/>
        </w:rPr>
        <w:t xml:space="preserve"> </w:t>
      </w:r>
      <w:r>
        <w:rPr>
          <w:spacing w:val="-2"/>
        </w:rPr>
        <w:t>the</w:t>
      </w:r>
      <w:r>
        <w:rPr>
          <w:spacing w:val="-7"/>
        </w:rPr>
        <w:t xml:space="preserve"> </w:t>
      </w:r>
      <w:r>
        <w:rPr>
          <w:spacing w:val="-2"/>
        </w:rPr>
        <w:t>transfer-graph</w:t>
      </w:r>
      <w:r>
        <w:rPr>
          <w:spacing w:val="-7"/>
        </w:rPr>
        <w:t xml:space="preserve"> </w:t>
      </w:r>
      <w:r>
        <w:rPr>
          <w:spacing w:val="-2"/>
        </w:rPr>
        <w:t>baseline</w:t>
      </w:r>
      <w:r>
        <w:rPr>
          <w:spacing w:val="-7"/>
        </w:rPr>
        <w:t xml:space="preserve"> </w:t>
      </w:r>
      <w:r>
        <w:rPr>
          <w:spacing w:val="-2"/>
        </w:rPr>
        <w:t>of</w:t>
      </w:r>
      <w:r>
        <w:rPr>
          <w:spacing w:val="-6"/>
        </w:rPr>
        <w:t xml:space="preserve"> </w:t>
      </w:r>
      <w:r>
        <w:rPr>
          <w:spacing w:val="-2"/>
        </w:rPr>
        <w:t>Do</w:t>
      </w:r>
      <w:r>
        <w:rPr>
          <w:spacing w:val="-7"/>
        </w:rPr>
        <w:t xml:space="preserve"> </w:t>
      </w:r>
      <w:r>
        <w:rPr>
          <w:spacing w:val="-2"/>
        </w:rPr>
        <w:t>et</w:t>
      </w:r>
      <w:r>
        <w:rPr>
          <w:spacing w:val="-6"/>
        </w:rPr>
        <w:t xml:space="preserve"> </w:t>
      </w:r>
      <w:r>
        <w:rPr>
          <w:spacing w:val="-2"/>
        </w:rPr>
        <w:t>al.</w:t>
      </w:r>
      <w:hyperlink w:anchor="_bookmark149" w:history="1">
        <w:r>
          <w:rPr>
            <w:spacing w:val="-2"/>
            <w:vertAlign w:val="superscript"/>
          </w:rPr>
          <w:t>[16]</w:t>
        </w:r>
      </w:hyperlink>
      <w:r>
        <w:rPr>
          <w:spacing w:val="-2"/>
        </w:rPr>
        <w:t>,</w:t>
      </w:r>
      <w:r>
        <w:rPr>
          <w:spacing w:val="-4"/>
        </w:rPr>
        <w:t xml:space="preserve"> </w:t>
      </w:r>
      <w:r>
        <w:rPr>
          <w:spacing w:val="-2"/>
        </w:rPr>
        <w:t>on</w:t>
      </w:r>
      <w:r>
        <w:rPr>
          <w:spacing w:val="-7"/>
        </w:rPr>
        <w:t xml:space="preserve"> </w:t>
      </w:r>
      <w:r>
        <w:rPr>
          <w:spacing w:val="-2"/>
        </w:rPr>
        <w:t>an</w:t>
      </w:r>
      <w:r>
        <w:rPr>
          <w:spacing w:val="-7"/>
        </w:rPr>
        <w:t xml:space="preserve"> </w:t>
      </w:r>
      <w:r>
        <w:rPr>
          <w:spacing w:val="-2"/>
        </w:rPr>
        <w:t>identical</w:t>
      </w:r>
      <w:r>
        <w:rPr>
          <w:spacing w:val="-6"/>
        </w:rPr>
        <w:t xml:space="preserve"> </w:t>
      </w:r>
      <w:r>
        <w:rPr>
          <w:spacing w:val="-2"/>
        </w:rPr>
        <w:t xml:space="preserve">matched </w:t>
      </w:r>
      <w:r>
        <w:t>wallet cohort (</w:t>
      </w:r>
      <w:r>
        <w:rPr>
          <w:i/>
        </w:rPr>
        <w:t xml:space="preserve">n </w:t>
      </w:r>
      <w:r>
        <w:rPr>
          <w:w w:val="105"/>
        </w:rPr>
        <w:t xml:space="preserve">= </w:t>
      </w:r>
      <w:r>
        <w:t>5</w:t>
      </w:r>
      <w:r>
        <w:rPr>
          <w:i/>
        </w:rPr>
        <w:t>,</w:t>
      </w:r>
      <w:r>
        <w:t>521).</w:t>
      </w:r>
      <w:r>
        <w:rPr>
          <w:spacing w:val="37"/>
        </w:rPr>
        <w:t xml:space="preserve"> </w:t>
      </w:r>
      <w:r>
        <w:t xml:space="preserve">Validation used five proxy families and GMX V2 perpetual outcomes </w:t>
      </w:r>
      <w:r>
        <w:rPr>
          <w:spacing w:val="-2"/>
        </w:rPr>
        <w:t>over</w:t>
      </w:r>
      <w:r>
        <w:rPr>
          <w:spacing w:val="-3"/>
        </w:rPr>
        <w:t xml:space="preserve"> </w:t>
      </w:r>
      <w:r>
        <w:rPr>
          <w:spacing w:val="-2"/>
        </w:rPr>
        <w:t>the observation window</w:t>
      </w:r>
      <w:r>
        <w:rPr>
          <w:spacing w:val="-3"/>
        </w:rPr>
        <w:t xml:space="preserve"> </w:t>
      </w:r>
      <w:r>
        <w:rPr>
          <w:spacing w:val="-2"/>
        </w:rPr>
        <w:t>2025-12-01</w:t>
      </w:r>
      <w:r>
        <w:rPr>
          <w:spacing w:val="-3"/>
        </w:rPr>
        <w:t xml:space="preserve"> </w:t>
      </w:r>
      <w:r>
        <w:rPr>
          <w:spacing w:val="-2"/>
        </w:rPr>
        <w:t>to 2026-05-31 (365</w:t>
      </w:r>
      <w:r>
        <w:rPr>
          <w:i/>
          <w:spacing w:val="-2"/>
        </w:rPr>
        <w:t>,</w:t>
      </w:r>
      <w:r>
        <w:rPr>
          <w:spacing w:val="-2"/>
        </w:rPr>
        <w:t>488 decoded</w:t>
      </w:r>
      <w:r>
        <w:rPr>
          <w:spacing w:val="-3"/>
        </w:rPr>
        <w:t xml:space="preserve"> </w:t>
      </w:r>
      <w:r>
        <w:rPr>
          <w:rFonts w:ascii="Courier New"/>
          <w:spacing w:val="-2"/>
        </w:rPr>
        <w:t xml:space="preserve">PositionDecrease </w:t>
      </w:r>
      <w:r>
        <w:t>events, 14</w:t>
      </w:r>
      <w:r>
        <w:rPr>
          <w:i/>
        </w:rPr>
        <w:t>,</w:t>
      </w:r>
      <w:r>
        <w:t>727 EndorseRank edges, and 137</w:t>
      </w:r>
      <w:r>
        <w:rPr>
          <w:i/>
        </w:rPr>
        <w:t>,</w:t>
      </w:r>
      <w:r>
        <w:t>087 AWP edges).</w:t>
      </w:r>
    </w:p>
    <w:p w14:paraId="00DC23F5" w14:textId="77777777" w:rsidR="00350CFB" w:rsidRDefault="00283FFF">
      <w:pPr>
        <w:pStyle w:val="BodyText"/>
        <w:spacing w:before="33"/>
        <w:ind w:left="274"/>
        <w:jc w:val="both"/>
      </w:pPr>
      <w:r>
        <w:t>The</w:t>
      </w:r>
      <w:r>
        <w:rPr>
          <w:spacing w:val="-13"/>
        </w:rPr>
        <w:t xml:space="preserve"> </w:t>
      </w:r>
      <w:r>
        <w:t>primary</w:t>
      </w:r>
      <w:r>
        <w:rPr>
          <w:spacing w:val="-12"/>
        </w:rPr>
        <w:t xml:space="preserve"> </w:t>
      </w:r>
      <w:r>
        <w:t>findings</w:t>
      </w:r>
      <w:r>
        <w:rPr>
          <w:spacing w:val="-12"/>
        </w:rPr>
        <w:t xml:space="preserve"> </w:t>
      </w:r>
      <w:r>
        <w:t>for</w:t>
      </w:r>
      <w:r>
        <w:rPr>
          <w:spacing w:val="-13"/>
        </w:rPr>
        <w:t xml:space="preserve"> </w:t>
      </w:r>
      <w:r>
        <w:t>the</w:t>
      </w:r>
      <w:r>
        <w:rPr>
          <w:spacing w:val="-12"/>
        </w:rPr>
        <w:t xml:space="preserve"> </w:t>
      </w:r>
      <w:r>
        <w:t>EndorseRank–AWP</w:t>
      </w:r>
      <w:r>
        <w:rPr>
          <w:spacing w:val="-12"/>
        </w:rPr>
        <w:t xml:space="preserve"> </w:t>
      </w:r>
      <w:r>
        <w:t>comparison</w:t>
      </w:r>
      <w:r>
        <w:rPr>
          <w:spacing w:val="-12"/>
        </w:rPr>
        <w:t xml:space="preserve"> </w:t>
      </w:r>
      <w:r>
        <w:t>are</w:t>
      </w:r>
      <w:r>
        <w:rPr>
          <w:spacing w:val="-13"/>
        </w:rPr>
        <w:t xml:space="preserve"> </w:t>
      </w:r>
      <w:r>
        <w:t>as</w:t>
      </w:r>
      <w:r>
        <w:rPr>
          <w:spacing w:val="-12"/>
        </w:rPr>
        <w:t xml:space="preserve"> </w:t>
      </w:r>
      <w:r>
        <w:rPr>
          <w:spacing w:val="-2"/>
        </w:rPr>
        <w:t>follows.</w:t>
      </w:r>
    </w:p>
    <w:p w14:paraId="00DC23F6" w14:textId="77777777" w:rsidR="00350CFB" w:rsidRDefault="00283FFF">
      <w:pPr>
        <w:pStyle w:val="BodyText"/>
        <w:spacing w:before="194" w:line="396" w:lineRule="auto"/>
        <w:ind w:left="273" w:right="524" w:firstLine="8"/>
        <w:jc w:val="both"/>
      </w:pPr>
      <w:r>
        <w:t>On reputation structure (RQ1), EndorseRank and AWP yield partially overlapping yet construct-distinct</w:t>
      </w:r>
      <w:r>
        <w:rPr>
          <w:spacing w:val="-14"/>
        </w:rPr>
        <w:t xml:space="preserve"> </w:t>
      </w:r>
      <w:r>
        <w:t>orderings.</w:t>
      </w:r>
      <w:r>
        <w:rPr>
          <w:spacing w:val="11"/>
        </w:rPr>
        <w:t xml:space="preserve"> </w:t>
      </w:r>
      <w:r>
        <w:t>Inter-method</w:t>
      </w:r>
      <w:r>
        <w:rPr>
          <w:spacing w:val="-14"/>
        </w:rPr>
        <w:t xml:space="preserve"> </w:t>
      </w:r>
      <w:r>
        <w:t>Kendall</w:t>
      </w:r>
      <w:r>
        <w:rPr>
          <w:spacing w:val="-15"/>
        </w:rPr>
        <w:t xml:space="preserve"> </w:t>
      </w:r>
      <w:r>
        <w:rPr>
          <w:i/>
        </w:rPr>
        <w:t>τ</w:t>
      </w:r>
      <w:r>
        <w:rPr>
          <w:i/>
          <w:spacing w:val="11"/>
        </w:rPr>
        <w:t xml:space="preserve"> </w:t>
      </w:r>
      <w:r>
        <w:t>between</w:t>
      </w:r>
      <w:r>
        <w:rPr>
          <w:spacing w:val="-14"/>
        </w:rPr>
        <w:t xml:space="preserve"> </w:t>
      </w:r>
      <w:r>
        <w:t>the</w:t>
      </w:r>
      <w:r>
        <w:rPr>
          <w:spacing w:val="-14"/>
        </w:rPr>
        <w:t xml:space="preserve"> </w:t>
      </w:r>
      <w:r>
        <w:t>two</w:t>
      </w:r>
      <w:r>
        <w:rPr>
          <w:spacing w:val="-14"/>
        </w:rPr>
        <w:t xml:space="preserve"> </w:t>
      </w:r>
      <w:r>
        <w:t>score</w:t>
      </w:r>
      <w:r>
        <w:rPr>
          <w:spacing w:val="-14"/>
        </w:rPr>
        <w:t xml:space="preserve"> </w:t>
      </w:r>
      <w:r>
        <w:t>vectors</w:t>
      </w:r>
      <w:r>
        <w:rPr>
          <w:spacing w:val="-14"/>
        </w:rPr>
        <w:t xml:space="preserve"> </w:t>
      </w:r>
      <w:r>
        <w:t>is</w:t>
      </w:r>
      <w:r>
        <w:rPr>
          <w:spacing w:val="-14"/>
        </w:rPr>
        <w:t xml:space="preserve"> </w:t>
      </w:r>
      <w:r>
        <w:t>0</w:t>
      </w:r>
      <w:r>
        <w:rPr>
          <w:i/>
        </w:rPr>
        <w:t>.</w:t>
      </w:r>
      <w:r>
        <w:t>316,</w:t>
      </w:r>
      <w:r>
        <w:rPr>
          <w:spacing w:val="-13"/>
        </w:rPr>
        <w:t xml:space="preserve"> </w:t>
      </w:r>
      <w:r>
        <w:t>within</w:t>
      </w:r>
      <w:r>
        <w:rPr>
          <w:spacing w:val="-14"/>
        </w:rPr>
        <w:t xml:space="preserve"> </w:t>
      </w:r>
      <w:r>
        <w:t>the</w:t>
      </w:r>
      <w:r>
        <w:rPr>
          <w:spacing w:val="-14"/>
        </w:rPr>
        <w:t xml:space="preserve"> </w:t>
      </w:r>
      <w:r>
        <w:t>weak-to-moderate band:</w:t>
      </w:r>
      <w:r>
        <w:rPr>
          <w:spacing w:val="40"/>
        </w:rPr>
        <w:t xml:space="preserve"> </w:t>
      </w:r>
      <w:r>
        <w:t>correlation is present, but allowance and transfer graphs emphasize different wallet relationships. H1 is supported.</w:t>
      </w:r>
    </w:p>
    <w:p w14:paraId="00DC23F7" w14:textId="77777777" w:rsidR="00350CFB" w:rsidRDefault="00283FFF">
      <w:pPr>
        <w:pStyle w:val="BodyText"/>
        <w:spacing w:before="18" w:line="316" w:lineRule="auto"/>
        <w:ind w:left="282" w:right="524"/>
        <w:jc w:val="both"/>
      </w:pPr>
      <w:r>
        <w:t>On</w:t>
      </w:r>
      <w:r>
        <w:rPr>
          <w:spacing w:val="-6"/>
        </w:rPr>
        <w:t xml:space="preserve"> </w:t>
      </w:r>
      <w:r>
        <w:t>social-method</w:t>
      </w:r>
      <w:r>
        <w:rPr>
          <w:spacing w:val="-6"/>
        </w:rPr>
        <w:t xml:space="preserve"> </w:t>
      </w:r>
      <w:r>
        <w:t>alignment</w:t>
      </w:r>
      <w:r>
        <w:rPr>
          <w:spacing w:val="-6"/>
        </w:rPr>
        <w:t xml:space="preserve"> </w:t>
      </w:r>
      <w:r>
        <w:t>(RQ2),</w:t>
      </w:r>
      <w:r>
        <w:rPr>
          <w:spacing w:val="-6"/>
        </w:rPr>
        <w:t xml:space="preserve"> </w:t>
      </w:r>
      <w:r>
        <w:t>construct-specific</w:t>
      </w:r>
      <w:r>
        <w:rPr>
          <w:spacing w:val="-6"/>
        </w:rPr>
        <w:t xml:space="preserve"> </w:t>
      </w:r>
      <w:r>
        <w:t>winners</w:t>
      </w:r>
      <w:r>
        <w:rPr>
          <w:spacing w:val="-6"/>
        </w:rPr>
        <w:t xml:space="preserve"> </w:t>
      </w:r>
      <w:r>
        <w:t>emerge. EndorseRank</w:t>
      </w:r>
      <w:r>
        <w:rPr>
          <w:spacing w:val="-6"/>
        </w:rPr>
        <w:t xml:space="preserve"> </w:t>
      </w:r>
      <w:r>
        <w:t>leads</w:t>
      </w:r>
      <w:r>
        <w:rPr>
          <w:spacing w:val="-6"/>
        </w:rPr>
        <w:t xml:space="preserve"> </w:t>
      </w:r>
      <w:r>
        <w:t>on</w:t>
      </w:r>
      <w:r>
        <w:rPr>
          <w:spacing w:val="-6"/>
        </w:rPr>
        <w:t xml:space="preserve"> </w:t>
      </w:r>
      <w:r>
        <w:t>al-</w:t>
      </w:r>
      <w:r>
        <w:rPr>
          <w:spacing w:val="-2"/>
          <w:w w:val="105"/>
        </w:rPr>
        <w:t>lowance</w:t>
      </w:r>
      <w:r>
        <w:rPr>
          <w:spacing w:val="-14"/>
          <w:w w:val="105"/>
        </w:rPr>
        <w:t xml:space="preserve"> </w:t>
      </w:r>
      <w:r>
        <w:rPr>
          <w:spacing w:val="-2"/>
          <w:w w:val="105"/>
        </w:rPr>
        <w:t>proxies</w:t>
      </w:r>
      <w:r>
        <w:rPr>
          <w:spacing w:val="-14"/>
          <w:w w:val="105"/>
        </w:rPr>
        <w:t xml:space="preserve"> </w:t>
      </w:r>
      <w:r>
        <w:rPr>
          <w:spacing w:val="-2"/>
          <w:w w:val="105"/>
        </w:rPr>
        <w:t>(</w:t>
      </w:r>
      <w:r>
        <w:rPr>
          <w:i/>
          <w:spacing w:val="-2"/>
          <w:w w:val="105"/>
        </w:rPr>
        <w:t>τ</w:t>
      </w:r>
      <w:r>
        <w:rPr>
          <w:i/>
          <w:spacing w:val="8"/>
          <w:w w:val="105"/>
        </w:rPr>
        <w:t xml:space="preserve"> </w:t>
      </w:r>
      <w:r>
        <w:rPr>
          <w:spacing w:val="-2"/>
          <w:w w:val="105"/>
        </w:rPr>
        <w:t>=</w:t>
      </w:r>
      <w:r>
        <w:rPr>
          <w:spacing w:val="-8"/>
          <w:w w:val="105"/>
        </w:rPr>
        <w:t xml:space="preserve"> </w:t>
      </w:r>
      <w:r>
        <w:rPr>
          <w:spacing w:val="-2"/>
          <w:w w:val="105"/>
        </w:rPr>
        <w:t>0</w:t>
      </w:r>
      <w:r>
        <w:rPr>
          <w:i/>
          <w:spacing w:val="-2"/>
          <w:w w:val="105"/>
        </w:rPr>
        <w:t>.</w:t>
      </w:r>
      <w:r>
        <w:rPr>
          <w:spacing w:val="-2"/>
          <w:w w:val="105"/>
        </w:rPr>
        <w:t>355</w:t>
      </w:r>
      <w:r>
        <w:rPr>
          <w:spacing w:val="-14"/>
          <w:w w:val="105"/>
        </w:rPr>
        <w:t xml:space="preserve"> </w:t>
      </w:r>
      <w:r>
        <w:rPr>
          <w:spacing w:val="-2"/>
          <w:w w:val="105"/>
        </w:rPr>
        <w:t>versus</w:t>
      </w:r>
      <w:r>
        <w:rPr>
          <w:spacing w:val="-14"/>
          <w:w w:val="105"/>
        </w:rPr>
        <w:t xml:space="preserve"> </w:t>
      </w:r>
      <w:r>
        <w:rPr>
          <w:spacing w:val="-2"/>
          <w:w w:val="105"/>
        </w:rPr>
        <w:t>AWP</w:t>
      </w:r>
      <w:r>
        <w:rPr>
          <w:spacing w:val="-14"/>
          <w:w w:val="105"/>
        </w:rPr>
        <w:t xml:space="preserve"> </w:t>
      </w:r>
      <w:r>
        <w:rPr>
          <w:rFonts w:ascii="Arial Unicode MS" w:hAnsi="Arial Unicode MS"/>
          <w:spacing w:val="-2"/>
          <w:w w:val="105"/>
        </w:rPr>
        <w:t>−</w:t>
      </w:r>
      <w:r>
        <w:rPr>
          <w:spacing w:val="-2"/>
          <w:w w:val="105"/>
        </w:rPr>
        <w:t>0</w:t>
      </w:r>
      <w:r>
        <w:rPr>
          <w:i/>
          <w:spacing w:val="-2"/>
          <w:w w:val="105"/>
        </w:rPr>
        <w:t>.</w:t>
      </w:r>
      <w:r>
        <w:rPr>
          <w:spacing w:val="-2"/>
          <w:w w:val="105"/>
        </w:rPr>
        <w:t>030);</w:t>
      </w:r>
      <w:r>
        <w:rPr>
          <w:spacing w:val="-13"/>
          <w:w w:val="105"/>
        </w:rPr>
        <w:t xml:space="preserve"> </w:t>
      </w:r>
      <w:r>
        <w:rPr>
          <w:spacing w:val="-2"/>
          <w:w w:val="105"/>
        </w:rPr>
        <w:t>AWP</w:t>
      </w:r>
      <w:r>
        <w:rPr>
          <w:spacing w:val="-14"/>
          <w:w w:val="105"/>
        </w:rPr>
        <w:t xml:space="preserve"> </w:t>
      </w:r>
      <w:r>
        <w:rPr>
          <w:spacing w:val="-2"/>
          <w:w w:val="105"/>
        </w:rPr>
        <w:t>leads</w:t>
      </w:r>
      <w:r>
        <w:rPr>
          <w:spacing w:val="-14"/>
          <w:w w:val="105"/>
        </w:rPr>
        <w:t xml:space="preserve"> </w:t>
      </w:r>
      <w:r>
        <w:rPr>
          <w:spacing w:val="-2"/>
          <w:w w:val="105"/>
        </w:rPr>
        <w:t>on</w:t>
      </w:r>
      <w:r>
        <w:rPr>
          <w:spacing w:val="-14"/>
          <w:w w:val="105"/>
        </w:rPr>
        <w:t xml:space="preserve"> </w:t>
      </w:r>
      <w:r>
        <w:rPr>
          <w:spacing w:val="-2"/>
          <w:w w:val="105"/>
        </w:rPr>
        <w:t>transfer</w:t>
      </w:r>
      <w:r>
        <w:rPr>
          <w:spacing w:val="-13"/>
          <w:w w:val="105"/>
        </w:rPr>
        <w:t xml:space="preserve"> </w:t>
      </w:r>
      <w:r>
        <w:rPr>
          <w:spacing w:val="-2"/>
          <w:w w:val="105"/>
        </w:rPr>
        <w:t>proxies</w:t>
      </w:r>
      <w:r>
        <w:rPr>
          <w:spacing w:val="-14"/>
          <w:w w:val="105"/>
        </w:rPr>
        <w:t xml:space="preserve"> </w:t>
      </w:r>
      <w:r>
        <w:rPr>
          <w:spacing w:val="-2"/>
          <w:w w:val="105"/>
        </w:rPr>
        <w:t>(</w:t>
      </w:r>
      <w:r>
        <w:rPr>
          <w:i/>
          <w:spacing w:val="-2"/>
          <w:w w:val="105"/>
        </w:rPr>
        <w:t>τ</w:t>
      </w:r>
      <w:r>
        <w:rPr>
          <w:i/>
          <w:spacing w:val="14"/>
          <w:w w:val="105"/>
        </w:rPr>
        <w:t xml:space="preserve"> </w:t>
      </w:r>
      <w:r>
        <w:rPr>
          <w:spacing w:val="-2"/>
          <w:w w:val="105"/>
        </w:rPr>
        <w:t>=</w:t>
      </w:r>
      <w:r>
        <w:rPr>
          <w:spacing w:val="-8"/>
          <w:w w:val="105"/>
        </w:rPr>
        <w:t xml:space="preserve"> </w:t>
      </w:r>
      <w:r>
        <w:rPr>
          <w:spacing w:val="-2"/>
          <w:w w:val="105"/>
        </w:rPr>
        <w:t>0</w:t>
      </w:r>
      <w:r>
        <w:rPr>
          <w:i/>
          <w:spacing w:val="-2"/>
          <w:w w:val="105"/>
        </w:rPr>
        <w:t>.</w:t>
      </w:r>
      <w:r>
        <w:rPr>
          <w:spacing w:val="-2"/>
          <w:w w:val="105"/>
        </w:rPr>
        <w:t>534</w:t>
      </w:r>
      <w:r>
        <w:rPr>
          <w:spacing w:val="-14"/>
          <w:w w:val="105"/>
        </w:rPr>
        <w:t xml:space="preserve"> </w:t>
      </w:r>
      <w:r>
        <w:rPr>
          <w:spacing w:val="-2"/>
          <w:w w:val="105"/>
        </w:rPr>
        <w:t>ver-</w:t>
      </w:r>
      <w:r>
        <w:t>sus</w:t>
      </w:r>
      <w:r>
        <w:rPr>
          <w:spacing w:val="-7"/>
        </w:rPr>
        <w:t xml:space="preserve"> </w:t>
      </w:r>
      <w:r>
        <w:t>EndorseRank</w:t>
      </w:r>
      <w:r>
        <w:rPr>
          <w:spacing w:val="-5"/>
        </w:rPr>
        <w:t xml:space="preserve"> </w:t>
      </w:r>
      <w:r>
        <w:t>0</w:t>
      </w:r>
      <w:r>
        <w:rPr>
          <w:i/>
        </w:rPr>
        <w:t>.</w:t>
      </w:r>
      <w:r>
        <w:t>333)</w:t>
      </w:r>
      <w:r>
        <w:rPr>
          <w:spacing w:val="-7"/>
        </w:rPr>
        <w:t xml:space="preserve"> </w:t>
      </w:r>
      <w:r>
        <w:t>and</w:t>
      </w:r>
      <w:r>
        <w:rPr>
          <w:spacing w:val="-6"/>
        </w:rPr>
        <w:t xml:space="preserve"> </w:t>
      </w:r>
      <w:r>
        <w:t>on</w:t>
      </w:r>
      <w:r>
        <w:rPr>
          <w:spacing w:val="-6"/>
        </w:rPr>
        <w:t xml:space="preserve"> </w:t>
      </w:r>
      <w:r>
        <w:t>most</w:t>
      </w:r>
      <w:r>
        <w:rPr>
          <w:spacing w:val="-7"/>
        </w:rPr>
        <w:t xml:space="preserve"> </w:t>
      </w:r>
      <w:r>
        <w:t>social-outcome</w:t>
      </w:r>
      <w:r>
        <w:rPr>
          <w:spacing w:val="-6"/>
        </w:rPr>
        <w:t xml:space="preserve"> </w:t>
      </w:r>
      <w:r>
        <w:t>families.</w:t>
      </w:r>
      <w:r>
        <w:rPr>
          <w:spacing w:val="17"/>
        </w:rPr>
        <w:t xml:space="preserve"> </w:t>
      </w:r>
      <w:r>
        <w:t>On</w:t>
      </w:r>
      <w:r>
        <w:rPr>
          <w:spacing w:val="-6"/>
        </w:rPr>
        <w:t xml:space="preserve"> </w:t>
      </w:r>
      <w:r>
        <w:t>trading-success</w:t>
      </w:r>
      <w:r>
        <w:rPr>
          <w:spacing w:val="-6"/>
        </w:rPr>
        <w:t xml:space="preserve"> </w:t>
      </w:r>
      <w:r>
        <w:t>proxies</w:t>
      </w:r>
      <w:r>
        <w:rPr>
          <w:spacing w:val="-7"/>
        </w:rPr>
        <w:t xml:space="preserve"> </w:t>
      </w:r>
      <w:r>
        <w:rPr>
          <w:spacing w:val="-2"/>
        </w:rPr>
        <w:t>specif-</w:t>
      </w:r>
    </w:p>
    <w:p w14:paraId="00DC23F8" w14:textId="77777777" w:rsidR="00350CFB" w:rsidRDefault="00283FFF">
      <w:pPr>
        <w:pStyle w:val="BodyText"/>
        <w:spacing w:before="89" w:line="396" w:lineRule="auto"/>
        <w:ind w:left="282" w:right="524"/>
        <w:jc w:val="both"/>
      </w:pPr>
      <w:r>
        <w:rPr>
          <w:w w:val="105"/>
        </w:rPr>
        <w:t>ically,</w:t>
      </w:r>
      <w:r>
        <w:rPr>
          <w:spacing w:val="-6"/>
          <w:w w:val="105"/>
        </w:rPr>
        <w:t xml:space="preserve"> </w:t>
      </w:r>
      <w:r>
        <w:rPr>
          <w:w w:val="105"/>
        </w:rPr>
        <w:t>AWP</w:t>
      </w:r>
      <w:r>
        <w:rPr>
          <w:spacing w:val="-9"/>
          <w:w w:val="105"/>
        </w:rPr>
        <w:t xml:space="preserve"> </w:t>
      </w:r>
      <w:r>
        <w:rPr>
          <w:w w:val="105"/>
        </w:rPr>
        <w:t>exceeds</w:t>
      </w:r>
      <w:r>
        <w:rPr>
          <w:spacing w:val="-9"/>
          <w:w w:val="105"/>
        </w:rPr>
        <w:t xml:space="preserve"> </w:t>
      </w:r>
      <w:r>
        <w:rPr>
          <w:w w:val="105"/>
        </w:rPr>
        <w:t>EndorseRank</w:t>
      </w:r>
      <w:r>
        <w:rPr>
          <w:spacing w:val="-9"/>
          <w:w w:val="105"/>
        </w:rPr>
        <w:t xml:space="preserve"> </w:t>
      </w:r>
      <w:r>
        <w:rPr>
          <w:w w:val="105"/>
        </w:rPr>
        <w:t>(</w:t>
      </w:r>
      <w:r>
        <w:rPr>
          <w:i/>
          <w:w w:val="105"/>
        </w:rPr>
        <w:t>τ</w:t>
      </w:r>
      <w:r>
        <w:rPr>
          <w:i/>
          <w:spacing w:val="32"/>
          <w:w w:val="105"/>
        </w:rPr>
        <w:t xml:space="preserve"> </w:t>
      </w:r>
      <w:r>
        <w:rPr>
          <w:w w:val="105"/>
        </w:rPr>
        <w:t>= 0</w:t>
      </w:r>
      <w:r>
        <w:rPr>
          <w:i/>
          <w:w w:val="105"/>
        </w:rPr>
        <w:t>.</w:t>
      </w:r>
      <w:r>
        <w:rPr>
          <w:w w:val="105"/>
        </w:rPr>
        <w:t>179</w:t>
      </w:r>
      <w:r>
        <w:rPr>
          <w:spacing w:val="-9"/>
          <w:w w:val="105"/>
        </w:rPr>
        <w:t xml:space="preserve"> </w:t>
      </w:r>
      <w:r>
        <w:rPr>
          <w:w w:val="105"/>
        </w:rPr>
        <w:t>versus</w:t>
      </w:r>
      <w:r>
        <w:rPr>
          <w:spacing w:val="-9"/>
          <w:w w:val="105"/>
        </w:rPr>
        <w:t xml:space="preserve"> </w:t>
      </w:r>
      <w:r>
        <w:rPr>
          <w:w w:val="105"/>
        </w:rPr>
        <w:t>0</w:t>
      </w:r>
      <w:r>
        <w:rPr>
          <w:i/>
          <w:w w:val="105"/>
        </w:rPr>
        <w:t>.</w:t>
      </w:r>
      <w:r>
        <w:rPr>
          <w:w w:val="105"/>
        </w:rPr>
        <w:t>096).</w:t>
      </w:r>
      <w:r>
        <w:rPr>
          <w:spacing w:val="34"/>
          <w:w w:val="105"/>
        </w:rPr>
        <w:t xml:space="preserve"> </w:t>
      </w:r>
      <w:r>
        <w:rPr>
          <w:w w:val="105"/>
        </w:rPr>
        <w:t>H2</w:t>
      </w:r>
      <w:r>
        <w:rPr>
          <w:spacing w:val="-9"/>
          <w:w w:val="105"/>
        </w:rPr>
        <w:t xml:space="preserve"> </w:t>
      </w:r>
      <w:r>
        <w:rPr>
          <w:w w:val="105"/>
        </w:rPr>
        <w:t>is</w:t>
      </w:r>
      <w:r>
        <w:rPr>
          <w:spacing w:val="-9"/>
          <w:w w:val="105"/>
        </w:rPr>
        <w:t xml:space="preserve"> </w:t>
      </w:r>
      <w:r>
        <w:rPr>
          <w:w w:val="105"/>
        </w:rPr>
        <w:t>supported</w:t>
      </w:r>
      <w:r>
        <w:rPr>
          <w:spacing w:val="-9"/>
          <w:w w:val="105"/>
        </w:rPr>
        <w:t xml:space="preserve"> </w:t>
      </w:r>
      <w:r>
        <w:rPr>
          <w:w w:val="105"/>
        </w:rPr>
        <w:t>in</w:t>
      </w:r>
      <w:r>
        <w:rPr>
          <w:spacing w:val="-9"/>
          <w:w w:val="105"/>
        </w:rPr>
        <w:t xml:space="preserve"> </w:t>
      </w:r>
      <w:r>
        <w:rPr>
          <w:w w:val="105"/>
        </w:rPr>
        <w:t>its</w:t>
      </w:r>
      <w:r>
        <w:rPr>
          <w:spacing w:val="-9"/>
          <w:w w:val="105"/>
        </w:rPr>
        <w:t xml:space="preserve"> </w:t>
      </w:r>
      <w:r>
        <w:rPr>
          <w:w w:val="105"/>
        </w:rPr>
        <w:t>construct-</w:t>
      </w:r>
      <w:r>
        <w:t>specific form: neither social method universally dominates.</w:t>
      </w:r>
    </w:p>
    <w:p w14:paraId="00DC23F9" w14:textId="77777777" w:rsidR="00350CFB" w:rsidRDefault="00283FFF">
      <w:pPr>
        <w:pStyle w:val="BodyText"/>
        <w:spacing w:before="16"/>
        <w:ind w:left="282"/>
        <w:jc w:val="both"/>
      </w:pPr>
      <w:r>
        <w:t>On</w:t>
      </w:r>
      <w:r>
        <w:rPr>
          <w:spacing w:val="13"/>
        </w:rPr>
        <w:t xml:space="preserve"> </w:t>
      </w:r>
      <w:r>
        <w:t>computational</w:t>
      </w:r>
      <w:r>
        <w:rPr>
          <w:spacing w:val="13"/>
        </w:rPr>
        <w:t xml:space="preserve"> </w:t>
      </w:r>
      <w:r>
        <w:t>efficiency</w:t>
      </w:r>
      <w:r>
        <w:rPr>
          <w:spacing w:val="14"/>
        </w:rPr>
        <w:t xml:space="preserve"> </w:t>
      </w:r>
      <w:r>
        <w:t>(RQ3),</w:t>
      </w:r>
      <w:r>
        <w:rPr>
          <w:spacing w:val="19"/>
        </w:rPr>
        <w:t xml:space="preserve"> </w:t>
      </w:r>
      <w:r>
        <w:t>EndorseRank</w:t>
      </w:r>
      <w:r>
        <w:rPr>
          <w:spacing w:val="13"/>
        </w:rPr>
        <w:t xml:space="preserve"> </w:t>
      </w:r>
      <w:r>
        <w:t>requires</w:t>
      </w:r>
      <w:r>
        <w:rPr>
          <w:spacing w:val="13"/>
        </w:rPr>
        <w:t xml:space="preserve"> </w:t>
      </w:r>
      <w:r>
        <w:t>less</w:t>
      </w:r>
      <w:r>
        <w:rPr>
          <w:spacing w:val="14"/>
        </w:rPr>
        <w:t xml:space="preserve"> </w:t>
      </w:r>
      <w:r>
        <w:t>PageRank</w:t>
      </w:r>
      <w:r>
        <w:rPr>
          <w:spacing w:val="13"/>
        </w:rPr>
        <w:t xml:space="preserve"> </w:t>
      </w:r>
      <w:r>
        <w:t>wall-clock</w:t>
      </w:r>
      <w:r>
        <w:rPr>
          <w:spacing w:val="14"/>
        </w:rPr>
        <w:t xml:space="preserve"> </w:t>
      </w:r>
      <w:r>
        <w:t>time</w:t>
      </w:r>
      <w:r>
        <w:rPr>
          <w:spacing w:val="13"/>
        </w:rPr>
        <w:t xml:space="preserve"> </w:t>
      </w:r>
      <w:r>
        <w:rPr>
          <w:spacing w:val="-4"/>
        </w:rPr>
        <w:t>than</w:t>
      </w:r>
    </w:p>
    <w:p w14:paraId="00DC23FA" w14:textId="77777777" w:rsidR="00350CFB" w:rsidRDefault="00350CFB">
      <w:pPr>
        <w:pStyle w:val="BodyText"/>
        <w:jc w:val="both"/>
        <w:sectPr w:rsidR="00350CFB">
          <w:pgSz w:w="11910" w:h="16840"/>
          <w:pgMar w:top="1920" w:right="708" w:bottom="2300" w:left="992" w:header="0" w:footer="2115" w:gutter="0"/>
          <w:cols w:space="720"/>
        </w:sectPr>
      </w:pPr>
    </w:p>
    <w:p w14:paraId="00DC23FB" w14:textId="77777777" w:rsidR="00350CFB" w:rsidRDefault="00283FFF">
      <w:pPr>
        <w:pStyle w:val="BodyText"/>
        <w:spacing w:before="72" w:line="326" w:lineRule="auto"/>
        <w:ind w:left="276" w:right="564" w:hanging="3"/>
        <w:jc w:val="both"/>
      </w:pPr>
      <w:r>
        <w:lastRenderedPageBreak/>
        <w:t>AWP</w:t>
      </w:r>
      <w:r>
        <w:rPr>
          <w:spacing w:val="-6"/>
        </w:rPr>
        <w:t xml:space="preserve"> </w:t>
      </w:r>
      <w:r>
        <w:t>on the matched cohort and on the expanded wallet pool.</w:t>
      </w:r>
      <w:r>
        <w:rPr>
          <w:spacing w:val="23"/>
        </w:rPr>
        <w:t xml:space="preserve"> </w:t>
      </w:r>
      <w:r>
        <w:t xml:space="preserve">At </w:t>
      </w:r>
      <w:r>
        <w:rPr>
          <w:i/>
        </w:rPr>
        <w:t xml:space="preserve">n </w:t>
      </w:r>
      <w:r>
        <w:t>= 5</w:t>
      </w:r>
      <w:r>
        <w:rPr>
          <w:i/>
        </w:rPr>
        <w:t>,</w:t>
      </w:r>
      <w:r>
        <w:t>521, runtimes are 2</w:t>
      </w:r>
      <w:r>
        <w:rPr>
          <w:i/>
        </w:rPr>
        <w:t>.</w:t>
      </w:r>
      <w:r>
        <w:t>105</w:t>
      </w:r>
      <w:r>
        <w:rPr>
          <w:spacing w:val="-15"/>
        </w:rPr>
        <w:t xml:space="preserve"> </w:t>
      </w:r>
      <w:r>
        <w:t xml:space="preserve">s </w:t>
      </w:r>
      <w:r>
        <w:rPr>
          <w:w w:val="105"/>
        </w:rPr>
        <w:t>versus</w:t>
      </w:r>
      <w:r>
        <w:rPr>
          <w:spacing w:val="-16"/>
          <w:w w:val="105"/>
        </w:rPr>
        <w:t xml:space="preserve"> </w:t>
      </w:r>
      <w:r>
        <w:rPr>
          <w:w w:val="105"/>
        </w:rPr>
        <w:t>18</w:t>
      </w:r>
      <w:r>
        <w:rPr>
          <w:i/>
          <w:w w:val="105"/>
        </w:rPr>
        <w:t>.</w:t>
      </w:r>
      <w:r>
        <w:rPr>
          <w:w w:val="105"/>
        </w:rPr>
        <w:t>711</w:t>
      </w:r>
      <w:r>
        <w:rPr>
          <w:spacing w:val="-23"/>
          <w:w w:val="105"/>
        </w:rPr>
        <w:t xml:space="preserve"> </w:t>
      </w:r>
      <w:r>
        <w:rPr>
          <w:w w:val="105"/>
        </w:rPr>
        <w:t>s</w:t>
      </w:r>
      <w:r>
        <w:rPr>
          <w:spacing w:val="-10"/>
          <w:w w:val="105"/>
        </w:rPr>
        <w:t xml:space="preserve"> </w:t>
      </w:r>
      <w:r>
        <w:rPr>
          <w:w w:val="105"/>
        </w:rPr>
        <w:t>(</w:t>
      </w:r>
      <w:r>
        <w:rPr>
          <w:rFonts w:ascii="Arial Unicode MS" w:hAnsi="Arial Unicode MS"/>
          <w:w w:val="105"/>
        </w:rPr>
        <w:t>≈</w:t>
      </w:r>
      <w:r>
        <w:rPr>
          <w:rFonts w:ascii="Arial Unicode MS" w:hAnsi="Arial Unicode MS"/>
          <w:spacing w:val="-3"/>
          <w:w w:val="105"/>
        </w:rPr>
        <w:t xml:space="preserve"> </w:t>
      </w:r>
      <w:r>
        <w:rPr>
          <w:w w:val="105"/>
        </w:rPr>
        <w:t>8</w:t>
      </w:r>
      <w:r>
        <w:rPr>
          <w:i/>
          <w:w w:val="105"/>
        </w:rPr>
        <w:t>.</w:t>
      </w:r>
      <w:r>
        <w:rPr>
          <w:w w:val="105"/>
        </w:rPr>
        <w:t>9</w:t>
      </w:r>
      <w:r>
        <w:rPr>
          <w:rFonts w:ascii="Arial Unicode MS" w:hAnsi="Arial Unicode MS"/>
          <w:w w:val="105"/>
        </w:rPr>
        <w:t>×</w:t>
      </w:r>
      <w:r>
        <w:rPr>
          <w:w w:val="105"/>
        </w:rPr>
        <w:t>).</w:t>
      </w:r>
      <w:r>
        <w:rPr>
          <w:spacing w:val="20"/>
          <w:w w:val="105"/>
        </w:rPr>
        <w:t xml:space="preserve"> </w:t>
      </w:r>
      <w:r>
        <w:rPr>
          <w:w w:val="105"/>
        </w:rPr>
        <w:t>Pool</w:t>
      </w:r>
      <w:r>
        <w:rPr>
          <w:spacing w:val="-9"/>
          <w:w w:val="105"/>
        </w:rPr>
        <w:t xml:space="preserve"> </w:t>
      </w:r>
      <w:r>
        <w:rPr>
          <w:w w:val="105"/>
        </w:rPr>
        <w:t>scaling</w:t>
      </w:r>
      <w:r>
        <w:rPr>
          <w:spacing w:val="-10"/>
          <w:w w:val="105"/>
        </w:rPr>
        <w:t xml:space="preserve"> </w:t>
      </w:r>
      <w:r>
        <w:rPr>
          <w:w w:val="105"/>
        </w:rPr>
        <w:t>preserves</w:t>
      </w:r>
      <w:r>
        <w:rPr>
          <w:spacing w:val="-9"/>
          <w:w w:val="105"/>
        </w:rPr>
        <w:t xml:space="preserve"> </w:t>
      </w:r>
      <w:r>
        <w:rPr>
          <w:w w:val="105"/>
        </w:rPr>
        <w:t>the</w:t>
      </w:r>
      <w:r>
        <w:rPr>
          <w:spacing w:val="-9"/>
          <w:w w:val="105"/>
        </w:rPr>
        <w:t xml:space="preserve"> </w:t>
      </w:r>
      <w:r>
        <w:rPr>
          <w:w w:val="105"/>
        </w:rPr>
        <w:t>advantage</w:t>
      </w:r>
      <w:r>
        <w:rPr>
          <w:spacing w:val="-10"/>
          <w:w w:val="105"/>
        </w:rPr>
        <w:t xml:space="preserve"> </w:t>
      </w:r>
      <w:r>
        <w:rPr>
          <w:w w:val="105"/>
        </w:rPr>
        <w:t>at</w:t>
      </w:r>
      <w:r>
        <w:rPr>
          <w:spacing w:val="-9"/>
          <w:w w:val="105"/>
        </w:rPr>
        <w:t xml:space="preserve"> </w:t>
      </w:r>
      <w:r>
        <w:rPr>
          <w:i/>
          <w:w w:val="105"/>
        </w:rPr>
        <w:t>n</w:t>
      </w:r>
      <w:r>
        <w:rPr>
          <w:i/>
          <w:spacing w:val="4"/>
          <w:w w:val="105"/>
        </w:rPr>
        <w:t xml:space="preserve"> </w:t>
      </w:r>
      <w:r>
        <w:rPr>
          <w:w w:val="105"/>
        </w:rPr>
        <w:t>=</w:t>
      </w:r>
      <w:r>
        <w:rPr>
          <w:spacing w:val="5"/>
          <w:w w:val="105"/>
        </w:rPr>
        <w:t xml:space="preserve"> </w:t>
      </w:r>
      <w:r>
        <w:rPr>
          <w:w w:val="105"/>
        </w:rPr>
        <w:t>10</w:t>
      </w:r>
      <w:r>
        <w:rPr>
          <w:i/>
          <w:w w:val="105"/>
        </w:rPr>
        <w:t>,</w:t>
      </w:r>
      <w:r>
        <w:rPr>
          <w:w w:val="105"/>
        </w:rPr>
        <w:t>000</w:t>
      </w:r>
      <w:r>
        <w:rPr>
          <w:spacing w:val="-9"/>
          <w:w w:val="105"/>
        </w:rPr>
        <w:t xml:space="preserve"> </w:t>
      </w:r>
      <w:r>
        <w:rPr>
          <w:w w:val="105"/>
        </w:rPr>
        <w:t>(</w:t>
      </w:r>
      <w:r>
        <w:rPr>
          <w:rFonts w:ascii="Arial Unicode MS" w:hAnsi="Arial Unicode MS"/>
          <w:w w:val="105"/>
        </w:rPr>
        <w:t>≈</w:t>
      </w:r>
      <w:r>
        <w:rPr>
          <w:rFonts w:ascii="Arial Unicode MS" w:hAnsi="Arial Unicode MS"/>
          <w:spacing w:val="-3"/>
          <w:w w:val="105"/>
        </w:rPr>
        <w:t xml:space="preserve"> </w:t>
      </w:r>
      <w:r>
        <w:rPr>
          <w:w w:val="105"/>
        </w:rPr>
        <w:t>10</w:t>
      </w:r>
      <w:r>
        <w:rPr>
          <w:i/>
          <w:w w:val="105"/>
        </w:rPr>
        <w:t>.</w:t>
      </w:r>
      <w:r>
        <w:rPr>
          <w:w w:val="105"/>
        </w:rPr>
        <w:t>4</w:t>
      </w:r>
      <w:r>
        <w:rPr>
          <w:rFonts w:ascii="Arial Unicode MS" w:hAnsi="Arial Unicode MS"/>
          <w:w w:val="105"/>
        </w:rPr>
        <w:t>×</w:t>
      </w:r>
      <w:r>
        <w:rPr>
          <w:w w:val="105"/>
        </w:rPr>
        <w:t>)</w:t>
      </w:r>
      <w:r>
        <w:rPr>
          <w:spacing w:val="-9"/>
          <w:w w:val="105"/>
        </w:rPr>
        <w:t xml:space="preserve"> </w:t>
      </w:r>
      <w:r>
        <w:rPr>
          <w:w w:val="105"/>
        </w:rPr>
        <w:t>and</w:t>
      </w:r>
      <w:r>
        <w:rPr>
          <w:spacing w:val="-9"/>
          <w:w w:val="105"/>
        </w:rPr>
        <w:t xml:space="preserve"> </w:t>
      </w:r>
      <w:r>
        <w:rPr>
          <w:spacing w:val="-5"/>
          <w:w w:val="105"/>
        </w:rPr>
        <w:t>at</w:t>
      </w:r>
    </w:p>
    <w:p w14:paraId="00DC23FC" w14:textId="77777777" w:rsidR="00350CFB" w:rsidRDefault="00283FFF">
      <w:pPr>
        <w:pStyle w:val="BodyText"/>
        <w:spacing w:line="307" w:lineRule="exact"/>
        <w:ind w:left="282"/>
        <w:jc w:val="both"/>
      </w:pPr>
      <w:r>
        <w:rPr>
          <w:i/>
          <w:w w:val="105"/>
        </w:rPr>
        <w:t>N</w:t>
      </w:r>
      <w:r>
        <w:rPr>
          <w:i/>
          <w:spacing w:val="10"/>
          <w:w w:val="105"/>
        </w:rPr>
        <w:t xml:space="preserve"> </w:t>
      </w:r>
      <w:r>
        <w:rPr>
          <w:w w:val="105"/>
        </w:rPr>
        <w:t>=</w:t>
      </w:r>
      <w:r>
        <w:rPr>
          <w:spacing w:val="-4"/>
          <w:w w:val="105"/>
        </w:rPr>
        <w:t xml:space="preserve"> </w:t>
      </w:r>
      <w:r>
        <w:rPr>
          <w:w w:val="105"/>
        </w:rPr>
        <w:t>31</w:t>
      </w:r>
      <w:r>
        <w:rPr>
          <w:i/>
          <w:w w:val="105"/>
        </w:rPr>
        <w:t>,</w:t>
      </w:r>
      <w:r>
        <w:rPr>
          <w:w w:val="105"/>
        </w:rPr>
        <w:t>612</w:t>
      </w:r>
      <w:r>
        <w:rPr>
          <w:spacing w:val="-16"/>
          <w:w w:val="105"/>
        </w:rPr>
        <w:t xml:space="preserve"> </w:t>
      </w:r>
      <w:r>
        <w:rPr>
          <w:w w:val="105"/>
        </w:rPr>
        <w:t>(</w:t>
      </w:r>
      <w:r>
        <w:rPr>
          <w:rFonts w:ascii="Arial Unicode MS" w:hAnsi="Arial Unicode MS"/>
          <w:w w:val="105"/>
        </w:rPr>
        <w:t>≈</w:t>
      </w:r>
      <w:r>
        <w:rPr>
          <w:rFonts w:ascii="Arial Unicode MS" w:hAnsi="Arial Unicode MS"/>
          <w:spacing w:val="-11"/>
          <w:w w:val="105"/>
        </w:rPr>
        <w:t xml:space="preserve"> </w:t>
      </w:r>
      <w:r>
        <w:rPr>
          <w:w w:val="105"/>
        </w:rPr>
        <w:t>9</w:t>
      </w:r>
      <w:r>
        <w:rPr>
          <w:i/>
          <w:w w:val="105"/>
        </w:rPr>
        <w:t>.</w:t>
      </w:r>
      <w:r>
        <w:rPr>
          <w:w w:val="105"/>
        </w:rPr>
        <w:t>4</w:t>
      </w:r>
      <w:r>
        <w:rPr>
          <w:rFonts w:ascii="Arial Unicode MS" w:hAnsi="Arial Unicode MS"/>
          <w:w w:val="105"/>
        </w:rPr>
        <w:t>×</w:t>
      </w:r>
      <w:r>
        <w:rPr>
          <w:w w:val="105"/>
        </w:rPr>
        <w:t>).</w:t>
      </w:r>
      <w:r>
        <w:rPr>
          <w:spacing w:val="8"/>
          <w:w w:val="105"/>
        </w:rPr>
        <w:t xml:space="preserve"> </w:t>
      </w:r>
      <w:r>
        <w:rPr>
          <w:w w:val="105"/>
        </w:rPr>
        <w:t>Robustness</w:t>
      </w:r>
      <w:r>
        <w:rPr>
          <w:spacing w:val="-15"/>
          <w:w w:val="105"/>
        </w:rPr>
        <w:t xml:space="preserve"> </w:t>
      </w:r>
      <w:r>
        <w:rPr>
          <w:w w:val="105"/>
        </w:rPr>
        <w:t>checks</w:t>
      </w:r>
      <w:r>
        <w:rPr>
          <w:spacing w:val="-16"/>
          <w:w w:val="105"/>
        </w:rPr>
        <w:t xml:space="preserve"> </w:t>
      </w:r>
      <w:r>
        <w:rPr>
          <w:w w:val="105"/>
        </w:rPr>
        <w:t>on</w:t>
      </w:r>
      <w:r>
        <w:rPr>
          <w:spacing w:val="-16"/>
          <w:w w:val="105"/>
        </w:rPr>
        <w:t xml:space="preserve"> </w:t>
      </w:r>
      <w:r>
        <w:rPr>
          <w:w w:val="105"/>
        </w:rPr>
        <w:t>damping</w:t>
      </w:r>
      <w:r>
        <w:rPr>
          <w:spacing w:val="-15"/>
          <w:w w:val="105"/>
        </w:rPr>
        <w:t xml:space="preserve"> </w:t>
      </w:r>
      <w:r>
        <w:rPr>
          <w:w w:val="105"/>
        </w:rPr>
        <w:t>and</w:t>
      </w:r>
      <w:r>
        <w:rPr>
          <w:spacing w:val="-16"/>
          <w:w w:val="105"/>
        </w:rPr>
        <w:t xml:space="preserve"> </w:t>
      </w:r>
      <w:r>
        <w:rPr>
          <w:w w:val="105"/>
        </w:rPr>
        <w:t>top-token</w:t>
      </w:r>
      <w:r>
        <w:rPr>
          <w:spacing w:val="-16"/>
          <w:w w:val="105"/>
        </w:rPr>
        <w:t xml:space="preserve"> </w:t>
      </w:r>
      <w:r>
        <w:rPr>
          <w:w w:val="105"/>
        </w:rPr>
        <w:t>subgraphs</w:t>
      </w:r>
      <w:r>
        <w:rPr>
          <w:spacing w:val="-15"/>
          <w:w w:val="105"/>
        </w:rPr>
        <w:t xml:space="preserve"> </w:t>
      </w:r>
      <w:r>
        <w:rPr>
          <w:w w:val="105"/>
        </w:rPr>
        <w:t>do</w:t>
      </w:r>
      <w:r>
        <w:rPr>
          <w:spacing w:val="-16"/>
          <w:w w:val="105"/>
        </w:rPr>
        <w:t xml:space="preserve"> </w:t>
      </w:r>
      <w:r>
        <w:rPr>
          <w:w w:val="105"/>
        </w:rPr>
        <w:t>not</w:t>
      </w:r>
      <w:r>
        <w:rPr>
          <w:spacing w:val="-15"/>
          <w:w w:val="105"/>
        </w:rPr>
        <w:t xml:space="preserve"> </w:t>
      </w:r>
      <w:r>
        <w:rPr>
          <w:spacing w:val="-2"/>
          <w:w w:val="105"/>
        </w:rPr>
        <w:t>overturn</w:t>
      </w:r>
    </w:p>
    <w:p w14:paraId="00DC23FD" w14:textId="77777777" w:rsidR="00350CFB" w:rsidRDefault="00283FFF">
      <w:pPr>
        <w:pStyle w:val="BodyText"/>
        <w:spacing w:before="119" w:line="396" w:lineRule="auto"/>
        <w:ind w:left="282" w:right="563"/>
        <w:jc w:val="both"/>
      </w:pPr>
      <w:r>
        <w:t>the</w:t>
      </w:r>
      <w:r>
        <w:rPr>
          <w:spacing w:val="-15"/>
        </w:rPr>
        <w:t xml:space="preserve"> </w:t>
      </w:r>
      <w:r>
        <w:t>efficiency–alignment</w:t>
      </w:r>
      <w:r>
        <w:rPr>
          <w:spacing w:val="-15"/>
        </w:rPr>
        <w:t xml:space="preserve"> </w:t>
      </w:r>
      <w:r>
        <w:t>pattern.</w:t>
      </w:r>
      <w:r>
        <w:rPr>
          <w:spacing w:val="7"/>
        </w:rPr>
        <w:t xml:space="preserve"> </w:t>
      </w:r>
      <w:r>
        <w:t>H3</w:t>
      </w:r>
      <w:r>
        <w:rPr>
          <w:spacing w:val="-15"/>
        </w:rPr>
        <w:t xml:space="preserve"> </w:t>
      </w:r>
      <w:r>
        <w:t>is</w:t>
      </w:r>
      <w:r>
        <w:rPr>
          <w:spacing w:val="-15"/>
        </w:rPr>
        <w:t xml:space="preserve"> </w:t>
      </w:r>
      <w:r>
        <w:t>supported</w:t>
      </w:r>
      <w:r>
        <w:rPr>
          <w:spacing w:val="-15"/>
        </w:rPr>
        <w:t xml:space="preserve"> </w:t>
      </w:r>
      <w:r>
        <w:t>(Claim</w:t>
      </w:r>
      <w:r>
        <w:rPr>
          <w:spacing w:val="-15"/>
        </w:rPr>
        <w:t xml:space="preserve"> </w:t>
      </w:r>
      <w:r>
        <w:t>C1);</w:t>
      </w:r>
      <w:r>
        <w:rPr>
          <w:spacing w:val="-13"/>
        </w:rPr>
        <w:t xml:space="preserve"> </w:t>
      </w:r>
      <w:r>
        <w:t>together</w:t>
      </w:r>
      <w:r>
        <w:rPr>
          <w:spacing w:val="-15"/>
        </w:rPr>
        <w:t xml:space="preserve"> </w:t>
      </w:r>
      <w:r>
        <w:t>with</w:t>
      </w:r>
      <w:r>
        <w:rPr>
          <w:spacing w:val="-15"/>
        </w:rPr>
        <w:t xml:space="preserve"> </w:t>
      </w:r>
      <w:r>
        <w:t>alignment</w:t>
      </w:r>
      <w:r>
        <w:rPr>
          <w:spacing w:val="-15"/>
        </w:rPr>
        <w:t xml:space="preserve"> </w:t>
      </w:r>
      <w:r>
        <w:t>results,</w:t>
      </w:r>
      <w:r>
        <w:rPr>
          <w:spacing w:val="-14"/>
        </w:rPr>
        <w:t xml:space="preserve"> </w:t>
      </w:r>
      <w:r>
        <w:t>this feeds Claim C4.</w:t>
      </w:r>
    </w:p>
    <w:p w14:paraId="00DC23FE" w14:textId="77777777" w:rsidR="00350CFB" w:rsidRDefault="00283FFF">
      <w:pPr>
        <w:pStyle w:val="BodyText"/>
        <w:spacing w:before="16" w:line="396" w:lineRule="auto"/>
        <w:ind w:left="282" w:right="564"/>
        <w:jc w:val="both"/>
      </w:pPr>
      <w:r>
        <w:t>On validation frames (RQ4), transfer proxies yield stronger rank alignment than trading-success proxies</w:t>
      </w:r>
      <w:r>
        <w:rPr>
          <w:spacing w:val="-7"/>
        </w:rPr>
        <w:t xml:space="preserve"> </w:t>
      </w:r>
      <w:r>
        <w:t>for</w:t>
      </w:r>
      <w:r>
        <w:rPr>
          <w:spacing w:val="-7"/>
        </w:rPr>
        <w:t xml:space="preserve"> </w:t>
      </w:r>
      <w:r>
        <w:t>both</w:t>
      </w:r>
      <w:r>
        <w:rPr>
          <w:spacing w:val="-7"/>
        </w:rPr>
        <w:t xml:space="preserve"> </w:t>
      </w:r>
      <w:r>
        <w:t>social</w:t>
      </w:r>
      <w:r>
        <w:rPr>
          <w:spacing w:val="-7"/>
        </w:rPr>
        <w:t xml:space="preserve"> </w:t>
      </w:r>
      <w:r>
        <w:t>methods. Outcome-based</w:t>
      </w:r>
      <w:r>
        <w:rPr>
          <w:spacing w:val="-7"/>
        </w:rPr>
        <w:t xml:space="preserve"> </w:t>
      </w:r>
      <w:r>
        <w:t>proxies</w:t>
      </w:r>
      <w:r>
        <w:rPr>
          <w:spacing w:val="-7"/>
        </w:rPr>
        <w:t xml:space="preserve"> </w:t>
      </w:r>
      <w:r>
        <w:t>show</w:t>
      </w:r>
      <w:r>
        <w:rPr>
          <w:spacing w:val="-7"/>
        </w:rPr>
        <w:t xml:space="preserve"> </w:t>
      </w:r>
      <w:r>
        <w:t>weak</w:t>
      </w:r>
      <w:r>
        <w:rPr>
          <w:spacing w:val="-7"/>
        </w:rPr>
        <w:t xml:space="preserve"> </w:t>
      </w:r>
      <w:r>
        <w:t>alignment</w:t>
      </w:r>
      <w:r>
        <w:rPr>
          <w:spacing w:val="-7"/>
        </w:rPr>
        <w:t xml:space="preserve"> </w:t>
      </w:r>
      <w:r>
        <w:t>overall,</w:t>
      </w:r>
      <w:r>
        <w:rPr>
          <w:spacing w:val="-7"/>
        </w:rPr>
        <w:t xml:space="preserve"> </w:t>
      </w:r>
      <w:r>
        <w:t>indicating that</w:t>
      </w:r>
      <w:r>
        <w:rPr>
          <w:spacing w:val="-15"/>
        </w:rPr>
        <w:t xml:space="preserve"> </w:t>
      </w:r>
      <w:r>
        <w:t>social-method</w:t>
      </w:r>
      <w:r>
        <w:rPr>
          <w:spacing w:val="-15"/>
        </w:rPr>
        <w:t xml:space="preserve"> </w:t>
      </w:r>
      <w:r>
        <w:t>rankings</w:t>
      </w:r>
      <w:r>
        <w:rPr>
          <w:spacing w:val="-15"/>
        </w:rPr>
        <w:t xml:space="preserve"> </w:t>
      </w:r>
      <w:r>
        <w:t>align</w:t>
      </w:r>
      <w:r>
        <w:rPr>
          <w:spacing w:val="-15"/>
        </w:rPr>
        <w:t xml:space="preserve"> </w:t>
      </w:r>
      <w:r>
        <w:t>more</w:t>
      </w:r>
      <w:r>
        <w:rPr>
          <w:spacing w:val="-15"/>
        </w:rPr>
        <w:t xml:space="preserve"> </w:t>
      </w:r>
      <w:r>
        <w:t>strongly</w:t>
      </w:r>
      <w:r>
        <w:rPr>
          <w:spacing w:val="-15"/>
        </w:rPr>
        <w:t xml:space="preserve"> </w:t>
      </w:r>
      <w:r>
        <w:t>with</w:t>
      </w:r>
      <w:r>
        <w:rPr>
          <w:spacing w:val="-15"/>
        </w:rPr>
        <w:t xml:space="preserve"> </w:t>
      </w:r>
      <w:r>
        <w:t>transfer</w:t>
      </w:r>
      <w:r>
        <w:rPr>
          <w:spacing w:val="-15"/>
        </w:rPr>
        <w:t xml:space="preserve"> </w:t>
      </w:r>
      <w:r>
        <w:t>centrality</w:t>
      </w:r>
      <w:r>
        <w:rPr>
          <w:spacing w:val="-15"/>
        </w:rPr>
        <w:t xml:space="preserve"> </w:t>
      </w:r>
      <w:r>
        <w:t>than</w:t>
      </w:r>
      <w:r>
        <w:rPr>
          <w:spacing w:val="-15"/>
        </w:rPr>
        <w:t xml:space="preserve"> </w:t>
      </w:r>
      <w:r>
        <w:t>with</w:t>
      </w:r>
      <w:r>
        <w:rPr>
          <w:spacing w:val="-15"/>
        </w:rPr>
        <w:t xml:space="preserve"> </w:t>
      </w:r>
      <w:r>
        <w:t>perpetual</w:t>
      </w:r>
      <w:r>
        <w:rPr>
          <w:spacing w:val="-15"/>
        </w:rPr>
        <w:t xml:space="preserve"> </w:t>
      </w:r>
      <w:r>
        <w:t>trading profitability on this sample.</w:t>
      </w:r>
    </w:p>
    <w:p w14:paraId="00DC23FF" w14:textId="77777777" w:rsidR="00350CFB" w:rsidRDefault="00283FFF">
      <w:pPr>
        <w:pStyle w:val="BodyText"/>
        <w:spacing w:before="18" w:line="396" w:lineRule="auto"/>
        <w:ind w:left="282" w:right="548" w:hanging="9"/>
        <w:jc w:val="both"/>
      </w:pPr>
      <w:r>
        <w:t xml:space="preserve">As a supplementary finding (SRQ1), GF-PR achieves the highest trading-success mean </w:t>
      </w:r>
      <w:r>
        <w:rPr>
          <w:i/>
        </w:rPr>
        <w:t>τ</w:t>
      </w:r>
      <w:r>
        <w:rPr>
          <w:i/>
          <w:spacing w:val="28"/>
        </w:rPr>
        <w:t xml:space="preserve"> </w:t>
      </w:r>
      <w:r>
        <w:t>(0</w:t>
      </w:r>
      <w:r>
        <w:rPr>
          <w:i/>
        </w:rPr>
        <w:t>.</w:t>
      </w:r>
      <w:r>
        <w:t xml:space="preserve">583) and inverse-risk mean </w:t>
      </w:r>
      <w:r>
        <w:rPr>
          <w:i/>
        </w:rPr>
        <w:t xml:space="preserve">τ </w:t>
      </w:r>
      <w:r>
        <w:t>(0</w:t>
      </w:r>
      <w:r>
        <w:rPr>
          <w:i/>
        </w:rPr>
        <w:t>.</w:t>
      </w:r>
      <w:r>
        <w:t>376) by construction, illustrating construct overlap when ranking on outcome</w:t>
      </w:r>
      <w:r>
        <w:rPr>
          <w:spacing w:val="-1"/>
        </w:rPr>
        <w:t xml:space="preserve"> </w:t>
      </w:r>
      <w:r>
        <w:t>flow.</w:t>
      </w:r>
      <w:r>
        <w:rPr>
          <w:spacing w:val="24"/>
        </w:rPr>
        <w:t xml:space="preserve"> </w:t>
      </w:r>
      <w:r>
        <w:t>GF-PR</w:t>
      </w:r>
      <w:r>
        <w:rPr>
          <w:spacing w:val="-1"/>
        </w:rPr>
        <w:t xml:space="preserve"> </w:t>
      </w:r>
      <w:r>
        <w:t>bounds</w:t>
      </w:r>
      <w:r>
        <w:rPr>
          <w:spacing w:val="-1"/>
        </w:rPr>
        <w:t xml:space="preserve"> </w:t>
      </w:r>
      <w:r>
        <w:t>trading-outcome</w:t>
      </w:r>
      <w:r>
        <w:rPr>
          <w:spacing w:val="-1"/>
        </w:rPr>
        <w:t xml:space="preserve"> </w:t>
      </w:r>
      <w:r>
        <w:t>proxy</w:t>
      </w:r>
      <w:r>
        <w:rPr>
          <w:spacing w:val="-1"/>
        </w:rPr>
        <w:t xml:space="preserve"> </w:t>
      </w:r>
      <w:r>
        <w:t>interpretation</w:t>
      </w:r>
      <w:r>
        <w:rPr>
          <w:spacing w:val="-1"/>
        </w:rPr>
        <w:t xml:space="preserve"> </w:t>
      </w:r>
      <w:r>
        <w:t>for</w:t>
      </w:r>
      <w:r>
        <w:rPr>
          <w:spacing w:val="-1"/>
        </w:rPr>
        <w:t xml:space="preserve"> </w:t>
      </w:r>
      <w:r>
        <w:t>social</w:t>
      </w:r>
      <w:r>
        <w:rPr>
          <w:spacing w:val="-1"/>
        </w:rPr>
        <w:t xml:space="preserve"> </w:t>
      </w:r>
      <w:r>
        <w:t>methods</w:t>
      </w:r>
      <w:r>
        <w:rPr>
          <w:spacing w:val="-1"/>
        </w:rPr>
        <w:t xml:space="preserve"> </w:t>
      </w:r>
      <w:r>
        <w:t>and</w:t>
      </w:r>
      <w:r>
        <w:rPr>
          <w:spacing w:val="-1"/>
        </w:rPr>
        <w:t xml:space="preserve"> </w:t>
      </w:r>
      <w:r>
        <w:t>is</w:t>
      </w:r>
      <w:r>
        <w:rPr>
          <w:spacing w:val="-1"/>
        </w:rPr>
        <w:t xml:space="preserve"> </w:t>
      </w:r>
      <w:r>
        <w:t>not a deployable social reputation score (Claim SC1).</w:t>
      </w:r>
    </w:p>
    <w:p w14:paraId="00DC2400" w14:textId="77777777" w:rsidR="00350CFB" w:rsidRDefault="00283FFF">
      <w:pPr>
        <w:pStyle w:val="BodyText"/>
        <w:spacing w:before="18" w:line="396" w:lineRule="auto"/>
        <w:ind w:left="282" w:right="559"/>
        <w:jc w:val="both"/>
      </w:pPr>
      <w:r>
        <w:t>Collectively, Claims C1–C4 establish an efficiency–alignment trade-off:</w:t>
      </w:r>
      <w:r>
        <w:rPr>
          <w:spacing w:val="40"/>
        </w:rPr>
        <w:t xml:space="preserve"> </w:t>
      </w:r>
      <w:r>
        <w:t>EndorseRank offers substantially lower PageRank cost and stronger allowance-construct validity, while AWP offers stronger transfer and social-outcome alignment.</w:t>
      </w:r>
      <w:r>
        <w:rPr>
          <w:spacing w:val="40"/>
        </w:rPr>
        <w:t xml:space="preserve"> </w:t>
      </w:r>
      <w:r>
        <w:t xml:space="preserve">The appropriate choice depends on whether operators prioritize authorization semantics and refresh latency or transfer-hub detection and </w:t>
      </w:r>
      <w:bookmarkStart w:id="376" w:name="Original_contribution_to_knowledge"/>
      <w:bookmarkStart w:id="377" w:name="_bookmark130"/>
      <w:bookmarkEnd w:id="376"/>
      <w:bookmarkEnd w:id="377"/>
      <w:r>
        <w:t>outcome co-movement.</w:t>
      </w:r>
    </w:p>
    <w:p w14:paraId="00DC2401" w14:textId="77777777" w:rsidR="00350CFB" w:rsidRDefault="00350CFB">
      <w:pPr>
        <w:pStyle w:val="BodyText"/>
        <w:spacing w:before="164"/>
      </w:pPr>
    </w:p>
    <w:p w14:paraId="00DC2402" w14:textId="77777777" w:rsidR="00350CFB" w:rsidRDefault="00283FFF">
      <w:pPr>
        <w:pStyle w:val="Heading2"/>
        <w:numPr>
          <w:ilvl w:val="1"/>
          <w:numId w:val="26"/>
        </w:numPr>
        <w:tabs>
          <w:tab w:val="left" w:pos="783"/>
        </w:tabs>
        <w:ind w:left="783" w:hanging="501"/>
      </w:pPr>
      <w:r>
        <w:t>Original</w:t>
      </w:r>
      <w:r>
        <w:rPr>
          <w:spacing w:val="15"/>
        </w:rPr>
        <w:t xml:space="preserve"> </w:t>
      </w:r>
      <w:r>
        <w:t>contribution</w:t>
      </w:r>
      <w:r>
        <w:rPr>
          <w:spacing w:val="16"/>
        </w:rPr>
        <w:t xml:space="preserve"> </w:t>
      </w:r>
      <w:r>
        <w:t>to</w:t>
      </w:r>
      <w:r>
        <w:rPr>
          <w:spacing w:val="15"/>
        </w:rPr>
        <w:t xml:space="preserve"> </w:t>
      </w:r>
      <w:r>
        <w:rPr>
          <w:spacing w:val="-2"/>
        </w:rPr>
        <w:t>knowledge</w:t>
      </w:r>
    </w:p>
    <w:p w14:paraId="00DC2403" w14:textId="77777777" w:rsidR="00350CFB" w:rsidRDefault="00350CFB">
      <w:pPr>
        <w:pStyle w:val="BodyText"/>
        <w:spacing w:before="24"/>
        <w:rPr>
          <w:b/>
          <w:sz w:val="28"/>
        </w:rPr>
      </w:pPr>
    </w:p>
    <w:p w14:paraId="00DC2404" w14:textId="4D1B5D95" w:rsidR="00350CFB" w:rsidRDefault="00283FFF">
      <w:pPr>
        <w:pStyle w:val="BodyText"/>
        <w:spacing w:line="396" w:lineRule="auto"/>
        <w:ind w:left="282" w:right="524" w:hanging="8"/>
        <w:jc w:val="both"/>
      </w:pPr>
      <w:commentRangeStart w:id="378"/>
      <w:r>
        <w:t xml:space="preserve">This </w:t>
      </w:r>
      <w:del w:id="379" w:author="Moulla, Donatien Koulla" w:date="2026-08-27T17:13:00Z">
        <w:r>
          <w:delText>dissertation</w:delText>
        </w:r>
      </w:del>
      <w:ins w:id="380" w:author="Moulla, Donatien Koulla" w:date="2026-08-27T17:13:00Z">
        <w:r>
          <w:t>thesis</w:t>
        </w:r>
      </w:ins>
      <w:r>
        <w:t xml:space="preserve"> contributes to on-chain reputation research and DeFi risk assessment in four re-</w:t>
      </w:r>
      <w:r>
        <w:rPr>
          <w:spacing w:val="-2"/>
        </w:rPr>
        <w:t>spects.</w:t>
      </w:r>
      <w:commentRangeEnd w:id="378"/>
      <w:r>
        <w:rPr>
          <w:rStyle w:val="CommentReference"/>
          <w:sz w:val="24"/>
          <w:szCs w:val="24"/>
        </w:rPr>
        <w:commentReference w:id="378"/>
      </w:r>
    </w:p>
    <w:p w14:paraId="00DC2405" w14:textId="77777777" w:rsidR="00350CFB" w:rsidRDefault="00283FFF">
      <w:pPr>
        <w:pStyle w:val="ListParagraph"/>
        <w:numPr>
          <w:ilvl w:val="0"/>
          <w:numId w:val="8"/>
        </w:numPr>
        <w:tabs>
          <w:tab w:val="left" w:pos="806"/>
          <w:tab w:val="left" w:pos="808"/>
        </w:tabs>
        <w:spacing w:before="62" w:line="388" w:lineRule="auto"/>
        <w:ind w:right="524"/>
        <w:jc w:val="both"/>
        <w:rPr>
          <w:sz w:val="24"/>
        </w:rPr>
      </w:pPr>
      <w:r>
        <w:rPr>
          <w:b/>
          <w:sz w:val="24"/>
        </w:rPr>
        <w:t xml:space="preserve">EndorseRank: </w:t>
      </w:r>
      <w:r>
        <w:rPr>
          <w:sz w:val="24"/>
        </w:rPr>
        <w:t>An allowance-based endorsement graph model.</w:t>
      </w:r>
      <w:r>
        <w:rPr>
          <w:spacing w:val="40"/>
          <w:sz w:val="24"/>
        </w:rPr>
        <w:t xml:space="preserve"> </w:t>
      </w:r>
      <w:r>
        <w:rPr>
          <w:sz w:val="24"/>
        </w:rPr>
        <w:t xml:space="preserve">By treating latest ERC-20 </w:t>
      </w:r>
      <w:r>
        <w:rPr>
          <w:rFonts w:ascii="Courier New" w:hAnsi="Courier New"/>
          <w:spacing w:val="-2"/>
          <w:sz w:val="24"/>
        </w:rPr>
        <w:t>approve</w:t>
      </w:r>
      <w:r>
        <w:rPr>
          <w:rFonts w:ascii="Courier New" w:hAnsi="Courier New"/>
          <w:spacing w:val="-34"/>
          <w:sz w:val="24"/>
        </w:rPr>
        <w:t xml:space="preserve"> </w:t>
      </w:r>
      <w:r>
        <w:rPr>
          <w:spacing w:val="-2"/>
          <w:sz w:val="24"/>
        </w:rPr>
        <w:t>and</w:t>
      </w:r>
      <w:r>
        <w:rPr>
          <w:spacing w:val="-13"/>
          <w:sz w:val="24"/>
        </w:rPr>
        <w:t xml:space="preserve"> </w:t>
      </w:r>
      <w:r>
        <w:rPr>
          <w:spacing w:val="-2"/>
          <w:sz w:val="24"/>
        </w:rPr>
        <w:t>EIP-2612</w:t>
      </w:r>
      <w:r>
        <w:rPr>
          <w:spacing w:val="-13"/>
          <w:sz w:val="24"/>
        </w:rPr>
        <w:t xml:space="preserve"> </w:t>
      </w:r>
      <w:r>
        <w:rPr>
          <w:rFonts w:ascii="Courier New" w:hAnsi="Courier New"/>
          <w:spacing w:val="-2"/>
          <w:sz w:val="24"/>
        </w:rPr>
        <w:t>permit</w:t>
      </w:r>
      <w:r>
        <w:rPr>
          <w:rFonts w:ascii="Courier New" w:hAnsi="Courier New"/>
          <w:spacing w:val="-35"/>
          <w:sz w:val="24"/>
        </w:rPr>
        <w:t xml:space="preserve"> </w:t>
      </w:r>
      <w:r>
        <w:rPr>
          <w:spacing w:val="-2"/>
          <w:sz w:val="24"/>
        </w:rPr>
        <w:t>authorizations</w:t>
      </w:r>
      <w:r>
        <w:rPr>
          <w:spacing w:val="-13"/>
          <w:sz w:val="24"/>
        </w:rPr>
        <w:t xml:space="preserve"> </w:t>
      </w:r>
      <w:r>
        <w:rPr>
          <w:spacing w:val="-2"/>
          <w:sz w:val="24"/>
        </w:rPr>
        <w:t>as</w:t>
      </w:r>
      <w:r>
        <w:rPr>
          <w:spacing w:val="-13"/>
          <w:sz w:val="24"/>
        </w:rPr>
        <w:t xml:space="preserve"> </w:t>
      </w:r>
      <w:r>
        <w:rPr>
          <w:spacing w:val="-2"/>
          <w:sz w:val="24"/>
        </w:rPr>
        <w:t>directed</w:t>
      </w:r>
      <w:r>
        <w:rPr>
          <w:spacing w:val="-13"/>
          <w:sz w:val="24"/>
        </w:rPr>
        <w:t xml:space="preserve"> </w:t>
      </w:r>
      <w:r>
        <w:rPr>
          <w:spacing w:val="-2"/>
          <w:sz w:val="24"/>
        </w:rPr>
        <w:t>endorsement</w:t>
      </w:r>
      <w:r>
        <w:rPr>
          <w:spacing w:val="-13"/>
          <w:sz w:val="24"/>
        </w:rPr>
        <w:t xml:space="preserve"> </w:t>
      </w:r>
      <w:r>
        <w:rPr>
          <w:spacing w:val="-2"/>
          <w:sz w:val="24"/>
        </w:rPr>
        <w:t>edges</w:t>
      </w:r>
      <w:r>
        <w:rPr>
          <w:spacing w:val="-8"/>
          <w:sz w:val="24"/>
        </w:rPr>
        <w:t xml:space="preserve"> </w:t>
      </w:r>
      <w:hyperlink w:anchor="_bookmark151" w:history="1">
        <w:r>
          <w:rPr>
            <w:spacing w:val="-2"/>
            <w:sz w:val="24"/>
            <w:vertAlign w:val="superscript"/>
          </w:rPr>
          <w:t>[18]</w:t>
        </w:r>
      </w:hyperlink>
      <w:r>
        <w:rPr>
          <w:spacing w:val="-2"/>
          <w:sz w:val="24"/>
          <w:vertAlign w:val="superscript"/>
        </w:rPr>
        <w:t>,</w:t>
      </w:r>
      <w:hyperlink w:anchor="_bookmark152" w:history="1">
        <w:r>
          <w:rPr>
            <w:spacing w:val="-2"/>
            <w:sz w:val="24"/>
            <w:vertAlign w:val="superscript"/>
          </w:rPr>
          <w:t>[19]</w:t>
        </w:r>
      </w:hyperlink>
      <w:r>
        <w:rPr>
          <w:spacing w:val="-2"/>
          <w:sz w:val="24"/>
        </w:rPr>
        <w:t>,</w:t>
      </w:r>
      <w:r>
        <w:rPr>
          <w:spacing w:val="4"/>
          <w:sz w:val="24"/>
        </w:rPr>
        <w:t xml:space="preserve"> </w:t>
      </w:r>
      <w:r>
        <w:rPr>
          <w:spacing w:val="-2"/>
          <w:sz w:val="24"/>
        </w:rPr>
        <w:t>it</w:t>
      </w:r>
      <w:r>
        <w:rPr>
          <w:sz w:val="24"/>
        </w:rPr>
        <w:t xml:space="preserve"> </w:t>
      </w:r>
      <w:r>
        <w:rPr>
          <w:spacing w:val="-2"/>
          <w:sz w:val="24"/>
        </w:rPr>
        <w:t>ex-tends</w:t>
      </w:r>
      <w:r>
        <w:rPr>
          <w:spacing w:val="-8"/>
          <w:sz w:val="24"/>
        </w:rPr>
        <w:t xml:space="preserve"> </w:t>
      </w:r>
      <w:r>
        <w:rPr>
          <w:spacing w:val="-2"/>
          <w:sz w:val="24"/>
        </w:rPr>
        <w:t>PageRank’s</w:t>
      </w:r>
      <w:r>
        <w:rPr>
          <w:spacing w:val="-9"/>
          <w:sz w:val="24"/>
        </w:rPr>
        <w:t xml:space="preserve"> </w:t>
      </w:r>
      <w:r>
        <w:rPr>
          <w:spacing w:val="-2"/>
          <w:sz w:val="24"/>
        </w:rPr>
        <w:t>citation</w:t>
      </w:r>
      <w:r>
        <w:rPr>
          <w:spacing w:val="-8"/>
          <w:sz w:val="24"/>
        </w:rPr>
        <w:t xml:space="preserve"> </w:t>
      </w:r>
      <w:r>
        <w:rPr>
          <w:spacing w:val="-2"/>
          <w:sz w:val="24"/>
        </w:rPr>
        <w:t>metaphor</w:t>
      </w:r>
      <w:r>
        <w:rPr>
          <w:spacing w:val="-8"/>
          <w:sz w:val="24"/>
        </w:rPr>
        <w:t xml:space="preserve"> </w:t>
      </w:r>
      <w:hyperlink w:anchor="_bookmark141" w:history="1">
        <w:r>
          <w:rPr>
            <w:spacing w:val="-2"/>
            <w:sz w:val="24"/>
            <w:vertAlign w:val="superscript"/>
          </w:rPr>
          <w:t>[8]</w:t>
        </w:r>
      </w:hyperlink>
      <w:r>
        <w:rPr>
          <w:spacing w:val="-2"/>
          <w:sz w:val="24"/>
          <w:vertAlign w:val="superscript"/>
        </w:rPr>
        <w:t>,</w:t>
      </w:r>
      <w:hyperlink w:anchor="_bookmark182" w:history="1">
        <w:r>
          <w:rPr>
            <w:spacing w:val="-2"/>
            <w:sz w:val="24"/>
            <w:vertAlign w:val="superscript"/>
          </w:rPr>
          <w:t>[49]</w:t>
        </w:r>
      </w:hyperlink>
      <w:r>
        <w:rPr>
          <w:spacing w:val="-2"/>
          <w:sz w:val="24"/>
        </w:rPr>
        <w:t xml:space="preserve"> from</w:t>
      </w:r>
      <w:r>
        <w:rPr>
          <w:spacing w:val="-8"/>
          <w:sz w:val="24"/>
        </w:rPr>
        <w:t xml:space="preserve"> </w:t>
      </w:r>
      <w:r>
        <w:rPr>
          <w:spacing w:val="-2"/>
          <w:sz w:val="24"/>
        </w:rPr>
        <w:t>transfer</w:t>
      </w:r>
      <w:r>
        <w:rPr>
          <w:spacing w:val="-8"/>
          <w:sz w:val="24"/>
        </w:rPr>
        <w:t xml:space="preserve"> </w:t>
      </w:r>
      <w:r>
        <w:rPr>
          <w:spacing w:val="-2"/>
          <w:sz w:val="24"/>
        </w:rPr>
        <w:t>graphs</w:t>
      </w:r>
      <w:r>
        <w:rPr>
          <w:spacing w:val="-8"/>
          <w:sz w:val="24"/>
        </w:rPr>
        <w:t xml:space="preserve"> </w:t>
      </w:r>
      <w:hyperlink w:anchor="_bookmark149" w:history="1">
        <w:r>
          <w:rPr>
            <w:spacing w:val="-2"/>
            <w:sz w:val="24"/>
            <w:vertAlign w:val="superscript"/>
          </w:rPr>
          <w:t>[16]</w:t>
        </w:r>
      </w:hyperlink>
      <w:r>
        <w:rPr>
          <w:spacing w:val="-2"/>
          <w:sz w:val="24"/>
        </w:rPr>
        <w:t xml:space="preserve"> to</w:t>
      </w:r>
      <w:r>
        <w:rPr>
          <w:spacing w:val="-8"/>
          <w:sz w:val="24"/>
        </w:rPr>
        <w:t xml:space="preserve"> </w:t>
      </w:r>
      <w:r>
        <w:rPr>
          <w:spacing w:val="-2"/>
          <w:sz w:val="24"/>
        </w:rPr>
        <w:t>explicit</w:t>
      </w:r>
      <w:r>
        <w:rPr>
          <w:spacing w:val="-8"/>
          <w:sz w:val="24"/>
        </w:rPr>
        <w:t xml:space="preserve"> </w:t>
      </w:r>
      <w:r>
        <w:rPr>
          <w:spacing w:val="-2"/>
          <w:sz w:val="24"/>
        </w:rPr>
        <w:t>spending</w:t>
      </w:r>
      <w:r>
        <w:rPr>
          <w:spacing w:val="-8"/>
          <w:sz w:val="24"/>
        </w:rPr>
        <w:t xml:space="preserve"> </w:t>
      </w:r>
      <w:r>
        <w:rPr>
          <w:spacing w:val="-2"/>
          <w:sz w:val="24"/>
        </w:rPr>
        <w:t>delega-</w:t>
      </w:r>
      <w:r>
        <w:rPr>
          <w:sz w:val="24"/>
        </w:rPr>
        <w:t>tion. The</w:t>
      </w:r>
      <w:r>
        <w:rPr>
          <w:spacing w:val="-3"/>
          <w:sz w:val="24"/>
        </w:rPr>
        <w:t xml:space="preserve"> </w:t>
      </w:r>
      <w:r>
        <w:rPr>
          <w:sz w:val="24"/>
        </w:rPr>
        <w:t>model</w:t>
      </w:r>
      <w:r>
        <w:rPr>
          <w:spacing w:val="-3"/>
          <w:sz w:val="24"/>
        </w:rPr>
        <w:t xml:space="preserve"> </w:t>
      </w:r>
      <w:r>
        <w:rPr>
          <w:sz w:val="24"/>
        </w:rPr>
        <w:t>eliminates</w:t>
      </w:r>
      <w:r>
        <w:rPr>
          <w:spacing w:val="-3"/>
          <w:sz w:val="24"/>
        </w:rPr>
        <w:t xml:space="preserve"> </w:t>
      </w:r>
      <w:r>
        <w:rPr>
          <w:sz w:val="24"/>
        </w:rPr>
        <w:t>temporal</w:t>
      </w:r>
      <w:r>
        <w:rPr>
          <w:spacing w:val="-3"/>
          <w:sz w:val="24"/>
        </w:rPr>
        <w:t xml:space="preserve"> </w:t>
      </w:r>
      <w:r>
        <w:rPr>
          <w:sz w:val="24"/>
        </w:rPr>
        <w:t>decay</w:t>
      </w:r>
      <w:r>
        <w:rPr>
          <w:spacing w:val="-3"/>
          <w:sz w:val="24"/>
        </w:rPr>
        <w:t xml:space="preserve"> </w:t>
      </w:r>
      <w:r>
        <w:rPr>
          <w:sz w:val="24"/>
        </w:rPr>
        <w:t>through</w:t>
      </w:r>
      <w:r>
        <w:rPr>
          <w:spacing w:val="-3"/>
          <w:sz w:val="24"/>
        </w:rPr>
        <w:t xml:space="preserve"> </w:t>
      </w:r>
      <w:r>
        <w:rPr>
          <w:sz w:val="24"/>
        </w:rPr>
        <w:t>allowance</w:t>
      </w:r>
      <w:r>
        <w:rPr>
          <w:spacing w:val="-3"/>
          <w:sz w:val="24"/>
        </w:rPr>
        <w:t xml:space="preserve"> </w:t>
      </w:r>
      <w:r>
        <w:rPr>
          <w:sz w:val="24"/>
        </w:rPr>
        <w:t>override</w:t>
      </w:r>
      <w:r>
        <w:rPr>
          <w:spacing w:val="-3"/>
          <w:sz w:val="24"/>
        </w:rPr>
        <w:t xml:space="preserve"> </w:t>
      </w:r>
      <w:r>
        <w:rPr>
          <w:sz w:val="24"/>
        </w:rPr>
        <w:t>semantics</w:t>
      </w:r>
      <w:r>
        <w:rPr>
          <w:spacing w:val="-3"/>
          <w:sz w:val="24"/>
        </w:rPr>
        <w:t xml:space="preserve"> </w:t>
      </w:r>
      <w:r>
        <w:rPr>
          <w:sz w:val="24"/>
        </w:rPr>
        <w:t>and</w:t>
      </w:r>
      <w:r>
        <w:rPr>
          <w:spacing w:val="-3"/>
          <w:sz w:val="24"/>
        </w:rPr>
        <w:t xml:space="preserve"> </w:t>
      </w:r>
      <w:r>
        <w:rPr>
          <w:sz w:val="24"/>
        </w:rPr>
        <w:t>yields</w:t>
      </w:r>
    </w:p>
    <w:p w14:paraId="00DC2406" w14:textId="77777777" w:rsidR="00350CFB" w:rsidRDefault="00350CFB">
      <w:pPr>
        <w:pStyle w:val="ListParagraph"/>
        <w:spacing w:line="388" w:lineRule="auto"/>
        <w:jc w:val="both"/>
        <w:rPr>
          <w:sz w:val="24"/>
        </w:rPr>
        <w:sectPr w:rsidR="00350CFB">
          <w:pgSz w:w="11910" w:h="16840"/>
          <w:pgMar w:top="1840" w:right="708" w:bottom="2300" w:left="992" w:header="0" w:footer="2115" w:gutter="0"/>
          <w:cols w:space="720"/>
        </w:sectPr>
      </w:pPr>
    </w:p>
    <w:p w14:paraId="00DC2407" w14:textId="77777777" w:rsidR="00350CFB" w:rsidRDefault="00283FFF">
      <w:pPr>
        <w:pStyle w:val="BodyText"/>
        <w:spacing w:before="72"/>
        <w:ind w:left="808"/>
        <w:jc w:val="both"/>
      </w:pPr>
      <w:r>
        <w:lastRenderedPageBreak/>
        <w:t>a</w:t>
      </w:r>
      <w:r>
        <w:rPr>
          <w:spacing w:val="-8"/>
        </w:rPr>
        <w:t xml:space="preserve"> </w:t>
      </w:r>
      <w:r>
        <w:t>sparse</w:t>
      </w:r>
      <w:r>
        <w:rPr>
          <w:spacing w:val="-7"/>
        </w:rPr>
        <w:t xml:space="preserve"> </w:t>
      </w:r>
      <w:r>
        <w:t>graph</w:t>
      </w:r>
      <w:r>
        <w:rPr>
          <w:spacing w:val="-8"/>
        </w:rPr>
        <w:t xml:space="preserve"> </w:t>
      </w:r>
      <w:r>
        <w:t>(14</w:t>
      </w:r>
      <w:r>
        <w:rPr>
          <w:i/>
        </w:rPr>
        <w:t>,</w:t>
      </w:r>
      <w:r>
        <w:t>727</w:t>
      </w:r>
      <w:r>
        <w:rPr>
          <w:spacing w:val="-6"/>
        </w:rPr>
        <w:t xml:space="preserve"> </w:t>
      </w:r>
      <w:r>
        <w:t>edges</w:t>
      </w:r>
      <w:r>
        <w:rPr>
          <w:spacing w:val="-7"/>
        </w:rPr>
        <w:t xml:space="preserve"> </w:t>
      </w:r>
      <w:r>
        <w:t>on</w:t>
      </w:r>
      <w:r>
        <w:rPr>
          <w:spacing w:val="-8"/>
        </w:rPr>
        <w:t xml:space="preserve"> </w:t>
      </w:r>
      <w:r>
        <w:t>the</w:t>
      </w:r>
      <w:r>
        <w:rPr>
          <w:spacing w:val="-7"/>
        </w:rPr>
        <w:t xml:space="preserve"> </w:t>
      </w:r>
      <w:r>
        <w:t>matched</w:t>
      </w:r>
      <w:r>
        <w:rPr>
          <w:spacing w:val="-7"/>
        </w:rPr>
        <w:t xml:space="preserve"> </w:t>
      </w:r>
      <w:r>
        <w:t>cohort)</w:t>
      </w:r>
      <w:r>
        <w:rPr>
          <w:spacing w:val="-8"/>
        </w:rPr>
        <w:t xml:space="preserve"> </w:t>
      </w:r>
      <w:r>
        <w:t>suitable</w:t>
      </w:r>
      <w:r>
        <w:rPr>
          <w:spacing w:val="-7"/>
        </w:rPr>
        <w:t xml:space="preserve"> </w:t>
      </w:r>
      <w:r>
        <w:t>for</w:t>
      </w:r>
      <w:r>
        <w:rPr>
          <w:spacing w:val="-7"/>
        </w:rPr>
        <w:t xml:space="preserve"> </w:t>
      </w:r>
      <w:r>
        <w:t>frequent</w:t>
      </w:r>
      <w:r>
        <w:rPr>
          <w:spacing w:val="-8"/>
        </w:rPr>
        <w:t xml:space="preserve"> </w:t>
      </w:r>
      <w:r>
        <w:rPr>
          <w:spacing w:val="-2"/>
        </w:rPr>
        <w:t>recomputation.</w:t>
      </w:r>
    </w:p>
    <w:p w14:paraId="00DC2408" w14:textId="77777777" w:rsidR="00350CFB" w:rsidRDefault="00283FFF">
      <w:pPr>
        <w:pStyle w:val="ListParagraph"/>
        <w:numPr>
          <w:ilvl w:val="0"/>
          <w:numId w:val="8"/>
        </w:numPr>
        <w:tabs>
          <w:tab w:val="left" w:pos="806"/>
          <w:tab w:val="left" w:pos="808"/>
        </w:tabs>
        <w:spacing w:before="217" w:line="396" w:lineRule="auto"/>
        <w:ind w:right="524"/>
        <w:jc w:val="both"/>
        <w:rPr>
          <w:sz w:val="24"/>
        </w:rPr>
      </w:pPr>
      <w:r>
        <w:rPr>
          <w:b/>
          <w:sz w:val="24"/>
        </w:rPr>
        <w:t>Five-proxy</w:t>
      </w:r>
      <w:r>
        <w:rPr>
          <w:b/>
          <w:spacing w:val="-13"/>
          <w:sz w:val="24"/>
        </w:rPr>
        <w:t xml:space="preserve"> </w:t>
      </w:r>
      <w:r>
        <w:rPr>
          <w:b/>
          <w:sz w:val="24"/>
        </w:rPr>
        <w:t>domain</w:t>
      </w:r>
      <w:r>
        <w:rPr>
          <w:b/>
          <w:spacing w:val="-12"/>
          <w:sz w:val="24"/>
        </w:rPr>
        <w:t xml:space="preserve"> </w:t>
      </w:r>
      <w:r>
        <w:rPr>
          <w:b/>
          <w:sz w:val="24"/>
        </w:rPr>
        <w:t>alignment</w:t>
      </w:r>
      <w:r>
        <w:rPr>
          <w:b/>
          <w:spacing w:val="-13"/>
          <w:sz w:val="24"/>
        </w:rPr>
        <w:t xml:space="preserve"> </w:t>
      </w:r>
      <w:r>
        <w:rPr>
          <w:b/>
          <w:sz w:val="24"/>
        </w:rPr>
        <w:t>evaluation:</w:t>
      </w:r>
      <w:r>
        <w:rPr>
          <w:b/>
          <w:spacing w:val="9"/>
          <w:sz w:val="24"/>
        </w:rPr>
        <w:t xml:space="preserve"> </w:t>
      </w:r>
      <w:r>
        <w:rPr>
          <w:sz w:val="24"/>
        </w:rPr>
        <w:t>Compares</w:t>
      </w:r>
      <w:r>
        <w:rPr>
          <w:spacing w:val="-13"/>
          <w:sz w:val="24"/>
        </w:rPr>
        <w:t xml:space="preserve"> </w:t>
      </w:r>
      <w:r>
        <w:rPr>
          <w:sz w:val="24"/>
        </w:rPr>
        <w:t>EndorseRank</w:t>
      </w:r>
      <w:r>
        <w:rPr>
          <w:spacing w:val="-12"/>
          <w:sz w:val="24"/>
        </w:rPr>
        <w:t xml:space="preserve"> </w:t>
      </w:r>
      <w:r>
        <w:rPr>
          <w:sz w:val="24"/>
        </w:rPr>
        <w:t>and</w:t>
      </w:r>
      <w:r>
        <w:rPr>
          <w:spacing w:val="-13"/>
          <w:sz w:val="24"/>
        </w:rPr>
        <w:t xml:space="preserve"> </w:t>
      </w:r>
      <w:r>
        <w:rPr>
          <w:sz w:val="24"/>
        </w:rPr>
        <w:t>AWP</w:t>
      </w:r>
      <w:r>
        <w:rPr>
          <w:spacing w:val="-13"/>
          <w:sz w:val="24"/>
        </w:rPr>
        <w:t xml:space="preserve"> </w:t>
      </w:r>
      <w:r>
        <w:rPr>
          <w:sz w:val="24"/>
        </w:rPr>
        <w:t>on</w:t>
      </w:r>
      <w:r>
        <w:rPr>
          <w:spacing w:val="-13"/>
          <w:sz w:val="24"/>
        </w:rPr>
        <w:t xml:space="preserve"> </w:t>
      </w:r>
      <w:r>
        <w:rPr>
          <w:sz w:val="24"/>
        </w:rPr>
        <w:t>leveraged DeFi</w:t>
      </w:r>
      <w:r>
        <w:rPr>
          <w:spacing w:val="-13"/>
          <w:sz w:val="24"/>
        </w:rPr>
        <w:t xml:space="preserve"> </w:t>
      </w:r>
      <w:r>
        <w:rPr>
          <w:sz w:val="24"/>
        </w:rPr>
        <w:t>activity</w:t>
      </w:r>
      <w:r>
        <w:rPr>
          <w:spacing w:val="-13"/>
          <w:sz w:val="24"/>
        </w:rPr>
        <w:t xml:space="preserve"> </w:t>
      </w:r>
      <w:r>
        <w:rPr>
          <w:sz w:val="24"/>
        </w:rPr>
        <w:t>under</w:t>
      </w:r>
      <w:r>
        <w:rPr>
          <w:spacing w:val="-13"/>
          <w:sz w:val="24"/>
        </w:rPr>
        <w:t xml:space="preserve"> </w:t>
      </w:r>
      <w:r>
        <w:rPr>
          <w:sz w:val="24"/>
        </w:rPr>
        <w:t>a</w:t>
      </w:r>
      <w:r>
        <w:rPr>
          <w:spacing w:val="-13"/>
          <w:sz w:val="24"/>
        </w:rPr>
        <w:t xml:space="preserve"> </w:t>
      </w:r>
      <w:r>
        <w:rPr>
          <w:sz w:val="24"/>
        </w:rPr>
        <w:t>shared</w:t>
      </w:r>
      <w:r>
        <w:rPr>
          <w:spacing w:val="-13"/>
          <w:sz w:val="24"/>
        </w:rPr>
        <w:t xml:space="preserve"> </w:t>
      </w:r>
      <w:r>
        <w:rPr>
          <w:sz w:val="24"/>
        </w:rPr>
        <w:t>cohort</w:t>
      </w:r>
      <w:r>
        <w:rPr>
          <w:spacing w:val="-13"/>
          <w:sz w:val="24"/>
        </w:rPr>
        <w:t xml:space="preserve"> </w:t>
      </w:r>
      <w:r>
        <w:rPr>
          <w:sz w:val="24"/>
        </w:rPr>
        <w:t>and</w:t>
      </w:r>
      <w:r>
        <w:rPr>
          <w:spacing w:val="-13"/>
          <w:sz w:val="24"/>
        </w:rPr>
        <w:t xml:space="preserve"> </w:t>
      </w:r>
      <w:r>
        <w:rPr>
          <w:sz w:val="24"/>
        </w:rPr>
        <w:t>window.</w:t>
      </w:r>
      <w:r>
        <w:rPr>
          <w:spacing w:val="13"/>
          <w:sz w:val="24"/>
        </w:rPr>
        <w:t xml:space="preserve"> </w:t>
      </w:r>
      <w:r>
        <w:rPr>
          <w:sz w:val="24"/>
        </w:rPr>
        <w:t>Building</w:t>
      </w:r>
      <w:r>
        <w:rPr>
          <w:spacing w:val="-13"/>
          <w:sz w:val="24"/>
        </w:rPr>
        <w:t xml:space="preserve"> </w:t>
      </w:r>
      <w:r>
        <w:rPr>
          <w:sz w:val="24"/>
        </w:rPr>
        <w:t>on</w:t>
      </w:r>
      <w:r>
        <w:rPr>
          <w:spacing w:val="-13"/>
          <w:sz w:val="24"/>
        </w:rPr>
        <w:t xml:space="preserve"> </w:t>
      </w:r>
      <w:r>
        <w:rPr>
          <w:sz w:val="24"/>
        </w:rPr>
        <w:t>construct-validity</w:t>
      </w:r>
      <w:r>
        <w:rPr>
          <w:spacing w:val="-13"/>
          <w:sz w:val="24"/>
        </w:rPr>
        <w:t xml:space="preserve"> </w:t>
      </w:r>
      <w:r>
        <w:rPr>
          <w:sz w:val="24"/>
        </w:rPr>
        <w:t>reasoning</w:t>
      </w:r>
      <w:r>
        <w:rPr>
          <w:spacing w:val="-13"/>
          <w:sz w:val="24"/>
        </w:rPr>
        <w:t xml:space="preserve"> </w:t>
      </w:r>
      <w:hyperlink w:anchor="_bookmark147" w:history="1">
        <w:r>
          <w:rPr>
            <w:sz w:val="24"/>
            <w:vertAlign w:val="superscript"/>
          </w:rPr>
          <w:t>[14]</w:t>
        </w:r>
      </w:hyperlink>
      <w:r>
        <w:rPr>
          <w:sz w:val="24"/>
        </w:rPr>
        <w:t xml:space="preserve"> and rank correlation measures </w:t>
      </w:r>
      <w:hyperlink w:anchor="_bookmark169" w:history="1">
        <w:r>
          <w:rPr>
            <w:sz w:val="24"/>
            <w:vertAlign w:val="superscript"/>
          </w:rPr>
          <w:t>[36]</w:t>
        </w:r>
      </w:hyperlink>
      <w:r>
        <w:rPr>
          <w:sz w:val="24"/>
          <w:vertAlign w:val="superscript"/>
        </w:rPr>
        <w:t>,</w:t>
      </w:r>
      <w:hyperlink w:anchor="_bookmark187" w:history="1">
        <w:r>
          <w:rPr>
            <w:sz w:val="24"/>
            <w:vertAlign w:val="superscript"/>
          </w:rPr>
          <w:t>[54]</w:t>
        </w:r>
      </w:hyperlink>
      <w:r>
        <w:rPr>
          <w:sz w:val="24"/>
        </w:rPr>
        <w:t>, the evaluation separates transfer, allowance, inverse-risk, Sybil-adjusted stability, and trading-success families.</w:t>
      </w:r>
      <w:r>
        <w:rPr>
          <w:spacing w:val="34"/>
          <w:sz w:val="24"/>
        </w:rPr>
        <w:t xml:space="preserve"> </w:t>
      </w:r>
      <w:r>
        <w:rPr>
          <w:sz w:val="24"/>
        </w:rPr>
        <w:t>The result is a construct-specific map of strengths rather than a single global ranking—a methodological template for future on-chain score comparisons.</w:t>
      </w:r>
    </w:p>
    <w:p w14:paraId="00DC2409" w14:textId="77777777" w:rsidR="00350CFB" w:rsidRDefault="00283FFF">
      <w:pPr>
        <w:pStyle w:val="ListParagraph"/>
        <w:numPr>
          <w:ilvl w:val="0"/>
          <w:numId w:val="8"/>
        </w:numPr>
        <w:tabs>
          <w:tab w:val="left" w:pos="806"/>
          <w:tab w:val="left" w:pos="808"/>
        </w:tabs>
        <w:spacing w:before="43" w:line="396" w:lineRule="auto"/>
        <w:ind w:right="524"/>
        <w:jc w:val="both"/>
        <w:rPr>
          <w:sz w:val="24"/>
        </w:rPr>
      </w:pPr>
      <w:r>
        <w:rPr>
          <w:b/>
          <w:sz w:val="24"/>
        </w:rPr>
        <w:t>Reproducible open-source evaluation pipeline:</w:t>
      </w:r>
      <w:r>
        <w:rPr>
          <w:b/>
          <w:spacing w:val="40"/>
          <w:sz w:val="24"/>
        </w:rPr>
        <w:t xml:space="preserve"> </w:t>
      </w:r>
      <w:r>
        <w:rPr>
          <w:sz w:val="24"/>
        </w:rPr>
        <w:t xml:space="preserve">Links extraction, graph construction, scoring, proxy computation, and LaTeX-ready tables to a machine-readable summary (Ap-pendix </w:t>
      </w:r>
      <w:hyperlink w:anchor="_bookmark198" w:history="1">
        <w:r>
          <w:rPr>
            <w:sz w:val="24"/>
          </w:rPr>
          <w:t>8.1</w:t>
        </w:r>
      </w:hyperlink>
      <w:r>
        <w:rPr>
          <w:sz w:val="24"/>
        </w:rPr>
        <w:t>).</w:t>
      </w:r>
      <w:r>
        <w:rPr>
          <w:spacing w:val="40"/>
          <w:sz w:val="24"/>
        </w:rPr>
        <w:t xml:space="preserve"> </w:t>
      </w:r>
      <w:r>
        <w:rPr>
          <w:sz w:val="24"/>
        </w:rPr>
        <w:t xml:space="preserve">Auditability of decentralized credit-related scores is a recognized concern </w:t>
      </w:r>
      <w:hyperlink w:anchor="_bookmark181" w:history="1">
        <w:r>
          <w:rPr>
            <w:sz w:val="24"/>
            <w:vertAlign w:val="superscript"/>
          </w:rPr>
          <w:t>[48]</w:t>
        </w:r>
      </w:hyperlink>
      <w:r>
        <w:rPr>
          <w:sz w:val="24"/>
        </w:rPr>
        <w:t>; the pipeline makes the empirical claims independently verifiable.</w:t>
      </w:r>
    </w:p>
    <w:p w14:paraId="00DC240A" w14:textId="77777777" w:rsidR="00350CFB" w:rsidRDefault="00283FFF">
      <w:pPr>
        <w:pStyle w:val="ListParagraph"/>
        <w:numPr>
          <w:ilvl w:val="0"/>
          <w:numId w:val="8"/>
        </w:numPr>
        <w:tabs>
          <w:tab w:val="left" w:pos="806"/>
          <w:tab w:val="left" w:pos="808"/>
        </w:tabs>
        <w:spacing w:before="41" w:line="396" w:lineRule="auto"/>
        <w:ind w:right="558"/>
        <w:jc w:val="both"/>
        <w:rPr>
          <w:sz w:val="24"/>
        </w:rPr>
      </w:pPr>
      <w:r>
        <w:rPr>
          <w:b/>
          <w:sz w:val="24"/>
        </w:rPr>
        <w:t>GF-PR</w:t>
      </w:r>
      <w:r>
        <w:rPr>
          <w:b/>
          <w:spacing w:val="-15"/>
          <w:sz w:val="24"/>
        </w:rPr>
        <w:t xml:space="preserve"> </w:t>
      </w:r>
      <w:r>
        <w:rPr>
          <w:b/>
          <w:sz w:val="24"/>
        </w:rPr>
        <w:t>ceiling</w:t>
      </w:r>
      <w:r>
        <w:rPr>
          <w:b/>
          <w:spacing w:val="-15"/>
          <w:sz w:val="24"/>
        </w:rPr>
        <w:t xml:space="preserve"> </w:t>
      </w:r>
      <w:r>
        <w:rPr>
          <w:b/>
          <w:sz w:val="24"/>
        </w:rPr>
        <w:t>analysis:</w:t>
      </w:r>
      <w:r>
        <w:rPr>
          <w:b/>
          <w:spacing w:val="-15"/>
          <w:sz w:val="24"/>
        </w:rPr>
        <w:t xml:space="preserve"> </w:t>
      </w:r>
      <w:r>
        <w:rPr>
          <w:sz w:val="24"/>
        </w:rPr>
        <w:t>Clarifies</w:t>
      </w:r>
      <w:r>
        <w:rPr>
          <w:spacing w:val="-15"/>
          <w:sz w:val="24"/>
        </w:rPr>
        <w:t xml:space="preserve"> </w:t>
      </w:r>
      <w:r>
        <w:rPr>
          <w:sz w:val="24"/>
        </w:rPr>
        <w:t>construct</w:t>
      </w:r>
      <w:r>
        <w:rPr>
          <w:spacing w:val="-15"/>
          <w:sz w:val="24"/>
        </w:rPr>
        <w:t xml:space="preserve"> </w:t>
      </w:r>
      <w:r>
        <w:rPr>
          <w:sz w:val="24"/>
        </w:rPr>
        <w:t>overlap</w:t>
      </w:r>
      <w:r>
        <w:rPr>
          <w:spacing w:val="-15"/>
          <w:sz w:val="24"/>
        </w:rPr>
        <w:t xml:space="preserve"> </w:t>
      </w:r>
      <w:r>
        <w:rPr>
          <w:sz w:val="24"/>
        </w:rPr>
        <w:t>on</w:t>
      </w:r>
      <w:r>
        <w:rPr>
          <w:spacing w:val="-15"/>
          <w:sz w:val="24"/>
        </w:rPr>
        <w:t xml:space="preserve"> </w:t>
      </w:r>
      <w:r>
        <w:rPr>
          <w:sz w:val="24"/>
        </w:rPr>
        <w:t>trading-outcome</w:t>
      </w:r>
      <w:r>
        <w:rPr>
          <w:spacing w:val="-15"/>
          <w:sz w:val="24"/>
        </w:rPr>
        <w:t xml:space="preserve"> </w:t>
      </w:r>
      <w:r>
        <w:rPr>
          <w:sz w:val="24"/>
        </w:rPr>
        <w:t>proxies</w:t>
      </w:r>
      <w:r>
        <w:rPr>
          <w:spacing w:val="-15"/>
          <w:sz w:val="24"/>
        </w:rPr>
        <w:t xml:space="preserve"> </w:t>
      </w:r>
      <w:r>
        <w:rPr>
          <w:sz w:val="24"/>
        </w:rPr>
        <w:t>(SRQ1).</w:t>
      </w:r>
      <w:r>
        <w:rPr>
          <w:spacing w:val="2"/>
          <w:sz w:val="24"/>
        </w:rPr>
        <w:t xml:space="preserve"> </w:t>
      </w:r>
      <w:r>
        <w:rPr>
          <w:sz w:val="24"/>
        </w:rPr>
        <w:t>By ranking directly on GMX PnL flow, GF-PR sets an outcome-native upper bound (</w:t>
      </w:r>
      <w:r>
        <w:rPr>
          <w:i/>
          <w:sz w:val="24"/>
        </w:rPr>
        <w:t>τ</w:t>
      </w:r>
      <w:r>
        <w:rPr>
          <w:i/>
          <w:spacing w:val="36"/>
          <w:sz w:val="24"/>
        </w:rPr>
        <w:t xml:space="preserve"> </w:t>
      </w:r>
      <w:r>
        <w:rPr>
          <w:sz w:val="24"/>
        </w:rPr>
        <w:t>= 0</w:t>
      </w:r>
      <w:r>
        <w:rPr>
          <w:i/>
          <w:sz w:val="24"/>
        </w:rPr>
        <w:t>.</w:t>
      </w:r>
      <w:r>
        <w:rPr>
          <w:sz w:val="24"/>
        </w:rPr>
        <w:t>583 on</w:t>
      </w:r>
      <w:r>
        <w:rPr>
          <w:spacing w:val="-6"/>
          <w:sz w:val="24"/>
        </w:rPr>
        <w:t xml:space="preserve"> </w:t>
      </w:r>
      <w:r>
        <w:rPr>
          <w:sz w:val="24"/>
        </w:rPr>
        <w:t>trading</w:t>
      </w:r>
      <w:r>
        <w:rPr>
          <w:spacing w:val="-6"/>
          <w:sz w:val="24"/>
        </w:rPr>
        <w:t xml:space="preserve"> </w:t>
      </w:r>
      <w:r>
        <w:rPr>
          <w:sz w:val="24"/>
        </w:rPr>
        <w:t>success;</w:t>
      </w:r>
      <w:r>
        <w:rPr>
          <w:spacing w:val="-4"/>
          <w:sz w:val="24"/>
        </w:rPr>
        <w:t xml:space="preserve"> </w:t>
      </w:r>
      <w:r>
        <w:rPr>
          <w:i/>
          <w:sz w:val="24"/>
        </w:rPr>
        <w:t>τ</w:t>
      </w:r>
      <w:r>
        <w:rPr>
          <w:i/>
          <w:spacing w:val="33"/>
          <w:sz w:val="24"/>
        </w:rPr>
        <w:t xml:space="preserve"> </w:t>
      </w:r>
      <w:r>
        <w:rPr>
          <w:sz w:val="24"/>
        </w:rPr>
        <w:t>= 0</w:t>
      </w:r>
      <w:r>
        <w:rPr>
          <w:i/>
          <w:sz w:val="24"/>
        </w:rPr>
        <w:t>.</w:t>
      </w:r>
      <w:r>
        <w:rPr>
          <w:sz w:val="24"/>
        </w:rPr>
        <w:t>376</w:t>
      </w:r>
      <w:r>
        <w:rPr>
          <w:spacing w:val="-5"/>
          <w:sz w:val="24"/>
        </w:rPr>
        <w:t xml:space="preserve"> </w:t>
      </w:r>
      <w:r>
        <w:rPr>
          <w:sz w:val="24"/>
        </w:rPr>
        <w:t>on</w:t>
      </w:r>
      <w:r>
        <w:rPr>
          <w:spacing w:val="-6"/>
          <w:sz w:val="24"/>
        </w:rPr>
        <w:t xml:space="preserve"> </w:t>
      </w:r>
      <w:r>
        <w:rPr>
          <w:sz w:val="24"/>
        </w:rPr>
        <w:t>inverse</w:t>
      </w:r>
      <w:r>
        <w:rPr>
          <w:spacing w:val="-6"/>
          <w:sz w:val="24"/>
        </w:rPr>
        <w:t xml:space="preserve"> </w:t>
      </w:r>
      <w:r>
        <w:rPr>
          <w:sz w:val="24"/>
        </w:rPr>
        <w:t>risk)</w:t>
      </w:r>
      <w:r>
        <w:rPr>
          <w:spacing w:val="-6"/>
          <w:sz w:val="24"/>
        </w:rPr>
        <w:t xml:space="preserve"> </w:t>
      </w:r>
      <w:r>
        <w:rPr>
          <w:sz w:val="24"/>
        </w:rPr>
        <w:t>against</w:t>
      </w:r>
      <w:r>
        <w:rPr>
          <w:spacing w:val="-6"/>
          <w:sz w:val="24"/>
        </w:rPr>
        <w:t xml:space="preserve"> </w:t>
      </w:r>
      <w:r>
        <w:rPr>
          <w:sz w:val="24"/>
        </w:rPr>
        <w:t>which</w:t>
      </w:r>
      <w:r>
        <w:rPr>
          <w:spacing w:val="-6"/>
          <w:sz w:val="24"/>
        </w:rPr>
        <w:t xml:space="preserve"> </w:t>
      </w:r>
      <w:r>
        <w:rPr>
          <w:sz w:val="24"/>
        </w:rPr>
        <w:t>social-method</w:t>
      </w:r>
      <w:r>
        <w:rPr>
          <w:spacing w:val="-6"/>
          <w:sz w:val="24"/>
        </w:rPr>
        <w:t xml:space="preserve"> </w:t>
      </w:r>
      <w:r>
        <w:rPr>
          <w:sz w:val="24"/>
        </w:rPr>
        <w:t>alignment</w:t>
      </w:r>
      <w:r>
        <w:rPr>
          <w:spacing w:val="-6"/>
          <w:sz w:val="24"/>
        </w:rPr>
        <w:t xml:space="preserve"> </w:t>
      </w:r>
      <w:r>
        <w:rPr>
          <w:sz w:val="24"/>
        </w:rPr>
        <w:t>can</w:t>
      </w:r>
      <w:r>
        <w:rPr>
          <w:spacing w:val="-6"/>
          <w:sz w:val="24"/>
        </w:rPr>
        <w:t xml:space="preserve"> </w:t>
      </w:r>
      <w:r>
        <w:rPr>
          <w:sz w:val="24"/>
        </w:rPr>
        <w:t>be interpreted without mistaking shared inputs for social validity.</w:t>
      </w:r>
      <w:r>
        <w:rPr>
          <w:spacing w:val="40"/>
          <w:sz w:val="24"/>
        </w:rPr>
        <w:t xml:space="preserve"> </w:t>
      </w:r>
      <w:r>
        <w:rPr>
          <w:sz w:val="24"/>
        </w:rPr>
        <w:t xml:space="preserve">Supplementary contribution </w:t>
      </w:r>
      <w:r>
        <w:rPr>
          <w:spacing w:val="-4"/>
          <w:w w:val="105"/>
          <w:sz w:val="24"/>
        </w:rPr>
        <w:t>only.</w:t>
      </w:r>
    </w:p>
    <w:p w14:paraId="00DC240B" w14:textId="77777777" w:rsidR="00350CFB" w:rsidRDefault="00283FFF">
      <w:pPr>
        <w:pStyle w:val="BodyText"/>
        <w:spacing w:before="65" w:line="396" w:lineRule="auto"/>
        <w:ind w:left="282" w:right="524"/>
        <w:jc w:val="both"/>
      </w:pPr>
      <w:r>
        <w:t xml:space="preserve">Relative to prior graph-reputation and DeFi credit work </w:t>
      </w:r>
      <w:hyperlink w:anchor="_bookmark149" w:history="1">
        <w:r>
          <w:rPr>
            <w:vertAlign w:val="superscript"/>
          </w:rPr>
          <w:t>[16]</w:t>
        </w:r>
      </w:hyperlink>
      <w:r>
        <w:rPr>
          <w:vertAlign w:val="superscript"/>
        </w:rPr>
        <w:t>,</w:t>
      </w:r>
      <w:hyperlink w:anchor="_bookmark160" w:history="1">
        <w:r>
          <w:rPr>
            <w:vertAlign w:val="superscript"/>
          </w:rPr>
          <w:t>[27]</w:t>
        </w:r>
      </w:hyperlink>
      <w:r>
        <w:rPr>
          <w:vertAlign w:val="superscript"/>
        </w:rPr>
        <w:t>,</w:t>
      </w:r>
      <w:hyperlink w:anchor="_bookmark162" w:history="1">
        <w:r>
          <w:rPr>
            <w:vertAlign w:val="superscript"/>
          </w:rPr>
          <w:t>[29]</w:t>
        </w:r>
      </w:hyperlink>
      <w:r>
        <w:rPr>
          <w:vertAlign w:val="superscript"/>
        </w:rPr>
        <w:t>,</w:t>
      </w:r>
      <w:hyperlink w:anchor="_bookmark168" w:history="1">
        <w:r>
          <w:rPr>
            <w:vertAlign w:val="superscript"/>
          </w:rPr>
          <w:t>[35]</w:t>
        </w:r>
      </w:hyperlink>
      <w:r>
        <w:rPr>
          <w:vertAlign w:val="superscript"/>
        </w:rPr>
        <w:t>,</w:t>
      </w:r>
      <w:hyperlink w:anchor="_bookmark172" w:history="1">
        <w:r>
          <w:rPr>
            <w:vertAlign w:val="superscript"/>
          </w:rPr>
          <w:t>[39]</w:t>
        </w:r>
      </w:hyperlink>
      <w:r>
        <w:rPr>
          <w:vertAlign w:val="superscript"/>
        </w:rPr>
        <w:t>,</w:t>
      </w:r>
      <w:hyperlink w:anchor="_bookmark177" w:history="1">
        <w:r>
          <w:rPr>
            <w:vertAlign w:val="superscript"/>
          </w:rPr>
          <w:t>[44]</w:t>
        </w:r>
      </w:hyperlink>
      <w:r>
        <w:t>, the original knowl-edge contribution is the demonstration that allowance-graph PageRank is a distinct, efficient, and allowance-valid</w:t>
      </w:r>
      <w:r>
        <w:rPr>
          <w:spacing w:val="-14"/>
        </w:rPr>
        <w:t xml:space="preserve"> </w:t>
      </w:r>
      <w:r>
        <w:t>social</w:t>
      </w:r>
      <w:r>
        <w:rPr>
          <w:spacing w:val="-14"/>
        </w:rPr>
        <w:t xml:space="preserve"> </w:t>
      </w:r>
      <w:r>
        <w:t>reputation</w:t>
      </w:r>
      <w:r>
        <w:rPr>
          <w:spacing w:val="-14"/>
        </w:rPr>
        <w:t xml:space="preserve"> </w:t>
      </w:r>
      <w:r>
        <w:t>construct</w:t>
      </w:r>
      <w:r>
        <w:rPr>
          <w:spacing w:val="-14"/>
        </w:rPr>
        <w:t xml:space="preserve"> </w:t>
      </w:r>
      <w:r>
        <w:t>on</w:t>
      </w:r>
      <w:r>
        <w:rPr>
          <w:spacing w:val="-14"/>
        </w:rPr>
        <w:t xml:space="preserve"> </w:t>
      </w:r>
      <w:r>
        <w:t>Arbitrum</w:t>
      </w:r>
      <w:r>
        <w:rPr>
          <w:spacing w:val="-14"/>
        </w:rPr>
        <w:t xml:space="preserve"> </w:t>
      </w:r>
      <w:r>
        <w:t>One</w:t>
      </w:r>
      <w:r>
        <w:rPr>
          <w:spacing w:val="-14"/>
        </w:rPr>
        <w:t xml:space="preserve"> </w:t>
      </w:r>
      <w:r>
        <w:t>leveraged</w:t>
      </w:r>
      <w:r>
        <w:rPr>
          <w:spacing w:val="-14"/>
        </w:rPr>
        <w:t xml:space="preserve"> </w:t>
      </w:r>
      <w:r>
        <w:t>trading</w:t>
      </w:r>
      <w:r>
        <w:rPr>
          <w:spacing w:val="-14"/>
        </w:rPr>
        <w:t xml:space="preserve"> </w:t>
      </w:r>
      <w:r>
        <w:t>data—not</w:t>
      </w:r>
      <w:r>
        <w:rPr>
          <w:spacing w:val="-14"/>
        </w:rPr>
        <w:t xml:space="preserve"> </w:t>
      </w:r>
      <w:r>
        <w:t>a</w:t>
      </w:r>
      <w:r>
        <w:rPr>
          <w:spacing w:val="-14"/>
        </w:rPr>
        <w:t xml:space="preserve"> </w:t>
      </w:r>
      <w:r>
        <w:t xml:space="preserve">drop-in approximation of transfer-graph AWP, and not a substitute for collateralization </w:t>
      </w:r>
      <w:hyperlink w:anchor="_bookmark159" w:history="1">
        <w:r>
          <w:rPr>
            <w:vertAlign w:val="superscript"/>
          </w:rPr>
          <w:t>[26]</w:t>
        </w:r>
      </w:hyperlink>
      <w:r>
        <w:rPr>
          <w:vertAlign w:val="superscript"/>
        </w:rPr>
        <w:t>,</w:t>
      </w:r>
      <w:hyperlink w:anchor="_bookmark161" w:history="1">
        <w:r>
          <w:rPr>
            <w:vertAlign w:val="superscript"/>
          </w:rPr>
          <w:t>[28]</w:t>
        </w:r>
      </w:hyperlink>
      <w:r>
        <w:rPr>
          <w:vertAlign w:val="superscript"/>
        </w:rPr>
        <w:t>,</w:t>
      </w:r>
      <w:hyperlink w:anchor="_bookmark186" w:history="1">
        <w:r>
          <w:rPr>
            <w:vertAlign w:val="superscript"/>
          </w:rPr>
          <w:t>[53]</w:t>
        </w:r>
      </w:hyperlink>
      <w:r>
        <w:rPr>
          <w:vertAlign w:val="superscript"/>
        </w:rPr>
        <w:t>,</w:t>
      </w:r>
      <w:hyperlink w:anchor="_bookmark192" w:history="1">
        <w:r>
          <w:rPr>
            <w:vertAlign w:val="superscript"/>
          </w:rPr>
          <w:t>[59]</w:t>
        </w:r>
      </w:hyperlink>
      <w:r>
        <w:t>.</w:t>
      </w:r>
    </w:p>
    <w:p w14:paraId="00DC240C" w14:textId="77777777" w:rsidR="00350CFB" w:rsidRDefault="00283FFF">
      <w:pPr>
        <w:pStyle w:val="BodyText"/>
        <w:spacing w:before="19" w:line="396" w:lineRule="auto"/>
        <w:ind w:left="270" w:right="521" w:firstLine="3"/>
        <w:jc w:val="both"/>
      </w:pPr>
      <w:r>
        <w:t xml:space="preserve">Authorization graphs and payment graphs are therefore not interchangeable reputation substrates. </w:t>
      </w:r>
      <w:r>
        <w:rPr>
          <w:spacing w:val="-2"/>
        </w:rPr>
        <w:t>They</w:t>
      </w:r>
      <w:r>
        <w:rPr>
          <w:spacing w:val="-12"/>
        </w:rPr>
        <w:t xml:space="preserve"> </w:t>
      </w:r>
      <w:r>
        <w:rPr>
          <w:spacing w:val="-2"/>
        </w:rPr>
        <w:t>differ</w:t>
      </w:r>
      <w:r>
        <w:rPr>
          <w:spacing w:val="-12"/>
        </w:rPr>
        <w:t xml:space="preserve"> </w:t>
      </w:r>
      <w:r>
        <w:rPr>
          <w:spacing w:val="-2"/>
        </w:rPr>
        <w:t>in</w:t>
      </w:r>
      <w:r>
        <w:rPr>
          <w:spacing w:val="-12"/>
        </w:rPr>
        <w:t xml:space="preserve"> </w:t>
      </w:r>
      <w:r>
        <w:rPr>
          <w:spacing w:val="-2"/>
        </w:rPr>
        <w:t>sparsity</w:t>
      </w:r>
      <w:r>
        <w:rPr>
          <w:spacing w:val="-12"/>
        </w:rPr>
        <w:t xml:space="preserve"> </w:t>
      </w:r>
      <w:r>
        <w:rPr>
          <w:spacing w:val="-2"/>
        </w:rPr>
        <w:t>(14</w:t>
      </w:r>
      <w:r>
        <w:rPr>
          <w:i/>
          <w:spacing w:val="-2"/>
        </w:rPr>
        <w:t>,</w:t>
      </w:r>
      <w:r>
        <w:rPr>
          <w:spacing w:val="-2"/>
        </w:rPr>
        <w:t>727</w:t>
      </w:r>
      <w:r>
        <w:rPr>
          <w:spacing w:val="-11"/>
        </w:rPr>
        <w:t xml:space="preserve"> </w:t>
      </w:r>
      <w:r>
        <w:rPr>
          <w:spacing w:val="-2"/>
        </w:rPr>
        <w:t>versus</w:t>
      </w:r>
      <w:r>
        <w:rPr>
          <w:spacing w:val="-12"/>
        </w:rPr>
        <w:t xml:space="preserve"> </w:t>
      </w:r>
      <w:r>
        <w:rPr>
          <w:spacing w:val="-2"/>
        </w:rPr>
        <w:t>137</w:t>
      </w:r>
      <w:r>
        <w:rPr>
          <w:i/>
          <w:spacing w:val="-2"/>
        </w:rPr>
        <w:t>,</w:t>
      </w:r>
      <w:r>
        <w:rPr>
          <w:spacing w:val="-2"/>
        </w:rPr>
        <w:t>087</w:t>
      </w:r>
      <w:r>
        <w:rPr>
          <w:spacing w:val="-11"/>
        </w:rPr>
        <w:t xml:space="preserve"> </w:t>
      </w:r>
      <w:r>
        <w:rPr>
          <w:spacing w:val="-2"/>
        </w:rPr>
        <w:t>edges</w:t>
      </w:r>
      <w:r>
        <w:rPr>
          <w:spacing w:val="-12"/>
        </w:rPr>
        <w:t xml:space="preserve"> </w:t>
      </w:r>
      <w:r>
        <w:rPr>
          <w:spacing w:val="-2"/>
        </w:rPr>
        <w:t>on</w:t>
      </w:r>
      <w:r>
        <w:rPr>
          <w:spacing w:val="-12"/>
        </w:rPr>
        <w:t xml:space="preserve"> </w:t>
      </w:r>
      <w:r>
        <w:rPr>
          <w:spacing w:val="-2"/>
        </w:rPr>
        <w:t>the</w:t>
      </w:r>
      <w:r>
        <w:rPr>
          <w:spacing w:val="-12"/>
        </w:rPr>
        <w:t xml:space="preserve"> </w:t>
      </w:r>
      <w:r>
        <w:rPr>
          <w:spacing w:val="-2"/>
        </w:rPr>
        <w:t>matched</w:t>
      </w:r>
      <w:r>
        <w:rPr>
          <w:spacing w:val="-12"/>
        </w:rPr>
        <w:t xml:space="preserve"> </w:t>
      </w:r>
      <w:r>
        <w:rPr>
          <w:spacing w:val="-2"/>
        </w:rPr>
        <w:t>cohort),</w:t>
      </w:r>
      <w:r>
        <w:rPr>
          <w:spacing w:val="-7"/>
        </w:rPr>
        <w:t xml:space="preserve"> </w:t>
      </w:r>
      <w:r>
        <w:rPr>
          <w:spacing w:val="-2"/>
        </w:rPr>
        <w:t>runtime</w:t>
      </w:r>
      <w:r>
        <w:rPr>
          <w:spacing w:val="-12"/>
        </w:rPr>
        <w:t xml:space="preserve"> </w:t>
      </w:r>
      <w:r>
        <w:rPr>
          <w:spacing w:val="-2"/>
        </w:rPr>
        <w:t>(2</w:t>
      </w:r>
      <w:r>
        <w:rPr>
          <w:i/>
          <w:spacing w:val="-2"/>
        </w:rPr>
        <w:t>.</w:t>
      </w:r>
      <w:r>
        <w:rPr>
          <w:spacing w:val="-2"/>
        </w:rPr>
        <w:t>105</w:t>
      </w:r>
      <w:r>
        <w:rPr>
          <w:spacing w:val="-12"/>
        </w:rPr>
        <w:t xml:space="preserve"> </w:t>
      </w:r>
      <w:r>
        <w:rPr>
          <w:spacing w:val="-2"/>
        </w:rPr>
        <w:t>s</w:t>
      </w:r>
      <w:r>
        <w:rPr>
          <w:spacing w:val="-12"/>
        </w:rPr>
        <w:t xml:space="preserve"> </w:t>
      </w:r>
      <w:r>
        <w:rPr>
          <w:spacing w:val="-2"/>
        </w:rPr>
        <w:t xml:space="preserve">versus </w:t>
      </w:r>
      <w:r>
        <w:rPr>
          <w:w w:val="105"/>
        </w:rPr>
        <w:t>18</w:t>
      </w:r>
      <w:r>
        <w:rPr>
          <w:i/>
          <w:w w:val="105"/>
        </w:rPr>
        <w:t>.</w:t>
      </w:r>
      <w:r>
        <w:rPr>
          <w:w w:val="105"/>
        </w:rPr>
        <w:t>711</w:t>
      </w:r>
      <w:r>
        <w:rPr>
          <w:spacing w:val="-16"/>
          <w:w w:val="105"/>
        </w:rPr>
        <w:t xml:space="preserve"> </w:t>
      </w:r>
      <w:r>
        <w:rPr>
          <w:w w:val="105"/>
        </w:rPr>
        <w:t>s),</w:t>
      </w:r>
      <w:r>
        <w:rPr>
          <w:spacing w:val="-16"/>
          <w:w w:val="105"/>
        </w:rPr>
        <w:t xml:space="preserve"> </w:t>
      </w:r>
      <w:r>
        <w:rPr>
          <w:w w:val="105"/>
        </w:rPr>
        <w:t>and</w:t>
      </w:r>
      <w:r>
        <w:rPr>
          <w:spacing w:val="-16"/>
          <w:w w:val="105"/>
        </w:rPr>
        <w:t xml:space="preserve"> </w:t>
      </w:r>
      <w:r>
        <w:rPr>
          <w:w w:val="105"/>
        </w:rPr>
        <w:t>alignment</w:t>
      </w:r>
      <w:r>
        <w:rPr>
          <w:spacing w:val="-15"/>
          <w:w w:val="105"/>
        </w:rPr>
        <w:t xml:space="preserve"> </w:t>
      </w:r>
      <w:r>
        <w:rPr>
          <w:w w:val="105"/>
        </w:rPr>
        <w:t>profiles</w:t>
      </w:r>
      <w:r>
        <w:rPr>
          <w:spacing w:val="-16"/>
          <w:w w:val="105"/>
        </w:rPr>
        <w:t xml:space="preserve"> </w:t>
      </w:r>
      <w:r>
        <w:rPr>
          <w:w w:val="105"/>
        </w:rPr>
        <w:t>(allowance</w:t>
      </w:r>
      <w:r>
        <w:rPr>
          <w:spacing w:val="-16"/>
          <w:w w:val="105"/>
        </w:rPr>
        <w:t xml:space="preserve"> </w:t>
      </w:r>
      <w:r>
        <w:rPr>
          <w:i/>
          <w:w w:val="105"/>
        </w:rPr>
        <w:t>τ</w:t>
      </w:r>
      <w:r>
        <w:rPr>
          <w:i/>
          <w:spacing w:val="10"/>
          <w:w w:val="105"/>
        </w:rPr>
        <w:t xml:space="preserve"> </w:t>
      </w:r>
      <w:r>
        <w:rPr>
          <w:w w:val="105"/>
        </w:rPr>
        <w:t>=</w:t>
      </w:r>
      <w:r>
        <w:rPr>
          <w:spacing w:val="-2"/>
          <w:w w:val="105"/>
        </w:rPr>
        <w:t xml:space="preserve"> </w:t>
      </w:r>
      <w:r>
        <w:rPr>
          <w:w w:val="105"/>
        </w:rPr>
        <w:t>0</w:t>
      </w:r>
      <w:r>
        <w:rPr>
          <w:i/>
          <w:w w:val="105"/>
        </w:rPr>
        <w:t>.</w:t>
      </w:r>
      <w:r>
        <w:rPr>
          <w:w w:val="105"/>
        </w:rPr>
        <w:t>355</w:t>
      </w:r>
      <w:r>
        <w:rPr>
          <w:spacing w:val="-14"/>
          <w:w w:val="105"/>
        </w:rPr>
        <w:t xml:space="preserve"> </w:t>
      </w:r>
      <w:r>
        <w:rPr>
          <w:w w:val="105"/>
        </w:rPr>
        <w:t>for</w:t>
      </w:r>
      <w:r>
        <w:rPr>
          <w:spacing w:val="-15"/>
          <w:w w:val="105"/>
        </w:rPr>
        <w:t xml:space="preserve"> </w:t>
      </w:r>
      <w:r>
        <w:rPr>
          <w:w w:val="105"/>
        </w:rPr>
        <w:t>EndorseRank;</w:t>
      </w:r>
      <w:r>
        <w:rPr>
          <w:spacing w:val="-11"/>
          <w:w w:val="105"/>
        </w:rPr>
        <w:t xml:space="preserve"> </w:t>
      </w:r>
      <w:r>
        <w:rPr>
          <w:w w:val="105"/>
        </w:rPr>
        <w:t>transfer</w:t>
      </w:r>
      <w:r>
        <w:rPr>
          <w:spacing w:val="-15"/>
          <w:w w:val="105"/>
        </w:rPr>
        <w:t xml:space="preserve"> </w:t>
      </w:r>
      <w:r>
        <w:rPr>
          <w:i/>
          <w:w w:val="105"/>
        </w:rPr>
        <w:t>τ</w:t>
      </w:r>
      <w:r>
        <w:rPr>
          <w:i/>
          <w:spacing w:val="18"/>
          <w:w w:val="105"/>
        </w:rPr>
        <w:t xml:space="preserve"> </w:t>
      </w:r>
      <w:r>
        <w:rPr>
          <w:w w:val="105"/>
        </w:rPr>
        <w:t>=</w:t>
      </w:r>
      <w:r>
        <w:rPr>
          <w:spacing w:val="-2"/>
          <w:w w:val="105"/>
        </w:rPr>
        <w:t xml:space="preserve"> </w:t>
      </w:r>
      <w:r>
        <w:rPr>
          <w:w w:val="105"/>
        </w:rPr>
        <w:t>0</w:t>
      </w:r>
      <w:r>
        <w:rPr>
          <w:i/>
          <w:w w:val="105"/>
        </w:rPr>
        <w:t>.</w:t>
      </w:r>
      <w:r>
        <w:rPr>
          <w:w w:val="105"/>
        </w:rPr>
        <w:t>534</w:t>
      </w:r>
      <w:r>
        <w:rPr>
          <w:spacing w:val="-14"/>
          <w:w w:val="105"/>
        </w:rPr>
        <w:t xml:space="preserve"> </w:t>
      </w:r>
      <w:r>
        <w:rPr>
          <w:w w:val="105"/>
        </w:rPr>
        <w:t xml:space="preserve">for </w:t>
      </w:r>
      <w:bookmarkStart w:id="381" w:name="Future_work"/>
      <w:bookmarkStart w:id="382" w:name="_bookmark131"/>
      <w:bookmarkEnd w:id="381"/>
      <w:bookmarkEnd w:id="382"/>
      <w:r>
        <w:t xml:space="preserve">AWP), and they should be validated against proxies that match their intended semantics </w:t>
      </w:r>
      <w:hyperlink w:anchor="_bookmark147" w:history="1">
        <w:r>
          <w:rPr>
            <w:vertAlign w:val="superscript"/>
          </w:rPr>
          <w:t>[14]</w:t>
        </w:r>
      </w:hyperlink>
      <w:r>
        <w:t>.</w:t>
      </w:r>
    </w:p>
    <w:p w14:paraId="00DC240D" w14:textId="77777777" w:rsidR="00350CFB" w:rsidRDefault="00350CFB">
      <w:pPr>
        <w:pStyle w:val="BodyText"/>
        <w:spacing w:line="396" w:lineRule="auto"/>
        <w:jc w:val="both"/>
        <w:sectPr w:rsidR="00350CFB">
          <w:pgSz w:w="11910" w:h="16840"/>
          <w:pgMar w:top="1840" w:right="708" w:bottom="2300" w:left="992" w:header="0" w:footer="2115" w:gutter="0"/>
          <w:cols w:space="720"/>
        </w:sectPr>
      </w:pPr>
    </w:p>
    <w:p w14:paraId="00DC240E" w14:textId="77777777" w:rsidR="00350CFB" w:rsidRDefault="00283FFF">
      <w:pPr>
        <w:pStyle w:val="Heading2"/>
        <w:numPr>
          <w:ilvl w:val="1"/>
          <w:numId w:val="26"/>
        </w:numPr>
        <w:tabs>
          <w:tab w:val="left" w:pos="783"/>
        </w:tabs>
        <w:spacing w:before="112"/>
        <w:ind w:left="783" w:hanging="501"/>
      </w:pPr>
      <w:r>
        <w:lastRenderedPageBreak/>
        <w:t>Future</w:t>
      </w:r>
      <w:r>
        <w:rPr>
          <w:spacing w:val="11"/>
        </w:rPr>
        <w:t xml:space="preserve"> </w:t>
      </w:r>
      <w:r>
        <w:rPr>
          <w:spacing w:val="-4"/>
        </w:rPr>
        <w:t>work</w:t>
      </w:r>
    </w:p>
    <w:p w14:paraId="00DC240F" w14:textId="77777777" w:rsidR="00350CFB" w:rsidRDefault="00350CFB">
      <w:pPr>
        <w:pStyle w:val="BodyText"/>
        <w:spacing w:before="24"/>
        <w:rPr>
          <w:b/>
          <w:sz w:val="28"/>
        </w:rPr>
      </w:pPr>
    </w:p>
    <w:p w14:paraId="00DC2410" w14:textId="77777777" w:rsidR="00350CFB" w:rsidRDefault="00283FFF">
      <w:pPr>
        <w:pStyle w:val="BodyText"/>
        <w:ind w:left="282"/>
      </w:pPr>
      <w:r>
        <w:t>Several</w:t>
      </w:r>
      <w:r>
        <w:rPr>
          <w:spacing w:val="-8"/>
        </w:rPr>
        <w:t xml:space="preserve"> </w:t>
      </w:r>
      <w:r>
        <w:t>extensions</w:t>
      </w:r>
      <w:r>
        <w:rPr>
          <w:spacing w:val="-8"/>
        </w:rPr>
        <w:t xml:space="preserve"> </w:t>
      </w:r>
      <w:r>
        <w:t>follow</w:t>
      </w:r>
      <w:r>
        <w:rPr>
          <w:spacing w:val="-8"/>
        </w:rPr>
        <w:t xml:space="preserve"> </w:t>
      </w:r>
      <w:r>
        <w:t>from</w:t>
      </w:r>
      <w:r>
        <w:rPr>
          <w:spacing w:val="-8"/>
        </w:rPr>
        <w:t xml:space="preserve"> </w:t>
      </w:r>
      <w:r>
        <w:t>the</w:t>
      </w:r>
      <w:r>
        <w:rPr>
          <w:spacing w:val="-8"/>
        </w:rPr>
        <w:t xml:space="preserve"> </w:t>
      </w:r>
      <w:r>
        <w:t>limitations</w:t>
      </w:r>
      <w:r>
        <w:rPr>
          <w:spacing w:val="-8"/>
        </w:rPr>
        <w:t xml:space="preserve"> </w:t>
      </w:r>
      <w:r>
        <w:t>in</w:t>
      </w:r>
      <w:r>
        <w:rPr>
          <w:spacing w:val="-8"/>
        </w:rPr>
        <w:t xml:space="preserve"> </w:t>
      </w:r>
      <w:r>
        <w:t>Chapter</w:t>
      </w:r>
      <w:r>
        <w:rPr>
          <w:spacing w:val="-7"/>
        </w:rPr>
        <w:t xml:space="preserve"> </w:t>
      </w:r>
      <w:hyperlink w:anchor="_bookmark114" w:history="1">
        <w:r>
          <w:t>5</w:t>
        </w:r>
      </w:hyperlink>
      <w:r>
        <w:rPr>
          <w:spacing w:val="-8"/>
        </w:rPr>
        <w:t xml:space="preserve"> </w:t>
      </w:r>
      <w:r>
        <w:t>and</w:t>
      </w:r>
      <w:r>
        <w:rPr>
          <w:spacing w:val="-7"/>
        </w:rPr>
        <w:t xml:space="preserve"> </w:t>
      </w:r>
      <w:r>
        <w:t>the</w:t>
      </w:r>
      <w:r>
        <w:rPr>
          <w:spacing w:val="-8"/>
        </w:rPr>
        <w:t xml:space="preserve"> </w:t>
      </w:r>
      <w:r>
        <w:t>scope</w:t>
      </w:r>
      <w:r>
        <w:rPr>
          <w:spacing w:val="-8"/>
        </w:rPr>
        <w:t xml:space="preserve"> </w:t>
      </w:r>
      <w:r>
        <w:t>of</w:t>
      </w:r>
      <w:r>
        <w:rPr>
          <w:spacing w:val="-8"/>
        </w:rPr>
        <w:t xml:space="preserve"> </w:t>
      </w:r>
      <w:r>
        <w:t>this</w:t>
      </w:r>
      <w:r>
        <w:rPr>
          <w:spacing w:val="-8"/>
        </w:rPr>
        <w:t xml:space="preserve"> </w:t>
      </w:r>
      <w:r>
        <w:rPr>
          <w:spacing w:val="-2"/>
        </w:rPr>
        <w:t>study.</w:t>
      </w:r>
    </w:p>
    <w:p w14:paraId="00DC2411" w14:textId="77777777" w:rsidR="00350CFB" w:rsidRDefault="00350CFB">
      <w:pPr>
        <w:pStyle w:val="BodyText"/>
        <w:spacing w:before="24"/>
      </w:pPr>
    </w:p>
    <w:p w14:paraId="00DC2412" w14:textId="77777777" w:rsidR="00350CFB" w:rsidRDefault="00283FFF">
      <w:pPr>
        <w:pStyle w:val="ListParagraph"/>
        <w:numPr>
          <w:ilvl w:val="0"/>
          <w:numId w:val="7"/>
        </w:numPr>
        <w:tabs>
          <w:tab w:val="left" w:pos="806"/>
          <w:tab w:val="left" w:pos="808"/>
        </w:tabs>
        <w:spacing w:line="396" w:lineRule="auto"/>
        <w:ind w:right="524"/>
        <w:jc w:val="both"/>
        <w:rPr>
          <w:sz w:val="24"/>
        </w:rPr>
      </w:pPr>
      <w:r>
        <w:rPr>
          <w:b/>
          <w:sz w:val="24"/>
        </w:rPr>
        <w:t>Cross-protocol and cross-chain validation:</w:t>
      </w:r>
      <w:r>
        <w:rPr>
          <w:b/>
          <w:spacing w:val="35"/>
          <w:sz w:val="24"/>
        </w:rPr>
        <w:t xml:space="preserve"> </w:t>
      </w:r>
      <w:r>
        <w:rPr>
          <w:sz w:val="24"/>
        </w:rPr>
        <w:t>Replication on other perpetual markets, lend-ing protocols, and Layer-2 or Layer-1 networks would test whether the allowance–transfer trade-off</w:t>
      </w:r>
      <w:r>
        <w:rPr>
          <w:spacing w:val="28"/>
          <w:sz w:val="24"/>
        </w:rPr>
        <w:t xml:space="preserve"> </w:t>
      </w:r>
      <w:r>
        <w:rPr>
          <w:sz w:val="24"/>
        </w:rPr>
        <w:t>generalizes</w:t>
      </w:r>
      <w:r>
        <w:rPr>
          <w:spacing w:val="28"/>
          <w:sz w:val="24"/>
        </w:rPr>
        <w:t xml:space="preserve"> </w:t>
      </w:r>
      <w:r>
        <w:rPr>
          <w:sz w:val="24"/>
        </w:rPr>
        <w:t>beyond</w:t>
      </w:r>
      <w:r>
        <w:rPr>
          <w:spacing w:val="28"/>
          <w:sz w:val="24"/>
        </w:rPr>
        <w:t xml:space="preserve"> </w:t>
      </w:r>
      <w:r>
        <w:rPr>
          <w:sz w:val="24"/>
        </w:rPr>
        <w:t>Arbitrum</w:t>
      </w:r>
      <w:r>
        <w:rPr>
          <w:spacing w:val="28"/>
          <w:sz w:val="24"/>
        </w:rPr>
        <w:t xml:space="preserve"> </w:t>
      </w:r>
      <w:r>
        <w:rPr>
          <w:sz w:val="24"/>
        </w:rPr>
        <w:t>One</w:t>
      </w:r>
      <w:r>
        <w:rPr>
          <w:spacing w:val="28"/>
          <w:sz w:val="24"/>
        </w:rPr>
        <w:t xml:space="preserve"> </w:t>
      </w:r>
      <w:r>
        <w:rPr>
          <w:sz w:val="24"/>
        </w:rPr>
        <w:t>and</w:t>
      </w:r>
      <w:r>
        <w:rPr>
          <w:spacing w:val="28"/>
          <w:sz w:val="24"/>
        </w:rPr>
        <w:t xml:space="preserve"> </w:t>
      </w:r>
      <w:r>
        <w:rPr>
          <w:sz w:val="24"/>
        </w:rPr>
        <w:t>GMX</w:t>
      </w:r>
      <w:r>
        <w:rPr>
          <w:spacing w:val="29"/>
          <w:sz w:val="24"/>
        </w:rPr>
        <w:t xml:space="preserve"> </w:t>
      </w:r>
      <w:r>
        <w:rPr>
          <w:sz w:val="24"/>
        </w:rPr>
        <w:t>V2</w:t>
      </w:r>
      <w:r>
        <w:rPr>
          <w:spacing w:val="29"/>
          <w:sz w:val="24"/>
        </w:rPr>
        <w:t xml:space="preserve"> </w:t>
      </w:r>
      <w:hyperlink w:anchor="_bookmark186" w:history="1">
        <w:r>
          <w:rPr>
            <w:sz w:val="24"/>
            <w:vertAlign w:val="superscript"/>
          </w:rPr>
          <w:t>[53]</w:t>
        </w:r>
      </w:hyperlink>
      <w:r>
        <w:rPr>
          <w:sz w:val="24"/>
          <w:vertAlign w:val="superscript"/>
        </w:rPr>
        <w:t>,</w:t>
      </w:r>
      <w:hyperlink w:anchor="_bookmark192" w:history="1">
        <w:r>
          <w:rPr>
            <w:sz w:val="24"/>
            <w:vertAlign w:val="superscript"/>
          </w:rPr>
          <w:t>[59]</w:t>
        </w:r>
      </w:hyperlink>
      <w:r>
        <w:rPr>
          <w:sz w:val="24"/>
        </w:rPr>
        <w:t>.</w:t>
      </w:r>
      <w:r>
        <w:rPr>
          <w:spacing w:val="80"/>
          <w:sz w:val="24"/>
        </w:rPr>
        <w:t xml:space="preserve"> </w:t>
      </w:r>
      <w:r>
        <w:rPr>
          <w:sz w:val="24"/>
        </w:rPr>
        <w:t>Where</w:t>
      </w:r>
      <w:r>
        <w:rPr>
          <w:spacing w:val="29"/>
          <w:sz w:val="24"/>
        </w:rPr>
        <w:t xml:space="preserve"> </w:t>
      </w:r>
      <w:r>
        <w:rPr>
          <w:sz w:val="24"/>
        </w:rPr>
        <w:t>lending</w:t>
      </w:r>
      <w:r>
        <w:rPr>
          <w:spacing w:val="28"/>
          <w:sz w:val="24"/>
        </w:rPr>
        <w:t xml:space="preserve"> </w:t>
      </w:r>
      <w:r>
        <w:rPr>
          <w:sz w:val="24"/>
        </w:rPr>
        <w:t xml:space="preserve">default or liquidation labels are denser, credit-ground-truth validation can complement the trading-success frame used here </w:t>
      </w:r>
      <w:hyperlink w:anchor="_bookmark159" w:history="1">
        <w:r>
          <w:rPr>
            <w:sz w:val="24"/>
            <w:vertAlign w:val="superscript"/>
          </w:rPr>
          <w:t>[26]</w:t>
        </w:r>
      </w:hyperlink>
      <w:r>
        <w:rPr>
          <w:sz w:val="24"/>
          <w:vertAlign w:val="superscript"/>
        </w:rPr>
        <w:t>,</w:t>
      </w:r>
      <w:hyperlink w:anchor="_bookmark177" w:history="1">
        <w:r>
          <w:rPr>
            <w:sz w:val="24"/>
            <w:vertAlign w:val="superscript"/>
          </w:rPr>
          <w:t>[44]</w:t>
        </w:r>
      </w:hyperlink>
      <w:r>
        <w:rPr>
          <w:sz w:val="24"/>
        </w:rPr>
        <w:t>.</w:t>
      </w:r>
      <w:r>
        <w:rPr>
          <w:spacing w:val="40"/>
          <w:sz w:val="24"/>
        </w:rPr>
        <w:t xml:space="preserve"> </w:t>
      </w:r>
      <w:r>
        <w:rPr>
          <w:sz w:val="24"/>
        </w:rPr>
        <w:t>Cross-chain GMX deployments and alternative L2s offer natural replication sites with comparable event schemas.</w:t>
      </w:r>
    </w:p>
    <w:p w14:paraId="00DC2413" w14:textId="77777777" w:rsidR="00350CFB" w:rsidRDefault="00283FFF">
      <w:pPr>
        <w:pStyle w:val="ListParagraph"/>
        <w:numPr>
          <w:ilvl w:val="0"/>
          <w:numId w:val="7"/>
        </w:numPr>
        <w:tabs>
          <w:tab w:val="left" w:pos="797"/>
          <w:tab w:val="left" w:pos="799"/>
        </w:tabs>
        <w:spacing w:before="43" w:line="396" w:lineRule="auto"/>
        <w:ind w:left="799" w:right="523" w:hanging="207"/>
        <w:jc w:val="both"/>
        <w:rPr>
          <w:sz w:val="24"/>
        </w:rPr>
      </w:pPr>
      <w:r>
        <w:rPr>
          <w:b/>
          <w:sz w:val="24"/>
        </w:rPr>
        <w:t>Adversarial evaluation:</w:t>
      </w:r>
      <w:r>
        <w:rPr>
          <w:b/>
          <w:spacing w:val="40"/>
          <w:sz w:val="24"/>
        </w:rPr>
        <w:t xml:space="preserve"> </w:t>
      </w:r>
      <w:r>
        <w:rPr>
          <w:sz w:val="24"/>
        </w:rPr>
        <w:t xml:space="preserve">The Sybil cost model in Chapter </w:t>
      </w:r>
      <w:hyperlink w:anchor="_bookmark114" w:history="1">
        <w:r>
          <w:rPr>
            <w:sz w:val="24"/>
          </w:rPr>
          <w:t>5</w:t>
        </w:r>
      </w:hyperlink>
      <w:r>
        <w:rPr>
          <w:sz w:val="24"/>
        </w:rPr>
        <w:t xml:space="preserve"> is analytical.</w:t>
      </w:r>
      <w:r>
        <w:rPr>
          <w:spacing w:val="40"/>
          <w:sz w:val="24"/>
        </w:rPr>
        <w:t xml:space="preserve"> </w:t>
      </w:r>
      <w:r>
        <w:rPr>
          <w:sz w:val="24"/>
        </w:rPr>
        <w:t>Empirical red-teaming—including wash approvals, coordinated spender farms, and strategic revocation—would</w:t>
      </w:r>
      <w:r>
        <w:rPr>
          <w:spacing w:val="-11"/>
          <w:sz w:val="24"/>
        </w:rPr>
        <w:t xml:space="preserve"> </w:t>
      </w:r>
      <w:r>
        <w:rPr>
          <w:sz w:val="24"/>
        </w:rPr>
        <w:t>quantify</w:t>
      </w:r>
      <w:r>
        <w:rPr>
          <w:spacing w:val="-11"/>
          <w:sz w:val="24"/>
        </w:rPr>
        <w:t xml:space="preserve"> </w:t>
      </w:r>
      <w:r>
        <w:rPr>
          <w:sz w:val="24"/>
        </w:rPr>
        <w:t>realized</w:t>
      </w:r>
      <w:r>
        <w:rPr>
          <w:spacing w:val="-11"/>
          <w:sz w:val="24"/>
        </w:rPr>
        <w:t xml:space="preserve"> </w:t>
      </w:r>
      <w:r>
        <w:rPr>
          <w:sz w:val="24"/>
        </w:rPr>
        <w:t>attack</w:t>
      </w:r>
      <w:r>
        <w:rPr>
          <w:spacing w:val="-11"/>
          <w:sz w:val="24"/>
        </w:rPr>
        <w:t xml:space="preserve"> </w:t>
      </w:r>
      <w:r>
        <w:rPr>
          <w:sz w:val="24"/>
        </w:rPr>
        <w:t>cost-effectiveness</w:t>
      </w:r>
      <w:r>
        <w:rPr>
          <w:spacing w:val="-11"/>
          <w:sz w:val="24"/>
        </w:rPr>
        <w:t xml:space="preserve"> </w:t>
      </w:r>
      <w:r>
        <w:rPr>
          <w:sz w:val="24"/>
        </w:rPr>
        <w:t>under</w:t>
      </w:r>
      <w:r>
        <w:rPr>
          <w:spacing w:val="-11"/>
          <w:sz w:val="24"/>
        </w:rPr>
        <w:t xml:space="preserve"> </w:t>
      </w:r>
      <w:r>
        <w:rPr>
          <w:sz w:val="24"/>
        </w:rPr>
        <w:t>live</w:t>
      </w:r>
      <w:r>
        <w:rPr>
          <w:spacing w:val="-11"/>
          <w:sz w:val="24"/>
        </w:rPr>
        <w:t xml:space="preserve"> </w:t>
      </w:r>
      <w:r>
        <w:rPr>
          <w:sz w:val="24"/>
        </w:rPr>
        <w:t>fee</w:t>
      </w:r>
      <w:r>
        <w:rPr>
          <w:spacing w:val="-11"/>
          <w:sz w:val="24"/>
        </w:rPr>
        <w:t xml:space="preserve"> </w:t>
      </w:r>
      <w:r>
        <w:rPr>
          <w:sz w:val="24"/>
        </w:rPr>
        <w:t>markets</w:t>
      </w:r>
      <w:r>
        <w:rPr>
          <w:spacing w:val="-11"/>
          <w:sz w:val="24"/>
        </w:rPr>
        <w:t xml:space="preserve"> </w:t>
      </w:r>
      <w:r>
        <w:rPr>
          <w:sz w:val="24"/>
        </w:rPr>
        <w:t>and</w:t>
      </w:r>
      <w:r>
        <w:rPr>
          <w:spacing w:val="-11"/>
          <w:sz w:val="24"/>
        </w:rPr>
        <w:t xml:space="preserve"> </w:t>
      </w:r>
      <w:r>
        <w:rPr>
          <w:sz w:val="24"/>
        </w:rPr>
        <w:t>detection</w:t>
      </w:r>
      <w:r>
        <w:rPr>
          <w:spacing w:val="-11"/>
          <w:sz w:val="24"/>
        </w:rPr>
        <w:t xml:space="preserve"> </w:t>
      </w:r>
      <w:r>
        <w:rPr>
          <w:sz w:val="24"/>
        </w:rPr>
        <w:t xml:space="preserve">heuris-tics </w:t>
      </w:r>
      <w:hyperlink w:anchor="_bookmark150" w:history="1">
        <w:r>
          <w:rPr>
            <w:sz w:val="24"/>
            <w:vertAlign w:val="superscript"/>
          </w:rPr>
          <w:t>[17]</w:t>
        </w:r>
      </w:hyperlink>
      <w:r>
        <w:rPr>
          <w:sz w:val="24"/>
        </w:rPr>
        <w:t>.</w:t>
      </w:r>
      <w:r>
        <w:rPr>
          <w:spacing w:val="40"/>
          <w:sz w:val="24"/>
        </w:rPr>
        <w:t xml:space="preserve"> </w:t>
      </w:r>
      <w:r>
        <w:rPr>
          <w:sz w:val="24"/>
        </w:rPr>
        <w:t xml:space="preserve">Sybil clustering on </w:t>
      </w:r>
      <w:r>
        <w:rPr>
          <w:i/>
          <w:sz w:val="24"/>
        </w:rPr>
        <w:t>G</w:t>
      </w:r>
      <w:r>
        <w:rPr>
          <w:sz w:val="24"/>
          <w:vertAlign w:val="subscript"/>
        </w:rPr>
        <w:t>approve</w:t>
      </w:r>
      <w:r>
        <w:rPr>
          <w:sz w:val="24"/>
        </w:rPr>
        <w:t xml:space="preserve"> and comparison with transfer-graph manipulation costs are</w:t>
      </w:r>
      <w:r>
        <w:rPr>
          <w:spacing w:val="-10"/>
          <w:sz w:val="24"/>
        </w:rPr>
        <w:t xml:space="preserve"> </w:t>
      </w:r>
      <w:r>
        <w:rPr>
          <w:sz w:val="24"/>
        </w:rPr>
        <w:t>natural</w:t>
      </w:r>
      <w:r>
        <w:rPr>
          <w:spacing w:val="-10"/>
          <w:sz w:val="24"/>
        </w:rPr>
        <w:t xml:space="preserve"> </w:t>
      </w:r>
      <w:r>
        <w:rPr>
          <w:sz w:val="24"/>
        </w:rPr>
        <w:t>next</w:t>
      </w:r>
      <w:r>
        <w:rPr>
          <w:spacing w:val="-10"/>
          <w:sz w:val="24"/>
        </w:rPr>
        <w:t xml:space="preserve"> </w:t>
      </w:r>
      <w:r>
        <w:rPr>
          <w:sz w:val="24"/>
        </w:rPr>
        <w:t>experiments.</w:t>
      </w:r>
      <w:r>
        <w:rPr>
          <w:spacing w:val="11"/>
          <w:sz w:val="24"/>
        </w:rPr>
        <w:t xml:space="preserve"> </w:t>
      </w:r>
      <w:r>
        <w:rPr>
          <w:sz w:val="24"/>
        </w:rPr>
        <w:t>Such</w:t>
      </w:r>
      <w:r>
        <w:rPr>
          <w:spacing w:val="-10"/>
          <w:sz w:val="24"/>
        </w:rPr>
        <w:t xml:space="preserve"> </w:t>
      </w:r>
      <w:r>
        <w:rPr>
          <w:sz w:val="24"/>
        </w:rPr>
        <w:t>work</w:t>
      </w:r>
      <w:r>
        <w:rPr>
          <w:spacing w:val="-10"/>
          <w:sz w:val="24"/>
        </w:rPr>
        <w:t xml:space="preserve"> </w:t>
      </w:r>
      <w:r>
        <w:rPr>
          <w:sz w:val="24"/>
        </w:rPr>
        <w:t>would</w:t>
      </w:r>
      <w:r>
        <w:rPr>
          <w:spacing w:val="-10"/>
          <w:sz w:val="24"/>
        </w:rPr>
        <w:t xml:space="preserve"> </w:t>
      </w:r>
      <w:r>
        <w:rPr>
          <w:sz w:val="24"/>
        </w:rPr>
        <w:t>also</w:t>
      </w:r>
      <w:r>
        <w:rPr>
          <w:spacing w:val="-10"/>
          <w:sz w:val="24"/>
        </w:rPr>
        <w:t xml:space="preserve"> </w:t>
      </w:r>
      <w:r>
        <w:rPr>
          <w:sz w:val="24"/>
        </w:rPr>
        <w:t>stress-test</w:t>
      </w:r>
      <w:r>
        <w:rPr>
          <w:spacing w:val="-10"/>
          <w:sz w:val="24"/>
        </w:rPr>
        <w:t xml:space="preserve"> </w:t>
      </w:r>
      <w:r>
        <w:rPr>
          <w:sz w:val="24"/>
        </w:rPr>
        <w:t>whether</w:t>
      </w:r>
      <w:r>
        <w:rPr>
          <w:spacing w:val="-10"/>
          <w:sz w:val="24"/>
        </w:rPr>
        <w:t xml:space="preserve"> </w:t>
      </w:r>
      <w:r>
        <w:rPr>
          <w:sz w:val="24"/>
        </w:rPr>
        <w:t>Sybil-adjusted</w:t>
      </w:r>
      <w:r>
        <w:rPr>
          <w:spacing w:val="-10"/>
          <w:sz w:val="24"/>
        </w:rPr>
        <w:t xml:space="preserve"> </w:t>
      </w:r>
      <w:r>
        <w:rPr>
          <w:sz w:val="24"/>
        </w:rPr>
        <w:t>stabil-ity proxies remain informative under active adversaries.</w:t>
      </w:r>
    </w:p>
    <w:p w14:paraId="00DC2414" w14:textId="78DE14FC" w:rsidR="00350CFB" w:rsidRDefault="00283FFF">
      <w:pPr>
        <w:pStyle w:val="ListParagraph"/>
        <w:numPr>
          <w:ilvl w:val="0"/>
          <w:numId w:val="7"/>
        </w:numPr>
        <w:tabs>
          <w:tab w:val="left" w:pos="806"/>
          <w:tab w:val="left" w:pos="808"/>
        </w:tabs>
        <w:spacing w:before="44" w:line="396" w:lineRule="auto"/>
        <w:ind w:right="522"/>
        <w:jc w:val="both"/>
        <w:rPr>
          <w:sz w:val="24"/>
        </w:rPr>
      </w:pPr>
      <w:r>
        <w:rPr>
          <w:b/>
          <w:sz w:val="24"/>
        </w:rPr>
        <w:t>Hybrid social and outcome-aware methods:</w:t>
      </w:r>
      <w:r>
        <w:rPr>
          <w:b/>
          <w:spacing w:val="38"/>
          <w:sz w:val="24"/>
        </w:rPr>
        <w:t xml:space="preserve"> </w:t>
      </w:r>
      <w:r>
        <w:rPr>
          <w:sz w:val="24"/>
        </w:rPr>
        <w:t xml:space="preserve">Operators may combine endorsement-graph </w:t>
      </w:r>
      <w:r>
        <w:rPr>
          <w:spacing w:val="-2"/>
          <w:sz w:val="24"/>
        </w:rPr>
        <w:t>features</w:t>
      </w:r>
      <w:r>
        <w:rPr>
          <w:spacing w:val="-4"/>
          <w:sz w:val="24"/>
        </w:rPr>
        <w:t xml:space="preserve"> </w:t>
      </w:r>
      <w:r>
        <w:rPr>
          <w:spacing w:val="-2"/>
          <w:sz w:val="24"/>
        </w:rPr>
        <w:t>with</w:t>
      </w:r>
      <w:r>
        <w:rPr>
          <w:spacing w:val="-4"/>
          <w:sz w:val="24"/>
        </w:rPr>
        <w:t xml:space="preserve"> </w:t>
      </w:r>
      <w:r>
        <w:rPr>
          <w:spacing w:val="-2"/>
          <w:sz w:val="24"/>
        </w:rPr>
        <w:t>transfer-graph</w:t>
      </w:r>
      <w:r>
        <w:rPr>
          <w:spacing w:val="-4"/>
          <w:sz w:val="24"/>
        </w:rPr>
        <w:t xml:space="preserve"> </w:t>
      </w:r>
      <w:r>
        <w:rPr>
          <w:spacing w:val="-2"/>
          <w:sz w:val="24"/>
        </w:rPr>
        <w:t>features, or</w:t>
      </w:r>
      <w:r>
        <w:rPr>
          <w:spacing w:val="-4"/>
          <w:sz w:val="24"/>
        </w:rPr>
        <w:t xml:space="preserve"> </w:t>
      </w:r>
      <w:r>
        <w:rPr>
          <w:spacing w:val="-2"/>
          <w:sz w:val="24"/>
        </w:rPr>
        <w:t>with</w:t>
      </w:r>
      <w:r>
        <w:rPr>
          <w:spacing w:val="-4"/>
          <w:sz w:val="24"/>
        </w:rPr>
        <w:t xml:space="preserve"> </w:t>
      </w:r>
      <w:r>
        <w:rPr>
          <w:spacing w:val="-2"/>
          <w:sz w:val="24"/>
        </w:rPr>
        <w:t>DeFi-informed</w:t>
      </w:r>
      <w:r>
        <w:rPr>
          <w:spacing w:val="-4"/>
          <w:sz w:val="24"/>
        </w:rPr>
        <w:t xml:space="preserve"> </w:t>
      </w:r>
      <w:r>
        <w:rPr>
          <w:spacing w:val="-2"/>
          <w:sz w:val="24"/>
        </w:rPr>
        <w:t>representation</w:t>
      </w:r>
      <w:r>
        <w:rPr>
          <w:spacing w:val="-4"/>
          <w:sz w:val="24"/>
        </w:rPr>
        <w:t xml:space="preserve"> </w:t>
      </w:r>
      <w:r>
        <w:rPr>
          <w:spacing w:val="-2"/>
          <w:sz w:val="24"/>
        </w:rPr>
        <w:t>learning</w:t>
      </w:r>
      <w:r>
        <w:rPr>
          <w:spacing w:val="-4"/>
          <w:sz w:val="24"/>
        </w:rPr>
        <w:t xml:space="preserve"> </w:t>
      </w:r>
      <w:hyperlink w:anchor="_bookmark172" w:history="1">
        <w:r>
          <w:rPr>
            <w:spacing w:val="-2"/>
            <w:sz w:val="24"/>
            <w:vertAlign w:val="superscript"/>
          </w:rPr>
          <w:t>[39]</w:t>
        </w:r>
      </w:hyperlink>
      <w:r>
        <w:rPr>
          <w:spacing w:val="-2"/>
          <w:sz w:val="24"/>
        </w:rPr>
        <w:t xml:space="preserve">, while </w:t>
      </w:r>
      <w:r>
        <w:rPr>
          <w:sz w:val="24"/>
        </w:rPr>
        <w:t>preserving the auditability emphasized by Packin and Lev-Aretz</w:t>
      </w:r>
      <w:hyperlink w:anchor="_bookmark181" w:history="1">
        <w:r>
          <w:rPr>
            <w:sz w:val="24"/>
            <w:vertAlign w:val="superscript"/>
          </w:rPr>
          <w:t>[48]</w:t>
        </w:r>
      </w:hyperlink>
      <w:r>
        <w:rPr>
          <w:sz w:val="24"/>
        </w:rPr>
        <w:t>.</w:t>
      </w:r>
      <w:r>
        <w:rPr>
          <w:spacing w:val="40"/>
          <w:sz w:val="24"/>
        </w:rPr>
        <w:t xml:space="preserve"> </w:t>
      </w:r>
      <w:r>
        <w:rPr>
          <w:sz w:val="24"/>
        </w:rPr>
        <w:t>Outcome-native diag-nostics in the spirit of GF-PR can remain on a supplementary track for bounding trading-outcome proxy evaluation without being deployed as social scores.</w:t>
      </w:r>
      <w:r>
        <w:rPr>
          <w:spacing w:val="40"/>
          <w:sz w:val="24"/>
        </w:rPr>
        <w:t xml:space="preserve"> </w:t>
      </w:r>
      <w:r>
        <w:rPr>
          <w:sz w:val="24"/>
        </w:rPr>
        <w:t xml:space="preserve">Hybrid designs should report construct-specific alignment rather than a single aggregate metric, following the five-proxy template of this </w:t>
      </w:r>
      <w:del w:id="383" w:author="Moulla, Donatien Koulla" w:date="2026-08-27T17:13:00Z">
        <w:r>
          <w:rPr>
            <w:sz w:val="24"/>
          </w:rPr>
          <w:delText>dissertation</w:delText>
        </w:r>
      </w:del>
      <w:ins w:id="384" w:author="Moulla, Donatien Koulla" w:date="2026-08-27T17:13:00Z">
        <w:r>
          <w:rPr>
            <w:sz w:val="24"/>
          </w:rPr>
          <w:t>thesis</w:t>
        </w:r>
      </w:ins>
      <w:r>
        <w:rPr>
          <w:sz w:val="24"/>
        </w:rPr>
        <w:t>.</w:t>
      </w:r>
    </w:p>
    <w:p w14:paraId="00DC2415" w14:textId="77777777" w:rsidR="00350CFB" w:rsidRDefault="00283FFF">
      <w:pPr>
        <w:pStyle w:val="ListParagraph"/>
        <w:numPr>
          <w:ilvl w:val="0"/>
          <w:numId w:val="7"/>
        </w:numPr>
        <w:tabs>
          <w:tab w:val="left" w:pos="806"/>
          <w:tab w:val="left" w:pos="808"/>
        </w:tabs>
        <w:spacing w:before="44" w:line="396" w:lineRule="auto"/>
        <w:ind w:right="524"/>
        <w:jc w:val="both"/>
        <w:rPr>
          <w:sz w:val="24"/>
        </w:rPr>
      </w:pPr>
      <w:r>
        <w:rPr>
          <w:b/>
          <w:sz w:val="24"/>
        </w:rPr>
        <w:t>Live oracles and governance tooling:</w:t>
      </w:r>
      <w:r>
        <w:rPr>
          <w:b/>
          <w:spacing w:val="40"/>
          <w:sz w:val="24"/>
        </w:rPr>
        <w:t xml:space="preserve"> </w:t>
      </w:r>
      <w:r>
        <w:rPr>
          <w:sz w:val="24"/>
        </w:rPr>
        <w:t>Integration with risk oracles, liquidation prioritiza-tion,</w:t>
      </w:r>
      <w:r>
        <w:rPr>
          <w:spacing w:val="-11"/>
          <w:sz w:val="24"/>
        </w:rPr>
        <w:t xml:space="preserve"> </w:t>
      </w:r>
      <w:r>
        <w:rPr>
          <w:sz w:val="24"/>
        </w:rPr>
        <w:t>and</w:t>
      </w:r>
      <w:r>
        <w:rPr>
          <w:spacing w:val="-4"/>
          <w:sz w:val="24"/>
        </w:rPr>
        <w:t xml:space="preserve"> </w:t>
      </w:r>
      <w:r>
        <w:rPr>
          <w:sz w:val="24"/>
        </w:rPr>
        <w:t>governance</w:t>
      </w:r>
      <w:r>
        <w:rPr>
          <w:spacing w:val="-4"/>
          <w:sz w:val="24"/>
        </w:rPr>
        <w:t xml:space="preserve"> </w:t>
      </w:r>
      <w:r>
        <w:rPr>
          <w:sz w:val="24"/>
        </w:rPr>
        <w:t>dashboards</w:t>
      </w:r>
      <w:r>
        <w:rPr>
          <w:spacing w:val="-5"/>
          <w:sz w:val="24"/>
        </w:rPr>
        <w:t xml:space="preserve"> </w:t>
      </w:r>
      <w:r>
        <w:rPr>
          <w:sz w:val="24"/>
        </w:rPr>
        <w:t>would</w:t>
      </w:r>
      <w:r>
        <w:rPr>
          <w:spacing w:val="-4"/>
          <w:sz w:val="24"/>
        </w:rPr>
        <w:t xml:space="preserve"> </w:t>
      </w:r>
      <w:r>
        <w:rPr>
          <w:sz w:val="24"/>
        </w:rPr>
        <w:t>test</w:t>
      </w:r>
      <w:r>
        <w:rPr>
          <w:spacing w:val="-4"/>
          <w:sz w:val="24"/>
        </w:rPr>
        <w:t xml:space="preserve"> </w:t>
      </w:r>
      <w:r>
        <w:rPr>
          <w:sz w:val="24"/>
        </w:rPr>
        <w:t>whether</w:t>
      </w:r>
      <w:r>
        <w:rPr>
          <w:spacing w:val="-4"/>
          <w:sz w:val="24"/>
        </w:rPr>
        <w:t xml:space="preserve"> </w:t>
      </w:r>
      <w:r>
        <w:rPr>
          <w:sz w:val="24"/>
        </w:rPr>
        <w:t>EndorseRank’s</w:t>
      </w:r>
      <w:r>
        <w:rPr>
          <w:spacing w:val="-5"/>
          <w:sz w:val="24"/>
        </w:rPr>
        <w:t xml:space="preserve"> </w:t>
      </w:r>
      <w:r>
        <w:rPr>
          <w:sz w:val="24"/>
        </w:rPr>
        <w:t>runtime</w:t>
      </w:r>
      <w:r>
        <w:rPr>
          <w:spacing w:val="-4"/>
          <w:sz w:val="24"/>
        </w:rPr>
        <w:t xml:space="preserve"> </w:t>
      </w:r>
      <w:r>
        <w:rPr>
          <w:sz w:val="24"/>
        </w:rPr>
        <w:t>profile</w:t>
      </w:r>
      <w:r>
        <w:rPr>
          <w:spacing w:val="-4"/>
          <w:sz w:val="24"/>
        </w:rPr>
        <w:t xml:space="preserve"> </w:t>
      </w:r>
      <w:r>
        <w:rPr>
          <w:sz w:val="24"/>
        </w:rPr>
        <w:t>(2</w:t>
      </w:r>
      <w:r>
        <w:rPr>
          <w:i/>
          <w:sz w:val="24"/>
        </w:rPr>
        <w:t>.</w:t>
      </w:r>
      <w:r>
        <w:rPr>
          <w:sz w:val="24"/>
        </w:rPr>
        <w:t>105</w:t>
      </w:r>
      <w:r>
        <w:rPr>
          <w:spacing w:val="-15"/>
          <w:sz w:val="24"/>
        </w:rPr>
        <w:t xml:space="preserve"> </w:t>
      </w:r>
      <w:r>
        <w:rPr>
          <w:sz w:val="24"/>
        </w:rPr>
        <w:t>s on the matched cohort; order-of-magnitude gains on the expanded pool) sustains production refresh cadences.</w:t>
      </w:r>
      <w:r>
        <w:rPr>
          <w:spacing w:val="40"/>
          <w:sz w:val="24"/>
        </w:rPr>
        <w:t xml:space="preserve"> </w:t>
      </w:r>
      <w:r>
        <w:rPr>
          <w:sz w:val="24"/>
        </w:rPr>
        <w:t>Careful interface design is required so that ordinal graph scores are not over-interpreted</w:t>
      </w:r>
      <w:r>
        <w:rPr>
          <w:spacing w:val="-6"/>
          <w:sz w:val="24"/>
        </w:rPr>
        <w:t xml:space="preserve"> </w:t>
      </w:r>
      <w:r>
        <w:rPr>
          <w:sz w:val="24"/>
        </w:rPr>
        <w:t>as</w:t>
      </w:r>
      <w:r>
        <w:rPr>
          <w:spacing w:val="-6"/>
          <w:sz w:val="24"/>
        </w:rPr>
        <w:t xml:space="preserve"> </w:t>
      </w:r>
      <w:r>
        <w:rPr>
          <w:sz w:val="24"/>
        </w:rPr>
        <w:t>consumer</w:t>
      </w:r>
      <w:r>
        <w:rPr>
          <w:spacing w:val="-5"/>
          <w:sz w:val="24"/>
        </w:rPr>
        <w:t xml:space="preserve"> </w:t>
      </w:r>
      <w:r>
        <w:rPr>
          <w:sz w:val="24"/>
        </w:rPr>
        <w:t>credit</w:t>
      </w:r>
      <w:r>
        <w:rPr>
          <w:spacing w:val="-6"/>
          <w:sz w:val="24"/>
        </w:rPr>
        <w:t xml:space="preserve"> </w:t>
      </w:r>
      <w:r>
        <w:rPr>
          <w:sz w:val="24"/>
        </w:rPr>
        <w:t>ratings.</w:t>
      </w:r>
      <w:r>
        <w:rPr>
          <w:spacing w:val="18"/>
          <w:sz w:val="24"/>
        </w:rPr>
        <w:t xml:space="preserve"> </w:t>
      </w:r>
      <w:r>
        <w:rPr>
          <w:sz w:val="24"/>
        </w:rPr>
        <w:t>Human-in-the-loop</w:t>
      </w:r>
      <w:r>
        <w:rPr>
          <w:spacing w:val="-5"/>
          <w:sz w:val="24"/>
        </w:rPr>
        <w:t xml:space="preserve"> </w:t>
      </w:r>
      <w:r>
        <w:rPr>
          <w:sz w:val="24"/>
        </w:rPr>
        <w:t>safeguards</w:t>
      </w:r>
      <w:r>
        <w:rPr>
          <w:spacing w:val="-6"/>
          <w:sz w:val="24"/>
        </w:rPr>
        <w:t xml:space="preserve"> </w:t>
      </w:r>
      <w:r>
        <w:rPr>
          <w:sz w:val="24"/>
        </w:rPr>
        <w:t>remain</w:t>
      </w:r>
      <w:r>
        <w:rPr>
          <w:spacing w:val="-6"/>
          <w:sz w:val="24"/>
        </w:rPr>
        <w:t xml:space="preserve"> </w:t>
      </w:r>
      <w:r>
        <w:rPr>
          <w:sz w:val="24"/>
        </w:rPr>
        <w:t>appropri-</w:t>
      </w:r>
    </w:p>
    <w:p w14:paraId="00DC2416" w14:textId="77777777" w:rsidR="00350CFB" w:rsidRDefault="00350CFB">
      <w:pPr>
        <w:pStyle w:val="ListParagraph"/>
        <w:spacing w:line="396" w:lineRule="auto"/>
        <w:jc w:val="both"/>
        <w:rPr>
          <w:sz w:val="24"/>
        </w:rPr>
        <w:sectPr w:rsidR="00350CFB">
          <w:pgSz w:w="11910" w:h="16840"/>
          <w:pgMar w:top="1920" w:right="708" w:bottom="2300" w:left="992" w:header="0" w:footer="2115" w:gutter="0"/>
          <w:cols w:space="720"/>
        </w:sectPr>
      </w:pPr>
    </w:p>
    <w:p w14:paraId="00DC2417" w14:textId="77777777" w:rsidR="00350CFB" w:rsidRDefault="00283FFF">
      <w:pPr>
        <w:pStyle w:val="BodyText"/>
        <w:spacing w:before="72"/>
        <w:ind w:left="808"/>
        <w:jc w:val="both"/>
      </w:pPr>
      <w:r>
        <w:lastRenderedPageBreak/>
        <w:t>ate</w:t>
      </w:r>
      <w:r>
        <w:rPr>
          <w:spacing w:val="-8"/>
        </w:rPr>
        <w:t xml:space="preserve"> </w:t>
      </w:r>
      <w:r>
        <w:t>wherever</w:t>
      </w:r>
      <w:r>
        <w:rPr>
          <w:spacing w:val="-8"/>
        </w:rPr>
        <w:t xml:space="preserve"> </w:t>
      </w:r>
      <w:r>
        <w:t>scores</w:t>
      </w:r>
      <w:r>
        <w:rPr>
          <w:spacing w:val="-8"/>
        </w:rPr>
        <w:t xml:space="preserve"> </w:t>
      </w:r>
      <w:r>
        <w:t>gate</w:t>
      </w:r>
      <w:r>
        <w:rPr>
          <w:spacing w:val="-8"/>
        </w:rPr>
        <w:t xml:space="preserve"> </w:t>
      </w:r>
      <w:r>
        <w:t>access</w:t>
      </w:r>
      <w:r>
        <w:rPr>
          <w:spacing w:val="-8"/>
        </w:rPr>
        <w:t xml:space="preserve"> </w:t>
      </w:r>
      <w:r>
        <w:t>to</w:t>
      </w:r>
      <w:r>
        <w:rPr>
          <w:spacing w:val="-8"/>
        </w:rPr>
        <w:t xml:space="preserve"> </w:t>
      </w:r>
      <w:r>
        <w:t>financial</w:t>
      </w:r>
      <w:r>
        <w:rPr>
          <w:spacing w:val="-8"/>
        </w:rPr>
        <w:t xml:space="preserve"> </w:t>
      </w:r>
      <w:r>
        <w:rPr>
          <w:spacing w:val="-2"/>
        </w:rPr>
        <w:t>services.</w:t>
      </w:r>
    </w:p>
    <w:p w14:paraId="00DC2418" w14:textId="19FBB7D9" w:rsidR="00350CFB" w:rsidRDefault="00283FFF">
      <w:pPr>
        <w:pStyle w:val="ListParagraph"/>
        <w:numPr>
          <w:ilvl w:val="0"/>
          <w:numId w:val="7"/>
        </w:numPr>
        <w:tabs>
          <w:tab w:val="left" w:pos="802"/>
          <w:tab w:val="left" w:pos="806"/>
        </w:tabs>
        <w:spacing w:before="217" w:line="396" w:lineRule="auto"/>
        <w:ind w:left="802" w:right="523" w:hanging="210"/>
        <w:jc w:val="both"/>
        <w:rPr>
          <w:sz w:val="24"/>
        </w:rPr>
      </w:pPr>
      <w:r>
        <w:rPr>
          <w:spacing w:val="-15"/>
          <w:sz w:val="24"/>
        </w:rPr>
        <w:t xml:space="preserve"> </w:t>
      </w:r>
      <w:r>
        <w:rPr>
          <w:b/>
          <w:sz w:val="24"/>
        </w:rPr>
        <w:t>Collateral-differentiation</w:t>
      </w:r>
      <w:r>
        <w:rPr>
          <w:b/>
          <w:spacing w:val="-8"/>
          <w:sz w:val="24"/>
        </w:rPr>
        <w:t xml:space="preserve"> </w:t>
      </w:r>
      <w:r>
        <w:rPr>
          <w:b/>
          <w:sz w:val="24"/>
        </w:rPr>
        <w:t>experiments:</w:t>
      </w:r>
      <w:r>
        <w:rPr>
          <w:b/>
          <w:spacing w:val="40"/>
          <w:sz w:val="24"/>
        </w:rPr>
        <w:t xml:space="preserve"> </w:t>
      </w:r>
      <w:r>
        <w:rPr>
          <w:sz w:val="24"/>
        </w:rPr>
        <w:t xml:space="preserve">Section </w:t>
      </w:r>
      <w:hyperlink w:anchor="_bookmark119" w:history="1">
        <w:r>
          <w:rPr>
            <w:sz w:val="24"/>
          </w:rPr>
          <w:t>5.4.4</w:t>
        </w:r>
      </w:hyperlink>
      <w:r>
        <w:rPr>
          <w:sz w:val="24"/>
        </w:rPr>
        <w:t xml:space="preserve"> argues that protocols can capture value through fee tiers, utilization, and monitoring cost without treating reputation as a col-lateral</w:t>
      </w:r>
      <w:r>
        <w:rPr>
          <w:spacing w:val="-5"/>
          <w:sz w:val="24"/>
        </w:rPr>
        <w:t xml:space="preserve"> </w:t>
      </w:r>
      <w:r>
        <w:rPr>
          <w:sz w:val="24"/>
        </w:rPr>
        <w:t>substitute. Controlled</w:t>
      </w:r>
      <w:r>
        <w:rPr>
          <w:spacing w:val="-5"/>
          <w:sz w:val="24"/>
        </w:rPr>
        <w:t xml:space="preserve"> </w:t>
      </w:r>
      <w:r>
        <w:rPr>
          <w:sz w:val="24"/>
        </w:rPr>
        <w:t>A/B</w:t>
      </w:r>
      <w:r>
        <w:rPr>
          <w:spacing w:val="-5"/>
          <w:sz w:val="24"/>
        </w:rPr>
        <w:t xml:space="preserve"> </w:t>
      </w:r>
      <w:r>
        <w:rPr>
          <w:sz w:val="24"/>
        </w:rPr>
        <w:t>deployments</w:t>
      </w:r>
      <w:r>
        <w:rPr>
          <w:spacing w:val="-6"/>
          <w:sz w:val="24"/>
        </w:rPr>
        <w:t xml:space="preserve"> </w:t>
      </w:r>
      <w:r>
        <w:rPr>
          <w:sz w:val="24"/>
        </w:rPr>
        <w:t>that</w:t>
      </w:r>
      <w:r>
        <w:rPr>
          <w:spacing w:val="-5"/>
          <w:sz w:val="24"/>
        </w:rPr>
        <w:t xml:space="preserve"> </w:t>
      </w:r>
      <w:r>
        <w:rPr>
          <w:sz w:val="24"/>
        </w:rPr>
        <w:t>modestly</w:t>
      </w:r>
      <w:r>
        <w:rPr>
          <w:spacing w:val="-5"/>
          <w:sz w:val="24"/>
        </w:rPr>
        <w:t xml:space="preserve"> </w:t>
      </w:r>
      <w:r>
        <w:rPr>
          <w:sz w:val="24"/>
        </w:rPr>
        <w:t>differentiate</w:t>
      </w:r>
      <w:r>
        <w:rPr>
          <w:spacing w:val="-5"/>
          <w:sz w:val="24"/>
        </w:rPr>
        <w:t xml:space="preserve"> </w:t>
      </w:r>
      <w:r>
        <w:rPr>
          <w:sz w:val="24"/>
        </w:rPr>
        <w:t>collateral</w:t>
      </w:r>
      <w:r>
        <w:rPr>
          <w:spacing w:val="-5"/>
          <w:sz w:val="24"/>
        </w:rPr>
        <w:t xml:space="preserve"> </w:t>
      </w:r>
      <w:r>
        <w:rPr>
          <w:sz w:val="24"/>
        </w:rPr>
        <w:t>or</w:t>
      </w:r>
      <w:r>
        <w:rPr>
          <w:spacing w:val="-5"/>
          <w:sz w:val="24"/>
        </w:rPr>
        <w:t xml:space="preserve"> </w:t>
      </w:r>
      <w:r>
        <w:rPr>
          <w:sz w:val="24"/>
        </w:rPr>
        <w:t>limit-</w:t>
      </w:r>
      <w:r>
        <w:rPr>
          <w:spacing w:val="-2"/>
          <w:sz w:val="24"/>
        </w:rPr>
        <w:t>increase</w:t>
      </w:r>
      <w:r>
        <w:rPr>
          <w:spacing w:val="-7"/>
          <w:sz w:val="24"/>
        </w:rPr>
        <w:t xml:space="preserve"> </w:t>
      </w:r>
      <w:r>
        <w:rPr>
          <w:spacing w:val="-2"/>
          <w:sz w:val="24"/>
        </w:rPr>
        <w:t>cadence</w:t>
      </w:r>
      <w:r>
        <w:rPr>
          <w:spacing w:val="-7"/>
          <w:sz w:val="24"/>
        </w:rPr>
        <w:t xml:space="preserve"> </w:t>
      </w:r>
      <w:r>
        <w:rPr>
          <w:spacing w:val="-2"/>
          <w:sz w:val="24"/>
        </w:rPr>
        <w:t>by</w:t>
      </w:r>
      <w:r>
        <w:rPr>
          <w:spacing w:val="-7"/>
          <w:sz w:val="24"/>
        </w:rPr>
        <w:t xml:space="preserve"> </w:t>
      </w:r>
      <w:r>
        <w:rPr>
          <w:spacing w:val="-2"/>
          <w:sz w:val="24"/>
        </w:rPr>
        <w:t>EndorseRank</w:t>
      </w:r>
      <w:r>
        <w:rPr>
          <w:spacing w:val="-7"/>
          <w:sz w:val="24"/>
        </w:rPr>
        <w:t xml:space="preserve"> </w:t>
      </w:r>
      <w:r>
        <w:rPr>
          <w:spacing w:val="-2"/>
          <w:sz w:val="24"/>
        </w:rPr>
        <w:t>or</w:t>
      </w:r>
      <w:r>
        <w:rPr>
          <w:spacing w:val="-7"/>
          <w:sz w:val="24"/>
        </w:rPr>
        <w:t xml:space="preserve"> </w:t>
      </w:r>
      <w:r>
        <w:rPr>
          <w:spacing w:val="-2"/>
          <w:sz w:val="24"/>
        </w:rPr>
        <w:t>AWP</w:t>
      </w:r>
      <w:r>
        <w:rPr>
          <w:spacing w:val="-7"/>
          <w:sz w:val="24"/>
        </w:rPr>
        <w:t xml:space="preserve"> </w:t>
      </w:r>
      <w:r>
        <w:rPr>
          <w:spacing w:val="-2"/>
          <w:sz w:val="24"/>
        </w:rPr>
        <w:t>bands—with</w:t>
      </w:r>
      <w:r>
        <w:rPr>
          <w:spacing w:val="-7"/>
          <w:sz w:val="24"/>
        </w:rPr>
        <w:t xml:space="preserve"> </w:t>
      </w:r>
      <w:r>
        <w:rPr>
          <w:spacing w:val="-2"/>
          <w:sz w:val="24"/>
        </w:rPr>
        <w:t>explicit</w:t>
      </w:r>
      <w:r>
        <w:rPr>
          <w:spacing w:val="-7"/>
          <w:sz w:val="24"/>
        </w:rPr>
        <w:t xml:space="preserve"> </w:t>
      </w:r>
      <w:r>
        <w:rPr>
          <w:spacing w:val="-2"/>
          <w:sz w:val="24"/>
        </w:rPr>
        <w:t>stop-loss</w:t>
      </w:r>
      <w:r>
        <w:rPr>
          <w:spacing w:val="-7"/>
          <w:sz w:val="24"/>
        </w:rPr>
        <w:t xml:space="preserve"> </w:t>
      </w:r>
      <w:r>
        <w:rPr>
          <w:spacing w:val="-2"/>
          <w:sz w:val="24"/>
        </w:rPr>
        <w:t>rules</w:t>
      </w:r>
      <w:r>
        <w:rPr>
          <w:spacing w:val="-7"/>
          <w:sz w:val="24"/>
        </w:rPr>
        <w:t xml:space="preserve"> </w:t>
      </w:r>
      <w:r>
        <w:rPr>
          <w:spacing w:val="-2"/>
          <w:sz w:val="24"/>
        </w:rPr>
        <w:t>and</w:t>
      </w:r>
      <w:r>
        <w:rPr>
          <w:spacing w:val="-7"/>
          <w:sz w:val="24"/>
        </w:rPr>
        <w:t xml:space="preserve"> </w:t>
      </w:r>
      <w:r>
        <w:rPr>
          <w:spacing w:val="-2"/>
          <w:sz w:val="24"/>
        </w:rPr>
        <w:t xml:space="preserve">disclosure </w:t>
      </w:r>
      <w:r>
        <w:rPr>
          <w:sz w:val="24"/>
        </w:rPr>
        <w:t>of</w:t>
      </w:r>
      <w:r>
        <w:rPr>
          <w:spacing w:val="-13"/>
          <w:sz w:val="24"/>
        </w:rPr>
        <w:t xml:space="preserve"> </w:t>
      </w:r>
      <w:r>
        <w:rPr>
          <w:sz w:val="24"/>
        </w:rPr>
        <w:t>weak</w:t>
      </w:r>
      <w:r>
        <w:rPr>
          <w:spacing w:val="-13"/>
          <w:sz w:val="24"/>
        </w:rPr>
        <w:t xml:space="preserve"> </w:t>
      </w:r>
      <w:r>
        <w:rPr>
          <w:sz w:val="24"/>
        </w:rPr>
        <w:t>trading-success</w:t>
      </w:r>
      <w:r>
        <w:rPr>
          <w:spacing w:val="-13"/>
          <w:sz w:val="24"/>
        </w:rPr>
        <w:t xml:space="preserve"> </w:t>
      </w:r>
      <w:r>
        <w:rPr>
          <w:sz w:val="24"/>
        </w:rPr>
        <w:t>alignment—would</w:t>
      </w:r>
      <w:r>
        <w:rPr>
          <w:spacing w:val="-13"/>
          <w:sz w:val="24"/>
        </w:rPr>
        <w:t xml:space="preserve"> </w:t>
      </w:r>
      <w:r>
        <w:rPr>
          <w:sz w:val="24"/>
        </w:rPr>
        <w:t>test</w:t>
      </w:r>
      <w:r>
        <w:rPr>
          <w:spacing w:val="-13"/>
          <w:sz w:val="24"/>
        </w:rPr>
        <w:t xml:space="preserve"> </w:t>
      </w:r>
      <w:r>
        <w:rPr>
          <w:sz w:val="24"/>
        </w:rPr>
        <w:t>whether</w:t>
      </w:r>
      <w:r>
        <w:rPr>
          <w:spacing w:val="-13"/>
          <w:sz w:val="24"/>
        </w:rPr>
        <w:t xml:space="preserve"> </w:t>
      </w:r>
      <w:r>
        <w:rPr>
          <w:sz w:val="24"/>
        </w:rPr>
        <w:t>such</w:t>
      </w:r>
      <w:r>
        <w:rPr>
          <w:spacing w:val="-13"/>
          <w:sz w:val="24"/>
        </w:rPr>
        <w:t xml:space="preserve"> </w:t>
      </w:r>
      <w:r>
        <w:rPr>
          <w:sz w:val="24"/>
        </w:rPr>
        <w:t>policies</w:t>
      </w:r>
      <w:r>
        <w:rPr>
          <w:spacing w:val="-13"/>
          <w:sz w:val="24"/>
        </w:rPr>
        <w:t xml:space="preserve"> </w:t>
      </w:r>
      <w:r>
        <w:rPr>
          <w:sz w:val="24"/>
        </w:rPr>
        <w:t>increase</w:t>
      </w:r>
      <w:r>
        <w:rPr>
          <w:spacing w:val="-13"/>
          <w:sz w:val="24"/>
        </w:rPr>
        <w:t xml:space="preserve"> </w:t>
      </w:r>
      <w:r>
        <w:rPr>
          <w:sz w:val="24"/>
        </w:rPr>
        <w:t>volume</w:t>
      </w:r>
      <w:r>
        <w:rPr>
          <w:spacing w:val="-13"/>
          <w:sz w:val="24"/>
        </w:rPr>
        <w:t xml:space="preserve"> </w:t>
      </w:r>
      <w:r>
        <w:rPr>
          <w:sz w:val="24"/>
        </w:rPr>
        <w:t>or</w:t>
      </w:r>
      <w:r>
        <w:rPr>
          <w:spacing w:val="-13"/>
          <w:sz w:val="24"/>
        </w:rPr>
        <w:t xml:space="preserve"> </w:t>
      </w:r>
      <w:r>
        <w:rPr>
          <w:sz w:val="24"/>
        </w:rPr>
        <w:t>uti-lization without elevating default or liquidation rates.</w:t>
      </w:r>
      <w:r>
        <w:rPr>
          <w:spacing w:val="40"/>
          <w:sz w:val="24"/>
        </w:rPr>
        <w:t xml:space="preserve"> </w:t>
      </w:r>
      <w:r>
        <w:rPr>
          <w:sz w:val="24"/>
        </w:rPr>
        <w:t xml:space="preserve">Until such evidence exists, collateral reduction remains an adoption hypothesis rather than an empirical claim of this </w:t>
      </w:r>
      <w:del w:id="385" w:author="Moulla, Donatien Koulla" w:date="2026-08-27T17:13:00Z">
        <w:r>
          <w:rPr>
            <w:sz w:val="24"/>
          </w:rPr>
          <w:delText>dissertation</w:delText>
        </w:r>
      </w:del>
      <w:ins w:id="386" w:author="Moulla, Donatien Koulla" w:date="2026-08-27T17:13:00Z">
        <w:r>
          <w:rPr>
            <w:sz w:val="24"/>
          </w:rPr>
          <w:t>thesis</w:t>
        </w:r>
      </w:ins>
      <w:r>
        <w:rPr>
          <w:sz w:val="24"/>
        </w:rPr>
        <w:t>.</w:t>
      </w:r>
    </w:p>
    <w:p w14:paraId="00DC2419" w14:textId="77777777" w:rsidR="00350CFB" w:rsidRDefault="00283FFF">
      <w:pPr>
        <w:pStyle w:val="ListParagraph"/>
        <w:numPr>
          <w:ilvl w:val="0"/>
          <w:numId w:val="7"/>
        </w:numPr>
        <w:tabs>
          <w:tab w:val="left" w:pos="797"/>
          <w:tab w:val="left" w:pos="802"/>
        </w:tabs>
        <w:spacing w:before="45" w:line="396" w:lineRule="auto"/>
        <w:ind w:left="802" w:right="524" w:hanging="210"/>
        <w:jc w:val="both"/>
        <w:rPr>
          <w:sz w:val="24"/>
        </w:rPr>
      </w:pPr>
      <w:r>
        <w:rPr>
          <w:b/>
          <w:sz w:val="24"/>
        </w:rPr>
        <w:t>Adoption</w:t>
      </w:r>
      <w:r>
        <w:rPr>
          <w:b/>
          <w:spacing w:val="-15"/>
          <w:sz w:val="24"/>
        </w:rPr>
        <w:t xml:space="preserve"> </w:t>
      </w:r>
      <w:r>
        <w:rPr>
          <w:b/>
          <w:sz w:val="24"/>
        </w:rPr>
        <w:t>pathway</w:t>
      </w:r>
      <w:r>
        <w:rPr>
          <w:b/>
          <w:spacing w:val="-15"/>
          <w:sz w:val="24"/>
        </w:rPr>
        <w:t xml:space="preserve"> </w:t>
      </w:r>
      <w:r>
        <w:rPr>
          <w:b/>
          <w:sz w:val="24"/>
        </w:rPr>
        <w:t>and</w:t>
      </w:r>
      <w:r>
        <w:rPr>
          <w:b/>
          <w:spacing w:val="-15"/>
          <w:sz w:val="24"/>
        </w:rPr>
        <w:t xml:space="preserve"> </w:t>
      </w:r>
      <w:r>
        <w:rPr>
          <w:b/>
          <w:sz w:val="24"/>
        </w:rPr>
        <w:t>reputation</w:t>
      </w:r>
      <w:r>
        <w:rPr>
          <w:b/>
          <w:spacing w:val="-15"/>
          <w:sz w:val="24"/>
        </w:rPr>
        <w:t xml:space="preserve"> </w:t>
      </w:r>
      <w:r>
        <w:rPr>
          <w:b/>
          <w:sz w:val="24"/>
        </w:rPr>
        <w:t>multiples:</w:t>
      </w:r>
      <w:r>
        <w:rPr>
          <w:b/>
          <w:spacing w:val="-15"/>
          <w:sz w:val="24"/>
        </w:rPr>
        <w:t xml:space="preserve"> </w:t>
      </w:r>
      <w:r>
        <w:rPr>
          <w:sz w:val="24"/>
        </w:rPr>
        <w:t>Longitudinal</w:t>
      </w:r>
      <w:r>
        <w:rPr>
          <w:spacing w:val="-15"/>
          <w:sz w:val="24"/>
        </w:rPr>
        <w:t xml:space="preserve"> </w:t>
      </w:r>
      <w:r>
        <w:rPr>
          <w:sz w:val="24"/>
        </w:rPr>
        <w:t>studies</w:t>
      </w:r>
      <w:r>
        <w:rPr>
          <w:spacing w:val="-15"/>
          <w:sz w:val="24"/>
        </w:rPr>
        <w:t xml:space="preserve"> </w:t>
      </w:r>
      <w:r>
        <w:rPr>
          <w:sz w:val="24"/>
        </w:rPr>
        <w:t>of</w:t>
      </w:r>
      <w:r>
        <w:rPr>
          <w:spacing w:val="-15"/>
          <w:sz w:val="24"/>
        </w:rPr>
        <w:t xml:space="preserve"> </w:t>
      </w:r>
      <w:r>
        <w:rPr>
          <w:sz w:val="24"/>
        </w:rPr>
        <w:t>protocols</w:t>
      </w:r>
      <w:r>
        <w:rPr>
          <w:spacing w:val="-15"/>
          <w:sz w:val="24"/>
        </w:rPr>
        <w:t xml:space="preserve"> </w:t>
      </w:r>
      <w:r>
        <w:rPr>
          <w:sz w:val="24"/>
        </w:rPr>
        <w:t>that</w:t>
      </w:r>
      <w:r>
        <w:rPr>
          <w:spacing w:val="-15"/>
          <w:sz w:val="24"/>
        </w:rPr>
        <w:t xml:space="preserve"> </w:t>
      </w:r>
      <w:r>
        <w:rPr>
          <w:sz w:val="24"/>
        </w:rPr>
        <w:t>publish recomputable social ranks would clarify whether a shared ordinal vocabulary spreads across venues</w:t>
      </w:r>
      <w:r>
        <w:rPr>
          <w:spacing w:val="-12"/>
          <w:sz w:val="24"/>
        </w:rPr>
        <w:t xml:space="preserve"> </w:t>
      </w:r>
      <w:r>
        <w:rPr>
          <w:sz w:val="24"/>
        </w:rPr>
        <w:t>in</w:t>
      </w:r>
      <w:r>
        <w:rPr>
          <w:spacing w:val="-12"/>
          <w:sz w:val="24"/>
        </w:rPr>
        <w:t xml:space="preserve"> </w:t>
      </w:r>
      <w:r>
        <w:rPr>
          <w:sz w:val="24"/>
        </w:rPr>
        <w:t>the</w:t>
      </w:r>
      <w:r>
        <w:rPr>
          <w:spacing w:val="-12"/>
          <w:sz w:val="24"/>
        </w:rPr>
        <w:t xml:space="preserve"> </w:t>
      </w:r>
      <w:r>
        <w:rPr>
          <w:sz w:val="24"/>
        </w:rPr>
        <w:t>manner</w:t>
      </w:r>
      <w:r>
        <w:rPr>
          <w:spacing w:val="-12"/>
          <w:sz w:val="24"/>
        </w:rPr>
        <w:t xml:space="preserve"> </w:t>
      </w:r>
      <w:r>
        <w:rPr>
          <w:sz w:val="24"/>
        </w:rPr>
        <w:t>of</w:t>
      </w:r>
      <w:r>
        <w:rPr>
          <w:spacing w:val="-12"/>
          <w:sz w:val="24"/>
        </w:rPr>
        <w:t xml:space="preserve"> </w:t>
      </w:r>
      <w:r>
        <w:rPr>
          <w:sz w:val="24"/>
        </w:rPr>
        <w:t>valuation</w:t>
      </w:r>
      <w:r>
        <w:rPr>
          <w:spacing w:val="-12"/>
          <w:sz w:val="24"/>
        </w:rPr>
        <w:t xml:space="preserve"> </w:t>
      </w:r>
      <w:r>
        <w:rPr>
          <w:sz w:val="24"/>
        </w:rPr>
        <w:t>multiples</w:t>
      </w:r>
      <w:r>
        <w:rPr>
          <w:spacing w:val="-12"/>
          <w:sz w:val="24"/>
        </w:rPr>
        <w:t xml:space="preserve"> </w:t>
      </w:r>
      <w:r>
        <w:rPr>
          <w:sz w:val="24"/>
        </w:rPr>
        <w:t>(Section</w:t>
      </w:r>
      <w:r>
        <w:rPr>
          <w:spacing w:val="-12"/>
          <w:sz w:val="24"/>
        </w:rPr>
        <w:t xml:space="preserve"> </w:t>
      </w:r>
      <w:hyperlink w:anchor="_bookmark120" w:history="1">
        <w:r>
          <w:rPr>
            <w:sz w:val="24"/>
          </w:rPr>
          <w:t>5.4.5</w:t>
        </w:r>
      </w:hyperlink>
      <w:r>
        <w:rPr>
          <w:sz w:val="24"/>
        </w:rPr>
        <w:t>).</w:t>
      </w:r>
      <w:r>
        <w:rPr>
          <w:spacing w:val="10"/>
          <w:sz w:val="24"/>
        </w:rPr>
        <w:t xml:space="preserve"> </w:t>
      </w:r>
      <w:r>
        <w:rPr>
          <w:sz w:val="24"/>
        </w:rPr>
        <w:t>Metrics</w:t>
      </w:r>
      <w:r>
        <w:rPr>
          <w:spacing w:val="-12"/>
          <w:sz w:val="24"/>
        </w:rPr>
        <w:t xml:space="preserve"> </w:t>
      </w:r>
      <w:r>
        <w:rPr>
          <w:sz w:val="24"/>
        </w:rPr>
        <w:t>of</w:t>
      </w:r>
      <w:r>
        <w:rPr>
          <w:spacing w:val="-12"/>
          <w:sz w:val="24"/>
        </w:rPr>
        <w:t xml:space="preserve"> </w:t>
      </w:r>
      <w:r>
        <w:rPr>
          <w:sz w:val="24"/>
        </w:rPr>
        <w:t>interest</w:t>
      </w:r>
      <w:r>
        <w:rPr>
          <w:spacing w:val="-12"/>
          <w:sz w:val="24"/>
        </w:rPr>
        <w:t xml:space="preserve"> </w:t>
      </w:r>
      <w:r>
        <w:rPr>
          <w:sz w:val="24"/>
        </w:rPr>
        <w:t>include</w:t>
      </w:r>
      <w:r>
        <w:rPr>
          <w:spacing w:val="-12"/>
          <w:sz w:val="24"/>
        </w:rPr>
        <w:t xml:space="preserve"> </w:t>
      </w:r>
      <w:r>
        <w:rPr>
          <w:sz w:val="24"/>
        </w:rPr>
        <w:t>cross-protocol score correlation, fee-tier uptake, monitoring-cost deltas, and Sybil-filter efficacy under live reward programs.</w:t>
      </w:r>
    </w:p>
    <w:p w14:paraId="00DC241A" w14:textId="77777777" w:rsidR="00350CFB" w:rsidRDefault="00283FFF">
      <w:pPr>
        <w:pStyle w:val="ListParagraph"/>
        <w:numPr>
          <w:ilvl w:val="0"/>
          <w:numId w:val="7"/>
        </w:numPr>
        <w:tabs>
          <w:tab w:val="left" w:pos="797"/>
          <w:tab w:val="left" w:pos="799"/>
        </w:tabs>
        <w:spacing w:before="42" w:line="396" w:lineRule="auto"/>
        <w:ind w:left="799" w:right="523" w:hanging="207"/>
        <w:jc w:val="both"/>
        <w:rPr>
          <w:sz w:val="24"/>
        </w:rPr>
      </w:pPr>
      <w:r>
        <w:rPr>
          <w:b/>
          <w:sz w:val="24"/>
        </w:rPr>
        <w:t>Archived baselines and richer authorization semantics:</w:t>
      </w:r>
      <w:r>
        <w:rPr>
          <w:b/>
          <w:spacing w:val="40"/>
          <w:sz w:val="24"/>
        </w:rPr>
        <w:t xml:space="preserve"> </w:t>
      </w:r>
      <w:r>
        <w:rPr>
          <w:sz w:val="24"/>
        </w:rPr>
        <w:t xml:space="preserve">Extended baselines archived in Appendix </w:t>
      </w:r>
      <w:hyperlink w:anchor="_bookmark198" w:history="1">
        <w:r>
          <w:rPr>
            <w:sz w:val="24"/>
          </w:rPr>
          <w:t>8.1</w:t>
        </w:r>
      </w:hyperlink>
      <w:r>
        <w:rPr>
          <w:sz w:val="24"/>
        </w:rPr>
        <w:t xml:space="preserve"> can be revisited when additional social-graph semantics are needed.</w:t>
      </w:r>
      <w:r>
        <w:rPr>
          <w:spacing w:val="40"/>
          <w:sz w:val="24"/>
        </w:rPr>
        <w:t xml:space="preserve"> </w:t>
      </w:r>
      <w:r>
        <w:rPr>
          <w:sz w:val="24"/>
        </w:rPr>
        <w:t>Richer authorization events—including protocol-specific delegation logs where available—may re-fine endorsement edge definitions beyond ERC-20 allowances alone.</w:t>
      </w:r>
      <w:r>
        <w:rPr>
          <w:spacing w:val="40"/>
          <w:sz w:val="24"/>
        </w:rPr>
        <w:t xml:space="preserve"> </w:t>
      </w:r>
      <w:r>
        <w:rPr>
          <w:sz w:val="24"/>
        </w:rPr>
        <w:t xml:space="preserve">Longer observation windows and additional market regimes would further stress-test stability of the reported </w:t>
      </w:r>
      <w:r>
        <w:rPr>
          <w:i/>
          <w:sz w:val="24"/>
        </w:rPr>
        <w:t xml:space="preserve">τ </w:t>
      </w:r>
      <w:r>
        <w:rPr>
          <w:spacing w:val="-2"/>
          <w:sz w:val="24"/>
        </w:rPr>
        <w:t>profiles.</w:t>
      </w:r>
    </w:p>
    <w:p w14:paraId="00DC241B" w14:textId="77777777" w:rsidR="00350CFB" w:rsidRDefault="00350CFB">
      <w:pPr>
        <w:pStyle w:val="BodyText"/>
        <w:spacing w:before="164"/>
      </w:pPr>
    </w:p>
    <w:p w14:paraId="00DC241C" w14:textId="77777777" w:rsidR="00350CFB" w:rsidRDefault="00283FFF">
      <w:pPr>
        <w:pStyle w:val="Heading2"/>
        <w:numPr>
          <w:ilvl w:val="1"/>
          <w:numId w:val="26"/>
        </w:numPr>
        <w:tabs>
          <w:tab w:val="left" w:pos="783"/>
        </w:tabs>
        <w:spacing w:before="1"/>
        <w:ind w:left="783" w:hanging="501"/>
      </w:pPr>
      <w:bookmarkStart w:id="387" w:name="Closing_reflection"/>
      <w:bookmarkStart w:id="388" w:name="_bookmark132"/>
      <w:bookmarkEnd w:id="387"/>
      <w:bookmarkEnd w:id="388"/>
      <w:r>
        <w:t>Closing</w:t>
      </w:r>
      <w:r>
        <w:rPr>
          <w:spacing w:val="19"/>
        </w:rPr>
        <w:t xml:space="preserve"> </w:t>
      </w:r>
      <w:r>
        <w:rPr>
          <w:spacing w:val="-2"/>
        </w:rPr>
        <w:t>reflection</w:t>
      </w:r>
    </w:p>
    <w:p w14:paraId="00DC241D" w14:textId="77777777" w:rsidR="00350CFB" w:rsidRDefault="00350CFB">
      <w:pPr>
        <w:pStyle w:val="BodyText"/>
        <w:spacing w:before="23"/>
        <w:rPr>
          <w:b/>
          <w:sz w:val="28"/>
        </w:rPr>
      </w:pPr>
    </w:p>
    <w:p w14:paraId="00DC241E" w14:textId="77777777" w:rsidR="00350CFB" w:rsidRDefault="00283FFF">
      <w:pPr>
        <w:pStyle w:val="BodyText"/>
        <w:spacing w:before="1"/>
        <w:ind w:left="282"/>
        <w:jc w:val="both"/>
      </w:pPr>
      <w:r>
        <w:t>On-chain</w:t>
      </w:r>
      <w:r>
        <w:rPr>
          <w:spacing w:val="-15"/>
        </w:rPr>
        <w:t xml:space="preserve"> </w:t>
      </w:r>
      <w:r>
        <w:t>reputation</w:t>
      </w:r>
      <w:r>
        <w:rPr>
          <w:spacing w:val="-15"/>
        </w:rPr>
        <w:t xml:space="preserve"> </w:t>
      </w:r>
      <w:r>
        <w:t>will</w:t>
      </w:r>
      <w:r>
        <w:rPr>
          <w:spacing w:val="-14"/>
        </w:rPr>
        <w:t xml:space="preserve"> </w:t>
      </w:r>
      <w:r>
        <w:t>not</w:t>
      </w:r>
      <w:r>
        <w:rPr>
          <w:spacing w:val="-15"/>
        </w:rPr>
        <w:t xml:space="preserve"> </w:t>
      </w:r>
      <w:r>
        <w:t>dissolve</w:t>
      </w:r>
      <w:r>
        <w:rPr>
          <w:spacing w:val="-14"/>
        </w:rPr>
        <w:t xml:space="preserve"> </w:t>
      </w:r>
      <w:r>
        <w:t>the</w:t>
      </w:r>
      <w:r>
        <w:rPr>
          <w:spacing w:val="-15"/>
        </w:rPr>
        <w:t xml:space="preserve"> </w:t>
      </w:r>
      <w:r>
        <w:t>need</w:t>
      </w:r>
      <w:r>
        <w:rPr>
          <w:spacing w:val="-14"/>
        </w:rPr>
        <w:t xml:space="preserve"> </w:t>
      </w:r>
      <w:r>
        <w:t>for</w:t>
      </w:r>
      <w:r>
        <w:rPr>
          <w:spacing w:val="-15"/>
        </w:rPr>
        <w:t xml:space="preserve"> </w:t>
      </w:r>
      <w:r>
        <w:t>collateral</w:t>
      </w:r>
      <w:r>
        <w:rPr>
          <w:spacing w:val="-15"/>
        </w:rPr>
        <w:t xml:space="preserve"> </w:t>
      </w:r>
      <w:r>
        <w:t>in</w:t>
      </w:r>
      <w:r>
        <w:rPr>
          <w:spacing w:val="-14"/>
        </w:rPr>
        <w:t xml:space="preserve"> </w:t>
      </w:r>
      <w:r>
        <w:t>adversarial,</w:t>
      </w:r>
      <w:r>
        <w:rPr>
          <w:spacing w:val="-14"/>
        </w:rPr>
        <w:t xml:space="preserve"> </w:t>
      </w:r>
      <w:r>
        <w:t>pseudonymous</w:t>
      </w:r>
      <w:r>
        <w:rPr>
          <w:spacing w:val="-14"/>
        </w:rPr>
        <w:t xml:space="preserve"> </w:t>
      </w:r>
      <w:r>
        <w:rPr>
          <w:spacing w:val="-2"/>
        </w:rPr>
        <w:t>markets</w:t>
      </w:r>
    </w:p>
    <w:p w14:paraId="00DC241F" w14:textId="1287C291" w:rsidR="00350CFB" w:rsidRDefault="0071403D">
      <w:pPr>
        <w:pStyle w:val="BodyText"/>
        <w:spacing w:before="180" w:line="396" w:lineRule="auto"/>
        <w:ind w:left="282" w:right="557"/>
        <w:jc w:val="both"/>
      </w:pPr>
      <w:hyperlink w:anchor="_bookmark159" w:history="1">
        <w:r>
          <w:rPr>
            <w:vertAlign w:val="superscript"/>
          </w:rPr>
          <w:t>[26]</w:t>
        </w:r>
      </w:hyperlink>
      <w:r>
        <w:rPr>
          <w:vertAlign w:val="superscript"/>
        </w:rPr>
        <w:t>,</w:t>
      </w:r>
      <w:hyperlink w:anchor="_bookmark186" w:history="1">
        <w:r>
          <w:rPr>
            <w:vertAlign w:val="superscript"/>
          </w:rPr>
          <w:t>[53]</w:t>
        </w:r>
      </w:hyperlink>
      <w:r>
        <w:t>.</w:t>
      </w:r>
      <w:r>
        <w:rPr>
          <w:spacing w:val="35"/>
        </w:rPr>
        <w:t xml:space="preserve"> </w:t>
      </w:r>
      <w:r>
        <w:t>It can, however, make behavioral structure legible.</w:t>
      </w:r>
      <w:r>
        <w:rPr>
          <w:spacing w:val="35"/>
        </w:rPr>
        <w:t xml:space="preserve"> </w:t>
      </w:r>
      <w:r>
        <w:t xml:space="preserve">This </w:t>
      </w:r>
      <w:del w:id="389" w:author="Moulla, Donatien Koulla" w:date="2026-08-27T17:13:00Z">
        <w:r>
          <w:delText>dissertation</w:delText>
        </w:r>
      </w:del>
      <w:ins w:id="390" w:author="Moulla, Donatien Koulla" w:date="2026-08-27T17:13:00Z">
        <w:r>
          <w:t>thesis</w:t>
        </w:r>
      </w:ins>
      <w:r>
        <w:t xml:space="preserve"> shows that legibility depends</w:t>
      </w:r>
      <w:r>
        <w:rPr>
          <w:spacing w:val="-14"/>
        </w:rPr>
        <w:t xml:space="preserve"> </w:t>
      </w:r>
      <w:r>
        <w:t>on</w:t>
      </w:r>
      <w:r>
        <w:rPr>
          <w:spacing w:val="-14"/>
        </w:rPr>
        <w:t xml:space="preserve"> </w:t>
      </w:r>
      <w:r>
        <w:t>which</w:t>
      </w:r>
      <w:r>
        <w:rPr>
          <w:spacing w:val="-14"/>
        </w:rPr>
        <w:t xml:space="preserve"> </w:t>
      </w:r>
      <w:r>
        <w:t>edges</w:t>
      </w:r>
      <w:r>
        <w:rPr>
          <w:spacing w:val="-13"/>
        </w:rPr>
        <w:t xml:space="preserve"> </w:t>
      </w:r>
      <w:r>
        <w:t>we</w:t>
      </w:r>
      <w:r>
        <w:rPr>
          <w:spacing w:val="-14"/>
        </w:rPr>
        <w:t xml:space="preserve"> </w:t>
      </w:r>
      <w:r>
        <w:t>choose</w:t>
      </w:r>
      <w:r>
        <w:rPr>
          <w:spacing w:val="-14"/>
        </w:rPr>
        <w:t xml:space="preserve"> </w:t>
      </w:r>
      <w:r>
        <w:t>to</w:t>
      </w:r>
      <w:r>
        <w:rPr>
          <w:spacing w:val="-13"/>
        </w:rPr>
        <w:t xml:space="preserve"> </w:t>
      </w:r>
      <w:r>
        <w:t>read.</w:t>
      </w:r>
      <w:r>
        <w:rPr>
          <w:spacing w:val="10"/>
        </w:rPr>
        <w:t xml:space="preserve"> </w:t>
      </w:r>
      <w:r>
        <w:t>Transfers</w:t>
      </w:r>
      <w:r>
        <w:rPr>
          <w:spacing w:val="-14"/>
        </w:rPr>
        <w:t xml:space="preserve"> </w:t>
      </w:r>
      <w:r>
        <w:t>tell</w:t>
      </w:r>
      <w:r>
        <w:rPr>
          <w:spacing w:val="-14"/>
        </w:rPr>
        <w:t xml:space="preserve"> </w:t>
      </w:r>
      <w:r>
        <w:t>a</w:t>
      </w:r>
      <w:r>
        <w:rPr>
          <w:spacing w:val="-14"/>
        </w:rPr>
        <w:t xml:space="preserve"> </w:t>
      </w:r>
      <w:r>
        <w:t>story</w:t>
      </w:r>
      <w:r>
        <w:rPr>
          <w:spacing w:val="-13"/>
        </w:rPr>
        <w:t xml:space="preserve"> </w:t>
      </w:r>
      <w:r>
        <w:t>about</w:t>
      </w:r>
      <w:r>
        <w:rPr>
          <w:spacing w:val="-14"/>
        </w:rPr>
        <w:t xml:space="preserve"> </w:t>
      </w:r>
      <w:r>
        <w:t>economic</w:t>
      </w:r>
      <w:r>
        <w:rPr>
          <w:spacing w:val="-14"/>
        </w:rPr>
        <w:t xml:space="preserve"> </w:t>
      </w:r>
      <w:r>
        <w:t>flow;</w:t>
      </w:r>
      <w:r>
        <w:rPr>
          <w:spacing w:val="-10"/>
        </w:rPr>
        <w:t xml:space="preserve"> </w:t>
      </w:r>
      <w:r>
        <w:t>allowances tell</w:t>
      </w:r>
      <w:r>
        <w:rPr>
          <w:spacing w:val="-5"/>
        </w:rPr>
        <w:t xml:space="preserve"> </w:t>
      </w:r>
      <w:r>
        <w:t>a</w:t>
      </w:r>
      <w:r>
        <w:rPr>
          <w:spacing w:val="-5"/>
        </w:rPr>
        <w:t xml:space="preserve"> </w:t>
      </w:r>
      <w:r>
        <w:t>story</w:t>
      </w:r>
      <w:r>
        <w:rPr>
          <w:spacing w:val="-5"/>
        </w:rPr>
        <w:t xml:space="preserve"> </w:t>
      </w:r>
      <w:r>
        <w:t>about</w:t>
      </w:r>
      <w:r>
        <w:rPr>
          <w:spacing w:val="-5"/>
        </w:rPr>
        <w:t xml:space="preserve"> </w:t>
      </w:r>
      <w:r>
        <w:t>delegated</w:t>
      </w:r>
      <w:r>
        <w:rPr>
          <w:spacing w:val="-5"/>
        </w:rPr>
        <w:t xml:space="preserve"> </w:t>
      </w:r>
      <w:r>
        <w:t>authority.</w:t>
      </w:r>
      <w:r>
        <w:rPr>
          <w:spacing w:val="15"/>
        </w:rPr>
        <w:t xml:space="preserve"> </w:t>
      </w:r>
      <w:r>
        <w:t>PageRank</w:t>
      </w:r>
      <w:r>
        <w:rPr>
          <w:spacing w:val="-5"/>
        </w:rPr>
        <w:t xml:space="preserve"> </w:t>
      </w:r>
      <w:r>
        <w:t>can</w:t>
      </w:r>
      <w:r>
        <w:rPr>
          <w:spacing w:val="-5"/>
        </w:rPr>
        <w:t xml:space="preserve"> </w:t>
      </w:r>
      <w:r>
        <w:t>narrate</w:t>
      </w:r>
      <w:r>
        <w:rPr>
          <w:spacing w:val="-5"/>
        </w:rPr>
        <w:t xml:space="preserve"> </w:t>
      </w:r>
      <w:r>
        <w:t>either</w:t>
      </w:r>
      <w:r>
        <w:rPr>
          <w:spacing w:val="-5"/>
        </w:rPr>
        <w:t xml:space="preserve"> </w:t>
      </w:r>
      <w:r>
        <w:t>story,</w:t>
      </w:r>
      <w:r>
        <w:rPr>
          <w:spacing w:val="-5"/>
        </w:rPr>
        <w:t xml:space="preserve"> </w:t>
      </w:r>
      <w:r>
        <w:t>but</w:t>
      </w:r>
      <w:r>
        <w:rPr>
          <w:spacing w:val="-5"/>
        </w:rPr>
        <w:t xml:space="preserve"> </w:t>
      </w:r>
      <w:r>
        <w:t>not</w:t>
      </w:r>
      <w:r>
        <w:rPr>
          <w:spacing w:val="-4"/>
        </w:rPr>
        <w:t xml:space="preserve"> </w:t>
      </w:r>
      <w:r>
        <w:t>both</w:t>
      </w:r>
      <w:r>
        <w:rPr>
          <w:spacing w:val="-5"/>
        </w:rPr>
        <w:t xml:space="preserve"> </w:t>
      </w:r>
      <w:r>
        <w:t>at</w:t>
      </w:r>
      <w:r>
        <w:rPr>
          <w:spacing w:val="-4"/>
        </w:rPr>
        <w:t xml:space="preserve"> </w:t>
      </w:r>
      <w:r>
        <w:t>once</w:t>
      </w:r>
      <w:r>
        <w:rPr>
          <w:spacing w:val="-5"/>
        </w:rPr>
        <w:t xml:space="preserve"> </w:t>
      </w:r>
      <w:r>
        <w:t>with the same ranking.</w:t>
      </w:r>
      <w:r>
        <w:rPr>
          <w:spacing w:val="40"/>
        </w:rPr>
        <w:t xml:space="preserve"> </w:t>
      </w:r>
      <w:r>
        <w:t>EndorseRank commits to the authorization narrative, documents its costs and</w:t>
      </w:r>
    </w:p>
    <w:p w14:paraId="00DC2420" w14:textId="77777777" w:rsidR="00350CFB" w:rsidRDefault="00350CFB">
      <w:pPr>
        <w:pStyle w:val="BodyText"/>
        <w:spacing w:line="396" w:lineRule="auto"/>
        <w:jc w:val="both"/>
        <w:sectPr w:rsidR="00350CFB">
          <w:pgSz w:w="11910" w:h="16840"/>
          <w:pgMar w:top="1840" w:right="708" w:bottom="2300" w:left="992" w:header="0" w:footer="2115" w:gutter="0"/>
          <w:cols w:space="720"/>
        </w:sectPr>
      </w:pPr>
    </w:p>
    <w:p w14:paraId="00DC2421" w14:textId="77777777" w:rsidR="00350CFB" w:rsidRDefault="00283FFF">
      <w:pPr>
        <w:pStyle w:val="BodyText"/>
        <w:spacing w:before="72"/>
        <w:ind w:left="282"/>
        <w:jc w:val="both"/>
      </w:pPr>
      <w:r>
        <w:lastRenderedPageBreak/>
        <w:t>benefits,</w:t>
      </w:r>
      <w:r>
        <w:rPr>
          <w:spacing w:val="-10"/>
        </w:rPr>
        <w:t xml:space="preserve"> </w:t>
      </w:r>
      <w:r>
        <w:t>and</w:t>
      </w:r>
      <w:r>
        <w:rPr>
          <w:spacing w:val="-9"/>
        </w:rPr>
        <w:t xml:space="preserve"> </w:t>
      </w:r>
      <w:r>
        <w:t>refuses</w:t>
      </w:r>
      <w:r>
        <w:rPr>
          <w:spacing w:val="-9"/>
        </w:rPr>
        <w:t xml:space="preserve"> </w:t>
      </w:r>
      <w:r>
        <w:t>to</w:t>
      </w:r>
      <w:r>
        <w:rPr>
          <w:spacing w:val="-10"/>
        </w:rPr>
        <w:t xml:space="preserve"> </w:t>
      </w:r>
      <w:r>
        <w:t>confuse</w:t>
      </w:r>
      <w:r>
        <w:rPr>
          <w:spacing w:val="-9"/>
        </w:rPr>
        <w:t xml:space="preserve"> </w:t>
      </w:r>
      <w:r>
        <w:t>outcome-native</w:t>
      </w:r>
      <w:r>
        <w:rPr>
          <w:spacing w:val="-9"/>
        </w:rPr>
        <w:t xml:space="preserve"> </w:t>
      </w:r>
      <w:r>
        <w:t>ceilings</w:t>
      </w:r>
      <w:r>
        <w:rPr>
          <w:spacing w:val="-9"/>
        </w:rPr>
        <w:t xml:space="preserve"> </w:t>
      </w:r>
      <w:r>
        <w:t>with</w:t>
      </w:r>
      <w:r>
        <w:rPr>
          <w:spacing w:val="-10"/>
        </w:rPr>
        <w:t xml:space="preserve"> </w:t>
      </w:r>
      <w:r>
        <w:t>social</w:t>
      </w:r>
      <w:r>
        <w:rPr>
          <w:spacing w:val="-9"/>
        </w:rPr>
        <w:t xml:space="preserve"> </w:t>
      </w:r>
      <w:r>
        <w:t>reputation</w:t>
      </w:r>
      <w:r>
        <w:rPr>
          <w:spacing w:val="-9"/>
        </w:rPr>
        <w:t xml:space="preserve"> </w:t>
      </w:r>
      <w:r>
        <w:rPr>
          <w:spacing w:val="-2"/>
        </w:rPr>
        <w:t>evidence.</w:t>
      </w:r>
    </w:p>
    <w:p w14:paraId="00DC2422" w14:textId="77777777" w:rsidR="00350CFB" w:rsidRDefault="00283FFF">
      <w:pPr>
        <w:pStyle w:val="BodyText"/>
        <w:spacing w:before="194" w:line="396" w:lineRule="auto"/>
        <w:ind w:left="282" w:right="560" w:hanging="8"/>
        <w:jc w:val="both"/>
      </w:pPr>
      <w:r>
        <w:t>The practical upshot is modest and actionable.</w:t>
      </w:r>
      <w:r>
        <w:rPr>
          <w:spacing w:val="40"/>
        </w:rPr>
        <w:t xml:space="preserve"> </w:t>
      </w:r>
      <w:r>
        <w:t>If a protocol or researcher needs a fast, auditable score</w:t>
      </w:r>
      <w:r>
        <w:rPr>
          <w:spacing w:val="-13"/>
        </w:rPr>
        <w:t xml:space="preserve"> </w:t>
      </w:r>
      <w:r>
        <w:t>of</w:t>
      </w:r>
      <w:r>
        <w:rPr>
          <w:spacing w:val="-13"/>
        </w:rPr>
        <w:t xml:space="preserve"> </w:t>
      </w:r>
      <w:r>
        <w:t>who</w:t>
      </w:r>
      <w:r>
        <w:rPr>
          <w:spacing w:val="-13"/>
        </w:rPr>
        <w:t xml:space="preserve"> </w:t>
      </w:r>
      <w:r>
        <w:t>is</w:t>
      </w:r>
      <w:r>
        <w:rPr>
          <w:spacing w:val="-13"/>
        </w:rPr>
        <w:t xml:space="preserve"> </w:t>
      </w:r>
      <w:r>
        <w:t>trusted</w:t>
      </w:r>
      <w:r>
        <w:rPr>
          <w:spacing w:val="-13"/>
        </w:rPr>
        <w:t xml:space="preserve"> </w:t>
      </w:r>
      <w:r>
        <w:t>to</w:t>
      </w:r>
      <w:r>
        <w:rPr>
          <w:spacing w:val="-13"/>
        </w:rPr>
        <w:t xml:space="preserve"> </w:t>
      </w:r>
      <w:r>
        <w:t>spend,</w:t>
      </w:r>
      <w:r>
        <w:rPr>
          <w:spacing w:val="-11"/>
        </w:rPr>
        <w:t xml:space="preserve"> </w:t>
      </w:r>
      <w:r>
        <w:t>EndorseRank</w:t>
      </w:r>
      <w:r>
        <w:rPr>
          <w:spacing w:val="-13"/>
        </w:rPr>
        <w:t xml:space="preserve"> </w:t>
      </w:r>
      <w:r>
        <w:t>is</w:t>
      </w:r>
      <w:r>
        <w:rPr>
          <w:spacing w:val="-13"/>
        </w:rPr>
        <w:t xml:space="preserve"> </w:t>
      </w:r>
      <w:r>
        <w:t>a</w:t>
      </w:r>
      <w:r>
        <w:rPr>
          <w:spacing w:val="-13"/>
        </w:rPr>
        <w:t xml:space="preserve"> </w:t>
      </w:r>
      <w:r>
        <w:t>credible</w:t>
      </w:r>
      <w:r>
        <w:rPr>
          <w:spacing w:val="-13"/>
        </w:rPr>
        <w:t xml:space="preserve"> </w:t>
      </w:r>
      <w:r>
        <w:t>instrument</w:t>
      </w:r>
      <w:r>
        <w:rPr>
          <w:spacing w:val="-13"/>
        </w:rPr>
        <w:t xml:space="preserve"> </w:t>
      </w:r>
      <w:r>
        <w:t>on</w:t>
      </w:r>
      <w:r>
        <w:rPr>
          <w:spacing w:val="-13"/>
        </w:rPr>
        <w:t xml:space="preserve"> </w:t>
      </w:r>
      <w:r>
        <w:t>Arbitrum</w:t>
      </w:r>
      <w:r>
        <w:rPr>
          <w:spacing w:val="-13"/>
        </w:rPr>
        <w:t xml:space="preserve"> </w:t>
      </w:r>
      <w:r>
        <w:t>One</w:t>
      </w:r>
      <w:r>
        <w:rPr>
          <w:spacing w:val="-13"/>
        </w:rPr>
        <w:t xml:space="preserve"> </w:t>
      </w:r>
      <w:r>
        <w:t>data</w:t>
      </w:r>
      <w:r>
        <w:rPr>
          <w:spacing w:val="-13"/>
        </w:rPr>
        <w:t xml:space="preserve"> </w:t>
      </w:r>
      <w:r>
        <w:t>of</w:t>
      </w:r>
      <w:r>
        <w:rPr>
          <w:spacing w:val="-13"/>
        </w:rPr>
        <w:t xml:space="preserve"> </w:t>
      </w:r>
      <w:r>
        <w:t>the kind</w:t>
      </w:r>
      <w:r>
        <w:rPr>
          <w:spacing w:val="-11"/>
        </w:rPr>
        <w:t xml:space="preserve"> </w:t>
      </w:r>
      <w:r>
        <w:t>studied</w:t>
      </w:r>
      <w:r>
        <w:rPr>
          <w:spacing w:val="-11"/>
        </w:rPr>
        <w:t xml:space="preserve"> </w:t>
      </w:r>
      <w:r>
        <w:t>here.</w:t>
      </w:r>
      <w:r>
        <w:rPr>
          <w:spacing w:val="10"/>
        </w:rPr>
        <w:t xml:space="preserve"> </w:t>
      </w:r>
      <w:r>
        <w:t>If</w:t>
      </w:r>
      <w:r>
        <w:rPr>
          <w:spacing w:val="-11"/>
        </w:rPr>
        <w:t xml:space="preserve"> </w:t>
      </w:r>
      <w:r>
        <w:t>the</w:t>
      </w:r>
      <w:r>
        <w:rPr>
          <w:spacing w:val="-11"/>
        </w:rPr>
        <w:t xml:space="preserve"> </w:t>
      </w:r>
      <w:r>
        <w:t>goal</w:t>
      </w:r>
      <w:r>
        <w:rPr>
          <w:spacing w:val="-11"/>
        </w:rPr>
        <w:t xml:space="preserve"> </w:t>
      </w:r>
      <w:r>
        <w:t>is</w:t>
      </w:r>
      <w:r>
        <w:rPr>
          <w:spacing w:val="-11"/>
        </w:rPr>
        <w:t xml:space="preserve"> </w:t>
      </w:r>
      <w:r>
        <w:t>to</w:t>
      </w:r>
      <w:r>
        <w:rPr>
          <w:spacing w:val="-11"/>
        </w:rPr>
        <w:t xml:space="preserve"> </w:t>
      </w:r>
      <w:r>
        <w:t>find</w:t>
      </w:r>
      <w:r>
        <w:rPr>
          <w:spacing w:val="-11"/>
        </w:rPr>
        <w:t xml:space="preserve"> </w:t>
      </w:r>
      <w:r>
        <w:t>transfer</w:t>
      </w:r>
      <w:r>
        <w:rPr>
          <w:spacing w:val="-11"/>
        </w:rPr>
        <w:t xml:space="preserve"> </w:t>
      </w:r>
      <w:r>
        <w:t>hubs</w:t>
      </w:r>
      <w:r>
        <w:rPr>
          <w:spacing w:val="-11"/>
        </w:rPr>
        <w:t xml:space="preserve"> </w:t>
      </w:r>
      <w:r>
        <w:t>or</w:t>
      </w:r>
      <w:r>
        <w:rPr>
          <w:spacing w:val="-11"/>
        </w:rPr>
        <w:t xml:space="preserve"> </w:t>
      </w:r>
      <w:r>
        <w:t>to</w:t>
      </w:r>
      <w:r>
        <w:rPr>
          <w:spacing w:val="-11"/>
        </w:rPr>
        <w:t xml:space="preserve"> </w:t>
      </w:r>
      <w:r>
        <w:t>track</w:t>
      </w:r>
      <w:r>
        <w:rPr>
          <w:spacing w:val="-11"/>
        </w:rPr>
        <w:t xml:space="preserve"> </w:t>
      </w:r>
      <w:r>
        <w:t>activity-correlated</w:t>
      </w:r>
      <w:r>
        <w:rPr>
          <w:spacing w:val="-11"/>
        </w:rPr>
        <w:t xml:space="preserve"> </w:t>
      </w:r>
      <w:r>
        <w:t>outcomes,</w:t>
      </w:r>
      <w:r>
        <w:rPr>
          <w:spacing w:val="-10"/>
        </w:rPr>
        <w:t xml:space="preserve"> </w:t>
      </w:r>
      <w:r>
        <w:t>AWP remains</w:t>
      </w:r>
      <w:r>
        <w:rPr>
          <w:spacing w:val="-6"/>
        </w:rPr>
        <w:t xml:space="preserve"> </w:t>
      </w:r>
      <w:r>
        <w:t>stronger</w:t>
      </w:r>
      <w:r>
        <w:rPr>
          <w:spacing w:val="-6"/>
        </w:rPr>
        <w:t xml:space="preserve"> </w:t>
      </w:r>
      <w:r>
        <w:t>among</w:t>
      </w:r>
      <w:r>
        <w:rPr>
          <w:spacing w:val="-5"/>
        </w:rPr>
        <w:t xml:space="preserve"> </w:t>
      </w:r>
      <w:r>
        <w:t>social</w:t>
      </w:r>
      <w:r>
        <w:rPr>
          <w:spacing w:val="-6"/>
        </w:rPr>
        <w:t xml:space="preserve"> </w:t>
      </w:r>
      <w:r>
        <w:t>methods. If</w:t>
      </w:r>
      <w:r>
        <w:rPr>
          <w:spacing w:val="-6"/>
        </w:rPr>
        <w:t xml:space="preserve"> </w:t>
      </w:r>
      <w:r>
        <w:t>the</w:t>
      </w:r>
      <w:r>
        <w:rPr>
          <w:spacing w:val="-5"/>
        </w:rPr>
        <w:t xml:space="preserve"> </w:t>
      </w:r>
      <w:r>
        <w:t>goal</w:t>
      </w:r>
      <w:r>
        <w:rPr>
          <w:spacing w:val="-6"/>
        </w:rPr>
        <w:t xml:space="preserve"> </w:t>
      </w:r>
      <w:r>
        <w:t>is</w:t>
      </w:r>
      <w:r>
        <w:rPr>
          <w:spacing w:val="-6"/>
        </w:rPr>
        <w:t xml:space="preserve"> </w:t>
      </w:r>
      <w:r>
        <w:t>to</w:t>
      </w:r>
      <w:r>
        <w:rPr>
          <w:spacing w:val="-5"/>
        </w:rPr>
        <w:t xml:space="preserve"> </w:t>
      </w:r>
      <w:r>
        <w:t>predict</w:t>
      </w:r>
      <w:r>
        <w:rPr>
          <w:spacing w:val="-6"/>
        </w:rPr>
        <w:t xml:space="preserve"> </w:t>
      </w:r>
      <w:r>
        <w:t>trading</w:t>
      </w:r>
      <w:r>
        <w:rPr>
          <w:spacing w:val="-6"/>
        </w:rPr>
        <w:t xml:space="preserve"> </w:t>
      </w:r>
      <w:r>
        <w:t>profits</w:t>
      </w:r>
      <w:r>
        <w:rPr>
          <w:spacing w:val="-5"/>
        </w:rPr>
        <w:t xml:space="preserve"> </w:t>
      </w:r>
      <w:r>
        <w:t>from</w:t>
      </w:r>
      <w:r>
        <w:rPr>
          <w:spacing w:val="-6"/>
        </w:rPr>
        <w:t xml:space="preserve"> </w:t>
      </w:r>
      <w:r>
        <w:t>social</w:t>
      </w:r>
      <w:r>
        <w:rPr>
          <w:spacing w:val="-6"/>
        </w:rPr>
        <w:t xml:space="preserve"> </w:t>
      </w:r>
      <w:r>
        <w:t>graphs alone, neither method is sufficient—and GF-PR warns against evaluations that bake the answer into the graph.</w:t>
      </w:r>
    </w:p>
    <w:p w14:paraId="00DC2423" w14:textId="1483589D" w:rsidR="00350CFB" w:rsidRDefault="00283FFF">
      <w:pPr>
        <w:pStyle w:val="BodyText"/>
        <w:spacing w:before="21" w:line="396" w:lineRule="auto"/>
        <w:ind w:left="282" w:right="558" w:hanging="8"/>
        <w:jc w:val="both"/>
      </w:pPr>
      <w:r>
        <w:rPr>
          <w:spacing w:val="-2"/>
        </w:rPr>
        <w:t>This</w:t>
      </w:r>
      <w:r>
        <w:rPr>
          <w:spacing w:val="-9"/>
        </w:rPr>
        <w:t xml:space="preserve"> </w:t>
      </w:r>
      <w:del w:id="391" w:author="Moulla, Donatien Koulla" w:date="2026-08-27T17:13:00Z">
        <w:r>
          <w:rPr>
            <w:spacing w:val="-2"/>
          </w:rPr>
          <w:delText>dissertation</w:delText>
        </w:r>
      </w:del>
      <w:ins w:id="392" w:author="Moulla, Donatien Koulla" w:date="2026-08-27T17:13:00Z">
        <w:r>
          <w:rPr>
            <w:spacing w:val="-2"/>
          </w:rPr>
          <w:t>thesis</w:t>
        </w:r>
      </w:ins>
      <w:r>
        <w:rPr>
          <w:spacing w:val="-9"/>
        </w:rPr>
        <w:t xml:space="preserve"> </w:t>
      </w:r>
      <w:r>
        <w:rPr>
          <w:spacing w:val="-2"/>
        </w:rPr>
        <w:t>reports</w:t>
      </w:r>
      <w:r>
        <w:rPr>
          <w:spacing w:val="-9"/>
        </w:rPr>
        <w:t xml:space="preserve"> </w:t>
      </w:r>
      <w:r>
        <w:rPr>
          <w:spacing w:val="-2"/>
        </w:rPr>
        <w:t>primary</w:t>
      </w:r>
      <w:r>
        <w:rPr>
          <w:spacing w:val="-9"/>
        </w:rPr>
        <w:t xml:space="preserve"> </w:t>
      </w:r>
      <w:r>
        <w:rPr>
          <w:spacing w:val="-2"/>
        </w:rPr>
        <w:t>empirical</w:t>
      </w:r>
      <w:r>
        <w:rPr>
          <w:spacing w:val="-9"/>
        </w:rPr>
        <w:t xml:space="preserve"> </w:t>
      </w:r>
      <w:r>
        <w:rPr>
          <w:spacing w:val="-2"/>
        </w:rPr>
        <w:t>claims</w:t>
      </w:r>
      <w:r>
        <w:rPr>
          <w:spacing w:val="-9"/>
        </w:rPr>
        <w:t xml:space="preserve"> </w:t>
      </w:r>
      <w:r>
        <w:rPr>
          <w:spacing w:val="-2"/>
        </w:rPr>
        <w:t>C1–C4</w:t>
      </w:r>
      <w:r>
        <w:rPr>
          <w:spacing w:val="-7"/>
        </w:rPr>
        <w:t xml:space="preserve"> </w:t>
      </w:r>
      <w:r>
        <w:rPr>
          <w:spacing w:val="-2"/>
        </w:rPr>
        <w:t>addressing</w:t>
      </w:r>
      <w:r>
        <w:rPr>
          <w:spacing w:val="-9"/>
        </w:rPr>
        <w:t xml:space="preserve"> </w:t>
      </w:r>
      <w:r>
        <w:rPr>
          <w:spacing w:val="-2"/>
        </w:rPr>
        <w:t>RQ1–RQ4</w:t>
      </w:r>
      <w:r>
        <w:rPr>
          <w:spacing w:val="-9"/>
        </w:rPr>
        <w:t xml:space="preserve"> </w:t>
      </w:r>
      <w:r>
        <w:rPr>
          <w:spacing w:val="-2"/>
        </w:rPr>
        <w:t>and</w:t>
      </w:r>
      <w:r>
        <w:rPr>
          <w:spacing w:val="-9"/>
        </w:rPr>
        <w:t xml:space="preserve"> </w:t>
      </w:r>
      <w:r>
        <w:rPr>
          <w:spacing w:val="-2"/>
        </w:rPr>
        <w:t xml:space="preserve">supplementary </w:t>
      </w:r>
      <w:r>
        <w:rPr>
          <w:w w:val="105"/>
        </w:rPr>
        <w:t>claim</w:t>
      </w:r>
      <w:r>
        <w:rPr>
          <w:spacing w:val="-16"/>
          <w:w w:val="105"/>
        </w:rPr>
        <w:t xml:space="preserve"> </w:t>
      </w:r>
      <w:r>
        <w:rPr>
          <w:w w:val="105"/>
        </w:rPr>
        <w:t>SC1</w:t>
      </w:r>
      <w:r>
        <w:rPr>
          <w:spacing w:val="-16"/>
          <w:w w:val="105"/>
        </w:rPr>
        <w:t xml:space="preserve"> </w:t>
      </w:r>
      <w:r>
        <w:rPr>
          <w:w w:val="105"/>
        </w:rPr>
        <w:t>(SRQ1)</w:t>
      </w:r>
      <w:r>
        <w:rPr>
          <w:spacing w:val="-16"/>
          <w:w w:val="105"/>
        </w:rPr>
        <w:t xml:space="preserve"> </w:t>
      </w:r>
      <w:r>
        <w:rPr>
          <w:w w:val="105"/>
        </w:rPr>
        <w:t>on</w:t>
      </w:r>
      <w:r>
        <w:rPr>
          <w:spacing w:val="-15"/>
          <w:w w:val="105"/>
        </w:rPr>
        <w:t xml:space="preserve"> </w:t>
      </w:r>
      <w:r>
        <w:rPr>
          <w:w w:val="105"/>
        </w:rPr>
        <w:t>a</w:t>
      </w:r>
      <w:r>
        <w:rPr>
          <w:spacing w:val="-16"/>
          <w:w w:val="105"/>
        </w:rPr>
        <w:t xml:space="preserve"> </w:t>
      </w:r>
      <w:r>
        <w:rPr>
          <w:w w:val="105"/>
        </w:rPr>
        <w:t>matched</w:t>
      </w:r>
      <w:r>
        <w:rPr>
          <w:spacing w:val="-16"/>
          <w:w w:val="105"/>
        </w:rPr>
        <w:t xml:space="preserve"> </w:t>
      </w:r>
      <w:r>
        <w:rPr>
          <w:w w:val="105"/>
        </w:rPr>
        <w:t>Arbitrum</w:t>
      </w:r>
      <w:r>
        <w:rPr>
          <w:spacing w:val="-16"/>
          <w:w w:val="105"/>
        </w:rPr>
        <w:t xml:space="preserve"> </w:t>
      </w:r>
      <w:r>
        <w:rPr>
          <w:w w:val="105"/>
        </w:rPr>
        <w:t>One</w:t>
      </w:r>
      <w:r>
        <w:rPr>
          <w:spacing w:val="-15"/>
          <w:w w:val="105"/>
        </w:rPr>
        <w:t xml:space="preserve"> </w:t>
      </w:r>
      <w:r>
        <w:rPr>
          <w:w w:val="105"/>
        </w:rPr>
        <w:t>wallet</w:t>
      </w:r>
      <w:r>
        <w:rPr>
          <w:spacing w:val="-16"/>
          <w:w w:val="105"/>
        </w:rPr>
        <w:t xml:space="preserve"> </w:t>
      </w:r>
      <w:r>
        <w:rPr>
          <w:w w:val="105"/>
        </w:rPr>
        <w:t>cohort</w:t>
      </w:r>
      <w:r>
        <w:rPr>
          <w:spacing w:val="-16"/>
          <w:w w:val="105"/>
        </w:rPr>
        <w:t xml:space="preserve"> </w:t>
      </w:r>
      <w:r>
        <w:rPr>
          <w:w w:val="105"/>
        </w:rPr>
        <w:t>(</w:t>
      </w:r>
      <w:r>
        <w:rPr>
          <w:i/>
          <w:w w:val="105"/>
        </w:rPr>
        <w:t>n</w:t>
      </w:r>
      <w:r>
        <w:rPr>
          <w:i/>
          <w:spacing w:val="-16"/>
          <w:w w:val="105"/>
        </w:rPr>
        <w:t xml:space="preserve"> </w:t>
      </w:r>
      <w:r>
        <w:rPr>
          <w:w w:val="105"/>
        </w:rPr>
        <w:t>=</w:t>
      </w:r>
      <w:r>
        <w:rPr>
          <w:spacing w:val="-15"/>
          <w:w w:val="105"/>
        </w:rPr>
        <w:t xml:space="preserve"> </w:t>
      </w:r>
      <w:r>
        <w:rPr>
          <w:w w:val="105"/>
        </w:rPr>
        <w:t>5</w:t>
      </w:r>
      <w:r>
        <w:rPr>
          <w:i/>
          <w:w w:val="105"/>
        </w:rPr>
        <w:t>,</w:t>
      </w:r>
      <w:r>
        <w:rPr>
          <w:w w:val="105"/>
        </w:rPr>
        <w:t>521).</w:t>
      </w:r>
      <w:r>
        <w:rPr>
          <w:spacing w:val="-14"/>
          <w:w w:val="105"/>
        </w:rPr>
        <w:t xml:space="preserve"> </w:t>
      </w:r>
      <w:r>
        <w:rPr>
          <w:w w:val="105"/>
        </w:rPr>
        <w:t>EndorseRank</w:t>
      </w:r>
      <w:r>
        <w:rPr>
          <w:spacing w:val="-16"/>
          <w:w w:val="105"/>
        </w:rPr>
        <w:t xml:space="preserve"> </w:t>
      </w:r>
      <w:r>
        <w:rPr>
          <w:w w:val="105"/>
        </w:rPr>
        <w:t xml:space="preserve">stands </w:t>
      </w:r>
      <w:r>
        <w:t>as</w:t>
      </w:r>
      <w:r>
        <w:rPr>
          <w:spacing w:val="-14"/>
        </w:rPr>
        <w:t xml:space="preserve"> </w:t>
      </w:r>
      <w:r>
        <w:t>an</w:t>
      </w:r>
      <w:r>
        <w:rPr>
          <w:spacing w:val="-14"/>
        </w:rPr>
        <w:t xml:space="preserve"> </w:t>
      </w:r>
      <w:r>
        <w:t>efficient,</w:t>
      </w:r>
      <w:r>
        <w:rPr>
          <w:spacing w:val="-14"/>
        </w:rPr>
        <w:t xml:space="preserve"> </w:t>
      </w:r>
      <w:r>
        <w:t>allowance-specific</w:t>
      </w:r>
      <w:r>
        <w:rPr>
          <w:spacing w:val="-14"/>
        </w:rPr>
        <w:t xml:space="preserve"> </w:t>
      </w:r>
      <w:r>
        <w:t>alternative</w:t>
      </w:r>
      <w:r>
        <w:rPr>
          <w:spacing w:val="-14"/>
        </w:rPr>
        <w:t xml:space="preserve"> </w:t>
      </w:r>
      <w:r>
        <w:t>to</w:t>
      </w:r>
      <w:r>
        <w:rPr>
          <w:spacing w:val="-14"/>
        </w:rPr>
        <w:t xml:space="preserve"> </w:t>
      </w:r>
      <w:r>
        <w:t>transfer-based</w:t>
      </w:r>
      <w:r>
        <w:rPr>
          <w:spacing w:val="-14"/>
        </w:rPr>
        <w:t xml:space="preserve"> </w:t>
      </w:r>
      <w:r>
        <w:t>AWP</w:t>
      </w:r>
      <w:r>
        <w:rPr>
          <w:spacing w:val="-14"/>
        </w:rPr>
        <w:t xml:space="preserve"> </w:t>
      </w:r>
      <w:r>
        <w:t>for</w:t>
      </w:r>
      <w:r>
        <w:rPr>
          <w:spacing w:val="-14"/>
        </w:rPr>
        <w:t xml:space="preserve"> </w:t>
      </w:r>
      <w:r>
        <w:t>on-chain</w:t>
      </w:r>
      <w:r>
        <w:rPr>
          <w:spacing w:val="-14"/>
        </w:rPr>
        <w:t xml:space="preserve"> </w:t>
      </w:r>
      <w:r>
        <w:t>reputation</w:t>
      </w:r>
      <w:r>
        <w:rPr>
          <w:spacing w:val="-14"/>
        </w:rPr>
        <w:t xml:space="preserve"> </w:t>
      </w:r>
      <w:r>
        <w:t>under pseudonymity:</w:t>
      </w:r>
      <w:r>
        <w:rPr>
          <w:spacing w:val="50"/>
        </w:rPr>
        <w:t xml:space="preserve"> </w:t>
      </w:r>
      <w:r>
        <w:t>distinct</w:t>
      </w:r>
      <w:r>
        <w:rPr>
          <w:spacing w:val="14"/>
        </w:rPr>
        <w:t xml:space="preserve"> </w:t>
      </w:r>
      <w:r>
        <w:t>in</w:t>
      </w:r>
      <w:r>
        <w:rPr>
          <w:spacing w:val="14"/>
        </w:rPr>
        <w:t xml:space="preserve"> </w:t>
      </w:r>
      <w:r>
        <w:t>ranking</w:t>
      </w:r>
      <w:r>
        <w:rPr>
          <w:spacing w:val="15"/>
        </w:rPr>
        <w:t xml:space="preserve"> </w:t>
      </w:r>
      <w:r>
        <w:t>geometry</w:t>
      </w:r>
      <w:r>
        <w:rPr>
          <w:spacing w:val="14"/>
        </w:rPr>
        <w:t xml:space="preserve"> </w:t>
      </w:r>
      <w:r>
        <w:t>(inter-method</w:t>
      </w:r>
      <w:r>
        <w:rPr>
          <w:spacing w:val="13"/>
        </w:rPr>
        <w:t xml:space="preserve"> </w:t>
      </w:r>
      <w:r>
        <w:rPr>
          <w:i/>
        </w:rPr>
        <w:t>τ</w:t>
      </w:r>
      <w:r>
        <w:rPr>
          <w:i/>
          <w:spacing w:val="67"/>
        </w:rPr>
        <w:t xml:space="preserve"> </w:t>
      </w:r>
      <w:r>
        <w:t>=</w:t>
      </w:r>
      <w:r>
        <w:rPr>
          <w:spacing w:val="41"/>
        </w:rPr>
        <w:t xml:space="preserve"> </w:t>
      </w:r>
      <w:r>
        <w:t>0</w:t>
      </w:r>
      <w:r>
        <w:rPr>
          <w:i/>
        </w:rPr>
        <w:t>.</w:t>
      </w:r>
      <w:r>
        <w:t>316),</w:t>
      </w:r>
      <w:r>
        <w:rPr>
          <w:spacing w:val="18"/>
        </w:rPr>
        <w:t xml:space="preserve"> </w:t>
      </w:r>
      <w:r>
        <w:t>aligned</w:t>
      </w:r>
      <w:r>
        <w:rPr>
          <w:spacing w:val="14"/>
        </w:rPr>
        <w:t xml:space="preserve"> </w:t>
      </w:r>
      <w:r>
        <w:t>with</w:t>
      </w:r>
      <w:r>
        <w:rPr>
          <w:spacing w:val="15"/>
        </w:rPr>
        <w:t xml:space="preserve"> </w:t>
      </w:r>
      <w:r>
        <w:t>its</w:t>
      </w:r>
      <w:r>
        <w:rPr>
          <w:spacing w:val="14"/>
        </w:rPr>
        <w:t xml:space="preserve"> </w:t>
      </w:r>
      <w:r>
        <w:rPr>
          <w:spacing w:val="-2"/>
        </w:rPr>
        <w:t>primary</w:t>
      </w:r>
    </w:p>
    <w:p w14:paraId="00DC2424" w14:textId="77777777" w:rsidR="00350CFB" w:rsidRDefault="00283FFF">
      <w:pPr>
        <w:pStyle w:val="BodyText"/>
        <w:spacing w:line="342" w:lineRule="exact"/>
        <w:ind w:left="282"/>
        <w:jc w:val="both"/>
      </w:pPr>
      <w:r>
        <w:t>construct</w:t>
      </w:r>
      <w:r>
        <w:rPr>
          <w:spacing w:val="-7"/>
        </w:rPr>
        <w:t xml:space="preserve"> </w:t>
      </w:r>
      <w:r>
        <w:t>(allowance</w:t>
      </w:r>
      <w:r>
        <w:rPr>
          <w:spacing w:val="-6"/>
        </w:rPr>
        <w:t xml:space="preserve"> </w:t>
      </w:r>
      <w:r>
        <w:rPr>
          <w:i/>
        </w:rPr>
        <w:t>τ</w:t>
      </w:r>
      <w:r>
        <w:rPr>
          <w:i/>
          <w:spacing w:val="36"/>
        </w:rPr>
        <w:t xml:space="preserve"> </w:t>
      </w:r>
      <w:r>
        <w:t>=</w:t>
      </w:r>
      <w:r>
        <w:rPr>
          <w:spacing w:val="9"/>
        </w:rPr>
        <w:t xml:space="preserve"> </w:t>
      </w:r>
      <w:r>
        <w:t>0</w:t>
      </w:r>
      <w:r>
        <w:rPr>
          <w:i/>
        </w:rPr>
        <w:t>.</w:t>
      </w:r>
      <w:r>
        <w:t>355),</w:t>
      </w:r>
      <w:r>
        <w:rPr>
          <w:spacing w:val="-4"/>
        </w:rPr>
        <w:t xml:space="preserve"> </w:t>
      </w:r>
      <w:r>
        <w:t>and</w:t>
      </w:r>
      <w:r>
        <w:rPr>
          <w:spacing w:val="-7"/>
        </w:rPr>
        <w:t xml:space="preserve"> </w:t>
      </w:r>
      <w:r>
        <w:t>approximately</w:t>
      </w:r>
      <w:r>
        <w:rPr>
          <w:spacing w:val="-6"/>
        </w:rPr>
        <w:t xml:space="preserve"> </w:t>
      </w:r>
      <w:r>
        <w:t>8</w:t>
      </w:r>
      <w:r>
        <w:rPr>
          <w:i/>
        </w:rPr>
        <w:t>.</w:t>
      </w:r>
      <w:r>
        <w:t>9</w:t>
      </w:r>
      <w:r>
        <w:rPr>
          <w:rFonts w:ascii="Arial Unicode MS" w:hAnsi="Arial Unicode MS"/>
        </w:rPr>
        <w:t>×</w:t>
      </w:r>
      <w:r>
        <w:rPr>
          <w:rFonts w:ascii="Arial Unicode MS" w:hAnsi="Arial Unicode MS"/>
          <w:spacing w:val="-12"/>
        </w:rPr>
        <w:t xml:space="preserve"> </w:t>
      </w:r>
      <w:r>
        <w:t>faster</w:t>
      </w:r>
      <w:r>
        <w:rPr>
          <w:spacing w:val="-6"/>
        </w:rPr>
        <w:t xml:space="preserve"> </w:t>
      </w:r>
      <w:r>
        <w:t>to</w:t>
      </w:r>
      <w:r>
        <w:rPr>
          <w:spacing w:val="-6"/>
        </w:rPr>
        <w:t xml:space="preserve"> </w:t>
      </w:r>
      <w:r>
        <w:t>compute</w:t>
      </w:r>
      <w:r>
        <w:rPr>
          <w:spacing w:val="-7"/>
        </w:rPr>
        <w:t xml:space="preserve"> </w:t>
      </w:r>
      <w:r>
        <w:t>on</w:t>
      </w:r>
      <w:r>
        <w:rPr>
          <w:spacing w:val="-6"/>
        </w:rPr>
        <w:t xml:space="preserve"> </w:t>
      </w:r>
      <w:r>
        <w:t>the</w:t>
      </w:r>
      <w:r>
        <w:rPr>
          <w:spacing w:val="-6"/>
        </w:rPr>
        <w:t xml:space="preserve"> </w:t>
      </w:r>
      <w:r>
        <w:t>studied</w:t>
      </w:r>
      <w:r>
        <w:rPr>
          <w:spacing w:val="-6"/>
        </w:rPr>
        <w:t xml:space="preserve"> </w:t>
      </w:r>
      <w:r>
        <w:rPr>
          <w:spacing w:val="-2"/>
        </w:rPr>
        <w:t>sample,</w:t>
      </w:r>
    </w:p>
    <w:p w14:paraId="00DC2425" w14:textId="77777777" w:rsidR="00350CFB" w:rsidRDefault="00283FFF">
      <w:pPr>
        <w:pStyle w:val="BodyText"/>
        <w:spacing w:before="38"/>
        <w:ind w:left="273"/>
        <w:jc w:val="both"/>
      </w:pPr>
      <w:r>
        <w:rPr>
          <w:w w:val="105"/>
        </w:rPr>
        <w:t>with</w:t>
      </w:r>
      <w:r>
        <w:rPr>
          <w:spacing w:val="13"/>
          <w:w w:val="105"/>
        </w:rPr>
        <w:t xml:space="preserve"> </w:t>
      </w:r>
      <w:r>
        <w:rPr>
          <w:w w:val="105"/>
        </w:rPr>
        <w:t>sustained</w:t>
      </w:r>
      <w:r>
        <w:rPr>
          <w:spacing w:val="14"/>
          <w:w w:val="105"/>
        </w:rPr>
        <w:t xml:space="preserve"> </w:t>
      </w:r>
      <w:r>
        <w:rPr>
          <w:w w:val="105"/>
        </w:rPr>
        <w:t>advantages</w:t>
      </w:r>
      <w:r>
        <w:rPr>
          <w:spacing w:val="14"/>
          <w:w w:val="105"/>
        </w:rPr>
        <w:t xml:space="preserve"> </w:t>
      </w:r>
      <w:r>
        <w:rPr>
          <w:w w:val="105"/>
        </w:rPr>
        <w:t>on</w:t>
      </w:r>
      <w:r>
        <w:rPr>
          <w:spacing w:val="13"/>
          <w:w w:val="105"/>
        </w:rPr>
        <w:t xml:space="preserve"> </w:t>
      </w:r>
      <w:r>
        <w:rPr>
          <w:w w:val="105"/>
        </w:rPr>
        <w:t>the</w:t>
      </w:r>
      <w:r>
        <w:rPr>
          <w:spacing w:val="15"/>
          <w:w w:val="105"/>
        </w:rPr>
        <w:t xml:space="preserve"> </w:t>
      </w:r>
      <w:r>
        <w:rPr>
          <w:w w:val="105"/>
        </w:rPr>
        <w:t>expanded</w:t>
      </w:r>
      <w:r>
        <w:rPr>
          <w:spacing w:val="13"/>
          <w:w w:val="105"/>
        </w:rPr>
        <w:t xml:space="preserve"> </w:t>
      </w:r>
      <w:r>
        <w:rPr>
          <w:w w:val="105"/>
        </w:rPr>
        <w:t>wallet</w:t>
      </w:r>
      <w:r>
        <w:rPr>
          <w:spacing w:val="14"/>
          <w:w w:val="105"/>
        </w:rPr>
        <w:t xml:space="preserve"> </w:t>
      </w:r>
      <w:r>
        <w:rPr>
          <w:w w:val="105"/>
        </w:rPr>
        <w:t>pool</w:t>
      </w:r>
      <w:r>
        <w:rPr>
          <w:spacing w:val="14"/>
          <w:w w:val="105"/>
        </w:rPr>
        <w:t xml:space="preserve"> </w:t>
      </w:r>
      <w:r>
        <w:rPr>
          <w:w w:val="105"/>
        </w:rPr>
        <w:t>(</w:t>
      </w:r>
      <w:r>
        <w:rPr>
          <w:rFonts w:ascii="Arial Unicode MS" w:hAnsi="Arial Unicode MS"/>
          <w:w w:val="105"/>
        </w:rPr>
        <w:t>≈</w:t>
      </w:r>
      <w:r>
        <w:rPr>
          <w:rFonts w:ascii="Arial Unicode MS" w:hAnsi="Arial Unicode MS"/>
          <w:spacing w:val="44"/>
          <w:w w:val="105"/>
        </w:rPr>
        <w:t xml:space="preserve"> </w:t>
      </w:r>
      <w:r>
        <w:rPr>
          <w:w w:val="105"/>
        </w:rPr>
        <w:t>10</w:t>
      </w:r>
      <w:r>
        <w:rPr>
          <w:i/>
          <w:w w:val="105"/>
        </w:rPr>
        <w:t>.</w:t>
      </w:r>
      <w:r>
        <w:rPr>
          <w:w w:val="105"/>
        </w:rPr>
        <w:t>4</w:t>
      </w:r>
      <w:r>
        <w:rPr>
          <w:rFonts w:ascii="Arial Unicode MS" w:hAnsi="Arial Unicode MS"/>
          <w:w w:val="105"/>
        </w:rPr>
        <w:t>×</w:t>
      </w:r>
      <w:r>
        <w:rPr>
          <w:rFonts w:ascii="Arial Unicode MS" w:hAnsi="Arial Unicode MS"/>
          <w:spacing w:val="7"/>
          <w:w w:val="105"/>
        </w:rPr>
        <w:t xml:space="preserve"> </w:t>
      </w:r>
      <w:r>
        <w:rPr>
          <w:w w:val="105"/>
        </w:rPr>
        <w:t>at</w:t>
      </w:r>
      <w:r>
        <w:rPr>
          <w:spacing w:val="14"/>
          <w:w w:val="105"/>
        </w:rPr>
        <w:t xml:space="preserve"> </w:t>
      </w:r>
      <w:r>
        <w:rPr>
          <w:i/>
          <w:w w:val="105"/>
        </w:rPr>
        <w:t>n</w:t>
      </w:r>
      <w:r>
        <w:rPr>
          <w:i/>
          <w:spacing w:val="51"/>
          <w:w w:val="105"/>
        </w:rPr>
        <w:t xml:space="preserve"> </w:t>
      </w:r>
      <w:r>
        <w:rPr>
          <w:w w:val="105"/>
        </w:rPr>
        <w:t>=</w:t>
      </w:r>
      <w:r>
        <w:rPr>
          <w:spacing w:val="51"/>
          <w:w w:val="105"/>
        </w:rPr>
        <w:t xml:space="preserve"> </w:t>
      </w:r>
      <w:r>
        <w:rPr>
          <w:w w:val="105"/>
        </w:rPr>
        <w:t>10</w:t>
      </w:r>
      <w:r>
        <w:rPr>
          <w:i/>
          <w:w w:val="105"/>
        </w:rPr>
        <w:t>,</w:t>
      </w:r>
      <w:r>
        <w:rPr>
          <w:w w:val="105"/>
        </w:rPr>
        <w:t>000;</w:t>
      </w:r>
      <w:r>
        <w:rPr>
          <w:spacing w:val="27"/>
          <w:w w:val="105"/>
        </w:rPr>
        <w:t xml:space="preserve"> </w:t>
      </w:r>
      <w:r>
        <w:rPr>
          <w:rFonts w:ascii="Arial Unicode MS" w:hAnsi="Arial Unicode MS"/>
          <w:w w:val="105"/>
        </w:rPr>
        <w:t>≈</w:t>
      </w:r>
      <w:r>
        <w:rPr>
          <w:rFonts w:ascii="Arial Unicode MS" w:hAnsi="Arial Unicode MS"/>
          <w:spacing w:val="43"/>
          <w:w w:val="105"/>
        </w:rPr>
        <w:t xml:space="preserve"> </w:t>
      </w:r>
      <w:r>
        <w:rPr>
          <w:w w:val="105"/>
        </w:rPr>
        <w:t>9</w:t>
      </w:r>
      <w:r>
        <w:rPr>
          <w:i/>
          <w:w w:val="105"/>
        </w:rPr>
        <w:t>.</w:t>
      </w:r>
      <w:r>
        <w:rPr>
          <w:w w:val="105"/>
        </w:rPr>
        <w:t>4</w:t>
      </w:r>
      <w:r>
        <w:rPr>
          <w:rFonts w:ascii="Arial Unicode MS" w:hAnsi="Arial Unicode MS"/>
          <w:w w:val="105"/>
        </w:rPr>
        <w:t>×</w:t>
      </w:r>
      <w:r>
        <w:rPr>
          <w:rFonts w:ascii="Arial Unicode MS" w:hAnsi="Arial Unicode MS"/>
          <w:spacing w:val="7"/>
          <w:w w:val="105"/>
        </w:rPr>
        <w:t xml:space="preserve"> </w:t>
      </w:r>
      <w:r>
        <w:rPr>
          <w:spacing w:val="-5"/>
          <w:w w:val="105"/>
        </w:rPr>
        <w:t>at</w:t>
      </w:r>
    </w:p>
    <w:p w14:paraId="00DC2426" w14:textId="77777777" w:rsidR="00350CFB" w:rsidRDefault="00283FFF">
      <w:pPr>
        <w:pStyle w:val="BodyText"/>
        <w:spacing w:before="119" w:line="396" w:lineRule="auto"/>
        <w:ind w:left="282" w:right="563"/>
        <w:jc w:val="both"/>
      </w:pPr>
      <w:r>
        <w:rPr>
          <w:i/>
        </w:rPr>
        <w:t>N</w:t>
      </w:r>
      <w:r>
        <w:rPr>
          <w:i/>
          <w:spacing w:val="40"/>
        </w:rPr>
        <w:t xml:space="preserve"> </w:t>
      </w:r>
      <w:r>
        <w:t>= 31</w:t>
      </w:r>
      <w:r>
        <w:rPr>
          <w:i/>
        </w:rPr>
        <w:t>,</w:t>
      </w:r>
      <w:r>
        <w:t>612).</w:t>
      </w:r>
      <w:r>
        <w:rPr>
          <w:spacing w:val="40"/>
        </w:rPr>
        <w:t xml:space="preserve"> </w:t>
      </w:r>
      <w:r>
        <w:t xml:space="preserve">Those properties motivate continued research on authorization-aware trust signals </w:t>
      </w:r>
      <w:r>
        <w:rPr>
          <w:w w:val="105"/>
        </w:rPr>
        <w:t>in decentralized markets.</w:t>
      </w:r>
    </w:p>
    <w:p w14:paraId="00DC2427" w14:textId="77777777" w:rsidR="00350CFB" w:rsidRDefault="00350CFB">
      <w:pPr>
        <w:pStyle w:val="BodyText"/>
        <w:spacing w:line="396" w:lineRule="auto"/>
        <w:jc w:val="both"/>
        <w:sectPr w:rsidR="00350CFB">
          <w:pgSz w:w="11910" w:h="16840"/>
          <w:pgMar w:top="1840" w:right="708" w:bottom="2300" w:left="992" w:header="0" w:footer="2115" w:gutter="0"/>
          <w:cols w:space="720"/>
        </w:sectPr>
      </w:pPr>
    </w:p>
    <w:p w14:paraId="00DC2428" w14:textId="77777777" w:rsidR="00350CFB" w:rsidRDefault="00350CFB">
      <w:pPr>
        <w:pStyle w:val="BodyText"/>
        <w:rPr>
          <w:sz w:val="34"/>
        </w:rPr>
      </w:pPr>
    </w:p>
    <w:p w14:paraId="00DC2429" w14:textId="77777777" w:rsidR="00350CFB" w:rsidRDefault="00350CFB">
      <w:pPr>
        <w:pStyle w:val="BodyText"/>
        <w:spacing w:before="197"/>
        <w:rPr>
          <w:sz w:val="34"/>
        </w:rPr>
      </w:pPr>
    </w:p>
    <w:p w14:paraId="00DC242A" w14:textId="77777777" w:rsidR="00350CFB" w:rsidRDefault="00283FFF">
      <w:pPr>
        <w:pStyle w:val="Heading1"/>
        <w:numPr>
          <w:ilvl w:val="0"/>
          <w:numId w:val="26"/>
        </w:numPr>
        <w:tabs>
          <w:tab w:val="left" w:pos="625"/>
        </w:tabs>
        <w:ind w:left="625" w:hanging="343"/>
      </w:pPr>
      <w:bookmarkStart w:id="393" w:name="_bookmark142"/>
      <w:bookmarkStart w:id="394" w:name="References"/>
      <w:bookmarkStart w:id="395" w:name="_bookmark133"/>
      <w:bookmarkEnd w:id="393"/>
      <w:bookmarkEnd w:id="394"/>
      <w:bookmarkEnd w:id="395"/>
      <w:commentRangeStart w:id="396"/>
      <w:r>
        <w:rPr>
          <w:spacing w:val="-2"/>
        </w:rPr>
        <w:t>References</w:t>
      </w:r>
      <w:commentRangeEnd w:id="396"/>
      <w:r>
        <w:rPr>
          <w:rStyle w:val="CommentReference"/>
          <w:sz w:val="34"/>
          <w:szCs w:val="34"/>
        </w:rPr>
        <w:commentReference w:id="396"/>
      </w:r>
    </w:p>
    <w:p w14:paraId="00DC242B" w14:textId="77777777" w:rsidR="00350CFB" w:rsidRDefault="00350CFB">
      <w:pPr>
        <w:pStyle w:val="BodyText"/>
        <w:spacing w:before="28"/>
        <w:rPr>
          <w:b/>
          <w:sz w:val="34"/>
        </w:rPr>
      </w:pPr>
    </w:p>
    <w:p w14:paraId="00DC242C" w14:textId="77777777" w:rsidR="00350CFB" w:rsidRDefault="00283FFF">
      <w:pPr>
        <w:pStyle w:val="ListParagraph"/>
        <w:numPr>
          <w:ilvl w:val="0"/>
          <w:numId w:val="6"/>
        </w:numPr>
        <w:tabs>
          <w:tab w:val="left" w:pos="690"/>
          <w:tab w:val="left" w:pos="692"/>
        </w:tabs>
        <w:spacing w:line="396" w:lineRule="auto"/>
        <w:ind w:right="523"/>
        <w:jc w:val="both"/>
        <w:rPr>
          <w:sz w:val="24"/>
        </w:rPr>
      </w:pPr>
      <w:bookmarkStart w:id="397" w:name="_bookmark134"/>
      <w:bookmarkEnd w:id="397"/>
      <w:r>
        <w:rPr>
          <w:sz w:val="24"/>
        </w:rPr>
        <w:t>Akerlof, G. A. (1970).</w:t>
      </w:r>
      <w:r>
        <w:rPr>
          <w:spacing w:val="36"/>
          <w:sz w:val="24"/>
        </w:rPr>
        <w:t xml:space="preserve"> </w:t>
      </w:r>
      <w:r>
        <w:rPr>
          <w:sz w:val="24"/>
        </w:rPr>
        <w:t xml:space="preserve">The market for “lemons”: Quality uncertainty and the market mecha-nism. </w:t>
      </w:r>
      <w:r>
        <w:rPr>
          <w:i/>
          <w:sz w:val="24"/>
        </w:rPr>
        <w:t>The Quarterly Journal of Economics</w:t>
      </w:r>
      <w:r>
        <w:rPr>
          <w:sz w:val="24"/>
        </w:rPr>
        <w:t xml:space="preserve">, </w:t>
      </w:r>
      <w:r>
        <w:rPr>
          <w:i/>
          <w:sz w:val="24"/>
        </w:rPr>
        <w:t>84</w:t>
      </w:r>
      <w:r>
        <w:rPr>
          <w:sz w:val="24"/>
        </w:rPr>
        <w:t xml:space="preserve">(3), 488–500. </w:t>
      </w:r>
      <w:hyperlink r:id="rId44">
        <w:r>
          <w:rPr>
            <w:sz w:val="24"/>
          </w:rPr>
          <w:t>doi:10.2307/1879431</w:t>
        </w:r>
      </w:hyperlink>
    </w:p>
    <w:p w14:paraId="00DC242D" w14:textId="77777777" w:rsidR="00350CFB" w:rsidRDefault="00283FFF">
      <w:pPr>
        <w:pStyle w:val="ListParagraph"/>
        <w:numPr>
          <w:ilvl w:val="0"/>
          <w:numId w:val="6"/>
        </w:numPr>
        <w:tabs>
          <w:tab w:val="left" w:pos="691"/>
        </w:tabs>
        <w:spacing w:before="86"/>
        <w:ind w:left="691" w:hanging="409"/>
        <w:jc w:val="left"/>
        <w:rPr>
          <w:sz w:val="24"/>
        </w:rPr>
      </w:pPr>
      <w:bookmarkStart w:id="398" w:name="_bookmark135"/>
      <w:bookmarkEnd w:id="398"/>
      <w:r>
        <w:rPr>
          <w:spacing w:val="-2"/>
          <w:sz w:val="24"/>
        </w:rPr>
        <w:t>Angeris,</w:t>
      </w:r>
      <w:r>
        <w:rPr>
          <w:spacing w:val="-7"/>
          <w:sz w:val="24"/>
        </w:rPr>
        <w:t xml:space="preserve"> </w:t>
      </w:r>
      <w:r>
        <w:rPr>
          <w:spacing w:val="-2"/>
          <w:sz w:val="24"/>
        </w:rPr>
        <w:t>G.,</w:t>
      </w:r>
      <w:r>
        <w:rPr>
          <w:spacing w:val="-7"/>
          <w:sz w:val="24"/>
        </w:rPr>
        <w:t xml:space="preserve"> </w:t>
      </w:r>
      <w:r>
        <w:rPr>
          <w:spacing w:val="-2"/>
          <w:sz w:val="24"/>
        </w:rPr>
        <w:t>&amp;</w:t>
      </w:r>
      <w:r>
        <w:rPr>
          <w:spacing w:val="-11"/>
          <w:sz w:val="24"/>
        </w:rPr>
        <w:t xml:space="preserve"> </w:t>
      </w:r>
      <w:r>
        <w:rPr>
          <w:spacing w:val="-2"/>
          <w:sz w:val="24"/>
        </w:rPr>
        <w:t>Chitra,</w:t>
      </w:r>
      <w:r>
        <w:rPr>
          <w:spacing w:val="-7"/>
          <w:sz w:val="24"/>
        </w:rPr>
        <w:t xml:space="preserve"> </w:t>
      </w:r>
      <w:r>
        <w:rPr>
          <w:spacing w:val="-2"/>
          <w:sz w:val="24"/>
        </w:rPr>
        <w:t>T.</w:t>
      </w:r>
      <w:r>
        <w:rPr>
          <w:spacing w:val="-10"/>
          <w:sz w:val="24"/>
        </w:rPr>
        <w:t xml:space="preserve"> </w:t>
      </w:r>
      <w:r>
        <w:rPr>
          <w:spacing w:val="-2"/>
          <w:sz w:val="24"/>
        </w:rPr>
        <w:t>(2020).</w:t>
      </w:r>
      <w:r>
        <w:rPr>
          <w:spacing w:val="21"/>
          <w:sz w:val="24"/>
        </w:rPr>
        <w:t xml:space="preserve"> </w:t>
      </w:r>
      <w:r>
        <w:rPr>
          <w:spacing w:val="-2"/>
          <w:sz w:val="24"/>
        </w:rPr>
        <w:t>Improved</w:t>
      </w:r>
      <w:r>
        <w:rPr>
          <w:spacing w:val="-10"/>
          <w:sz w:val="24"/>
        </w:rPr>
        <w:t xml:space="preserve"> </w:t>
      </w:r>
      <w:r>
        <w:rPr>
          <w:spacing w:val="-2"/>
          <w:sz w:val="24"/>
        </w:rPr>
        <w:t>price</w:t>
      </w:r>
      <w:r>
        <w:rPr>
          <w:spacing w:val="-10"/>
          <w:sz w:val="24"/>
        </w:rPr>
        <w:t xml:space="preserve"> </w:t>
      </w:r>
      <w:r>
        <w:rPr>
          <w:spacing w:val="-2"/>
          <w:sz w:val="24"/>
        </w:rPr>
        <w:t>oracles:</w:t>
      </w:r>
      <w:r>
        <w:rPr>
          <w:spacing w:val="19"/>
          <w:sz w:val="24"/>
        </w:rPr>
        <w:t xml:space="preserve"> </w:t>
      </w:r>
      <w:r>
        <w:rPr>
          <w:spacing w:val="-2"/>
          <w:sz w:val="24"/>
        </w:rPr>
        <w:t>Constant</w:t>
      </w:r>
      <w:r>
        <w:rPr>
          <w:spacing w:val="-10"/>
          <w:sz w:val="24"/>
        </w:rPr>
        <w:t xml:space="preserve"> </w:t>
      </w:r>
      <w:r>
        <w:rPr>
          <w:spacing w:val="-2"/>
          <w:sz w:val="24"/>
        </w:rPr>
        <w:t>function</w:t>
      </w:r>
      <w:r>
        <w:rPr>
          <w:spacing w:val="-10"/>
          <w:sz w:val="24"/>
        </w:rPr>
        <w:t xml:space="preserve"> </w:t>
      </w:r>
      <w:r>
        <w:rPr>
          <w:spacing w:val="-2"/>
          <w:sz w:val="24"/>
        </w:rPr>
        <w:t>market</w:t>
      </w:r>
      <w:r>
        <w:rPr>
          <w:spacing w:val="-11"/>
          <w:sz w:val="24"/>
        </w:rPr>
        <w:t xml:space="preserve"> </w:t>
      </w:r>
      <w:r>
        <w:rPr>
          <w:spacing w:val="-2"/>
          <w:sz w:val="24"/>
        </w:rPr>
        <w:t>makers.</w:t>
      </w:r>
      <w:r>
        <w:rPr>
          <w:spacing w:val="22"/>
          <w:sz w:val="24"/>
        </w:rPr>
        <w:t xml:space="preserve"> </w:t>
      </w:r>
      <w:r>
        <w:rPr>
          <w:spacing w:val="-5"/>
          <w:sz w:val="24"/>
        </w:rPr>
        <w:t>In</w:t>
      </w:r>
    </w:p>
    <w:p w14:paraId="00DC242E" w14:textId="77777777" w:rsidR="00350CFB" w:rsidRDefault="00283FFF">
      <w:pPr>
        <w:spacing w:before="180"/>
        <w:ind w:left="692"/>
        <w:rPr>
          <w:sz w:val="24"/>
        </w:rPr>
      </w:pPr>
      <w:r>
        <w:rPr>
          <w:i/>
          <w:sz w:val="24"/>
        </w:rPr>
        <w:t>Proceedings</w:t>
      </w:r>
      <w:r>
        <w:rPr>
          <w:i/>
          <w:spacing w:val="-15"/>
          <w:sz w:val="24"/>
        </w:rPr>
        <w:t xml:space="preserve"> </w:t>
      </w:r>
      <w:r>
        <w:rPr>
          <w:i/>
          <w:sz w:val="24"/>
        </w:rPr>
        <w:t>of</w:t>
      </w:r>
      <w:r>
        <w:rPr>
          <w:i/>
          <w:spacing w:val="-14"/>
          <w:sz w:val="24"/>
        </w:rPr>
        <w:t xml:space="preserve"> </w:t>
      </w:r>
      <w:r>
        <w:rPr>
          <w:i/>
          <w:sz w:val="24"/>
        </w:rPr>
        <w:t>the</w:t>
      </w:r>
      <w:r>
        <w:rPr>
          <w:i/>
          <w:spacing w:val="-13"/>
          <w:sz w:val="24"/>
        </w:rPr>
        <w:t xml:space="preserve"> </w:t>
      </w:r>
      <w:r>
        <w:rPr>
          <w:i/>
          <w:sz w:val="24"/>
        </w:rPr>
        <w:t>2nd</w:t>
      </w:r>
      <w:r>
        <w:rPr>
          <w:i/>
          <w:spacing w:val="-14"/>
          <w:sz w:val="24"/>
        </w:rPr>
        <w:t xml:space="preserve"> </w:t>
      </w:r>
      <w:r>
        <w:rPr>
          <w:i/>
          <w:sz w:val="24"/>
        </w:rPr>
        <w:t>ACM</w:t>
      </w:r>
      <w:r>
        <w:rPr>
          <w:i/>
          <w:spacing w:val="-13"/>
          <w:sz w:val="24"/>
        </w:rPr>
        <w:t xml:space="preserve"> </w:t>
      </w:r>
      <w:r>
        <w:rPr>
          <w:i/>
          <w:sz w:val="24"/>
        </w:rPr>
        <w:t>Conference</w:t>
      </w:r>
      <w:r>
        <w:rPr>
          <w:i/>
          <w:spacing w:val="-14"/>
          <w:sz w:val="24"/>
        </w:rPr>
        <w:t xml:space="preserve"> </w:t>
      </w:r>
      <w:r>
        <w:rPr>
          <w:i/>
          <w:sz w:val="24"/>
        </w:rPr>
        <w:t>on</w:t>
      </w:r>
      <w:r>
        <w:rPr>
          <w:i/>
          <w:spacing w:val="-15"/>
          <w:sz w:val="24"/>
        </w:rPr>
        <w:t xml:space="preserve"> </w:t>
      </w:r>
      <w:r>
        <w:rPr>
          <w:i/>
          <w:sz w:val="24"/>
        </w:rPr>
        <w:t>Advances</w:t>
      </w:r>
      <w:r>
        <w:rPr>
          <w:i/>
          <w:spacing w:val="-13"/>
          <w:sz w:val="24"/>
        </w:rPr>
        <w:t xml:space="preserve"> </w:t>
      </w:r>
      <w:r>
        <w:rPr>
          <w:i/>
          <w:sz w:val="24"/>
        </w:rPr>
        <w:t>in</w:t>
      </w:r>
      <w:r>
        <w:rPr>
          <w:i/>
          <w:spacing w:val="-14"/>
          <w:sz w:val="24"/>
        </w:rPr>
        <w:t xml:space="preserve"> </w:t>
      </w:r>
      <w:r>
        <w:rPr>
          <w:i/>
          <w:sz w:val="24"/>
        </w:rPr>
        <w:t>Financial</w:t>
      </w:r>
      <w:r>
        <w:rPr>
          <w:i/>
          <w:spacing w:val="-13"/>
          <w:sz w:val="24"/>
        </w:rPr>
        <w:t xml:space="preserve"> </w:t>
      </w:r>
      <w:r>
        <w:rPr>
          <w:i/>
          <w:sz w:val="24"/>
        </w:rPr>
        <w:t>Technologies</w:t>
      </w:r>
      <w:r>
        <w:rPr>
          <w:i/>
          <w:spacing w:val="-14"/>
          <w:sz w:val="24"/>
        </w:rPr>
        <w:t xml:space="preserve"> </w:t>
      </w:r>
      <w:r>
        <w:rPr>
          <w:sz w:val="24"/>
        </w:rPr>
        <w:t>(pp.</w:t>
      </w:r>
      <w:r>
        <w:rPr>
          <w:spacing w:val="3"/>
          <w:sz w:val="24"/>
        </w:rPr>
        <w:t xml:space="preserve"> </w:t>
      </w:r>
      <w:r>
        <w:rPr>
          <w:sz w:val="24"/>
        </w:rPr>
        <w:t>80–</w:t>
      </w:r>
      <w:r>
        <w:rPr>
          <w:spacing w:val="-4"/>
          <w:sz w:val="24"/>
        </w:rPr>
        <w:t>91).</w:t>
      </w:r>
    </w:p>
    <w:p w14:paraId="00DC242F" w14:textId="77777777" w:rsidR="00350CFB" w:rsidRDefault="00283FFF">
      <w:pPr>
        <w:pStyle w:val="BodyText"/>
        <w:spacing w:before="181"/>
        <w:ind w:left="684"/>
      </w:pPr>
      <w:r>
        <w:t>ACM.</w:t>
      </w:r>
      <w:r>
        <w:rPr>
          <w:spacing w:val="-8"/>
        </w:rPr>
        <w:t xml:space="preserve"> </w:t>
      </w:r>
      <w:hyperlink r:id="rId45">
        <w:r>
          <w:rPr>
            <w:spacing w:val="-2"/>
          </w:rPr>
          <w:t>doi:10.1145/3419614.3423251</w:t>
        </w:r>
      </w:hyperlink>
    </w:p>
    <w:p w14:paraId="00DC2430" w14:textId="77777777" w:rsidR="00350CFB" w:rsidRDefault="00283FFF">
      <w:pPr>
        <w:pStyle w:val="ListParagraph"/>
        <w:numPr>
          <w:ilvl w:val="0"/>
          <w:numId w:val="6"/>
        </w:numPr>
        <w:tabs>
          <w:tab w:val="left" w:pos="690"/>
          <w:tab w:val="left" w:pos="692"/>
        </w:tabs>
        <w:spacing w:before="264" w:line="396" w:lineRule="auto"/>
        <w:ind w:right="564"/>
        <w:jc w:val="both"/>
        <w:rPr>
          <w:sz w:val="24"/>
        </w:rPr>
      </w:pPr>
      <w:bookmarkStart w:id="399" w:name="_bookmark136"/>
      <w:bookmarkEnd w:id="399"/>
      <w:r>
        <w:rPr>
          <w:sz w:val="24"/>
          <w:lang w:val="fr-CM"/>
        </w:rPr>
        <w:t>Antonopoulos,</w:t>
      </w:r>
      <w:r>
        <w:rPr>
          <w:spacing w:val="-15"/>
          <w:sz w:val="24"/>
          <w:lang w:val="fr-CM"/>
        </w:rPr>
        <w:t xml:space="preserve"> </w:t>
      </w:r>
      <w:r>
        <w:rPr>
          <w:sz w:val="24"/>
          <w:lang w:val="fr-CM"/>
        </w:rPr>
        <w:t>A.</w:t>
      </w:r>
      <w:r>
        <w:rPr>
          <w:spacing w:val="-15"/>
          <w:sz w:val="24"/>
          <w:lang w:val="fr-CM"/>
        </w:rPr>
        <w:t xml:space="preserve"> </w:t>
      </w:r>
      <w:r>
        <w:rPr>
          <w:sz w:val="24"/>
          <w:lang w:val="fr-CM"/>
        </w:rPr>
        <w:t>M.,</w:t>
      </w:r>
      <w:r>
        <w:rPr>
          <w:spacing w:val="-15"/>
          <w:sz w:val="24"/>
          <w:lang w:val="fr-CM"/>
        </w:rPr>
        <w:t xml:space="preserve"> </w:t>
      </w:r>
      <w:r>
        <w:rPr>
          <w:sz w:val="24"/>
          <w:lang w:val="fr-CM"/>
        </w:rPr>
        <w:t>&amp;</w:t>
      </w:r>
      <w:r>
        <w:rPr>
          <w:spacing w:val="-15"/>
          <w:sz w:val="24"/>
          <w:lang w:val="fr-CM"/>
        </w:rPr>
        <w:t xml:space="preserve"> </w:t>
      </w:r>
      <w:r>
        <w:rPr>
          <w:sz w:val="24"/>
          <w:lang w:val="fr-CM"/>
        </w:rPr>
        <w:t>Wood,</w:t>
      </w:r>
      <w:r>
        <w:rPr>
          <w:spacing w:val="-15"/>
          <w:sz w:val="24"/>
          <w:lang w:val="fr-CM"/>
        </w:rPr>
        <w:t xml:space="preserve"> </w:t>
      </w:r>
      <w:r>
        <w:rPr>
          <w:sz w:val="24"/>
          <w:lang w:val="fr-CM"/>
        </w:rPr>
        <w:t>G.</w:t>
      </w:r>
      <w:r>
        <w:rPr>
          <w:spacing w:val="-15"/>
          <w:sz w:val="24"/>
          <w:lang w:val="fr-CM"/>
        </w:rPr>
        <w:t xml:space="preserve"> </w:t>
      </w:r>
      <w:r>
        <w:rPr>
          <w:sz w:val="24"/>
          <w:lang w:val="fr-CM"/>
        </w:rPr>
        <w:t>(2018).</w:t>
      </w:r>
      <w:r>
        <w:rPr>
          <w:spacing w:val="-15"/>
          <w:sz w:val="24"/>
          <w:lang w:val="fr-CM"/>
        </w:rPr>
        <w:t xml:space="preserve"> </w:t>
      </w:r>
      <w:r>
        <w:rPr>
          <w:i/>
          <w:sz w:val="24"/>
        </w:rPr>
        <w:t>Mastering</w:t>
      </w:r>
      <w:r>
        <w:rPr>
          <w:i/>
          <w:spacing w:val="-15"/>
          <w:sz w:val="24"/>
        </w:rPr>
        <w:t xml:space="preserve"> </w:t>
      </w:r>
      <w:r>
        <w:rPr>
          <w:i/>
          <w:sz w:val="24"/>
        </w:rPr>
        <w:t>Ethereum:</w:t>
      </w:r>
      <w:r>
        <w:rPr>
          <w:i/>
          <w:spacing w:val="-15"/>
          <w:sz w:val="24"/>
        </w:rPr>
        <w:t xml:space="preserve"> </w:t>
      </w:r>
      <w:r>
        <w:rPr>
          <w:i/>
          <w:sz w:val="24"/>
        </w:rPr>
        <w:t>Building</w:t>
      </w:r>
      <w:r>
        <w:rPr>
          <w:i/>
          <w:spacing w:val="-15"/>
          <w:sz w:val="24"/>
        </w:rPr>
        <w:t xml:space="preserve"> </w:t>
      </w:r>
      <w:r>
        <w:rPr>
          <w:i/>
          <w:sz w:val="24"/>
        </w:rPr>
        <w:t>smart</w:t>
      </w:r>
      <w:r>
        <w:rPr>
          <w:i/>
          <w:spacing w:val="-15"/>
          <w:sz w:val="24"/>
        </w:rPr>
        <w:t xml:space="preserve"> </w:t>
      </w:r>
      <w:r>
        <w:rPr>
          <w:i/>
          <w:sz w:val="24"/>
        </w:rPr>
        <w:t>contracts</w:t>
      </w:r>
      <w:r>
        <w:rPr>
          <w:i/>
          <w:spacing w:val="-15"/>
          <w:sz w:val="24"/>
        </w:rPr>
        <w:t xml:space="preserve"> </w:t>
      </w:r>
      <w:r>
        <w:rPr>
          <w:i/>
          <w:sz w:val="24"/>
        </w:rPr>
        <w:t>and DApps</w:t>
      </w:r>
      <w:r>
        <w:rPr>
          <w:sz w:val="24"/>
        </w:rPr>
        <w:t>. O’Reilly Media.</w:t>
      </w:r>
    </w:p>
    <w:p w14:paraId="00DC2431" w14:textId="77777777" w:rsidR="00350CFB" w:rsidRDefault="00283FFF">
      <w:pPr>
        <w:pStyle w:val="ListParagraph"/>
        <w:numPr>
          <w:ilvl w:val="0"/>
          <w:numId w:val="6"/>
        </w:numPr>
        <w:tabs>
          <w:tab w:val="left" w:pos="690"/>
          <w:tab w:val="left" w:pos="692"/>
        </w:tabs>
        <w:spacing w:before="86" w:line="396" w:lineRule="auto"/>
        <w:ind w:right="524"/>
        <w:jc w:val="both"/>
        <w:rPr>
          <w:sz w:val="24"/>
        </w:rPr>
      </w:pPr>
      <w:bookmarkStart w:id="400" w:name="_bookmark137"/>
      <w:bookmarkEnd w:id="400"/>
      <w:r>
        <w:rPr>
          <w:sz w:val="24"/>
        </w:rPr>
        <w:t>Auer,</w:t>
      </w:r>
      <w:r>
        <w:rPr>
          <w:spacing w:val="-10"/>
          <w:sz w:val="24"/>
        </w:rPr>
        <w:t xml:space="preserve"> </w:t>
      </w:r>
      <w:r>
        <w:rPr>
          <w:sz w:val="24"/>
        </w:rPr>
        <w:t>R.,</w:t>
      </w:r>
      <w:r>
        <w:rPr>
          <w:spacing w:val="-9"/>
          <w:sz w:val="24"/>
        </w:rPr>
        <w:t xml:space="preserve"> </w:t>
      </w:r>
      <w:r>
        <w:rPr>
          <w:sz w:val="24"/>
        </w:rPr>
        <w:t>Haslhofer,</w:t>
      </w:r>
      <w:r>
        <w:rPr>
          <w:spacing w:val="-10"/>
          <w:sz w:val="24"/>
        </w:rPr>
        <w:t xml:space="preserve"> </w:t>
      </w:r>
      <w:r>
        <w:rPr>
          <w:sz w:val="24"/>
        </w:rPr>
        <w:t>B.,</w:t>
      </w:r>
      <w:r>
        <w:rPr>
          <w:spacing w:val="-9"/>
          <w:sz w:val="24"/>
        </w:rPr>
        <w:t xml:space="preserve"> </w:t>
      </w:r>
      <w:r>
        <w:rPr>
          <w:sz w:val="24"/>
        </w:rPr>
        <w:t>Kitzler,</w:t>
      </w:r>
      <w:r>
        <w:rPr>
          <w:spacing w:val="-10"/>
          <w:sz w:val="24"/>
        </w:rPr>
        <w:t xml:space="preserve"> </w:t>
      </w:r>
      <w:r>
        <w:rPr>
          <w:sz w:val="24"/>
        </w:rPr>
        <w:t>S.,</w:t>
      </w:r>
      <w:r>
        <w:rPr>
          <w:spacing w:val="-9"/>
          <w:sz w:val="24"/>
        </w:rPr>
        <w:t xml:space="preserve"> </w:t>
      </w:r>
      <w:r>
        <w:rPr>
          <w:sz w:val="24"/>
        </w:rPr>
        <w:t>Saggese,</w:t>
      </w:r>
      <w:r>
        <w:rPr>
          <w:spacing w:val="-10"/>
          <w:sz w:val="24"/>
        </w:rPr>
        <w:t xml:space="preserve"> </w:t>
      </w:r>
      <w:r>
        <w:rPr>
          <w:sz w:val="24"/>
        </w:rPr>
        <w:t>P.,</w:t>
      </w:r>
      <w:r>
        <w:rPr>
          <w:spacing w:val="-10"/>
          <w:sz w:val="24"/>
        </w:rPr>
        <w:t xml:space="preserve"> </w:t>
      </w:r>
      <w:r>
        <w:rPr>
          <w:sz w:val="24"/>
        </w:rPr>
        <w:t>&amp;</w:t>
      </w:r>
      <w:r>
        <w:rPr>
          <w:spacing w:val="-10"/>
          <w:sz w:val="24"/>
        </w:rPr>
        <w:t xml:space="preserve"> </w:t>
      </w:r>
      <w:r>
        <w:rPr>
          <w:sz w:val="24"/>
        </w:rPr>
        <w:t>Victor,</w:t>
      </w:r>
      <w:r>
        <w:rPr>
          <w:spacing w:val="-10"/>
          <w:sz w:val="24"/>
        </w:rPr>
        <w:t xml:space="preserve"> </w:t>
      </w:r>
      <w:r>
        <w:rPr>
          <w:sz w:val="24"/>
        </w:rPr>
        <w:t>F.</w:t>
      </w:r>
      <w:r>
        <w:rPr>
          <w:spacing w:val="-10"/>
          <w:sz w:val="24"/>
        </w:rPr>
        <w:t xml:space="preserve"> </w:t>
      </w:r>
      <w:r>
        <w:rPr>
          <w:sz w:val="24"/>
        </w:rPr>
        <w:t>(2023).</w:t>
      </w:r>
      <w:r>
        <w:rPr>
          <w:spacing w:val="9"/>
          <w:sz w:val="24"/>
        </w:rPr>
        <w:t xml:space="preserve"> </w:t>
      </w:r>
      <w:r>
        <w:rPr>
          <w:i/>
          <w:sz w:val="24"/>
        </w:rPr>
        <w:t>The</w:t>
      </w:r>
      <w:r>
        <w:rPr>
          <w:i/>
          <w:spacing w:val="-10"/>
          <w:sz w:val="24"/>
        </w:rPr>
        <w:t xml:space="preserve"> </w:t>
      </w:r>
      <w:r>
        <w:rPr>
          <w:i/>
          <w:sz w:val="24"/>
        </w:rPr>
        <w:t>technology</w:t>
      </w:r>
      <w:r>
        <w:rPr>
          <w:i/>
          <w:spacing w:val="-10"/>
          <w:sz w:val="24"/>
        </w:rPr>
        <w:t xml:space="preserve"> </w:t>
      </w:r>
      <w:r>
        <w:rPr>
          <w:i/>
          <w:sz w:val="24"/>
        </w:rPr>
        <w:t>of</w:t>
      </w:r>
      <w:r>
        <w:rPr>
          <w:i/>
          <w:spacing w:val="-9"/>
          <w:sz w:val="24"/>
        </w:rPr>
        <w:t xml:space="preserve"> </w:t>
      </w:r>
      <w:r>
        <w:rPr>
          <w:i/>
          <w:sz w:val="24"/>
        </w:rPr>
        <w:t xml:space="preserve">decen-tralized finance (DeFi) </w:t>
      </w:r>
      <w:r>
        <w:rPr>
          <w:sz w:val="24"/>
        </w:rPr>
        <w:t>(BIS Working Papers No. 1066). Bank for International Settlements.</w:t>
      </w:r>
    </w:p>
    <w:p w14:paraId="00DC2432" w14:textId="77777777" w:rsidR="00350CFB" w:rsidRDefault="00283FFF">
      <w:pPr>
        <w:pStyle w:val="ListParagraph"/>
        <w:numPr>
          <w:ilvl w:val="0"/>
          <w:numId w:val="6"/>
        </w:numPr>
        <w:tabs>
          <w:tab w:val="left" w:pos="684"/>
          <w:tab w:val="left" w:pos="690"/>
        </w:tabs>
        <w:spacing w:before="86" w:line="396" w:lineRule="auto"/>
        <w:ind w:left="684" w:right="524" w:hanging="403"/>
        <w:jc w:val="both"/>
        <w:rPr>
          <w:sz w:val="24"/>
        </w:rPr>
      </w:pPr>
      <w:bookmarkStart w:id="401" w:name="_bookmark138"/>
      <w:bookmarkEnd w:id="401"/>
      <w:r>
        <w:rPr>
          <w:sz w:val="24"/>
        </w:rPr>
        <w:tab/>
        <w:t>Bartoletti, M., Chiang, J. H., &amp; Lluch-Lafuente, A. (2021).</w:t>
      </w:r>
      <w:r>
        <w:rPr>
          <w:spacing w:val="29"/>
          <w:sz w:val="24"/>
        </w:rPr>
        <w:t xml:space="preserve"> </w:t>
      </w:r>
      <w:r>
        <w:rPr>
          <w:sz w:val="24"/>
        </w:rPr>
        <w:t>SoK: Lending pools in decentral-ized</w:t>
      </w:r>
      <w:r>
        <w:rPr>
          <w:spacing w:val="-15"/>
          <w:sz w:val="24"/>
        </w:rPr>
        <w:t xml:space="preserve"> </w:t>
      </w:r>
      <w:r>
        <w:rPr>
          <w:sz w:val="24"/>
        </w:rPr>
        <w:t>finance.</w:t>
      </w:r>
      <w:r>
        <w:rPr>
          <w:spacing w:val="-15"/>
          <w:sz w:val="24"/>
        </w:rPr>
        <w:t xml:space="preserve"> </w:t>
      </w:r>
      <w:r>
        <w:rPr>
          <w:sz w:val="24"/>
        </w:rPr>
        <w:t>In</w:t>
      </w:r>
      <w:r>
        <w:rPr>
          <w:spacing w:val="-15"/>
          <w:sz w:val="24"/>
        </w:rPr>
        <w:t xml:space="preserve"> </w:t>
      </w:r>
      <w:r>
        <w:rPr>
          <w:i/>
          <w:sz w:val="24"/>
        </w:rPr>
        <w:t>Financial</w:t>
      </w:r>
      <w:r>
        <w:rPr>
          <w:i/>
          <w:spacing w:val="-15"/>
          <w:sz w:val="24"/>
        </w:rPr>
        <w:t xml:space="preserve"> </w:t>
      </w:r>
      <w:r>
        <w:rPr>
          <w:i/>
          <w:sz w:val="24"/>
        </w:rPr>
        <w:t>Cryptography</w:t>
      </w:r>
      <w:r>
        <w:rPr>
          <w:i/>
          <w:spacing w:val="-15"/>
          <w:sz w:val="24"/>
        </w:rPr>
        <w:t xml:space="preserve"> </w:t>
      </w:r>
      <w:r>
        <w:rPr>
          <w:i/>
          <w:sz w:val="24"/>
        </w:rPr>
        <w:t>and</w:t>
      </w:r>
      <w:r>
        <w:rPr>
          <w:i/>
          <w:spacing w:val="-15"/>
          <w:sz w:val="24"/>
        </w:rPr>
        <w:t xml:space="preserve"> </w:t>
      </w:r>
      <w:r>
        <w:rPr>
          <w:i/>
          <w:sz w:val="24"/>
        </w:rPr>
        <w:t>Data</w:t>
      </w:r>
      <w:r>
        <w:rPr>
          <w:i/>
          <w:spacing w:val="-15"/>
          <w:sz w:val="24"/>
        </w:rPr>
        <w:t xml:space="preserve"> </w:t>
      </w:r>
      <w:r>
        <w:rPr>
          <w:i/>
          <w:sz w:val="24"/>
        </w:rPr>
        <w:t>Security. FC</w:t>
      </w:r>
      <w:r>
        <w:rPr>
          <w:i/>
          <w:spacing w:val="-15"/>
          <w:sz w:val="24"/>
        </w:rPr>
        <w:t xml:space="preserve"> </w:t>
      </w:r>
      <w:r>
        <w:rPr>
          <w:i/>
          <w:sz w:val="24"/>
        </w:rPr>
        <w:t>2021</w:t>
      </w:r>
      <w:r>
        <w:rPr>
          <w:i/>
          <w:spacing w:val="-15"/>
          <w:sz w:val="24"/>
        </w:rPr>
        <w:t xml:space="preserve"> </w:t>
      </w:r>
      <w:r>
        <w:rPr>
          <w:i/>
          <w:sz w:val="24"/>
        </w:rPr>
        <w:t>International</w:t>
      </w:r>
      <w:r>
        <w:rPr>
          <w:i/>
          <w:spacing w:val="-15"/>
          <w:sz w:val="24"/>
        </w:rPr>
        <w:t xml:space="preserve"> </w:t>
      </w:r>
      <w:r>
        <w:rPr>
          <w:i/>
          <w:sz w:val="24"/>
        </w:rPr>
        <w:t xml:space="preserve">Workshops </w:t>
      </w:r>
      <w:r>
        <w:rPr>
          <w:sz w:val="24"/>
        </w:rPr>
        <w:t xml:space="preserve">(pp. 553–578). Springer. </w:t>
      </w:r>
      <w:hyperlink r:id="rId46">
        <w:r>
          <w:rPr>
            <w:sz w:val="24"/>
          </w:rPr>
          <w:t>doi:10.1007/978-3-662-63958-0_40</w:t>
        </w:r>
      </w:hyperlink>
    </w:p>
    <w:p w14:paraId="00DC2433" w14:textId="77777777" w:rsidR="00350CFB" w:rsidRDefault="00283FFF">
      <w:pPr>
        <w:pStyle w:val="ListParagraph"/>
        <w:numPr>
          <w:ilvl w:val="0"/>
          <w:numId w:val="6"/>
        </w:numPr>
        <w:tabs>
          <w:tab w:val="left" w:pos="690"/>
          <w:tab w:val="left" w:pos="692"/>
        </w:tabs>
        <w:spacing w:before="87" w:line="396" w:lineRule="auto"/>
        <w:ind w:right="522"/>
        <w:jc w:val="both"/>
        <w:rPr>
          <w:sz w:val="24"/>
        </w:rPr>
      </w:pPr>
      <w:bookmarkStart w:id="402" w:name="_bookmark139"/>
      <w:bookmarkEnd w:id="402"/>
      <w:r>
        <w:rPr>
          <w:sz w:val="24"/>
        </w:rPr>
        <w:t>Basu,</w:t>
      </w:r>
      <w:r>
        <w:rPr>
          <w:spacing w:val="-5"/>
          <w:sz w:val="24"/>
        </w:rPr>
        <w:t xml:space="preserve"> </w:t>
      </w:r>
      <w:r>
        <w:rPr>
          <w:sz w:val="24"/>
        </w:rPr>
        <w:t>S.</w:t>
      </w:r>
      <w:r>
        <w:rPr>
          <w:spacing w:val="-5"/>
          <w:sz w:val="24"/>
        </w:rPr>
        <w:t xml:space="preserve"> </w:t>
      </w:r>
      <w:r>
        <w:rPr>
          <w:sz w:val="24"/>
        </w:rPr>
        <w:t>(1977).</w:t>
      </w:r>
      <w:r>
        <w:rPr>
          <w:spacing w:val="16"/>
          <w:sz w:val="24"/>
        </w:rPr>
        <w:t xml:space="preserve"> </w:t>
      </w:r>
      <w:r>
        <w:rPr>
          <w:sz w:val="24"/>
        </w:rPr>
        <w:t>Investment</w:t>
      </w:r>
      <w:r>
        <w:rPr>
          <w:spacing w:val="-5"/>
          <w:sz w:val="24"/>
        </w:rPr>
        <w:t xml:space="preserve"> </w:t>
      </w:r>
      <w:r>
        <w:rPr>
          <w:sz w:val="24"/>
        </w:rPr>
        <w:t>performance</w:t>
      </w:r>
      <w:r>
        <w:rPr>
          <w:spacing w:val="-6"/>
          <w:sz w:val="24"/>
        </w:rPr>
        <w:t xml:space="preserve"> </w:t>
      </w:r>
      <w:r>
        <w:rPr>
          <w:sz w:val="24"/>
        </w:rPr>
        <w:t>of</w:t>
      </w:r>
      <w:r>
        <w:rPr>
          <w:spacing w:val="-6"/>
          <w:sz w:val="24"/>
        </w:rPr>
        <w:t xml:space="preserve"> </w:t>
      </w:r>
      <w:r>
        <w:rPr>
          <w:sz w:val="24"/>
        </w:rPr>
        <w:t>common</w:t>
      </w:r>
      <w:r>
        <w:rPr>
          <w:spacing w:val="-5"/>
          <w:sz w:val="24"/>
        </w:rPr>
        <w:t xml:space="preserve"> </w:t>
      </w:r>
      <w:r>
        <w:rPr>
          <w:sz w:val="24"/>
        </w:rPr>
        <w:t>stocks</w:t>
      </w:r>
      <w:r>
        <w:rPr>
          <w:spacing w:val="-6"/>
          <w:sz w:val="24"/>
        </w:rPr>
        <w:t xml:space="preserve"> </w:t>
      </w:r>
      <w:r>
        <w:rPr>
          <w:sz w:val="24"/>
        </w:rPr>
        <w:t>in</w:t>
      </w:r>
      <w:r>
        <w:rPr>
          <w:spacing w:val="-5"/>
          <w:sz w:val="24"/>
        </w:rPr>
        <w:t xml:space="preserve"> </w:t>
      </w:r>
      <w:r>
        <w:rPr>
          <w:sz w:val="24"/>
        </w:rPr>
        <w:t>relation</w:t>
      </w:r>
      <w:r>
        <w:rPr>
          <w:spacing w:val="-6"/>
          <w:sz w:val="24"/>
        </w:rPr>
        <w:t xml:space="preserve"> </w:t>
      </w:r>
      <w:r>
        <w:rPr>
          <w:sz w:val="24"/>
        </w:rPr>
        <w:t>to</w:t>
      </w:r>
      <w:r>
        <w:rPr>
          <w:spacing w:val="-5"/>
          <w:sz w:val="24"/>
        </w:rPr>
        <w:t xml:space="preserve"> </w:t>
      </w:r>
      <w:r>
        <w:rPr>
          <w:sz w:val="24"/>
        </w:rPr>
        <w:t>their</w:t>
      </w:r>
      <w:r>
        <w:rPr>
          <w:spacing w:val="-6"/>
          <w:sz w:val="24"/>
        </w:rPr>
        <w:t xml:space="preserve"> </w:t>
      </w:r>
      <w:r>
        <w:rPr>
          <w:sz w:val="24"/>
        </w:rPr>
        <w:t>price-earnings ratios:</w:t>
      </w:r>
      <w:r>
        <w:rPr>
          <w:spacing w:val="40"/>
          <w:sz w:val="24"/>
        </w:rPr>
        <w:t xml:space="preserve"> </w:t>
      </w:r>
      <w:r>
        <w:rPr>
          <w:sz w:val="24"/>
        </w:rPr>
        <w:t>A test of the efficient market hypothesis.</w:t>
      </w:r>
      <w:r>
        <w:rPr>
          <w:spacing w:val="40"/>
          <w:sz w:val="24"/>
        </w:rPr>
        <w:t xml:space="preserve"> </w:t>
      </w:r>
      <w:r>
        <w:rPr>
          <w:i/>
          <w:sz w:val="24"/>
        </w:rPr>
        <w:t>The Journal of Finance</w:t>
      </w:r>
      <w:r>
        <w:rPr>
          <w:sz w:val="24"/>
        </w:rPr>
        <w:t xml:space="preserve">, </w:t>
      </w:r>
      <w:r>
        <w:rPr>
          <w:i/>
          <w:sz w:val="24"/>
        </w:rPr>
        <w:t>32</w:t>
      </w:r>
      <w:r>
        <w:rPr>
          <w:sz w:val="24"/>
        </w:rPr>
        <w:t xml:space="preserve">(3), 663–682. </w:t>
      </w:r>
      <w:hyperlink r:id="rId47">
        <w:r>
          <w:rPr>
            <w:spacing w:val="-2"/>
            <w:sz w:val="24"/>
          </w:rPr>
          <w:t>doi:10.1111/j.1540-6261.1977.tb01979.x</w:t>
        </w:r>
      </w:hyperlink>
    </w:p>
    <w:p w14:paraId="00DC2434" w14:textId="77777777" w:rsidR="00350CFB" w:rsidRDefault="00283FFF">
      <w:pPr>
        <w:pStyle w:val="ListParagraph"/>
        <w:numPr>
          <w:ilvl w:val="0"/>
          <w:numId w:val="6"/>
        </w:numPr>
        <w:tabs>
          <w:tab w:val="left" w:pos="690"/>
          <w:tab w:val="left" w:pos="692"/>
        </w:tabs>
        <w:spacing w:before="87" w:line="396" w:lineRule="auto"/>
        <w:ind w:right="524"/>
        <w:jc w:val="both"/>
        <w:rPr>
          <w:sz w:val="24"/>
        </w:rPr>
      </w:pPr>
      <w:bookmarkStart w:id="403" w:name="_bookmark140"/>
      <w:bookmarkEnd w:id="403"/>
      <w:r>
        <w:rPr>
          <w:sz w:val="24"/>
        </w:rPr>
        <w:t>Bonneau,</w:t>
      </w:r>
      <w:r>
        <w:rPr>
          <w:spacing w:val="-15"/>
          <w:sz w:val="24"/>
        </w:rPr>
        <w:t xml:space="preserve"> </w:t>
      </w:r>
      <w:r>
        <w:rPr>
          <w:sz w:val="24"/>
        </w:rPr>
        <w:t>J.,</w:t>
      </w:r>
      <w:r>
        <w:rPr>
          <w:spacing w:val="-15"/>
          <w:sz w:val="24"/>
        </w:rPr>
        <w:t xml:space="preserve"> </w:t>
      </w:r>
      <w:r>
        <w:rPr>
          <w:sz w:val="24"/>
        </w:rPr>
        <w:t>Miller,</w:t>
      </w:r>
      <w:r>
        <w:rPr>
          <w:spacing w:val="-15"/>
          <w:sz w:val="24"/>
        </w:rPr>
        <w:t xml:space="preserve"> </w:t>
      </w:r>
      <w:r>
        <w:rPr>
          <w:sz w:val="24"/>
        </w:rPr>
        <w:t>A.,</w:t>
      </w:r>
      <w:r>
        <w:rPr>
          <w:spacing w:val="-15"/>
          <w:sz w:val="24"/>
        </w:rPr>
        <w:t xml:space="preserve"> </w:t>
      </w:r>
      <w:r>
        <w:rPr>
          <w:sz w:val="24"/>
        </w:rPr>
        <w:t>Clark,</w:t>
      </w:r>
      <w:r>
        <w:rPr>
          <w:spacing w:val="-15"/>
          <w:sz w:val="24"/>
        </w:rPr>
        <w:t xml:space="preserve"> </w:t>
      </w:r>
      <w:r>
        <w:rPr>
          <w:sz w:val="24"/>
        </w:rPr>
        <w:t>J.,</w:t>
      </w:r>
      <w:r>
        <w:rPr>
          <w:spacing w:val="-15"/>
          <w:sz w:val="24"/>
        </w:rPr>
        <w:t xml:space="preserve"> </w:t>
      </w:r>
      <w:r>
        <w:rPr>
          <w:sz w:val="24"/>
        </w:rPr>
        <w:t>Narayanan,</w:t>
      </w:r>
      <w:r>
        <w:rPr>
          <w:spacing w:val="-15"/>
          <w:sz w:val="24"/>
        </w:rPr>
        <w:t xml:space="preserve"> </w:t>
      </w:r>
      <w:r>
        <w:rPr>
          <w:sz w:val="24"/>
        </w:rPr>
        <w:t>A.,</w:t>
      </w:r>
      <w:r>
        <w:rPr>
          <w:spacing w:val="-15"/>
          <w:sz w:val="24"/>
        </w:rPr>
        <w:t xml:space="preserve"> </w:t>
      </w:r>
      <w:r>
        <w:rPr>
          <w:sz w:val="24"/>
        </w:rPr>
        <w:t>Kroll,</w:t>
      </w:r>
      <w:r>
        <w:rPr>
          <w:spacing w:val="-15"/>
          <w:sz w:val="24"/>
        </w:rPr>
        <w:t xml:space="preserve"> </w:t>
      </w:r>
      <w:r>
        <w:rPr>
          <w:sz w:val="24"/>
        </w:rPr>
        <w:t>J.</w:t>
      </w:r>
      <w:r>
        <w:rPr>
          <w:spacing w:val="-15"/>
          <w:sz w:val="24"/>
        </w:rPr>
        <w:t xml:space="preserve"> </w:t>
      </w:r>
      <w:r>
        <w:rPr>
          <w:sz w:val="24"/>
        </w:rPr>
        <w:t>A.,</w:t>
      </w:r>
      <w:r>
        <w:rPr>
          <w:spacing w:val="-15"/>
          <w:sz w:val="24"/>
        </w:rPr>
        <w:t xml:space="preserve"> </w:t>
      </w:r>
      <w:r>
        <w:rPr>
          <w:sz w:val="24"/>
        </w:rPr>
        <w:t>&amp;</w:t>
      </w:r>
      <w:r>
        <w:rPr>
          <w:spacing w:val="-15"/>
          <w:sz w:val="24"/>
        </w:rPr>
        <w:t xml:space="preserve"> </w:t>
      </w:r>
      <w:r>
        <w:rPr>
          <w:sz w:val="24"/>
        </w:rPr>
        <w:t>Felten,</w:t>
      </w:r>
      <w:r>
        <w:rPr>
          <w:spacing w:val="-15"/>
          <w:sz w:val="24"/>
        </w:rPr>
        <w:t xml:space="preserve"> </w:t>
      </w:r>
      <w:r>
        <w:rPr>
          <w:sz w:val="24"/>
        </w:rPr>
        <w:t>E.</w:t>
      </w:r>
      <w:r>
        <w:rPr>
          <w:spacing w:val="-15"/>
          <w:sz w:val="24"/>
        </w:rPr>
        <w:t xml:space="preserve"> </w:t>
      </w:r>
      <w:r>
        <w:rPr>
          <w:sz w:val="24"/>
        </w:rPr>
        <w:t>W.</w:t>
      </w:r>
      <w:r>
        <w:rPr>
          <w:spacing w:val="-15"/>
          <w:sz w:val="24"/>
        </w:rPr>
        <w:t xml:space="preserve"> </w:t>
      </w:r>
      <w:r>
        <w:rPr>
          <w:sz w:val="24"/>
        </w:rPr>
        <w:t>(2015).</w:t>
      </w:r>
      <w:r>
        <w:rPr>
          <w:spacing w:val="3"/>
          <w:sz w:val="24"/>
        </w:rPr>
        <w:t xml:space="preserve"> </w:t>
      </w:r>
      <w:r>
        <w:rPr>
          <w:sz w:val="24"/>
        </w:rPr>
        <w:t>SoK:</w:t>
      </w:r>
      <w:r>
        <w:rPr>
          <w:spacing w:val="-15"/>
          <w:sz w:val="24"/>
        </w:rPr>
        <w:t xml:space="preserve"> </w:t>
      </w:r>
      <w:r>
        <w:rPr>
          <w:sz w:val="24"/>
        </w:rPr>
        <w:t>Re-search</w:t>
      </w:r>
      <w:r>
        <w:rPr>
          <w:spacing w:val="-15"/>
          <w:sz w:val="24"/>
        </w:rPr>
        <w:t xml:space="preserve"> </w:t>
      </w:r>
      <w:r>
        <w:rPr>
          <w:sz w:val="24"/>
        </w:rPr>
        <w:t>perspectives</w:t>
      </w:r>
      <w:r>
        <w:rPr>
          <w:spacing w:val="-15"/>
          <w:sz w:val="24"/>
        </w:rPr>
        <w:t xml:space="preserve"> </w:t>
      </w:r>
      <w:r>
        <w:rPr>
          <w:sz w:val="24"/>
        </w:rPr>
        <w:t>and</w:t>
      </w:r>
      <w:r>
        <w:rPr>
          <w:spacing w:val="-15"/>
          <w:sz w:val="24"/>
        </w:rPr>
        <w:t xml:space="preserve"> </w:t>
      </w:r>
      <w:r>
        <w:rPr>
          <w:sz w:val="24"/>
        </w:rPr>
        <w:t>challenges</w:t>
      </w:r>
      <w:r>
        <w:rPr>
          <w:spacing w:val="-15"/>
          <w:sz w:val="24"/>
        </w:rPr>
        <w:t xml:space="preserve"> </w:t>
      </w:r>
      <w:r>
        <w:rPr>
          <w:sz w:val="24"/>
        </w:rPr>
        <w:t>for</w:t>
      </w:r>
      <w:r>
        <w:rPr>
          <w:spacing w:val="-15"/>
          <w:sz w:val="24"/>
        </w:rPr>
        <w:t xml:space="preserve"> </w:t>
      </w:r>
      <w:r>
        <w:rPr>
          <w:sz w:val="24"/>
        </w:rPr>
        <w:t>Bitcoin</w:t>
      </w:r>
      <w:r>
        <w:rPr>
          <w:spacing w:val="-15"/>
          <w:sz w:val="24"/>
        </w:rPr>
        <w:t xml:space="preserve"> </w:t>
      </w:r>
      <w:r>
        <w:rPr>
          <w:sz w:val="24"/>
        </w:rPr>
        <w:t>and</w:t>
      </w:r>
      <w:r>
        <w:rPr>
          <w:spacing w:val="-15"/>
          <w:sz w:val="24"/>
        </w:rPr>
        <w:t xml:space="preserve"> </w:t>
      </w:r>
      <w:r>
        <w:rPr>
          <w:sz w:val="24"/>
        </w:rPr>
        <w:t>cryptocurrencies. In</w:t>
      </w:r>
      <w:r>
        <w:rPr>
          <w:spacing w:val="-15"/>
          <w:sz w:val="24"/>
        </w:rPr>
        <w:t xml:space="preserve"> </w:t>
      </w:r>
      <w:r>
        <w:rPr>
          <w:i/>
          <w:sz w:val="24"/>
        </w:rPr>
        <w:t>2015</w:t>
      </w:r>
      <w:r>
        <w:rPr>
          <w:i/>
          <w:spacing w:val="-15"/>
          <w:sz w:val="24"/>
        </w:rPr>
        <w:t xml:space="preserve"> </w:t>
      </w:r>
      <w:r>
        <w:rPr>
          <w:i/>
          <w:sz w:val="24"/>
        </w:rPr>
        <w:t>IEEE</w:t>
      </w:r>
      <w:r>
        <w:rPr>
          <w:i/>
          <w:spacing w:val="-15"/>
          <w:sz w:val="24"/>
        </w:rPr>
        <w:t xml:space="preserve"> </w:t>
      </w:r>
      <w:r>
        <w:rPr>
          <w:i/>
          <w:sz w:val="24"/>
        </w:rPr>
        <w:t xml:space="preserve">Symposium on Security and Privacy </w:t>
      </w:r>
      <w:r>
        <w:rPr>
          <w:sz w:val="24"/>
        </w:rPr>
        <w:t xml:space="preserve">(pp. 104–121). IEEE. </w:t>
      </w:r>
      <w:hyperlink r:id="rId48">
        <w:r>
          <w:rPr>
            <w:sz w:val="24"/>
          </w:rPr>
          <w:t>doi:10.1109/SP.2015.14</w:t>
        </w:r>
      </w:hyperlink>
    </w:p>
    <w:p w14:paraId="00DC2435" w14:textId="77777777" w:rsidR="00350CFB" w:rsidRDefault="00283FFF">
      <w:pPr>
        <w:pStyle w:val="ListParagraph"/>
        <w:numPr>
          <w:ilvl w:val="0"/>
          <w:numId w:val="6"/>
        </w:numPr>
        <w:tabs>
          <w:tab w:val="left" w:pos="686"/>
          <w:tab w:val="left" w:pos="690"/>
        </w:tabs>
        <w:spacing w:before="87" w:line="396" w:lineRule="auto"/>
        <w:ind w:left="686" w:right="523" w:hanging="405"/>
        <w:jc w:val="both"/>
        <w:rPr>
          <w:sz w:val="24"/>
        </w:rPr>
      </w:pPr>
      <w:bookmarkStart w:id="404" w:name="_bookmark141"/>
      <w:bookmarkEnd w:id="404"/>
      <w:r>
        <w:rPr>
          <w:sz w:val="24"/>
        </w:rPr>
        <w:tab/>
        <w:t>Brin,</w:t>
      </w:r>
      <w:r>
        <w:rPr>
          <w:spacing w:val="40"/>
          <w:sz w:val="24"/>
        </w:rPr>
        <w:t xml:space="preserve"> </w:t>
      </w:r>
      <w:r>
        <w:rPr>
          <w:sz w:val="24"/>
        </w:rPr>
        <w:t>S.,</w:t>
      </w:r>
      <w:r>
        <w:rPr>
          <w:spacing w:val="40"/>
          <w:sz w:val="24"/>
        </w:rPr>
        <w:t xml:space="preserve"> </w:t>
      </w:r>
      <w:r>
        <w:rPr>
          <w:sz w:val="24"/>
        </w:rPr>
        <w:t>&amp;</w:t>
      </w:r>
      <w:r>
        <w:rPr>
          <w:spacing w:val="39"/>
          <w:sz w:val="24"/>
        </w:rPr>
        <w:t xml:space="preserve"> </w:t>
      </w:r>
      <w:r>
        <w:rPr>
          <w:sz w:val="24"/>
        </w:rPr>
        <w:t>Page,</w:t>
      </w:r>
      <w:r>
        <w:rPr>
          <w:spacing w:val="40"/>
          <w:sz w:val="24"/>
        </w:rPr>
        <w:t xml:space="preserve"> </w:t>
      </w:r>
      <w:r>
        <w:rPr>
          <w:sz w:val="24"/>
        </w:rPr>
        <w:t>L.</w:t>
      </w:r>
      <w:r>
        <w:rPr>
          <w:spacing w:val="39"/>
          <w:sz w:val="24"/>
        </w:rPr>
        <w:t xml:space="preserve"> </w:t>
      </w:r>
      <w:r>
        <w:rPr>
          <w:sz w:val="24"/>
        </w:rPr>
        <w:t>(1998).</w:t>
      </w:r>
      <w:r>
        <w:rPr>
          <w:spacing w:val="80"/>
          <w:w w:val="150"/>
          <w:sz w:val="24"/>
        </w:rPr>
        <w:t xml:space="preserve"> </w:t>
      </w:r>
      <w:r>
        <w:rPr>
          <w:sz w:val="24"/>
        </w:rPr>
        <w:t>The</w:t>
      </w:r>
      <w:r>
        <w:rPr>
          <w:spacing w:val="39"/>
          <w:sz w:val="24"/>
        </w:rPr>
        <w:t xml:space="preserve"> </w:t>
      </w:r>
      <w:r>
        <w:rPr>
          <w:sz w:val="24"/>
        </w:rPr>
        <w:t>anatomy</w:t>
      </w:r>
      <w:r>
        <w:rPr>
          <w:spacing w:val="39"/>
          <w:sz w:val="24"/>
        </w:rPr>
        <w:t xml:space="preserve"> </w:t>
      </w:r>
      <w:r>
        <w:rPr>
          <w:sz w:val="24"/>
        </w:rPr>
        <w:t>of</w:t>
      </w:r>
      <w:r>
        <w:rPr>
          <w:spacing w:val="40"/>
          <w:sz w:val="24"/>
        </w:rPr>
        <w:t xml:space="preserve"> </w:t>
      </w:r>
      <w:r>
        <w:rPr>
          <w:sz w:val="24"/>
        </w:rPr>
        <w:t>a</w:t>
      </w:r>
      <w:r>
        <w:rPr>
          <w:spacing w:val="39"/>
          <w:sz w:val="24"/>
        </w:rPr>
        <w:t xml:space="preserve"> </w:t>
      </w:r>
      <w:r>
        <w:rPr>
          <w:sz w:val="24"/>
        </w:rPr>
        <w:t>large-scale</w:t>
      </w:r>
      <w:r>
        <w:rPr>
          <w:spacing w:val="39"/>
          <w:sz w:val="24"/>
        </w:rPr>
        <w:t xml:space="preserve"> </w:t>
      </w:r>
      <w:r>
        <w:rPr>
          <w:sz w:val="24"/>
        </w:rPr>
        <w:t>hypertextual</w:t>
      </w:r>
      <w:r>
        <w:rPr>
          <w:spacing w:val="39"/>
          <w:sz w:val="24"/>
        </w:rPr>
        <w:t xml:space="preserve"> </w:t>
      </w:r>
      <w:r>
        <w:rPr>
          <w:sz w:val="24"/>
        </w:rPr>
        <w:t>web</w:t>
      </w:r>
      <w:r>
        <w:rPr>
          <w:spacing w:val="40"/>
          <w:sz w:val="24"/>
        </w:rPr>
        <w:t xml:space="preserve"> </w:t>
      </w:r>
      <w:r>
        <w:rPr>
          <w:sz w:val="24"/>
        </w:rPr>
        <w:t>search</w:t>
      </w:r>
      <w:r>
        <w:rPr>
          <w:spacing w:val="39"/>
          <w:sz w:val="24"/>
        </w:rPr>
        <w:t xml:space="preserve"> </w:t>
      </w:r>
      <w:r>
        <w:rPr>
          <w:sz w:val="24"/>
        </w:rPr>
        <w:t>en-gine.</w:t>
      </w:r>
      <w:r>
        <w:rPr>
          <w:spacing w:val="40"/>
          <w:sz w:val="24"/>
        </w:rPr>
        <w:t xml:space="preserve"> </w:t>
      </w:r>
      <w:r>
        <w:rPr>
          <w:i/>
          <w:sz w:val="24"/>
        </w:rPr>
        <w:t>Computer Networks and ISDN Systems</w:t>
      </w:r>
      <w:r>
        <w:rPr>
          <w:sz w:val="24"/>
        </w:rPr>
        <w:t xml:space="preserve">, </w:t>
      </w:r>
      <w:r>
        <w:rPr>
          <w:i/>
          <w:sz w:val="24"/>
        </w:rPr>
        <w:t>30</w:t>
      </w:r>
      <w:r>
        <w:rPr>
          <w:sz w:val="24"/>
        </w:rPr>
        <w:t>(1–7), 107–117.</w:t>
      </w:r>
      <w:r>
        <w:rPr>
          <w:spacing w:val="40"/>
          <w:sz w:val="24"/>
        </w:rPr>
        <w:t xml:space="preserve"> </w:t>
      </w:r>
      <w:hyperlink r:id="rId49">
        <w:r>
          <w:rPr>
            <w:sz w:val="24"/>
          </w:rPr>
          <w:t>doi:10.1016/S0169-</w:t>
        </w:r>
      </w:hyperlink>
      <w:hyperlink r:id="rId50">
        <w:r>
          <w:rPr>
            <w:spacing w:val="-2"/>
            <w:sz w:val="24"/>
          </w:rPr>
          <w:t>7552(98)00110-X</w:t>
        </w:r>
      </w:hyperlink>
    </w:p>
    <w:p w14:paraId="00DC2436" w14:textId="77777777" w:rsidR="00350CFB" w:rsidRDefault="00350CFB">
      <w:pPr>
        <w:pStyle w:val="ListParagraph"/>
        <w:spacing w:line="396" w:lineRule="auto"/>
        <w:jc w:val="both"/>
        <w:rPr>
          <w:sz w:val="24"/>
        </w:rPr>
        <w:sectPr w:rsidR="00350CFB">
          <w:pgSz w:w="11910" w:h="16840"/>
          <w:pgMar w:top="1920" w:right="708" w:bottom="2300" w:left="992" w:header="0" w:footer="2115" w:gutter="0"/>
          <w:cols w:space="720"/>
        </w:sectPr>
      </w:pPr>
    </w:p>
    <w:p w14:paraId="00DC2437" w14:textId="77777777" w:rsidR="00350CFB" w:rsidRDefault="00283FFF">
      <w:pPr>
        <w:pStyle w:val="ListParagraph"/>
        <w:numPr>
          <w:ilvl w:val="0"/>
          <w:numId w:val="6"/>
        </w:numPr>
        <w:tabs>
          <w:tab w:val="left" w:pos="690"/>
          <w:tab w:val="left" w:pos="692"/>
        </w:tabs>
        <w:spacing w:before="72" w:line="396" w:lineRule="auto"/>
        <w:ind w:right="522"/>
        <w:jc w:val="both"/>
        <w:rPr>
          <w:sz w:val="24"/>
        </w:rPr>
      </w:pPr>
      <w:r>
        <w:rPr>
          <w:sz w:val="24"/>
        </w:rPr>
        <w:lastRenderedPageBreak/>
        <w:t>Buterin,</w:t>
      </w:r>
      <w:r>
        <w:rPr>
          <w:spacing w:val="-2"/>
          <w:sz w:val="24"/>
        </w:rPr>
        <w:t xml:space="preserve"> </w:t>
      </w:r>
      <w:r>
        <w:rPr>
          <w:sz w:val="24"/>
        </w:rPr>
        <w:t>V.</w:t>
      </w:r>
      <w:r>
        <w:rPr>
          <w:spacing w:val="-4"/>
          <w:sz w:val="24"/>
        </w:rPr>
        <w:t xml:space="preserve"> </w:t>
      </w:r>
      <w:r>
        <w:rPr>
          <w:sz w:val="24"/>
        </w:rPr>
        <w:t>(2014).</w:t>
      </w:r>
      <w:r>
        <w:rPr>
          <w:spacing w:val="25"/>
          <w:sz w:val="24"/>
        </w:rPr>
        <w:t xml:space="preserve"> </w:t>
      </w:r>
      <w:r>
        <w:rPr>
          <w:i/>
          <w:sz w:val="24"/>
        </w:rPr>
        <w:t>A</w:t>
      </w:r>
      <w:r>
        <w:rPr>
          <w:i/>
          <w:spacing w:val="-4"/>
          <w:sz w:val="24"/>
        </w:rPr>
        <w:t xml:space="preserve"> </w:t>
      </w:r>
      <w:r>
        <w:rPr>
          <w:i/>
          <w:sz w:val="24"/>
        </w:rPr>
        <w:t>next-generation</w:t>
      </w:r>
      <w:r>
        <w:rPr>
          <w:i/>
          <w:spacing w:val="-4"/>
          <w:sz w:val="24"/>
        </w:rPr>
        <w:t xml:space="preserve"> </w:t>
      </w:r>
      <w:r>
        <w:rPr>
          <w:i/>
          <w:sz w:val="24"/>
        </w:rPr>
        <w:t>smart</w:t>
      </w:r>
      <w:r>
        <w:rPr>
          <w:i/>
          <w:spacing w:val="-4"/>
          <w:sz w:val="24"/>
        </w:rPr>
        <w:t xml:space="preserve"> </w:t>
      </w:r>
      <w:r>
        <w:rPr>
          <w:i/>
          <w:sz w:val="24"/>
        </w:rPr>
        <w:t>contract</w:t>
      </w:r>
      <w:r>
        <w:rPr>
          <w:i/>
          <w:spacing w:val="-3"/>
          <w:sz w:val="24"/>
        </w:rPr>
        <w:t xml:space="preserve"> </w:t>
      </w:r>
      <w:r>
        <w:rPr>
          <w:i/>
          <w:sz w:val="24"/>
        </w:rPr>
        <w:t>and</w:t>
      </w:r>
      <w:r>
        <w:rPr>
          <w:i/>
          <w:spacing w:val="-4"/>
          <w:sz w:val="24"/>
        </w:rPr>
        <w:t xml:space="preserve"> </w:t>
      </w:r>
      <w:r>
        <w:rPr>
          <w:i/>
          <w:sz w:val="24"/>
        </w:rPr>
        <w:t>decentralized</w:t>
      </w:r>
      <w:r>
        <w:rPr>
          <w:i/>
          <w:spacing w:val="-4"/>
          <w:sz w:val="24"/>
        </w:rPr>
        <w:t xml:space="preserve"> </w:t>
      </w:r>
      <w:r>
        <w:rPr>
          <w:i/>
          <w:sz w:val="24"/>
        </w:rPr>
        <w:t>application</w:t>
      </w:r>
      <w:r>
        <w:rPr>
          <w:i/>
          <w:spacing w:val="-4"/>
          <w:sz w:val="24"/>
        </w:rPr>
        <w:t xml:space="preserve"> </w:t>
      </w:r>
      <w:r>
        <w:rPr>
          <w:i/>
          <w:sz w:val="24"/>
        </w:rPr>
        <w:t>platform</w:t>
      </w:r>
      <w:r>
        <w:rPr>
          <w:sz w:val="24"/>
        </w:rPr>
        <w:t>. Ethereum Foundation.</w:t>
      </w:r>
    </w:p>
    <w:p w14:paraId="00DC2438" w14:textId="77777777" w:rsidR="00350CFB" w:rsidRDefault="00283FFF">
      <w:pPr>
        <w:pStyle w:val="ListParagraph"/>
        <w:numPr>
          <w:ilvl w:val="0"/>
          <w:numId w:val="6"/>
        </w:numPr>
        <w:tabs>
          <w:tab w:val="left" w:pos="691"/>
        </w:tabs>
        <w:spacing w:before="86"/>
        <w:ind w:left="691" w:hanging="529"/>
        <w:jc w:val="both"/>
        <w:rPr>
          <w:sz w:val="24"/>
        </w:rPr>
      </w:pPr>
      <w:bookmarkStart w:id="405" w:name="_bookmark143"/>
      <w:bookmarkEnd w:id="405"/>
      <w:r>
        <w:rPr>
          <w:sz w:val="24"/>
        </w:rPr>
        <w:t>Capponi,</w:t>
      </w:r>
      <w:r>
        <w:rPr>
          <w:spacing w:val="20"/>
          <w:sz w:val="24"/>
        </w:rPr>
        <w:t xml:space="preserve"> </w:t>
      </w:r>
      <w:r>
        <w:rPr>
          <w:sz w:val="24"/>
        </w:rPr>
        <w:t>A.,</w:t>
      </w:r>
      <w:r>
        <w:rPr>
          <w:spacing w:val="22"/>
          <w:sz w:val="24"/>
        </w:rPr>
        <w:t xml:space="preserve"> </w:t>
      </w:r>
      <w:r>
        <w:rPr>
          <w:sz w:val="24"/>
        </w:rPr>
        <w:t>&amp;</w:t>
      </w:r>
      <w:r>
        <w:rPr>
          <w:spacing w:val="16"/>
          <w:sz w:val="24"/>
        </w:rPr>
        <w:t xml:space="preserve"> </w:t>
      </w:r>
      <w:r>
        <w:rPr>
          <w:sz w:val="24"/>
        </w:rPr>
        <w:t>Jia,</w:t>
      </w:r>
      <w:r>
        <w:rPr>
          <w:spacing w:val="22"/>
          <w:sz w:val="24"/>
        </w:rPr>
        <w:t xml:space="preserve"> </w:t>
      </w:r>
      <w:r>
        <w:rPr>
          <w:sz w:val="24"/>
        </w:rPr>
        <w:t>R.</w:t>
      </w:r>
      <w:r>
        <w:rPr>
          <w:spacing w:val="16"/>
          <w:sz w:val="24"/>
        </w:rPr>
        <w:t xml:space="preserve"> </w:t>
      </w:r>
      <w:r>
        <w:rPr>
          <w:sz w:val="24"/>
        </w:rPr>
        <w:t>(2021).</w:t>
      </w:r>
      <w:r>
        <w:rPr>
          <w:spacing w:val="77"/>
          <w:sz w:val="24"/>
        </w:rPr>
        <w:t xml:space="preserve"> </w:t>
      </w:r>
      <w:r>
        <w:rPr>
          <w:sz w:val="24"/>
        </w:rPr>
        <w:t>The</w:t>
      </w:r>
      <w:r>
        <w:rPr>
          <w:spacing w:val="16"/>
          <w:sz w:val="24"/>
        </w:rPr>
        <w:t xml:space="preserve"> </w:t>
      </w:r>
      <w:r>
        <w:rPr>
          <w:sz w:val="24"/>
        </w:rPr>
        <w:t>adoption</w:t>
      </w:r>
      <w:r>
        <w:rPr>
          <w:spacing w:val="16"/>
          <w:sz w:val="24"/>
        </w:rPr>
        <w:t xml:space="preserve"> </w:t>
      </w:r>
      <w:r>
        <w:rPr>
          <w:sz w:val="24"/>
        </w:rPr>
        <w:t>of</w:t>
      </w:r>
      <w:r>
        <w:rPr>
          <w:spacing w:val="16"/>
          <w:sz w:val="24"/>
        </w:rPr>
        <w:t xml:space="preserve"> </w:t>
      </w:r>
      <w:r>
        <w:rPr>
          <w:sz w:val="24"/>
        </w:rPr>
        <w:t>blockchain-based</w:t>
      </w:r>
      <w:r>
        <w:rPr>
          <w:spacing w:val="17"/>
          <w:sz w:val="24"/>
        </w:rPr>
        <w:t xml:space="preserve"> </w:t>
      </w:r>
      <w:r>
        <w:rPr>
          <w:sz w:val="24"/>
        </w:rPr>
        <w:t>decentralized</w:t>
      </w:r>
      <w:r>
        <w:rPr>
          <w:spacing w:val="16"/>
          <w:sz w:val="24"/>
        </w:rPr>
        <w:t xml:space="preserve"> </w:t>
      </w:r>
      <w:r>
        <w:rPr>
          <w:spacing w:val="-2"/>
          <w:sz w:val="24"/>
        </w:rPr>
        <w:t>exchanges.</w:t>
      </w:r>
    </w:p>
    <w:p w14:paraId="00DC2439" w14:textId="77777777" w:rsidR="00350CFB" w:rsidRDefault="00283FFF">
      <w:pPr>
        <w:spacing w:before="181"/>
        <w:ind w:left="692"/>
        <w:jc w:val="both"/>
        <w:rPr>
          <w:sz w:val="24"/>
        </w:rPr>
      </w:pPr>
      <w:r>
        <w:rPr>
          <w:i/>
          <w:sz w:val="24"/>
        </w:rPr>
        <w:t>arXiv</w:t>
      </w:r>
      <w:r>
        <w:rPr>
          <w:i/>
          <w:spacing w:val="-13"/>
          <w:sz w:val="24"/>
        </w:rPr>
        <w:t xml:space="preserve"> </w:t>
      </w:r>
      <w:r>
        <w:rPr>
          <w:i/>
          <w:sz w:val="24"/>
        </w:rPr>
        <w:t>preprint</w:t>
      </w:r>
      <w:r>
        <w:rPr>
          <w:i/>
          <w:spacing w:val="-8"/>
          <w:sz w:val="24"/>
        </w:rPr>
        <w:t xml:space="preserve"> </w:t>
      </w:r>
      <w:r>
        <w:rPr>
          <w:spacing w:val="-2"/>
          <w:sz w:val="24"/>
        </w:rPr>
        <w:t>arXiv:2103.08842.</w:t>
      </w:r>
    </w:p>
    <w:p w14:paraId="00DC243A" w14:textId="77777777" w:rsidR="00350CFB" w:rsidRDefault="00283FFF">
      <w:pPr>
        <w:pStyle w:val="ListParagraph"/>
        <w:numPr>
          <w:ilvl w:val="0"/>
          <w:numId w:val="6"/>
        </w:numPr>
        <w:tabs>
          <w:tab w:val="left" w:pos="692"/>
        </w:tabs>
        <w:spacing w:before="264" w:line="396" w:lineRule="auto"/>
        <w:ind w:right="564" w:hanging="521"/>
        <w:jc w:val="both"/>
        <w:rPr>
          <w:sz w:val="24"/>
        </w:rPr>
      </w:pPr>
      <w:bookmarkStart w:id="406" w:name="_bookmark144"/>
      <w:bookmarkEnd w:id="406"/>
      <w:r>
        <w:rPr>
          <w:sz w:val="24"/>
        </w:rPr>
        <w:t>Carter,</w:t>
      </w:r>
      <w:r>
        <w:rPr>
          <w:spacing w:val="-5"/>
          <w:sz w:val="24"/>
        </w:rPr>
        <w:t xml:space="preserve"> </w:t>
      </w:r>
      <w:r>
        <w:rPr>
          <w:sz w:val="24"/>
        </w:rPr>
        <w:t>N.,</w:t>
      </w:r>
      <w:r>
        <w:rPr>
          <w:spacing w:val="-5"/>
          <w:sz w:val="24"/>
        </w:rPr>
        <w:t xml:space="preserve"> </w:t>
      </w:r>
      <w:r>
        <w:rPr>
          <w:sz w:val="24"/>
        </w:rPr>
        <w:t>&amp;</w:t>
      </w:r>
      <w:r>
        <w:rPr>
          <w:spacing w:val="-5"/>
          <w:sz w:val="24"/>
        </w:rPr>
        <w:t xml:space="preserve"> </w:t>
      </w:r>
      <w:r>
        <w:rPr>
          <w:sz w:val="24"/>
        </w:rPr>
        <w:t>Jeng,</w:t>
      </w:r>
      <w:r>
        <w:rPr>
          <w:spacing w:val="-5"/>
          <w:sz w:val="24"/>
        </w:rPr>
        <w:t xml:space="preserve"> </w:t>
      </w:r>
      <w:r>
        <w:rPr>
          <w:sz w:val="24"/>
        </w:rPr>
        <w:t>L.</w:t>
      </w:r>
      <w:r>
        <w:rPr>
          <w:spacing w:val="-5"/>
          <w:sz w:val="24"/>
        </w:rPr>
        <w:t xml:space="preserve"> </w:t>
      </w:r>
      <w:r>
        <w:rPr>
          <w:sz w:val="24"/>
        </w:rPr>
        <w:t>(2021). DeFi</w:t>
      </w:r>
      <w:r>
        <w:rPr>
          <w:spacing w:val="-5"/>
          <w:sz w:val="24"/>
        </w:rPr>
        <w:t xml:space="preserve"> </w:t>
      </w:r>
      <w:r>
        <w:rPr>
          <w:sz w:val="24"/>
        </w:rPr>
        <w:t>protocol</w:t>
      </w:r>
      <w:r>
        <w:rPr>
          <w:spacing w:val="-5"/>
          <w:sz w:val="24"/>
        </w:rPr>
        <w:t xml:space="preserve"> </w:t>
      </w:r>
      <w:r>
        <w:rPr>
          <w:sz w:val="24"/>
        </w:rPr>
        <w:t>risks: The</w:t>
      </w:r>
      <w:r>
        <w:rPr>
          <w:spacing w:val="-5"/>
          <w:sz w:val="24"/>
        </w:rPr>
        <w:t xml:space="preserve"> </w:t>
      </w:r>
      <w:r>
        <w:rPr>
          <w:sz w:val="24"/>
        </w:rPr>
        <w:t>paradox</w:t>
      </w:r>
      <w:r>
        <w:rPr>
          <w:spacing w:val="-5"/>
          <w:sz w:val="24"/>
        </w:rPr>
        <w:t xml:space="preserve"> </w:t>
      </w:r>
      <w:r>
        <w:rPr>
          <w:sz w:val="24"/>
        </w:rPr>
        <w:t>of</w:t>
      </w:r>
      <w:r>
        <w:rPr>
          <w:spacing w:val="-5"/>
          <w:sz w:val="24"/>
        </w:rPr>
        <w:t xml:space="preserve"> </w:t>
      </w:r>
      <w:r>
        <w:rPr>
          <w:sz w:val="24"/>
        </w:rPr>
        <w:t>DeFi. In</w:t>
      </w:r>
      <w:r>
        <w:rPr>
          <w:spacing w:val="-6"/>
          <w:sz w:val="24"/>
        </w:rPr>
        <w:t xml:space="preserve"> </w:t>
      </w:r>
      <w:r>
        <w:rPr>
          <w:i/>
          <w:sz w:val="24"/>
        </w:rPr>
        <w:t>Regtech,</w:t>
      </w:r>
      <w:r>
        <w:rPr>
          <w:i/>
          <w:spacing w:val="-5"/>
          <w:sz w:val="24"/>
        </w:rPr>
        <w:t xml:space="preserve"> </w:t>
      </w:r>
      <w:r>
        <w:rPr>
          <w:i/>
          <w:sz w:val="24"/>
        </w:rPr>
        <w:t>Suptech and Beyond: Innovation and Technology in Financial Services</w:t>
      </w:r>
      <w:r>
        <w:rPr>
          <w:sz w:val="24"/>
        </w:rPr>
        <w:t>. Risk Books.</w:t>
      </w:r>
    </w:p>
    <w:p w14:paraId="00DC243B" w14:textId="77777777" w:rsidR="00350CFB" w:rsidRDefault="00283FFF">
      <w:pPr>
        <w:pStyle w:val="ListParagraph"/>
        <w:numPr>
          <w:ilvl w:val="0"/>
          <w:numId w:val="6"/>
        </w:numPr>
        <w:tabs>
          <w:tab w:val="left" w:pos="692"/>
        </w:tabs>
        <w:spacing w:before="86" w:line="396" w:lineRule="auto"/>
        <w:ind w:right="522" w:hanging="530"/>
        <w:jc w:val="both"/>
        <w:rPr>
          <w:sz w:val="24"/>
        </w:rPr>
      </w:pPr>
      <w:bookmarkStart w:id="407" w:name="_bookmark145"/>
      <w:bookmarkEnd w:id="407"/>
      <w:r>
        <w:rPr>
          <w:sz w:val="24"/>
        </w:rPr>
        <w:t>Chen,</w:t>
      </w:r>
      <w:r>
        <w:rPr>
          <w:spacing w:val="40"/>
          <w:sz w:val="24"/>
        </w:rPr>
        <w:t xml:space="preserve"> </w:t>
      </w:r>
      <w:r>
        <w:rPr>
          <w:sz w:val="24"/>
        </w:rPr>
        <w:t>Y.,</w:t>
      </w:r>
      <w:r>
        <w:rPr>
          <w:spacing w:val="40"/>
          <w:sz w:val="24"/>
        </w:rPr>
        <w:t xml:space="preserve"> </w:t>
      </w:r>
      <w:r>
        <w:rPr>
          <w:sz w:val="24"/>
        </w:rPr>
        <w:t>&amp; Bellavitis,</w:t>
      </w:r>
      <w:r>
        <w:rPr>
          <w:spacing w:val="40"/>
          <w:sz w:val="24"/>
        </w:rPr>
        <w:t xml:space="preserve"> </w:t>
      </w:r>
      <w:r>
        <w:rPr>
          <w:sz w:val="24"/>
        </w:rPr>
        <w:t>C. (2020).</w:t>
      </w:r>
      <w:r>
        <w:rPr>
          <w:spacing w:val="80"/>
          <w:sz w:val="24"/>
        </w:rPr>
        <w:t xml:space="preserve"> </w:t>
      </w:r>
      <w:r>
        <w:rPr>
          <w:sz w:val="24"/>
        </w:rPr>
        <w:t>Blockchain disruption and decentralized finance:</w:t>
      </w:r>
      <w:r>
        <w:rPr>
          <w:spacing w:val="40"/>
          <w:sz w:val="24"/>
        </w:rPr>
        <w:t xml:space="preserve"> </w:t>
      </w:r>
      <w:r>
        <w:rPr>
          <w:sz w:val="24"/>
        </w:rPr>
        <w:t>The rise of decentralized business models.</w:t>
      </w:r>
      <w:r>
        <w:rPr>
          <w:spacing w:val="40"/>
          <w:sz w:val="24"/>
        </w:rPr>
        <w:t xml:space="preserve"> </w:t>
      </w:r>
      <w:r>
        <w:rPr>
          <w:i/>
          <w:sz w:val="24"/>
        </w:rPr>
        <w:t>Journal of Business Venturing Insights</w:t>
      </w:r>
      <w:r>
        <w:rPr>
          <w:sz w:val="24"/>
        </w:rPr>
        <w:t xml:space="preserve">, </w:t>
      </w:r>
      <w:r>
        <w:rPr>
          <w:i/>
          <w:sz w:val="24"/>
        </w:rPr>
        <w:t>13</w:t>
      </w:r>
      <w:r>
        <w:rPr>
          <w:sz w:val="24"/>
        </w:rPr>
        <w:t xml:space="preserve">, e00151. </w:t>
      </w:r>
      <w:hyperlink r:id="rId51">
        <w:r>
          <w:rPr>
            <w:spacing w:val="-2"/>
            <w:sz w:val="24"/>
          </w:rPr>
          <w:t>doi:10.1016/j.jbvi.2019.e00151</w:t>
        </w:r>
      </w:hyperlink>
    </w:p>
    <w:p w14:paraId="00DC243C" w14:textId="77777777" w:rsidR="00350CFB" w:rsidRDefault="00283FFF">
      <w:pPr>
        <w:pStyle w:val="ListParagraph"/>
        <w:numPr>
          <w:ilvl w:val="0"/>
          <w:numId w:val="6"/>
        </w:numPr>
        <w:tabs>
          <w:tab w:val="left" w:pos="692"/>
        </w:tabs>
        <w:spacing w:before="87" w:line="396" w:lineRule="auto"/>
        <w:ind w:right="564" w:hanging="530"/>
        <w:jc w:val="both"/>
        <w:rPr>
          <w:sz w:val="24"/>
        </w:rPr>
      </w:pPr>
      <w:bookmarkStart w:id="408" w:name="_bookmark146"/>
      <w:bookmarkEnd w:id="408"/>
      <w:r>
        <w:rPr>
          <w:sz w:val="24"/>
        </w:rPr>
        <w:t>Cong,</w:t>
      </w:r>
      <w:r>
        <w:rPr>
          <w:spacing w:val="-6"/>
          <w:sz w:val="24"/>
        </w:rPr>
        <w:t xml:space="preserve"> </w:t>
      </w:r>
      <w:r>
        <w:rPr>
          <w:sz w:val="24"/>
        </w:rPr>
        <w:t>L.</w:t>
      </w:r>
      <w:r>
        <w:rPr>
          <w:spacing w:val="-7"/>
          <w:sz w:val="24"/>
        </w:rPr>
        <w:t xml:space="preserve"> </w:t>
      </w:r>
      <w:r>
        <w:rPr>
          <w:sz w:val="24"/>
        </w:rPr>
        <w:t>W.,</w:t>
      </w:r>
      <w:r>
        <w:rPr>
          <w:spacing w:val="-6"/>
          <w:sz w:val="24"/>
        </w:rPr>
        <w:t xml:space="preserve"> </w:t>
      </w:r>
      <w:r>
        <w:rPr>
          <w:sz w:val="24"/>
        </w:rPr>
        <w:t>Li,</w:t>
      </w:r>
      <w:r>
        <w:rPr>
          <w:spacing w:val="-5"/>
          <w:sz w:val="24"/>
        </w:rPr>
        <w:t xml:space="preserve"> </w:t>
      </w:r>
      <w:r>
        <w:rPr>
          <w:sz w:val="24"/>
        </w:rPr>
        <w:t>Y.,</w:t>
      </w:r>
      <w:r>
        <w:rPr>
          <w:spacing w:val="-6"/>
          <w:sz w:val="24"/>
        </w:rPr>
        <w:t xml:space="preserve"> </w:t>
      </w:r>
      <w:r>
        <w:rPr>
          <w:sz w:val="24"/>
        </w:rPr>
        <w:t>&amp;</w:t>
      </w:r>
      <w:r>
        <w:rPr>
          <w:spacing w:val="-6"/>
          <w:sz w:val="24"/>
        </w:rPr>
        <w:t xml:space="preserve"> </w:t>
      </w:r>
      <w:r>
        <w:rPr>
          <w:sz w:val="24"/>
        </w:rPr>
        <w:t>Wang,</w:t>
      </w:r>
      <w:r>
        <w:rPr>
          <w:spacing w:val="-6"/>
          <w:sz w:val="24"/>
        </w:rPr>
        <w:t xml:space="preserve"> </w:t>
      </w:r>
      <w:r>
        <w:rPr>
          <w:sz w:val="24"/>
        </w:rPr>
        <w:t>N.</w:t>
      </w:r>
      <w:r>
        <w:rPr>
          <w:spacing w:val="-7"/>
          <w:sz w:val="24"/>
        </w:rPr>
        <w:t xml:space="preserve"> </w:t>
      </w:r>
      <w:r>
        <w:rPr>
          <w:sz w:val="24"/>
        </w:rPr>
        <w:t>(2021). Tokenomics: Dynamic</w:t>
      </w:r>
      <w:r>
        <w:rPr>
          <w:spacing w:val="-7"/>
          <w:sz w:val="24"/>
        </w:rPr>
        <w:t xml:space="preserve"> </w:t>
      </w:r>
      <w:r>
        <w:rPr>
          <w:sz w:val="24"/>
        </w:rPr>
        <w:t>adoption</w:t>
      </w:r>
      <w:r>
        <w:rPr>
          <w:spacing w:val="-7"/>
          <w:sz w:val="24"/>
        </w:rPr>
        <w:t xml:space="preserve"> </w:t>
      </w:r>
      <w:r>
        <w:rPr>
          <w:sz w:val="24"/>
        </w:rPr>
        <w:t>and</w:t>
      </w:r>
      <w:r>
        <w:rPr>
          <w:spacing w:val="-7"/>
          <w:sz w:val="24"/>
        </w:rPr>
        <w:t xml:space="preserve"> </w:t>
      </w:r>
      <w:r>
        <w:rPr>
          <w:sz w:val="24"/>
        </w:rPr>
        <w:t xml:space="preserve">valuation. </w:t>
      </w:r>
      <w:r>
        <w:rPr>
          <w:i/>
          <w:sz w:val="24"/>
        </w:rPr>
        <w:t>The Review of Financial Studies</w:t>
      </w:r>
      <w:r>
        <w:rPr>
          <w:sz w:val="24"/>
        </w:rPr>
        <w:t xml:space="preserve">, </w:t>
      </w:r>
      <w:r>
        <w:rPr>
          <w:i/>
          <w:sz w:val="24"/>
        </w:rPr>
        <w:t>34</w:t>
      </w:r>
      <w:r>
        <w:rPr>
          <w:sz w:val="24"/>
        </w:rPr>
        <w:t xml:space="preserve">(3), 1105–1155. </w:t>
      </w:r>
      <w:hyperlink r:id="rId52">
        <w:r>
          <w:rPr>
            <w:sz w:val="24"/>
          </w:rPr>
          <w:t>doi:10.1093/rfs/hhaa089</w:t>
        </w:r>
      </w:hyperlink>
    </w:p>
    <w:p w14:paraId="00DC243D" w14:textId="77777777" w:rsidR="00350CFB" w:rsidRDefault="00283FFF">
      <w:pPr>
        <w:pStyle w:val="ListParagraph"/>
        <w:numPr>
          <w:ilvl w:val="0"/>
          <w:numId w:val="6"/>
        </w:numPr>
        <w:tabs>
          <w:tab w:val="left" w:pos="692"/>
        </w:tabs>
        <w:spacing w:before="86" w:line="396" w:lineRule="auto"/>
        <w:ind w:right="563" w:hanging="530"/>
        <w:jc w:val="both"/>
        <w:rPr>
          <w:sz w:val="24"/>
        </w:rPr>
      </w:pPr>
      <w:bookmarkStart w:id="409" w:name="_bookmark147"/>
      <w:bookmarkEnd w:id="409"/>
      <w:r>
        <w:rPr>
          <w:spacing w:val="-2"/>
          <w:sz w:val="24"/>
        </w:rPr>
        <w:t>Cronbach,</w:t>
      </w:r>
      <w:r>
        <w:rPr>
          <w:spacing w:val="-13"/>
          <w:sz w:val="24"/>
        </w:rPr>
        <w:t xml:space="preserve"> </w:t>
      </w:r>
      <w:r>
        <w:rPr>
          <w:spacing w:val="-2"/>
          <w:sz w:val="24"/>
        </w:rPr>
        <w:t>L.</w:t>
      </w:r>
      <w:r>
        <w:rPr>
          <w:spacing w:val="-13"/>
          <w:sz w:val="24"/>
        </w:rPr>
        <w:t xml:space="preserve"> </w:t>
      </w:r>
      <w:r>
        <w:rPr>
          <w:spacing w:val="-2"/>
          <w:sz w:val="24"/>
        </w:rPr>
        <w:t>J.,</w:t>
      </w:r>
      <w:r>
        <w:rPr>
          <w:spacing w:val="-13"/>
          <w:sz w:val="24"/>
        </w:rPr>
        <w:t xml:space="preserve"> </w:t>
      </w:r>
      <w:r>
        <w:rPr>
          <w:spacing w:val="-2"/>
          <w:sz w:val="24"/>
        </w:rPr>
        <w:t>&amp;</w:t>
      </w:r>
      <w:r>
        <w:rPr>
          <w:spacing w:val="-13"/>
          <w:sz w:val="24"/>
        </w:rPr>
        <w:t xml:space="preserve"> </w:t>
      </w:r>
      <w:r>
        <w:rPr>
          <w:spacing w:val="-2"/>
          <w:sz w:val="24"/>
        </w:rPr>
        <w:t>Meehl,</w:t>
      </w:r>
      <w:r>
        <w:rPr>
          <w:spacing w:val="-13"/>
          <w:sz w:val="24"/>
        </w:rPr>
        <w:t xml:space="preserve"> </w:t>
      </w:r>
      <w:r>
        <w:rPr>
          <w:spacing w:val="-2"/>
          <w:sz w:val="24"/>
        </w:rPr>
        <w:t>P.</w:t>
      </w:r>
      <w:r>
        <w:rPr>
          <w:spacing w:val="-13"/>
          <w:sz w:val="24"/>
        </w:rPr>
        <w:t xml:space="preserve"> </w:t>
      </w:r>
      <w:r>
        <w:rPr>
          <w:spacing w:val="-2"/>
          <w:sz w:val="24"/>
        </w:rPr>
        <w:t>E.</w:t>
      </w:r>
      <w:r>
        <w:rPr>
          <w:spacing w:val="-13"/>
          <w:sz w:val="24"/>
        </w:rPr>
        <w:t xml:space="preserve"> </w:t>
      </w:r>
      <w:r>
        <w:rPr>
          <w:spacing w:val="-2"/>
          <w:sz w:val="24"/>
        </w:rPr>
        <w:t>(1955).</w:t>
      </w:r>
      <w:r>
        <w:rPr>
          <w:spacing w:val="16"/>
          <w:sz w:val="24"/>
        </w:rPr>
        <w:t xml:space="preserve"> </w:t>
      </w:r>
      <w:r>
        <w:rPr>
          <w:spacing w:val="-2"/>
          <w:sz w:val="24"/>
        </w:rPr>
        <w:t>Construct</w:t>
      </w:r>
      <w:r>
        <w:rPr>
          <w:spacing w:val="-13"/>
          <w:sz w:val="24"/>
        </w:rPr>
        <w:t xml:space="preserve"> </w:t>
      </w:r>
      <w:r>
        <w:rPr>
          <w:spacing w:val="-2"/>
          <w:sz w:val="24"/>
        </w:rPr>
        <w:t>validity</w:t>
      </w:r>
      <w:r>
        <w:rPr>
          <w:spacing w:val="-13"/>
          <w:sz w:val="24"/>
        </w:rPr>
        <w:t xml:space="preserve"> </w:t>
      </w:r>
      <w:r>
        <w:rPr>
          <w:spacing w:val="-2"/>
          <w:sz w:val="24"/>
        </w:rPr>
        <w:t>in</w:t>
      </w:r>
      <w:r>
        <w:rPr>
          <w:spacing w:val="-13"/>
          <w:sz w:val="24"/>
        </w:rPr>
        <w:t xml:space="preserve"> </w:t>
      </w:r>
      <w:r>
        <w:rPr>
          <w:spacing w:val="-2"/>
          <w:sz w:val="24"/>
        </w:rPr>
        <w:t>psychological</w:t>
      </w:r>
      <w:r>
        <w:rPr>
          <w:spacing w:val="-13"/>
          <w:sz w:val="24"/>
        </w:rPr>
        <w:t xml:space="preserve"> </w:t>
      </w:r>
      <w:r>
        <w:rPr>
          <w:spacing w:val="-2"/>
          <w:sz w:val="24"/>
        </w:rPr>
        <w:t>tests.</w:t>
      </w:r>
      <w:r>
        <w:rPr>
          <w:spacing w:val="22"/>
          <w:sz w:val="24"/>
        </w:rPr>
        <w:t xml:space="preserve"> </w:t>
      </w:r>
      <w:r>
        <w:rPr>
          <w:i/>
          <w:spacing w:val="-2"/>
          <w:sz w:val="24"/>
        </w:rPr>
        <w:t xml:space="preserve">Psychological </w:t>
      </w:r>
      <w:r>
        <w:rPr>
          <w:i/>
          <w:sz w:val="24"/>
        </w:rPr>
        <w:t>Bulletin</w:t>
      </w:r>
      <w:r>
        <w:rPr>
          <w:sz w:val="24"/>
        </w:rPr>
        <w:t xml:space="preserve">, </w:t>
      </w:r>
      <w:r>
        <w:rPr>
          <w:i/>
          <w:sz w:val="24"/>
        </w:rPr>
        <w:t>52</w:t>
      </w:r>
      <w:r>
        <w:rPr>
          <w:sz w:val="24"/>
        </w:rPr>
        <w:t xml:space="preserve">(4), 281–302. </w:t>
      </w:r>
      <w:hyperlink r:id="rId53">
        <w:r>
          <w:rPr>
            <w:sz w:val="24"/>
          </w:rPr>
          <w:t>doi:10.1037/h0040957</w:t>
        </w:r>
      </w:hyperlink>
    </w:p>
    <w:p w14:paraId="00DC243E" w14:textId="77777777" w:rsidR="00350CFB" w:rsidRDefault="00283FFF">
      <w:pPr>
        <w:pStyle w:val="ListParagraph"/>
        <w:numPr>
          <w:ilvl w:val="0"/>
          <w:numId w:val="6"/>
        </w:numPr>
        <w:tabs>
          <w:tab w:val="left" w:pos="684"/>
          <w:tab w:val="left" w:pos="691"/>
        </w:tabs>
        <w:spacing w:before="86" w:line="396" w:lineRule="auto"/>
        <w:ind w:left="684" w:right="522" w:hanging="522"/>
        <w:jc w:val="both"/>
        <w:rPr>
          <w:sz w:val="24"/>
        </w:rPr>
      </w:pPr>
      <w:bookmarkStart w:id="410" w:name="_bookmark148"/>
      <w:bookmarkEnd w:id="410"/>
      <w:r>
        <w:rPr>
          <w:sz w:val="24"/>
        </w:rPr>
        <w:tab/>
        <w:t>Daian, P., Goldfeder, S., Kell, T., Li, Y., Zhao, X., Bentov, I., Breidenbach, L., &amp; Juels, A. (2020).</w:t>
      </w:r>
      <w:r>
        <w:rPr>
          <w:spacing w:val="40"/>
          <w:sz w:val="24"/>
        </w:rPr>
        <w:t xml:space="preserve"> </w:t>
      </w:r>
      <w:r>
        <w:rPr>
          <w:sz w:val="24"/>
        </w:rPr>
        <w:t>Flash Boys 2.0:</w:t>
      </w:r>
      <w:r>
        <w:rPr>
          <w:spacing w:val="40"/>
          <w:sz w:val="24"/>
        </w:rPr>
        <w:t xml:space="preserve"> </w:t>
      </w:r>
      <w:r>
        <w:rPr>
          <w:sz w:val="24"/>
        </w:rPr>
        <w:t>Frontrunning in decentralized exchanges, miner extractable value, and consensus</w:t>
      </w:r>
      <w:r>
        <w:rPr>
          <w:spacing w:val="1"/>
          <w:sz w:val="24"/>
        </w:rPr>
        <w:t xml:space="preserve"> </w:t>
      </w:r>
      <w:r>
        <w:rPr>
          <w:sz w:val="24"/>
        </w:rPr>
        <w:t>instability.</w:t>
      </w:r>
      <w:r>
        <w:rPr>
          <w:spacing w:val="34"/>
          <w:sz w:val="24"/>
        </w:rPr>
        <w:t xml:space="preserve"> </w:t>
      </w:r>
      <w:r>
        <w:rPr>
          <w:sz w:val="24"/>
        </w:rPr>
        <w:t>In</w:t>
      </w:r>
      <w:r>
        <w:rPr>
          <w:spacing w:val="1"/>
          <w:sz w:val="24"/>
        </w:rPr>
        <w:t xml:space="preserve"> </w:t>
      </w:r>
      <w:r>
        <w:rPr>
          <w:i/>
          <w:sz w:val="24"/>
        </w:rPr>
        <w:t>2020</w:t>
      </w:r>
      <w:r>
        <w:rPr>
          <w:i/>
          <w:spacing w:val="1"/>
          <w:sz w:val="24"/>
        </w:rPr>
        <w:t xml:space="preserve"> </w:t>
      </w:r>
      <w:r>
        <w:rPr>
          <w:i/>
          <w:sz w:val="24"/>
        </w:rPr>
        <w:t>IEEE Symposium</w:t>
      </w:r>
      <w:r>
        <w:rPr>
          <w:i/>
          <w:spacing w:val="1"/>
          <w:sz w:val="24"/>
        </w:rPr>
        <w:t xml:space="preserve"> </w:t>
      </w:r>
      <w:r>
        <w:rPr>
          <w:i/>
          <w:sz w:val="24"/>
        </w:rPr>
        <w:t>on</w:t>
      </w:r>
      <w:r>
        <w:rPr>
          <w:i/>
          <w:spacing w:val="1"/>
          <w:sz w:val="24"/>
        </w:rPr>
        <w:t xml:space="preserve"> </w:t>
      </w:r>
      <w:r>
        <w:rPr>
          <w:i/>
          <w:sz w:val="24"/>
        </w:rPr>
        <w:t>Security</w:t>
      </w:r>
      <w:r>
        <w:rPr>
          <w:i/>
          <w:spacing w:val="1"/>
          <w:sz w:val="24"/>
        </w:rPr>
        <w:t xml:space="preserve"> </w:t>
      </w:r>
      <w:r>
        <w:rPr>
          <w:i/>
          <w:sz w:val="24"/>
        </w:rPr>
        <w:t>and Privacy</w:t>
      </w:r>
      <w:r>
        <w:rPr>
          <w:i/>
          <w:spacing w:val="1"/>
          <w:sz w:val="24"/>
        </w:rPr>
        <w:t xml:space="preserve"> </w:t>
      </w:r>
      <w:r>
        <w:rPr>
          <w:sz w:val="24"/>
        </w:rPr>
        <w:t>(pp.</w:t>
      </w:r>
      <w:r>
        <w:rPr>
          <w:spacing w:val="35"/>
          <w:sz w:val="24"/>
        </w:rPr>
        <w:t xml:space="preserve"> </w:t>
      </w:r>
      <w:r>
        <w:rPr>
          <w:sz w:val="24"/>
        </w:rPr>
        <w:t>910–</w:t>
      </w:r>
      <w:r>
        <w:rPr>
          <w:spacing w:val="-2"/>
          <w:sz w:val="24"/>
        </w:rPr>
        <w:t>927).</w:t>
      </w:r>
    </w:p>
    <w:p w14:paraId="00DC243F" w14:textId="77777777" w:rsidR="00350CFB" w:rsidRDefault="00283FFF">
      <w:pPr>
        <w:pStyle w:val="BodyText"/>
        <w:spacing w:before="3"/>
        <w:ind w:left="692"/>
        <w:jc w:val="both"/>
      </w:pPr>
      <w:r>
        <w:t>IEEE.</w:t>
      </w:r>
      <w:r>
        <w:rPr>
          <w:spacing w:val="-7"/>
        </w:rPr>
        <w:t xml:space="preserve"> </w:t>
      </w:r>
      <w:hyperlink r:id="rId54">
        <w:r>
          <w:rPr>
            <w:spacing w:val="-2"/>
          </w:rPr>
          <w:t>doi:10.1109/SP40000.2020.00040</w:t>
        </w:r>
      </w:hyperlink>
    </w:p>
    <w:p w14:paraId="00DC2440" w14:textId="77777777" w:rsidR="00350CFB" w:rsidRDefault="00283FFF">
      <w:pPr>
        <w:pStyle w:val="ListParagraph"/>
        <w:numPr>
          <w:ilvl w:val="0"/>
          <w:numId w:val="6"/>
        </w:numPr>
        <w:tabs>
          <w:tab w:val="left" w:pos="692"/>
        </w:tabs>
        <w:spacing w:before="264" w:line="396" w:lineRule="auto"/>
        <w:ind w:right="522" w:hanging="530"/>
        <w:jc w:val="both"/>
        <w:rPr>
          <w:sz w:val="24"/>
        </w:rPr>
      </w:pPr>
      <w:bookmarkStart w:id="411" w:name="_bookmark149"/>
      <w:bookmarkEnd w:id="411"/>
      <w:r>
        <w:rPr>
          <w:sz w:val="24"/>
        </w:rPr>
        <w:t>Do,</w:t>
      </w:r>
      <w:r>
        <w:rPr>
          <w:spacing w:val="40"/>
          <w:sz w:val="24"/>
        </w:rPr>
        <w:t xml:space="preserve"> </w:t>
      </w:r>
      <w:r>
        <w:rPr>
          <w:sz w:val="24"/>
        </w:rPr>
        <w:t>H.,</w:t>
      </w:r>
      <w:r>
        <w:rPr>
          <w:spacing w:val="40"/>
          <w:sz w:val="24"/>
        </w:rPr>
        <w:t xml:space="preserve"> </w:t>
      </w:r>
      <w:r>
        <w:rPr>
          <w:sz w:val="24"/>
        </w:rPr>
        <w:t>&amp;</w:t>
      </w:r>
      <w:r>
        <w:rPr>
          <w:spacing w:val="40"/>
          <w:sz w:val="24"/>
        </w:rPr>
        <w:t xml:space="preserve"> </w:t>
      </w:r>
      <w:r>
        <w:rPr>
          <w:sz w:val="24"/>
        </w:rPr>
        <w:t>Do,</w:t>
      </w:r>
      <w:r>
        <w:rPr>
          <w:spacing w:val="40"/>
          <w:sz w:val="24"/>
        </w:rPr>
        <w:t xml:space="preserve"> </w:t>
      </w:r>
      <w:r>
        <w:rPr>
          <w:sz w:val="24"/>
        </w:rPr>
        <w:t>T.</w:t>
      </w:r>
      <w:r>
        <w:rPr>
          <w:spacing w:val="40"/>
          <w:sz w:val="24"/>
        </w:rPr>
        <w:t xml:space="preserve"> </w:t>
      </w:r>
      <w:r>
        <w:rPr>
          <w:sz w:val="24"/>
        </w:rPr>
        <w:t>(2023).</w:t>
      </w:r>
      <w:r>
        <w:rPr>
          <w:spacing w:val="80"/>
          <w:w w:val="150"/>
          <w:sz w:val="24"/>
        </w:rPr>
        <w:t xml:space="preserve"> </w:t>
      </w:r>
      <w:r>
        <w:rPr>
          <w:sz w:val="24"/>
        </w:rPr>
        <w:t>PageRank</w:t>
      </w:r>
      <w:r>
        <w:rPr>
          <w:spacing w:val="40"/>
          <w:sz w:val="24"/>
        </w:rPr>
        <w:t xml:space="preserve"> </w:t>
      </w:r>
      <w:r>
        <w:rPr>
          <w:sz w:val="24"/>
        </w:rPr>
        <w:t>and</w:t>
      </w:r>
      <w:r>
        <w:rPr>
          <w:spacing w:val="40"/>
          <w:sz w:val="24"/>
        </w:rPr>
        <w:t xml:space="preserve"> </w:t>
      </w:r>
      <w:r>
        <w:rPr>
          <w:sz w:val="24"/>
        </w:rPr>
        <w:t>HodgeRank</w:t>
      </w:r>
      <w:r>
        <w:rPr>
          <w:spacing w:val="40"/>
          <w:sz w:val="24"/>
        </w:rPr>
        <w:t xml:space="preserve"> </w:t>
      </w:r>
      <w:r>
        <w:rPr>
          <w:sz w:val="24"/>
        </w:rPr>
        <w:t>on</w:t>
      </w:r>
      <w:r>
        <w:rPr>
          <w:spacing w:val="40"/>
          <w:sz w:val="24"/>
        </w:rPr>
        <w:t xml:space="preserve"> </w:t>
      </w:r>
      <w:r>
        <w:rPr>
          <w:sz w:val="24"/>
        </w:rPr>
        <w:t>Ethereum</w:t>
      </w:r>
      <w:r>
        <w:rPr>
          <w:spacing w:val="40"/>
          <w:sz w:val="24"/>
        </w:rPr>
        <w:t xml:space="preserve"> </w:t>
      </w:r>
      <w:r>
        <w:rPr>
          <w:sz w:val="24"/>
        </w:rPr>
        <w:t>transactions:</w:t>
      </w:r>
      <w:r>
        <w:rPr>
          <w:spacing w:val="80"/>
          <w:sz w:val="24"/>
        </w:rPr>
        <w:t xml:space="preserve"> </w:t>
      </w:r>
      <w:r>
        <w:rPr>
          <w:sz w:val="24"/>
        </w:rPr>
        <w:t>A measure for social credit.</w:t>
      </w:r>
      <w:r>
        <w:rPr>
          <w:spacing w:val="40"/>
          <w:sz w:val="24"/>
        </w:rPr>
        <w:t xml:space="preserve"> </w:t>
      </w:r>
      <w:r>
        <w:rPr>
          <w:i/>
          <w:sz w:val="24"/>
        </w:rPr>
        <w:t>International Journal of Software Innovation</w:t>
      </w:r>
      <w:r>
        <w:rPr>
          <w:sz w:val="24"/>
        </w:rPr>
        <w:t xml:space="preserve">, </w:t>
      </w:r>
      <w:r>
        <w:rPr>
          <w:i/>
          <w:sz w:val="24"/>
        </w:rPr>
        <w:t>11</w:t>
      </w:r>
      <w:r>
        <w:rPr>
          <w:sz w:val="24"/>
        </w:rPr>
        <w:t xml:space="preserve">(1), 1–13. </w:t>
      </w:r>
      <w:hyperlink r:id="rId55">
        <w:r>
          <w:rPr>
            <w:spacing w:val="-2"/>
            <w:sz w:val="24"/>
          </w:rPr>
          <w:t>doi:10.4018/IJSI.315737</w:t>
        </w:r>
      </w:hyperlink>
    </w:p>
    <w:p w14:paraId="00DC2441" w14:textId="77777777" w:rsidR="00350CFB" w:rsidRDefault="00283FFF">
      <w:pPr>
        <w:pStyle w:val="ListParagraph"/>
        <w:numPr>
          <w:ilvl w:val="0"/>
          <w:numId w:val="6"/>
        </w:numPr>
        <w:tabs>
          <w:tab w:val="left" w:pos="692"/>
        </w:tabs>
        <w:spacing w:before="87" w:line="396" w:lineRule="auto"/>
        <w:ind w:right="522" w:hanging="530"/>
        <w:jc w:val="both"/>
        <w:rPr>
          <w:sz w:val="24"/>
        </w:rPr>
      </w:pPr>
      <w:bookmarkStart w:id="412" w:name="_bookmark150"/>
      <w:bookmarkEnd w:id="412"/>
      <w:r>
        <w:rPr>
          <w:sz w:val="24"/>
        </w:rPr>
        <w:t>Douceur, J. R. (2002).</w:t>
      </w:r>
      <w:r>
        <w:rPr>
          <w:spacing w:val="40"/>
          <w:sz w:val="24"/>
        </w:rPr>
        <w:t xml:space="preserve"> </w:t>
      </w:r>
      <w:r>
        <w:rPr>
          <w:sz w:val="24"/>
        </w:rPr>
        <w:t>The Sybil attack.</w:t>
      </w:r>
      <w:r>
        <w:rPr>
          <w:spacing w:val="40"/>
          <w:sz w:val="24"/>
        </w:rPr>
        <w:t xml:space="preserve"> </w:t>
      </w:r>
      <w:r>
        <w:rPr>
          <w:sz w:val="24"/>
        </w:rPr>
        <w:t xml:space="preserve">In </w:t>
      </w:r>
      <w:r>
        <w:rPr>
          <w:i/>
          <w:sz w:val="24"/>
        </w:rPr>
        <w:t xml:space="preserve">Peer-to-Peer Systems </w:t>
      </w:r>
      <w:r>
        <w:rPr>
          <w:sz w:val="24"/>
        </w:rPr>
        <w:t>(pp.</w:t>
      </w:r>
      <w:r>
        <w:rPr>
          <w:spacing w:val="40"/>
          <w:sz w:val="24"/>
        </w:rPr>
        <w:t xml:space="preserve"> </w:t>
      </w:r>
      <w:r>
        <w:rPr>
          <w:sz w:val="24"/>
        </w:rPr>
        <w:t>251–260).</w:t>
      </w:r>
      <w:r>
        <w:rPr>
          <w:spacing w:val="40"/>
          <w:sz w:val="24"/>
        </w:rPr>
        <w:t xml:space="preserve"> </w:t>
      </w:r>
      <w:r>
        <w:rPr>
          <w:sz w:val="24"/>
        </w:rPr>
        <w:t xml:space="preserve">Springer. </w:t>
      </w:r>
      <w:hyperlink r:id="rId56">
        <w:r>
          <w:rPr>
            <w:spacing w:val="-2"/>
            <w:sz w:val="24"/>
          </w:rPr>
          <w:t>doi:10.1007/3-540-45748-8_24</w:t>
        </w:r>
      </w:hyperlink>
    </w:p>
    <w:p w14:paraId="00DC2442" w14:textId="77777777" w:rsidR="00350CFB" w:rsidRDefault="00283FFF">
      <w:pPr>
        <w:pStyle w:val="ListParagraph"/>
        <w:numPr>
          <w:ilvl w:val="0"/>
          <w:numId w:val="6"/>
        </w:numPr>
        <w:tabs>
          <w:tab w:val="left" w:pos="691"/>
        </w:tabs>
        <w:spacing w:before="86"/>
        <w:ind w:left="691" w:hanging="529"/>
        <w:jc w:val="both"/>
        <w:rPr>
          <w:sz w:val="24"/>
        </w:rPr>
      </w:pPr>
      <w:bookmarkStart w:id="413" w:name="_bookmark151"/>
      <w:bookmarkEnd w:id="413"/>
      <w:r>
        <w:rPr>
          <w:sz w:val="24"/>
        </w:rPr>
        <w:t>Ethereum</w:t>
      </w:r>
      <w:r>
        <w:rPr>
          <w:spacing w:val="-10"/>
          <w:sz w:val="24"/>
        </w:rPr>
        <w:t xml:space="preserve"> </w:t>
      </w:r>
      <w:r>
        <w:rPr>
          <w:sz w:val="24"/>
        </w:rPr>
        <w:t>Improvement</w:t>
      </w:r>
      <w:r>
        <w:rPr>
          <w:spacing w:val="-9"/>
          <w:sz w:val="24"/>
        </w:rPr>
        <w:t xml:space="preserve"> </w:t>
      </w:r>
      <w:r>
        <w:rPr>
          <w:sz w:val="24"/>
        </w:rPr>
        <w:t>Proposals.</w:t>
      </w:r>
      <w:r>
        <w:rPr>
          <w:spacing w:val="8"/>
          <w:sz w:val="24"/>
        </w:rPr>
        <w:t xml:space="preserve"> </w:t>
      </w:r>
      <w:r>
        <w:rPr>
          <w:sz w:val="24"/>
        </w:rPr>
        <w:t>(2015).</w:t>
      </w:r>
      <w:r>
        <w:rPr>
          <w:spacing w:val="8"/>
          <w:sz w:val="24"/>
        </w:rPr>
        <w:t xml:space="preserve"> </w:t>
      </w:r>
      <w:r>
        <w:rPr>
          <w:sz w:val="24"/>
        </w:rPr>
        <w:t>ERC-20</w:t>
      </w:r>
      <w:r>
        <w:rPr>
          <w:spacing w:val="-9"/>
          <w:sz w:val="24"/>
        </w:rPr>
        <w:t xml:space="preserve"> </w:t>
      </w:r>
      <w:r>
        <w:rPr>
          <w:sz w:val="24"/>
        </w:rPr>
        <w:t>token</w:t>
      </w:r>
      <w:r>
        <w:rPr>
          <w:spacing w:val="-9"/>
          <w:sz w:val="24"/>
        </w:rPr>
        <w:t xml:space="preserve"> </w:t>
      </w:r>
      <w:r>
        <w:rPr>
          <w:sz w:val="24"/>
        </w:rPr>
        <w:t>standard</w:t>
      </w:r>
      <w:r>
        <w:rPr>
          <w:spacing w:val="-9"/>
          <w:sz w:val="24"/>
        </w:rPr>
        <w:t xml:space="preserve"> </w:t>
      </w:r>
      <w:r>
        <w:rPr>
          <w:sz w:val="24"/>
        </w:rPr>
        <w:t>(EIP-20).</w:t>
      </w:r>
      <w:r>
        <w:rPr>
          <w:spacing w:val="8"/>
          <w:sz w:val="24"/>
        </w:rPr>
        <w:t xml:space="preserve"> </w:t>
      </w:r>
      <w:hyperlink r:id="rId57">
        <w:r>
          <w:rPr>
            <w:sz w:val="24"/>
          </w:rPr>
          <w:t>EIP-</w:t>
        </w:r>
        <w:r>
          <w:rPr>
            <w:spacing w:val="-5"/>
            <w:sz w:val="24"/>
          </w:rPr>
          <w:t>20</w:t>
        </w:r>
      </w:hyperlink>
    </w:p>
    <w:p w14:paraId="00DC2443" w14:textId="77777777" w:rsidR="00350CFB" w:rsidRDefault="00283FFF">
      <w:pPr>
        <w:pStyle w:val="ListParagraph"/>
        <w:numPr>
          <w:ilvl w:val="0"/>
          <w:numId w:val="6"/>
        </w:numPr>
        <w:tabs>
          <w:tab w:val="left" w:pos="691"/>
        </w:tabs>
        <w:spacing w:before="264"/>
        <w:ind w:left="691" w:hanging="529"/>
        <w:jc w:val="both"/>
        <w:rPr>
          <w:sz w:val="24"/>
        </w:rPr>
      </w:pPr>
      <w:bookmarkStart w:id="414" w:name="_bookmark152"/>
      <w:bookmarkEnd w:id="414"/>
      <w:r>
        <w:rPr>
          <w:sz w:val="24"/>
        </w:rPr>
        <w:t>Ethereum</w:t>
      </w:r>
      <w:r>
        <w:rPr>
          <w:spacing w:val="-10"/>
          <w:sz w:val="24"/>
        </w:rPr>
        <w:t xml:space="preserve"> </w:t>
      </w:r>
      <w:r>
        <w:rPr>
          <w:sz w:val="24"/>
        </w:rPr>
        <w:t>Improvement</w:t>
      </w:r>
      <w:r>
        <w:rPr>
          <w:spacing w:val="-10"/>
          <w:sz w:val="24"/>
        </w:rPr>
        <w:t xml:space="preserve"> </w:t>
      </w:r>
      <w:r>
        <w:rPr>
          <w:sz w:val="24"/>
        </w:rPr>
        <w:t>Proposals.</w:t>
      </w:r>
      <w:r>
        <w:rPr>
          <w:spacing w:val="7"/>
          <w:sz w:val="24"/>
        </w:rPr>
        <w:t xml:space="preserve"> </w:t>
      </w:r>
      <w:r>
        <w:rPr>
          <w:sz w:val="24"/>
        </w:rPr>
        <w:t>(2020).</w:t>
      </w:r>
      <w:r>
        <w:rPr>
          <w:spacing w:val="8"/>
          <w:sz w:val="24"/>
        </w:rPr>
        <w:t xml:space="preserve"> </w:t>
      </w:r>
      <w:r>
        <w:rPr>
          <w:sz w:val="24"/>
        </w:rPr>
        <w:t>ERC-20</w:t>
      </w:r>
      <w:r>
        <w:rPr>
          <w:spacing w:val="-10"/>
          <w:sz w:val="24"/>
        </w:rPr>
        <w:t xml:space="preserve"> </w:t>
      </w:r>
      <w:r>
        <w:rPr>
          <w:sz w:val="24"/>
        </w:rPr>
        <w:t>permit</w:t>
      </w:r>
      <w:r>
        <w:rPr>
          <w:spacing w:val="-10"/>
          <w:sz w:val="24"/>
        </w:rPr>
        <w:t xml:space="preserve"> </w:t>
      </w:r>
      <w:r>
        <w:rPr>
          <w:sz w:val="24"/>
        </w:rPr>
        <w:t>extension</w:t>
      </w:r>
      <w:r>
        <w:rPr>
          <w:spacing w:val="-9"/>
          <w:sz w:val="24"/>
        </w:rPr>
        <w:t xml:space="preserve"> </w:t>
      </w:r>
      <w:r>
        <w:rPr>
          <w:sz w:val="24"/>
        </w:rPr>
        <w:t>(EIP-2612).</w:t>
      </w:r>
      <w:r>
        <w:rPr>
          <w:spacing w:val="6"/>
          <w:sz w:val="24"/>
        </w:rPr>
        <w:t xml:space="preserve"> </w:t>
      </w:r>
      <w:hyperlink r:id="rId58">
        <w:r>
          <w:rPr>
            <w:sz w:val="24"/>
          </w:rPr>
          <w:t>EIP-</w:t>
        </w:r>
        <w:r>
          <w:rPr>
            <w:spacing w:val="-4"/>
            <w:sz w:val="24"/>
          </w:rPr>
          <w:t>2612</w:t>
        </w:r>
      </w:hyperlink>
    </w:p>
    <w:p w14:paraId="00DC2444" w14:textId="77777777" w:rsidR="00350CFB" w:rsidRDefault="00283FFF">
      <w:pPr>
        <w:pStyle w:val="ListParagraph"/>
        <w:numPr>
          <w:ilvl w:val="0"/>
          <w:numId w:val="6"/>
        </w:numPr>
        <w:tabs>
          <w:tab w:val="left" w:pos="691"/>
        </w:tabs>
        <w:spacing w:before="265"/>
        <w:ind w:left="691" w:hanging="529"/>
        <w:jc w:val="both"/>
        <w:rPr>
          <w:i/>
          <w:sz w:val="24"/>
        </w:rPr>
      </w:pPr>
      <w:bookmarkStart w:id="415" w:name="_bookmark153"/>
      <w:bookmarkEnd w:id="415"/>
      <w:r>
        <w:rPr>
          <w:sz w:val="24"/>
        </w:rPr>
        <w:t>Fama,</w:t>
      </w:r>
      <w:r>
        <w:rPr>
          <w:spacing w:val="-12"/>
          <w:sz w:val="24"/>
        </w:rPr>
        <w:t xml:space="preserve"> </w:t>
      </w:r>
      <w:r>
        <w:rPr>
          <w:sz w:val="24"/>
        </w:rPr>
        <w:t>E.</w:t>
      </w:r>
      <w:r>
        <w:rPr>
          <w:spacing w:val="-13"/>
          <w:sz w:val="24"/>
        </w:rPr>
        <w:t xml:space="preserve"> </w:t>
      </w:r>
      <w:r>
        <w:rPr>
          <w:sz w:val="24"/>
        </w:rPr>
        <w:t>F.,</w:t>
      </w:r>
      <w:r>
        <w:rPr>
          <w:spacing w:val="-12"/>
          <w:sz w:val="24"/>
        </w:rPr>
        <w:t xml:space="preserve"> </w:t>
      </w:r>
      <w:r>
        <w:rPr>
          <w:sz w:val="24"/>
        </w:rPr>
        <w:t>&amp;</w:t>
      </w:r>
      <w:r>
        <w:rPr>
          <w:spacing w:val="-13"/>
          <w:sz w:val="24"/>
        </w:rPr>
        <w:t xml:space="preserve"> </w:t>
      </w:r>
      <w:r>
        <w:rPr>
          <w:sz w:val="24"/>
        </w:rPr>
        <w:t>French,</w:t>
      </w:r>
      <w:r>
        <w:rPr>
          <w:spacing w:val="-11"/>
          <w:sz w:val="24"/>
        </w:rPr>
        <w:t xml:space="preserve"> </w:t>
      </w:r>
      <w:r>
        <w:rPr>
          <w:sz w:val="24"/>
        </w:rPr>
        <w:t>K.</w:t>
      </w:r>
      <w:r>
        <w:rPr>
          <w:spacing w:val="-13"/>
          <w:sz w:val="24"/>
        </w:rPr>
        <w:t xml:space="preserve"> </w:t>
      </w:r>
      <w:r>
        <w:rPr>
          <w:sz w:val="24"/>
        </w:rPr>
        <w:t>R.</w:t>
      </w:r>
      <w:r>
        <w:rPr>
          <w:spacing w:val="-13"/>
          <w:sz w:val="24"/>
        </w:rPr>
        <w:t xml:space="preserve"> </w:t>
      </w:r>
      <w:r>
        <w:rPr>
          <w:sz w:val="24"/>
        </w:rPr>
        <w:t>(1992).</w:t>
      </w:r>
      <w:r>
        <w:rPr>
          <w:spacing w:val="9"/>
          <w:sz w:val="24"/>
        </w:rPr>
        <w:t xml:space="preserve"> </w:t>
      </w:r>
      <w:r>
        <w:rPr>
          <w:sz w:val="24"/>
        </w:rPr>
        <w:t>The</w:t>
      </w:r>
      <w:r>
        <w:rPr>
          <w:spacing w:val="-13"/>
          <w:sz w:val="24"/>
        </w:rPr>
        <w:t xml:space="preserve"> </w:t>
      </w:r>
      <w:r>
        <w:rPr>
          <w:sz w:val="24"/>
        </w:rPr>
        <w:t>cross-section</w:t>
      </w:r>
      <w:r>
        <w:rPr>
          <w:spacing w:val="-13"/>
          <w:sz w:val="24"/>
        </w:rPr>
        <w:t xml:space="preserve"> </w:t>
      </w:r>
      <w:r>
        <w:rPr>
          <w:sz w:val="24"/>
        </w:rPr>
        <w:t>of</w:t>
      </w:r>
      <w:r>
        <w:rPr>
          <w:spacing w:val="-13"/>
          <w:sz w:val="24"/>
        </w:rPr>
        <w:t xml:space="preserve"> </w:t>
      </w:r>
      <w:r>
        <w:rPr>
          <w:sz w:val="24"/>
        </w:rPr>
        <w:t>expected</w:t>
      </w:r>
      <w:r>
        <w:rPr>
          <w:spacing w:val="-12"/>
          <w:sz w:val="24"/>
        </w:rPr>
        <w:t xml:space="preserve"> </w:t>
      </w:r>
      <w:r>
        <w:rPr>
          <w:sz w:val="24"/>
        </w:rPr>
        <w:t>stock</w:t>
      </w:r>
      <w:r>
        <w:rPr>
          <w:spacing w:val="-13"/>
          <w:sz w:val="24"/>
        </w:rPr>
        <w:t xml:space="preserve"> </w:t>
      </w:r>
      <w:r>
        <w:rPr>
          <w:sz w:val="24"/>
        </w:rPr>
        <w:t>returns.</w:t>
      </w:r>
      <w:r>
        <w:rPr>
          <w:spacing w:val="8"/>
          <w:sz w:val="24"/>
        </w:rPr>
        <w:t xml:space="preserve"> </w:t>
      </w:r>
      <w:r>
        <w:rPr>
          <w:i/>
          <w:sz w:val="24"/>
        </w:rPr>
        <w:t>The</w:t>
      </w:r>
      <w:r>
        <w:rPr>
          <w:i/>
          <w:spacing w:val="-12"/>
          <w:sz w:val="24"/>
        </w:rPr>
        <w:t xml:space="preserve"> </w:t>
      </w:r>
      <w:r>
        <w:rPr>
          <w:i/>
          <w:spacing w:val="-2"/>
          <w:sz w:val="24"/>
        </w:rPr>
        <w:t>Journal</w:t>
      </w:r>
    </w:p>
    <w:p w14:paraId="00DC2445" w14:textId="77777777" w:rsidR="00350CFB" w:rsidRDefault="00350CFB">
      <w:pPr>
        <w:pStyle w:val="ListParagraph"/>
        <w:jc w:val="both"/>
        <w:rPr>
          <w:i/>
          <w:sz w:val="24"/>
        </w:rPr>
        <w:sectPr w:rsidR="00350CFB">
          <w:pgSz w:w="11910" w:h="16840"/>
          <w:pgMar w:top="1840" w:right="708" w:bottom="2300" w:left="992" w:header="0" w:footer="2115" w:gutter="0"/>
          <w:cols w:space="720"/>
        </w:sectPr>
      </w:pPr>
    </w:p>
    <w:p w14:paraId="00DC2446" w14:textId="77777777" w:rsidR="00350CFB" w:rsidRDefault="00283FFF">
      <w:pPr>
        <w:pStyle w:val="BodyText"/>
        <w:spacing w:before="72"/>
        <w:ind w:left="692"/>
      </w:pPr>
      <w:bookmarkStart w:id="416" w:name="_bookmark164"/>
      <w:bookmarkEnd w:id="416"/>
      <w:r>
        <w:rPr>
          <w:i/>
        </w:rPr>
        <w:lastRenderedPageBreak/>
        <w:t>of</w:t>
      </w:r>
      <w:r>
        <w:rPr>
          <w:i/>
          <w:spacing w:val="-15"/>
        </w:rPr>
        <w:t xml:space="preserve"> </w:t>
      </w:r>
      <w:r>
        <w:rPr>
          <w:i/>
        </w:rPr>
        <w:t>Finance</w:t>
      </w:r>
      <w:r>
        <w:t>,</w:t>
      </w:r>
      <w:r>
        <w:rPr>
          <w:spacing w:val="-15"/>
        </w:rPr>
        <w:t xml:space="preserve"> </w:t>
      </w:r>
      <w:r>
        <w:rPr>
          <w:i/>
        </w:rPr>
        <w:t>47</w:t>
      </w:r>
      <w:r>
        <w:t>(2),</w:t>
      </w:r>
      <w:r>
        <w:rPr>
          <w:spacing w:val="-15"/>
        </w:rPr>
        <w:t xml:space="preserve"> </w:t>
      </w:r>
      <w:r>
        <w:t>427–465.</w:t>
      </w:r>
      <w:r>
        <w:rPr>
          <w:spacing w:val="-7"/>
        </w:rPr>
        <w:t xml:space="preserve"> </w:t>
      </w:r>
      <w:hyperlink r:id="rId59">
        <w:r>
          <w:t>doi:10.1111/j.1540-</w:t>
        </w:r>
        <w:r>
          <w:rPr>
            <w:spacing w:val="-2"/>
          </w:rPr>
          <w:t>6261.1992.tb04398.x</w:t>
        </w:r>
      </w:hyperlink>
    </w:p>
    <w:p w14:paraId="00DC2447" w14:textId="77777777" w:rsidR="00350CFB" w:rsidRDefault="00283FFF">
      <w:pPr>
        <w:pStyle w:val="ListParagraph"/>
        <w:numPr>
          <w:ilvl w:val="0"/>
          <w:numId w:val="6"/>
        </w:numPr>
        <w:tabs>
          <w:tab w:val="left" w:pos="692"/>
        </w:tabs>
        <w:spacing w:before="264" w:line="396" w:lineRule="auto"/>
        <w:ind w:right="523" w:hanging="530"/>
        <w:jc w:val="both"/>
        <w:rPr>
          <w:sz w:val="24"/>
        </w:rPr>
      </w:pPr>
      <w:bookmarkStart w:id="417" w:name="_bookmark154"/>
      <w:bookmarkEnd w:id="417"/>
      <w:r>
        <w:rPr>
          <w:sz w:val="24"/>
        </w:rPr>
        <w:t>Ferreira, M. V. X., &amp; Parkes, D. C. (2023).</w:t>
      </w:r>
      <w:r>
        <w:rPr>
          <w:spacing w:val="40"/>
          <w:sz w:val="24"/>
        </w:rPr>
        <w:t xml:space="preserve"> </w:t>
      </w:r>
      <w:r>
        <w:rPr>
          <w:sz w:val="24"/>
        </w:rPr>
        <w:t>Credible decentralized exchange design via ver-ifiable sequencing rules.</w:t>
      </w:r>
      <w:r>
        <w:rPr>
          <w:spacing w:val="40"/>
          <w:sz w:val="24"/>
        </w:rPr>
        <w:t xml:space="preserve"> </w:t>
      </w:r>
      <w:r>
        <w:rPr>
          <w:sz w:val="24"/>
        </w:rPr>
        <w:t xml:space="preserve">In </w:t>
      </w:r>
      <w:r>
        <w:rPr>
          <w:i/>
          <w:sz w:val="24"/>
        </w:rPr>
        <w:t xml:space="preserve">Proceedings of the 55th Annual ACM Symposium on Theory of Computing </w:t>
      </w:r>
      <w:r>
        <w:rPr>
          <w:sz w:val="24"/>
        </w:rPr>
        <w:t>(pp. 723–736). ACM.</w:t>
      </w:r>
    </w:p>
    <w:p w14:paraId="00DC2448" w14:textId="77777777" w:rsidR="00350CFB" w:rsidRDefault="00283FFF">
      <w:pPr>
        <w:pStyle w:val="ListParagraph"/>
        <w:numPr>
          <w:ilvl w:val="0"/>
          <w:numId w:val="6"/>
        </w:numPr>
        <w:tabs>
          <w:tab w:val="left" w:pos="685"/>
          <w:tab w:val="left" w:pos="691"/>
        </w:tabs>
        <w:spacing w:before="87" w:line="396" w:lineRule="auto"/>
        <w:ind w:left="685" w:right="522" w:hanging="523"/>
        <w:jc w:val="both"/>
        <w:rPr>
          <w:sz w:val="24"/>
        </w:rPr>
      </w:pPr>
      <w:bookmarkStart w:id="418" w:name="_bookmark155"/>
      <w:bookmarkEnd w:id="418"/>
      <w:r>
        <w:rPr>
          <w:sz w:val="24"/>
        </w:rPr>
        <w:tab/>
        <w:t>Gervais,</w:t>
      </w:r>
      <w:r>
        <w:rPr>
          <w:spacing w:val="27"/>
          <w:sz w:val="24"/>
        </w:rPr>
        <w:t xml:space="preserve"> </w:t>
      </w:r>
      <w:r>
        <w:rPr>
          <w:sz w:val="24"/>
        </w:rPr>
        <w:t>A.,</w:t>
      </w:r>
      <w:r>
        <w:rPr>
          <w:spacing w:val="27"/>
          <w:sz w:val="24"/>
        </w:rPr>
        <w:t xml:space="preserve"> </w:t>
      </w:r>
      <w:r>
        <w:rPr>
          <w:sz w:val="24"/>
        </w:rPr>
        <w:t>Karame,</w:t>
      </w:r>
      <w:r>
        <w:rPr>
          <w:spacing w:val="28"/>
          <w:sz w:val="24"/>
        </w:rPr>
        <w:t xml:space="preserve"> </w:t>
      </w:r>
      <w:r>
        <w:rPr>
          <w:sz w:val="24"/>
        </w:rPr>
        <w:t>G. O.,</w:t>
      </w:r>
      <w:r>
        <w:rPr>
          <w:spacing w:val="27"/>
          <w:sz w:val="24"/>
        </w:rPr>
        <w:t xml:space="preserve"> </w:t>
      </w:r>
      <w:r>
        <w:rPr>
          <w:sz w:val="24"/>
        </w:rPr>
        <w:t>Wüst,</w:t>
      </w:r>
      <w:r>
        <w:rPr>
          <w:spacing w:val="28"/>
          <w:sz w:val="24"/>
        </w:rPr>
        <w:t xml:space="preserve"> </w:t>
      </w:r>
      <w:r>
        <w:rPr>
          <w:sz w:val="24"/>
        </w:rPr>
        <w:t>K.,</w:t>
      </w:r>
      <w:r>
        <w:rPr>
          <w:spacing w:val="27"/>
          <w:sz w:val="24"/>
        </w:rPr>
        <w:t xml:space="preserve"> </w:t>
      </w:r>
      <w:r>
        <w:rPr>
          <w:sz w:val="24"/>
        </w:rPr>
        <w:t>Glykantzis,</w:t>
      </w:r>
      <w:r>
        <w:rPr>
          <w:spacing w:val="28"/>
          <w:sz w:val="24"/>
        </w:rPr>
        <w:t xml:space="preserve"> </w:t>
      </w:r>
      <w:r>
        <w:rPr>
          <w:sz w:val="24"/>
        </w:rPr>
        <w:t>V.,</w:t>
      </w:r>
      <w:r>
        <w:rPr>
          <w:spacing w:val="27"/>
          <w:sz w:val="24"/>
        </w:rPr>
        <w:t xml:space="preserve"> </w:t>
      </w:r>
      <w:r>
        <w:rPr>
          <w:sz w:val="24"/>
        </w:rPr>
        <w:t>Ritzdorf,</w:t>
      </w:r>
      <w:r>
        <w:rPr>
          <w:spacing w:val="28"/>
          <w:sz w:val="24"/>
        </w:rPr>
        <w:t xml:space="preserve"> </w:t>
      </w:r>
      <w:r>
        <w:rPr>
          <w:sz w:val="24"/>
        </w:rPr>
        <w:t>H.,</w:t>
      </w:r>
      <w:r>
        <w:rPr>
          <w:spacing w:val="27"/>
          <w:sz w:val="24"/>
        </w:rPr>
        <w:t xml:space="preserve"> </w:t>
      </w:r>
      <w:r>
        <w:rPr>
          <w:sz w:val="24"/>
        </w:rPr>
        <w:t>&amp; Capkun,</w:t>
      </w:r>
      <w:r>
        <w:rPr>
          <w:spacing w:val="28"/>
          <w:sz w:val="24"/>
        </w:rPr>
        <w:t xml:space="preserve"> </w:t>
      </w:r>
      <w:r>
        <w:rPr>
          <w:sz w:val="24"/>
        </w:rPr>
        <w:t>S. (2016). On the security and performance of proof of work blockchains.</w:t>
      </w:r>
      <w:r>
        <w:rPr>
          <w:spacing w:val="40"/>
          <w:sz w:val="24"/>
        </w:rPr>
        <w:t xml:space="preserve"> </w:t>
      </w:r>
      <w:r>
        <w:rPr>
          <w:sz w:val="24"/>
        </w:rPr>
        <w:t xml:space="preserve">In </w:t>
      </w:r>
      <w:r>
        <w:rPr>
          <w:i/>
          <w:sz w:val="24"/>
        </w:rPr>
        <w:t xml:space="preserve">Proceedings of the 2016 ACM SIGSAC Conference on Computer and Communications Security </w:t>
      </w:r>
      <w:r>
        <w:rPr>
          <w:sz w:val="24"/>
        </w:rPr>
        <w:t>(pp.</w:t>
      </w:r>
      <w:r>
        <w:rPr>
          <w:spacing w:val="40"/>
          <w:sz w:val="24"/>
        </w:rPr>
        <w:t xml:space="preserve"> </w:t>
      </w:r>
      <w:r>
        <w:rPr>
          <w:sz w:val="24"/>
        </w:rPr>
        <w:t>3–16).</w:t>
      </w:r>
      <w:r>
        <w:rPr>
          <w:spacing w:val="40"/>
          <w:sz w:val="24"/>
        </w:rPr>
        <w:t xml:space="preserve"> </w:t>
      </w:r>
      <w:r>
        <w:rPr>
          <w:sz w:val="24"/>
        </w:rPr>
        <w:t xml:space="preserve">ACM. </w:t>
      </w:r>
      <w:hyperlink r:id="rId60">
        <w:r>
          <w:rPr>
            <w:spacing w:val="-2"/>
            <w:sz w:val="24"/>
          </w:rPr>
          <w:t>doi:10.1145/2976749.2978341</w:t>
        </w:r>
      </w:hyperlink>
    </w:p>
    <w:p w14:paraId="00DC2449" w14:textId="77777777" w:rsidR="00350CFB" w:rsidRDefault="00283FFF">
      <w:pPr>
        <w:pStyle w:val="ListParagraph"/>
        <w:numPr>
          <w:ilvl w:val="0"/>
          <w:numId w:val="6"/>
        </w:numPr>
        <w:tabs>
          <w:tab w:val="left" w:pos="691"/>
        </w:tabs>
        <w:spacing w:before="89"/>
        <w:ind w:left="691" w:hanging="529"/>
        <w:jc w:val="both"/>
        <w:rPr>
          <w:sz w:val="24"/>
        </w:rPr>
      </w:pPr>
      <w:bookmarkStart w:id="419" w:name="_bookmark156"/>
      <w:bookmarkEnd w:id="419"/>
      <w:r>
        <w:rPr>
          <w:sz w:val="24"/>
          <w:lang w:val="fr-CM"/>
        </w:rPr>
        <w:t>GMX.</w:t>
      </w:r>
      <w:r>
        <w:rPr>
          <w:spacing w:val="-8"/>
          <w:sz w:val="24"/>
          <w:lang w:val="fr-CM"/>
        </w:rPr>
        <w:t xml:space="preserve"> </w:t>
      </w:r>
      <w:r>
        <w:rPr>
          <w:sz w:val="24"/>
          <w:lang w:val="fr-CM"/>
        </w:rPr>
        <w:t>(n.d.).</w:t>
      </w:r>
      <w:r>
        <w:rPr>
          <w:spacing w:val="11"/>
          <w:sz w:val="24"/>
          <w:lang w:val="fr-CM"/>
        </w:rPr>
        <w:t xml:space="preserve"> </w:t>
      </w:r>
      <w:r>
        <w:rPr>
          <w:i/>
          <w:sz w:val="24"/>
          <w:lang w:val="fr-CM"/>
        </w:rPr>
        <w:t>GMX</w:t>
      </w:r>
      <w:r>
        <w:rPr>
          <w:i/>
          <w:spacing w:val="-7"/>
          <w:sz w:val="24"/>
          <w:lang w:val="fr-CM"/>
        </w:rPr>
        <w:t xml:space="preserve"> </w:t>
      </w:r>
      <w:r>
        <w:rPr>
          <w:i/>
          <w:sz w:val="24"/>
          <w:lang w:val="fr-CM"/>
        </w:rPr>
        <w:t>V2</w:t>
      </w:r>
      <w:r>
        <w:rPr>
          <w:i/>
          <w:spacing w:val="-7"/>
          <w:sz w:val="24"/>
          <w:lang w:val="fr-CM"/>
        </w:rPr>
        <w:t xml:space="preserve"> </w:t>
      </w:r>
      <w:r>
        <w:rPr>
          <w:i/>
          <w:sz w:val="24"/>
          <w:lang w:val="fr-CM"/>
        </w:rPr>
        <w:t>documentation</w:t>
      </w:r>
      <w:r>
        <w:rPr>
          <w:sz w:val="24"/>
          <w:lang w:val="fr-CM"/>
        </w:rPr>
        <w:t>.</w:t>
      </w:r>
      <w:r>
        <w:rPr>
          <w:spacing w:val="11"/>
          <w:sz w:val="24"/>
          <w:lang w:val="fr-CM"/>
        </w:rPr>
        <w:t xml:space="preserve"> </w:t>
      </w:r>
      <w:r>
        <w:fldChar w:fldCharType="begin"/>
      </w:r>
      <w:r>
        <w:rPr>
          <w:lang w:val="fr-CM"/>
          <w:rPrChange w:id="420" w:author="Moulla, Donatien Koulla" w:date="2026-08-27T13:24:00Z">
            <w:rPr/>
          </w:rPrChange>
        </w:rPr>
        <w:instrText xml:space="preserve"> HYPERLINK "https://docs.gmx.io/" \h </w:instrText>
      </w:r>
      <w:r>
        <w:fldChar w:fldCharType="separate"/>
      </w:r>
      <w:r>
        <w:rPr>
          <w:spacing w:val="-2"/>
          <w:sz w:val="24"/>
        </w:rPr>
        <w:t>docs.gmx.io</w:t>
      </w:r>
      <w:r>
        <w:rPr>
          <w:spacing w:val="-2"/>
          <w:sz w:val="24"/>
        </w:rPr>
        <w:fldChar w:fldCharType="end"/>
      </w:r>
    </w:p>
    <w:p w14:paraId="00DC244A" w14:textId="77777777" w:rsidR="00350CFB" w:rsidRDefault="00283FFF">
      <w:pPr>
        <w:pStyle w:val="ListParagraph"/>
        <w:numPr>
          <w:ilvl w:val="0"/>
          <w:numId w:val="6"/>
        </w:numPr>
        <w:tabs>
          <w:tab w:val="left" w:pos="691"/>
        </w:tabs>
        <w:spacing w:before="264"/>
        <w:ind w:left="691" w:hanging="529"/>
        <w:jc w:val="both"/>
        <w:rPr>
          <w:sz w:val="24"/>
        </w:rPr>
      </w:pPr>
      <w:bookmarkStart w:id="421" w:name="_bookmark157"/>
      <w:bookmarkEnd w:id="421"/>
      <w:r>
        <w:rPr>
          <w:sz w:val="24"/>
        </w:rPr>
        <w:t>Graham,</w:t>
      </w:r>
      <w:r>
        <w:rPr>
          <w:spacing w:val="-8"/>
          <w:sz w:val="24"/>
        </w:rPr>
        <w:t xml:space="preserve"> </w:t>
      </w:r>
      <w:r>
        <w:rPr>
          <w:sz w:val="24"/>
        </w:rPr>
        <w:t>B.,</w:t>
      </w:r>
      <w:r>
        <w:rPr>
          <w:spacing w:val="-8"/>
          <w:sz w:val="24"/>
        </w:rPr>
        <w:t xml:space="preserve"> </w:t>
      </w:r>
      <w:r>
        <w:rPr>
          <w:sz w:val="24"/>
        </w:rPr>
        <w:t>&amp;</w:t>
      </w:r>
      <w:r>
        <w:rPr>
          <w:spacing w:val="-7"/>
          <w:sz w:val="24"/>
        </w:rPr>
        <w:t xml:space="preserve"> </w:t>
      </w:r>
      <w:r>
        <w:rPr>
          <w:sz w:val="24"/>
        </w:rPr>
        <w:t>Dodd,</w:t>
      </w:r>
      <w:r>
        <w:rPr>
          <w:spacing w:val="-8"/>
          <w:sz w:val="24"/>
        </w:rPr>
        <w:t xml:space="preserve"> </w:t>
      </w:r>
      <w:r>
        <w:rPr>
          <w:sz w:val="24"/>
        </w:rPr>
        <w:t>D.</w:t>
      </w:r>
      <w:r>
        <w:rPr>
          <w:spacing w:val="-7"/>
          <w:sz w:val="24"/>
        </w:rPr>
        <w:t xml:space="preserve"> </w:t>
      </w:r>
      <w:r>
        <w:rPr>
          <w:sz w:val="24"/>
        </w:rPr>
        <w:t>L.</w:t>
      </w:r>
      <w:r>
        <w:rPr>
          <w:spacing w:val="-8"/>
          <w:sz w:val="24"/>
        </w:rPr>
        <w:t xml:space="preserve"> </w:t>
      </w:r>
      <w:r>
        <w:rPr>
          <w:sz w:val="24"/>
        </w:rPr>
        <w:t>(1934).</w:t>
      </w:r>
      <w:r>
        <w:rPr>
          <w:spacing w:val="11"/>
          <w:sz w:val="24"/>
        </w:rPr>
        <w:t xml:space="preserve"> </w:t>
      </w:r>
      <w:r>
        <w:rPr>
          <w:i/>
          <w:sz w:val="24"/>
        </w:rPr>
        <w:t>Security</w:t>
      </w:r>
      <w:r>
        <w:rPr>
          <w:i/>
          <w:spacing w:val="-8"/>
          <w:sz w:val="24"/>
        </w:rPr>
        <w:t xml:space="preserve"> </w:t>
      </w:r>
      <w:r>
        <w:rPr>
          <w:i/>
          <w:sz w:val="24"/>
        </w:rPr>
        <w:t>analysis</w:t>
      </w:r>
      <w:r>
        <w:rPr>
          <w:sz w:val="24"/>
        </w:rPr>
        <w:t>.</w:t>
      </w:r>
      <w:r>
        <w:rPr>
          <w:spacing w:val="11"/>
          <w:sz w:val="24"/>
        </w:rPr>
        <w:t xml:space="preserve"> </w:t>
      </w:r>
      <w:r>
        <w:rPr>
          <w:sz w:val="24"/>
        </w:rPr>
        <w:t>McGraw-</w:t>
      </w:r>
      <w:r>
        <w:rPr>
          <w:spacing w:val="-2"/>
          <w:sz w:val="24"/>
        </w:rPr>
        <w:t>Hill.</w:t>
      </w:r>
    </w:p>
    <w:p w14:paraId="00DC244B" w14:textId="77777777" w:rsidR="00350CFB" w:rsidRDefault="00283FFF">
      <w:pPr>
        <w:pStyle w:val="ListParagraph"/>
        <w:numPr>
          <w:ilvl w:val="0"/>
          <w:numId w:val="6"/>
        </w:numPr>
        <w:tabs>
          <w:tab w:val="left" w:pos="692"/>
        </w:tabs>
        <w:spacing w:before="264" w:line="396" w:lineRule="auto"/>
        <w:ind w:right="522" w:hanging="530"/>
        <w:jc w:val="both"/>
        <w:rPr>
          <w:sz w:val="24"/>
        </w:rPr>
      </w:pPr>
      <w:bookmarkStart w:id="422" w:name="_bookmark158"/>
      <w:bookmarkEnd w:id="422"/>
      <w:r>
        <w:rPr>
          <w:sz w:val="24"/>
        </w:rPr>
        <w:t>Gudgeon, L., Moreno-Sanchez, P., Roos, S., McCorry, P., &amp; Gervais, A. (2020).</w:t>
      </w:r>
      <w:r>
        <w:rPr>
          <w:spacing w:val="40"/>
          <w:sz w:val="24"/>
        </w:rPr>
        <w:t xml:space="preserve"> </w:t>
      </w:r>
      <w:r>
        <w:rPr>
          <w:sz w:val="24"/>
        </w:rPr>
        <w:t>SoK: Layer-two</w:t>
      </w:r>
      <w:r>
        <w:rPr>
          <w:spacing w:val="-15"/>
          <w:sz w:val="24"/>
        </w:rPr>
        <w:t xml:space="preserve"> </w:t>
      </w:r>
      <w:r>
        <w:rPr>
          <w:sz w:val="24"/>
        </w:rPr>
        <w:t>blockchain</w:t>
      </w:r>
      <w:r>
        <w:rPr>
          <w:spacing w:val="-15"/>
          <w:sz w:val="24"/>
        </w:rPr>
        <w:t xml:space="preserve"> </w:t>
      </w:r>
      <w:r>
        <w:rPr>
          <w:sz w:val="24"/>
        </w:rPr>
        <w:t>protocols.</w:t>
      </w:r>
      <w:r>
        <w:rPr>
          <w:spacing w:val="-3"/>
          <w:sz w:val="24"/>
        </w:rPr>
        <w:t xml:space="preserve"> </w:t>
      </w:r>
      <w:r>
        <w:rPr>
          <w:sz w:val="24"/>
        </w:rPr>
        <w:t>In</w:t>
      </w:r>
      <w:r>
        <w:rPr>
          <w:spacing w:val="-15"/>
          <w:sz w:val="24"/>
        </w:rPr>
        <w:t xml:space="preserve"> </w:t>
      </w:r>
      <w:r>
        <w:rPr>
          <w:i/>
          <w:sz w:val="24"/>
        </w:rPr>
        <w:t>Financial</w:t>
      </w:r>
      <w:r>
        <w:rPr>
          <w:i/>
          <w:spacing w:val="-15"/>
          <w:sz w:val="24"/>
        </w:rPr>
        <w:t xml:space="preserve"> </w:t>
      </w:r>
      <w:r>
        <w:rPr>
          <w:i/>
          <w:sz w:val="24"/>
        </w:rPr>
        <w:t>Cryptography</w:t>
      </w:r>
      <w:r>
        <w:rPr>
          <w:i/>
          <w:spacing w:val="-15"/>
          <w:sz w:val="24"/>
        </w:rPr>
        <w:t xml:space="preserve"> </w:t>
      </w:r>
      <w:r>
        <w:rPr>
          <w:i/>
          <w:sz w:val="24"/>
        </w:rPr>
        <w:t>and</w:t>
      </w:r>
      <w:r>
        <w:rPr>
          <w:i/>
          <w:spacing w:val="-15"/>
          <w:sz w:val="24"/>
        </w:rPr>
        <w:t xml:space="preserve"> </w:t>
      </w:r>
      <w:r>
        <w:rPr>
          <w:i/>
          <w:sz w:val="24"/>
        </w:rPr>
        <w:t>Data</w:t>
      </w:r>
      <w:r>
        <w:rPr>
          <w:i/>
          <w:spacing w:val="-15"/>
          <w:sz w:val="24"/>
        </w:rPr>
        <w:t xml:space="preserve"> </w:t>
      </w:r>
      <w:r>
        <w:rPr>
          <w:i/>
          <w:sz w:val="24"/>
        </w:rPr>
        <w:t>Security</w:t>
      </w:r>
      <w:r>
        <w:rPr>
          <w:i/>
          <w:spacing w:val="-15"/>
          <w:sz w:val="24"/>
        </w:rPr>
        <w:t xml:space="preserve"> </w:t>
      </w:r>
      <w:r>
        <w:rPr>
          <w:sz w:val="24"/>
        </w:rPr>
        <w:t>(pp.</w:t>
      </w:r>
      <w:r>
        <w:rPr>
          <w:spacing w:val="7"/>
          <w:sz w:val="24"/>
        </w:rPr>
        <w:t xml:space="preserve"> </w:t>
      </w:r>
      <w:r>
        <w:rPr>
          <w:sz w:val="24"/>
        </w:rPr>
        <w:t>201–226).</w:t>
      </w:r>
    </w:p>
    <w:p w14:paraId="00DC244C" w14:textId="77777777" w:rsidR="00350CFB" w:rsidRDefault="00283FFF">
      <w:pPr>
        <w:pStyle w:val="BodyText"/>
        <w:spacing w:before="2"/>
        <w:ind w:left="692"/>
      </w:pPr>
      <w:r>
        <w:rPr>
          <w:spacing w:val="-2"/>
        </w:rPr>
        <w:t>Springer.</w:t>
      </w:r>
      <w:r>
        <w:rPr>
          <w:spacing w:val="40"/>
        </w:rPr>
        <w:t xml:space="preserve"> </w:t>
      </w:r>
      <w:hyperlink r:id="rId61">
        <w:r>
          <w:rPr>
            <w:spacing w:val="-2"/>
          </w:rPr>
          <w:t>doi:10.1007/978-3-030-51280-</w:t>
        </w:r>
        <w:r>
          <w:rPr>
            <w:spacing w:val="-4"/>
          </w:rPr>
          <w:t>4_12</w:t>
        </w:r>
      </w:hyperlink>
    </w:p>
    <w:p w14:paraId="00DC244D" w14:textId="77777777" w:rsidR="00350CFB" w:rsidRDefault="00283FFF">
      <w:pPr>
        <w:pStyle w:val="ListParagraph"/>
        <w:numPr>
          <w:ilvl w:val="0"/>
          <w:numId w:val="6"/>
        </w:numPr>
        <w:tabs>
          <w:tab w:val="left" w:pos="692"/>
        </w:tabs>
        <w:spacing w:before="264" w:line="396" w:lineRule="auto"/>
        <w:ind w:right="524" w:hanging="530"/>
        <w:jc w:val="both"/>
        <w:rPr>
          <w:sz w:val="24"/>
        </w:rPr>
      </w:pPr>
      <w:bookmarkStart w:id="423" w:name="_bookmark159"/>
      <w:bookmarkEnd w:id="423"/>
      <w:r>
        <w:rPr>
          <w:sz w:val="24"/>
          <w:lang w:val="fr-CM"/>
        </w:rPr>
        <w:t>Gudgeon,</w:t>
      </w:r>
      <w:r>
        <w:rPr>
          <w:spacing w:val="-6"/>
          <w:sz w:val="24"/>
          <w:lang w:val="fr-CM"/>
        </w:rPr>
        <w:t xml:space="preserve"> </w:t>
      </w:r>
      <w:r>
        <w:rPr>
          <w:sz w:val="24"/>
          <w:lang w:val="fr-CM"/>
        </w:rPr>
        <w:t>L.,</w:t>
      </w:r>
      <w:r>
        <w:rPr>
          <w:spacing w:val="-6"/>
          <w:sz w:val="24"/>
          <w:lang w:val="fr-CM"/>
        </w:rPr>
        <w:t xml:space="preserve"> </w:t>
      </w:r>
      <w:r>
        <w:rPr>
          <w:sz w:val="24"/>
          <w:lang w:val="fr-CM"/>
        </w:rPr>
        <w:t>Perez,</w:t>
      </w:r>
      <w:r>
        <w:rPr>
          <w:spacing w:val="-6"/>
          <w:sz w:val="24"/>
          <w:lang w:val="fr-CM"/>
        </w:rPr>
        <w:t xml:space="preserve"> </w:t>
      </w:r>
      <w:r>
        <w:rPr>
          <w:sz w:val="24"/>
          <w:lang w:val="fr-CM"/>
        </w:rPr>
        <w:t>D.,</w:t>
      </w:r>
      <w:r>
        <w:rPr>
          <w:spacing w:val="-6"/>
          <w:sz w:val="24"/>
          <w:lang w:val="fr-CM"/>
        </w:rPr>
        <w:t xml:space="preserve"> </w:t>
      </w:r>
      <w:r>
        <w:rPr>
          <w:sz w:val="24"/>
          <w:lang w:val="fr-CM"/>
        </w:rPr>
        <w:t>Harz,</w:t>
      </w:r>
      <w:r>
        <w:rPr>
          <w:spacing w:val="-6"/>
          <w:sz w:val="24"/>
          <w:lang w:val="fr-CM"/>
        </w:rPr>
        <w:t xml:space="preserve"> </w:t>
      </w:r>
      <w:r>
        <w:rPr>
          <w:sz w:val="24"/>
          <w:lang w:val="fr-CM"/>
        </w:rPr>
        <w:t>D.,</w:t>
      </w:r>
      <w:r>
        <w:rPr>
          <w:spacing w:val="-6"/>
          <w:sz w:val="24"/>
          <w:lang w:val="fr-CM"/>
        </w:rPr>
        <w:t xml:space="preserve"> </w:t>
      </w:r>
      <w:r>
        <w:rPr>
          <w:sz w:val="24"/>
          <w:lang w:val="fr-CM"/>
        </w:rPr>
        <w:t>Livshits,</w:t>
      </w:r>
      <w:r>
        <w:rPr>
          <w:spacing w:val="-6"/>
          <w:sz w:val="24"/>
          <w:lang w:val="fr-CM"/>
        </w:rPr>
        <w:t xml:space="preserve"> </w:t>
      </w:r>
      <w:r>
        <w:rPr>
          <w:sz w:val="24"/>
          <w:lang w:val="fr-CM"/>
        </w:rPr>
        <w:t>B.,</w:t>
      </w:r>
      <w:r>
        <w:rPr>
          <w:spacing w:val="-6"/>
          <w:sz w:val="24"/>
          <w:lang w:val="fr-CM"/>
        </w:rPr>
        <w:t xml:space="preserve"> </w:t>
      </w:r>
      <w:r>
        <w:rPr>
          <w:sz w:val="24"/>
          <w:lang w:val="fr-CM"/>
        </w:rPr>
        <w:t>&amp;</w:t>
      </w:r>
      <w:r>
        <w:rPr>
          <w:spacing w:val="-6"/>
          <w:sz w:val="24"/>
          <w:lang w:val="fr-CM"/>
        </w:rPr>
        <w:t xml:space="preserve"> </w:t>
      </w:r>
      <w:r>
        <w:rPr>
          <w:sz w:val="24"/>
          <w:lang w:val="fr-CM"/>
        </w:rPr>
        <w:t>Gervais,</w:t>
      </w:r>
      <w:r>
        <w:rPr>
          <w:spacing w:val="-6"/>
          <w:sz w:val="24"/>
          <w:lang w:val="fr-CM"/>
        </w:rPr>
        <w:t xml:space="preserve"> </w:t>
      </w:r>
      <w:r>
        <w:rPr>
          <w:sz w:val="24"/>
          <w:lang w:val="fr-CM"/>
        </w:rPr>
        <w:t>A.</w:t>
      </w:r>
      <w:r>
        <w:rPr>
          <w:spacing w:val="-6"/>
          <w:sz w:val="24"/>
          <w:lang w:val="fr-CM"/>
        </w:rPr>
        <w:t xml:space="preserve"> </w:t>
      </w:r>
      <w:r>
        <w:rPr>
          <w:sz w:val="24"/>
          <w:lang w:val="fr-CM"/>
        </w:rPr>
        <w:t xml:space="preserve">(2020). </w:t>
      </w:r>
      <w:r>
        <w:rPr>
          <w:sz w:val="24"/>
        </w:rPr>
        <w:t>The</w:t>
      </w:r>
      <w:r>
        <w:rPr>
          <w:spacing w:val="-6"/>
          <w:sz w:val="24"/>
        </w:rPr>
        <w:t xml:space="preserve"> </w:t>
      </w:r>
      <w:r>
        <w:rPr>
          <w:sz w:val="24"/>
        </w:rPr>
        <w:t>decentralized</w:t>
      </w:r>
      <w:r>
        <w:rPr>
          <w:spacing w:val="-6"/>
          <w:sz w:val="24"/>
        </w:rPr>
        <w:t xml:space="preserve"> </w:t>
      </w:r>
      <w:r>
        <w:rPr>
          <w:sz w:val="24"/>
        </w:rPr>
        <w:t xml:space="preserve">finan-cial crisis. In </w:t>
      </w:r>
      <w:r>
        <w:rPr>
          <w:i/>
          <w:sz w:val="24"/>
        </w:rPr>
        <w:t xml:space="preserve">2020 Crypto Valley Conference on Blockchain Technology </w:t>
      </w:r>
      <w:r>
        <w:rPr>
          <w:sz w:val="24"/>
        </w:rPr>
        <w:t>(pp. 1–15). IEEE.</w:t>
      </w:r>
    </w:p>
    <w:p w14:paraId="00DC244E" w14:textId="77777777" w:rsidR="00350CFB" w:rsidRDefault="00283FFF">
      <w:pPr>
        <w:pStyle w:val="ListParagraph"/>
        <w:numPr>
          <w:ilvl w:val="0"/>
          <w:numId w:val="6"/>
        </w:numPr>
        <w:tabs>
          <w:tab w:val="left" w:pos="692"/>
        </w:tabs>
        <w:spacing w:before="86" w:line="396" w:lineRule="auto"/>
        <w:ind w:right="522" w:hanging="530"/>
        <w:jc w:val="both"/>
        <w:rPr>
          <w:sz w:val="24"/>
        </w:rPr>
      </w:pPr>
      <w:bookmarkStart w:id="424" w:name="_bookmark160"/>
      <w:bookmarkEnd w:id="424"/>
      <w:r>
        <w:rPr>
          <w:sz w:val="24"/>
        </w:rPr>
        <w:t>Gyöngyi,</w:t>
      </w:r>
      <w:r>
        <w:rPr>
          <w:spacing w:val="-13"/>
          <w:sz w:val="24"/>
        </w:rPr>
        <w:t xml:space="preserve"> </w:t>
      </w:r>
      <w:r>
        <w:rPr>
          <w:sz w:val="24"/>
        </w:rPr>
        <w:t>Z.,</w:t>
      </w:r>
      <w:r>
        <w:rPr>
          <w:spacing w:val="-13"/>
          <w:sz w:val="24"/>
        </w:rPr>
        <w:t xml:space="preserve"> </w:t>
      </w:r>
      <w:r>
        <w:rPr>
          <w:sz w:val="24"/>
        </w:rPr>
        <w:t>Garcia-Molina,</w:t>
      </w:r>
      <w:r>
        <w:rPr>
          <w:spacing w:val="-13"/>
          <w:sz w:val="24"/>
        </w:rPr>
        <w:t xml:space="preserve"> </w:t>
      </w:r>
      <w:r>
        <w:rPr>
          <w:sz w:val="24"/>
        </w:rPr>
        <w:t>H.,</w:t>
      </w:r>
      <w:r>
        <w:rPr>
          <w:spacing w:val="-13"/>
          <w:sz w:val="24"/>
        </w:rPr>
        <w:t xml:space="preserve"> </w:t>
      </w:r>
      <w:r>
        <w:rPr>
          <w:sz w:val="24"/>
        </w:rPr>
        <w:t>&amp;</w:t>
      </w:r>
      <w:r>
        <w:rPr>
          <w:spacing w:val="-14"/>
          <w:sz w:val="24"/>
        </w:rPr>
        <w:t xml:space="preserve"> </w:t>
      </w:r>
      <w:r>
        <w:rPr>
          <w:sz w:val="24"/>
        </w:rPr>
        <w:t>Pedersen,</w:t>
      </w:r>
      <w:r>
        <w:rPr>
          <w:spacing w:val="-13"/>
          <w:sz w:val="24"/>
        </w:rPr>
        <w:t xml:space="preserve"> </w:t>
      </w:r>
      <w:r>
        <w:rPr>
          <w:sz w:val="24"/>
        </w:rPr>
        <w:t>J.</w:t>
      </w:r>
      <w:r>
        <w:rPr>
          <w:spacing w:val="-15"/>
          <w:sz w:val="24"/>
        </w:rPr>
        <w:t xml:space="preserve"> </w:t>
      </w:r>
      <w:r>
        <w:rPr>
          <w:sz w:val="24"/>
        </w:rPr>
        <w:t>(2004).</w:t>
      </w:r>
      <w:r>
        <w:rPr>
          <w:spacing w:val="9"/>
          <w:sz w:val="24"/>
        </w:rPr>
        <w:t xml:space="preserve"> </w:t>
      </w:r>
      <w:r>
        <w:rPr>
          <w:sz w:val="24"/>
        </w:rPr>
        <w:t>Combating</w:t>
      </w:r>
      <w:r>
        <w:rPr>
          <w:spacing w:val="-15"/>
          <w:sz w:val="24"/>
        </w:rPr>
        <w:t xml:space="preserve"> </w:t>
      </w:r>
      <w:r>
        <w:rPr>
          <w:sz w:val="24"/>
        </w:rPr>
        <w:t>web</w:t>
      </w:r>
      <w:r>
        <w:rPr>
          <w:spacing w:val="-15"/>
          <w:sz w:val="24"/>
        </w:rPr>
        <w:t xml:space="preserve"> </w:t>
      </w:r>
      <w:r>
        <w:rPr>
          <w:sz w:val="24"/>
        </w:rPr>
        <w:t>spam</w:t>
      </w:r>
      <w:r>
        <w:rPr>
          <w:spacing w:val="-15"/>
          <w:sz w:val="24"/>
        </w:rPr>
        <w:t xml:space="preserve"> </w:t>
      </w:r>
      <w:r>
        <w:rPr>
          <w:sz w:val="24"/>
        </w:rPr>
        <w:t>with</w:t>
      </w:r>
      <w:r>
        <w:rPr>
          <w:spacing w:val="-15"/>
          <w:sz w:val="24"/>
        </w:rPr>
        <w:t xml:space="preserve"> </w:t>
      </w:r>
      <w:r>
        <w:rPr>
          <w:sz w:val="24"/>
        </w:rPr>
        <w:t>TrustRank. In</w:t>
      </w:r>
      <w:r>
        <w:rPr>
          <w:spacing w:val="-8"/>
          <w:sz w:val="24"/>
        </w:rPr>
        <w:t xml:space="preserve"> </w:t>
      </w:r>
      <w:r>
        <w:rPr>
          <w:i/>
          <w:sz w:val="24"/>
        </w:rPr>
        <w:t>Proceedings</w:t>
      </w:r>
      <w:r>
        <w:rPr>
          <w:i/>
          <w:spacing w:val="-8"/>
          <w:sz w:val="24"/>
        </w:rPr>
        <w:t xml:space="preserve"> </w:t>
      </w:r>
      <w:r>
        <w:rPr>
          <w:i/>
          <w:sz w:val="24"/>
        </w:rPr>
        <w:t>of</w:t>
      </w:r>
      <w:r>
        <w:rPr>
          <w:i/>
          <w:spacing w:val="-8"/>
          <w:sz w:val="24"/>
        </w:rPr>
        <w:t xml:space="preserve"> </w:t>
      </w:r>
      <w:r>
        <w:rPr>
          <w:i/>
          <w:sz w:val="24"/>
        </w:rPr>
        <w:t>the</w:t>
      </w:r>
      <w:r>
        <w:rPr>
          <w:i/>
          <w:spacing w:val="-8"/>
          <w:sz w:val="24"/>
        </w:rPr>
        <w:t xml:space="preserve"> </w:t>
      </w:r>
      <w:r>
        <w:rPr>
          <w:i/>
          <w:sz w:val="24"/>
        </w:rPr>
        <w:t>Thirtieth</w:t>
      </w:r>
      <w:r>
        <w:rPr>
          <w:i/>
          <w:spacing w:val="-8"/>
          <w:sz w:val="24"/>
        </w:rPr>
        <w:t xml:space="preserve"> </w:t>
      </w:r>
      <w:r>
        <w:rPr>
          <w:i/>
          <w:sz w:val="24"/>
        </w:rPr>
        <w:t>International</w:t>
      </w:r>
      <w:r>
        <w:rPr>
          <w:i/>
          <w:spacing w:val="-8"/>
          <w:sz w:val="24"/>
        </w:rPr>
        <w:t xml:space="preserve"> </w:t>
      </w:r>
      <w:r>
        <w:rPr>
          <w:i/>
          <w:sz w:val="24"/>
        </w:rPr>
        <w:t>Conference</w:t>
      </w:r>
      <w:r>
        <w:rPr>
          <w:i/>
          <w:spacing w:val="-8"/>
          <w:sz w:val="24"/>
        </w:rPr>
        <w:t xml:space="preserve"> </w:t>
      </w:r>
      <w:r>
        <w:rPr>
          <w:i/>
          <w:sz w:val="24"/>
        </w:rPr>
        <w:t>on</w:t>
      </w:r>
      <w:r>
        <w:rPr>
          <w:i/>
          <w:spacing w:val="-8"/>
          <w:sz w:val="24"/>
        </w:rPr>
        <w:t xml:space="preserve"> </w:t>
      </w:r>
      <w:r>
        <w:rPr>
          <w:i/>
          <w:sz w:val="24"/>
        </w:rPr>
        <w:t>Very</w:t>
      </w:r>
      <w:r>
        <w:rPr>
          <w:i/>
          <w:spacing w:val="-8"/>
          <w:sz w:val="24"/>
        </w:rPr>
        <w:t xml:space="preserve"> </w:t>
      </w:r>
      <w:r>
        <w:rPr>
          <w:i/>
          <w:sz w:val="24"/>
        </w:rPr>
        <w:t>Large</w:t>
      </w:r>
      <w:r>
        <w:rPr>
          <w:i/>
          <w:spacing w:val="-8"/>
          <w:sz w:val="24"/>
        </w:rPr>
        <w:t xml:space="preserve"> </w:t>
      </w:r>
      <w:r>
        <w:rPr>
          <w:i/>
          <w:sz w:val="24"/>
        </w:rPr>
        <w:t>Data</w:t>
      </w:r>
      <w:r>
        <w:rPr>
          <w:i/>
          <w:spacing w:val="-8"/>
          <w:sz w:val="24"/>
        </w:rPr>
        <w:t xml:space="preserve"> </w:t>
      </w:r>
      <w:r>
        <w:rPr>
          <w:i/>
          <w:sz w:val="24"/>
        </w:rPr>
        <w:t>Bases</w:t>
      </w:r>
      <w:r>
        <w:rPr>
          <w:i/>
          <w:spacing w:val="-8"/>
          <w:sz w:val="24"/>
        </w:rPr>
        <w:t xml:space="preserve"> </w:t>
      </w:r>
      <w:r>
        <w:rPr>
          <w:sz w:val="24"/>
        </w:rPr>
        <w:t>(pp. 576–587). VLDB Endowment.</w:t>
      </w:r>
    </w:p>
    <w:p w14:paraId="00DC244F" w14:textId="77777777" w:rsidR="00350CFB" w:rsidRDefault="00283FFF">
      <w:pPr>
        <w:pStyle w:val="ListParagraph"/>
        <w:numPr>
          <w:ilvl w:val="0"/>
          <w:numId w:val="6"/>
        </w:numPr>
        <w:tabs>
          <w:tab w:val="left" w:pos="691"/>
        </w:tabs>
        <w:spacing w:before="87"/>
        <w:ind w:left="691" w:hanging="529"/>
        <w:jc w:val="both"/>
        <w:rPr>
          <w:sz w:val="24"/>
        </w:rPr>
      </w:pPr>
      <w:bookmarkStart w:id="425" w:name="_bookmark161"/>
      <w:bookmarkEnd w:id="425"/>
      <w:r>
        <w:rPr>
          <w:sz w:val="24"/>
        </w:rPr>
        <w:t>Harvey,</w:t>
      </w:r>
      <w:r>
        <w:rPr>
          <w:spacing w:val="-14"/>
          <w:sz w:val="24"/>
        </w:rPr>
        <w:t xml:space="preserve"> </w:t>
      </w:r>
      <w:r>
        <w:rPr>
          <w:sz w:val="24"/>
        </w:rPr>
        <w:t>C.</w:t>
      </w:r>
      <w:r>
        <w:rPr>
          <w:spacing w:val="-15"/>
          <w:sz w:val="24"/>
        </w:rPr>
        <w:t xml:space="preserve"> </w:t>
      </w:r>
      <w:r>
        <w:rPr>
          <w:sz w:val="24"/>
        </w:rPr>
        <w:t>R.,</w:t>
      </w:r>
      <w:r>
        <w:rPr>
          <w:spacing w:val="-13"/>
          <w:sz w:val="24"/>
        </w:rPr>
        <w:t xml:space="preserve"> </w:t>
      </w:r>
      <w:r>
        <w:rPr>
          <w:sz w:val="24"/>
        </w:rPr>
        <w:t>Ramachandran,</w:t>
      </w:r>
      <w:r>
        <w:rPr>
          <w:spacing w:val="-12"/>
          <w:sz w:val="24"/>
        </w:rPr>
        <w:t xml:space="preserve"> </w:t>
      </w:r>
      <w:r>
        <w:rPr>
          <w:sz w:val="24"/>
        </w:rPr>
        <w:t>A.,</w:t>
      </w:r>
      <w:r>
        <w:rPr>
          <w:spacing w:val="-14"/>
          <w:sz w:val="24"/>
        </w:rPr>
        <w:t xml:space="preserve"> </w:t>
      </w:r>
      <w:r>
        <w:rPr>
          <w:sz w:val="24"/>
        </w:rPr>
        <w:t>&amp;</w:t>
      </w:r>
      <w:r>
        <w:rPr>
          <w:spacing w:val="-15"/>
          <w:sz w:val="24"/>
        </w:rPr>
        <w:t xml:space="preserve"> </w:t>
      </w:r>
      <w:r>
        <w:rPr>
          <w:sz w:val="24"/>
        </w:rPr>
        <w:t>Santoro,</w:t>
      </w:r>
      <w:r>
        <w:rPr>
          <w:spacing w:val="-12"/>
          <w:sz w:val="24"/>
        </w:rPr>
        <w:t xml:space="preserve"> </w:t>
      </w:r>
      <w:r>
        <w:rPr>
          <w:sz w:val="24"/>
        </w:rPr>
        <w:t>J.</w:t>
      </w:r>
      <w:r>
        <w:rPr>
          <w:spacing w:val="-15"/>
          <w:sz w:val="24"/>
        </w:rPr>
        <w:t xml:space="preserve"> </w:t>
      </w:r>
      <w:r>
        <w:rPr>
          <w:sz w:val="24"/>
        </w:rPr>
        <w:t>(2021).</w:t>
      </w:r>
      <w:r>
        <w:rPr>
          <w:spacing w:val="7"/>
          <w:sz w:val="24"/>
        </w:rPr>
        <w:t xml:space="preserve"> </w:t>
      </w:r>
      <w:r>
        <w:rPr>
          <w:i/>
          <w:sz w:val="24"/>
        </w:rPr>
        <w:t>DeFi</w:t>
      </w:r>
      <w:r>
        <w:rPr>
          <w:i/>
          <w:spacing w:val="-14"/>
          <w:sz w:val="24"/>
        </w:rPr>
        <w:t xml:space="preserve"> </w:t>
      </w:r>
      <w:r>
        <w:rPr>
          <w:i/>
          <w:sz w:val="24"/>
        </w:rPr>
        <w:t>and</w:t>
      </w:r>
      <w:r>
        <w:rPr>
          <w:i/>
          <w:spacing w:val="-15"/>
          <w:sz w:val="24"/>
        </w:rPr>
        <w:t xml:space="preserve"> </w:t>
      </w:r>
      <w:r>
        <w:rPr>
          <w:i/>
          <w:sz w:val="24"/>
        </w:rPr>
        <w:t>the</w:t>
      </w:r>
      <w:r>
        <w:rPr>
          <w:i/>
          <w:spacing w:val="-14"/>
          <w:sz w:val="24"/>
        </w:rPr>
        <w:t xml:space="preserve"> </w:t>
      </w:r>
      <w:r>
        <w:rPr>
          <w:i/>
          <w:sz w:val="24"/>
        </w:rPr>
        <w:t>future</w:t>
      </w:r>
      <w:r>
        <w:rPr>
          <w:i/>
          <w:spacing w:val="-15"/>
          <w:sz w:val="24"/>
        </w:rPr>
        <w:t xml:space="preserve"> </w:t>
      </w:r>
      <w:r>
        <w:rPr>
          <w:i/>
          <w:sz w:val="24"/>
        </w:rPr>
        <w:t>of</w:t>
      </w:r>
      <w:r>
        <w:rPr>
          <w:i/>
          <w:spacing w:val="-15"/>
          <w:sz w:val="24"/>
        </w:rPr>
        <w:t xml:space="preserve"> </w:t>
      </w:r>
      <w:r>
        <w:rPr>
          <w:i/>
          <w:sz w:val="24"/>
        </w:rPr>
        <w:t>finance</w:t>
      </w:r>
      <w:r>
        <w:rPr>
          <w:sz w:val="24"/>
        </w:rPr>
        <w:t>.</w:t>
      </w:r>
      <w:r>
        <w:rPr>
          <w:spacing w:val="8"/>
          <w:sz w:val="24"/>
        </w:rPr>
        <w:t xml:space="preserve"> </w:t>
      </w:r>
      <w:r>
        <w:rPr>
          <w:spacing w:val="-2"/>
          <w:sz w:val="24"/>
        </w:rPr>
        <w:t>Wiley.</w:t>
      </w:r>
    </w:p>
    <w:p w14:paraId="00DC2450" w14:textId="77777777" w:rsidR="00350CFB" w:rsidRDefault="00283FFF">
      <w:pPr>
        <w:pStyle w:val="ListParagraph"/>
        <w:numPr>
          <w:ilvl w:val="0"/>
          <w:numId w:val="6"/>
        </w:numPr>
        <w:tabs>
          <w:tab w:val="left" w:pos="692"/>
        </w:tabs>
        <w:spacing w:before="265" w:line="396" w:lineRule="auto"/>
        <w:ind w:right="530" w:hanging="530"/>
        <w:jc w:val="both"/>
        <w:rPr>
          <w:sz w:val="24"/>
        </w:rPr>
      </w:pPr>
      <w:bookmarkStart w:id="426" w:name="_bookmark162"/>
      <w:bookmarkEnd w:id="426"/>
      <w:r>
        <w:rPr>
          <w:sz w:val="24"/>
        </w:rPr>
        <w:t>Hassija, V., Bansal, G., Chamola, V., Kumar, N., &amp; Guizani, M. (2020).</w:t>
      </w:r>
      <w:r>
        <w:rPr>
          <w:spacing w:val="40"/>
          <w:sz w:val="24"/>
        </w:rPr>
        <w:t xml:space="preserve"> </w:t>
      </w:r>
      <w:r>
        <w:rPr>
          <w:sz w:val="24"/>
        </w:rPr>
        <w:t>Secure lending: Blockchain</w:t>
      </w:r>
      <w:r>
        <w:rPr>
          <w:spacing w:val="-8"/>
          <w:sz w:val="24"/>
        </w:rPr>
        <w:t xml:space="preserve"> </w:t>
      </w:r>
      <w:r>
        <w:rPr>
          <w:sz w:val="24"/>
        </w:rPr>
        <w:t>and</w:t>
      </w:r>
      <w:r>
        <w:rPr>
          <w:spacing w:val="-8"/>
          <w:sz w:val="24"/>
        </w:rPr>
        <w:t xml:space="preserve"> </w:t>
      </w:r>
      <w:r>
        <w:rPr>
          <w:sz w:val="24"/>
        </w:rPr>
        <w:t>prospect</w:t>
      </w:r>
      <w:r>
        <w:rPr>
          <w:spacing w:val="-8"/>
          <w:sz w:val="24"/>
        </w:rPr>
        <w:t xml:space="preserve"> </w:t>
      </w:r>
      <w:r>
        <w:rPr>
          <w:sz w:val="24"/>
        </w:rPr>
        <w:t>theory-based</w:t>
      </w:r>
      <w:r>
        <w:rPr>
          <w:spacing w:val="-8"/>
          <w:sz w:val="24"/>
        </w:rPr>
        <w:t xml:space="preserve"> </w:t>
      </w:r>
      <w:r>
        <w:rPr>
          <w:sz w:val="24"/>
        </w:rPr>
        <w:t>decentralized</w:t>
      </w:r>
      <w:r>
        <w:rPr>
          <w:spacing w:val="-8"/>
          <w:sz w:val="24"/>
        </w:rPr>
        <w:t xml:space="preserve"> </w:t>
      </w:r>
      <w:r>
        <w:rPr>
          <w:sz w:val="24"/>
        </w:rPr>
        <w:t>credit</w:t>
      </w:r>
      <w:r>
        <w:rPr>
          <w:spacing w:val="-8"/>
          <w:sz w:val="24"/>
        </w:rPr>
        <w:t xml:space="preserve"> </w:t>
      </w:r>
      <w:r>
        <w:rPr>
          <w:sz w:val="24"/>
        </w:rPr>
        <w:t>scoring</w:t>
      </w:r>
      <w:r>
        <w:rPr>
          <w:spacing w:val="-8"/>
          <w:sz w:val="24"/>
        </w:rPr>
        <w:t xml:space="preserve"> </w:t>
      </w:r>
      <w:r>
        <w:rPr>
          <w:sz w:val="24"/>
        </w:rPr>
        <w:t>model.</w:t>
      </w:r>
      <w:r>
        <w:rPr>
          <w:spacing w:val="12"/>
          <w:sz w:val="24"/>
        </w:rPr>
        <w:t xml:space="preserve"> </w:t>
      </w:r>
      <w:r>
        <w:rPr>
          <w:i/>
          <w:sz w:val="24"/>
        </w:rPr>
        <w:t>IEEE</w:t>
      </w:r>
      <w:r>
        <w:rPr>
          <w:i/>
          <w:spacing w:val="-8"/>
          <w:sz w:val="24"/>
        </w:rPr>
        <w:t xml:space="preserve"> </w:t>
      </w:r>
      <w:r>
        <w:rPr>
          <w:i/>
          <w:sz w:val="24"/>
        </w:rPr>
        <w:t>Transactions on Network Science and Engineering</w:t>
      </w:r>
      <w:r>
        <w:rPr>
          <w:sz w:val="24"/>
        </w:rPr>
        <w:t xml:space="preserve">, </w:t>
      </w:r>
      <w:r>
        <w:rPr>
          <w:i/>
          <w:sz w:val="24"/>
        </w:rPr>
        <w:t>7</w:t>
      </w:r>
      <w:r>
        <w:rPr>
          <w:sz w:val="24"/>
        </w:rPr>
        <w:t xml:space="preserve">(4), 2566–2575. </w:t>
      </w:r>
      <w:hyperlink r:id="rId62">
        <w:r>
          <w:rPr>
            <w:sz w:val="24"/>
          </w:rPr>
          <w:t>doi:10.1109/TNSE.2020.2982488</w:t>
        </w:r>
      </w:hyperlink>
    </w:p>
    <w:p w14:paraId="00DC2451" w14:textId="77777777" w:rsidR="00350CFB" w:rsidRDefault="00283FFF">
      <w:pPr>
        <w:pStyle w:val="ListParagraph"/>
        <w:numPr>
          <w:ilvl w:val="0"/>
          <w:numId w:val="6"/>
        </w:numPr>
        <w:tabs>
          <w:tab w:val="left" w:pos="692"/>
        </w:tabs>
        <w:spacing w:before="87" w:line="396" w:lineRule="auto"/>
        <w:ind w:right="522" w:hanging="530"/>
        <w:jc w:val="both"/>
        <w:rPr>
          <w:sz w:val="24"/>
        </w:rPr>
      </w:pPr>
      <w:bookmarkStart w:id="427" w:name="_bookmark163"/>
      <w:bookmarkEnd w:id="427"/>
      <w:r>
        <w:rPr>
          <w:sz w:val="24"/>
        </w:rPr>
        <w:t>Haveliwala, T. H. (2003).</w:t>
      </w:r>
      <w:r>
        <w:rPr>
          <w:spacing w:val="40"/>
          <w:sz w:val="24"/>
        </w:rPr>
        <w:t xml:space="preserve"> </w:t>
      </w:r>
      <w:r>
        <w:rPr>
          <w:sz w:val="24"/>
        </w:rPr>
        <w:t>Topic-sensitive PageRank: A context-sensitive ranking algorithm for web search.</w:t>
      </w:r>
      <w:r>
        <w:rPr>
          <w:spacing w:val="40"/>
          <w:sz w:val="24"/>
        </w:rPr>
        <w:t xml:space="preserve"> </w:t>
      </w:r>
      <w:r>
        <w:rPr>
          <w:i/>
          <w:sz w:val="24"/>
        </w:rPr>
        <w:t>IEEE Transactions on Knowledge and Data Engineering</w:t>
      </w:r>
      <w:r>
        <w:rPr>
          <w:sz w:val="24"/>
        </w:rPr>
        <w:t xml:space="preserve">, </w:t>
      </w:r>
      <w:r>
        <w:rPr>
          <w:i/>
          <w:sz w:val="24"/>
        </w:rPr>
        <w:t>15</w:t>
      </w:r>
      <w:r>
        <w:rPr>
          <w:sz w:val="24"/>
        </w:rPr>
        <w:t xml:space="preserve">(4), 784–796. </w:t>
      </w:r>
      <w:hyperlink r:id="rId63">
        <w:r>
          <w:rPr>
            <w:spacing w:val="-2"/>
            <w:sz w:val="24"/>
          </w:rPr>
          <w:t>doi:10.1109/TKDE.2003.1208999</w:t>
        </w:r>
      </w:hyperlink>
    </w:p>
    <w:p w14:paraId="00DC2452" w14:textId="77777777" w:rsidR="00350CFB" w:rsidRDefault="00350CFB">
      <w:pPr>
        <w:pStyle w:val="ListParagraph"/>
        <w:spacing w:line="396" w:lineRule="auto"/>
        <w:jc w:val="both"/>
        <w:rPr>
          <w:sz w:val="24"/>
        </w:rPr>
        <w:sectPr w:rsidR="00350CFB">
          <w:pgSz w:w="11910" w:h="16840"/>
          <w:pgMar w:top="1840" w:right="708" w:bottom="2300" w:left="992" w:header="0" w:footer="2115" w:gutter="0"/>
          <w:cols w:space="720"/>
        </w:sectPr>
      </w:pPr>
    </w:p>
    <w:p w14:paraId="00DC2453" w14:textId="77777777" w:rsidR="00350CFB" w:rsidRDefault="00283FFF">
      <w:pPr>
        <w:pStyle w:val="ListParagraph"/>
        <w:numPr>
          <w:ilvl w:val="0"/>
          <w:numId w:val="6"/>
        </w:numPr>
        <w:tabs>
          <w:tab w:val="left" w:pos="692"/>
        </w:tabs>
        <w:spacing w:before="72" w:line="396" w:lineRule="auto"/>
        <w:ind w:right="522" w:hanging="530"/>
        <w:jc w:val="both"/>
        <w:rPr>
          <w:sz w:val="24"/>
        </w:rPr>
      </w:pPr>
      <w:bookmarkStart w:id="428" w:name="_bookmark174"/>
      <w:bookmarkEnd w:id="428"/>
      <w:r>
        <w:rPr>
          <w:sz w:val="24"/>
        </w:rPr>
        <w:lastRenderedPageBreak/>
        <w:t>Healy,</w:t>
      </w:r>
      <w:r>
        <w:rPr>
          <w:spacing w:val="73"/>
          <w:sz w:val="24"/>
        </w:rPr>
        <w:t xml:space="preserve"> </w:t>
      </w:r>
      <w:r>
        <w:rPr>
          <w:sz w:val="24"/>
        </w:rPr>
        <w:t>P.</w:t>
      </w:r>
      <w:r>
        <w:rPr>
          <w:spacing w:val="40"/>
          <w:sz w:val="24"/>
        </w:rPr>
        <w:t xml:space="preserve"> </w:t>
      </w:r>
      <w:r>
        <w:rPr>
          <w:sz w:val="24"/>
        </w:rPr>
        <w:t>M.,</w:t>
      </w:r>
      <w:r>
        <w:rPr>
          <w:spacing w:val="73"/>
          <w:sz w:val="24"/>
        </w:rPr>
        <w:t xml:space="preserve"> </w:t>
      </w:r>
      <w:r>
        <w:rPr>
          <w:sz w:val="24"/>
        </w:rPr>
        <w:t>&amp;</w:t>
      </w:r>
      <w:r>
        <w:rPr>
          <w:spacing w:val="40"/>
          <w:sz w:val="24"/>
        </w:rPr>
        <w:t xml:space="preserve"> </w:t>
      </w:r>
      <w:r>
        <w:rPr>
          <w:sz w:val="24"/>
        </w:rPr>
        <w:t>Wahlen,</w:t>
      </w:r>
      <w:r>
        <w:rPr>
          <w:spacing w:val="73"/>
          <w:sz w:val="24"/>
        </w:rPr>
        <w:t xml:space="preserve"> </w:t>
      </w:r>
      <w:r>
        <w:rPr>
          <w:sz w:val="24"/>
        </w:rPr>
        <w:t>J.</w:t>
      </w:r>
      <w:r>
        <w:rPr>
          <w:spacing w:val="40"/>
          <w:sz w:val="24"/>
        </w:rPr>
        <w:t xml:space="preserve"> </w:t>
      </w:r>
      <w:r>
        <w:rPr>
          <w:sz w:val="24"/>
        </w:rPr>
        <w:t>M.</w:t>
      </w:r>
      <w:r>
        <w:rPr>
          <w:spacing w:val="40"/>
          <w:sz w:val="24"/>
        </w:rPr>
        <w:t xml:space="preserve"> </w:t>
      </w:r>
      <w:r>
        <w:rPr>
          <w:sz w:val="24"/>
        </w:rPr>
        <w:t>(1999).</w:t>
      </w:r>
      <w:r>
        <w:rPr>
          <w:spacing w:val="71"/>
          <w:sz w:val="24"/>
        </w:rPr>
        <w:t xml:space="preserve">  </w:t>
      </w:r>
      <w:r>
        <w:rPr>
          <w:sz w:val="24"/>
        </w:rPr>
        <w:t>A</w:t>
      </w:r>
      <w:r>
        <w:rPr>
          <w:spacing w:val="40"/>
          <w:sz w:val="24"/>
        </w:rPr>
        <w:t xml:space="preserve"> </w:t>
      </w:r>
      <w:r>
        <w:rPr>
          <w:sz w:val="24"/>
        </w:rPr>
        <w:t>review</w:t>
      </w:r>
      <w:r>
        <w:rPr>
          <w:spacing w:val="40"/>
          <w:sz w:val="24"/>
        </w:rPr>
        <w:t xml:space="preserve"> </w:t>
      </w:r>
      <w:r>
        <w:rPr>
          <w:sz w:val="24"/>
        </w:rPr>
        <w:t>of</w:t>
      </w:r>
      <w:r>
        <w:rPr>
          <w:spacing w:val="40"/>
          <w:sz w:val="24"/>
        </w:rPr>
        <w:t xml:space="preserve"> </w:t>
      </w:r>
      <w:r>
        <w:rPr>
          <w:sz w:val="24"/>
        </w:rPr>
        <w:t>the</w:t>
      </w:r>
      <w:r>
        <w:rPr>
          <w:spacing w:val="40"/>
          <w:sz w:val="24"/>
        </w:rPr>
        <w:t xml:space="preserve"> </w:t>
      </w:r>
      <w:r>
        <w:rPr>
          <w:sz w:val="24"/>
        </w:rPr>
        <w:t>earnings</w:t>
      </w:r>
      <w:r>
        <w:rPr>
          <w:spacing w:val="40"/>
          <w:sz w:val="24"/>
        </w:rPr>
        <w:t xml:space="preserve"> </w:t>
      </w:r>
      <w:r>
        <w:rPr>
          <w:sz w:val="24"/>
        </w:rPr>
        <w:t>management</w:t>
      </w:r>
      <w:r>
        <w:rPr>
          <w:spacing w:val="40"/>
          <w:sz w:val="24"/>
        </w:rPr>
        <w:t xml:space="preserve"> </w:t>
      </w:r>
      <w:r>
        <w:rPr>
          <w:sz w:val="24"/>
        </w:rPr>
        <w:t>liter-ature and its implications for standard setting.</w:t>
      </w:r>
      <w:r>
        <w:rPr>
          <w:spacing w:val="40"/>
          <w:sz w:val="24"/>
        </w:rPr>
        <w:t xml:space="preserve"> </w:t>
      </w:r>
      <w:r>
        <w:rPr>
          <w:i/>
          <w:sz w:val="24"/>
        </w:rPr>
        <w:t>Accounting Horizons</w:t>
      </w:r>
      <w:r>
        <w:rPr>
          <w:sz w:val="24"/>
        </w:rPr>
        <w:t xml:space="preserve">, </w:t>
      </w:r>
      <w:r>
        <w:rPr>
          <w:i/>
          <w:sz w:val="24"/>
        </w:rPr>
        <w:t>13</w:t>
      </w:r>
      <w:r>
        <w:rPr>
          <w:sz w:val="24"/>
        </w:rPr>
        <w:t xml:space="preserve">(4), 365–383. </w:t>
      </w:r>
      <w:hyperlink r:id="rId64">
        <w:r>
          <w:rPr>
            <w:spacing w:val="-2"/>
            <w:sz w:val="24"/>
          </w:rPr>
          <w:t>doi:10.2308/acch.1999.13.4.365</w:t>
        </w:r>
      </w:hyperlink>
    </w:p>
    <w:p w14:paraId="00DC2454" w14:textId="77777777" w:rsidR="00350CFB" w:rsidRDefault="00283FFF">
      <w:pPr>
        <w:pStyle w:val="ListParagraph"/>
        <w:numPr>
          <w:ilvl w:val="0"/>
          <w:numId w:val="6"/>
        </w:numPr>
        <w:tabs>
          <w:tab w:val="left" w:pos="692"/>
        </w:tabs>
        <w:spacing w:before="87" w:line="396" w:lineRule="auto"/>
        <w:ind w:right="524" w:hanging="530"/>
        <w:jc w:val="both"/>
        <w:rPr>
          <w:sz w:val="24"/>
        </w:rPr>
      </w:pPr>
      <w:bookmarkStart w:id="429" w:name="_bookmark165"/>
      <w:bookmarkEnd w:id="429"/>
      <w:r>
        <w:rPr>
          <w:spacing w:val="-2"/>
          <w:sz w:val="24"/>
        </w:rPr>
        <w:t>Jeh,</w:t>
      </w:r>
      <w:r>
        <w:rPr>
          <w:spacing w:val="-13"/>
          <w:sz w:val="24"/>
        </w:rPr>
        <w:t xml:space="preserve"> </w:t>
      </w:r>
      <w:r>
        <w:rPr>
          <w:spacing w:val="-2"/>
          <w:sz w:val="24"/>
        </w:rPr>
        <w:t>G.,</w:t>
      </w:r>
      <w:r>
        <w:rPr>
          <w:spacing w:val="-13"/>
          <w:sz w:val="24"/>
        </w:rPr>
        <w:t xml:space="preserve"> </w:t>
      </w:r>
      <w:r>
        <w:rPr>
          <w:spacing w:val="-2"/>
          <w:sz w:val="24"/>
        </w:rPr>
        <w:t>&amp;</w:t>
      </w:r>
      <w:r>
        <w:rPr>
          <w:spacing w:val="-13"/>
          <w:sz w:val="24"/>
        </w:rPr>
        <w:t xml:space="preserve"> </w:t>
      </w:r>
      <w:r>
        <w:rPr>
          <w:spacing w:val="-2"/>
          <w:sz w:val="24"/>
        </w:rPr>
        <w:t>Widom,</w:t>
      </w:r>
      <w:r>
        <w:rPr>
          <w:spacing w:val="-13"/>
          <w:sz w:val="24"/>
        </w:rPr>
        <w:t xml:space="preserve"> </w:t>
      </w:r>
      <w:r>
        <w:rPr>
          <w:spacing w:val="-2"/>
          <w:sz w:val="24"/>
        </w:rPr>
        <w:t>J.</w:t>
      </w:r>
      <w:r>
        <w:rPr>
          <w:spacing w:val="-13"/>
          <w:sz w:val="24"/>
        </w:rPr>
        <w:t xml:space="preserve"> </w:t>
      </w:r>
      <w:r>
        <w:rPr>
          <w:spacing w:val="-2"/>
          <w:sz w:val="24"/>
        </w:rPr>
        <w:t>(2003).</w:t>
      </w:r>
      <w:r>
        <w:rPr>
          <w:spacing w:val="9"/>
          <w:sz w:val="24"/>
        </w:rPr>
        <w:t xml:space="preserve"> </w:t>
      </w:r>
      <w:r>
        <w:rPr>
          <w:spacing w:val="-2"/>
          <w:sz w:val="24"/>
        </w:rPr>
        <w:t>Scaling</w:t>
      </w:r>
      <w:r>
        <w:rPr>
          <w:spacing w:val="-13"/>
          <w:sz w:val="24"/>
        </w:rPr>
        <w:t xml:space="preserve"> </w:t>
      </w:r>
      <w:r>
        <w:rPr>
          <w:spacing w:val="-2"/>
          <w:sz w:val="24"/>
        </w:rPr>
        <w:t>personalized</w:t>
      </w:r>
      <w:r>
        <w:rPr>
          <w:spacing w:val="-13"/>
          <w:sz w:val="24"/>
        </w:rPr>
        <w:t xml:space="preserve"> </w:t>
      </w:r>
      <w:r>
        <w:rPr>
          <w:spacing w:val="-2"/>
          <w:sz w:val="24"/>
        </w:rPr>
        <w:t>web</w:t>
      </w:r>
      <w:r>
        <w:rPr>
          <w:spacing w:val="-13"/>
          <w:sz w:val="24"/>
        </w:rPr>
        <w:t xml:space="preserve"> </w:t>
      </w:r>
      <w:r>
        <w:rPr>
          <w:spacing w:val="-2"/>
          <w:sz w:val="24"/>
        </w:rPr>
        <w:t>search.</w:t>
      </w:r>
      <w:r>
        <w:rPr>
          <w:spacing w:val="22"/>
          <w:sz w:val="24"/>
        </w:rPr>
        <w:t xml:space="preserve"> </w:t>
      </w:r>
      <w:r>
        <w:rPr>
          <w:spacing w:val="-2"/>
          <w:sz w:val="24"/>
        </w:rPr>
        <w:t>In</w:t>
      </w:r>
      <w:r>
        <w:rPr>
          <w:spacing w:val="-13"/>
          <w:sz w:val="24"/>
        </w:rPr>
        <w:t xml:space="preserve"> </w:t>
      </w:r>
      <w:r>
        <w:rPr>
          <w:i/>
          <w:spacing w:val="-2"/>
          <w:sz w:val="24"/>
        </w:rPr>
        <w:t>Proceedings</w:t>
      </w:r>
      <w:r>
        <w:rPr>
          <w:i/>
          <w:spacing w:val="-13"/>
          <w:sz w:val="24"/>
        </w:rPr>
        <w:t xml:space="preserve"> </w:t>
      </w:r>
      <w:r>
        <w:rPr>
          <w:i/>
          <w:spacing w:val="-2"/>
          <w:sz w:val="24"/>
        </w:rPr>
        <w:t>of</w:t>
      </w:r>
      <w:r>
        <w:rPr>
          <w:i/>
          <w:spacing w:val="-13"/>
          <w:sz w:val="24"/>
        </w:rPr>
        <w:t xml:space="preserve"> </w:t>
      </w:r>
      <w:r>
        <w:rPr>
          <w:i/>
          <w:spacing w:val="-2"/>
          <w:sz w:val="24"/>
        </w:rPr>
        <w:t>the</w:t>
      </w:r>
      <w:r>
        <w:rPr>
          <w:i/>
          <w:spacing w:val="-13"/>
          <w:sz w:val="24"/>
        </w:rPr>
        <w:t xml:space="preserve"> </w:t>
      </w:r>
      <w:r>
        <w:rPr>
          <w:i/>
          <w:spacing w:val="-2"/>
          <w:sz w:val="24"/>
        </w:rPr>
        <w:t>12th</w:t>
      </w:r>
      <w:r>
        <w:rPr>
          <w:i/>
          <w:spacing w:val="-13"/>
          <w:sz w:val="24"/>
        </w:rPr>
        <w:t xml:space="preserve"> </w:t>
      </w:r>
      <w:r>
        <w:rPr>
          <w:i/>
          <w:spacing w:val="-2"/>
          <w:sz w:val="24"/>
        </w:rPr>
        <w:t>Inter-</w:t>
      </w:r>
      <w:r>
        <w:rPr>
          <w:i/>
          <w:sz w:val="24"/>
        </w:rPr>
        <w:t xml:space="preserve">national Conference on World Wide Web </w:t>
      </w:r>
      <w:r>
        <w:rPr>
          <w:sz w:val="24"/>
        </w:rPr>
        <w:t xml:space="preserve">(pp. 271–279). ACM. </w:t>
      </w:r>
      <w:hyperlink r:id="rId65">
        <w:r>
          <w:rPr>
            <w:sz w:val="24"/>
          </w:rPr>
          <w:t>doi:10.1145/775152.775191</w:t>
        </w:r>
      </w:hyperlink>
    </w:p>
    <w:p w14:paraId="00DC2455" w14:textId="77777777" w:rsidR="00350CFB" w:rsidRDefault="00283FFF">
      <w:pPr>
        <w:pStyle w:val="ListParagraph"/>
        <w:numPr>
          <w:ilvl w:val="0"/>
          <w:numId w:val="6"/>
        </w:numPr>
        <w:tabs>
          <w:tab w:val="left" w:pos="692"/>
        </w:tabs>
        <w:spacing w:before="86" w:line="396" w:lineRule="auto"/>
        <w:ind w:right="563" w:hanging="530"/>
        <w:jc w:val="both"/>
        <w:rPr>
          <w:sz w:val="24"/>
        </w:rPr>
      </w:pPr>
      <w:bookmarkStart w:id="430" w:name="_bookmark166"/>
      <w:bookmarkEnd w:id="430"/>
      <w:r>
        <w:rPr>
          <w:sz w:val="24"/>
        </w:rPr>
        <w:t>John, K., O’Hara, M., &amp; Saleh, F. (2023).</w:t>
      </w:r>
      <w:r>
        <w:rPr>
          <w:spacing w:val="40"/>
          <w:sz w:val="24"/>
        </w:rPr>
        <w:t xml:space="preserve"> </w:t>
      </w:r>
      <w:r>
        <w:rPr>
          <w:sz w:val="24"/>
        </w:rPr>
        <w:t>Bitcoin and beyond.</w:t>
      </w:r>
      <w:r>
        <w:rPr>
          <w:spacing w:val="40"/>
          <w:sz w:val="24"/>
        </w:rPr>
        <w:t xml:space="preserve"> </w:t>
      </w:r>
      <w:r>
        <w:rPr>
          <w:i/>
          <w:sz w:val="24"/>
        </w:rPr>
        <w:t>Annual Review of Financial Economics</w:t>
      </w:r>
      <w:r>
        <w:rPr>
          <w:sz w:val="24"/>
        </w:rPr>
        <w:t xml:space="preserve">, </w:t>
      </w:r>
      <w:r>
        <w:rPr>
          <w:i/>
          <w:sz w:val="24"/>
        </w:rPr>
        <w:t>15</w:t>
      </w:r>
      <w:r>
        <w:rPr>
          <w:sz w:val="24"/>
        </w:rPr>
        <w:t>, 95–120.</w:t>
      </w:r>
    </w:p>
    <w:p w14:paraId="00DC2456" w14:textId="77777777" w:rsidR="00350CFB" w:rsidRDefault="00283FFF">
      <w:pPr>
        <w:pStyle w:val="ListParagraph"/>
        <w:numPr>
          <w:ilvl w:val="0"/>
          <w:numId w:val="6"/>
        </w:numPr>
        <w:tabs>
          <w:tab w:val="left" w:pos="692"/>
        </w:tabs>
        <w:spacing w:before="86" w:line="396" w:lineRule="auto"/>
        <w:ind w:right="522" w:hanging="530"/>
        <w:jc w:val="both"/>
        <w:rPr>
          <w:sz w:val="24"/>
        </w:rPr>
      </w:pPr>
      <w:bookmarkStart w:id="431" w:name="_bookmark167"/>
      <w:bookmarkEnd w:id="431"/>
      <w:r>
        <w:rPr>
          <w:sz w:val="24"/>
        </w:rPr>
        <w:t>Kalodner, H., Goldfeder, S., Chen, X., Weinberg, S. M., &amp; Felten, E. W. (2018).</w:t>
      </w:r>
      <w:r>
        <w:rPr>
          <w:spacing w:val="40"/>
          <w:sz w:val="24"/>
        </w:rPr>
        <w:t xml:space="preserve"> </w:t>
      </w:r>
      <w:r>
        <w:rPr>
          <w:sz w:val="24"/>
        </w:rPr>
        <w:t>Arbitrum: Scalable, private smart contracts.</w:t>
      </w:r>
      <w:r>
        <w:rPr>
          <w:spacing w:val="40"/>
          <w:sz w:val="24"/>
        </w:rPr>
        <w:t xml:space="preserve"> </w:t>
      </w:r>
      <w:r>
        <w:rPr>
          <w:sz w:val="24"/>
        </w:rPr>
        <w:t xml:space="preserve">In </w:t>
      </w:r>
      <w:r>
        <w:rPr>
          <w:i/>
          <w:sz w:val="24"/>
        </w:rPr>
        <w:t xml:space="preserve">27th USENIX Security Symposium </w:t>
      </w:r>
      <w:r>
        <w:rPr>
          <w:sz w:val="24"/>
        </w:rPr>
        <w:t>(pp.</w:t>
      </w:r>
      <w:r>
        <w:rPr>
          <w:spacing w:val="40"/>
          <w:sz w:val="24"/>
        </w:rPr>
        <w:t xml:space="preserve"> </w:t>
      </w:r>
      <w:r>
        <w:rPr>
          <w:sz w:val="24"/>
        </w:rPr>
        <w:t>1353–1370). USENIX Association.</w:t>
      </w:r>
    </w:p>
    <w:p w14:paraId="00DC2457" w14:textId="77777777" w:rsidR="00350CFB" w:rsidRDefault="00283FFF">
      <w:pPr>
        <w:pStyle w:val="ListParagraph"/>
        <w:numPr>
          <w:ilvl w:val="0"/>
          <w:numId w:val="6"/>
        </w:numPr>
        <w:tabs>
          <w:tab w:val="left" w:pos="692"/>
        </w:tabs>
        <w:spacing w:before="87" w:line="396" w:lineRule="auto"/>
        <w:ind w:right="559" w:hanging="530"/>
        <w:jc w:val="both"/>
        <w:rPr>
          <w:sz w:val="24"/>
        </w:rPr>
      </w:pPr>
      <w:bookmarkStart w:id="432" w:name="_bookmark168"/>
      <w:bookmarkEnd w:id="432"/>
      <w:r>
        <w:rPr>
          <w:sz w:val="24"/>
        </w:rPr>
        <w:t>Kamvar, S. D., Schlosser, M. T., &amp; Garcia-Molina, H. (2003).</w:t>
      </w:r>
      <w:r>
        <w:rPr>
          <w:spacing w:val="34"/>
          <w:sz w:val="24"/>
        </w:rPr>
        <w:t xml:space="preserve"> </w:t>
      </w:r>
      <w:r>
        <w:rPr>
          <w:sz w:val="24"/>
        </w:rPr>
        <w:t>The EigenTrust algorithm for reputation</w:t>
      </w:r>
      <w:r>
        <w:rPr>
          <w:spacing w:val="-15"/>
          <w:sz w:val="24"/>
        </w:rPr>
        <w:t xml:space="preserve"> </w:t>
      </w:r>
      <w:r>
        <w:rPr>
          <w:sz w:val="24"/>
        </w:rPr>
        <w:t>management</w:t>
      </w:r>
      <w:r>
        <w:rPr>
          <w:spacing w:val="-15"/>
          <w:sz w:val="24"/>
        </w:rPr>
        <w:t xml:space="preserve"> </w:t>
      </w:r>
      <w:r>
        <w:rPr>
          <w:sz w:val="24"/>
        </w:rPr>
        <w:t>in</w:t>
      </w:r>
      <w:r>
        <w:rPr>
          <w:spacing w:val="-15"/>
          <w:sz w:val="24"/>
        </w:rPr>
        <w:t xml:space="preserve"> </w:t>
      </w:r>
      <w:r>
        <w:rPr>
          <w:sz w:val="24"/>
        </w:rPr>
        <w:t>P2P</w:t>
      </w:r>
      <w:r>
        <w:rPr>
          <w:spacing w:val="-15"/>
          <w:sz w:val="24"/>
        </w:rPr>
        <w:t xml:space="preserve"> </w:t>
      </w:r>
      <w:r>
        <w:rPr>
          <w:sz w:val="24"/>
        </w:rPr>
        <w:t>networks.</w:t>
      </w:r>
      <w:r>
        <w:rPr>
          <w:spacing w:val="8"/>
          <w:sz w:val="24"/>
        </w:rPr>
        <w:t xml:space="preserve"> </w:t>
      </w:r>
      <w:r>
        <w:rPr>
          <w:sz w:val="24"/>
        </w:rPr>
        <w:t>In</w:t>
      </w:r>
      <w:r>
        <w:rPr>
          <w:spacing w:val="-15"/>
          <w:sz w:val="24"/>
        </w:rPr>
        <w:t xml:space="preserve"> </w:t>
      </w:r>
      <w:r>
        <w:rPr>
          <w:i/>
          <w:sz w:val="24"/>
        </w:rPr>
        <w:t>Proceedings</w:t>
      </w:r>
      <w:r>
        <w:rPr>
          <w:i/>
          <w:spacing w:val="-15"/>
          <w:sz w:val="24"/>
        </w:rPr>
        <w:t xml:space="preserve"> </w:t>
      </w:r>
      <w:r>
        <w:rPr>
          <w:i/>
          <w:sz w:val="24"/>
        </w:rPr>
        <w:t>of</w:t>
      </w:r>
      <w:r>
        <w:rPr>
          <w:i/>
          <w:spacing w:val="-15"/>
          <w:sz w:val="24"/>
        </w:rPr>
        <w:t xml:space="preserve"> </w:t>
      </w:r>
      <w:r>
        <w:rPr>
          <w:i/>
          <w:sz w:val="24"/>
        </w:rPr>
        <w:t>the</w:t>
      </w:r>
      <w:r>
        <w:rPr>
          <w:i/>
          <w:spacing w:val="-15"/>
          <w:sz w:val="24"/>
        </w:rPr>
        <w:t xml:space="preserve"> </w:t>
      </w:r>
      <w:r>
        <w:rPr>
          <w:i/>
          <w:sz w:val="24"/>
        </w:rPr>
        <w:t>12th</w:t>
      </w:r>
      <w:r>
        <w:rPr>
          <w:i/>
          <w:spacing w:val="-15"/>
          <w:sz w:val="24"/>
        </w:rPr>
        <w:t xml:space="preserve"> </w:t>
      </w:r>
      <w:r>
        <w:rPr>
          <w:i/>
          <w:sz w:val="24"/>
        </w:rPr>
        <w:t>International</w:t>
      </w:r>
      <w:r>
        <w:rPr>
          <w:i/>
          <w:spacing w:val="-15"/>
          <w:sz w:val="24"/>
        </w:rPr>
        <w:t xml:space="preserve"> </w:t>
      </w:r>
      <w:r>
        <w:rPr>
          <w:i/>
          <w:sz w:val="24"/>
        </w:rPr>
        <w:t xml:space="preserve">Conference on World Wide Web </w:t>
      </w:r>
      <w:r>
        <w:rPr>
          <w:sz w:val="24"/>
        </w:rPr>
        <w:t xml:space="preserve">(pp. 640–651). ACM. </w:t>
      </w:r>
      <w:hyperlink r:id="rId66">
        <w:r>
          <w:rPr>
            <w:sz w:val="24"/>
          </w:rPr>
          <w:t>doi:10.1145/775152.775242</w:t>
        </w:r>
      </w:hyperlink>
    </w:p>
    <w:p w14:paraId="00DC2458" w14:textId="77777777" w:rsidR="00350CFB" w:rsidRDefault="00283FFF">
      <w:pPr>
        <w:pStyle w:val="ListParagraph"/>
        <w:numPr>
          <w:ilvl w:val="0"/>
          <w:numId w:val="6"/>
        </w:numPr>
        <w:tabs>
          <w:tab w:val="left" w:pos="692"/>
        </w:tabs>
        <w:spacing w:before="87" w:line="396" w:lineRule="auto"/>
        <w:ind w:right="522" w:hanging="530"/>
        <w:jc w:val="both"/>
        <w:rPr>
          <w:sz w:val="24"/>
        </w:rPr>
      </w:pPr>
      <w:bookmarkStart w:id="433" w:name="_bookmark169"/>
      <w:bookmarkEnd w:id="433"/>
      <w:r>
        <w:rPr>
          <w:sz w:val="24"/>
        </w:rPr>
        <w:t>Kendall, M. G. (1938).</w:t>
      </w:r>
      <w:r>
        <w:rPr>
          <w:spacing w:val="40"/>
          <w:sz w:val="24"/>
        </w:rPr>
        <w:t xml:space="preserve"> </w:t>
      </w:r>
      <w:r>
        <w:rPr>
          <w:sz w:val="24"/>
        </w:rPr>
        <w:t>A new measure of rank correlation.</w:t>
      </w:r>
      <w:r>
        <w:rPr>
          <w:spacing w:val="40"/>
          <w:sz w:val="24"/>
        </w:rPr>
        <w:t xml:space="preserve"> </w:t>
      </w:r>
      <w:r>
        <w:rPr>
          <w:i/>
          <w:sz w:val="24"/>
        </w:rPr>
        <w:t>Biometrika</w:t>
      </w:r>
      <w:r>
        <w:rPr>
          <w:sz w:val="24"/>
        </w:rPr>
        <w:t xml:space="preserve">, </w:t>
      </w:r>
      <w:r>
        <w:rPr>
          <w:i/>
          <w:sz w:val="24"/>
        </w:rPr>
        <w:t>30</w:t>
      </w:r>
      <w:r>
        <w:rPr>
          <w:sz w:val="24"/>
        </w:rPr>
        <w:t xml:space="preserve">(1/2), 81–93. </w:t>
      </w:r>
      <w:hyperlink r:id="rId67">
        <w:r>
          <w:rPr>
            <w:spacing w:val="-2"/>
            <w:sz w:val="24"/>
          </w:rPr>
          <w:t>doi:10.2307/2332226</w:t>
        </w:r>
      </w:hyperlink>
    </w:p>
    <w:p w14:paraId="00DC2459" w14:textId="77777777" w:rsidR="00350CFB" w:rsidRDefault="00283FFF">
      <w:pPr>
        <w:pStyle w:val="ListParagraph"/>
        <w:numPr>
          <w:ilvl w:val="0"/>
          <w:numId w:val="6"/>
        </w:numPr>
        <w:tabs>
          <w:tab w:val="left" w:pos="685"/>
          <w:tab w:val="left" w:pos="691"/>
        </w:tabs>
        <w:spacing w:before="86" w:line="396" w:lineRule="auto"/>
        <w:ind w:left="685" w:right="531" w:hanging="523"/>
        <w:jc w:val="both"/>
        <w:rPr>
          <w:sz w:val="24"/>
        </w:rPr>
      </w:pPr>
      <w:bookmarkStart w:id="434" w:name="_bookmark170"/>
      <w:bookmarkEnd w:id="434"/>
      <w:r>
        <w:rPr>
          <w:sz w:val="24"/>
        </w:rPr>
        <w:tab/>
        <w:t>Klages-Mundt, A., Harz, D., Gudgeon, L., Liu, J.-Y., &amp; Minca, A. (2020).</w:t>
      </w:r>
      <w:r>
        <w:rPr>
          <w:spacing w:val="40"/>
          <w:sz w:val="24"/>
        </w:rPr>
        <w:t xml:space="preserve"> </w:t>
      </w:r>
      <w:r>
        <w:rPr>
          <w:sz w:val="24"/>
        </w:rPr>
        <w:t>Stablecoins 2.0: Economic</w:t>
      </w:r>
      <w:r>
        <w:rPr>
          <w:spacing w:val="-6"/>
          <w:sz w:val="24"/>
        </w:rPr>
        <w:t xml:space="preserve"> </w:t>
      </w:r>
      <w:r>
        <w:rPr>
          <w:sz w:val="24"/>
        </w:rPr>
        <w:t>foundations</w:t>
      </w:r>
      <w:r>
        <w:rPr>
          <w:spacing w:val="-6"/>
          <w:sz w:val="24"/>
        </w:rPr>
        <w:t xml:space="preserve"> </w:t>
      </w:r>
      <w:r>
        <w:rPr>
          <w:sz w:val="24"/>
        </w:rPr>
        <w:t>and</w:t>
      </w:r>
      <w:r>
        <w:rPr>
          <w:spacing w:val="-6"/>
          <w:sz w:val="24"/>
        </w:rPr>
        <w:t xml:space="preserve"> </w:t>
      </w:r>
      <w:r>
        <w:rPr>
          <w:sz w:val="24"/>
        </w:rPr>
        <w:t>risk-based</w:t>
      </w:r>
      <w:r>
        <w:rPr>
          <w:spacing w:val="-6"/>
          <w:sz w:val="24"/>
        </w:rPr>
        <w:t xml:space="preserve"> </w:t>
      </w:r>
      <w:r>
        <w:rPr>
          <w:sz w:val="24"/>
        </w:rPr>
        <w:t>models. In</w:t>
      </w:r>
      <w:r>
        <w:rPr>
          <w:spacing w:val="-6"/>
          <w:sz w:val="24"/>
        </w:rPr>
        <w:t xml:space="preserve"> </w:t>
      </w:r>
      <w:r>
        <w:rPr>
          <w:i/>
          <w:sz w:val="24"/>
        </w:rPr>
        <w:t>Proceedings</w:t>
      </w:r>
      <w:r>
        <w:rPr>
          <w:i/>
          <w:spacing w:val="-6"/>
          <w:sz w:val="24"/>
        </w:rPr>
        <w:t xml:space="preserve"> </w:t>
      </w:r>
      <w:r>
        <w:rPr>
          <w:i/>
          <w:sz w:val="24"/>
        </w:rPr>
        <w:t>of</w:t>
      </w:r>
      <w:r>
        <w:rPr>
          <w:i/>
          <w:spacing w:val="-6"/>
          <w:sz w:val="24"/>
        </w:rPr>
        <w:t xml:space="preserve"> </w:t>
      </w:r>
      <w:r>
        <w:rPr>
          <w:i/>
          <w:sz w:val="24"/>
        </w:rPr>
        <w:t>the</w:t>
      </w:r>
      <w:r>
        <w:rPr>
          <w:i/>
          <w:spacing w:val="-6"/>
          <w:sz w:val="24"/>
        </w:rPr>
        <w:t xml:space="preserve"> </w:t>
      </w:r>
      <w:r>
        <w:rPr>
          <w:i/>
          <w:sz w:val="24"/>
        </w:rPr>
        <w:t>2nd</w:t>
      </w:r>
      <w:r>
        <w:rPr>
          <w:i/>
          <w:spacing w:val="-6"/>
          <w:sz w:val="24"/>
        </w:rPr>
        <w:t xml:space="preserve"> </w:t>
      </w:r>
      <w:r>
        <w:rPr>
          <w:i/>
          <w:sz w:val="24"/>
        </w:rPr>
        <w:t>ACM</w:t>
      </w:r>
      <w:r>
        <w:rPr>
          <w:i/>
          <w:spacing w:val="-6"/>
          <w:sz w:val="24"/>
        </w:rPr>
        <w:t xml:space="preserve"> </w:t>
      </w:r>
      <w:r>
        <w:rPr>
          <w:i/>
          <w:sz w:val="24"/>
        </w:rPr>
        <w:t>Conference</w:t>
      </w:r>
      <w:r>
        <w:rPr>
          <w:i/>
          <w:spacing w:val="-6"/>
          <w:sz w:val="24"/>
        </w:rPr>
        <w:t xml:space="preserve"> </w:t>
      </w:r>
      <w:r>
        <w:rPr>
          <w:i/>
          <w:sz w:val="24"/>
        </w:rPr>
        <w:t xml:space="preserve">on Advances in Financial Technologies </w:t>
      </w:r>
      <w:r>
        <w:rPr>
          <w:sz w:val="24"/>
        </w:rPr>
        <w:t>(pp. 59–79). ACM.</w:t>
      </w:r>
    </w:p>
    <w:p w14:paraId="00DC245A" w14:textId="77777777" w:rsidR="00350CFB" w:rsidRDefault="00283FFF">
      <w:pPr>
        <w:pStyle w:val="ListParagraph"/>
        <w:numPr>
          <w:ilvl w:val="0"/>
          <w:numId w:val="6"/>
        </w:numPr>
        <w:tabs>
          <w:tab w:val="left" w:pos="685"/>
          <w:tab w:val="left" w:pos="691"/>
        </w:tabs>
        <w:spacing w:before="87" w:line="396" w:lineRule="auto"/>
        <w:ind w:left="685" w:right="564" w:hanging="523"/>
        <w:jc w:val="both"/>
        <w:rPr>
          <w:sz w:val="24"/>
        </w:rPr>
      </w:pPr>
      <w:bookmarkStart w:id="435" w:name="_bookmark171"/>
      <w:bookmarkEnd w:id="435"/>
      <w:r>
        <w:rPr>
          <w:sz w:val="24"/>
        </w:rPr>
        <w:tab/>
        <w:t>Kleinberg, J. M. (1999).</w:t>
      </w:r>
      <w:r>
        <w:rPr>
          <w:spacing w:val="37"/>
          <w:sz w:val="24"/>
        </w:rPr>
        <w:t xml:space="preserve"> </w:t>
      </w:r>
      <w:r>
        <w:rPr>
          <w:sz w:val="24"/>
        </w:rPr>
        <w:t>Authoritative sources in a hyperlinked environment.</w:t>
      </w:r>
      <w:r>
        <w:rPr>
          <w:spacing w:val="37"/>
          <w:sz w:val="24"/>
        </w:rPr>
        <w:t xml:space="preserve"> </w:t>
      </w:r>
      <w:r>
        <w:rPr>
          <w:i/>
          <w:sz w:val="24"/>
        </w:rPr>
        <w:t>Journal of the ACM</w:t>
      </w:r>
      <w:r>
        <w:rPr>
          <w:sz w:val="24"/>
        </w:rPr>
        <w:t xml:space="preserve">, </w:t>
      </w:r>
      <w:r>
        <w:rPr>
          <w:i/>
          <w:sz w:val="24"/>
        </w:rPr>
        <w:t>46</w:t>
      </w:r>
      <w:r>
        <w:rPr>
          <w:sz w:val="24"/>
        </w:rPr>
        <w:t xml:space="preserve">(5), 604–632. </w:t>
      </w:r>
      <w:hyperlink r:id="rId68">
        <w:r>
          <w:rPr>
            <w:sz w:val="24"/>
          </w:rPr>
          <w:t>doi:10.1145/324133.324140</w:t>
        </w:r>
      </w:hyperlink>
    </w:p>
    <w:p w14:paraId="00DC245B" w14:textId="77777777" w:rsidR="00350CFB" w:rsidRDefault="00283FFF">
      <w:pPr>
        <w:pStyle w:val="ListParagraph"/>
        <w:numPr>
          <w:ilvl w:val="0"/>
          <w:numId w:val="6"/>
        </w:numPr>
        <w:tabs>
          <w:tab w:val="left" w:pos="692"/>
        </w:tabs>
        <w:spacing w:before="86" w:line="396" w:lineRule="auto"/>
        <w:ind w:right="522" w:hanging="530"/>
        <w:jc w:val="both"/>
        <w:rPr>
          <w:sz w:val="24"/>
        </w:rPr>
      </w:pPr>
      <w:bookmarkStart w:id="436" w:name="_bookmark172"/>
      <w:bookmarkEnd w:id="436"/>
      <w:r>
        <w:rPr>
          <w:sz w:val="24"/>
        </w:rPr>
        <w:t>Kotb, M. O. (2023).</w:t>
      </w:r>
      <w:r>
        <w:rPr>
          <w:spacing w:val="40"/>
          <w:sz w:val="24"/>
        </w:rPr>
        <w:t xml:space="preserve"> </w:t>
      </w:r>
      <w:r>
        <w:rPr>
          <w:sz w:val="24"/>
        </w:rPr>
        <w:t>Credit scoring using machine learning algorithms and blockchain tech-nology. In</w:t>
      </w:r>
      <w:r>
        <w:rPr>
          <w:spacing w:val="-7"/>
          <w:sz w:val="24"/>
        </w:rPr>
        <w:t xml:space="preserve"> </w:t>
      </w:r>
      <w:r>
        <w:rPr>
          <w:i/>
          <w:sz w:val="24"/>
        </w:rPr>
        <w:t>2023</w:t>
      </w:r>
      <w:r>
        <w:rPr>
          <w:i/>
          <w:spacing w:val="-7"/>
          <w:sz w:val="24"/>
        </w:rPr>
        <w:t xml:space="preserve"> </w:t>
      </w:r>
      <w:r>
        <w:rPr>
          <w:i/>
          <w:sz w:val="24"/>
        </w:rPr>
        <w:t>Intelligent</w:t>
      </w:r>
      <w:r>
        <w:rPr>
          <w:i/>
          <w:spacing w:val="-7"/>
          <w:sz w:val="24"/>
        </w:rPr>
        <w:t xml:space="preserve"> </w:t>
      </w:r>
      <w:r>
        <w:rPr>
          <w:i/>
          <w:sz w:val="24"/>
        </w:rPr>
        <w:t>Methods,</w:t>
      </w:r>
      <w:r>
        <w:rPr>
          <w:i/>
          <w:spacing w:val="-7"/>
          <w:sz w:val="24"/>
        </w:rPr>
        <w:t xml:space="preserve"> </w:t>
      </w:r>
      <w:r>
        <w:rPr>
          <w:i/>
          <w:sz w:val="24"/>
        </w:rPr>
        <w:t>Systems,</w:t>
      </w:r>
      <w:r>
        <w:rPr>
          <w:i/>
          <w:spacing w:val="-7"/>
          <w:sz w:val="24"/>
        </w:rPr>
        <w:t xml:space="preserve"> </w:t>
      </w:r>
      <w:r>
        <w:rPr>
          <w:i/>
          <w:sz w:val="24"/>
        </w:rPr>
        <w:t>and</w:t>
      </w:r>
      <w:r>
        <w:rPr>
          <w:i/>
          <w:spacing w:val="-7"/>
          <w:sz w:val="24"/>
        </w:rPr>
        <w:t xml:space="preserve"> </w:t>
      </w:r>
      <w:r>
        <w:rPr>
          <w:i/>
          <w:sz w:val="24"/>
        </w:rPr>
        <w:t>Applications</w:t>
      </w:r>
      <w:r>
        <w:rPr>
          <w:i/>
          <w:spacing w:val="-7"/>
          <w:sz w:val="24"/>
        </w:rPr>
        <w:t xml:space="preserve"> </w:t>
      </w:r>
      <w:r>
        <w:rPr>
          <w:i/>
          <w:sz w:val="24"/>
        </w:rPr>
        <w:t>(IMSA)</w:t>
      </w:r>
      <w:r>
        <w:rPr>
          <w:i/>
          <w:spacing w:val="-7"/>
          <w:sz w:val="24"/>
        </w:rPr>
        <w:t xml:space="preserve"> </w:t>
      </w:r>
      <w:r>
        <w:rPr>
          <w:sz w:val="24"/>
        </w:rPr>
        <w:t xml:space="preserve">(pp. 381–386). IEEE. </w:t>
      </w:r>
      <w:hyperlink r:id="rId69">
        <w:r>
          <w:rPr>
            <w:spacing w:val="-2"/>
            <w:sz w:val="24"/>
          </w:rPr>
          <w:t>doi:10.1109/IMSA58542.2023.10217411</w:t>
        </w:r>
      </w:hyperlink>
    </w:p>
    <w:p w14:paraId="00DC245C" w14:textId="77777777" w:rsidR="00350CFB" w:rsidRDefault="00283FFF">
      <w:pPr>
        <w:pStyle w:val="ListParagraph"/>
        <w:numPr>
          <w:ilvl w:val="0"/>
          <w:numId w:val="6"/>
        </w:numPr>
        <w:tabs>
          <w:tab w:val="left" w:pos="692"/>
        </w:tabs>
        <w:spacing w:before="87" w:line="396" w:lineRule="auto"/>
        <w:ind w:right="563" w:hanging="530"/>
        <w:jc w:val="both"/>
        <w:rPr>
          <w:sz w:val="24"/>
        </w:rPr>
      </w:pPr>
      <w:bookmarkStart w:id="437" w:name="_bookmark173"/>
      <w:bookmarkEnd w:id="437"/>
      <w:r>
        <w:rPr>
          <w:sz w:val="24"/>
          <w:lang w:val="fr-CM"/>
        </w:rPr>
        <w:t>Langville, A. N., &amp; Meyer, C. D. (2006).</w:t>
      </w:r>
      <w:r>
        <w:rPr>
          <w:spacing w:val="40"/>
          <w:sz w:val="24"/>
          <w:lang w:val="fr-CM"/>
        </w:rPr>
        <w:t xml:space="preserve"> </w:t>
      </w:r>
      <w:r>
        <w:rPr>
          <w:i/>
          <w:sz w:val="24"/>
        </w:rPr>
        <w:t>Google’s PageRank and beyond:</w:t>
      </w:r>
      <w:r>
        <w:rPr>
          <w:i/>
          <w:spacing w:val="40"/>
          <w:sz w:val="24"/>
        </w:rPr>
        <w:t xml:space="preserve"> </w:t>
      </w:r>
      <w:r>
        <w:rPr>
          <w:i/>
          <w:sz w:val="24"/>
        </w:rPr>
        <w:t>The science of search engine rankings</w:t>
      </w:r>
      <w:r>
        <w:rPr>
          <w:sz w:val="24"/>
        </w:rPr>
        <w:t>. Princeton University Press.</w:t>
      </w:r>
    </w:p>
    <w:p w14:paraId="00DC245D" w14:textId="77777777" w:rsidR="00350CFB" w:rsidRDefault="00350CFB">
      <w:pPr>
        <w:pStyle w:val="ListParagraph"/>
        <w:spacing w:line="396" w:lineRule="auto"/>
        <w:jc w:val="both"/>
        <w:rPr>
          <w:sz w:val="24"/>
        </w:rPr>
        <w:sectPr w:rsidR="00350CFB">
          <w:pgSz w:w="11910" w:h="16840"/>
          <w:pgMar w:top="1840" w:right="708" w:bottom="2300" w:left="992" w:header="0" w:footer="2115" w:gutter="0"/>
          <w:cols w:space="720"/>
        </w:sectPr>
      </w:pPr>
    </w:p>
    <w:p w14:paraId="00DC245E" w14:textId="77777777" w:rsidR="00350CFB" w:rsidRDefault="00283FFF">
      <w:pPr>
        <w:pStyle w:val="ListParagraph"/>
        <w:numPr>
          <w:ilvl w:val="0"/>
          <w:numId w:val="6"/>
        </w:numPr>
        <w:tabs>
          <w:tab w:val="left" w:pos="692"/>
        </w:tabs>
        <w:spacing w:before="72" w:line="396" w:lineRule="auto"/>
        <w:ind w:right="522" w:hanging="530"/>
        <w:jc w:val="both"/>
        <w:rPr>
          <w:sz w:val="24"/>
        </w:rPr>
      </w:pPr>
      <w:r>
        <w:rPr>
          <w:sz w:val="24"/>
          <w:lang w:val="fr-CM"/>
        </w:rPr>
        <w:lastRenderedPageBreak/>
        <w:t>Lehar, A., &amp; Parlour, C. A. (2021).</w:t>
      </w:r>
      <w:r>
        <w:rPr>
          <w:spacing w:val="40"/>
          <w:sz w:val="24"/>
          <w:lang w:val="fr-CM"/>
        </w:rPr>
        <w:t xml:space="preserve"> </w:t>
      </w:r>
      <w:r>
        <w:rPr>
          <w:sz w:val="24"/>
        </w:rPr>
        <w:t>Decentralized exchanges.</w:t>
      </w:r>
      <w:r>
        <w:rPr>
          <w:spacing w:val="40"/>
          <w:sz w:val="24"/>
        </w:rPr>
        <w:t xml:space="preserve"> </w:t>
      </w:r>
      <w:r>
        <w:rPr>
          <w:i/>
          <w:sz w:val="24"/>
        </w:rPr>
        <w:t>SSRN Electronic Journal</w:t>
      </w:r>
      <w:r>
        <w:rPr>
          <w:sz w:val="24"/>
        </w:rPr>
        <w:t xml:space="preserve">. </w:t>
      </w:r>
      <w:hyperlink r:id="rId70">
        <w:r>
          <w:rPr>
            <w:spacing w:val="-2"/>
            <w:sz w:val="24"/>
          </w:rPr>
          <w:t>doi:10.2139/ssrn.3905316</w:t>
        </w:r>
      </w:hyperlink>
    </w:p>
    <w:p w14:paraId="00DC245F" w14:textId="77777777" w:rsidR="00350CFB" w:rsidRDefault="00283FFF">
      <w:pPr>
        <w:pStyle w:val="ListParagraph"/>
        <w:numPr>
          <w:ilvl w:val="0"/>
          <w:numId w:val="6"/>
        </w:numPr>
        <w:tabs>
          <w:tab w:val="left" w:pos="692"/>
        </w:tabs>
        <w:spacing w:before="86" w:line="396" w:lineRule="auto"/>
        <w:ind w:right="522" w:hanging="530"/>
        <w:jc w:val="both"/>
        <w:rPr>
          <w:sz w:val="24"/>
        </w:rPr>
      </w:pPr>
      <w:bookmarkStart w:id="438" w:name="_bookmark175"/>
      <w:bookmarkEnd w:id="438"/>
      <w:r>
        <w:rPr>
          <w:sz w:val="24"/>
          <w:lang w:val="fr-CM"/>
        </w:rPr>
        <w:t>Leskovec, J., Rajaraman, A., &amp; Ullman, J. D. (2020).</w:t>
      </w:r>
      <w:r>
        <w:rPr>
          <w:spacing w:val="40"/>
          <w:sz w:val="24"/>
          <w:lang w:val="fr-CM"/>
        </w:rPr>
        <w:t xml:space="preserve"> </w:t>
      </w:r>
      <w:r>
        <w:rPr>
          <w:i/>
          <w:sz w:val="24"/>
        </w:rPr>
        <w:t xml:space="preserve">Mining of massive datasets </w:t>
      </w:r>
      <w:r>
        <w:rPr>
          <w:sz w:val="24"/>
        </w:rPr>
        <w:t>(3rd ed.). Cambridge University Press.</w:t>
      </w:r>
    </w:p>
    <w:p w14:paraId="00DC2460" w14:textId="77777777" w:rsidR="00350CFB" w:rsidRDefault="00283FFF">
      <w:pPr>
        <w:pStyle w:val="ListParagraph"/>
        <w:numPr>
          <w:ilvl w:val="0"/>
          <w:numId w:val="6"/>
        </w:numPr>
        <w:tabs>
          <w:tab w:val="left" w:pos="692"/>
        </w:tabs>
        <w:spacing w:before="86" w:line="396" w:lineRule="auto"/>
        <w:ind w:right="565" w:hanging="530"/>
        <w:jc w:val="both"/>
        <w:rPr>
          <w:sz w:val="24"/>
        </w:rPr>
      </w:pPr>
      <w:bookmarkStart w:id="439" w:name="_bookmark176"/>
      <w:bookmarkEnd w:id="439"/>
      <w:r>
        <w:rPr>
          <w:sz w:val="24"/>
          <w:lang w:val="fr-CM"/>
        </w:rPr>
        <w:t>Li, W., Bu, J., Li, X., &amp; Chen, X. (2022).</w:t>
      </w:r>
      <w:r>
        <w:rPr>
          <w:spacing w:val="37"/>
          <w:sz w:val="24"/>
          <w:lang w:val="fr-CM"/>
        </w:rPr>
        <w:t xml:space="preserve"> </w:t>
      </w:r>
      <w:r>
        <w:rPr>
          <w:sz w:val="24"/>
        </w:rPr>
        <w:t xml:space="preserve">Security analysis of DeFi: Vulnerabilities, attacks and advances. In </w:t>
      </w:r>
      <w:r>
        <w:rPr>
          <w:i/>
          <w:sz w:val="24"/>
        </w:rPr>
        <w:t xml:space="preserve">2022 IEEE International Conference on Blockchain </w:t>
      </w:r>
      <w:r>
        <w:rPr>
          <w:sz w:val="24"/>
        </w:rPr>
        <w:t>(pp. 488–493). IEEE.</w:t>
      </w:r>
    </w:p>
    <w:p w14:paraId="00DC2461" w14:textId="77777777" w:rsidR="00350CFB" w:rsidRDefault="00283FFF">
      <w:pPr>
        <w:pStyle w:val="ListParagraph"/>
        <w:numPr>
          <w:ilvl w:val="0"/>
          <w:numId w:val="6"/>
        </w:numPr>
        <w:tabs>
          <w:tab w:val="left" w:pos="692"/>
        </w:tabs>
        <w:spacing w:before="86" w:line="396" w:lineRule="auto"/>
        <w:ind w:right="524" w:hanging="530"/>
        <w:jc w:val="both"/>
        <w:rPr>
          <w:sz w:val="24"/>
        </w:rPr>
      </w:pPr>
      <w:bookmarkStart w:id="440" w:name="_bookmark177"/>
      <w:bookmarkEnd w:id="440"/>
      <w:r>
        <w:rPr>
          <w:sz w:val="24"/>
        </w:rPr>
        <w:t>Lin, D., Wu, J., Fu, Q., Zheng, Z., &amp; Chen, T. (2024).</w:t>
      </w:r>
      <w:r>
        <w:rPr>
          <w:spacing w:val="40"/>
          <w:sz w:val="24"/>
        </w:rPr>
        <w:t xml:space="preserve"> </w:t>
      </w:r>
      <w:r>
        <w:rPr>
          <w:sz w:val="24"/>
        </w:rPr>
        <w:t>RiskProp:</w:t>
      </w:r>
      <w:r>
        <w:rPr>
          <w:spacing w:val="40"/>
          <w:sz w:val="24"/>
        </w:rPr>
        <w:t xml:space="preserve"> </w:t>
      </w:r>
      <w:r>
        <w:rPr>
          <w:sz w:val="24"/>
        </w:rPr>
        <w:t>Account risk rating on Ethereum</w:t>
      </w:r>
      <w:r>
        <w:rPr>
          <w:spacing w:val="-1"/>
          <w:sz w:val="24"/>
        </w:rPr>
        <w:t xml:space="preserve"> </w:t>
      </w:r>
      <w:r>
        <w:rPr>
          <w:sz w:val="24"/>
        </w:rPr>
        <w:t>via de-anonymous score and network propagation.</w:t>
      </w:r>
      <w:r>
        <w:rPr>
          <w:spacing w:val="30"/>
          <w:sz w:val="24"/>
        </w:rPr>
        <w:t xml:space="preserve"> </w:t>
      </w:r>
      <w:r>
        <w:rPr>
          <w:i/>
          <w:sz w:val="24"/>
        </w:rPr>
        <w:t>IEEE</w:t>
      </w:r>
      <w:r>
        <w:rPr>
          <w:i/>
          <w:spacing w:val="-1"/>
          <w:sz w:val="24"/>
        </w:rPr>
        <w:t xml:space="preserve"> </w:t>
      </w:r>
      <w:r>
        <w:rPr>
          <w:i/>
          <w:sz w:val="24"/>
        </w:rPr>
        <w:t>Transactions</w:t>
      </w:r>
      <w:r>
        <w:rPr>
          <w:i/>
          <w:spacing w:val="-1"/>
          <w:sz w:val="24"/>
        </w:rPr>
        <w:t xml:space="preserve"> </w:t>
      </w:r>
      <w:r>
        <w:rPr>
          <w:i/>
          <w:sz w:val="24"/>
        </w:rPr>
        <w:t>on Depend-able and Secure Computing</w:t>
      </w:r>
      <w:r>
        <w:rPr>
          <w:sz w:val="24"/>
        </w:rPr>
        <w:t xml:space="preserve">, </w:t>
      </w:r>
      <w:r>
        <w:rPr>
          <w:i/>
          <w:sz w:val="24"/>
        </w:rPr>
        <w:t>22</w:t>
      </w:r>
      <w:r>
        <w:rPr>
          <w:sz w:val="24"/>
        </w:rPr>
        <w:t xml:space="preserve">(3), 2132–2145. </w:t>
      </w:r>
      <w:hyperlink r:id="rId71">
        <w:r>
          <w:rPr>
            <w:sz w:val="24"/>
          </w:rPr>
          <w:t>doi:10.1109/TDSC.2024.3475825</w:t>
        </w:r>
      </w:hyperlink>
    </w:p>
    <w:p w14:paraId="00DC2462" w14:textId="77777777" w:rsidR="00350CFB" w:rsidRDefault="00283FFF">
      <w:pPr>
        <w:pStyle w:val="ListParagraph"/>
        <w:numPr>
          <w:ilvl w:val="0"/>
          <w:numId w:val="6"/>
        </w:numPr>
        <w:tabs>
          <w:tab w:val="left" w:pos="692"/>
        </w:tabs>
        <w:spacing w:before="87" w:line="396" w:lineRule="auto"/>
        <w:ind w:right="564" w:hanging="530"/>
        <w:jc w:val="both"/>
        <w:rPr>
          <w:sz w:val="24"/>
        </w:rPr>
      </w:pPr>
      <w:bookmarkStart w:id="441" w:name="_bookmark178"/>
      <w:bookmarkEnd w:id="441"/>
      <w:r>
        <w:rPr>
          <w:sz w:val="24"/>
        </w:rPr>
        <w:t>Makarov, I., &amp;</w:t>
      </w:r>
      <w:r>
        <w:rPr>
          <w:spacing w:val="-1"/>
          <w:sz w:val="24"/>
        </w:rPr>
        <w:t xml:space="preserve"> </w:t>
      </w:r>
      <w:r>
        <w:rPr>
          <w:sz w:val="24"/>
        </w:rPr>
        <w:t>Schoar, A.</w:t>
      </w:r>
      <w:r>
        <w:rPr>
          <w:spacing w:val="-1"/>
          <w:sz w:val="24"/>
        </w:rPr>
        <w:t xml:space="preserve"> </w:t>
      </w:r>
      <w:r>
        <w:rPr>
          <w:sz w:val="24"/>
        </w:rPr>
        <w:t>(2020).</w:t>
      </w:r>
      <w:r>
        <w:rPr>
          <w:spacing w:val="29"/>
          <w:sz w:val="24"/>
        </w:rPr>
        <w:t xml:space="preserve"> </w:t>
      </w:r>
      <w:r>
        <w:rPr>
          <w:sz w:val="24"/>
        </w:rPr>
        <w:t>Trading</w:t>
      </w:r>
      <w:r>
        <w:rPr>
          <w:spacing w:val="-1"/>
          <w:sz w:val="24"/>
        </w:rPr>
        <w:t xml:space="preserve"> </w:t>
      </w:r>
      <w:r>
        <w:rPr>
          <w:sz w:val="24"/>
        </w:rPr>
        <w:t>and</w:t>
      </w:r>
      <w:r>
        <w:rPr>
          <w:spacing w:val="-1"/>
          <w:sz w:val="24"/>
        </w:rPr>
        <w:t xml:space="preserve"> </w:t>
      </w:r>
      <w:r>
        <w:rPr>
          <w:sz w:val="24"/>
        </w:rPr>
        <w:t>arbitrage</w:t>
      </w:r>
      <w:r>
        <w:rPr>
          <w:spacing w:val="-1"/>
          <w:sz w:val="24"/>
        </w:rPr>
        <w:t xml:space="preserve"> </w:t>
      </w:r>
      <w:r>
        <w:rPr>
          <w:sz w:val="24"/>
        </w:rPr>
        <w:t>in</w:t>
      </w:r>
      <w:r>
        <w:rPr>
          <w:spacing w:val="-1"/>
          <w:sz w:val="24"/>
        </w:rPr>
        <w:t xml:space="preserve"> </w:t>
      </w:r>
      <w:r>
        <w:rPr>
          <w:sz w:val="24"/>
        </w:rPr>
        <w:t>cryptocurrency</w:t>
      </w:r>
      <w:r>
        <w:rPr>
          <w:spacing w:val="-1"/>
          <w:sz w:val="24"/>
        </w:rPr>
        <w:t xml:space="preserve"> </w:t>
      </w:r>
      <w:r>
        <w:rPr>
          <w:sz w:val="24"/>
        </w:rPr>
        <w:t>markets.</w:t>
      </w:r>
      <w:r>
        <w:rPr>
          <w:spacing w:val="29"/>
          <w:sz w:val="24"/>
        </w:rPr>
        <w:t xml:space="preserve"> </w:t>
      </w:r>
      <w:r>
        <w:rPr>
          <w:i/>
          <w:sz w:val="24"/>
        </w:rPr>
        <w:t>Journal of Financial Economics</w:t>
      </w:r>
      <w:r>
        <w:rPr>
          <w:sz w:val="24"/>
        </w:rPr>
        <w:t xml:space="preserve">, </w:t>
      </w:r>
      <w:r>
        <w:rPr>
          <w:i/>
          <w:sz w:val="24"/>
        </w:rPr>
        <w:t>135</w:t>
      </w:r>
      <w:r>
        <w:rPr>
          <w:sz w:val="24"/>
        </w:rPr>
        <w:t xml:space="preserve">(2), 293–319. </w:t>
      </w:r>
      <w:hyperlink r:id="rId72">
        <w:r>
          <w:rPr>
            <w:sz w:val="24"/>
          </w:rPr>
          <w:t>doi:10.1016/j.jfineco.2019.07.001</w:t>
        </w:r>
      </w:hyperlink>
    </w:p>
    <w:p w14:paraId="00DC2463" w14:textId="77777777" w:rsidR="00350CFB" w:rsidRDefault="00283FFF">
      <w:pPr>
        <w:pStyle w:val="ListParagraph"/>
        <w:numPr>
          <w:ilvl w:val="0"/>
          <w:numId w:val="6"/>
        </w:numPr>
        <w:tabs>
          <w:tab w:val="left" w:pos="691"/>
        </w:tabs>
        <w:spacing w:before="86"/>
        <w:ind w:left="691" w:hanging="529"/>
        <w:jc w:val="both"/>
        <w:rPr>
          <w:sz w:val="24"/>
        </w:rPr>
      </w:pPr>
      <w:bookmarkStart w:id="442" w:name="_bookmark179"/>
      <w:bookmarkEnd w:id="442"/>
      <w:r>
        <w:rPr>
          <w:sz w:val="24"/>
        </w:rPr>
        <w:t>Nakamoto,</w:t>
      </w:r>
      <w:r>
        <w:rPr>
          <w:spacing w:val="-11"/>
          <w:sz w:val="24"/>
        </w:rPr>
        <w:t xml:space="preserve"> </w:t>
      </w:r>
      <w:r>
        <w:rPr>
          <w:sz w:val="24"/>
        </w:rPr>
        <w:t>S.</w:t>
      </w:r>
      <w:r>
        <w:rPr>
          <w:spacing w:val="-11"/>
          <w:sz w:val="24"/>
        </w:rPr>
        <w:t xml:space="preserve"> </w:t>
      </w:r>
      <w:r>
        <w:rPr>
          <w:sz w:val="24"/>
        </w:rPr>
        <w:t>(2008).</w:t>
      </w:r>
      <w:r>
        <w:rPr>
          <w:spacing w:val="7"/>
          <w:sz w:val="24"/>
        </w:rPr>
        <w:t xml:space="preserve"> </w:t>
      </w:r>
      <w:r>
        <w:rPr>
          <w:i/>
          <w:sz w:val="24"/>
        </w:rPr>
        <w:t>Bitcoin:</w:t>
      </w:r>
      <w:r>
        <w:rPr>
          <w:i/>
          <w:spacing w:val="6"/>
          <w:sz w:val="24"/>
        </w:rPr>
        <w:t xml:space="preserve"> </w:t>
      </w:r>
      <w:r>
        <w:rPr>
          <w:i/>
          <w:sz w:val="24"/>
        </w:rPr>
        <w:t>A</w:t>
      </w:r>
      <w:r>
        <w:rPr>
          <w:i/>
          <w:spacing w:val="-11"/>
          <w:sz w:val="24"/>
        </w:rPr>
        <w:t xml:space="preserve"> </w:t>
      </w:r>
      <w:r>
        <w:rPr>
          <w:i/>
          <w:sz w:val="24"/>
        </w:rPr>
        <w:t>peer-to-peer</w:t>
      </w:r>
      <w:r>
        <w:rPr>
          <w:i/>
          <w:spacing w:val="-10"/>
          <w:sz w:val="24"/>
        </w:rPr>
        <w:t xml:space="preserve"> </w:t>
      </w:r>
      <w:r>
        <w:rPr>
          <w:i/>
          <w:sz w:val="24"/>
        </w:rPr>
        <w:t>electronic</w:t>
      </w:r>
      <w:r>
        <w:rPr>
          <w:i/>
          <w:spacing w:val="-11"/>
          <w:sz w:val="24"/>
        </w:rPr>
        <w:t xml:space="preserve"> </w:t>
      </w:r>
      <w:r>
        <w:rPr>
          <w:i/>
          <w:sz w:val="24"/>
        </w:rPr>
        <w:t>cash</w:t>
      </w:r>
      <w:r>
        <w:rPr>
          <w:i/>
          <w:spacing w:val="-10"/>
          <w:sz w:val="24"/>
        </w:rPr>
        <w:t xml:space="preserve"> </w:t>
      </w:r>
      <w:r>
        <w:rPr>
          <w:i/>
          <w:sz w:val="24"/>
        </w:rPr>
        <w:t>system</w:t>
      </w:r>
      <w:r>
        <w:rPr>
          <w:sz w:val="24"/>
        </w:rPr>
        <w:t>.</w:t>
      </w:r>
      <w:r>
        <w:rPr>
          <w:spacing w:val="6"/>
          <w:sz w:val="24"/>
        </w:rPr>
        <w:t xml:space="preserve"> </w:t>
      </w:r>
      <w:hyperlink r:id="rId73">
        <w:r>
          <w:rPr>
            <w:spacing w:val="-2"/>
            <w:sz w:val="24"/>
          </w:rPr>
          <w:t>bitcoin.org/bitcoin.pdf</w:t>
        </w:r>
      </w:hyperlink>
    </w:p>
    <w:p w14:paraId="00DC2464" w14:textId="77777777" w:rsidR="00350CFB" w:rsidRDefault="00283FFF">
      <w:pPr>
        <w:pStyle w:val="ListParagraph"/>
        <w:numPr>
          <w:ilvl w:val="0"/>
          <w:numId w:val="6"/>
        </w:numPr>
        <w:tabs>
          <w:tab w:val="left" w:pos="692"/>
        </w:tabs>
        <w:spacing w:before="264" w:line="396" w:lineRule="auto"/>
        <w:ind w:right="524" w:hanging="530"/>
        <w:jc w:val="both"/>
        <w:rPr>
          <w:sz w:val="24"/>
        </w:rPr>
      </w:pPr>
      <w:bookmarkStart w:id="443" w:name="_bookmark180"/>
      <w:bookmarkEnd w:id="443"/>
      <w:r>
        <w:rPr>
          <w:sz w:val="24"/>
        </w:rPr>
        <w:t>Narayanan, A., Bonneau, J., Felten, E., Miller, A., &amp; Goldfeder, S. (2016).</w:t>
      </w:r>
      <w:r>
        <w:rPr>
          <w:spacing w:val="29"/>
          <w:sz w:val="24"/>
        </w:rPr>
        <w:t xml:space="preserve"> </w:t>
      </w:r>
      <w:r>
        <w:rPr>
          <w:i/>
          <w:sz w:val="24"/>
        </w:rPr>
        <w:t>Bitcoin and cryp-tocurrency technologies</w:t>
      </w:r>
      <w:r>
        <w:rPr>
          <w:sz w:val="24"/>
        </w:rPr>
        <w:t>. Princeton University Press.</w:t>
      </w:r>
    </w:p>
    <w:p w14:paraId="00DC2465" w14:textId="77777777" w:rsidR="00350CFB" w:rsidRDefault="00283FFF">
      <w:pPr>
        <w:pStyle w:val="ListParagraph"/>
        <w:numPr>
          <w:ilvl w:val="0"/>
          <w:numId w:val="6"/>
        </w:numPr>
        <w:tabs>
          <w:tab w:val="left" w:pos="692"/>
        </w:tabs>
        <w:spacing w:before="86" w:line="396" w:lineRule="auto"/>
        <w:ind w:right="564" w:hanging="530"/>
        <w:jc w:val="both"/>
        <w:rPr>
          <w:sz w:val="24"/>
        </w:rPr>
      </w:pPr>
      <w:bookmarkStart w:id="444" w:name="_bookmark181"/>
      <w:bookmarkEnd w:id="444"/>
      <w:r>
        <w:rPr>
          <w:sz w:val="24"/>
        </w:rPr>
        <w:t>Packin,</w:t>
      </w:r>
      <w:r>
        <w:rPr>
          <w:spacing w:val="-15"/>
          <w:sz w:val="24"/>
        </w:rPr>
        <w:t xml:space="preserve"> </w:t>
      </w:r>
      <w:r>
        <w:rPr>
          <w:sz w:val="24"/>
        </w:rPr>
        <w:t>N.</w:t>
      </w:r>
      <w:r>
        <w:rPr>
          <w:spacing w:val="-15"/>
          <w:sz w:val="24"/>
        </w:rPr>
        <w:t xml:space="preserve"> </w:t>
      </w:r>
      <w:r>
        <w:rPr>
          <w:sz w:val="24"/>
        </w:rPr>
        <w:t>G.,</w:t>
      </w:r>
      <w:r>
        <w:rPr>
          <w:spacing w:val="-15"/>
          <w:sz w:val="24"/>
        </w:rPr>
        <w:t xml:space="preserve"> </w:t>
      </w:r>
      <w:r>
        <w:rPr>
          <w:sz w:val="24"/>
        </w:rPr>
        <w:t>&amp;</w:t>
      </w:r>
      <w:r>
        <w:rPr>
          <w:spacing w:val="-15"/>
          <w:sz w:val="24"/>
        </w:rPr>
        <w:t xml:space="preserve"> </w:t>
      </w:r>
      <w:r>
        <w:rPr>
          <w:sz w:val="24"/>
        </w:rPr>
        <w:t>Lev-Aretz,</w:t>
      </w:r>
      <w:r>
        <w:rPr>
          <w:spacing w:val="-15"/>
          <w:sz w:val="24"/>
        </w:rPr>
        <w:t xml:space="preserve"> </w:t>
      </w:r>
      <w:r>
        <w:rPr>
          <w:sz w:val="24"/>
        </w:rPr>
        <w:t>Y.</w:t>
      </w:r>
      <w:r>
        <w:rPr>
          <w:spacing w:val="-15"/>
          <w:sz w:val="24"/>
        </w:rPr>
        <w:t xml:space="preserve"> </w:t>
      </w:r>
      <w:r>
        <w:rPr>
          <w:sz w:val="24"/>
        </w:rPr>
        <w:t>(2024). Decentralized</w:t>
      </w:r>
      <w:r>
        <w:rPr>
          <w:spacing w:val="-15"/>
          <w:sz w:val="24"/>
        </w:rPr>
        <w:t xml:space="preserve"> </w:t>
      </w:r>
      <w:r>
        <w:rPr>
          <w:sz w:val="24"/>
        </w:rPr>
        <w:t>credit</w:t>
      </w:r>
      <w:r>
        <w:rPr>
          <w:spacing w:val="-15"/>
          <w:sz w:val="24"/>
        </w:rPr>
        <w:t xml:space="preserve"> </w:t>
      </w:r>
      <w:r>
        <w:rPr>
          <w:sz w:val="24"/>
        </w:rPr>
        <w:t>scoring:</w:t>
      </w:r>
      <w:r>
        <w:rPr>
          <w:spacing w:val="6"/>
          <w:sz w:val="24"/>
        </w:rPr>
        <w:t xml:space="preserve"> </w:t>
      </w:r>
      <w:r>
        <w:rPr>
          <w:sz w:val="24"/>
        </w:rPr>
        <w:t>Black</w:t>
      </w:r>
      <w:r>
        <w:rPr>
          <w:spacing w:val="-15"/>
          <w:sz w:val="24"/>
        </w:rPr>
        <w:t xml:space="preserve"> </w:t>
      </w:r>
      <w:r>
        <w:rPr>
          <w:sz w:val="24"/>
        </w:rPr>
        <w:t>box</w:t>
      </w:r>
      <w:r>
        <w:rPr>
          <w:spacing w:val="-15"/>
          <w:sz w:val="24"/>
        </w:rPr>
        <w:t xml:space="preserve"> </w:t>
      </w:r>
      <w:r>
        <w:rPr>
          <w:sz w:val="24"/>
        </w:rPr>
        <w:t>3.0.</w:t>
      </w:r>
      <w:r>
        <w:rPr>
          <w:spacing w:val="6"/>
          <w:sz w:val="24"/>
        </w:rPr>
        <w:t xml:space="preserve"> </w:t>
      </w:r>
      <w:r>
        <w:rPr>
          <w:i/>
          <w:sz w:val="24"/>
        </w:rPr>
        <w:t>American Business Law Journal</w:t>
      </w:r>
      <w:r>
        <w:rPr>
          <w:sz w:val="24"/>
        </w:rPr>
        <w:t xml:space="preserve">, </w:t>
      </w:r>
      <w:r>
        <w:rPr>
          <w:i/>
          <w:sz w:val="24"/>
        </w:rPr>
        <w:t>61</w:t>
      </w:r>
      <w:r>
        <w:rPr>
          <w:sz w:val="24"/>
        </w:rPr>
        <w:t xml:space="preserve">(2), 91–111. </w:t>
      </w:r>
      <w:hyperlink r:id="rId74">
        <w:r>
          <w:rPr>
            <w:sz w:val="24"/>
          </w:rPr>
          <w:t>doi:10.2139/ssrn.4375920</w:t>
        </w:r>
      </w:hyperlink>
    </w:p>
    <w:p w14:paraId="00DC2466" w14:textId="77777777" w:rsidR="00350CFB" w:rsidRDefault="00283FFF">
      <w:pPr>
        <w:pStyle w:val="ListParagraph"/>
        <w:numPr>
          <w:ilvl w:val="0"/>
          <w:numId w:val="6"/>
        </w:numPr>
        <w:tabs>
          <w:tab w:val="left" w:pos="692"/>
        </w:tabs>
        <w:spacing w:before="86" w:line="396" w:lineRule="auto"/>
        <w:ind w:right="524" w:hanging="530"/>
        <w:jc w:val="both"/>
        <w:rPr>
          <w:sz w:val="24"/>
        </w:rPr>
      </w:pPr>
      <w:bookmarkStart w:id="445" w:name="_bookmark182"/>
      <w:bookmarkEnd w:id="445"/>
      <w:r>
        <w:rPr>
          <w:sz w:val="24"/>
        </w:rPr>
        <w:t>Page, L., Brin, S., Motwani, R., &amp; Winograd, T. (1998).</w:t>
      </w:r>
      <w:r>
        <w:rPr>
          <w:spacing w:val="40"/>
          <w:sz w:val="24"/>
        </w:rPr>
        <w:t xml:space="preserve"> </w:t>
      </w:r>
      <w:r>
        <w:rPr>
          <w:i/>
          <w:sz w:val="24"/>
        </w:rPr>
        <w:t>The PageRank citation ranking: Bringing</w:t>
      </w:r>
      <w:r>
        <w:rPr>
          <w:i/>
          <w:spacing w:val="-4"/>
          <w:sz w:val="24"/>
        </w:rPr>
        <w:t xml:space="preserve"> </w:t>
      </w:r>
      <w:r>
        <w:rPr>
          <w:i/>
          <w:sz w:val="24"/>
        </w:rPr>
        <w:t>order</w:t>
      </w:r>
      <w:r>
        <w:rPr>
          <w:i/>
          <w:spacing w:val="-4"/>
          <w:sz w:val="24"/>
        </w:rPr>
        <w:t xml:space="preserve"> </w:t>
      </w:r>
      <w:r>
        <w:rPr>
          <w:i/>
          <w:sz w:val="24"/>
        </w:rPr>
        <w:t>to</w:t>
      </w:r>
      <w:r>
        <w:rPr>
          <w:i/>
          <w:spacing w:val="-4"/>
          <w:sz w:val="24"/>
        </w:rPr>
        <w:t xml:space="preserve"> </w:t>
      </w:r>
      <w:r>
        <w:rPr>
          <w:i/>
          <w:sz w:val="24"/>
        </w:rPr>
        <w:t>the</w:t>
      </w:r>
      <w:r>
        <w:rPr>
          <w:i/>
          <w:spacing w:val="-4"/>
          <w:sz w:val="24"/>
        </w:rPr>
        <w:t xml:space="preserve"> </w:t>
      </w:r>
      <w:r>
        <w:rPr>
          <w:i/>
          <w:sz w:val="24"/>
        </w:rPr>
        <w:t>web</w:t>
      </w:r>
      <w:r>
        <w:rPr>
          <w:i/>
          <w:spacing w:val="-4"/>
          <w:sz w:val="24"/>
        </w:rPr>
        <w:t xml:space="preserve"> </w:t>
      </w:r>
      <w:r>
        <w:rPr>
          <w:sz w:val="24"/>
        </w:rPr>
        <w:t>(Technical</w:t>
      </w:r>
      <w:r>
        <w:rPr>
          <w:spacing w:val="-4"/>
          <w:sz w:val="24"/>
        </w:rPr>
        <w:t xml:space="preserve"> </w:t>
      </w:r>
      <w:r>
        <w:rPr>
          <w:sz w:val="24"/>
        </w:rPr>
        <w:t>Report). Stanford</w:t>
      </w:r>
      <w:r>
        <w:rPr>
          <w:spacing w:val="-4"/>
          <w:sz w:val="24"/>
        </w:rPr>
        <w:t xml:space="preserve"> </w:t>
      </w:r>
      <w:r>
        <w:rPr>
          <w:sz w:val="24"/>
        </w:rPr>
        <w:t>Digital</w:t>
      </w:r>
      <w:r>
        <w:rPr>
          <w:spacing w:val="-4"/>
          <w:sz w:val="24"/>
        </w:rPr>
        <w:t xml:space="preserve"> </w:t>
      </w:r>
      <w:r>
        <w:rPr>
          <w:sz w:val="24"/>
        </w:rPr>
        <w:t>Library</w:t>
      </w:r>
      <w:r>
        <w:rPr>
          <w:spacing w:val="-4"/>
          <w:sz w:val="24"/>
        </w:rPr>
        <w:t xml:space="preserve"> </w:t>
      </w:r>
      <w:r>
        <w:rPr>
          <w:sz w:val="24"/>
        </w:rPr>
        <w:t>Technologies</w:t>
      </w:r>
      <w:r>
        <w:rPr>
          <w:spacing w:val="-4"/>
          <w:sz w:val="24"/>
        </w:rPr>
        <w:t xml:space="preserve"> </w:t>
      </w:r>
      <w:r>
        <w:rPr>
          <w:sz w:val="24"/>
        </w:rPr>
        <w:t>Project.</w:t>
      </w:r>
    </w:p>
    <w:p w14:paraId="00DC2467" w14:textId="77777777" w:rsidR="00350CFB" w:rsidRDefault="00283FFF">
      <w:pPr>
        <w:pStyle w:val="ListParagraph"/>
        <w:numPr>
          <w:ilvl w:val="0"/>
          <w:numId w:val="6"/>
        </w:numPr>
        <w:tabs>
          <w:tab w:val="left" w:pos="692"/>
        </w:tabs>
        <w:spacing w:before="86" w:line="396" w:lineRule="auto"/>
        <w:ind w:right="522" w:hanging="530"/>
        <w:jc w:val="both"/>
        <w:rPr>
          <w:sz w:val="24"/>
        </w:rPr>
      </w:pPr>
      <w:bookmarkStart w:id="446" w:name="_bookmark183"/>
      <w:bookmarkEnd w:id="446"/>
      <w:r>
        <w:rPr>
          <w:sz w:val="24"/>
          <w:lang w:val="fr-CM"/>
        </w:rPr>
        <w:t>Perez, D., Werner, S. M., Xu, J., &amp; Livshits, B. (2021).</w:t>
      </w:r>
      <w:r>
        <w:rPr>
          <w:spacing w:val="40"/>
          <w:sz w:val="24"/>
          <w:lang w:val="fr-CM"/>
        </w:rPr>
        <w:t xml:space="preserve"> </w:t>
      </w:r>
      <w:r>
        <w:rPr>
          <w:sz w:val="24"/>
        </w:rPr>
        <w:t>Liquidations:</w:t>
      </w:r>
      <w:r>
        <w:rPr>
          <w:spacing w:val="33"/>
          <w:sz w:val="24"/>
        </w:rPr>
        <w:t xml:space="preserve"> </w:t>
      </w:r>
      <w:r>
        <w:rPr>
          <w:sz w:val="24"/>
        </w:rPr>
        <w:t xml:space="preserve">DeFi on a knife-edge. In </w:t>
      </w:r>
      <w:r>
        <w:rPr>
          <w:i/>
          <w:sz w:val="24"/>
        </w:rPr>
        <w:t xml:space="preserve">Financial Cryptography and Data Security </w:t>
      </w:r>
      <w:r>
        <w:rPr>
          <w:sz w:val="24"/>
        </w:rPr>
        <w:t>(pp. 457–476). Springer.</w:t>
      </w:r>
    </w:p>
    <w:p w14:paraId="00DC2468" w14:textId="77777777" w:rsidR="00350CFB" w:rsidRDefault="00283FFF">
      <w:pPr>
        <w:pStyle w:val="ListParagraph"/>
        <w:numPr>
          <w:ilvl w:val="0"/>
          <w:numId w:val="6"/>
        </w:numPr>
        <w:tabs>
          <w:tab w:val="left" w:pos="692"/>
        </w:tabs>
        <w:spacing w:before="86" w:line="396" w:lineRule="auto"/>
        <w:ind w:right="522" w:hanging="530"/>
        <w:jc w:val="both"/>
        <w:rPr>
          <w:sz w:val="24"/>
        </w:rPr>
      </w:pPr>
      <w:bookmarkStart w:id="447" w:name="_bookmark184"/>
      <w:bookmarkEnd w:id="447"/>
      <w:r>
        <w:rPr>
          <w:sz w:val="24"/>
          <w:lang w:val="fr-CM"/>
        </w:rPr>
        <w:t>Qin,</w:t>
      </w:r>
      <w:r>
        <w:rPr>
          <w:spacing w:val="-11"/>
          <w:sz w:val="24"/>
          <w:lang w:val="fr-CM"/>
        </w:rPr>
        <w:t xml:space="preserve"> </w:t>
      </w:r>
      <w:r>
        <w:rPr>
          <w:sz w:val="24"/>
          <w:lang w:val="fr-CM"/>
        </w:rPr>
        <w:t>K.,</w:t>
      </w:r>
      <w:r>
        <w:rPr>
          <w:spacing w:val="-11"/>
          <w:sz w:val="24"/>
          <w:lang w:val="fr-CM"/>
        </w:rPr>
        <w:t xml:space="preserve"> </w:t>
      </w:r>
      <w:r>
        <w:rPr>
          <w:sz w:val="24"/>
          <w:lang w:val="fr-CM"/>
        </w:rPr>
        <w:t>Zhou,</w:t>
      </w:r>
      <w:r>
        <w:rPr>
          <w:spacing w:val="-11"/>
          <w:sz w:val="24"/>
          <w:lang w:val="fr-CM"/>
        </w:rPr>
        <w:t xml:space="preserve"> </w:t>
      </w:r>
      <w:r>
        <w:rPr>
          <w:sz w:val="24"/>
          <w:lang w:val="fr-CM"/>
        </w:rPr>
        <w:t>L.,</w:t>
      </w:r>
      <w:r>
        <w:rPr>
          <w:spacing w:val="-11"/>
          <w:sz w:val="24"/>
          <w:lang w:val="fr-CM"/>
        </w:rPr>
        <w:t xml:space="preserve"> </w:t>
      </w:r>
      <w:r>
        <w:rPr>
          <w:sz w:val="24"/>
          <w:lang w:val="fr-CM"/>
        </w:rPr>
        <w:t>Livshits,</w:t>
      </w:r>
      <w:r>
        <w:rPr>
          <w:spacing w:val="-11"/>
          <w:sz w:val="24"/>
          <w:lang w:val="fr-CM"/>
        </w:rPr>
        <w:t xml:space="preserve"> </w:t>
      </w:r>
      <w:r>
        <w:rPr>
          <w:sz w:val="24"/>
          <w:lang w:val="fr-CM"/>
        </w:rPr>
        <w:t>B.,</w:t>
      </w:r>
      <w:r>
        <w:rPr>
          <w:spacing w:val="-11"/>
          <w:sz w:val="24"/>
          <w:lang w:val="fr-CM"/>
        </w:rPr>
        <w:t xml:space="preserve"> </w:t>
      </w:r>
      <w:r>
        <w:rPr>
          <w:sz w:val="24"/>
          <w:lang w:val="fr-CM"/>
        </w:rPr>
        <w:t>&amp;</w:t>
      </w:r>
      <w:r>
        <w:rPr>
          <w:spacing w:val="-13"/>
          <w:sz w:val="24"/>
          <w:lang w:val="fr-CM"/>
        </w:rPr>
        <w:t xml:space="preserve"> </w:t>
      </w:r>
      <w:r>
        <w:rPr>
          <w:sz w:val="24"/>
          <w:lang w:val="fr-CM"/>
        </w:rPr>
        <w:t>Gervais,</w:t>
      </w:r>
      <w:r>
        <w:rPr>
          <w:spacing w:val="-11"/>
          <w:sz w:val="24"/>
          <w:lang w:val="fr-CM"/>
        </w:rPr>
        <w:t xml:space="preserve"> </w:t>
      </w:r>
      <w:r>
        <w:rPr>
          <w:sz w:val="24"/>
          <w:lang w:val="fr-CM"/>
        </w:rPr>
        <w:t>A.</w:t>
      </w:r>
      <w:r>
        <w:rPr>
          <w:spacing w:val="-13"/>
          <w:sz w:val="24"/>
          <w:lang w:val="fr-CM"/>
        </w:rPr>
        <w:t xml:space="preserve"> </w:t>
      </w:r>
      <w:r>
        <w:rPr>
          <w:sz w:val="24"/>
          <w:lang w:val="fr-CM"/>
        </w:rPr>
        <w:t>(2021).</w:t>
      </w:r>
      <w:r>
        <w:rPr>
          <w:spacing w:val="14"/>
          <w:sz w:val="24"/>
          <w:lang w:val="fr-CM"/>
        </w:rPr>
        <w:t xml:space="preserve"> </w:t>
      </w:r>
      <w:r>
        <w:rPr>
          <w:sz w:val="24"/>
        </w:rPr>
        <w:t>Attacking</w:t>
      </w:r>
      <w:r>
        <w:rPr>
          <w:spacing w:val="-13"/>
          <w:sz w:val="24"/>
        </w:rPr>
        <w:t xml:space="preserve"> </w:t>
      </w:r>
      <w:r>
        <w:rPr>
          <w:sz w:val="24"/>
        </w:rPr>
        <w:t>the</w:t>
      </w:r>
      <w:r>
        <w:rPr>
          <w:spacing w:val="-13"/>
          <w:sz w:val="24"/>
        </w:rPr>
        <w:t xml:space="preserve"> </w:t>
      </w:r>
      <w:r>
        <w:rPr>
          <w:sz w:val="24"/>
        </w:rPr>
        <w:t>DeFi</w:t>
      </w:r>
      <w:r>
        <w:rPr>
          <w:spacing w:val="-13"/>
          <w:sz w:val="24"/>
        </w:rPr>
        <w:t xml:space="preserve"> </w:t>
      </w:r>
      <w:r>
        <w:rPr>
          <w:sz w:val="24"/>
        </w:rPr>
        <w:t>ecosystem</w:t>
      </w:r>
      <w:r>
        <w:rPr>
          <w:spacing w:val="-13"/>
          <w:sz w:val="24"/>
        </w:rPr>
        <w:t xml:space="preserve"> </w:t>
      </w:r>
      <w:r>
        <w:rPr>
          <w:sz w:val="24"/>
        </w:rPr>
        <w:t>with</w:t>
      </w:r>
      <w:r>
        <w:rPr>
          <w:spacing w:val="-13"/>
          <w:sz w:val="24"/>
        </w:rPr>
        <w:t xml:space="preserve"> </w:t>
      </w:r>
      <w:r>
        <w:rPr>
          <w:sz w:val="24"/>
        </w:rPr>
        <w:t>flash loans for fun and profit.</w:t>
      </w:r>
      <w:r>
        <w:rPr>
          <w:spacing w:val="36"/>
          <w:sz w:val="24"/>
        </w:rPr>
        <w:t xml:space="preserve"> </w:t>
      </w:r>
      <w:r>
        <w:rPr>
          <w:sz w:val="24"/>
        </w:rPr>
        <w:t xml:space="preserve">In </w:t>
      </w:r>
      <w:r>
        <w:rPr>
          <w:i/>
          <w:sz w:val="24"/>
        </w:rPr>
        <w:t xml:space="preserve">Financial Cryptography and Data Security </w:t>
      </w:r>
      <w:r>
        <w:rPr>
          <w:sz w:val="24"/>
        </w:rPr>
        <w:t>(pp.</w:t>
      </w:r>
      <w:r>
        <w:rPr>
          <w:spacing w:val="36"/>
          <w:sz w:val="24"/>
        </w:rPr>
        <w:t xml:space="preserve"> </w:t>
      </w:r>
      <w:r>
        <w:rPr>
          <w:sz w:val="24"/>
        </w:rPr>
        <w:t>3–25).</w:t>
      </w:r>
      <w:r>
        <w:rPr>
          <w:spacing w:val="36"/>
          <w:sz w:val="24"/>
        </w:rPr>
        <w:t xml:space="preserve"> </w:t>
      </w:r>
      <w:r>
        <w:rPr>
          <w:sz w:val="24"/>
        </w:rPr>
        <w:t xml:space="preserve">Springer. </w:t>
      </w:r>
      <w:hyperlink r:id="rId75">
        <w:r>
          <w:rPr>
            <w:spacing w:val="-2"/>
            <w:sz w:val="24"/>
          </w:rPr>
          <w:t>doi:10.1007/978-3-662-64322-8_1</w:t>
        </w:r>
      </w:hyperlink>
    </w:p>
    <w:p w14:paraId="00DC2469" w14:textId="77777777" w:rsidR="00350CFB" w:rsidRDefault="00283FFF">
      <w:pPr>
        <w:pStyle w:val="ListParagraph"/>
        <w:numPr>
          <w:ilvl w:val="0"/>
          <w:numId w:val="6"/>
        </w:numPr>
        <w:tabs>
          <w:tab w:val="left" w:pos="692"/>
        </w:tabs>
        <w:spacing w:before="87" w:line="396" w:lineRule="auto"/>
        <w:ind w:right="523" w:hanging="530"/>
        <w:jc w:val="both"/>
        <w:rPr>
          <w:i/>
          <w:sz w:val="24"/>
        </w:rPr>
      </w:pPr>
      <w:bookmarkStart w:id="448" w:name="_bookmark185"/>
      <w:bookmarkEnd w:id="448"/>
      <w:r>
        <w:rPr>
          <w:sz w:val="24"/>
        </w:rPr>
        <w:t>Resnick,</w:t>
      </w:r>
      <w:r>
        <w:rPr>
          <w:spacing w:val="-2"/>
          <w:sz w:val="24"/>
        </w:rPr>
        <w:t xml:space="preserve"> </w:t>
      </w:r>
      <w:r>
        <w:rPr>
          <w:sz w:val="24"/>
        </w:rPr>
        <w:t>P.,</w:t>
      </w:r>
      <w:r>
        <w:rPr>
          <w:spacing w:val="-2"/>
          <w:sz w:val="24"/>
        </w:rPr>
        <w:t xml:space="preserve"> </w:t>
      </w:r>
      <w:r>
        <w:rPr>
          <w:sz w:val="24"/>
        </w:rPr>
        <w:t>&amp;</w:t>
      </w:r>
      <w:r>
        <w:rPr>
          <w:spacing w:val="-3"/>
          <w:sz w:val="24"/>
        </w:rPr>
        <w:t xml:space="preserve"> </w:t>
      </w:r>
      <w:r>
        <w:rPr>
          <w:sz w:val="24"/>
        </w:rPr>
        <w:t>Zeckhauser,</w:t>
      </w:r>
      <w:r>
        <w:rPr>
          <w:spacing w:val="-2"/>
          <w:sz w:val="24"/>
        </w:rPr>
        <w:t xml:space="preserve"> </w:t>
      </w:r>
      <w:r>
        <w:rPr>
          <w:sz w:val="24"/>
        </w:rPr>
        <w:t>R.</w:t>
      </w:r>
      <w:r>
        <w:rPr>
          <w:spacing w:val="-3"/>
          <w:sz w:val="24"/>
        </w:rPr>
        <w:t xml:space="preserve"> </w:t>
      </w:r>
      <w:r>
        <w:rPr>
          <w:sz w:val="24"/>
        </w:rPr>
        <w:t>(2002).</w:t>
      </w:r>
      <w:r>
        <w:rPr>
          <w:spacing w:val="25"/>
          <w:sz w:val="24"/>
        </w:rPr>
        <w:t xml:space="preserve"> </w:t>
      </w:r>
      <w:r>
        <w:rPr>
          <w:sz w:val="24"/>
        </w:rPr>
        <w:t>Trust</w:t>
      </w:r>
      <w:r>
        <w:rPr>
          <w:spacing w:val="-4"/>
          <w:sz w:val="24"/>
        </w:rPr>
        <w:t xml:space="preserve"> </w:t>
      </w:r>
      <w:r>
        <w:rPr>
          <w:sz w:val="24"/>
        </w:rPr>
        <w:t>among</w:t>
      </w:r>
      <w:r>
        <w:rPr>
          <w:spacing w:val="-3"/>
          <w:sz w:val="24"/>
        </w:rPr>
        <w:t xml:space="preserve"> </w:t>
      </w:r>
      <w:r>
        <w:rPr>
          <w:sz w:val="24"/>
        </w:rPr>
        <w:t>strangers</w:t>
      </w:r>
      <w:r>
        <w:rPr>
          <w:spacing w:val="-4"/>
          <w:sz w:val="24"/>
        </w:rPr>
        <w:t xml:space="preserve"> </w:t>
      </w:r>
      <w:r>
        <w:rPr>
          <w:sz w:val="24"/>
        </w:rPr>
        <w:t>in</w:t>
      </w:r>
      <w:r>
        <w:rPr>
          <w:spacing w:val="-3"/>
          <w:sz w:val="24"/>
        </w:rPr>
        <w:t xml:space="preserve"> </w:t>
      </w:r>
      <w:r>
        <w:rPr>
          <w:sz w:val="24"/>
        </w:rPr>
        <w:t>Internet</w:t>
      </w:r>
      <w:r>
        <w:rPr>
          <w:spacing w:val="-3"/>
          <w:sz w:val="24"/>
        </w:rPr>
        <w:t xml:space="preserve"> </w:t>
      </w:r>
      <w:r>
        <w:rPr>
          <w:sz w:val="24"/>
        </w:rPr>
        <w:t>transactions: Empir-ical analysis of eBay’s reputation system.</w:t>
      </w:r>
      <w:r>
        <w:rPr>
          <w:spacing w:val="32"/>
          <w:sz w:val="24"/>
        </w:rPr>
        <w:t xml:space="preserve"> </w:t>
      </w:r>
      <w:r>
        <w:rPr>
          <w:sz w:val="24"/>
        </w:rPr>
        <w:t xml:space="preserve">In </w:t>
      </w:r>
      <w:r>
        <w:rPr>
          <w:i/>
          <w:sz w:val="24"/>
        </w:rPr>
        <w:t>The Economics of the Internet and E-commerce</w:t>
      </w:r>
    </w:p>
    <w:p w14:paraId="00DC246A" w14:textId="77777777" w:rsidR="00350CFB" w:rsidRDefault="00350CFB">
      <w:pPr>
        <w:pStyle w:val="ListParagraph"/>
        <w:spacing w:line="396" w:lineRule="auto"/>
        <w:jc w:val="both"/>
        <w:rPr>
          <w:i/>
          <w:sz w:val="24"/>
        </w:rPr>
        <w:sectPr w:rsidR="00350CFB">
          <w:pgSz w:w="11910" w:h="16840"/>
          <w:pgMar w:top="1840" w:right="708" w:bottom="2300" w:left="992" w:header="0" w:footer="2115" w:gutter="0"/>
          <w:cols w:space="720"/>
        </w:sectPr>
      </w:pPr>
    </w:p>
    <w:p w14:paraId="00DC246B" w14:textId="77777777" w:rsidR="00350CFB" w:rsidRDefault="00283FFF">
      <w:pPr>
        <w:pStyle w:val="BodyText"/>
        <w:spacing w:before="72"/>
        <w:ind w:left="684"/>
      </w:pPr>
      <w:r>
        <w:lastRenderedPageBreak/>
        <w:t>(pp.</w:t>
      </w:r>
      <w:r>
        <w:rPr>
          <w:spacing w:val="12"/>
        </w:rPr>
        <w:t xml:space="preserve"> </w:t>
      </w:r>
      <w:r>
        <w:t>127–157).</w:t>
      </w:r>
      <w:r>
        <w:rPr>
          <w:spacing w:val="12"/>
        </w:rPr>
        <w:t xml:space="preserve"> </w:t>
      </w:r>
      <w:r>
        <w:rPr>
          <w:spacing w:val="-2"/>
        </w:rPr>
        <w:t>Emerald.</w:t>
      </w:r>
    </w:p>
    <w:p w14:paraId="00DC246C" w14:textId="77777777" w:rsidR="00350CFB" w:rsidRDefault="00283FFF">
      <w:pPr>
        <w:pStyle w:val="ListParagraph"/>
        <w:numPr>
          <w:ilvl w:val="0"/>
          <w:numId w:val="6"/>
        </w:numPr>
        <w:tabs>
          <w:tab w:val="left" w:pos="686"/>
          <w:tab w:val="left" w:pos="691"/>
        </w:tabs>
        <w:spacing w:before="264" w:line="396" w:lineRule="auto"/>
        <w:ind w:left="686" w:right="524" w:hanging="524"/>
        <w:jc w:val="both"/>
        <w:rPr>
          <w:sz w:val="24"/>
        </w:rPr>
      </w:pPr>
      <w:bookmarkStart w:id="449" w:name="_bookmark186"/>
      <w:bookmarkEnd w:id="449"/>
      <w:r>
        <w:rPr>
          <w:sz w:val="24"/>
        </w:rPr>
        <w:tab/>
        <w:t>Schär, F. (2021).</w:t>
      </w:r>
      <w:r>
        <w:rPr>
          <w:spacing w:val="40"/>
          <w:sz w:val="24"/>
        </w:rPr>
        <w:t xml:space="preserve"> </w:t>
      </w:r>
      <w:r>
        <w:rPr>
          <w:sz w:val="24"/>
        </w:rPr>
        <w:t>Decentralized finance: On blockchain- and smart contract-based financial markets.</w:t>
      </w:r>
      <w:r>
        <w:rPr>
          <w:spacing w:val="-15"/>
          <w:sz w:val="24"/>
        </w:rPr>
        <w:t xml:space="preserve"> </w:t>
      </w:r>
      <w:r>
        <w:rPr>
          <w:i/>
          <w:sz w:val="24"/>
        </w:rPr>
        <w:t>Federal</w:t>
      </w:r>
      <w:r>
        <w:rPr>
          <w:i/>
          <w:spacing w:val="-15"/>
          <w:sz w:val="24"/>
        </w:rPr>
        <w:t xml:space="preserve"> </w:t>
      </w:r>
      <w:r>
        <w:rPr>
          <w:i/>
          <w:sz w:val="24"/>
        </w:rPr>
        <w:t>Reserve</w:t>
      </w:r>
      <w:r>
        <w:rPr>
          <w:i/>
          <w:spacing w:val="-15"/>
          <w:sz w:val="24"/>
        </w:rPr>
        <w:t xml:space="preserve"> </w:t>
      </w:r>
      <w:r>
        <w:rPr>
          <w:i/>
          <w:sz w:val="24"/>
        </w:rPr>
        <w:t>Bank</w:t>
      </w:r>
      <w:r>
        <w:rPr>
          <w:i/>
          <w:spacing w:val="-15"/>
          <w:sz w:val="24"/>
        </w:rPr>
        <w:t xml:space="preserve"> </w:t>
      </w:r>
      <w:r>
        <w:rPr>
          <w:i/>
          <w:sz w:val="24"/>
        </w:rPr>
        <w:t>of</w:t>
      </w:r>
      <w:r>
        <w:rPr>
          <w:i/>
          <w:spacing w:val="-15"/>
          <w:sz w:val="24"/>
        </w:rPr>
        <w:t xml:space="preserve"> </w:t>
      </w:r>
      <w:r>
        <w:rPr>
          <w:i/>
          <w:sz w:val="24"/>
        </w:rPr>
        <w:t>St.</w:t>
      </w:r>
      <w:r>
        <w:rPr>
          <w:i/>
          <w:spacing w:val="-15"/>
          <w:sz w:val="24"/>
        </w:rPr>
        <w:t xml:space="preserve"> </w:t>
      </w:r>
      <w:r>
        <w:rPr>
          <w:i/>
          <w:sz w:val="24"/>
        </w:rPr>
        <w:t>Louis</w:t>
      </w:r>
      <w:r>
        <w:rPr>
          <w:i/>
          <w:spacing w:val="-15"/>
          <w:sz w:val="24"/>
        </w:rPr>
        <w:t xml:space="preserve"> </w:t>
      </w:r>
      <w:r>
        <w:rPr>
          <w:i/>
          <w:sz w:val="24"/>
        </w:rPr>
        <w:t>Review</w:t>
      </w:r>
      <w:r>
        <w:rPr>
          <w:sz w:val="24"/>
        </w:rPr>
        <w:t>,</w:t>
      </w:r>
      <w:r>
        <w:rPr>
          <w:spacing w:val="-15"/>
          <w:sz w:val="24"/>
        </w:rPr>
        <w:t xml:space="preserve"> </w:t>
      </w:r>
      <w:r>
        <w:rPr>
          <w:i/>
          <w:sz w:val="24"/>
        </w:rPr>
        <w:t>103</w:t>
      </w:r>
      <w:r>
        <w:rPr>
          <w:sz w:val="24"/>
        </w:rPr>
        <w:t>(2),</w:t>
      </w:r>
      <w:r>
        <w:rPr>
          <w:spacing w:val="-15"/>
          <w:sz w:val="24"/>
        </w:rPr>
        <w:t xml:space="preserve"> </w:t>
      </w:r>
      <w:r>
        <w:rPr>
          <w:sz w:val="24"/>
        </w:rPr>
        <w:t>153–174.</w:t>
      </w:r>
      <w:r>
        <w:rPr>
          <w:spacing w:val="3"/>
          <w:sz w:val="24"/>
        </w:rPr>
        <w:t xml:space="preserve"> </w:t>
      </w:r>
      <w:hyperlink r:id="rId76">
        <w:r>
          <w:rPr>
            <w:sz w:val="24"/>
          </w:rPr>
          <w:t>doi:10.20955/r.103.153-</w:t>
        </w:r>
      </w:hyperlink>
      <w:hyperlink r:id="rId77">
        <w:r>
          <w:rPr>
            <w:spacing w:val="-6"/>
            <w:sz w:val="24"/>
          </w:rPr>
          <w:t>74</w:t>
        </w:r>
      </w:hyperlink>
    </w:p>
    <w:p w14:paraId="00DC246D" w14:textId="77777777" w:rsidR="00350CFB" w:rsidRDefault="00283FFF">
      <w:pPr>
        <w:pStyle w:val="ListParagraph"/>
        <w:numPr>
          <w:ilvl w:val="0"/>
          <w:numId w:val="6"/>
        </w:numPr>
        <w:tabs>
          <w:tab w:val="left" w:pos="685"/>
          <w:tab w:val="left" w:pos="691"/>
        </w:tabs>
        <w:spacing w:before="87" w:line="396" w:lineRule="auto"/>
        <w:ind w:left="685" w:right="564" w:hanging="523"/>
        <w:jc w:val="both"/>
        <w:rPr>
          <w:sz w:val="24"/>
        </w:rPr>
      </w:pPr>
      <w:bookmarkStart w:id="450" w:name="_bookmark187"/>
      <w:bookmarkEnd w:id="450"/>
      <w:r>
        <w:rPr>
          <w:sz w:val="24"/>
        </w:rPr>
        <w:tab/>
        <w:t>Spearman, C. (1904).</w:t>
      </w:r>
      <w:r>
        <w:rPr>
          <w:spacing w:val="40"/>
          <w:sz w:val="24"/>
        </w:rPr>
        <w:t xml:space="preserve"> </w:t>
      </w:r>
      <w:r>
        <w:rPr>
          <w:sz w:val="24"/>
        </w:rPr>
        <w:t>The proof and measurement of association between two things.</w:t>
      </w:r>
      <w:r>
        <w:rPr>
          <w:spacing w:val="40"/>
          <w:sz w:val="24"/>
        </w:rPr>
        <w:t xml:space="preserve"> </w:t>
      </w:r>
      <w:r>
        <w:rPr>
          <w:i/>
          <w:sz w:val="24"/>
        </w:rPr>
        <w:t>The American Journal of Psychology</w:t>
      </w:r>
      <w:r>
        <w:rPr>
          <w:sz w:val="24"/>
        </w:rPr>
        <w:t xml:space="preserve">, </w:t>
      </w:r>
      <w:r>
        <w:rPr>
          <w:i/>
          <w:sz w:val="24"/>
        </w:rPr>
        <w:t>15</w:t>
      </w:r>
      <w:r>
        <w:rPr>
          <w:sz w:val="24"/>
        </w:rPr>
        <w:t xml:space="preserve">(1), 72–101. </w:t>
      </w:r>
      <w:hyperlink r:id="rId78">
        <w:r>
          <w:rPr>
            <w:sz w:val="24"/>
          </w:rPr>
          <w:t>doi:10.2307/1412159</w:t>
        </w:r>
      </w:hyperlink>
    </w:p>
    <w:p w14:paraId="00DC246E" w14:textId="77777777" w:rsidR="00350CFB" w:rsidRDefault="00283FFF">
      <w:pPr>
        <w:pStyle w:val="ListParagraph"/>
        <w:numPr>
          <w:ilvl w:val="0"/>
          <w:numId w:val="6"/>
        </w:numPr>
        <w:tabs>
          <w:tab w:val="left" w:pos="691"/>
        </w:tabs>
        <w:spacing w:before="86"/>
        <w:ind w:left="691" w:hanging="529"/>
        <w:jc w:val="both"/>
        <w:rPr>
          <w:sz w:val="24"/>
        </w:rPr>
      </w:pPr>
      <w:bookmarkStart w:id="451" w:name="_bookmark188"/>
      <w:bookmarkEnd w:id="451"/>
      <w:r>
        <w:rPr>
          <w:sz w:val="24"/>
        </w:rPr>
        <w:t>Szabo,</w:t>
      </w:r>
      <w:r>
        <w:rPr>
          <w:spacing w:val="-2"/>
          <w:sz w:val="24"/>
        </w:rPr>
        <w:t xml:space="preserve"> </w:t>
      </w:r>
      <w:r>
        <w:rPr>
          <w:sz w:val="24"/>
        </w:rPr>
        <w:t>N.</w:t>
      </w:r>
      <w:r>
        <w:rPr>
          <w:spacing w:val="-2"/>
          <w:sz w:val="24"/>
        </w:rPr>
        <w:t xml:space="preserve"> </w:t>
      </w:r>
      <w:r>
        <w:rPr>
          <w:sz w:val="24"/>
        </w:rPr>
        <w:t>(1997).</w:t>
      </w:r>
      <w:r>
        <w:rPr>
          <w:spacing w:val="23"/>
          <w:sz w:val="24"/>
        </w:rPr>
        <w:t xml:space="preserve"> </w:t>
      </w:r>
      <w:r>
        <w:rPr>
          <w:sz w:val="24"/>
        </w:rPr>
        <w:t>Formalizing</w:t>
      </w:r>
      <w:r>
        <w:rPr>
          <w:spacing w:val="-3"/>
          <w:sz w:val="24"/>
        </w:rPr>
        <w:t xml:space="preserve"> </w:t>
      </w:r>
      <w:r>
        <w:rPr>
          <w:sz w:val="24"/>
        </w:rPr>
        <w:t>and</w:t>
      </w:r>
      <w:r>
        <w:rPr>
          <w:spacing w:val="-2"/>
          <w:sz w:val="24"/>
        </w:rPr>
        <w:t xml:space="preserve"> </w:t>
      </w:r>
      <w:r>
        <w:rPr>
          <w:sz w:val="24"/>
        </w:rPr>
        <w:t>securing</w:t>
      </w:r>
      <w:r>
        <w:rPr>
          <w:spacing w:val="-3"/>
          <w:sz w:val="24"/>
        </w:rPr>
        <w:t xml:space="preserve"> </w:t>
      </w:r>
      <w:r>
        <w:rPr>
          <w:sz w:val="24"/>
        </w:rPr>
        <w:t>relationships</w:t>
      </w:r>
      <w:r>
        <w:rPr>
          <w:spacing w:val="-3"/>
          <w:sz w:val="24"/>
        </w:rPr>
        <w:t xml:space="preserve"> </w:t>
      </w:r>
      <w:r>
        <w:rPr>
          <w:sz w:val="24"/>
        </w:rPr>
        <w:t>on</w:t>
      </w:r>
      <w:r>
        <w:rPr>
          <w:spacing w:val="-2"/>
          <w:sz w:val="24"/>
        </w:rPr>
        <w:t xml:space="preserve"> </w:t>
      </w:r>
      <w:r>
        <w:rPr>
          <w:sz w:val="24"/>
        </w:rPr>
        <w:t>public</w:t>
      </w:r>
      <w:r>
        <w:rPr>
          <w:spacing w:val="-4"/>
          <w:sz w:val="24"/>
        </w:rPr>
        <w:t xml:space="preserve"> </w:t>
      </w:r>
      <w:r>
        <w:rPr>
          <w:sz w:val="24"/>
        </w:rPr>
        <w:t>networks.</w:t>
      </w:r>
      <w:r>
        <w:rPr>
          <w:spacing w:val="25"/>
          <w:sz w:val="24"/>
        </w:rPr>
        <w:t xml:space="preserve"> </w:t>
      </w:r>
      <w:r>
        <w:rPr>
          <w:i/>
          <w:sz w:val="24"/>
        </w:rPr>
        <w:t>First</w:t>
      </w:r>
      <w:r>
        <w:rPr>
          <w:i/>
          <w:spacing w:val="-3"/>
          <w:sz w:val="24"/>
        </w:rPr>
        <w:t xml:space="preserve"> </w:t>
      </w:r>
      <w:r>
        <w:rPr>
          <w:i/>
          <w:spacing w:val="-2"/>
          <w:sz w:val="24"/>
        </w:rPr>
        <w:t>Monday</w:t>
      </w:r>
      <w:r>
        <w:rPr>
          <w:spacing w:val="-2"/>
          <w:sz w:val="24"/>
        </w:rPr>
        <w:t>,</w:t>
      </w:r>
    </w:p>
    <w:p w14:paraId="00DC246F" w14:textId="77777777" w:rsidR="00350CFB" w:rsidRDefault="00283FFF">
      <w:pPr>
        <w:pStyle w:val="BodyText"/>
        <w:spacing w:before="181"/>
        <w:ind w:left="692"/>
      </w:pPr>
      <w:r>
        <w:rPr>
          <w:i/>
        </w:rPr>
        <w:t>2</w:t>
      </w:r>
      <w:r>
        <w:t>(9).</w:t>
      </w:r>
      <w:r>
        <w:rPr>
          <w:spacing w:val="13"/>
        </w:rPr>
        <w:t xml:space="preserve"> </w:t>
      </w:r>
      <w:hyperlink r:id="rId79">
        <w:r>
          <w:rPr>
            <w:spacing w:val="-2"/>
          </w:rPr>
          <w:t>doi:10.5210/fm.v2i9.548</w:t>
        </w:r>
      </w:hyperlink>
    </w:p>
    <w:p w14:paraId="00DC2470" w14:textId="77777777" w:rsidR="00350CFB" w:rsidRDefault="00283FFF">
      <w:pPr>
        <w:pStyle w:val="ListParagraph"/>
        <w:numPr>
          <w:ilvl w:val="0"/>
          <w:numId w:val="6"/>
        </w:numPr>
        <w:tabs>
          <w:tab w:val="left" w:pos="684"/>
          <w:tab w:val="left" w:pos="691"/>
        </w:tabs>
        <w:spacing w:before="264" w:line="396" w:lineRule="auto"/>
        <w:ind w:left="684" w:right="556" w:hanging="522"/>
        <w:jc w:val="both"/>
        <w:rPr>
          <w:sz w:val="24"/>
        </w:rPr>
      </w:pPr>
      <w:bookmarkStart w:id="452" w:name="_bookmark189"/>
      <w:bookmarkEnd w:id="452"/>
      <w:r>
        <w:rPr>
          <w:sz w:val="24"/>
        </w:rPr>
        <w:tab/>
        <w:t>Torres,</w:t>
      </w:r>
      <w:r>
        <w:rPr>
          <w:spacing w:val="-15"/>
          <w:sz w:val="24"/>
        </w:rPr>
        <w:t xml:space="preserve"> </w:t>
      </w:r>
      <w:r>
        <w:rPr>
          <w:sz w:val="24"/>
        </w:rPr>
        <w:t>C.</w:t>
      </w:r>
      <w:r>
        <w:rPr>
          <w:spacing w:val="-15"/>
          <w:sz w:val="24"/>
        </w:rPr>
        <w:t xml:space="preserve"> </w:t>
      </w:r>
      <w:r>
        <w:rPr>
          <w:sz w:val="24"/>
        </w:rPr>
        <w:t>F.,</w:t>
      </w:r>
      <w:r>
        <w:rPr>
          <w:spacing w:val="-15"/>
          <w:sz w:val="24"/>
        </w:rPr>
        <w:t xml:space="preserve"> </w:t>
      </w:r>
      <w:r>
        <w:rPr>
          <w:sz w:val="24"/>
        </w:rPr>
        <w:t>Steichen,</w:t>
      </w:r>
      <w:r>
        <w:rPr>
          <w:spacing w:val="-15"/>
          <w:sz w:val="24"/>
        </w:rPr>
        <w:t xml:space="preserve"> </w:t>
      </w:r>
      <w:r>
        <w:rPr>
          <w:sz w:val="24"/>
        </w:rPr>
        <w:t>M.,</w:t>
      </w:r>
      <w:r>
        <w:rPr>
          <w:spacing w:val="-15"/>
          <w:sz w:val="24"/>
        </w:rPr>
        <w:t xml:space="preserve"> </w:t>
      </w:r>
      <w:r>
        <w:rPr>
          <w:sz w:val="24"/>
        </w:rPr>
        <w:t>&amp;</w:t>
      </w:r>
      <w:r>
        <w:rPr>
          <w:spacing w:val="-15"/>
          <w:sz w:val="24"/>
        </w:rPr>
        <w:t xml:space="preserve"> </w:t>
      </w:r>
      <w:r>
        <w:rPr>
          <w:sz w:val="24"/>
        </w:rPr>
        <w:t>State,</w:t>
      </w:r>
      <w:r>
        <w:rPr>
          <w:spacing w:val="-15"/>
          <w:sz w:val="24"/>
        </w:rPr>
        <w:t xml:space="preserve"> </w:t>
      </w:r>
      <w:r>
        <w:rPr>
          <w:sz w:val="24"/>
        </w:rPr>
        <w:t>R.</w:t>
      </w:r>
      <w:r>
        <w:rPr>
          <w:spacing w:val="-15"/>
          <w:sz w:val="24"/>
        </w:rPr>
        <w:t xml:space="preserve"> </w:t>
      </w:r>
      <w:r>
        <w:rPr>
          <w:sz w:val="24"/>
        </w:rPr>
        <w:t>(2019).</w:t>
      </w:r>
      <w:r>
        <w:rPr>
          <w:spacing w:val="-15"/>
          <w:sz w:val="24"/>
        </w:rPr>
        <w:t xml:space="preserve"> </w:t>
      </w:r>
      <w:r>
        <w:rPr>
          <w:sz w:val="24"/>
        </w:rPr>
        <w:t>The</w:t>
      </w:r>
      <w:r>
        <w:rPr>
          <w:spacing w:val="-15"/>
          <w:sz w:val="24"/>
        </w:rPr>
        <w:t xml:space="preserve"> </w:t>
      </w:r>
      <w:r>
        <w:rPr>
          <w:sz w:val="24"/>
        </w:rPr>
        <w:t>art</w:t>
      </w:r>
      <w:r>
        <w:rPr>
          <w:spacing w:val="-15"/>
          <w:sz w:val="24"/>
        </w:rPr>
        <w:t xml:space="preserve"> </w:t>
      </w:r>
      <w:r>
        <w:rPr>
          <w:sz w:val="24"/>
        </w:rPr>
        <w:t>of</w:t>
      </w:r>
      <w:r>
        <w:rPr>
          <w:spacing w:val="-15"/>
          <w:sz w:val="24"/>
        </w:rPr>
        <w:t xml:space="preserve"> </w:t>
      </w:r>
      <w:r>
        <w:rPr>
          <w:sz w:val="24"/>
        </w:rPr>
        <w:t>the</w:t>
      </w:r>
      <w:r>
        <w:rPr>
          <w:spacing w:val="-15"/>
          <w:sz w:val="24"/>
        </w:rPr>
        <w:t xml:space="preserve"> </w:t>
      </w:r>
      <w:r>
        <w:rPr>
          <w:sz w:val="24"/>
        </w:rPr>
        <w:t>scam:</w:t>
      </w:r>
      <w:r>
        <w:rPr>
          <w:spacing w:val="-11"/>
          <w:sz w:val="24"/>
        </w:rPr>
        <w:t xml:space="preserve"> </w:t>
      </w:r>
      <w:r>
        <w:rPr>
          <w:sz w:val="24"/>
        </w:rPr>
        <w:t>Demystifying</w:t>
      </w:r>
      <w:r>
        <w:rPr>
          <w:spacing w:val="-15"/>
          <w:sz w:val="24"/>
        </w:rPr>
        <w:t xml:space="preserve"> </w:t>
      </w:r>
      <w:r>
        <w:rPr>
          <w:sz w:val="24"/>
        </w:rPr>
        <w:t>honeypots</w:t>
      </w:r>
      <w:r>
        <w:rPr>
          <w:spacing w:val="-15"/>
          <w:sz w:val="24"/>
        </w:rPr>
        <w:t xml:space="preserve"> </w:t>
      </w:r>
      <w:r>
        <w:rPr>
          <w:sz w:val="24"/>
        </w:rPr>
        <w:t xml:space="preserve">in Ethereum smart contracts. In </w:t>
      </w:r>
      <w:r>
        <w:rPr>
          <w:i/>
          <w:sz w:val="24"/>
        </w:rPr>
        <w:t xml:space="preserve">28th USENIX Security Symposium </w:t>
      </w:r>
      <w:r>
        <w:rPr>
          <w:sz w:val="24"/>
        </w:rPr>
        <w:t xml:space="preserve">(pp. 1591–1607). USENIX </w:t>
      </w:r>
      <w:r>
        <w:rPr>
          <w:spacing w:val="-2"/>
          <w:sz w:val="24"/>
        </w:rPr>
        <w:t>Association.</w:t>
      </w:r>
    </w:p>
    <w:p w14:paraId="00DC2471" w14:textId="77777777" w:rsidR="00350CFB" w:rsidRDefault="00283FFF">
      <w:pPr>
        <w:pStyle w:val="ListParagraph"/>
        <w:numPr>
          <w:ilvl w:val="0"/>
          <w:numId w:val="6"/>
        </w:numPr>
        <w:tabs>
          <w:tab w:val="left" w:pos="692"/>
        </w:tabs>
        <w:spacing w:before="87" w:line="396" w:lineRule="auto"/>
        <w:ind w:right="522" w:hanging="530"/>
        <w:jc w:val="both"/>
        <w:rPr>
          <w:sz w:val="24"/>
        </w:rPr>
      </w:pPr>
      <w:bookmarkStart w:id="453" w:name="_bookmark190"/>
      <w:bookmarkEnd w:id="453"/>
      <w:r>
        <w:rPr>
          <w:spacing w:val="-2"/>
          <w:sz w:val="24"/>
        </w:rPr>
        <w:t>Victor,</w:t>
      </w:r>
      <w:r>
        <w:rPr>
          <w:spacing w:val="-13"/>
          <w:sz w:val="24"/>
        </w:rPr>
        <w:t xml:space="preserve"> </w:t>
      </w:r>
      <w:r>
        <w:rPr>
          <w:spacing w:val="-2"/>
          <w:sz w:val="24"/>
        </w:rPr>
        <w:t>F.,</w:t>
      </w:r>
      <w:r>
        <w:rPr>
          <w:spacing w:val="-13"/>
          <w:sz w:val="24"/>
        </w:rPr>
        <w:t xml:space="preserve"> </w:t>
      </w:r>
      <w:r>
        <w:rPr>
          <w:spacing w:val="-2"/>
          <w:sz w:val="24"/>
        </w:rPr>
        <w:t>&amp;</w:t>
      </w:r>
      <w:r>
        <w:rPr>
          <w:spacing w:val="-13"/>
          <w:sz w:val="24"/>
        </w:rPr>
        <w:t xml:space="preserve"> </w:t>
      </w:r>
      <w:r>
        <w:rPr>
          <w:spacing w:val="-2"/>
          <w:sz w:val="24"/>
        </w:rPr>
        <w:t>Weintraud,</w:t>
      </w:r>
      <w:r>
        <w:rPr>
          <w:spacing w:val="-13"/>
          <w:sz w:val="24"/>
        </w:rPr>
        <w:t xml:space="preserve"> </w:t>
      </w:r>
      <w:r>
        <w:rPr>
          <w:spacing w:val="-2"/>
          <w:sz w:val="24"/>
        </w:rPr>
        <w:t>A.</w:t>
      </w:r>
      <w:r>
        <w:rPr>
          <w:spacing w:val="-13"/>
          <w:sz w:val="24"/>
        </w:rPr>
        <w:t xml:space="preserve"> </w:t>
      </w:r>
      <w:r>
        <w:rPr>
          <w:spacing w:val="-2"/>
          <w:sz w:val="24"/>
        </w:rPr>
        <w:t>M.</w:t>
      </w:r>
      <w:r>
        <w:rPr>
          <w:spacing w:val="-13"/>
          <w:sz w:val="24"/>
        </w:rPr>
        <w:t xml:space="preserve"> </w:t>
      </w:r>
      <w:r>
        <w:rPr>
          <w:spacing w:val="-2"/>
          <w:sz w:val="24"/>
        </w:rPr>
        <w:t>(2021).</w:t>
      </w:r>
      <w:r>
        <w:rPr>
          <w:spacing w:val="23"/>
          <w:sz w:val="24"/>
        </w:rPr>
        <w:t xml:space="preserve"> </w:t>
      </w:r>
      <w:r>
        <w:rPr>
          <w:spacing w:val="-2"/>
          <w:sz w:val="24"/>
        </w:rPr>
        <w:t>Detecting</w:t>
      </w:r>
      <w:r>
        <w:rPr>
          <w:spacing w:val="-13"/>
          <w:sz w:val="24"/>
        </w:rPr>
        <w:t xml:space="preserve"> </w:t>
      </w:r>
      <w:r>
        <w:rPr>
          <w:spacing w:val="-2"/>
          <w:sz w:val="24"/>
        </w:rPr>
        <w:t>and</w:t>
      </w:r>
      <w:r>
        <w:rPr>
          <w:spacing w:val="-13"/>
          <w:sz w:val="24"/>
        </w:rPr>
        <w:t xml:space="preserve"> </w:t>
      </w:r>
      <w:r>
        <w:rPr>
          <w:spacing w:val="-2"/>
          <w:sz w:val="24"/>
        </w:rPr>
        <w:t>quantifying</w:t>
      </w:r>
      <w:r>
        <w:rPr>
          <w:spacing w:val="-13"/>
          <w:sz w:val="24"/>
        </w:rPr>
        <w:t xml:space="preserve"> </w:t>
      </w:r>
      <w:r>
        <w:rPr>
          <w:spacing w:val="-2"/>
          <w:sz w:val="24"/>
        </w:rPr>
        <w:t>wash</w:t>
      </w:r>
      <w:r>
        <w:rPr>
          <w:spacing w:val="-13"/>
          <w:sz w:val="24"/>
        </w:rPr>
        <w:t xml:space="preserve"> </w:t>
      </w:r>
      <w:r>
        <w:rPr>
          <w:spacing w:val="-2"/>
          <w:sz w:val="24"/>
        </w:rPr>
        <w:t>trading</w:t>
      </w:r>
      <w:r>
        <w:rPr>
          <w:spacing w:val="-13"/>
          <w:sz w:val="24"/>
        </w:rPr>
        <w:t xml:space="preserve"> </w:t>
      </w:r>
      <w:r>
        <w:rPr>
          <w:spacing w:val="-2"/>
          <w:sz w:val="24"/>
        </w:rPr>
        <w:t>on</w:t>
      </w:r>
      <w:r>
        <w:rPr>
          <w:spacing w:val="-13"/>
          <w:sz w:val="24"/>
        </w:rPr>
        <w:t xml:space="preserve"> </w:t>
      </w:r>
      <w:r>
        <w:rPr>
          <w:spacing w:val="-2"/>
          <w:sz w:val="24"/>
        </w:rPr>
        <w:t xml:space="preserve">decentralized </w:t>
      </w:r>
      <w:r>
        <w:rPr>
          <w:sz w:val="24"/>
        </w:rPr>
        <w:t>cryptocurrency exchanges.</w:t>
      </w:r>
      <w:r>
        <w:rPr>
          <w:spacing w:val="40"/>
          <w:sz w:val="24"/>
        </w:rPr>
        <w:t xml:space="preserve"> </w:t>
      </w:r>
      <w:r>
        <w:rPr>
          <w:sz w:val="24"/>
        </w:rPr>
        <w:t xml:space="preserve">In </w:t>
      </w:r>
      <w:r>
        <w:rPr>
          <w:i/>
          <w:sz w:val="24"/>
        </w:rPr>
        <w:t xml:space="preserve">Proceedings of the Web Conference 2021 </w:t>
      </w:r>
      <w:r>
        <w:rPr>
          <w:sz w:val="24"/>
        </w:rPr>
        <w:t>(pp.</w:t>
      </w:r>
      <w:r>
        <w:rPr>
          <w:spacing w:val="40"/>
          <w:sz w:val="24"/>
        </w:rPr>
        <w:t xml:space="preserve"> </w:t>
      </w:r>
      <w:r>
        <w:rPr>
          <w:sz w:val="24"/>
        </w:rPr>
        <w:t>23–32).</w:t>
      </w:r>
      <w:r>
        <w:rPr>
          <w:spacing w:val="40"/>
          <w:sz w:val="24"/>
        </w:rPr>
        <w:t xml:space="preserve"> </w:t>
      </w:r>
      <w:r>
        <w:rPr>
          <w:sz w:val="24"/>
        </w:rPr>
        <w:t xml:space="preserve">ACM. </w:t>
      </w:r>
      <w:hyperlink r:id="rId80">
        <w:r>
          <w:rPr>
            <w:spacing w:val="-2"/>
            <w:sz w:val="24"/>
          </w:rPr>
          <w:t>doi:10.1145/3442381.3449824</w:t>
        </w:r>
      </w:hyperlink>
    </w:p>
    <w:p w14:paraId="00DC2472" w14:textId="77777777" w:rsidR="00350CFB" w:rsidRDefault="00283FFF">
      <w:pPr>
        <w:pStyle w:val="ListParagraph"/>
        <w:numPr>
          <w:ilvl w:val="0"/>
          <w:numId w:val="6"/>
        </w:numPr>
        <w:tabs>
          <w:tab w:val="left" w:pos="684"/>
          <w:tab w:val="left" w:pos="691"/>
        </w:tabs>
        <w:spacing w:before="87" w:line="396" w:lineRule="auto"/>
        <w:ind w:left="684" w:right="522" w:hanging="522"/>
        <w:jc w:val="both"/>
        <w:rPr>
          <w:sz w:val="24"/>
        </w:rPr>
      </w:pPr>
      <w:bookmarkStart w:id="454" w:name="_bookmark191"/>
      <w:bookmarkEnd w:id="454"/>
      <w:r>
        <w:rPr>
          <w:sz w:val="24"/>
        </w:rPr>
        <w:tab/>
        <w:t>Wang,</w:t>
      </w:r>
      <w:r>
        <w:rPr>
          <w:spacing w:val="-15"/>
          <w:sz w:val="24"/>
        </w:rPr>
        <w:t xml:space="preserve"> </w:t>
      </w:r>
      <w:r>
        <w:rPr>
          <w:sz w:val="24"/>
        </w:rPr>
        <w:t>D.,</w:t>
      </w:r>
      <w:r>
        <w:rPr>
          <w:spacing w:val="-15"/>
          <w:sz w:val="24"/>
        </w:rPr>
        <w:t xml:space="preserve"> </w:t>
      </w:r>
      <w:r>
        <w:rPr>
          <w:sz w:val="24"/>
        </w:rPr>
        <w:t>Wu,</w:t>
      </w:r>
      <w:r>
        <w:rPr>
          <w:spacing w:val="-15"/>
          <w:sz w:val="24"/>
        </w:rPr>
        <w:t xml:space="preserve"> </w:t>
      </w:r>
      <w:r>
        <w:rPr>
          <w:sz w:val="24"/>
        </w:rPr>
        <w:t>S.,</w:t>
      </w:r>
      <w:r>
        <w:rPr>
          <w:spacing w:val="-15"/>
          <w:sz w:val="24"/>
        </w:rPr>
        <w:t xml:space="preserve"> </w:t>
      </w:r>
      <w:r>
        <w:rPr>
          <w:sz w:val="24"/>
        </w:rPr>
        <w:t>Lin,</w:t>
      </w:r>
      <w:r>
        <w:rPr>
          <w:spacing w:val="-15"/>
          <w:sz w:val="24"/>
        </w:rPr>
        <w:t xml:space="preserve"> </w:t>
      </w:r>
      <w:r>
        <w:rPr>
          <w:sz w:val="24"/>
        </w:rPr>
        <w:t>Z.,</w:t>
      </w:r>
      <w:r>
        <w:rPr>
          <w:spacing w:val="-15"/>
          <w:sz w:val="24"/>
        </w:rPr>
        <w:t xml:space="preserve"> </w:t>
      </w:r>
      <w:r>
        <w:rPr>
          <w:sz w:val="24"/>
        </w:rPr>
        <w:t>Wu,</w:t>
      </w:r>
      <w:r>
        <w:rPr>
          <w:spacing w:val="-15"/>
          <w:sz w:val="24"/>
        </w:rPr>
        <w:t xml:space="preserve"> </w:t>
      </w:r>
      <w:r>
        <w:rPr>
          <w:sz w:val="24"/>
        </w:rPr>
        <w:t>L.,</w:t>
      </w:r>
      <w:r>
        <w:rPr>
          <w:spacing w:val="-15"/>
          <w:sz w:val="24"/>
        </w:rPr>
        <w:t xml:space="preserve"> </w:t>
      </w:r>
      <w:r>
        <w:rPr>
          <w:sz w:val="24"/>
        </w:rPr>
        <w:t>Yuan,</w:t>
      </w:r>
      <w:r>
        <w:rPr>
          <w:spacing w:val="-15"/>
          <w:sz w:val="24"/>
        </w:rPr>
        <w:t xml:space="preserve"> </w:t>
      </w:r>
      <w:r>
        <w:rPr>
          <w:sz w:val="24"/>
        </w:rPr>
        <w:t>X.,</w:t>
      </w:r>
      <w:r>
        <w:rPr>
          <w:spacing w:val="-15"/>
          <w:sz w:val="24"/>
        </w:rPr>
        <w:t xml:space="preserve"> </w:t>
      </w:r>
      <w:r>
        <w:rPr>
          <w:sz w:val="24"/>
        </w:rPr>
        <w:t>Zhou,</w:t>
      </w:r>
      <w:r>
        <w:rPr>
          <w:spacing w:val="-15"/>
          <w:sz w:val="24"/>
        </w:rPr>
        <w:t xml:space="preserve"> </w:t>
      </w:r>
      <w:r>
        <w:rPr>
          <w:sz w:val="24"/>
        </w:rPr>
        <w:t>Y.,</w:t>
      </w:r>
      <w:r>
        <w:rPr>
          <w:spacing w:val="-15"/>
          <w:sz w:val="24"/>
        </w:rPr>
        <w:t xml:space="preserve"> </w:t>
      </w:r>
      <w:r>
        <w:rPr>
          <w:sz w:val="24"/>
        </w:rPr>
        <w:t>Wang,</w:t>
      </w:r>
      <w:r>
        <w:rPr>
          <w:spacing w:val="-15"/>
          <w:sz w:val="24"/>
        </w:rPr>
        <w:t xml:space="preserve"> </w:t>
      </w:r>
      <w:r>
        <w:rPr>
          <w:sz w:val="24"/>
        </w:rPr>
        <w:t>H.,</w:t>
      </w:r>
      <w:r>
        <w:rPr>
          <w:spacing w:val="-15"/>
          <w:sz w:val="24"/>
        </w:rPr>
        <w:t xml:space="preserve"> </w:t>
      </w:r>
      <w:r>
        <w:rPr>
          <w:sz w:val="24"/>
        </w:rPr>
        <w:t>&amp;</w:t>
      </w:r>
      <w:r>
        <w:rPr>
          <w:spacing w:val="-15"/>
          <w:sz w:val="24"/>
        </w:rPr>
        <w:t xml:space="preserve"> </w:t>
      </w:r>
      <w:r>
        <w:rPr>
          <w:sz w:val="24"/>
        </w:rPr>
        <w:t>Ren,</w:t>
      </w:r>
      <w:r>
        <w:rPr>
          <w:spacing w:val="-15"/>
          <w:sz w:val="24"/>
        </w:rPr>
        <w:t xml:space="preserve"> </w:t>
      </w:r>
      <w:r>
        <w:rPr>
          <w:sz w:val="24"/>
        </w:rPr>
        <w:t>K.</w:t>
      </w:r>
      <w:r>
        <w:rPr>
          <w:spacing w:val="-15"/>
          <w:sz w:val="24"/>
        </w:rPr>
        <w:t xml:space="preserve"> </w:t>
      </w:r>
      <w:r>
        <w:rPr>
          <w:sz w:val="24"/>
        </w:rPr>
        <w:t>(2021).</w:t>
      </w:r>
      <w:r>
        <w:rPr>
          <w:spacing w:val="-5"/>
          <w:sz w:val="24"/>
        </w:rPr>
        <w:t xml:space="preserve"> </w:t>
      </w:r>
      <w:r>
        <w:rPr>
          <w:sz w:val="24"/>
        </w:rPr>
        <w:t>Towards</w:t>
      </w:r>
      <w:r>
        <w:rPr>
          <w:spacing w:val="-15"/>
          <w:sz w:val="24"/>
        </w:rPr>
        <w:t xml:space="preserve"> </w:t>
      </w:r>
      <w:r>
        <w:rPr>
          <w:sz w:val="24"/>
        </w:rPr>
        <w:t>a first</w:t>
      </w:r>
      <w:r>
        <w:rPr>
          <w:spacing w:val="-13"/>
          <w:sz w:val="24"/>
        </w:rPr>
        <w:t xml:space="preserve"> </w:t>
      </w:r>
      <w:r>
        <w:rPr>
          <w:sz w:val="24"/>
        </w:rPr>
        <w:t>step</w:t>
      </w:r>
      <w:r>
        <w:rPr>
          <w:spacing w:val="-13"/>
          <w:sz w:val="24"/>
        </w:rPr>
        <w:t xml:space="preserve"> </w:t>
      </w:r>
      <w:r>
        <w:rPr>
          <w:sz w:val="24"/>
        </w:rPr>
        <w:t>to</w:t>
      </w:r>
      <w:r>
        <w:rPr>
          <w:spacing w:val="-13"/>
          <w:sz w:val="24"/>
        </w:rPr>
        <w:t xml:space="preserve"> </w:t>
      </w:r>
      <w:r>
        <w:rPr>
          <w:sz w:val="24"/>
        </w:rPr>
        <w:t>understand</w:t>
      </w:r>
      <w:r>
        <w:rPr>
          <w:spacing w:val="-13"/>
          <w:sz w:val="24"/>
        </w:rPr>
        <w:t xml:space="preserve"> </w:t>
      </w:r>
      <w:r>
        <w:rPr>
          <w:sz w:val="24"/>
        </w:rPr>
        <w:t>flash</w:t>
      </w:r>
      <w:r>
        <w:rPr>
          <w:spacing w:val="-13"/>
          <w:sz w:val="24"/>
        </w:rPr>
        <w:t xml:space="preserve"> </w:t>
      </w:r>
      <w:r>
        <w:rPr>
          <w:sz w:val="24"/>
        </w:rPr>
        <w:t>loan</w:t>
      </w:r>
      <w:r>
        <w:rPr>
          <w:spacing w:val="-13"/>
          <w:sz w:val="24"/>
        </w:rPr>
        <w:t xml:space="preserve"> </w:t>
      </w:r>
      <w:r>
        <w:rPr>
          <w:sz w:val="24"/>
        </w:rPr>
        <w:t>and</w:t>
      </w:r>
      <w:r>
        <w:rPr>
          <w:spacing w:val="-13"/>
          <w:sz w:val="24"/>
        </w:rPr>
        <w:t xml:space="preserve"> </w:t>
      </w:r>
      <w:r>
        <w:rPr>
          <w:sz w:val="24"/>
        </w:rPr>
        <w:t>its</w:t>
      </w:r>
      <w:r>
        <w:rPr>
          <w:spacing w:val="-13"/>
          <w:sz w:val="24"/>
        </w:rPr>
        <w:t xml:space="preserve"> </w:t>
      </w:r>
      <w:r>
        <w:rPr>
          <w:sz w:val="24"/>
        </w:rPr>
        <w:t>applications</w:t>
      </w:r>
      <w:r>
        <w:rPr>
          <w:spacing w:val="-13"/>
          <w:sz w:val="24"/>
        </w:rPr>
        <w:t xml:space="preserve"> </w:t>
      </w:r>
      <w:r>
        <w:rPr>
          <w:sz w:val="24"/>
        </w:rPr>
        <w:t>in</w:t>
      </w:r>
      <w:r>
        <w:rPr>
          <w:spacing w:val="-13"/>
          <w:sz w:val="24"/>
        </w:rPr>
        <w:t xml:space="preserve"> </w:t>
      </w:r>
      <w:r>
        <w:rPr>
          <w:sz w:val="24"/>
        </w:rPr>
        <w:t>DeFi</w:t>
      </w:r>
      <w:r>
        <w:rPr>
          <w:spacing w:val="-13"/>
          <w:sz w:val="24"/>
        </w:rPr>
        <w:t xml:space="preserve"> </w:t>
      </w:r>
      <w:r>
        <w:rPr>
          <w:sz w:val="24"/>
        </w:rPr>
        <w:t>ecosystem.</w:t>
      </w:r>
      <w:r>
        <w:rPr>
          <w:spacing w:val="13"/>
          <w:sz w:val="24"/>
        </w:rPr>
        <w:t xml:space="preserve"> </w:t>
      </w:r>
      <w:r>
        <w:rPr>
          <w:sz w:val="24"/>
        </w:rPr>
        <w:t>In</w:t>
      </w:r>
      <w:r>
        <w:rPr>
          <w:spacing w:val="-13"/>
          <w:sz w:val="24"/>
        </w:rPr>
        <w:t xml:space="preserve"> </w:t>
      </w:r>
      <w:r>
        <w:rPr>
          <w:i/>
          <w:sz w:val="24"/>
        </w:rPr>
        <w:t>Proceedings</w:t>
      </w:r>
      <w:r>
        <w:rPr>
          <w:i/>
          <w:spacing w:val="-13"/>
          <w:sz w:val="24"/>
        </w:rPr>
        <w:t xml:space="preserve"> </w:t>
      </w:r>
      <w:r>
        <w:rPr>
          <w:i/>
          <w:sz w:val="24"/>
        </w:rPr>
        <w:t>of</w:t>
      </w:r>
      <w:r>
        <w:rPr>
          <w:i/>
          <w:spacing w:val="-13"/>
          <w:sz w:val="24"/>
        </w:rPr>
        <w:t xml:space="preserve"> </w:t>
      </w:r>
      <w:r>
        <w:rPr>
          <w:i/>
          <w:sz w:val="24"/>
        </w:rPr>
        <w:t xml:space="preserve">the Ninth International Workshop on Security in Blockchain and Cloud Computing </w:t>
      </w:r>
      <w:r>
        <w:rPr>
          <w:sz w:val="24"/>
        </w:rPr>
        <w:t>(pp.</w:t>
      </w:r>
      <w:r>
        <w:rPr>
          <w:spacing w:val="40"/>
          <w:sz w:val="24"/>
        </w:rPr>
        <w:t xml:space="preserve"> </w:t>
      </w:r>
      <w:r>
        <w:rPr>
          <w:sz w:val="24"/>
        </w:rPr>
        <w:t xml:space="preserve">23–28). </w:t>
      </w:r>
      <w:r>
        <w:rPr>
          <w:spacing w:val="-4"/>
          <w:sz w:val="24"/>
        </w:rPr>
        <w:t>ACM.</w:t>
      </w:r>
    </w:p>
    <w:p w14:paraId="00DC2473" w14:textId="77777777" w:rsidR="00350CFB" w:rsidRDefault="00283FFF">
      <w:pPr>
        <w:pStyle w:val="ListParagraph"/>
        <w:numPr>
          <w:ilvl w:val="0"/>
          <w:numId w:val="6"/>
        </w:numPr>
        <w:tabs>
          <w:tab w:val="left" w:pos="692"/>
        </w:tabs>
        <w:spacing w:before="88" w:line="396" w:lineRule="auto"/>
        <w:ind w:right="522" w:hanging="530"/>
        <w:jc w:val="both"/>
        <w:rPr>
          <w:sz w:val="24"/>
        </w:rPr>
      </w:pPr>
      <w:bookmarkStart w:id="455" w:name="_bookmark192"/>
      <w:bookmarkEnd w:id="455"/>
      <w:r>
        <w:rPr>
          <w:sz w:val="24"/>
        </w:rPr>
        <w:t>Werner, S., Perez, D., Gudgeon, L., Klages-Mundt, A., Harz, D., &amp; Knottenbelt, W. (2022). SoK: Decentralized finance (DeFi).</w:t>
      </w:r>
      <w:r>
        <w:rPr>
          <w:spacing w:val="29"/>
          <w:sz w:val="24"/>
        </w:rPr>
        <w:t xml:space="preserve"> </w:t>
      </w:r>
      <w:r>
        <w:rPr>
          <w:sz w:val="24"/>
        </w:rPr>
        <w:t xml:space="preserve">In </w:t>
      </w:r>
      <w:r>
        <w:rPr>
          <w:i/>
          <w:sz w:val="24"/>
        </w:rPr>
        <w:t xml:space="preserve">Proceedings of the 4th ACM Conference on Advances in Financial Technologies </w:t>
      </w:r>
      <w:r>
        <w:rPr>
          <w:sz w:val="24"/>
        </w:rPr>
        <w:t xml:space="preserve">(pp. 30–46). ACM. </w:t>
      </w:r>
      <w:hyperlink r:id="rId81">
        <w:r>
          <w:rPr>
            <w:sz w:val="24"/>
          </w:rPr>
          <w:t>doi:10.1145/3558535.3559780</w:t>
        </w:r>
      </w:hyperlink>
    </w:p>
    <w:p w14:paraId="00DC2474" w14:textId="77777777" w:rsidR="00350CFB" w:rsidRDefault="00283FFF">
      <w:pPr>
        <w:pStyle w:val="ListParagraph"/>
        <w:numPr>
          <w:ilvl w:val="0"/>
          <w:numId w:val="6"/>
        </w:numPr>
        <w:tabs>
          <w:tab w:val="left" w:pos="684"/>
          <w:tab w:val="left" w:pos="691"/>
        </w:tabs>
        <w:spacing w:before="87" w:line="396" w:lineRule="auto"/>
        <w:ind w:left="684" w:right="564" w:hanging="522"/>
        <w:jc w:val="both"/>
        <w:rPr>
          <w:sz w:val="24"/>
        </w:rPr>
      </w:pPr>
      <w:bookmarkStart w:id="456" w:name="_bookmark193"/>
      <w:bookmarkEnd w:id="456"/>
      <w:r>
        <w:rPr>
          <w:sz w:val="24"/>
        </w:rPr>
        <w:tab/>
      </w:r>
      <w:r>
        <w:rPr>
          <w:spacing w:val="-2"/>
          <w:sz w:val="24"/>
        </w:rPr>
        <w:t>Wood,</w:t>
      </w:r>
      <w:r>
        <w:rPr>
          <w:spacing w:val="-7"/>
          <w:sz w:val="24"/>
        </w:rPr>
        <w:t xml:space="preserve"> </w:t>
      </w:r>
      <w:r>
        <w:rPr>
          <w:spacing w:val="-2"/>
          <w:sz w:val="24"/>
        </w:rPr>
        <w:t>G.</w:t>
      </w:r>
      <w:r>
        <w:rPr>
          <w:spacing w:val="-10"/>
          <w:sz w:val="24"/>
        </w:rPr>
        <w:t xml:space="preserve"> </w:t>
      </w:r>
      <w:r>
        <w:rPr>
          <w:spacing w:val="-2"/>
          <w:sz w:val="24"/>
        </w:rPr>
        <w:t>(2014).</w:t>
      </w:r>
      <w:r>
        <w:rPr>
          <w:spacing w:val="24"/>
          <w:sz w:val="24"/>
        </w:rPr>
        <w:t xml:space="preserve"> </w:t>
      </w:r>
      <w:r>
        <w:rPr>
          <w:i/>
          <w:spacing w:val="-2"/>
          <w:sz w:val="24"/>
        </w:rPr>
        <w:t>Ethereum:</w:t>
      </w:r>
      <w:r>
        <w:rPr>
          <w:i/>
          <w:spacing w:val="20"/>
          <w:sz w:val="24"/>
        </w:rPr>
        <w:t xml:space="preserve"> </w:t>
      </w:r>
      <w:r>
        <w:rPr>
          <w:i/>
          <w:spacing w:val="-2"/>
          <w:sz w:val="24"/>
        </w:rPr>
        <w:t>A</w:t>
      </w:r>
      <w:r>
        <w:rPr>
          <w:i/>
          <w:spacing w:val="-10"/>
          <w:sz w:val="24"/>
        </w:rPr>
        <w:t xml:space="preserve"> </w:t>
      </w:r>
      <w:r>
        <w:rPr>
          <w:i/>
          <w:spacing w:val="-2"/>
          <w:sz w:val="24"/>
        </w:rPr>
        <w:t>secure</w:t>
      </w:r>
      <w:r>
        <w:rPr>
          <w:i/>
          <w:spacing w:val="-10"/>
          <w:sz w:val="24"/>
        </w:rPr>
        <w:t xml:space="preserve"> </w:t>
      </w:r>
      <w:r>
        <w:rPr>
          <w:i/>
          <w:spacing w:val="-2"/>
          <w:sz w:val="24"/>
        </w:rPr>
        <w:t>decentralised</w:t>
      </w:r>
      <w:r>
        <w:rPr>
          <w:i/>
          <w:spacing w:val="-10"/>
          <w:sz w:val="24"/>
        </w:rPr>
        <w:t xml:space="preserve"> </w:t>
      </w:r>
      <w:r>
        <w:rPr>
          <w:i/>
          <w:spacing w:val="-2"/>
          <w:sz w:val="24"/>
        </w:rPr>
        <w:t>generalised</w:t>
      </w:r>
      <w:r>
        <w:rPr>
          <w:i/>
          <w:spacing w:val="-10"/>
          <w:sz w:val="24"/>
        </w:rPr>
        <w:t xml:space="preserve"> </w:t>
      </w:r>
      <w:r>
        <w:rPr>
          <w:i/>
          <w:spacing w:val="-2"/>
          <w:sz w:val="24"/>
        </w:rPr>
        <w:t>transaction</w:t>
      </w:r>
      <w:r>
        <w:rPr>
          <w:i/>
          <w:spacing w:val="-10"/>
          <w:sz w:val="24"/>
        </w:rPr>
        <w:t xml:space="preserve"> </w:t>
      </w:r>
      <w:r>
        <w:rPr>
          <w:i/>
          <w:spacing w:val="-2"/>
          <w:sz w:val="24"/>
        </w:rPr>
        <w:t>ledger</w:t>
      </w:r>
      <w:r>
        <w:rPr>
          <w:i/>
          <w:spacing w:val="-5"/>
          <w:sz w:val="24"/>
        </w:rPr>
        <w:t xml:space="preserve"> </w:t>
      </w:r>
      <w:r>
        <w:rPr>
          <w:spacing w:val="-2"/>
          <w:sz w:val="24"/>
        </w:rPr>
        <w:t xml:space="preserve">(Ethereum </w:t>
      </w:r>
      <w:r>
        <w:rPr>
          <w:sz w:val="24"/>
        </w:rPr>
        <w:t>Yellow Paper). Ethereum Project.</w:t>
      </w:r>
    </w:p>
    <w:p w14:paraId="00DC2475" w14:textId="77777777" w:rsidR="00350CFB" w:rsidRDefault="00283FFF">
      <w:pPr>
        <w:pStyle w:val="ListParagraph"/>
        <w:numPr>
          <w:ilvl w:val="0"/>
          <w:numId w:val="6"/>
        </w:numPr>
        <w:tabs>
          <w:tab w:val="left" w:pos="684"/>
          <w:tab w:val="left" w:pos="691"/>
        </w:tabs>
        <w:spacing w:before="86" w:line="396" w:lineRule="auto"/>
        <w:ind w:left="684" w:right="522" w:hanging="522"/>
        <w:jc w:val="both"/>
        <w:rPr>
          <w:sz w:val="24"/>
        </w:rPr>
      </w:pPr>
      <w:bookmarkStart w:id="457" w:name="_bookmark194"/>
      <w:bookmarkEnd w:id="457"/>
      <w:r>
        <w:rPr>
          <w:sz w:val="24"/>
        </w:rPr>
        <w:tab/>
        <w:t>Xu, J., Paruch, K., Cousaert, S., &amp; Feng, Y. (2023).</w:t>
      </w:r>
      <w:r>
        <w:rPr>
          <w:spacing w:val="40"/>
          <w:sz w:val="24"/>
        </w:rPr>
        <w:t xml:space="preserve"> </w:t>
      </w:r>
      <w:r>
        <w:rPr>
          <w:sz w:val="24"/>
        </w:rPr>
        <w:t>SoK: Decentralized exchanges (DEX) with</w:t>
      </w:r>
      <w:r>
        <w:rPr>
          <w:spacing w:val="22"/>
          <w:sz w:val="24"/>
        </w:rPr>
        <w:t xml:space="preserve"> </w:t>
      </w:r>
      <w:r>
        <w:rPr>
          <w:sz w:val="24"/>
        </w:rPr>
        <w:t>automated</w:t>
      </w:r>
      <w:r>
        <w:rPr>
          <w:spacing w:val="23"/>
          <w:sz w:val="24"/>
        </w:rPr>
        <w:t xml:space="preserve"> </w:t>
      </w:r>
      <w:r>
        <w:rPr>
          <w:sz w:val="24"/>
        </w:rPr>
        <w:t>market</w:t>
      </w:r>
      <w:r>
        <w:rPr>
          <w:spacing w:val="23"/>
          <w:sz w:val="24"/>
        </w:rPr>
        <w:t xml:space="preserve"> </w:t>
      </w:r>
      <w:r>
        <w:rPr>
          <w:sz w:val="24"/>
        </w:rPr>
        <w:t>maker</w:t>
      </w:r>
      <w:r>
        <w:rPr>
          <w:spacing w:val="22"/>
          <w:sz w:val="24"/>
        </w:rPr>
        <w:t xml:space="preserve"> </w:t>
      </w:r>
      <w:r>
        <w:rPr>
          <w:sz w:val="24"/>
        </w:rPr>
        <w:t>(AMM)</w:t>
      </w:r>
      <w:r>
        <w:rPr>
          <w:spacing w:val="23"/>
          <w:sz w:val="24"/>
        </w:rPr>
        <w:t xml:space="preserve"> </w:t>
      </w:r>
      <w:r>
        <w:rPr>
          <w:sz w:val="24"/>
        </w:rPr>
        <w:t>protocols.</w:t>
      </w:r>
      <w:r>
        <w:rPr>
          <w:spacing w:val="67"/>
          <w:w w:val="150"/>
          <w:sz w:val="24"/>
        </w:rPr>
        <w:t xml:space="preserve"> </w:t>
      </w:r>
      <w:r>
        <w:rPr>
          <w:i/>
          <w:sz w:val="24"/>
        </w:rPr>
        <w:t>ACM</w:t>
      </w:r>
      <w:r>
        <w:rPr>
          <w:i/>
          <w:spacing w:val="23"/>
          <w:sz w:val="24"/>
        </w:rPr>
        <w:t xml:space="preserve"> </w:t>
      </w:r>
      <w:r>
        <w:rPr>
          <w:i/>
          <w:sz w:val="24"/>
        </w:rPr>
        <w:t>Computing</w:t>
      </w:r>
      <w:r>
        <w:rPr>
          <w:i/>
          <w:spacing w:val="22"/>
          <w:sz w:val="24"/>
        </w:rPr>
        <w:t xml:space="preserve"> </w:t>
      </w:r>
      <w:r>
        <w:rPr>
          <w:i/>
          <w:sz w:val="24"/>
        </w:rPr>
        <w:t>Surveys</w:t>
      </w:r>
      <w:r>
        <w:rPr>
          <w:sz w:val="24"/>
        </w:rPr>
        <w:t>,</w:t>
      </w:r>
      <w:r>
        <w:rPr>
          <w:spacing w:val="30"/>
          <w:sz w:val="24"/>
        </w:rPr>
        <w:t xml:space="preserve"> </w:t>
      </w:r>
      <w:r>
        <w:rPr>
          <w:i/>
          <w:sz w:val="24"/>
        </w:rPr>
        <w:t>55</w:t>
      </w:r>
      <w:r>
        <w:rPr>
          <w:sz w:val="24"/>
        </w:rPr>
        <w:t>(11),</w:t>
      </w:r>
      <w:r>
        <w:rPr>
          <w:spacing w:val="29"/>
          <w:sz w:val="24"/>
        </w:rPr>
        <w:t xml:space="preserve"> </w:t>
      </w:r>
      <w:r>
        <w:rPr>
          <w:sz w:val="24"/>
        </w:rPr>
        <w:t>1–</w:t>
      </w:r>
      <w:r>
        <w:rPr>
          <w:spacing w:val="-5"/>
          <w:sz w:val="24"/>
        </w:rPr>
        <w:t>50.</w:t>
      </w:r>
    </w:p>
    <w:p w14:paraId="00DC2476" w14:textId="77777777" w:rsidR="00350CFB" w:rsidRDefault="00350CFB">
      <w:pPr>
        <w:pStyle w:val="ListParagraph"/>
        <w:spacing w:line="396" w:lineRule="auto"/>
        <w:jc w:val="both"/>
        <w:rPr>
          <w:sz w:val="24"/>
        </w:rPr>
        <w:sectPr w:rsidR="00350CFB">
          <w:pgSz w:w="11910" w:h="16840"/>
          <w:pgMar w:top="1840" w:right="708" w:bottom="2300" w:left="992" w:header="0" w:footer="2115" w:gutter="0"/>
          <w:cols w:space="720"/>
        </w:sectPr>
      </w:pPr>
    </w:p>
    <w:p w14:paraId="00DC2477" w14:textId="77777777" w:rsidR="00350CFB" w:rsidRDefault="0071403D">
      <w:pPr>
        <w:pStyle w:val="BodyText"/>
        <w:spacing w:before="72"/>
        <w:ind w:left="692"/>
      </w:pPr>
      <w:hyperlink r:id="rId82">
        <w:r>
          <w:rPr>
            <w:spacing w:val="-2"/>
          </w:rPr>
          <w:t>doi:10.1145/3570639</w:t>
        </w:r>
      </w:hyperlink>
    </w:p>
    <w:p w14:paraId="00DC2478" w14:textId="77777777" w:rsidR="00350CFB" w:rsidRDefault="00283FFF">
      <w:pPr>
        <w:pStyle w:val="ListParagraph"/>
        <w:numPr>
          <w:ilvl w:val="0"/>
          <w:numId w:val="6"/>
        </w:numPr>
        <w:tabs>
          <w:tab w:val="left" w:pos="692"/>
        </w:tabs>
        <w:spacing w:before="264" w:line="396" w:lineRule="auto"/>
        <w:ind w:right="564" w:hanging="530"/>
        <w:jc w:val="both"/>
        <w:rPr>
          <w:sz w:val="24"/>
        </w:rPr>
      </w:pPr>
      <w:bookmarkStart w:id="458" w:name="_bookmark195"/>
      <w:bookmarkEnd w:id="458"/>
      <w:r>
        <w:rPr>
          <w:sz w:val="24"/>
        </w:rPr>
        <w:t>Zetzsche, D. A., Arner, D. W., &amp; Buckley, R. P. (2020).</w:t>
      </w:r>
      <w:r>
        <w:rPr>
          <w:spacing w:val="40"/>
          <w:sz w:val="24"/>
        </w:rPr>
        <w:t xml:space="preserve"> </w:t>
      </w:r>
      <w:r>
        <w:rPr>
          <w:sz w:val="24"/>
        </w:rPr>
        <w:t>Decentralized finance.</w:t>
      </w:r>
      <w:r>
        <w:rPr>
          <w:spacing w:val="40"/>
          <w:sz w:val="24"/>
        </w:rPr>
        <w:t xml:space="preserve"> </w:t>
      </w:r>
      <w:r>
        <w:rPr>
          <w:i/>
          <w:sz w:val="24"/>
        </w:rPr>
        <w:t>Journal of Financial Regulation</w:t>
      </w:r>
      <w:r>
        <w:rPr>
          <w:sz w:val="24"/>
        </w:rPr>
        <w:t xml:space="preserve">, </w:t>
      </w:r>
      <w:r>
        <w:rPr>
          <w:i/>
          <w:sz w:val="24"/>
        </w:rPr>
        <w:t>6</w:t>
      </w:r>
      <w:r>
        <w:rPr>
          <w:sz w:val="24"/>
        </w:rPr>
        <w:t xml:space="preserve">(2), 172–203. </w:t>
      </w:r>
      <w:hyperlink r:id="rId83">
        <w:r>
          <w:rPr>
            <w:sz w:val="24"/>
          </w:rPr>
          <w:t>doi:10.1093/jfr/fjaa010</w:t>
        </w:r>
      </w:hyperlink>
    </w:p>
    <w:p w14:paraId="00DC2479" w14:textId="77777777" w:rsidR="00350CFB" w:rsidRDefault="00283FFF">
      <w:pPr>
        <w:pStyle w:val="ListParagraph"/>
        <w:numPr>
          <w:ilvl w:val="0"/>
          <w:numId w:val="6"/>
        </w:numPr>
        <w:tabs>
          <w:tab w:val="left" w:pos="686"/>
          <w:tab w:val="left" w:pos="691"/>
        </w:tabs>
        <w:spacing w:before="86" w:line="396" w:lineRule="auto"/>
        <w:ind w:left="686" w:right="522" w:hanging="524"/>
        <w:jc w:val="both"/>
        <w:rPr>
          <w:sz w:val="24"/>
        </w:rPr>
      </w:pPr>
      <w:bookmarkStart w:id="459" w:name="_bookmark196"/>
      <w:bookmarkEnd w:id="459"/>
      <w:r>
        <w:rPr>
          <w:sz w:val="24"/>
          <w:lang w:val="fr-CM"/>
        </w:rPr>
        <w:tab/>
        <w:t>Zhou,</w:t>
      </w:r>
      <w:r>
        <w:rPr>
          <w:spacing w:val="23"/>
          <w:sz w:val="24"/>
          <w:lang w:val="fr-CM"/>
        </w:rPr>
        <w:t xml:space="preserve"> </w:t>
      </w:r>
      <w:r>
        <w:rPr>
          <w:sz w:val="24"/>
          <w:lang w:val="fr-CM"/>
        </w:rPr>
        <w:t>L.,</w:t>
      </w:r>
      <w:r>
        <w:rPr>
          <w:spacing w:val="23"/>
          <w:sz w:val="24"/>
          <w:lang w:val="fr-CM"/>
        </w:rPr>
        <w:t xml:space="preserve"> </w:t>
      </w:r>
      <w:r>
        <w:rPr>
          <w:sz w:val="24"/>
          <w:lang w:val="fr-CM"/>
        </w:rPr>
        <w:t>Qin,</w:t>
      </w:r>
      <w:r>
        <w:rPr>
          <w:spacing w:val="23"/>
          <w:sz w:val="24"/>
          <w:lang w:val="fr-CM"/>
        </w:rPr>
        <w:t xml:space="preserve"> </w:t>
      </w:r>
      <w:r>
        <w:rPr>
          <w:sz w:val="24"/>
          <w:lang w:val="fr-CM"/>
        </w:rPr>
        <w:t>K.,</w:t>
      </w:r>
      <w:r>
        <w:rPr>
          <w:spacing w:val="23"/>
          <w:sz w:val="24"/>
          <w:lang w:val="fr-CM"/>
        </w:rPr>
        <w:t xml:space="preserve"> </w:t>
      </w:r>
      <w:r>
        <w:rPr>
          <w:sz w:val="24"/>
          <w:lang w:val="fr-CM"/>
        </w:rPr>
        <w:t>Torres,</w:t>
      </w:r>
      <w:r>
        <w:rPr>
          <w:spacing w:val="23"/>
          <w:sz w:val="24"/>
          <w:lang w:val="fr-CM"/>
        </w:rPr>
        <w:t xml:space="preserve"> </w:t>
      </w:r>
      <w:r>
        <w:rPr>
          <w:sz w:val="24"/>
          <w:lang w:val="fr-CM"/>
        </w:rPr>
        <w:t>C. F.,</w:t>
      </w:r>
      <w:r>
        <w:rPr>
          <w:spacing w:val="22"/>
          <w:sz w:val="24"/>
          <w:lang w:val="fr-CM"/>
        </w:rPr>
        <w:t xml:space="preserve"> </w:t>
      </w:r>
      <w:r>
        <w:rPr>
          <w:sz w:val="24"/>
          <w:lang w:val="fr-CM"/>
        </w:rPr>
        <w:t>Le,</w:t>
      </w:r>
      <w:r>
        <w:rPr>
          <w:spacing w:val="23"/>
          <w:sz w:val="24"/>
          <w:lang w:val="fr-CM"/>
        </w:rPr>
        <w:t xml:space="preserve"> </w:t>
      </w:r>
      <w:r>
        <w:rPr>
          <w:sz w:val="24"/>
          <w:lang w:val="fr-CM"/>
        </w:rPr>
        <w:t>D. V.,</w:t>
      </w:r>
      <w:r>
        <w:rPr>
          <w:spacing w:val="22"/>
          <w:sz w:val="24"/>
          <w:lang w:val="fr-CM"/>
        </w:rPr>
        <w:t xml:space="preserve"> </w:t>
      </w:r>
      <w:r>
        <w:rPr>
          <w:sz w:val="24"/>
          <w:lang w:val="fr-CM"/>
        </w:rPr>
        <w:t>&amp; Gervais,</w:t>
      </w:r>
      <w:r>
        <w:rPr>
          <w:spacing w:val="23"/>
          <w:sz w:val="24"/>
          <w:lang w:val="fr-CM"/>
        </w:rPr>
        <w:t xml:space="preserve"> </w:t>
      </w:r>
      <w:r>
        <w:rPr>
          <w:sz w:val="24"/>
          <w:lang w:val="fr-CM"/>
        </w:rPr>
        <w:t>A. (2021).</w:t>
      </w:r>
      <w:r>
        <w:rPr>
          <w:spacing w:val="80"/>
          <w:sz w:val="24"/>
          <w:lang w:val="fr-CM"/>
        </w:rPr>
        <w:t xml:space="preserve"> </w:t>
      </w:r>
      <w:r>
        <w:rPr>
          <w:sz w:val="24"/>
        </w:rPr>
        <w:t>High-frequency trading on</w:t>
      </w:r>
      <w:r>
        <w:rPr>
          <w:spacing w:val="-2"/>
          <w:sz w:val="24"/>
        </w:rPr>
        <w:t xml:space="preserve"> </w:t>
      </w:r>
      <w:r>
        <w:rPr>
          <w:sz w:val="24"/>
        </w:rPr>
        <w:t>decentralized</w:t>
      </w:r>
      <w:r>
        <w:rPr>
          <w:spacing w:val="-2"/>
          <w:sz w:val="24"/>
        </w:rPr>
        <w:t xml:space="preserve"> </w:t>
      </w:r>
      <w:r>
        <w:rPr>
          <w:sz w:val="24"/>
        </w:rPr>
        <w:t>on-chain</w:t>
      </w:r>
      <w:r>
        <w:rPr>
          <w:spacing w:val="-1"/>
          <w:sz w:val="24"/>
        </w:rPr>
        <w:t xml:space="preserve"> </w:t>
      </w:r>
      <w:r>
        <w:rPr>
          <w:sz w:val="24"/>
        </w:rPr>
        <w:t>exchanges.</w:t>
      </w:r>
      <w:r>
        <w:rPr>
          <w:spacing w:val="26"/>
          <w:sz w:val="24"/>
        </w:rPr>
        <w:t xml:space="preserve"> </w:t>
      </w:r>
      <w:r>
        <w:rPr>
          <w:sz w:val="24"/>
        </w:rPr>
        <w:t>In</w:t>
      </w:r>
      <w:r>
        <w:rPr>
          <w:spacing w:val="-1"/>
          <w:sz w:val="24"/>
        </w:rPr>
        <w:t xml:space="preserve"> </w:t>
      </w:r>
      <w:r>
        <w:rPr>
          <w:i/>
          <w:sz w:val="24"/>
        </w:rPr>
        <w:t>2021</w:t>
      </w:r>
      <w:r>
        <w:rPr>
          <w:i/>
          <w:spacing w:val="-2"/>
          <w:sz w:val="24"/>
        </w:rPr>
        <w:t xml:space="preserve"> </w:t>
      </w:r>
      <w:r>
        <w:rPr>
          <w:i/>
          <w:sz w:val="24"/>
        </w:rPr>
        <w:t>IEEE</w:t>
      </w:r>
      <w:r>
        <w:rPr>
          <w:i/>
          <w:spacing w:val="-2"/>
          <w:sz w:val="24"/>
        </w:rPr>
        <w:t xml:space="preserve"> </w:t>
      </w:r>
      <w:r>
        <w:rPr>
          <w:i/>
          <w:sz w:val="24"/>
        </w:rPr>
        <w:t>Symposium</w:t>
      </w:r>
      <w:r>
        <w:rPr>
          <w:i/>
          <w:spacing w:val="-1"/>
          <w:sz w:val="24"/>
        </w:rPr>
        <w:t xml:space="preserve"> </w:t>
      </w:r>
      <w:r>
        <w:rPr>
          <w:i/>
          <w:sz w:val="24"/>
        </w:rPr>
        <w:t>on</w:t>
      </w:r>
      <w:r>
        <w:rPr>
          <w:i/>
          <w:spacing w:val="-2"/>
          <w:sz w:val="24"/>
        </w:rPr>
        <w:t xml:space="preserve"> </w:t>
      </w:r>
      <w:r>
        <w:rPr>
          <w:i/>
          <w:sz w:val="24"/>
        </w:rPr>
        <w:t>Security</w:t>
      </w:r>
      <w:r>
        <w:rPr>
          <w:i/>
          <w:spacing w:val="-2"/>
          <w:sz w:val="24"/>
        </w:rPr>
        <w:t xml:space="preserve"> </w:t>
      </w:r>
      <w:r>
        <w:rPr>
          <w:i/>
          <w:sz w:val="24"/>
        </w:rPr>
        <w:t>and</w:t>
      </w:r>
      <w:r>
        <w:rPr>
          <w:i/>
          <w:spacing w:val="-1"/>
          <w:sz w:val="24"/>
        </w:rPr>
        <w:t xml:space="preserve"> </w:t>
      </w:r>
      <w:r>
        <w:rPr>
          <w:i/>
          <w:sz w:val="24"/>
        </w:rPr>
        <w:t>Privacy</w:t>
      </w:r>
      <w:r>
        <w:rPr>
          <w:i/>
          <w:spacing w:val="-2"/>
          <w:sz w:val="24"/>
        </w:rPr>
        <w:t xml:space="preserve"> </w:t>
      </w:r>
      <w:r>
        <w:rPr>
          <w:sz w:val="24"/>
        </w:rPr>
        <w:t xml:space="preserve">(pp. 428–445). IEEE. </w:t>
      </w:r>
      <w:hyperlink r:id="rId84">
        <w:r>
          <w:rPr>
            <w:sz w:val="24"/>
          </w:rPr>
          <w:t>doi:10.1109/SP40001.2021.00027</w:t>
        </w:r>
      </w:hyperlink>
    </w:p>
    <w:p w14:paraId="00DC247A" w14:textId="77777777" w:rsidR="00350CFB" w:rsidRDefault="00350CFB">
      <w:pPr>
        <w:pStyle w:val="ListParagraph"/>
        <w:spacing w:line="396" w:lineRule="auto"/>
        <w:jc w:val="both"/>
        <w:rPr>
          <w:sz w:val="24"/>
        </w:rPr>
        <w:sectPr w:rsidR="00350CFB">
          <w:pgSz w:w="11910" w:h="16840"/>
          <w:pgMar w:top="1840" w:right="708" w:bottom="2300" w:left="992" w:header="0" w:footer="2115" w:gutter="0"/>
          <w:cols w:space="720"/>
        </w:sectPr>
      </w:pPr>
    </w:p>
    <w:p w14:paraId="00DC247B" w14:textId="77777777" w:rsidR="00350CFB" w:rsidRDefault="00350CFB">
      <w:pPr>
        <w:pStyle w:val="BodyText"/>
        <w:rPr>
          <w:sz w:val="34"/>
        </w:rPr>
      </w:pPr>
    </w:p>
    <w:p w14:paraId="00DC247C" w14:textId="77777777" w:rsidR="00350CFB" w:rsidRDefault="00350CFB">
      <w:pPr>
        <w:pStyle w:val="BodyText"/>
        <w:spacing w:before="197"/>
        <w:rPr>
          <w:sz w:val="34"/>
        </w:rPr>
      </w:pPr>
    </w:p>
    <w:p w14:paraId="00DC247D" w14:textId="77777777" w:rsidR="00350CFB" w:rsidRDefault="00283FFF">
      <w:pPr>
        <w:pStyle w:val="Heading1"/>
        <w:numPr>
          <w:ilvl w:val="0"/>
          <w:numId w:val="26"/>
        </w:numPr>
        <w:tabs>
          <w:tab w:val="left" w:pos="625"/>
        </w:tabs>
        <w:ind w:left="625" w:hanging="343"/>
        <w:jc w:val="both"/>
      </w:pPr>
      <w:bookmarkStart w:id="460" w:name="Appendix"/>
      <w:bookmarkStart w:id="461" w:name="_bookmark197"/>
      <w:bookmarkEnd w:id="460"/>
      <w:bookmarkEnd w:id="461"/>
      <w:r>
        <w:rPr>
          <w:spacing w:val="-2"/>
        </w:rPr>
        <w:t>Appendix</w:t>
      </w:r>
    </w:p>
    <w:p w14:paraId="00DC247E" w14:textId="77777777" w:rsidR="00350CFB" w:rsidRDefault="00350CFB">
      <w:pPr>
        <w:pStyle w:val="BodyText"/>
        <w:spacing w:before="158"/>
        <w:rPr>
          <w:b/>
          <w:sz w:val="34"/>
        </w:rPr>
      </w:pPr>
    </w:p>
    <w:p w14:paraId="00DC247F" w14:textId="77777777" w:rsidR="00350CFB" w:rsidRDefault="00283FFF">
      <w:pPr>
        <w:pStyle w:val="Heading2"/>
        <w:numPr>
          <w:ilvl w:val="1"/>
          <w:numId w:val="26"/>
        </w:numPr>
        <w:tabs>
          <w:tab w:val="left" w:pos="783"/>
        </w:tabs>
        <w:spacing w:before="1"/>
        <w:ind w:left="783" w:hanging="501"/>
      </w:pPr>
      <w:bookmarkStart w:id="462" w:name="Evaluation_Pipeline_and_Reproducibility"/>
      <w:bookmarkStart w:id="463" w:name="_bookmark198"/>
      <w:bookmarkEnd w:id="462"/>
      <w:bookmarkEnd w:id="463"/>
      <w:r>
        <w:t>Evaluation</w:t>
      </w:r>
      <w:r>
        <w:rPr>
          <w:spacing w:val="15"/>
        </w:rPr>
        <w:t xml:space="preserve"> </w:t>
      </w:r>
      <w:r>
        <w:t>Pipeline</w:t>
      </w:r>
      <w:r>
        <w:rPr>
          <w:spacing w:val="15"/>
        </w:rPr>
        <w:t xml:space="preserve"> </w:t>
      </w:r>
      <w:r>
        <w:t>and</w:t>
      </w:r>
      <w:r>
        <w:rPr>
          <w:spacing w:val="16"/>
        </w:rPr>
        <w:t xml:space="preserve"> </w:t>
      </w:r>
      <w:r>
        <w:rPr>
          <w:spacing w:val="-2"/>
        </w:rPr>
        <w:t>Reproducibility</w:t>
      </w:r>
    </w:p>
    <w:p w14:paraId="00DC2480" w14:textId="77777777" w:rsidR="00350CFB" w:rsidRDefault="00350CFB">
      <w:pPr>
        <w:pStyle w:val="BodyText"/>
        <w:spacing w:before="23"/>
        <w:rPr>
          <w:b/>
          <w:sz w:val="28"/>
        </w:rPr>
      </w:pPr>
    </w:p>
    <w:p w14:paraId="00DC2481" w14:textId="77777777" w:rsidR="00350CFB" w:rsidRDefault="00283FFF">
      <w:pPr>
        <w:pStyle w:val="BodyText"/>
        <w:spacing w:before="1" w:line="396" w:lineRule="auto"/>
        <w:ind w:left="282" w:right="563" w:hanging="8"/>
        <w:jc w:val="both"/>
      </w:pPr>
      <w:r>
        <w:t xml:space="preserve">This appendix documents the evaluation pipeline that produced the numerics in Chapter </w:t>
      </w:r>
      <w:hyperlink w:anchor="_bookmark84" w:history="1">
        <w:r>
          <w:t>4</w:t>
        </w:r>
      </w:hyperlink>
      <w:r>
        <w:t>:</w:t>
      </w:r>
      <w:r>
        <w:rPr>
          <w:spacing w:val="40"/>
        </w:rPr>
        <w:t xml:space="preserve"> </w:t>
      </w:r>
      <w:r>
        <w:t>data sources,</w:t>
      </w:r>
      <w:r>
        <w:rPr>
          <w:spacing w:val="-12"/>
        </w:rPr>
        <w:t xml:space="preserve"> </w:t>
      </w:r>
      <w:r>
        <w:t>processing</w:t>
      </w:r>
      <w:r>
        <w:rPr>
          <w:spacing w:val="-12"/>
        </w:rPr>
        <w:t xml:space="preserve"> </w:t>
      </w:r>
      <w:r>
        <w:t>stages,</w:t>
      </w:r>
      <w:r>
        <w:rPr>
          <w:spacing w:val="-12"/>
        </w:rPr>
        <w:t xml:space="preserve"> </w:t>
      </w:r>
      <w:r>
        <w:t>default</w:t>
      </w:r>
      <w:r>
        <w:rPr>
          <w:spacing w:val="-12"/>
        </w:rPr>
        <w:t xml:space="preserve"> </w:t>
      </w:r>
      <w:r>
        <w:t>parameters,</w:t>
      </w:r>
      <w:r>
        <w:rPr>
          <w:spacing w:val="-12"/>
        </w:rPr>
        <w:t xml:space="preserve"> </w:t>
      </w:r>
      <w:r>
        <w:t>proxy</w:t>
      </w:r>
      <w:r>
        <w:rPr>
          <w:spacing w:val="-12"/>
        </w:rPr>
        <w:t xml:space="preserve"> </w:t>
      </w:r>
      <w:r>
        <w:t>formulas,</w:t>
      </w:r>
      <w:r>
        <w:rPr>
          <w:spacing w:val="-12"/>
        </w:rPr>
        <w:t xml:space="preserve"> </w:t>
      </w:r>
      <w:r>
        <w:t>and</w:t>
      </w:r>
      <w:r>
        <w:rPr>
          <w:spacing w:val="-12"/>
        </w:rPr>
        <w:t xml:space="preserve"> </w:t>
      </w:r>
      <w:r>
        <w:t>a</w:t>
      </w:r>
      <w:r>
        <w:rPr>
          <w:spacing w:val="-12"/>
        </w:rPr>
        <w:t xml:space="preserve"> </w:t>
      </w:r>
      <w:r>
        <w:t>glossary.</w:t>
      </w:r>
      <w:r>
        <w:rPr>
          <w:spacing w:val="8"/>
        </w:rPr>
        <w:t xml:space="preserve"> </w:t>
      </w:r>
      <w:r>
        <w:t>All</w:t>
      </w:r>
      <w:r>
        <w:rPr>
          <w:spacing w:val="-12"/>
        </w:rPr>
        <w:t xml:space="preserve"> </w:t>
      </w:r>
      <w:r>
        <w:t>quantities</w:t>
      </w:r>
      <w:r>
        <w:rPr>
          <w:spacing w:val="-12"/>
        </w:rPr>
        <w:t xml:space="preserve"> </w:t>
      </w:r>
      <w:r>
        <w:t xml:space="preserve">cited here also appear in the main-text tables and figures; no external files are required to interpret the </w:t>
      </w:r>
      <w:bookmarkStart w:id="464" w:name="Pipeline_stages"/>
      <w:bookmarkStart w:id="465" w:name="_bookmark199"/>
      <w:bookmarkEnd w:id="464"/>
      <w:bookmarkEnd w:id="465"/>
      <w:r>
        <w:rPr>
          <w:spacing w:val="-2"/>
        </w:rPr>
        <w:t>claims.</w:t>
      </w:r>
    </w:p>
    <w:p w14:paraId="00DC2482" w14:textId="77777777" w:rsidR="00350CFB" w:rsidRDefault="00350CFB">
      <w:pPr>
        <w:pStyle w:val="BodyText"/>
        <w:spacing w:before="9"/>
      </w:pPr>
    </w:p>
    <w:p w14:paraId="00DC2483" w14:textId="77777777" w:rsidR="00350CFB" w:rsidRDefault="00283FFF">
      <w:pPr>
        <w:pStyle w:val="Heading3"/>
        <w:numPr>
          <w:ilvl w:val="2"/>
          <w:numId w:val="26"/>
        </w:numPr>
        <w:tabs>
          <w:tab w:val="left" w:pos="879"/>
        </w:tabs>
        <w:ind w:left="879" w:hanging="597"/>
      </w:pPr>
      <w:r>
        <w:t>Pipeline</w:t>
      </w:r>
      <w:r>
        <w:rPr>
          <w:spacing w:val="-10"/>
        </w:rPr>
        <w:t xml:space="preserve"> </w:t>
      </w:r>
      <w:r>
        <w:rPr>
          <w:spacing w:val="-2"/>
        </w:rPr>
        <w:t>stages</w:t>
      </w:r>
    </w:p>
    <w:p w14:paraId="00DC2484" w14:textId="77777777" w:rsidR="00350CFB" w:rsidRDefault="00350CFB">
      <w:pPr>
        <w:pStyle w:val="BodyText"/>
        <w:spacing w:before="47"/>
        <w:rPr>
          <w:b/>
        </w:rPr>
      </w:pPr>
    </w:p>
    <w:p w14:paraId="00DC2485" w14:textId="77777777" w:rsidR="00350CFB" w:rsidRDefault="00283FFF">
      <w:pPr>
        <w:pStyle w:val="BodyText"/>
        <w:spacing w:line="396" w:lineRule="auto"/>
        <w:ind w:left="282" w:right="558" w:hanging="8"/>
        <w:jc w:val="both"/>
      </w:pPr>
      <w:r>
        <w:t>The</w:t>
      </w:r>
      <w:r>
        <w:rPr>
          <w:spacing w:val="-15"/>
        </w:rPr>
        <w:t xml:space="preserve"> </w:t>
      </w:r>
      <w:r>
        <w:t>evaluation</w:t>
      </w:r>
      <w:r>
        <w:rPr>
          <w:spacing w:val="-15"/>
        </w:rPr>
        <w:t xml:space="preserve"> </w:t>
      </w:r>
      <w:r>
        <w:t>proceeds</w:t>
      </w:r>
      <w:r>
        <w:rPr>
          <w:spacing w:val="-15"/>
        </w:rPr>
        <w:t xml:space="preserve"> </w:t>
      </w:r>
      <w:r>
        <w:t>in</w:t>
      </w:r>
      <w:r>
        <w:rPr>
          <w:spacing w:val="-15"/>
        </w:rPr>
        <w:t xml:space="preserve"> </w:t>
      </w:r>
      <w:r>
        <w:t>three</w:t>
      </w:r>
      <w:r>
        <w:rPr>
          <w:spacing w:val="-15"/>
        </w:rPr>
        <w:t xml:space="preserve"> </w:t>
      </w:r>
      <w:r>
        <w:t>stages</w:t>
      </w:r>
      <w:r>
        <w:rPr>
          <w:spacing w:val="-15"/>
        </w:rPr>
        <w:t xml:space="preserve"> </w:t>
      </w:r>
      <w:r>
        <w:t>on</w:t>
      </w:r>
      <w:r>
        <w:rPr>
          <w:spacing w:val="-15"/>
        </w:rPr>
        <w:t xml:space="preserve"> </w:t>
      </w:r>
      <w:r>
        <w:t>Arbitrum</w:t>
      </w:r>
      <w:r>
        <w:rPr>
          <w:spacing w:val="-15"/>
        </w:rPr>
        <w:t xml:space="preserve"> </w:t>
      </w:r>
      <w:r>
        <w:t>One</w:t>
      </w:r>
      <w:r>
        <w:rPr>
          <w:spacing w:val="-15"/>
        </w:rPr>
        <w:t xml:space="preserve"> </w:t>
      </w:r>
      <w:r>
        <w:t>over</w:t>
      </w:r>
      <w:r>
        <w:rPr>
          <w:spacing w:val="-15"/>
        </w:rPr>
        <w:t xml:space="preserve"> </w:t>
      </w:r>
      <w:r>
        <w:t>the</w:t>
      </w:r>
      <w:r>
        <w:rPr>
          <w:spacing w:val="-15"/>
        </w:rPr>
        <w:t xml:space="preserve"> </w:t>
      </w:r>
      <w:r>
        <w:t>observation</w:t>
      </w:r>
      <w:r>
        <w:rPr>
          <w:spacing w:val="-15"/>
        </w:rPr>
        <w:t xml:space="preserve"> </w:t>
      </w:r>
      <w:r>
        <w:t>window</w:t>
      </w:r>
      <w:r>
        <w:rPr>
          <w:spacing w:val="-15"/>
        </w:rPr>
        <w:t xml:space="preserve"> </w:t>
      </w:r>
      <w:r>
        <w:t>2025-12-01 to 2026-05-31 (UTC, inclusive).</w:t>
      </w:r>
    </w:p>
    <w:p w14:paraId="00DC2486" w14:textId="77777777" w:rsidR="00350CFB" w:rsidRDefault="00283FFF">
      <w:pPr>
        <w:pStyle w:val="ListParagraph"/>
        <w:numPr>
          <w:ilvl w:val="0"/>
          <w:numId w:val="5"/>
        </w:numPr>
        <w:tabs>
          <w:tab w:val="left" w:pos="847"/>
          <w:tab w:val="left" w:pos="856"/>
        </w:tabs>
        <w:spacing w:before="121" w:line="388" w:lineRule="auto"/>
        <w:ind w:right="524" w:hanging="311"/>
        <w:jc w:val="both"/>
        <w:rPr>
          <w:sz w:val="24"/>
        </w:rPr>
      </w:pPr>
      <w:r>
        <w:rPr>
          <w:b/>
          <w:spacing w:val="-6"/>
          <w:sz w:val="24"/>
        </w:rPr>
        <w:t>Trading-success</w:t>
      </w:r>
      <w:r>
        <w:rPr>
          <w:b/>
          <w:spacing w:val="-9"/>
          <w:sz w:val="24"/>
        </w:rPr>
        <w:t xml:space="preserve"> </w:t>
      </w:r>
      <w:r>
        <w:rPr>
          <w:b/>
          <w:spacing w:val="-6"/>
          <w:sz w:val="24"/>
        </w:rPr>
        <w:t>labels:</w:t>
      </w:r>
      <w:r>
        <w:rPr>
          <w:b/>
          <w:spacing w:val="-9"/>
          <w:sz w:val="24"/>
        </w:rPr>
        <w:t xml:space="preserve"> </w:t>
      </w:r>
      <w:r>
        <w:rPr>
          <w:spacing w:val="-6"/>
          <w:sz w:val="24"/>
        </w:rPr>
        <w:t>Decode</w:t>
      </w:r>
      <w:r>
        <w:rPr>
          <w:spacing w:val="-9"/>
          <w:sz w:val="24"/>
        </w:rPr>
        <w:t xml:space="preserve"> </w:t>
      </w:r>
      <w:r>
        <w:rPr>
          <w:spacing w:val="-6"/>
          <w:sz w:val="24"/>
        </w:rPr>
        <w:t>GMX V2</w:t>
      </w:r>
      <w:r>
        <w:rPr>
          <w:sz w:val="24"/>
        </w:rPr>
        <w:t xml:space="preserve"> </w:t>
      </w:r>
      <w:r>
        <w:rPr>
          <w:rFonts w:ascii="Courier New" w:hAnsi="Courier New"/>
          <w:spacing w:val="-6"/>
          <w:sz w:val="24"/>
        </w:rPr>
        <w:t>PositionDecrease</w:t>
      </w:r>
      <w:r>
        <w:rPr>
          <w:rFonts w:ascii="Courier New" w:hAnsi="Courier New"/>
          <w:spacing w:val="-30"/>
          <w:sz w:val="24"/>
        </w:rPr>
        <w:t xml:space="preserve"> </w:t>
      </w:r>
      <w:r>
        <w:rPr>
          <w:spacing w:val="-6"/>
          <w:sz w:val="24"/>
        </w:rPr>
        <w:t>events</w:t>
      </w:r>
      <w:r>
        <w:rPr>
          <w:spacing w:val="-1"/>
          <w:sz w:val="24"/>
        </w:rPr>
        <w:t xml:space="preserve"> </w:t>
      </w:r>
      <w:r>
        <w:rPr>
          <w:spacing w:val="-6"/>
          <w:sz w:val="24"/>
        </w:rPr>
        <w:t>from</w:t>
      </w:r>
      <w:r>
        <w:rPr>
          <w:spacing w:val="-1"/>
          <w:sz w:val="24"/>
        </w:rPr>
        <w:t xml:space="preserve"> </w:t>
      </w:r>
      <w:r>
        <w:rPr>
          <w:spacing w:val="-6"/>
          <w:sz w:val="24"/>
        </w:rPr>
        <w:t>the</w:t>
      </w:r>
      <w:r>
        <w:rPr>
          <w:spacing w:val="-1"/>
          <w:sz w:val="24"/>
        </w:rPr>
        <w:t xml:space="preserve"> </w:t>
      </w:r>
      <w:r>
        <w:rPr>
          <w:spacing w:val="-6"/>
          <w:sz w:val="24"/>
        </w:rPr>
        <w:t>public</w:t>
      </w:r>
      <w:r>
        <w:rPr>
          <w:spacing w:val="-1"/>
          <w:sz w:val="24"/>
        </w:rPr>
        <w:t xml:space="preserve"> </w:t>
      </w:r>
      <w:r>
        <w:rPr>
          <w:spacing w:val="-6"/>
          <w:sz w:val="24"/>
        </w:rPr>
        <w:t>Big-</w:t>
      </w:r>
      <w:r>
        <w:rPr>
          <w:sz w:val="24"/>
        </w:rPr>
        <w:t>Query log table, recover wallet identity, realized PnL, position-size change, and liquidation flags,</w:t>
      </w:r>
      <w:r>
        <w:rPr>
          <w:spacing w:val="-3"/>
          <w:sz w:val="24"/>
        </w:rPr>
        <w:t xml:space="preserve"> </w:t>
      </w:r>
      <w:r>
        <w:rPr>
          <w:sz w:val="24"/>
        </w:rPr>
        <w:t>and</w:t>
      </w:r>
      <w:r>
        <w:rPr>
          <w:spacing w:val="-4"/>
          <w:sz w:val="24"/>
        </w:rPr>
        <w:t xml:space="preserve"> </w:t>
      </w:r>
      <w:r>
        <w:rPr>
          <w:sz w:val="24"/>
        </w:rPr>
        <w:t>retain</w:t>
      </w:r>
      <w:r>
        <w:rPr>
          <w:spacing w:val="-4"/>
          <w:sz w:val="24"/>
        </w:rPr>
        <w:t xml:space="preserve"> </w:t>
      </w:r>
      <w:r>
        <w:rPr>
          <w:sz w:val="24"/>
        </w:rPr>
        <w:t>wallets</w:t>
      </w:r>
      <w:r>
        <w:rPr>
          <w:spacing w:val="-4"/>
          <w:sz w:val="24"/>
        </w:rPr>
        <w:t xml:space="preserve"> </w:t>
      </w:r>
      <w:r>
        <w:rPr>
          <w:sz w:val="24"/>
        </w:rPr>
        <w:t>with</w:t>
      </w:r>
      <w:r>
        <w:rPr>
          <w:spacing w:val="-3"/>
          <w:sz w:val="24"/>
        </w:rPr>
        <w:t xml:space="preserve"> </w:t>
      </w:r>
      <w:r>
        <w:rPr>
          <w:sz w:val="24"/>
        </w:rPr>
        <w:t>at</w:t>
      </w:r>
      <w:r>
        <w:rPr>
          <w:spacing w:val="-3"/>
          <w:sz w:val="24"/>
        </w:rPr>
        <w:t xml:space="preserve"> </w:t>
      </w:r>
      <w:r>
        <w:rPr>
          <w:sz w:val="24"/>
        </w:rPr>
        <w:t>least</w:t>
      </w:r>
      <w:r>
        <w:rPr>
          <w:spacing w:val="-3"/>
          <w:sz w:val="24"/>
        </w:rPr>
        <w:t xml:space="preserve"> </w:t>
      </w:r>
      <w:r>
        <w:rPr>
          <w:sz w:val="24"/>
        </w:rPr>
        <w:t>three</w:t>
      </w:r>
      <w:r>
        <w:rPr>
          <w:spacing w:val="-4"/>
          <w:sz w:val="24"/>
        </w:rPr>
        <w:t xml:space="preserve"> </w:t>
      </w:r>
      <w:r>
        <w:rPr>
          <w:sz w:val="24"/>
        </w:rPr>
        <w:t>closes</w:t>
      </w:r>
      <w:r>
        <w:rPr>
          <w:spacing w:val="-4"/>
          <w:sz w:val="24"/>
        </w:rPr>
        <w:t xml:space="preserve"> </w:t>
      </w:r>
      <w:r>
        <w:rPr>
          <w:sz w:val="24"/>
        </w:rPr>
        <w:t>as</w:t>
      </w:r>
      <w:r>
        <w:rPr>
          <w:spacing w:val="-3"/>
          <w:sz w:val="24"/>
        </w:rPr>
        <w:t xml:space="preserve"> </w:t>
      </w:r>
      <w:r>
        <w:rPr>
          <w:sz w:val="24"/>
        </w:rPr>
        <w:t>the</w:t>
      </w:r>
      <w:r>
        <w:rPr>
          <w:spacing w:val="-4"/>
          <w:sz w:val="24"/>
        </w:rPr>
        <w:t xml:space="preserve"> </w:t>
      </w:r>
      <w:r>
        <w:rPr>
          <w:sz w:val="24"/>
        </w:rPr>
        <w:t>matched</w:t>
      </w:r>
      <w:r>
        <w:rPr>
          <w:spacing w:val="-4"/>
          <w:sz w:val="24"/>
        </w:rPr>
        <w:t xml:space="preserve"> </w:t>
      </w:r>
      <w:r>
        <w:rPr>
          <w:sz w:val="24"/>
        </w:rPr>
        <w:t>cohort</w:t>
      </w:r>
      <w:r>
        <w:rPr>
          <w:spacing w:val="-3"/>
          <w:sz w:val="24"/>
        </w:rPr>
        <w:t xml:space="preserve"> </w:t>
      </w:r>
      <w:r>
        <w:rPr>
          <w:sz w:val="24"/>
        </w:rPr>
        <w:t>(</w:t>
      </w:r>
      <w:r>
        <w:rPr>
          <w:i/>
          <w:sz w:val="24"/>
        </w:rPr>
        <w:t xml:space="preserve">n </w:t>
      </w:r>
      <w:r>
        <w:rPr>
          <w:w w:val="105"/>
          <w:sz w:val="24"/>
        </w:rPr>
        <w:t xml:space="preserve">= </w:t>
      </w:r>
      <w:r>
        <w:rPr>
          <w:sz w:val="24"/>
        </w:rPr>
        <w:t>5</w:t>
      </w:r>
      <w:r>
        <w:rPr>
          <w:i/>
          <w:sz w:val="24"/>
        </w:rPr>
        <w:t>,</w:t>
      </w:r>
      <w:r>
        <w:rPr>
          <w:sz w:val="24"/>
        </w:rPr>
        <w:t>521;</w:t>
      </w:r>
      <w:r>
        <w:rPr>
          <w:spacing w:val="-2"/>
          <w:sz w:val="24"/>
        </w:rPr>
        <w:t xml:space="preserve"> </w:t>
      </w:r>
      <w:r>
        <w:rPr>
          <w:sz w:val="24"/>
        </w:rPr>
        <w:t>365</w:t>
      </w:r>
      <w:r>
        <w:rPr>
          <w:i/>
          <w:sz w:val="24"/>
        </w:rPr>
        <w:t>,</w:t>
      </w:r>
      <w:r>
        <w:rPr>
          <w:sz w:val="24"/>
        </w:rPr>
        <w:t>488 decoded closes).</w:t>
      </w:r>
    </w:p>
    <w:p w14:paraId="00DC2487" w14:textId="77777777" w:rsidR="00350CFB" w:rsidRDefault="00283FFF">
      <w:pPr>
        <w:pStyle w:val="ListParagraph"/>
        <w:numPr>
          <w:ilvl w:val="0"/>
          <w:numId w:val="5"/>
        </w:numPr>
        <w:tabs>
          <w:tab w:val="left" w:pos="847"/>
          <w:tab w:val="left" w:pos="854"/>
        </w:tabs>
        <w:spacing w:before="54" w:line="391" w:lineRule="auto"/>
        <w:ind w:left="847" w:right="523"/>
        <w:jc w:val="both"/>
        <w:rPr>
          <w:sz w:val="24"/>
        </w:rPr>
      </w:pPr>
      <w:r>
        <w:rPr>
          <w:b/>
          <w:spacing w:val="-4"/>
          <w:sz w:val="24"/>
        </w:rPr>
        <w:t>Reputation</w:t>
      </w:r>
      <w:r>
        <w:rPr>
          <w:b/>
          <w:spacing w:val="-11"/>
          <w:sz w:val="24"/>
        </w:rPr>
        <w:t xml:space="preserve"> </w:t>
      </w:r>
      <w:r>
        <w:rPr>
          <w:b/>
          <w:spacing w:val="-4"/>
          <w:sz w:val="24"/>
        </w:rPr>
        <w:t>graphs</w:t>
      </w:r>
      <w:r>
        <w:rPr>
          <w:b/>
          <w:spacing w:val="-11"/>
          <w:sz w:val="24"/>
        </w:rPr>
        <w:t xml:space="preserve"> </w:t>
      </w:r>
      <w:r>
        <w:rPr>
          <w:b/>
          <w:spacing w:val="-4"/>
          <w:sz w:val="24"/>
        </w:rPr>
        <w:t>and</w:t>
      </w:r>
      <w:r>
        <w:rPr>
          <w:b/>
          <w:spacing w:val="-11"/>
          <w:sz w:val="24"/>
        </w:rPr>
        <w:t xml:space="preserve"> </w:t>
      </w:r>
      <w:r>
        <w:rPr>
          <w:b/>
          <w:spacing w:val="-4"/>
          <w:sz w:val="24"/>
        </w:rPr>
        <w:t>scores:</w:t>
      </w:r>
      <w:r>
        <w:rPr>
          <w:b/>
          <w:spacing w:val="-11"/>
          <w:sz w:val="24"/>
        </w:rPr>
        <w:t xml:space="preserve"> </w:t>
      </w:r>
      <w:r>
        <w:rPr>
          <w:spacing w:val="-4"/>
          <w:sz w:val="24"/>
        </w:rPr>
        <w:t>Extract</w:t>
      </w:r>
      <w:r>
        <w:rPr>
          <w:spacing w:val="-11"/>
          <w:sz w:val="24"/>
        </w:rPr>
        <w:t xml:space="preserve"> </w:t>
      </w:r>
      <w:r>
        <w:rPr>
          <w:spacing w:val="-4"/>
          <w:sz w:val="24"/>
        </w:rPr>
        <w:t>ERC-20</w:t>
      </w:r>
      <w:r>
        <w:rPr>
          <w:spacing w:val="-2"/>
          <w:sz w:val="24"/>
        </w:rPr>
        <w:t xml:space="preserve"> </w:t>
      </w:r>
      <w:r>
        <w:rPr>
          <w:rFonts w:ascii="Courier New" w:hAnsi="Courier New"/>
          <w:spacing w:val="-4"/>
          <w:sz w:val="24"/>
        </w:rPr>
        <w:t>Approval</w:t>
      </w:r>
      <w:r>
        <w:rPr>
          <w:rFonts w:ascii="Courier New" w:hAnsi="Courier New"/>
          <w:spacing w:val="-32"/>
          <w:sz w:val="24"/>
        </w:rPr>
        <w:t xml:space="preserve"> </w:t>
      </w:r>
      <w:r>
        <w:rPr>
          <w:spacing w:val="-4"/>
          <w:sz w:val="24"/>
        </w:rPr>
        <w:t>and</w:t>
      </w:r>
      <w:r>
        <w:rPr>
          <w:sz w:val="24"/>
        </w:rPr>
        <w:t xml:space="preserve"> </w:t>
      </w:r>
      <w:r>
        <w:rPr>
          <w:rFonts w:ascii="Courier New" w:hAnsi="Courier New"/>
          <w:spacing w:val="-4"/>
          <w:sz w:val="24"/>
        </w:rPr>
        <w:t>Transfer</w:t>
      </w:r>
      <w:r>
        <w:rPr>
          <w:rFonts w:ascii="Courier New" w:hAnsi="Courier New"/>
          <w:spacing w:val="-32"/>
          <w:sz w:val="24"/>
        </w:rPr>
        <w:t xml:space="preserve"> </w:t>
      </w:r>
      <w:r>
        <w:rPr>
          <w:spacing w:val="-4"/>
          <w:sz w:val="24"/>
        </w:rPr>
        <w:t>logs</w:t>
      </w:r>
      <w:r>
        <w:rPr>
          <w:sz w:val="24"/>
        </w:rPr>
        <w:t xml:space="preserve"> </w:t>
      </w:r>
      <w:r>
        <w:rPr>
          <w:spacing w:val="-4"/>
          <w:sz w:val="24"/>
        </w:rPr>
        <w:t>for</w:t>
      </w:r>
      <w:r>
        <w:rPr>
          <w:sz w:val="24"/>
        </w:rPr>
        <w:t xml:space="preserve"> </w:t>
      </w:r>
      <w:r>
        <w:rPr>
          <w:spacing w:val="-4"/>
          <w:sz w:val="24"/>
        </w:rPr>
        <w:t xml:space="preserve">cohort </w:t>
      </w:r>
      <w:r>
        <w:rPr>
          <w:sz w:val="24"/>
        </w:rPr>
        <w:t>wallets in monthly batches (per-query dry-run and a 150</w:t>
      </w:r>
      <w:r>
        <w:rPr>
          <w:spacing w:val="-15"/>
          <w:sz w:val="24"/>
        </w:rPr>
        <w:t xml:space="preserve"> </w:t>
      </w:r>
      <w:r>
        <w:rPr>
          <w:sz w:val="24"/>
        </w:rPr>
        <w:t>GiB abort cap).</w:t>
      </w:r>
      <w:r>
        <w:rPr>
          <w:spacing w:val="40"/>
          <w:sz w:val="24"/>
        </w:rPr>
        <w:t xml:space="preserve"> </w:t>
      </w:r>
      <w:r>
        <w:rPr>
          <w:sz w:val="24"/>
        </w:rPr>
        <w:t>Build the latest-allowance</w:t>
      </w:r>
      <w:r>
        <w:rPr>
          <w:spacing w:val="-9"/>
          <w:sz w:val="24"/>
        </w:rPr>
        <w:t xml:space="preserve"> </w:t>
      </w:r>
      <w:r>
        <w:rPr>
          <w:sz w:val="24"/>
        </w:rPr>
        <w:t>endorsement</w:t>
      </w:r>
      <w:r>
        <w:rPr>
          <w:spacing w:val="-9"/>
          <w:sz w:val="24"/>
        </w:rPr>
        <w:t xml:space="preserve"> </w:t>
      </w:r>
      <w:r>
        <w:rPr>
          <w:sz w:val="24"/>
        </w:rPr>
        <w:t>graph</w:t>
      </w:r>
      <w:r>
        <w:rPr>
          <w:spacing w:val="-8"/>
          <w:sz w:val="24"/>
        </w:rPr>
        <w:t xml:space="preserve"> </w:t>
      </w:r>
      <w:r>
        <w:rPr>
          <w:sz w:val="24"/>
        </w:rPr>
        <w:t>and</w:t>
      </w:r>
      <w:r>
        <w:rPr>
          <w:spacing w:val="-9"/>
          <w:sz w:val="24"/>
        </w:rPr>
        <w:t xml:space="preserve"> </w:t>
      </w:r>
      <w:r>
        <w:rPr>
          <w:sz w:val="24"/>
        </w:rPr>
        <w:t>the</w:t>
      </w:r>
      <w:r>
        <w:rPr>
          <w:spacing w:val="-8"/>
          <w:sz w:val="24"/>
        </w:rPr>
        <w:t xml:space="preserve"> </w:t>
      </w:r>
      <w:r>
        <w:rPr>
          <w:sz w:val="24"/>
        </w:rPr>
        <w:t>time-decayed</w:t>
      </w:r>
      <w:r>
        <w:rPr>
          <w:spacing w:val="-9"/>
          <w:sz w:val="24"/>
        </w:rPr>
        <w:t xml:space="preserve"> </w:t>
      </w:r>
      <w:r>
        <w:rPr>
          <w:sz w:val="24"/>
        </w:rPr>
        <w:t>transfer</w:t>
      </w:r>
      <w:r>
        <w:rPr>
          <w:spacing w:val="-9"/>
          <w:sz w:val="24"/>
        </w:rPr>
        <w:t xml:space="preserve"> </w:t>
      </w:r>
      <w:r>
        <w:rPr>
          <w:sz w:val="24"/>
        </w:rPr>
        <w:t>graph,</w:t>
      </w:r>
      <w:r>
        <w:rPr>
          <w:spacing w:val="-8"/>
          <w:sz w:val="24"/>
        </w:rPr>
        <w:t xml:space="preserve"> </w:t>
      </w:r>
      <w:r>
        <w:rPr>
          <w:sz w:val="24"/>
        </w:rPr>
        <w:t>then</w:t>
      </w:r>
      <w:r>
        <w:rPr>
          <w:spacing w:val="-9"/>
          <w:sz w:val="24"/>
        </w:rPr>
        <w:t xml:space="preserve"> </w:t>
      </w:r>
      <w:r>
        <w:rPr>
          <w:sz w:val="24"/>
        </w:rPr>
        <w:t>compute</w:t>
      </w:r>
      <w:r>
        <w:rPr>
          <w:spacing w:val="-8"/>
          <w:sz w:val="24"/>
        </w:rPr>
        <w:t xml:space="preserve"> </w:t>
      </w:r>
      <w:r>
        <w:rPr>
          <w:sz w:val="24"/>
        </w:rPr>
        <w:t xml:space="preserve">EndorseR-ank, AWP, and supplementary GF-PR scores by power iteration (damping </w:t>
      </w:r>
      <w:r>
        <w:rPr>
          <w:i/>
          <w:sz w:val="24"/>
        </w:rPr>
        <w:t xml:space="preserve">d </w:t>
      </w:r>
      <w:r>
        <w:rPr>
          <w:w w:val="110"/>
          <w:sz w:val="24"/>
        </w:rPr>
        <w:t xml:space="preserve">= </w:t>
      </w:r>
      <w:r>
        <w:rPr>
          <w:sz w:val="24"/>
        </w:rPr>
        <w:t>0</w:t>
      </w:r>
      <w:r>
        <w:rPr>
          <w:i/>
          <w:sz w:val="24"/>
        </w:rPr>
        <w:t>.</w:t>
      </w:r>
      <w:r>
        <w:rPr>
          <w:sz w:val="24"/>
        </w:rPr>
        <w:t xml:space="preserve">85, toler-ance </w:t>
      </w:r>
      <w:r>
        <w:rPr>
          <w:w w:val="110"/>
          <w:sz w:val="24"/>
        </w:rPr>
        <w:t>10</w:t>
      </w:r>
      <w:r>
        <w:rPr>
          <w:rFonts w:ascii="Apple Symbols" w:hAnsi="Apple Symbols"/>
          <w:w w:val="110"/>
          <w:sz w:val="24"/>
          <w:vertAlign w:val="superscript"/>
        </w:rPr>
        <w:t>−</w:t>
      </w:r>
      <w:r>
        <w:rPr>
          <w:w w:val="110"/>
          <w:sz w:val="24"/>
          <w:vertAlign w:val="superscript"/>
        </w:rPr>
        <w:t>8</w:t>
      </w:r>
      <w:r>
        <w:rPr>
          <w:w w:val="110"/>
          <w:sz w:val="24"/>
        </w:rPr>
        <w:t xml:space="preserve">, </w:t>
      </w:r>
      <w:r>
        <w:rPr>
          <w:sz w:val="24"/>
        </w:rPr>
        <w:t>at most 300 iterations).</w:t>
      </w:r>
    </w:p>
    <w:p w14:paraId="00DC2488" w14:textId="77777777" w:rsidR="00350CFB" w:rsidRDefault="00283FFF">
      <w:pPr>
        <w:pStyle w:val="ListParagraph"/>
        <w:numPr>
          <w:ilvl w:val="0"/>
          <w:numId w:val="5"/>
        </w:numPr>
        <w:tabs>
          <w:tab w:val="left" w:pos="856"/>
        </w:tabs>
        <w:spacing w:before="42" w:line="396" w:lineRule="auto"/>
        <w:ind w:right="524" w:hanging="311"/>
        <w:jc w:val="both"/>
        <w:rPr>
          <w:sz w:val="24"/>
        </w:rPr>
      </w:pPr>
      <w:r>
        <w:rPr>
          <w:b/>
          <w:sz w:val="24"/>
        </w:rPr>
        <w:t>Proxies, alignment, and benchmarks:</w:t>
      </w:r>
      <w:r>
        <w:rPr>
          <w:b/>
          <w:spacing w:val="38"/>
          <w:sz w:val="24"/>
        </w:rPr>
        <w:t xml:space="preserve"> </w:t>
      </w:r>
      <w:r>
        <w:rPr>
          <w:sz w:val="24"/>
        </w:rPr>
        <w:t xml:space="preserve">Compute the five proxy families defined in Chap-ter </w:t>
      </w:r>
      <w:hyperlink w:anchor="_bookmark48" w:history="1">
        <w:r>
          <w:rPr>
            <w:sz w:val="24"/>
          </w:rPr>
          <w:t>3</w:t>
        </w:r>
      </w:hyperlink>
      <w:r>
        <w:rPr>
          <w:sz w:val="24"/>
        </w:rPr>
        <w:t xml:space="preserve">, report Spearman </w:t>
      </w:r>
      <w:r>
        <w:rPr>
          <w:i/>
          <w:sz w:val="24"/>
        </w:rPr>
        <w:t xml:space="preserve">ρ </w:t>
      </w:r>
      <w:r>
        <w:rPr>
          <w:sz w:val="24"/>
        </w:rPr>
        <w:t xml:space="preserve">and Kendall </w:t>
      </w:r>
      <w:r>
        <w:rPr>
          <w:i/>
          <w:sz w:val="24"/>
        </w:rPr>
        <w:t>τ</w:t>
      </w:r>
      <w:r>
        <w:rPr>
          <w:i/>
          <w:spacing w:val="31"/>
          <w:sz w:val="24"/>
        </w:rPr>
        <w:t xml:space="preserve"> </w:t>
      </w:r>
      <w:r>
        <w:rPr>
          <w:sz w:val="24"/>
        </w:rPr>
        <w:t>against each score vector, time PageRank solves on pre-built edges (three-run averages), and run robustness sweeps over damping, top tokens, and sample size.</w:t>
      </w:r>
    </w:p>
    <w:p w14:paraId="00DC2489" w14:textId="77777777" w:rsidR="00350CFB" w:rsidRDefault="00350CFB">
      <w:pPr>
        <w:pStyle w:val="ListParagraph"/>
        <w:spacing w:line="396" w:lineRule="auto"/>
        <w:jc w:val="both"/>
        <w:rPr>
          <w:sz w:val="24"/>
        </w:rPr>
        <w:sectPr w:rsidR="00350CFB">
          <w:pgSz w:w="11910" w:h="16840"/>
          <w:pgMar w:top="1920" w:right="708" w:bottom="2300" w:left="992" w:header="0" w:footer="2115" w:gutter="0"/>
          <w:cols w:space="720"/>
        </w:sectPr>
      </w:pPr>
    </w:p>
    <w:p w14:paraId="00DC248A" w14:textId="77777777" w:rsidR="00350CFB" w:rsidRDefault="00283FFF">
      <w:pPr>
        <w:pStyle w:val="BodyText"/>
        <w:spacing w:before="72" w:line="396" w:lineRule="auto"/>
        <w:ind w:left="282" w:right="563"/>
        <w:jc w:val="both"/>
      </w:pPr>
      <w:bookmarkStart w:id="466" w:name="Credit-delegation_extract_(deferred)"/>
      <w:bookmarkStart w:id="467" w:name="_bookmark203"/>
      <w:bookmarkEnd w:id="466"/>
      <w:bookmarkEnd w:id="467"/>
      <w:r>
        <w:lastRenderedPageBreak/>
        <w:t>Offline synthetic checks use the same scoring and alignment logic on fixture graphs (no cloud access) to validate implementation before real extraction.</w:t>
      </w:r>
      <w:r>
        <w:rPr>
          <w:spacing w:val="35"/>
        </w:rPr>
        <w:t xml:space="preserve"> </w:t>
      </w:r>
      <w:r>
        <w:t xml:space="preserve">Real extraction requires Google Cloud </w:t>
      </w:r>
      <w:bookmarkStart w:id="468" w:name="BigQuery_extraction_design"/>
      <w:bookmarkStart w:id="469" w:name="_bookmark200"/>
      <w:bookmarkEnd w:id="468"/>
      <w:bookmarkEnd w:id="469"/>
      <w:r>
        <w:t>credentials and a billing project; scans target only the public Arbitrum One log dataset.</w:t>
      </w:r>
    </w:p>
    <w:p w14:paraId="00DC248B" w14:textId="77777777" w:rsidR="00350CFB" w:rsidRDefault="00350CFB">
      <w:pPr>
        <w:pStyle w:val="BodyText"/>
        <w:spacing w:before="8"/>
      </w:pPr>
    </w:p>
    <w:p w14:paraId="00DC248C" w14:textId="77777777" w:rsidR="00350CFB" w:rsidRDefault="00283FFF">
      <w:pPr>
        <w:pStyle w:val="Heading3"/>
        <w:numPr>
          <w:ilvl w:val="2"/>
          <w:numId w:val="26"/>
        </w:numPr>
        <w:tabs>
          <w:tab w:val="left" w:pos="879"/>
        </w:tabs>
        <w:spacing w:before="1"/>
        <w:ind w:left="879" w:hanging="597"/>
      </w:pPr>
      <w:r>
        <w:rPr>
          <w:spacing w:val="-2"/>
        </w:rPr>
        <w:t>BigQuery</w:t>
      </w:r>
      <w:r>
        <w:rPr>
          <w:spacing w:val="2"/>
        </w:rPr>
        <w:t xml:space="preserve"> </w:t>
      </w:r>
      <w:r>
        <w:rPr>
          <w:spacing w:val="-2"/>
        </w:rPr>
        <w:t>extraction</w:t>
      </w:r>
      <w:r>
        <w:rPr>
          <w:spacing w:val="2"/>
        </w:rPr>
        <w:t xml:space="preserve"> </w:t>
      </w:r>
      <w:r>
        <w:rPr>
          <w:spacing w:val="-2"/>
        </w:rPr>
        <w:t>design</w:t>
      </w:r>
    </w:p>
    <w:p w14:paraId="00DC248D" w14:textId="77777777" w:rsidR="00350CFB" w:rsidRDefault="00350CFB">
      <w:pPr>
        <w:pStyle w:val="BodyText"/>
        <w:spacing w:before="46"/>
        <w:rPr>
          <w:b/>
        </w:rPr>
      </w:pPr>
    </w:p>
    <w:p w14:paraId="00DC248E" w14:textId="77777777" w:rsidR="00350CFB" w:rsidRDefault="00283FFF">
      <w:pPr>
        <w:pStyle w:val="BodyText"/>
        <w:spacing w:line="381" w:lineRule="auto"/>
        <w:ind w:left="282" w:right="524"/>
        <w:jc w:val="both"/>
      </w:pPr>
      <w:r>
        <w:rPr>
          <w:spacing w:val="-2"/>
        </w:rPr>
        <w:t>ERC-20</w:t>
      </w:r>
      <w:r>
        <w:rPr>
          <w:spacing w:val="-13"/>
        </w:rPr>
        <w:t xml:space="preserve"> </w:t>
      </w:r>
      <w:r>
        <w:rPr>
          <w:rFonts w:ascii="Courier New" w:hAnsi="Courier New"/>
          <w:spacing w:val="-2"/>
        </w:rPr>
        <w:t>Approval</w:t>
      </w:r>
      <w:r>
        <w:rPr>
          <w:rFonts w:ascii="Courier New" w:hAnsi="Courier New"/>
          <w:spacing w:val="-34"/>
        </w:rPr>
        <w:t xml:space="preserve"> </w:t>
      </w:r>
      <w:r>
        <w:rPr>
          <w:spacing w:val="-2"/>
        </w:rPr>
        <w:t>and</w:t>
      </w:r>
      <w:r>
        <w:rPr>
          <w:spacing w:val="-13"/>
        </w:rPr>
        <w:t xml:space="preserve"> </w:t>
      </w:r>
      <w:r>
        <w:rPr>
          <w:rFonts w:ascii="Courier New" w:hAnsi="Courier New"/>
          <w:spacing w:val="-2"/>
        </w:rPr>
        <w:t>Transfer</w:t>
      </w:r>
      <w:r>
        <w:rPr>
          <w:rFonts w:ascii="Courier New" w:hAnsi="Courier New"/>
          <w:spacing w:val="-35"/>
        </w:rPr>
        <w:t xml:space="preserve"> </w:t>
      </w:r>
      <w:r>
        <w:rPr>
          <w:spacing w:val="-2"/>
        </w:rPr>
        <w:t>events</w:t>
      </w:r>
      <w:r>
        <w:rPr>
          <w:spacing w:val="-13"/>
        </w:rPr>
        <w:t xml:space="preserve"> </w:t>
      </w:r>
      <w:r>
        <w:rPr>
          <w:spacing w:val="-2"/>
        </w:rPr>
        <w:t>are</w:t>
      </w:r>
      <w:r>
        <w:rPr>
          <w:spacing w:val="-13"/>
        </w:rPr>
        <w:t xml:space="preserve"> </w:t>
      </w:r>
      <w:r>
        <w:rPr>
          <w:spacing w:val="-2"/>
        </w:rPr>
        <w:t>identified</w:t>
      </w:r>
      <w:r>
        <w:rPr>
          <w:spacing w:val="-13"/>
        </w:rPr>
        <w:t xml:space="preserve"> </w:t>
      </w:r>
      <w:r>
        <w:rPr>
          <w:spacing w:val="-2"/>
        </w:rPr>
        <w:t>by</w:t>
      </w:r>
      <w:r>
        <w:rPr>
          <w:spacing w:val="-3"/>
        </w:rPr>
        <w:t xml:space="preserve"> </w:t>
      </w:r>
      <w:r>
        <w:rPr>
          <w:spacing w:val="-2"/>
        </w:rPr>
        <w:t>their standard topic-0 hashes and re-</w:t>
      </w:r>
      <w:r>
        <w:t>stricted to logs whose owner/spender or from/to address lies in the evaluation wallet list, so scan cost</w:t>
      </w:r>
      <w:r>
        <w:rPr>
          <w:spacing w:val="-8"/>
        </w:rPr>
        <w:t xml:space="preserve"> </w:t>
      </w:r>
      <w:r>
        <w:t>scales</w:t>
      </w:r>
      <w:r>
        <w:rPr>
          <w:spacing w:val="-8"/>
        </w:rPr>
        <w:t xml:space="preserve"> </w:t>
      </w:r>
      <w:r>
        <w:t>with</w:t>
      </w:r>
      <w:r>
        <w:rPr>
          <w:spacing w:val="-8"/>
        </w:rPr>
        <w:t xml:space="preserve"> </w:t>
      </w:r>
      <w:r>
        <w:t>the</w:t>
      </w:r>
      <w:r>
        <w:rPr>
          <w:spacing w:val="-8"/>
        </w:rPr>
        <w:t xml:space="preserve"> </w:t>
      </w:r>
      <w:r>
        <w:t>cohort</w:t>
      </w:r>
      <w:r>
        <w:rPr>
          <w:spacing w:val="-8"/>
        </w:rPr>
        <w:t xml:space="preserve"> </w:t>
      </w:r>
      <w:r>
        <w:t>rather</w:t>
      </w:r>
      <w:r>
        <w:rPr>
          <w:spacing w:val="-8"/>
        </w:rPr>
        <w:t xml:space="preserve"> </w:t>
      </w:r>
      <w:r>
        <w:t>than</w:t>
      </w:r>
      <w:r>
        <w:rPr>
          <w:spacing w:val="-8"/>
        </w:rPr>
        <w:t xml:space="preserve"> </w:t>
      </w:r>
      <w:r>
        <w:t>the</w:t>
      </w:r>
      <w:r>
        <w:rPr>
          <w:spacing w:val="-8"/>
        </w:rPr>
        <w:t xml:space="preserve"> </w:t>
      </w:r>
      <w:r>
        <w:t>full</w:t>
      </w:r>
      <w:r>
        <w:rPr>
          <w:spacing w:val="-8"/>
        </w:rPr>
        <w:t xml:space="preserve"> </w:t>
      </w:r>
      <w:r>
        <w:t>chain.</w:t>
      </w:r>
      <w:r>
        <w:rPr>
          <w:spacing w:val="15"/>
        </w:rPr>
        <w:t xml:space="preserve"> </w:t>
      </w:r>
      <w:r>
        <w:t>Monthly</w:t>
      </w:r>
      <w:r>
        <w:rPr>
          <w:spacing w:val="-8"/>
        </w:rPr>
        <w:t xml:space="preserve"> </w:t>
      </w:r>
      <w:r>
        <w:t>batching</w:t>
      </w:r>
      <w:r>
        <w:rPr>
          <w:spacing w:val="-8"/>
        </w:rPr>
        <w:t xml:space="preserve"> </w:t>
      </w:r>
      <w:r>
        <w:t>keeps</w:t>
      </w:r>
      <w:r>
        <w:rPr>
          <w:spacing w:val="-8"/>
        </w:rPr>
        <w:t xml:space="preserve"> </w:t>
      </w:r>
      <w:r>
        <w:t>each</w:t>
      </w:r>
      <w:r>
        <w:rPr>
          <w:spacing w:val="-8"/>
        </w:rPr>
        <w:t xml:space="preserve"> </w:t>
      </w:r>
      <w:r>
        <w:t>query</w:t>
      </w:r>
      <w:r>
        <w:rPr>
          <w:spacing w:val="-8"/>
        </w:rPr>
        <w:t xml:space="preserve"> </w:t>
      </w:r>
      <w:r>
        <w:t>under</w:t>
      </w:r>
      <w:r>
        <w:rPr>
          <w:spacing w:val="-8"/>
        </w:rPr>
        <w:t xml:space="preserve"> </w:t>
      </w:r>
      <w:r>
        <w:t xml:space="preserve">the </w:t>
      </w:r>
      <w:r>
        <w:rPr>
          <w:spacing w:val="-6"/>
        </w:rPr>
        <w:t>operational</w:t>
      </w:r>
      <w:r>
        <w:rPr>
          <w:spacing w:val="-9"/>
        </w:rPr>
        <w:t xml:space="preserve"> </w:t>
      </w:r>
      <w:r>
        <w:rPr>
          <w:spacing w:val="-6"/>
        </w:rPr>
        <w:t>byte</w:t>
      </w:r>
      <w:r>
        <w:rPr>
          <w:spacing w:val="-9"/>
        </w:rPr>
        <w:t xml:space="preserve"> </w:t>
      </w:r>
      <w:r>
        <w:rPr>
          <w:spacing w:val="-6"/>
        </w:rPr>
        <w:t>cap.</w:t>
      </w:r>
      <w:r>
        <w:rPr>
          <w:spacing w:val="-9"/>
        </w:rPr>
        <w:t xml:space="preserve"> </w:t>
      </w:r>
      <w:r>
        <w:rPr>
          <w:spacing w:val="-6"/>
        </w:rPr>
        <w:t>GMX</w:t>
      </w:r>
      <w:r>
        <w:rPr>
          <w:spacing w:val="-9"/>
        </w:rPr>
        <w:t xml:space="preserve"> </w:t>
      </w:r>
      <w:r>
        <w:rPr>
          <w:spacing w:val="-6"/>
        </w:rPr>
        <w:t>V2</w:t>
      </w:r>
      <w:r>
        <w:rPr>
          <w:spacing w:val="-9"/>
        </w:rPr>
        <w:t xml:space="preserve"> </w:t>
      </w:r>
      <w:r>
        <w:rPr>
          <w:spacing w:val="-6"/>
        </w:rPr>
        <w:t>events</w:t>
      </w:r>
      <w:r>
        <w:rPr>
          <w:spacing w:val="-9"/>
        </w:rPr>
        <w:t xml:space="preserve"> </w:t>
      </w:r>
      <w:r>
        <w:rPr>
          <w:spacing w:val="-6"/>
        </w:rPr>
        <w:t>are</w:t>
      </w:r>
      <w:r>
        <w:rPr>
          <w:spacing w:val="-9"/>
        </w:rPr>
        <w:t xml:space="preserve"> </w:t>
      </w:r>
      <w:r>
        <w:rPr>
          <w:spacing w:val="-6"/>
        </w:rPr>
        <w:t>read from</w:t>
      </w:r>
      <w:r>
        <w:rPr>
          <w:spacing w:val="-4"/>
        </w:rPr>
        <w:t xml:space="preserve"> </w:t>
      </w:r>
      <w:r>
        <w:rPr>
          <w:spacing w:val="-6"/>
        </w:rPr>
        <w:t xml:space="preserve">the </w:t>
      </w:r>
      <w:r>
        <w:rPr>
          <w:rFonts w:ascii="Courier New" w:hAnsi="Courier New"/>
          <w:spacing w:val="-6"/>
        </w:rPr>
        <w:t>EventEmitter</w:t>
      </w:r>
      <w:r>
        <w:rPr>
          <w:rFonts w:ascii="Courier New" w:hAnsi="Courier New"/>
          <w:spacing w:val="-30"/>
        </w:rPr>
        <w:t xml:space="preserve"> </w:t>
      </w:r>
      <w:r>
        <w:rPr>
          <w:spacing w:val="-6"/>
        </w:rPr>
        <w:t>contract</w:t>
      </w:r>
      <w:r>
        <w:rPr>
          <w:spacing w:val="-4"/>
        </w:rPr>
        <w:t xml:space="preserve"> </w:t>
      </w:r>
      <w:r>
        <w:rPr>
          <w:spacing w:val="-6"/>
        </w:rPr>
        <w:t xml:space="preserve">at </w:t>
      </w:r>
      <w:r>
        <w:rPr>
          <w:rFonts w:ascii="Courier New" w:hAnsi="Courier New"/>
          <w:spacing w:val="-6"/>
        </w:rPr>
        <w:t xml:space="preserve">0xC8ee91A54 </w:t>
      </w:r>
      <w:r>
        <w:rPr>
          <w:rFonts w:ascii="Courier New" w:hAnsi="Courier New"/>
          <w:w w:val="90"/>
        </w:rPr>
        <w:t>287DB53897056e12D9819156D3822Fb</w:t>
      </w:r>
      <w:r>
        <w:rPr>
          <w:rFonts w:ascii="Courier New" w:hAnsi="Courier New"/>
          <w:spacing w:val="-22"/>
          <w:w w:val="90"/>
        </w:rPr>
        <w:t xml:space="preserve"> </w:t>
      </w:r>
      <w:r>
        <w:rPr>
          <w:w w:val="90"/>
        </w:rPr>
        <w:t>and</w:t>
      </w:r>
      <w:r>
        <w:rPr>
          <w:spacing w:val="-9"/>
          <w:w w:val="90"/>
        </w:rPr>
        <w:t xml:space="preserve"> </w:t>
      </w:r>
      <w:r>
        <w:rPr>
          <w:w w:val="90"/>
        </w:rPr>
        <w:t>decoded</w:t>
      </w:r>
      <w:r>
        <w:rPr>
          <w:spacing w:val="-9"/>
          <w:w w:val="90"/>
        </w:rPr>
        <w:t xml:space="preserve"> </w:t>
      </w:r>
      <w:r>
        <w:rPr>
          <w:w w:val="90"/>
        </w:rPr>
        <w:t xml:space="preserve">to key–value fields for </w:t>
      </w:r>
      <w:r>
        <w:rPr>
          <w:rFonts w:ascii="Courier New" w:hAnsi="Courier New"/>
          <w:w w:val="90"/>
        </w:rPr>
        <w:t>account</w:t>
      </w:r>
      <w:r>
        <w:rPr>
          <w:w w:val="90"/>
        </w:rPr>
        <w:t xml:space="preserve">, </w:t>
      </w:r>
      <w:r>
        <w:rPr>
          <w:rFonts w:ascii="Courier New" w:hAnsi="Courier New"/>
          <w:w w:val="90"/>
        </w:rPr>
        <w:t xml:space="preserve">basePnlU </w:t>
      </w:r>
      <w:r>
        <w:rPr>
          <w:rFonts w:ascii="Courier New" w:hAnsi="Courier New"/>
        </w:rPr>
        <w:t>sd</w:t>
      </w:r>
      <w:r>
        <w:t>,</w:t>
      </w:r>
      <w:r>
        <w:rPr>
          <w:spacing w:val="-15"/>
        </w:rPr>
        <w:t xml:space="preserve"> </w:t>
      </w:r>
      <w:r>
        <w:rPr>
          <w:rFonts w:ascii="Courier New" w:hAnsi="Courier New"/>
        </w:rPr>
        <w:t>sizeDeltaUsd</w:t>
      </w:r>
      <w:r>
        <w:t>,</w:t>
      </w:r>
      <w:r>
        <w:rPr>
          <w:spacing w:val="-15"/>
        </w:rPr>
        <w:t xml:space="preserve"> </w:t>
      </w:r>
      <w:r>
        <w:t>and</w:t>
      </w:r>
      <w:r>
        <w:rPr>
          <w:spacing w:val="-15"/>
        </w:rPr>
        <w:t xml:space="preserve"> </w:t>
      </w:r>
      <w:r>
        <w:t>liquidation</w:t>
      </w:r>
      <w:r>
        <w:rPr>
          <w:spacing w:val="-15"/>
        </w:rPr>
        <w:t xml:space="preserve"> </w:t>
      </w:r>
      <w:r>
        <w:t>flags.</w:t>
      </w:r>
      <w:r>
        <w:rPr>
          <w:spacing w:val="-8"/>
        </w:rPr>
        <w:t xml:space="preserve"> </w:t>
      </w:r>
      <w:r>
        <w:t>Representative</w:t>
      </w:r>
      <w:r>
        <w:rPr>
          <w:spacing w:val="-15"/>
        </w:rPr>
        <w:t xml:space="preserve"> </w:t>
      </w:r>
      <w:r>
        <w:t>SQL</w:t>
      </w:r>
      <w:r>
        <w:rPr>
          <w:spacing w:val="-15"/>
        </w:rPr>
        <w:t xml:space="preserve"> </w:t>
      </w:r>
      <w:r>
        <w:t>patterns</w:t>
      </w:r>
      <w:r>
        <w:rPr>
          <w:spacing w:val="-15"/>
        </w:rPr>
        <w:t xml:space="preserve"> </w:t>
      </w:r>
      <w:r>
        <w:t>appear</w:t>
      </w:r>
      <w:r>
        <w:rPr>
          <w:spacing w:val="-15"/>
        </w:rPr>
        <w:t xml:space="preserve"> </w:t>
      </w:r>
      <w:r>
        <w:t>in</w:t>
      </w:r>
      <w:r>
        <w:rPr>
          <w:spacing w:val="-15"/>
        </w:rPr>
        <w:t xml:space="preserve"> </w:t>
      </w:r>
      <w:r>
        <w:t>Appendix</w:t>
      </w:r>
      <w:r>
        <w:rPr>
          <w:spacing w:val="-15"/>
        </w:rPr>
        <w:t xml:space="preserve"> </w:t>
      </w:r>
      <w:hyperlink w:anchor="_bookmark210" w:history="1">
        <w:r>
          <w:t>8.2</w:t>
        </w:r>
      </w:hyperlink>
      <w:r>
        <w:t>.</w:t>
      </w:r>
    </w:p>
    <w:p w14:paraId="00DC248F" w14:textId="75DC9A82" w:rsidR="00350CFB" w:rsidRDefault="00283FFF">
      <w:pPr>
        <w:pStyle w:val="BodyText"/>
        <w:spacing w:before="39" w:line="396" w:lineRule="auto"/>
        <w:ind w:left="282" w:right="564"/>
        <w:jc w:val="both"/>
      </w:pPr>
      <w:r>
        <w:rPr>
          <w:spacing w:val="-2"/>
        </w:rPr>
        <w:t>Extraction</w:t>
      </w:r>
      <w:r>
        <w:rPr>
          <w:spacing w:val="-5"/>
        </w:rPr>
        <w:t xml:space="preserve"> </w:t>
      </w:r>
      <w:r>
        <w:rPr>
          <w:spacing w:val="-2"/>
        </w:rPr>
        <w:t>records</w:t>
      </w:r>
      <w:r>
        <w:rPr>
          <w:spacing w:val="-5"/>
        </w:rPr>
        <w:t xml:space="preserve"> </w:t>
      </w:r>
      <w:r>
        <w:rPr>
          <w:spacing w:val="-2"/>
        </w:rPr>
        <w:t>(bytes</w:t>
      </w:r>
      <w:r>
        <w:rPr>
          <w:spacing w:val="-5"/>
        </w:rPr>
        <w:t xml:space="preserve"> </w:t>
      </w:r>
      <w:r>
        <w:rPr>
          <w:spacing w:val="-2"/>
        </w:rPr>
        <w:t>processed, row</w:t>
      </w:r>
      <w:r>
        <w:rPr>
          <w:spacing w:val="-5"/>
        </w:rPr>
        <w:t xml:space="preserve"> </w:t>
      </w:r>
      <w:r>
        <w:rPr>
          <w:spacing w:val="-2"/>
        </w:rPr>
        <w:t>counts, timestamps)</w:t>
      </w:r>
      <w:r>
        <w:rPr>
          <w:spacing w:val="-5"/>
        </w:rPr>
        <w:t xml:space="preserve"> </w:t>
      </w:r>
      <w:r>
        <w:rPr>
          <w:spacing w:val="-2"/>
        </w:rPr>
        <w:t>are</w:t>
      </w:r>
      <w:r>
        <w:rPr>
          <w:spacing w:val="-5"/>
        </w:rPr>
        <w:t xml:space="preserve"> </w:t>
      </w:r>
      <w:r>
        <w:rPr>
          <w:spacing w:val="-2"/>
        </w:rPr>
        <w:t>retained</w:t>
      </w:r>
      <w:r>
        <w:rPr>
          <w:spacing w:val="-5"/>
        </w:rPr>
        <w:t xml:space="preserve"> </w:t>
      </w:r>
      <w:r>
        <w:rPr>
          <w:spacing w:val="-2"/>
        </w:rPr>
        <w:t>in</w:t>
      </w:r>
      <w:r>
        <w:rPr>
          <w:spacing w:val="-5"/>
        </w:rPr>
        <w:t xml:space="preserve"> </w:t>
      </w:r>
      <w:r>
        <w:rPr>
          <w:spacing w:val="-2"/>
        </w:rPr>
        <w:t>the</w:t>
      </w:r>
      <w:r>
        <w:rPr>
          <w:spacing w:val="-4"/>
        </w:rPr>
        <w:t xml:space="preserve"> </w:t>
      </w:r>
      <w:r>
        <w:rPr>
          <w:spacing w:val="-2"/>
        </w:rPr>
        <w:t>study’s</w:t>
      </w:r>
      <w:r>
        <w:rPr>
          <w:spacing w:val="-5"/>
        </w:rPr>
        <w:t xml:space="preserve"> </w:t>
      </w:r>
      <w:r>
        <w:rPr>
          <w:spacing w:val="-2"/>
        </w:rPr>
        <w:t xml:space="preserve">acquisition </w:t>
      </w:r>
      <w:r>
        <w:t xml:space="preserve">log for auditability; the </w:t>
      </w:r>
      <w:del w:id="470" w:author="Moulla, Donatien Koulla" w:date="2026-08-27T17:13:00Z">
        <w:r>
          <w:delText>dissertation</w:delText>
        </w:r>
      </w:del>
      <w:ins w:id="471" w:author="Moulla, Donatien Koulla" w:date="2026-08-27T17:13:00Z">
        <w:r>
          <w:t>thesis</w:t>
        </w:r>
      </w:ins>
      <w:r>
        <w:t xml:space="preserve"> reports the resulting cohort sizes and edge counts rather than </w:t>
      </w:r>
      <w:bookmarkStart w:id="472" w:name="Scaling_tables"/>
      <w:bookmarkStart w:id="473" w:name="_bookmark201"/>
      <w:bookmarkEnd w:id="472"/>
      <w:bookmarkEnd w:id="473"/>
      <w:r>
        <w:t>those operational logs.</w:t>
      </w:r>
    </w:p>
    <w:p w14:paraId="00DC2490" w14:textId="77777777" w:rsidR="00350CFB" w:rsidRDefault="00350CFB">
      <w:pPr>
        <w:pStyle w:val="BodyText"/>
        <w:spacing w:before="9"/>
      </w:pPr>
    </w:p>
    <w:p w14:paraId="00DC2491" w14:textId="77777777" w:rsidR="00350CFB" w:rsidRDefault="00283FFF">
      <w:pPr>
        <w:pStyle w:val="Heading3"/>
        <w:numPr>
          <w:ilvl w:val="2"/>
          <w:numId w:val="26"/>
        </w:numPr>
        <w:tabs>
          <w:tab w:val="left" w:pos="879"/>
        </w:tabs>
        <w:ind w:left="879" w:hanging="597"/>
      </w:pPr>
      <w:r>
        <w:t>Scaling</w:t>
      </w:r>
      <w:r>
        <w:rPr>
          <w:spacing w:val="-9"/>
        </w:rPr>
        <w:t xml:space="preserve"> </w:t>
      </w:r>
      <w:r>
        <w:rPr>
          <w:spacing w:val="-2"/>
        </w:rPr>
        <w:t>tables</w:t>
      </w:r>
    </w:p>
    <w:p w14:paraId="00DC2492" w14:textId="77777777" w:rsidR="00350CFB" w:rsidRDefault="00283FFF">
      <w:pPr>
        <w:pStyle w:val="BodyText"/>
        <w:spacing w:before="242" w:line="307" w:lineRule="auto"/>
        <w:ind w:left="282" w:right="564" w:hanging="8"/>
        <w:jc w:val="both"/>
      </w:pPr>
      <w:r>
        <w:t xml:space="preserve">Table </w:t>
      </w:r>
      <w:hyperlink w:anchor="_bookmark202" w:history="1">
        <w:r>
          <w:t>8.1</w:t>
        </w:r>
      </w:hyperlink>
      <w:r>
        <w:t xml:space="preserve"> reports in-cohort runtime scaling for </w:t>
      </w:r>
      <w:r>
        <w:rPr>
          <w:i/>
        </w:rPr>
        <w:t xml:space="preserve">n </w:t>
      </w:r>
      <w:r>
        <w:rPr>
          <w:rFonts w:ascii="Arial Unicode MS" w:hAnsi="Arial Unicode MS"/>
        </w:rPr>
        <w:t xml:space="preserve">≤ </w:t>
      </w:r>
      <w:r>
        <w:t>5</w:t>
      </w:r>
      <w:r>
        <w:rPr>
          <w:i/>
        </w:rPr>
        <w:t>,</w:t>
      </w:r>
      <w:r>
        <w:t>521.</w:t>
      </w:r>
      <w:r>
        <w:rPr>
          <w:spacing w:val="27"/>
        </w:rPr>
        <w:t xml:space="preserve"> </w:t>
      </w:r>
      <w:r>
        <w:t xml:space="preserve">Robustness tables in Chapter </w:t>
      </w:r>
      <w:hyperlink w:anchor="_bookmark84" w:history="1">
        <w:r>
          <w:t>4</w:t>
        </w:r>
      </w:hyperlink>
      <w:r>
        <w:t xml:space="preserve"> use the same solver settings and cohort definitions as the primary evaluation.</w:t>
      </w:r>
    </w:p>
    <w:p w14:paraId="00DC2493" w14:textId="77777777" w:rsidR="00350CFB" w:rsidRDefault="00283FFF">
      <w:pPr>
        <w:pStyle w:val="BodyText"/>
        <w:spacing w:before="144" w:line="206" w:lineRule="auto"/>
        <w:ind w:left="282" w:right="564" w:hanging="8"/>
        <w:jc w:val="both"/>
      </w:pPr>
      <w:bookmarkStart w:id="474" w:name="_bookmark202"/>
      <w:bookmarkEnd w:id="474"/>
      <w:r>
        <w:t>Table</w:t>
      </w:r>
      <w:r>
        <w:rPr>
          <w:spacing w:val="-15"/>
        </w:rPr>
        <w:t xml:space="preserve"> </w:t>
      </w:r>
      <w:r>
        <w:t>8.1:</w:t>
      </w:r>
      <w:r>
        <w:rPr>
          <w:spacing w:val="-15"/>
        </w:rPr>
        <w:t xml:space="preserve"> </w:t>
      </w:r>
      <w:r>
        <w:t>In-cohort</w:t>
      </w:r>
      <w:r>
        <w:rPr>
          <w:spacing w:val="-15"/>
        </w:rPr>
        <w:t xml:space="preserve"> </w:t>
      </w:r>
      <w:r>
        <w:t>runtime</w:t>
      </w:r>
      <w:r>
        <w:rPr>
          <w:spacing w:val="-15"/>
        </w:rPr>
        <w:t xml:space="preserve"> </w:t>
      </w:r>
      <w:r>
        <w:t>scaling</w:t>
      </w:r>
      <w:r>
        <w:rPr>
          <w:spacing w:val="-15"/>
        </w:rPr>
        <w:t xml:space="preserve"> </w:t>
      </w:r>
      <w:r>
        <w:t>(SHA256</w:t>
      </w:r>
      <w:r>
        <w:rPr>
          <w:spacing w:val="-15"/>
        </w:rPr>
        <w:t xml:space="preserve"> </w:t>
      </w:r>
      <w:r>
        <w:t>seed</w:t>
      </w:r>
      <w:r>
        <w:rPr>
          <w:spacing w:val="-15"/>
        </w:rPr>
        <w:t xml:space="preserve"> </w:t>
      </w:r>
      <w:r>
        <w:rPr>
          <w:rFonts w:ascii="Courier New" w:hAnsi="Courier New"/>
        </w:rPr>
        <w:t>benchmark-scale-v1</w:t>
      </w:r>
      <w:r>
        <w:t>;</w:t>
      </w:r>
      <w:r>
        <w:rPr>
          <w:spacing w:val="-15"/>
        </w:rPr>
        <w:t xml:space="preserve"> </w:t>
      </w:r>
      <w:r>
        <w:rPr>
          <w:i/>
        </w:rPr>
        <w:t>n</w:t>
      </w:r>
      <w:r>
        <w:rPr>
          <w:i/>
          <w:spacing w:val="-15"/>
        </w:rPr>
        <w:t xml:space="preserve"> </w:t>
      </w:r>
      <w:r>
        <w:rPr>
          <w:rFonts w:ascii="Arial Unicode MS" w:hAnsi="Arial Unicode MS"/>
        </w:rPr>
        <w:t>≤</w:t>
      </w:r>
      <w:r>
        <w:rPr>
          <w:rFonts w:ascii="Arial Unicode MS" w:hAnsi="Arial Unicode MS"/>
          <w:spacing w:val="-17"/>
        </w:rPr>
        <w:t xml:space="preserve"> </w:t>
      </w:r>
      <w:r>
        <w:t>5</w:t>
      </w:r>
      <w:r>
        <w:rPr>
          <w:i/>
        </w:rPr>
        <w:t>,</w:t>
      </w:r>
      <w:r>
        <w:t>521</w:t>
      </w:r>
      <w:r>
        <w:rPr>
          <w:spacing w:val="-15"/>
        </w:rPr>
        <w:t xml:space="preserve"> </w:t>
      </w:r>
      <w:r>
        <w:t>matched GMX cohort).</w:t>
      </w:r>
    </w:p>
    <w:p w14:paraId="00DC2494" w14:textId="77777777" w:rsidR="00350CFB" w:rsidRDefault="00350CFB">
      <w:pPr>
        <w:pStyle w:val="BodyText"/>
        <w:spacing w:before="19"/>
        <w:rPr>
          <w:sz w:val="20"/>
        </w:rPr>
      </w:pPr>
    </w:p>
    <w:tbl>
      <w:tblPr>
        <w:tblW w:w="0" w:type="auto"/>
        <w:tblInd w:w="2575" w:type="dxa"/>
        <w:tblLayout w:type="fixed"/>
        <w:tblCellMar>
          <w:left w:w="0" w:type="dxa"/>
          <w:right w:w="0" w:type="dxa"/>
        </w:tblCellMar>
        <w:tblLook w:val="01E0" w:firstRow="1" w:lastRow="1" w:firstColumn="1" w:lastColumn="1" w:noHBand="0" w:noVBand="0"/>
      </w:tblPr>
      <w:tblGrid>
        <w:gridCol w:w="576"/>
        <w:gridCol w:w="703"/>
        <w:gridCol w:w="892"/>
        <w:gridCol w:w="891"/>
        <w:gridCol w:w="768"/>
        <w:gridCol w:w="956"/>
      </w:tblGrid>
      <w:tr w:rsidR="00350CFB" w14:paraId="00DC249B" w14:textId="77777777">
        <w:trPr>
          <w:trHeight w:val="381"/>
        </w:trPr>
        <w:tc>
          <w:tcPr>
            <w:tcW w:w="576" w:type="dxa"/>
            <w:tcBorders>
              <w:top w:val="single" w:sz="8" w:space="0" w:color="000000"/>
              <w:bottom w:val="single" w:sz="6" w:space="0" w:color="000000"/>
            </w:tcBorders>
          </w:tcPr>
          <w:p w14:paraId="00DC2495" w14:textId="77777777" w:rsidR="00350CFB" w:rsidRDefault="00283FFF">
            <w:pPr>
              <w:pStyle w:val="TableParagraph"/>
              <w:spacing w:before="53"/>
              <w:ind w:right="67"/>
              <w:jc w:val="right"/>
              <w:rPr>
                <w:i/>
              </w:rPr>
            </w:pPr>
            <w:r>
              <w:rPr>
                <w:i/>
                <w:spacing w:val="-10"/>
                <w:w w:val="120"/>
              </w:rPr>
              <w:t>n</w:t>
            </w:r>
          </w:p>
        </w:tc>
        <w:tc>
          <w:tcPr>
            <w:tcW w:w="703" w:type="dxa"/>
            <w:tcBorders>
              <w:top w:val="single" w:sz="8" w:space="0" w:color="000000"/>
              <w:bottom w:val="single" w:sz="6" w:space="0" w:color="000000"/>
            </w:tcBorders>
          </w:tcPr>
          <w:p w14:paraId="00DC2496" w14:textId="77777777" w:rsidR="00350CFB" w:rsidRDefault="00283FFF">
            <w:pPr>
              <w:pStyle w:val="TableParagraph"/>
              <w:spacing w:before="53"/>
              <w:ind w:left="1" w:right="1"/>
            </w:pPr>
            <w:r>
              <w:t>ER</w:t>
            </w:r>
            <w:r>
              <w:rPr>
                <w:spacing w:val="-4"/>
              </w:rPr>
              <w:t xml:space="preserve"> </w:t>
            </w:r>
            <w:r>
              <w:rPr>
                <w:spacing w:val="-5"/>
              </w:rPr>
              <w:t>(s)</w:t>
            </w:r>
          </w:p>
        </w:tc>
        <w:tc>
          <w:tcPr>
            <w:tcW w:w="892" w:type="dxa"/>
            <w:tcBorders>
              <w:top w:val="single" w:sz="8" w:space="0" w:color="000000"/>
              <w:bottom w:val="single" w:sz="6" w:space="0" w:color="000000"/>
            </w:tcBorders>
          </w:tcPr>
          <w:p w14:paraId="00DC2497" w14:textId="77777777" w:rsidR="00350CFB" w:rsidRDefault="00283FFF">
            <w:pPr>
              <w:pStyle w:val="TableParagraph"/>
              <w:spacing w:before="53"/>
              <w:ind w:right="68"/>
              <w:jc w:val="right"/>
            </w:pPr>
            <w:r>
              <w:rPr>
                <w:spacing w:val="-7"/>
              </w:rPr>
              <w:t>AWP</w:t>
            </w:r>
            <w:r>
              <w:rPr>
                <w:spacing w:val="-4"/>
              </w:rPr>
              <w:t xml:space="preserve"> </w:t>
            </w:r>
            <w:r>
              <w:rPr>
                <w:spacing w:val="-5"/>
              </w:rPr>
              <w:t>(s)</w:t>
            </w:r>
          </w:p>
        </w:tc>
        <w:tc>
          <w:tcPr>
            <w:tcW w:w="891" w:type="dxa"/>
            <w:tcBorders>
              <w:top w:val="single" w:sz="8" w:space="0" w:color="000000"/>
              <w:bottom w:val="single" w:sz="6" w:space="0" w:color="000000"/>
            </w:tcBorders>
          </w:tcPr>
          <w:p w14:paraId="00DC2498" w14:textId="77777777" w:rsidR="00350CFB" w:rsidRDefault="00283FFF">
            <w:pPr>
              <w:pStyle w:val="TableParagraph"/>
              <w:spacing w:before="53"/>
              <w:ind w:right="68"/>
              <w:jc w:val="right"/>
            </w:pPr>
            <w:r>
              <w:rPr>
                <w:spacing w:val="-2"/>
              </w:rPr>
              <w:t>Speedup</w:t>
            </w:r>
          </w:p>
        </w:tc>
        <w:tc>
          <w:tcPr>
            <w:tcW w:w="768" w:type="dxa"/>
            <w:tcBorders>
              <w:top w:val="single" w:sz="8" w:space="0" w:color="000000"/>
              <w:bottom w:val="single" w:sz="6" w:space="0" w:color="000000"/>
            </w:tcBorders>
          </w:tcPr>
          <w:p w14:paraId="00DC2499" w14:textId="77777777" w:rsidR="00350CFB" w:rsidRDefault="00283FFF">
            <w:pPr>
              <w:pStyle w:val="TableParagraph"/>
              <w:spacing w:before="0" w:line="361" w:lineRule="exact"/>
              <w:rPr>
                <w:rFonts w:ascii="Arial Unicode MS"/>
              </w:rPr>
            </w:pPr>
            <w:r>
              <w:t>ER</w:t>
            </w:r>
            <w:r>
              <w:rPr>
                <w:spacing w:val="-4"/>
              </w:rPr>
              <w:t xml:space="preserve"> </w:t>
            </w:r>
            <w:r>
              <w:rPr>
                <w:rFonts w:ascii="Arial Unicode MS"/>
                <w:spacing w:val="-5"/>
              </w:rPr>
              <w:t>|</w:t>
            </w:r>
            <w:r>
              <w:rPr>
                <w:i/>
                <w:spacing w:val="-5"/>
              </w:rPr>
              <w:t>E</w:t>
            </w:r>
            <w:r>
              <w:rPr>
                <w:rFonts w:ascii="Arial Unicode MS"/>
                <w:spacing w:val="-5"/>
              </w:rPr>
              <w:t>|</w:t>
            </w:r>
          </w:p>
        </w:tc>
        <w:tc>
          <w:tcPr>
            <w:tcW w:w="956" w:type="dxa"/>
            <w:tcBorders>
              <w:top w:val="single" w:sz="8" w:space="0" w:color="000000"/>
              <w:bottom w:val="single" w:sz="6" w:space="0" w:color="000000"/>
            </w:tcBorders>
          </w:tcPr>
          <w:p w14:paraId="00DC249A" w14:textId="77777777" w:rsidR="00350CFB" w:rsidRDefault="00283FFF">
            <w:pPr>
              <w:pStyle w:val="TableParagraph"/>
              <w:spacing w:before="0" w:line="361" w:lineRule="exact"/>
              <w:ind w:right="68"/>
              <w:jc w:val="right"/>
              <w:rPr>
                <w:rFonts w:ascii="Arial Unicode MS"/>
              </w:rPr>
            </w:pPr>
            <w:r>
              <w:rPr>
                <w:spacing w:val="-7"/>
              </w:rPr>
              <w:t>AWP</w:t>
            </w:r>
            <w:r>
              <w:rPr>
                <w:spacing w:val="-4"/>
              </w:rPr>
              <w:t xml:space="preserve"> </w:t>
            </w:r>
            <w:r>
              <w:rPr>
                <w:rFonts w:ascii="Arial Unicode MS"/>
                <w:spacing w:val="-5"/>
              </w:rPr>
              <w:t>|</w:t>
            </w:r>
            <w:r>
              <w:rPr>
                <w:i/>
                <w:spacing w:val="-5"/>
              </w:rPr>
              <w:t>E</w:t>
            </w:r>
            <w:r>
              <w:rPr>
                <w:rFonts w:ascii="Arial Unicode MS"/>
                <w:spacing w:val="-5"/>
              </w:rPr>
              <w:t>|</w:t>
            </w:r>
          </w:p>
        </w:tc>
      </w:tr>
      <w:tr w:rsidR="00350CFB" w14:paraId="00DC24A2" w14:textId="77777777">
        <w:trPr>
          <w:trHeight w:val="323"/>
        </w:trPr>
        <w:tc>
          <w:tcPr>
            <w:tcW w:w="576" w:type="dxa"/>
            <w:tcBorders>
              <w:top w:val="single" w:sz="6" w:space="0" w:color="000000"/>
            </w:tcBorders>
          </w:tcPr>
          <w:p w14:paraId="00DC249C" w14:textId="77777777" w:rsidR="00350CFB" w:rsidRDefault="00283FFF">
            <w:pPr>
              <w:pStyle w:val="TableParagraph"/>
              <w:spacing w:before="52" w:line="251" w:lineRule="exact"/>
              <w:ind w:right="67"/>
              <w:jc w:val="right"/>
            </w:pPr>
            <w:r>
              <w:rPr>
                <w:spacing w:val="-4"/>
              </w:rPr>
              <w:t>1000</w:t>
            </w:r>
          </w:p>
        </w:tc>
        <w:tc>
          <w:tcPr>
            <w:tcW w:w="703" w:type="dxa"/>
            <w:tcBorders>
              <w:top w:val="single" w:sz="6" w:space="0" w:color="000000"/>
            </w:tcBorders>
          </w:tcPr>
          <w:p w14:paraId="00DC249D" w14:textId="77777777" w:rsidR="00350CFB" w:rsidRDefault="00283FFF">
            <w:pPr>
              <w:pStyle w:val="TableParagraph"/>
              <w:spacing w:before="52" w:line="251" w:lineRule="exact"/>
              <w:ind w:left="73" w:right="1"/>
            </w:pPr>
            <w:r>
              <w:rPr>
                <w:spacing w:val="-2"/>
              </w:rPr>
              <w:t>0.393</w:t>
            </w:r>
          </w:p>
        </w:tc>
        <w:tc>
          <w:tcPr>
            <w:tcW w:w="892" w:type="dxa"/>
            <w:tcBorders>
              <w:top w:val="single" w:sz="6" w:space="0" w:color="000000"/>
            </w:tcBorders>
          </w:tcPr>
          <w:p w14:paraId="00DC249E" w14:textId="77777777" w:rsidR="00350CFB" w:rsidRDefault="00283FFF">
            <w:pPr>
              <w:pStyle w:val="TableParagraph"/>
              <w:spacing w:before="52" w:line="251" w:lineRule="exact"/>
              <w:ind w:right="68"/>
              <w:jc w:val="right"/>
            </w:pPr>
            <w:r>
              <w:rPr>
                <w:spacing w:val="-2"/>
              </w:rPr>
              <w:t>3.215</w:t>
            </w:r>
          </w:p>
        </w:tc>
        <w:tc>
          <w:tcPr>
            <w:tcW w:w="891" w:type="dxa"/>
            <w:tcBorders>
              <w:top w:val="single" w:sz="6" w:space="0" w:color="000000"/>
            </w:tcBorders>
          </w:tcPr>
          <w:p w14:paraId="00DC249F" w14:textId="77777777" w:rsidR="00350CFB" w:rsidRDefault="00283FFF">
            <w:pPr>
              <w:pStyle w:val="TableParagraph"/>
              <w:spacing w:before="0" w:line="303" w:lineRule="exact"/>
              <w:ind w:right="68"/>
              <w:jc w:val="right"/>
              <w:rPr>
                <w:rFonts w:ascii="Arial Unicode MS" w:hAnsi="Arial Unicode MS"/>
              </w:rPr>
            </w:pPr>
            <w:r>
              <w:rPr>
                <w:spacing w:val="-4"/>
                <w:w w:val="105"/>
              </w:rPr>
              <w:t>8.2</w:t>
            </w:r>
            <w:r>
              <w:rPr>
                <w:rFonts w:ascii="Arial Unicode MS" w:hAnsi="Arial Unicode MS"/>
                <w:spacing w:val="-4"/>
                <w:w w:val="105"/>
              </w:rPr>
              <w:t>×</w:t>
            </w:r>
          </w:p>
        </w:tc>
        <w:tc>
          <w:tcPr>
            <w:tcW w:w="768" w:type="dxa"/>
            <w:tcBorders>
              <w:top w:val="single" w:sz="6" w:space="0" w:color="000000"/>
            </w:tcBorders>
          </w:tcPr>
          <w:p w14:paraId="00DC24A0" w14:textId="77777777" w:rsidR="00350CFB" w:rsidRDefault="00283FFF">
            <w:pPr>
              <w:pStyle w:val="TableParagraph"/>
              <w:spacing w:before="52" w:line="251" w:lineRule="exact"/>
              <w:ind w:left="190"/>
            </w:pPr>
            <w:r>
              <w:rPr>
                <w:spacing w:val="-4"/>
              </w:rPr>
              <w:t>2584</w:t>
            </w:r>
          </w:p>
        </w:tc>
        <w:tc>
          <w:tcPr>
            <w:tcW w:w="956" w:type="dxa"/>
            <w:tcBorders>
              <w:top w:val="single" w:sz="6" w:space="0" w:color="000000"/>
            </w:tcBorders>
          </w:tcPr>
          <w:p w14:paraId="00DC24A1" w14:textId="77777777" w:rsidR="00350CFB" w:rsidRDefault="00283FFF">
            <w:pPr>
              <w:pStyle w:val="TableParagraph"/>
              <w:spacing w:before="52" w:line="251" w:lineRule="exact"/>
              <w:ind w:right="68"/>
              <w:jc w:val="right"/>
            </w:pPr>
            <w:r>
              <w:rPr>
                <w:spacing w:val="-2"/>
              </w:rPr>
              <w:t>23058</w:t>
            </w:r>
          </w:p>
        </w:tc>
      </w:tr>
      <w:tr w:rsidR="00350CFB" w14:paraId="00DC24A9" w14:textId="77777777">
        <w:trPr>
          <w:trHeight w:val="270"/>
        </w:trPr>
        <w:tc>
          <w:tcPr>
            <w:tcW w:w="576" w:type="dxa"/>
          </w:tcPr>
          <w:p w14:paraId="00DC24A3" w14:textId="77777777" w:rsidR="00350CFB" w:rsidRDefault="00283FFF">
            <w:pPr>
              <w:pStyle w:val="TableParagraph"/>
              <w:spacing w:before="0" w:line="251" w:lineRule="exact"/>
              <w:ind w:right="67"/>
              <w:jc w:val="right"/>
            </w:pPr>
            <w:r>
              <w:rPr>
                <w:spacing w:val="-4"/>
              </w:rPr>
              <w:t>2000</w:t>
            </w:r>
          </w:p>
        </w:tc>
        <w:tc>
          <w:tcPr>
            <w:tcW w:w="703" w:type="dxa"/>
          </w:tcPr>
          <w:p w14:paraId="00DC24A4" w14:textId="77777777" w:rsidR="00350CFB" w:rsidRDefault="00283FFF">
            <w:pPr>
              <w:pStyle w:val="TableParagraph"/>
              <w:spacing w:before="0" w:line="251" w:lineRule="exact"/>
              <w:ind w:left="73" w:right="1"/>
            </w:pPr>
            <w:r>
              <w:rPr>
                <w:spacing w:val="-2"/>
              </w:rPr>
              <w:t>0.729</w:t>
            </w:r>
          </w:p>
        </w:tc>
        <w:tc>
          <w:tcPr>
            <w:tcW w:w="892" w:type="dxa"/>
          </w:tcPr>
          <w:p w14:paraId="00DC24A5" w14:textId="77777777" w:rsidR="00350CFB" w:rsidRDefault="00283FFF">
            <w:pPr>
              <w:pStyle w:val="TableParagraph"/>
              <w:spacing w:before="0" w:line="251" w:lineRule="exact"/>
              <w:ind w:right="68"/>
              <w:jc w:val="right"/>
            </w:pPr>
            <w:r>
              <w:rPr>
                <w:spacing w:val="-2"/>
              </w:rPr>
              <w:t>6.794</w:t>
            </w:r>
          </w:p>
        </w:tc>
        <w:tc>
          <w:tcPr>
            <w:tcW w:w="891" w:type="dxa"/>
          </w:tcPr>
          <w:p w14:paraId="00DC24A6" w14:textId="77777777" w:rsidR="00350CFB" w:rsidRDefault="00283FFF">
            <w:pPr>
              <w:pStyle w:val="TableParagraph"/>
              <w:spacing w:before="0" w:line="251" w:lineRule="exact"/>
              <w:ind w:right="68"/>
              <w:jc w:val="right"/>
              <w:rPr>
                <w:rFonts w:ascii="Arial Unicode MS" w:hAnsi="Arial Unicode MS"/>
              </w:rPr>
            </w:pPr>
            <w:r>
              <w:rPr>
                <w:spacing w:val="-4"/>
                <w:w w:val="105"/>
              </w:rPr>
              <w:t>9.3</w:t>
            </w:r>
            <w:r>
              <w:rPr>
                <w:rFonts w:ascii="Arial Unicode MS" w:hAnsi="Arial Unicode MS"/>
                <w:spacing w:val="-4"/>
                <w:w w:val="105"/>
              </w:rPr>
              <w:t>×</w:t>
            </w:r>
          </w:p>
        </w:tc>
        <w:tc>
          <w:tcPr>
            <w:tcW w:w="768" w:type="dxa"/>
          </w:tcPr>
          <w:p w14:paraId="00DC24A7" w14:textId="77777777" w:rsidR="00350CFB" w:rsidRDefault="00283FFF">
            <w:pPr>
              <w:pStyle w:val="TableParagraph"/>
              <w:spacing w:before="0" w:line="251" w:lineRule="exact"/>
              <w:ind w:left="190"/>
            </w:pPr>
            <w:r>
              <w:rPr>
                <w:spacing w:val="-4"/>
              </w:rPr>
              <w:t>5147</w:t>
            </w:r>
          </w:p>
        </w:tc>
        <w:tc>
          <w:tcPr>
            <w:tcW w:w="956" w:type="dxa"/>
          </w:tcPr>
          <w:p w14:paraId="00DC24A8" w14:textId="77777777" w:rsidR="00350CFB" w:rsidRDefault="00283FFF">
            <w:pPr>
              <w:pStyle w:val="TableParagraph"/>
              <w:spacing w:before="0" w:line="251" w:lineRule="exact"/>
              <w:ind w:right="68"/>
              <w:jc w:val="right"/>
            </w:pPr>
            <w:r>
              <w:rPr>
                <w:spacing w:val="-2"/>
              </w:rPr>
              <w:t>47031</w:t>
            </w:r>
          </w:p>
        </w:tc>
      </w:tr>
      <w:tr w:rsidR="00350CFB" w14:paraId="00DC24B0" w14:textId="77777777">
        <w:trPr>
          <w:trHeight w:val="270"/>
        </w:trPr>
        <w:tc>
          <w:tcPr>
            <w:tcW w:w="576" w:type="dxa"/>
          </w:tcPr>
          <w:p w14:paraId="00DC24AA" w14:textId="77777777" w:rsidR="00350CFB" w:rsidRDefault="00283FFF">
            <w:pPr>
              <w:pStyle w:val="TableParagraph"/>
              <w:spacing w:before="0" w:line="251" w:lineRule="exact"/>
              <w:ind w:right="67"/>
              <w:jc w:val="right"/>
            </w:pPr>
            <w:r>
              <w:rPr>
                <w:spacing w:val="-4"/>
              </w:rPr>
              <w:t>4000</w:t>
            </w:r>
          </w:p>
        </w:tc>
        <w:tc>
          <w:tcPr>
            <w:tcW w:w="703" w:type="dxa"/>
          </w:tcPr>
          <w:p w14:paraId="00DC24AB" w14:textId="77777777" w:rsidR="00350CFB" w:rsidRDefault="00283FFF">
            <w:pPr>
              <w:pStyle w:val="TableParagraph"/>
              <w:spacing w:before="0" w:line="251" w:lineRule="exact"/>
              <w:ind w:left="73" w:right="1"/>
            </w:pPr>
            <w:r>
              <w:rPr>
                <w:spacing w:val="-2"/>
              </w:rPr>
              <w:t>2.075</w:t>
            </w:r>
          </w:p>
        </w:tc>
        <w:tc>
          <w:tcPr>
            <w:tcW w:w="892" w:type="dxa"/>
          </w:tcPr>
          <w:p w14:paraId="00DC24AC" w14:textId="77777777" w:rsidR="00350CFB" w:rsidRDefault="00283FFF">
            <w:pPr>
              <w:pStyle w:val="TableParagraph"/>
              <w:spacing w:before="0" w:line="251" w:lineRule="exact"/>
              <w:ind w:right="68"/>
              <w:jc w:val="right"/>
            </w:pPr>
            <w:r>
              <w:rPr>
                <w:spacing w:val="-2"/>
              </w:rPr>
              <w:t>18.031</w:t>
            </w:r>
          </w:p>
        </w:tc>
        <w:tc>
          <w:tcPr>
            <w:tcW w:w="891" w:type="dxa"/>
          </w:tcPr>
          <w:p w14:paraId="00DC24AD" w14:textId="77777777" w:rsidR="00350CFB" w:rsidRDefault="00283FFF">
            <w:pPr>
              <w:pStyle w:val="TableParagraph"/>
              <w:spacing w:before="0" w:line="251" w:lineRule="exact"/>
              <w:ind w:right="68"/>
              <w:jc w:val="right"/>
              <w:rPr>
                <w:rFonts w:ascii="Arial Unicode MS" w:hAnsi="Arial Unicode MS"/>
              </w:rPr>
            </w:pPr>
            <w:r>
              <w:rPr>
                <w:spacing w:val="-4"/>
                <w:w w:val="105"/>
              </w:rPr>
              <w:t>8.7</w:t>
            </w:r>
            <w:r>
              <w:rPr>
                <w:rFonts w:ascii="Arial Unicode MS" w:hAnsi="Arial Unicode MS"/>
                <w:spacing w:val="-4"/>
                <w:w w:val="105"/>
              </w:rPr>
              <w:t>×</w:t>
            </w:r>
          </w:p>
        </w:tc>
        <w:tc>
          <w:tcPr>
            <w:tcW w:w="768" w:type="dxa"/>
          </w:tcPr>
          <w:p w14:paraId="00DC24AE" w14:textId="77777777" w:rsidR="00350CFB" w:rsidRDefault="00283FFF">
            <w:pPr>
              <w:pStyle w:val="TableParagraph"/>
              <w:spacing w:before="0" w:line="251" w:lineRule="exact"/>
              <w:ind w:left="81"/>
            </w:pPr>
            <w:r>
              <w:rPr>
                <w:spacing w:val="-2"/>
              </w:rPr>
              <w:t>10557</w:t>
            </w:r>
          </w:p>
        </w:tc>
        <w:tc>
          <w:tcPr>
            <w:tcW w:w="956" w:type="dxa"/>
          </w:tcPr>
          <w:p w14:paraId="00DC24AF" w14:textId="77777777" w:rsidR="00350CFB" w:rsidRDefault="00283FFF">
            <w:pPr>
              <w:pStyle w:val="TableParagraph"/>
              <w:spacing w:before="0" w:line="251" w:lineRule="exact"/>
              <w:ind w:right="68"/>
              <w:jc w:val="right"/>
            </w:pPr>
            <w:r>
              <w:rPr>
                <w:spacing w:val="-2"/>
              </w:rPr>
              <w:t>97105</w:t>
            </w:r>
          </w:p>
        </w:tc>
      </w:tr>
      <w:tr w:rsidR="00350CFB" w14:paraId="00DC24B7" w14:textId="77777777">
        <w:trPr>
          <w:trHeight w:val="329"/>
        </w:trPr>
        <w:tc>
          <w:tcPr>
            <w:tcW w:w="576" w:type="dxa"/>
            <w:tcBorders>
              <w:bottom w:val="single" w:sz="8" w:space="0" w:color="000000"/>
            </w:tcBorders>
          </w:tcPr>
          <w:p w14:paraId="00DC24B1" w14:textId="77777777" w:rsidR="00350CFB" w:rsidRDefault="00283FFF">
            <w:pPr>
              <w:pStyle w:val="TableParagraph"/>
              <w:spacing w:before="0"/>
              <w:ind w:right="67"/>
              <w:jc w:val="right"/>
            </w:pPr>
            <w:r>
              <w:rPr>
                <w:spacing w:val="-4"/>
              </w:rPr>
              <w:t>5521</w:t>
            </w:r>
          </w:p>
        </w:tc>
        <w:tc>
          <w:tcPr>
            <w:tcW w:w="703" w:type="dxa"/>
            <w:tcBorders>
              <w:bottom w:val="single" w:sz="8" w:space="0" w:color="000000"/>
            </w:tcBorders>
          </w:tcPr>
          <w:p w14:paraId="00DC24B2" w14:textId="77777777" w:rsidR="00350CFB" w:rsidRDefault="00283FFF">
            <w:pPr>
              <w:pStyle w:val="TableParagraph"/>
              <w:spacing w:before="0"/>
              <w:ind w:left="73" w:right="1"/>
            </w:pPr>
            <w:r>
              <w:rPr>
                <w:spacing w:val="-2"/>
              </w:rPr>
              <w:t>2.105</w:t>
            </w:r>
          </w:p>
        </w:tc>
        <w:tc>
          <w:tcPr>
            <w:tcW w:w="892" w:type="dxa"/>
            <w:tcBorders>
              <w:bottom w:val="single" w:sz="8" w:space="0" w:color="000000"/>
            </w:tcBorders>
          </w:tcPr>
          <w:p w14:paraId="00DC24B3" w14:textId="77777777" w:rsidR="00350CFB" w:rsidRDefault="00283FFF">
            <w:pPr>
              <w:pStyle w:val="TableParagraph"/>
              <w:spacing w:before="0"/>
              <w:ind w:right="68"/>
              <w:jc w:val="right"/>
            </w:pPr>
            <w:r>
              <w:rPr>
                <w:spacing w:val="-2"/>
              </w:rPr>
              <w:t>18.711</w:t>
            </w:r>
          </w:p>
        </w:tc>
        <w:tc>
          <w:tcPr>
            <w:tcW w:w="891" w:type="dxa"/>
            <w:tcBorders>
              <w:bottom w:val="single" w:sz="8" w:space="0" w:color="000000"/>
            </w:tcBorders>
          </w:tcPr>
          <w:p w14:paraId="00DC24B4" w14:textId="77777777" w:rsidR="00350CFB" w:rsidRDefault="00283FFF">
            <w:pPr>
              <w:pStyle w:val="TableParagraph"/>
              <w:spacing w:before="0" w:line="309" w:lineRule="exact"/>
              <w:ind w:right="68"/>
              <w:jc w:val="right"/>
              <w:rPr>
                <w:rFonts w:ascii="Arial Unicode MS" w:hAnsi="Arial Unicode MS"/>
              </w:rPr>
            </w:pPr>
            <w:r>
              <w:rPr>
                <w:spacing w:val="-4"/>
                <w:w w:val="105"/>
              </w:rPr>
              <w:t>8.9</w:t>
            </w:r>
            <w:r>
              <w:rPr>
                <w:rFonts w:ascii="Arial Unicode MS" w:hAnsi="Arial Unicode MS"/>
                <w:spacing w:val="-4"/>
                <w:w w:val="105"/>
              </w:rPr>
              <w:t>×</w:t>
            </w:r>
          </w:p>
        </w:tc>
        <w:tc>
          <w:tcPr>
            <w:tcW w:w="768" w:type="dxa"/>
            <w:tcBorders>
              <w:bottom w:val="single" w:sz="8" w:space="0" w:color="000000"/>
            </w:tcBorders>
          </w:tcPr>
          <w:p w14:paraId="00DC24B5" w14:textId="77777777" w:rsidR="00350CFB" w:rsidRDefault="00283FFF">
            <w:pPr>
              <w:pStyle w:val="TableParagraph"/>
              <w:spacing w:before="0"/>
              <w:ind w:left="81"/>
            </w:pPr>
            <w:r>
              <w:rPr>
                <w:spacing w:val="-2"/>
              </w:rPr>
              <w:t>14727</w:t>
            </w:r>
          </w:p>
        </w:tc>
        <w:tc>
          <w:tcPr>
            <w:tcW w:w="956" w:type="dxa"/>
            <w:tcBorders>
              <w:bottom w:val="single" w:sz="8" w:space="0" w:color="000000"/>
            </w:tcBorders>
          </w:tcPr>
          <w:p w14:paraId="00DC24B6" w14:textId="77777777" w:rsidR="00350CFB" w:rsidRDefault="00283FFF">
            <w:pPr>
              <w:pStyle w:val="TableParagraph"/>
              <w:spacing w:before="0"/>
              <w:ind w:right="68"/>
              <w:jc w:val="right"/>
            </w:pPr>
            <w:r>
              <w:rPr>
                <w:spacing w:val="-2"/>
              </w:rPr>
              <w:t>137087</w:t>
            </w:r>
          </w:p>
        </w:tc>
      </w:tr>
    </w:tbl>
    <w:p w14:paraId="00DC24B8" w14:textId="77777777" w:rsidR="00350CFB" w:rsidRDefault="00350CFB">
      <w:pPr>
        <w:pStyle w:val="TableParagraph"/>
        <w:jc w:val="right"/>
        <w:sectPr w:rsidR="00350CFB">
          <w:pgSz w:w="11910" w:h="16840"/>
          <w:pgMar w:top="1840" w:right="708" w:bottom="2300" w:left="992" w:header="0" w:footer="2115" w:gutter="0"/>
          <w:cols w:space="720"/>
        </w:sectPr>
      </w:pPr>
    </w:p>
    <w:p w14:paraId="00DC24B9" w14:textId="77777777" w:rsidR="00350CFB" w:rsidRDefault="00283FFF">
      <w:pPr>
        <w:pStyle w:val="Heading3"/>
        <w:numPr>
          <w:ilvl w:val="2"/>
          <w:numId w:val="26"/>
        </w:numPr>
        <w:tabs>
          <w:tab w:val="left" w:pos="879"/>
        </w:tabs>
        <w:spacing w:before="73"/>
        <w:ind w:left="879" w:hanging="597"/>
      </w:pPr>
      <w:r>
        <w:rPr>
          <w:spacing w:val="-2"/>
        </w:rPr>
        <w:lastRenderedPageBreak/>
        <w:t>Credit-delegation</w:t>
      </w:r>
      <w:r>
        <w:t xml:space="preserve"> </w:t>
      </w:r>
      <w:r>
        <w:rPr>
          <w:spacing w:val="-2"/>
        </w:rPr>
        <w:t>extract</w:t>
      </w:r>
      <w:r>
        <w:rPr>
          <w:spacing w:val="1"/>
        </w:rPr>
        <w:t xml:space="preserve"> </w:t>
      </w:r>
      <w:r>
        <w:rPr>
          <w:spacing w:val="-2"/>
        </w:rPr>
        <w:t>(deferred)</w:t>
      </w:r>
    </w:p>
    <w:p w14:paraId="00DC24BA" w14:textId="77777777" w:rsidR="00350CFB" w:rsidRDefault="00350CFB">
      <w:pPr>
        <w:pStyle w:val="BodyText"/>
        <w:spacing w:before="46"/>
        <w:rPr>
          <w:b/>
        </w:rPr>
      </w:pPr>
    </w:p>
    <w:p w14:paraId="00DC24BB" w14:textId="77777777" w:rsidR="00350CFB" w:rsidRDefault="00283FFF">
      <w:pPr>
        <w:pStyle w:val="BodyText"/>
        <w:spacing w:line="391" w:lineRule="auto"/>
        <w:ind w:left="282" w:right="522" w:hanging="9"/>
        <w:jc w:val="both"/>
      </w:pPr>
      <w:r>
        <w:rPr>
          <w:spacing w:val="-6"/>
        </w:rPr>
        <w:t>Aave</w:t>
      </w:r>
      <w:r>
        <w:rPr>
          <w:spacing w:val="-9"/>
        </w:rPr>
        <w:t xml:space="preserve"> </w:t>
      </w:r>
      <w:r>
        <w:rPr>
          <w:spacing w:val="-6"/>
        </w:rPr>
        <w:t>V3</w:t>
      </w:r>
      <w:r>
        <w:rPr>
          <w:spacing w:val="-9"/>
        </w:rPr>
        <w:t xml:space="preserve"> </w:t>
      </w:r>
      <w:r>
        <w:rPr>
          <w:rFonts w:ascii="Courier New" w:hAnsi="Courier New"/>
          <w:spacing w:val="-6"/>
        </w:rPr>
        <w:t>BorrowAllowanceDelegated</w:t>
      </w:r>
      <w:r>
        <w:rPr>
          <w:rFonts w:ascii="Courier New" w:hAnsi="Courier New"/>
          <w:spacing w:val="-30"/>
        </w:rPr>
        <w:t xml:space="preserve"> </w:t>
      </w:r>
      <w:r>
        <w:rPr>
          <w:spacing w:val="-6"/>
        </w:rPr>
        <w:t>events</w:t>
      </w:r>
      <w:r>
        <w:rPr>
          <w:spacing w:val="-9"/>
        </w:rPr>
        <w:t xml:space="preserve"> </w:t>
      </w:r>
      <w:r>
        <w:rPr>
          <w:spacing w:val="-6"/>
        </w:rPr>
        <w:t>were</w:t>
      </w:r>
      <w:r>
        <w:rPr>
          <w:spacing w:val="-9"/>
        </w:rPr>
        <w:t xml:space="preserve"> </w:t>
      </w:r>
      <w:r>
        <w:rPr>
          <w:spacing w:val="-6"/>
        </w:rPr>
        <w:t>not</w:t>
      </w:r>
      <w:r>
        <w:rPr>
          <w:spacing w:val="-9"/>
        </w:rPr>
        <w:t xml:space="preserve"> </w:t>
      </w:r>
      <w:r>
        <w:rPr>
          <w:spacing w:val="-6"/>
        </w:rPr>
        <w:t>extracted</w:t>
      </w:r>
      <w:r>
        <w:rPr>
          <w:spacing w:val="-9"/>
        </w:rPr>
        <w:t xml:space="preserve"> </w:t>
      </w:r>
      <w:r>
        <w:rPr>
          <w:spacing w:val="-6"/>
        </w:rPr>
        <w:t>in</w:t>
      </w:r>
      <w:r>
        <w:t xml:space="preserve"> </w:t>
      </w:r>
      <w:r>
        <w:rPr>
          <w:spacing w:val="-6"/>
        </w:rPr>
        <w:t>this</w:t>
      </w:r>
      <w:r>
        <w:t xml:space="preserve"> </w:t>
      </w:r>
      <w:r>
        <w:rPr>
          <w:spacing w:val="-6"/>
        </w:rPr>
        <w:t>study.</w:t>
      </w:r>
      <w:r>
        <w:rPr>
          <w:spacing w:val="27"/>
        </w:rPr>
        <w:t xml:space="preserve"> </w:t>
      </w:r>
      <w:r>
        <w:rPr>
          <w:spacing w:val="-6"/>
        </w:rPr>
        <w:t>Any</w:t>
      </w:r>
      <w:r>
        <w:t xml:space="preserve"> </w:t>
      </w:r>
      <w:r>
        <w:rPr>
          <w:spacing w:val="-6"/>
        </w:rPr>
        <w:t xml:space="preserve">exploratory </w:t>
      </w:r>
      <w:r>
        <w:t>ranking that depends on credit-delegation edges is therefore undefined on the present sample and is reported as non-interpretable (</w:t>
      </w:r>
      <w:r>
        <w:rPr>
          <w:i/>
        </w:rPr>
        <w:t>τ</w:t>
      </w:r>
      <w:r>
        <w:rPr>
          <w:i/>
          <w:spacing w:val="40"/>
          <w:w w:val="105"/>
        </w:rPr>
        <w:t xml:space="preserve"> </w:t>
      </w:r>
      <w:r>
        <w:rPr>
          <w:w w:val="105"/>
        </w:rPr>
        <w:t xml:space="preserve">= </w:t>
      </w:r>
      <w:r>
        <w:t xml:space="preserve">—) in the archived Aave-oriented matrix (Appendix </w:t>
      </w:r>
      <w:hyperlink w:anchor="_bookmark227" w:history="1">
        <w:r>
          <w:t>8.4</w:t>
        </w:r>
      </w:hyperlink>
      <w:r>
        <w:t xml:space="preserve">). </w:t>
      </w:r>
      <w:r>
        <w:rPr>
          <w:spacing w:val="-2"/>
        </w:rPr>
        <w:t>Extending</w:t>
      </w:r>
      <w:r>
        <w:rPr>
          <w:spacing w:val="-8"/>
        </w:rPr>
        <w:t xml:space="preserve"> </w:t>
      </w:r>
      <w:r>
        <w:rPr>
          <w:spacing w:val="-2"/>
        </w:rPr>
        <w:t>the</w:t>
      </w:r>
      <w:r>
        <w:rPr>
          <w:spacing w:val="-8"/>
        </w:rPr>
        <w:t xml:space="preserve"> </w:t>
      </w:r>
      <w:r>
        <w:rPr>
          <w:spacing w:val="-2"/>
        </w:rPr>
        <w:t>study</w:t>
      </w:r>
      <w:r>
        <w:rPr>
          <w:spacing w:val="-8"/>
        </w:rPr>
        <w:t xml:space="preserve"> </w:t>
      </w:r>
      <w:r>
        <w:rPr>
          <w:spacing w:val="-2"/>
        </w:rPr>
        <w:t>to</w:t>
      </w:r>
      <w:r>
        <w:rPr>
          <w:spacing w:val="-8"/>
        </w:rPr>
        <w:t xml:space="preserve"> </w:t>
      </w:r>
      <w:r>
        <w:rPr>
          <w:spacing w:val="-2"/>
        </w:rPr>
        <w:t>delegation-based</w:t>
      </w:r>
      <w:r>
        <w:rPr>
          <w:spacing w:val="-8"/>
        </w:rPr>
        <w:t xml:space="preserve"> </w:t>
      </w:r>
      <w:r>
        <w:rPr>
          <w:spacing w:val="-2"/>
        </w:rPr>
        <w:t>reputation</w:t>
      </w:r>
      <w:r>
        <w:rPr>
          <w:spacing w:val="-8"/>
        </w:rPr>
        <w:t xml:space="preserve"> </w:t>
      </w:r>
      <w:r>
        <w:rPr>
          <w:spacing w:val="-2"/>
        </w:rPr>
        <w:t>would</w:t>
      </w:r>
      <w:r>
        <w:rPr>
          <w:spacing w:val="-8"/>
        </w:rPr>
        <w:t xml:space="preserve"> </w:t>
      </w:r>
      <w:r>
        <w:rPr>
          <w:spacing w:val="-2"/>
        </w:rPr>
        <w:t>require</w:t>
      </w:r>
      <w:r>
        <w:rPr>
          <w:spacing w:val="-8"/>
        </w:rPr>
        <w:t xml:space="preserve"> </w:t>
      </w:r>
      <w:r>
        <w:rPr>
          <w:spacing w:val="-2"/>
        </w:rPr>
        <w:t>a</w:t>
      </w:r>
      <w:r>
        <w:rPr>
          <w:spacing w:val="-8"/>
        </w:rPr>
        <w:t xml:space="preserve"> </w:t>
      </w:r>
      <w:r>
        <w:rPr>
          <w:spacing w:val="-2"/>
        </w:rPr>
        <w:t>dedicated</w:t>
      </w:r>
      <w:r>
        <w:rPr>
          <w:spacing w:val="-8"/>
        </w:rPr>
        <w:t xml:space="preserve"> </w:t>
      </w:r>
      <w:r>
        <w:rPr>
          <w:spacing w:val="-2"/>
        </w:rPr>
        <w:t>extract</w:t>
      </w:r>
      <w:r>
        <w:rPr>
          <w:spacing w:val="-8"/>
        </w:rPr>
        <w:t xml:space="preserve"> </w:t>
      </w:r>
      <w:r>
        <w:rPr>
          <w:spacing w:val="-2"/>
        </w:rPr>
        <w:t>of</w:t>
      </w:r>
      <w:r>
        <w:rPr>
          <w:spacing w:val="-8"/>
        </w:rPr>
        <w:t xml:space="preserve"> </w:t>
      </w:r>
      <w:r>
        <w:rPr>
          <w:spacing w:val="-2"/>
        </w:rPr>
        <w:t>those</w:t>
      </w:r>
      <w:r>
        <w:rPr>
          <w:spacing w:val="-8"/>
        </w:rPr>
        <w:t xml:space="preserve"> </w:t>
      </w:r>
      <w:r>
        <w:rPr>
          <w:spacing w:val="-2"/>
        </w:rPr>
        <w:t xml:space="preserve">events </w:t>
      </w:r>
      <w:bookmarkStart w:id="475" w:name="Supplementary_alignment_summary_table"/>
      <w:bookmarkStart w:id="476" w:name="_bookmark204"/>
      <w:bookmarkEnd w:id="475"/>
      <w:bookmarkEnd w:id="476"/>
      <w:r>
        <w:t>and a fresh alignment evaluation; it is left to future work.</w:t>
      </w:r>
    </w:p>
    <w:p w14:paraId="00DC24BC" w14:textId="77777777" w:rsidR="00350CFB" w:rsidRDefault="00350CFB">
      <w:pPr>
        <w:pStyle w:val="BodyText"/>
        <w:spacing w:before="18"/>
      </w:pPr>
    </w:p>
    <w:p w14:paraId="00DC24BD" w14:textId="77777777" w:rsidR="00350CFB" w:rsidRDefault="00283FFF">
      <w:pPr>
        <w:pStyle w:val="Heading3"/>
        <w:numPr>
          <w:ilvl w:val="2"/>
          <w:numId w:val="26"/>
        </w:numPr>
        <w:tabs>
          <w:tab w:val="left" w:pos="879"/>
        </w:tabs>
        <w:ind w:left="879" w:hanging="597"/>
      </w:pPr>
      <w:r>
        <w:t>Supplementary</w:t>
      </w:r>
      <w:r>
        <w:rPr>
          <w:spacing w:val="-13"/>
        </w:rPr>
        <w:t xml:space="preserve"> </w:t>
      </w:r>
      <w:r>
        <w:t>alignment</w:t>
      </w:r>
      <w:r>
        <w:rPr>
          <w:spacing w:val="-13"/>
        </w:rPr>
        <w:t xml:space="preserve"> </w:t>
      </w:r>
      <w:r>
        <w:t>summary</w:t>
      </w:r>
      <w:r>
        <w:rPr>
          <w:spacing w:val="-13"/>
        </w:rPr>
        <w:t xml:space="preserve"> </w:t>
      </w:r>
      <w:r>
        <w:rPr>
          <w:spacing w:val="-2"/>
        </w:rPr>
        <w:t>table</w:t>
      </w:r>
    </w:p>
    <w:p w14:paraId="00DC24BE" w14:textId="77777777" w:rsidR="00350CFB" w:rsidRDefault="00350CFB">
      <w:pPr>
        <w:pStyle w:val="BodyText"/>
        <w:spacing w:before="47"/>
        <w:rPr>
          <w:b/>
        </w:rPr>
      </w:pPr>
    </w:p>
    <w:p w14:paraId="00DC24BF" w14:textId="77777777" w:rsidR="00350CFB" w:rsidRDefault="00283FFF">
      <w:pPr>
        <w:pStyle w:val="BodyText"/>
        <w:spacing w:line="396" w:lineRule="auto"/>
        <w:ind w:left="282" w:right="524" w:hanging="8"/>
        <w:jc w:val="both"/>
      </w:pPr>
      <w:r>
        <w:t>Table</w:t>
      </w:r>
      <w:r>
        <w:rPr>
          <w:spacing w:val="-15"/>
        </w:rPr>
        <w:t xml:space="preserve"> </w:t>
      </w:r>
      <w:hyperlink w:anchor="_bookmark205" w:history="1">
        <w:r>
          <w:t>8.2</w:t>
        </w:r>
      </w:hyperlink>
      <w:r>
        <w:rPr>
          <w:spacing w:val="-15"/>
        </w:rPr>
        <w:t xml:space="preserve"> </w:t>
      </w:r>
      <w:r>
        <w:t>restates</w:t>
      </w:r>
      <w:r>
        <w:rPr>
          <w:spacing w:val="-15"/>
        </w:rPr>
        <w:t xml:space="preserve"> </w:t>
      </w:r>
      <w:r>
        <w:t>family-level</w:t>
      </w:r>
      <w:r>
        <w:rPr>
          <w:spacing w:val="-15"/>
        </w:rPr>
        <w:t xml:space="preserve"> </w:t>
      </w:r>
      <w:r>
        <w:t>mean</w:t>
      </w:r>
      <w:r>
        <w:rPr>
          <w:spacing w:val="-15"/>
        </w:rPr>
        <w:t xml:space="preserve"> </w:t>
      </w:r>
      <w:r>
        <w:rPr>
          <w:i/>
        </w:rPr>
        <w:t>τ</w:t>
      </w:r>
      <w:r>
        <w:rPr>
          <w:i/>
          <w:spacing w:val="-7"/>
        </w:rPr>
        <w:t xml:space="preserve"> </w:t>
      </w:r>
      <w:r>
        <w:t>from</w:t>
      </w:r>
      <w:r>
        <w:rPr>
          <w:spacing w:val="-15"/>
        </w:rPr>
        <w:t xml:space="preserve"> </w:t>
      </w:r>
      <w:r>
        <w:t>Table</w:t>
      </w:r>
      <w:r>
        <w:rPr>
          <w:spacing w:val="-15"/>
        </w:rPr>
        <w:t xml:space="preserve"> </w:t>
      </w:r>
      <w:hyperlink w:anchor="_bookmark101" w:history="1">
        <w:r>
          <w:t>4.7</w:t>
        </w:r>
      </w:hyperlink>
      <w:r>
        <w:rPr>
          <w:spacing w:val="-15"/>
        </w:rPr>
        <w:t xml:space="preserve"> </w:t>
      </w:r>
      <w:r>
        <w:t>in</w:t>
      </w:r>
      <w:r>
        <w:rPr>
          <w:spacing w:val="-15"/>
        </w:rPr>
        <w:t xml:space="preserve"> </w:t>
      </w:r>
      <w:r>
        <w:t>columnar</w:t>
      </w:r>
      <w:r>
        <w:rPr>
          <w:spacing w:val="-15"/>
        </w:rPr>
        <w:t xml:space="preserve"> </w:t>
      </w:r>
      <w:r>
        <w:t>form</w:t>
      </w:r>
      <w:r>
        <w:rPr>
          <w:spacing w:val="-15"/>
        </w:rPr>
        <w:t xml:space="preserve"> </w:t>
      </w:r>
      <w:r>
        <w:t>(EndorseRank</w:t>
      </w:r>
      <w:r>
        <w:rPr>
          <w:spacing w:val="-15"/>
        </w:rPr>
        <w:t xml:space="preserve"> </w:t>
      </w:r>
      <w:r>
        <w:t>/</w:t>
      </w:r>
      <w:r>
        <w:rPr>
          <w:spacing w:val="-15"/>
        </w:rPr>
        <w:t xml:space="preserve"> </w:t>
      </w:r>
      <w:r>
        <w:t>AWP</w:t>
      </w:r>
      <w:r>
        <w:rPr>
          <w:spacing w:val="-15"/>
        </w:rPr>
        <w:t xml:space="preserve"> </w:t>
      </w:r>
      <w:r>
        <w:t>/</w:t>
      </w:r>
      <w:r>
        <w:rPr>
          <w:spacing w:val="-15"/>
        </w:rPr>
        <w:t xml:space="preserve"> </w:t>
      </w:r>
      <w:r>
        <w:t>GF-PR / highest-alignment label).</w:t>
      </w:r>
      <w:r>
        <w:rPr>
          <w:spacing w:val="40"/>
        </w:rPr>
        <w:t xml:space="preserve"> </w:t>
      </w:r>
      <w:r>
        <w:t xml:space="preserve">The main narrative uses Table </w:t>
      </w:r>
      <w:hyperlink w:anchor="_bookmark101" w:history="1">
        <w:r>
          <w:t>4.7</w:t>
        </w:r>
      </w:hyperlink>
      <w:r>
        <w:t>; the columnar form is retained here for side-by-side reading.</w:t>
      </w:r>
    </w:p>
    <w:p w14:paraId="00DC24C0" w14:textId="77777777" w:rsidR="00350CFB" w:rsidRDefault="00283FFF">
      <w:pPr>
        <w:pStyle w:val="BodyText"/>
        <w:spacing w:before="80"/>
        <w:ind w:left="644"/>
        <w:jc w:val="both"/>
      </w:pPr>
      <w:bookmarkStart w:id="477" w:name="_bookmark205"/>
      <w:bookmarkEnd w:id="477"/>
      <w:r>
        <w:t>Table</w:t>
      </w:r>
      <w:r>
        <w:rPr>
          <w:spacing w:val="-5"/>
        </w:rPr>
        <w:t xml:space="preserve"> </w:t>
      </w:r>
      <w:r>
        <w:t>8.2:</w:t>
      </w:r>
      <w:r>
        <w:rPr>
          <w:spacing w:val="15"/>
        </w:rPr>
        <w:t xml:space="preserve"> </w:t>
      </w:r>
      <w:r>
        <w:t>Mean</w:t>
      </w:r>
      <w:r>
        <w:rPr>
          <w:spacing w:val="-5"/>
        </w:rPr>
        <w:t xml:space="preserve"> </w:t>
      </w:r>
      <w:r>
        <w:t>Kendall</w:t>
      </w:r>
      <w:r>
        <w:rPr>
          <w:spacing w:val="-4"/>
        </w:rPr>
        <w:t xml:space="preserve"> </w:t>
      </w:r>
      <w:r>
        <w:rPr>
          <w:i/>
        </w:rPr>
        <w:t>τ</w:t>
      </w:r>
      <w:r>
        <w:rPr>
          <w:i/>
          <w:spacing w:val="21"/>
        </w:rPr>
        <w:t xml:space="preserve"> </w:t>
      </w:r>
      <w:r>
        <w:t>by</w:t>
      </w:r>
      <w:r>
        <w:rPr>
          <w:spacing w:val="-4"/>
        </w:rPr>
        <w:t xml:space="preserve"> </w:t>
      </w:r>
      <w:r>
        <w:t>proxy</w:t>
      </w:r>
      <w:r>
        <w:rPr>
          <w:spacing w:val="-5"/>
        </w:rPr>
        <w:t xml:space="preserve"> </w:t>
      </w:r>
      <w:r>
        <w:t>family:</w:t>
      </w:r>
      <w:r>
        <w:rPr>
          <w:spacing w:val="15"/>
        </w:rPr>
        <w:t xml:space="preserve"> </w:t>
      </w:r>
      <w:r>
        <w:t>EndorseRank,</w:t>
      </w:r>
      <w:r>
        <w:rPr>
          <w:spacing w:val="-5"/>
        </w:rPr>
        <w:t xml:space="preserve"> </w:t>
      </w:r>
      <w:r>
        <w:t>AWP,</w:t>
      </w:r>
      <w:r>
        <w:rPr>
          <w:spacing w:val="-4"/>
        </w:rPr>
        <w:t xml:space="preserve"> </w:t>
      </w:r>
      <w:r>
        <w:t>and</w:t>
      </w:r>
      <w:r>
        <w:rPr>
          <w:spacing w:val="-5"/>
        </w:rPr>
        <w:t xml:space="preserve"> </w:t>
      </w:r>
      <w:r>
        <w:t>GF-PR</w:t>
      </w:r>
      <w:r>
        <w:rPr>
          <w:spacing w:val="-4"/>
        </w:rPr>
        <w:t xml:space="preserve"> </w:t>
      </w:r>
      <w:r>
        <w:t>(</w:t>
      </w:r>
      <w:r>
        <w:rPr>
          <w:i/>
        </w:rPr>
        <w:t>n</w:t>
      </w:r>
      <w:r>
        <w:rPr>
          <w:i/>
          <w:spacing w:val="2"/>
        </w:rPr>
        <w:t xml:space="preserve"> </w:t>
      </w:r>
      <w:r>
        <w:t>=</w:t>
      </w:r>
      <w:r>
        <w:rPr>
          <w:spacing w:val="3"/>
        </w:rPr>
        <w:t xml:space="preserve"> </w:t>
      </w:r>
      <w:r>
        <w:rPr>
          <w:spacing w:val="-2"/>
        </w:rPr>
        <w:t>5521).</w:t>
      </w:r>
    </w:p>
    <w:p w14:paraId="00DC24C1" w14:textId="77777777" w:rsidR="00350CFB" w:rsidRDefault="00350CFB">
      <w:pPr>
        <w:pStyle w:val="BodyText"/>
        <w:spacing w:before="13"/>
        <w:rPr>
          <w:sz w:val="20"/>
        </w:rPr>
      </w:pPr>
    </w:p>
    <w:tbl>
      <w:tblPr>
        <w:tblW w:w="0" w:type="auto"/>
        <w:tblInd w:w="2380" w:type="dxa"/>
        <w:tblLayout w:type="fixed"/>
        <w:tblCellMar>
          <w:left w:w="0" w:type="dxa"/>
          <w:right w:w="0" w:type="dxa"/>
        </w:tblCellMar>
        <w:tblLook w:val="01E0" w:firstRow="1" w:lastRow="1" w:firstColumn="1" w:lastColumn="1" w:noHBand="0" w:noVBand="0"/>
      </w:tblPr>
      <w:tblGrid>
        <w:gridCol w:w="1085"/>
        <w:gridCol w:w="1315"/>
        <w:gridCol w:w="703"/>
        <w:gridCol w:w="758"/>
        <w:gridCol w:w="1315"/>
      </w:tblGrid>
      <w:tr w:rsidR="00350CFB" w14:paraId="00DC24C7" w14:textId="77777777">
        <w:trPr>
          <w:trHeight w:val="381"/>
        </w:trPr>
        <w:tc>
          <w:tcPr>
            <w:tcW w:w="1085" w:type="dxa"/>
            <w:tcBorders>
              <w:top w:val="single" w:sz="8" w:space="0" w:color="000000"/>
              <w:bottom w:val="single" w:sz="6" w:space="0" w:color="000000"/>
            </w:tcBorders>
          </w:tcPr>
          <w:p w14:paraId="00DC24C2" w14:textId="77777777" w:rsidR="00350CFB" w:rsidRDefault="00283FFF">
            <w:pPr>
              <w:pStyle w:val="TableParagraph"/>
              <w:spacing w:before="53"/>
              <w:ind w:left="69"/>
              <w:jc w:val="left"/>
            </w:pPr>
            <w:r>
              <w:rPr>
                <w:spacing w:val="-2"/>
              </w:rPr>
              <w:t>Family</w:t>
            </w:r>
          </w:p>
        </w:tc>
        <w:tc>
          <w:tcPr>
            <w:tcW w:w="1315" w:type="dxa"/>
            <w:tcBorders>
              <w:top w:val="single" w:sz="8" w:space="0" w:color="000000"/>
              <w:bottom w:val="single" w:sz="6" w:space="0" w:color="000000"/>
            </w:tcBorders>
          </w:tcPr>
          <w:p w14:paraId="00DC24C3" w14:textId="77777777" w:rsidR="00350CFB" w:rsidRDefault="00283FFF">
            <w:pPr>
              <w:pStyle w:val="TableParagraph"/>
              <w:spacing w:before="53"/>
              <w:ind w:right="1"/>
            </w:pPr>
            <w:r>
              <w:rPr>
                <w:spacing w:val="-2"/>
              </w:rPr>
              <w:t>EndorseRank</w:t>
            </w:r>
          </w:p>
        </w:tc>
        <w:tc>
          <w:tcPr>
            <w:tcW w:w="703" w:type="dxa"/>
            <w:tcBorders>
              <w:top w:val="single" w:sz="8" w:space="0" w:color="000000"/>
              <w:bottom w:val="single" w:sz="6" w:space="0" w:color="000000"/>
            </w:tcBorders>
          </w:tcPr>
          <w:p w14:paraId="00DC24C4" w14:textId="77777777" w:rsidR="00350CFB" w:rsidRDefault="00283FFF">
            <w:pPr>
              <w:pStyle w:val="TableParagraph"/>
              <w:spacing w:before="53"/>
              <w:ind w:right="1"/>
            </w:pPr>
            <w:r>
              <w:rPr>
                <w:spacing w:val="-5"/>
              </w:rPr>
              <w:t>AWP</w:t>
            </w:r>
          </w:p>
        </w:tc>
        <w:tc>
          <w:tcPr>
            <w:tcW w:w="758" w:type="dxa"/>
            <w:tcBorders>
              <w:top w:val="single" w:sz="8" w:space="0" w:color="000000"/>
              <w:bottom w:val="single" w:sz="6" w:space="0" w:color="000000"/>
            </w:tcBorders>
          </w:tcPr>
          <w:p w14:paraId="00DC24C5" w14:textId="77777777" w:rsidR="00350CFB" w:rsidRDefault="00283FFF">
            <w:pPr>
              <w:pStyle w:val="TableParagraph"/>
              <w:spacing w:before="53"/>
              <w:ind w:right="1"/>
            </w:pPr>
            <w:r>
              <w:rPr>
                <w:spacing w:val="-2"/>
              </w:rPr>
              <w:t>GF-</w:t>
            </w:r>
            <w:r>
              <w:rPr>
                <w:spacing w:val="-5"/>
              </w:rPr>
              <w:t>PR</w:t>
            </w:r>
          </w:p>
        </w:tc>
        <w:tc>
          <w:tcPr>
            <w:tcW w:w="1315" w:type="dxa"/>
            <w:tcBorders>
              <w:top w:val="single" w:sz="8" w:space="0" w:color="000000"/>
              <w:bottom w:val="single" w:sz="6" w:space="0" w:color="000000"/>
            </w:tcBorders>
          </w:tcPr>
          <w:p w14:paraId="00DC24C6" w14:textId="77777777" w:rsidR="00350CFB" w:rsidRDefault="00283FFF">
            <w:pPr>
              <w:pStyle w:val="TableParagraph"/>
              <w:spacing w:before="53"/>
              <w:ind w:right="1"/>
            </w:pPr>
            <w:r>
              <w:rPr>
                <w:spacing w:val="-2"/>
              </w:rPr>
              <w:t>Highest</w:t>
            </w:r>
          </w:p>
        </w:tc>
      </w:tr>
      <w:tr w:rsidR="00350CFB" w14:paraId="00DC24CD" w14:textId="77777777">
        <w:trPr>
          <w:trHeight w:val="319"/>
        </w:trPr>
        <w:tc>
          <w:tcPr>
            <w:tcW w:w="1085" w:type="dxa"/>
            <w:tcBorders>
              <w:top w:val="single" w:sz="6" w:space="0" w:color="000000"/>
            </w:tcBorders>
          </w:tcPr>
          <w:p w14:paraId="00DC24C8" w14:textId="77777777" w:rsidR="00350CFB" w:rsidRDefault="00283FFF">
            <w:pPr>
              <w:pStyle w:val="TableParagraph"/>
              <w:spacing w:before="52" w:line="247" w:lineRule="exact"/>
              <w:ind w:left="69"/>
              <w:jc w:val="left"/>
            </w:pPr>
            <w:r>
              <w:rPr>
                <w:spacing w:val="-2"/>
              </w:rPr>
              <w:t>Transfer</w:t>
            </w:r>
          </w:p>
        </w:tc>
        <w:tc>
          <w:tcPr>
            <w:tcW w:w="1315" w:type="dxa"/>
            <w:tcBorders>
              <w:top w:val="single" w:sz="6" w:space="0" w:color="000000"/>
            </w:tcBorders>
          </w:tcPr>
          <w:p w14:paraId="00DC24C9" w14:textId="77777777" w:rsidR="00350CFB" w:rsidRDefault="00283FFF">
            <w:pPr>
              <w:pStyle w:val="TableParagraph"/>
              <w:spacing w:before="52" w:line="247" w:lineRule="exact"/>
              <w:ind w:left="1" w:right="1"/>
            </w:pPr>
            <w:r>
              <w:rPr>
                <w:spacing w:val="-2"/>
              </w:rPr>
              <w:t>0.333</w:t>
            </w:r>
          </w:p>
        </w:tc>
        <w:tc>
          <w:tcPr>
            <w:tcW w:w="703" w:type="dxa"/>
            <w:tcBorders>
              <w:top w:val="single" w:sz="6" w:space="0" w:color="000000"/>
            </w:tcBorders>
          </w:tcPr>
          <w:p w14:paraId="00DC24CA" w14:textId="77777777" w:rsidR="00350CFB" w:rsidRDefault="00283FFF">
            <w:pPr>
              <w:pStyle w:val="TableParagraph"/>
              <w:spacing w:before="52" w:line="247" w:lineRule="exact"/>
              <w:ind w:right="1"/>
            </w:pPr>
            <w:r>
              <w:rPr>
                <w:spacing w:val="-2"/>
              </w:rPr>
              <w:t>0.534</w:t>
            </w:r>
          </w:p>
        </w:tc>
        <w:tc>
          <w:tcPr>
            <w:tcW w:w="758" w:type="dxa"/>
            <w:tcBorders>
              <w:top w:val="single" w:sz="6" w:space="0" w:color="000000"/>
            </w:tcBorders>
          </w:tcPr>
          <w:p w14:paraId="00DC24CB" w14:textId="77777777" w:rsidR="00350CFB" w:rsidRDefault="00283FFF">
            <w:pPr>
              <w:pStyle w:val="TableParagraph"/>
              <w:spacing w:before="52" w:line="247" w:lineRule="exact"/>
              <w:ind w:right="1"/>
            </w:pPr>
            <w:r>
              <w:rPr>
                <w:spacing w:val="-2"/>
              </w:rPr>
              <w:t>0.246</w:t>
            </w:r>
          </w:p>
        </w:tc>
        <w:tc>
          <w:tcPr>
            <w:tcW w:w="1315" w:type="dxa"/>
            <w:tcBorders>
              <w:top w:val="single" w:sz="6" w:space="0" w:color="000000"/>
            </w:tcBorders>
          </w:tcPr>
          <w:p w14:paraId="00DC24CC" w14:textId="77777777" w:rsidR="00350CFB" w:rsidRDefault="00283FFF">
            <w:pPr>
              <w:pStyle w:val="TableParagraph"/>
              <w:spacing w:before="52" w:line="247" w:lineRule="exact"/>
              <w:ind w:right="1"/>
            </w:pPr>
            <w:r>
              <w:rPr>
                <w:spacing w:val="-5"/>
              </w:rPr>
              <w:t>AWP</w:t>
            </w:r>
          </w:p>
        </w:tc>
      </w:tr>
      <w:tr w:rsidR="00350CFB" w14:paraId="00DC24D3" w14:textId="77777777">
        <w:trPr>
          <w:trHeight w:val="270"/>
        </w:trPr>
        <w:tc>
          <w:tcPr>
            <w:tcW w:w="1085" w:type="dxa"/>
          </w:tcPr>
          <w:p w14:paraId="00DC24CE" w14:textId="77777777" w:rsidR="00350CFB" w:rsidRDefault="00283FFF">
            <w:pPr>
              <w:pStyle w:val="TableParagraph"/>
              <w:spacing w:line="247" w:lineRule="exact"/>
              <w:ind w:left="69"/>
              <w:jc w:val="left"/>
            </w:pPr>
            <w:r>
              <w:rPr>
                <w:spacing w:val="-2"/>
              </w:rPr>
              <w:t>Allowance</w:t>
            </w:r>
          </w:p>
        </w:tc>
        <w:tc>
          <w:tcPr>
            <w:tcW w:w="1315" w:type="dxa"/>
          </w:tcPr>
          <w:p w14:paraId="00DC24CF" w14:textId="77777777" w:rsidR="00350CFB" w:rsidRDefault="00283FFF">
            <w:pPr>
              <w:pStyle w:val="TableParagraph"/>
              <w:spacing w:line="247" w:lineRule="exact"/>
              <w:ind w:left="1" w:right="1"/>
            </w:pPr>
            <w:r>
              <w:rPr>
                <w:spacing w:val="-2"/>
              </w:rPr>
              <w:t>0.355</w:t>
            </w:r>
          </w:p>
        </w:tc>
        <w:tc>
          <w:tcPr>
            <w:tcW w:w="703" w:type="dxa"/>
          </w:tcPr>
          <w:p w14:paraId="00DC24D0" w14:textId="77777777" w:rsidR="00350CFB" w:rsidRDefault="00283FFF">
            <w:pPr>
              <w:pStyle w:val="TableParagraph"/>
              <w:spacing w:line="247" w:lineRule="exact"/>
              <w:ind w:left="1" w:right="1"/>
            </w:pPr>
            <w:r>
              <w:rPr>
                <w:spacing w:val="-2"/>
              </w:rPr>
              <w:t>-0.030</w:t>
            </w:r>
          </w:p>
        </w:tc>
        <w:tc>
          <w:tcPr>
            <w:tcW w:w="758" w:type="dxa"/>
          </w:tcPr>
          <w:p w14:paraId="00DC24D1" w14:textId="77777777" w:rsidR="00350CFB" w:rsidRDefault="00283FFF">
            <w:pPr>
              <w:pStyle w:val="TableParagraph"/>
              <w:spacing w:line="247" w:lineRule="exact"/>
              <w:ind w:left="1" w:right="1"/>
            </w:pPr>
            <w:r>
              <w:rPr>
                <w:spacing w:val="-2"/>
              </w:rPr>
              <w:t>-0.041</w:t>
            </w:r>
          </w:p>
        </w:tc>
        <w:tc>
          <w:tcPr>
            <w:tcW w:w="1315" w:type="dxa"/>
          </w:tcPr>
          <w:p w14:paraId="00DC24D2" w14:textId="77777777" w:rsidR="00350CFB" w:rsidRDefault="00283FFF">
            <w:pPr>
              <w:pStyle w:val="TableParagraph"/>
              <w:spacing w:line="247" w:lineRule="exact"/>
              <w:ind w:left="1" w:right="1"/>
            </w:pPr>
            <w:r>
              <w:rPr>
                <w:spacing w:val="-2"/>
              </w:rPr>
              <w:t>EndorseRank</w:t>
            </w:r>
          </w:p>
        </w:tc>
      </w:tr>
      <w:tr w:rsidR="00350CFB" w14:paraId="00DC24D9" w14:textId="77777777">
        <w:trPr>
          <w:trHeight w:val="270"/>
        </w:trPr>
        <w:tc>
          <w:tcPr>
            <w:tcW w:w="1085" w:type="dxa"/>
          </w:tcPr>
          <w:p w14:paraId="00DC24D4" w14:textId="77777777" w:rsidR="00350CFB" w:rsidRDefault="00283FFF">
            <w:pPr>
              <w:pStyle w:val="TableParagraph"/>
              <w:spacing w:line="247" w:lineRule="exact"/>
              <w:ind w:left="69"/>
              <w:jc w:val="left"/>
            </w:pPr>
            <w:r>
              <w:rPr>
                <w:spacing w:val="-4"/>
              </w:rPr>
              <w:t>Liq.</w:t>
            </w:r>
          </w:p>
        </w:tc>
        <w:tc>
          <w:tcPr>
            <w:tcW w:w="1315" w:type="dxa"/>
          </w:tcPr>
          <w:p w14:paraId="00DC24D5" w14:textId="77777777" w:rsidR="00350CFB" w:rsidRDefault="00283FFF">
            <w:pPr>
              <w:pStyle w:val="TableParagraph"/>
              <w:spacing w:line="247" w:lineRule="exact"/>
              <w:ind w:left="1" w:right="1"/>
            </w:pPr>
            <w:r>
              <w:rPr>
                <w:spacing w:val="-2"/>
              </w:rPr>
              <w:t>0.093</w:t>
            </w:r>
          </w:p>
        </w:tc>
        <w:tc>
          <w:tcPr>
            <w:tcW w:w="703" w:type="dxa"/>
          </w:tcPr>
          <w:p w14:paraId="00DC24D6" w14:textId="77777777" w:rsidR="00350CFB" w:rsidRDefault="00283FFF">
            <w:pPr>
              <w:pStyle w:val="TableParagraph"/>
              <w:spacing w:line="247" w:lineRule="exact"/>
              <w:ind w:left="1" w:right="1"/>
            </w:pPr>
            <w:r>
              <w:rPr>
                <w:spacing w:val="-2"/>
              </w:rPr>
              <w:t>0.113</w:t>
            </w:r>
          </w:p>
        </w:tc>
        <w:tc>
          <w:tcPr>
            <w:tcW w:w="758" w:type="dxa"/>
          </w:tcPr>
          <w:p w14:paraId="00DC24D7" w14:textId="77777777" w:rsidR="00350CFB" w:rsidRDefault="00283FFF">
            <w:pPr>
              <w:pStyle w:val="TableParagraph"/>
              <w:spacing w:line="247" w:lineRule="exact"/>
              <w:ind w:right="1"/>
            </w:pPr>
            <w:r>
              <w:rPr>
                <w:spacing w:val="-2"/>
              </w:rPr>
              <w:t>0.132</w:t>
            </w:r>
          </w:p>
        </w:tc>
        <w:tc>
          <w:tcPr>
            <w:tcW w:w="1315" w:type="dxa"/>
          </w:tcPr>
          <w:p w14:paraId="00DC24D8" w14:textId="77777777" w:rsidR="00350CFB" w:rsidRDefault="00283FFF">
            <w:pPr>
              <w:pStyle w:val="TableParagraph"/>
              <w:spacing w:line="247" w:lineRule="exact"/>
              <w:ind w:right="1"/>
            </w:pPr>
            <w:r>
              <w:rPr>
                <w:spacing w:val="-2"/>
              </w:rPr>
              <w:t>GF-</w:t>
            </w:r>
            <w:r>
              <w:rPr>
                <w:spacing w:val="-5"/>
              </w:rPr>
              <w:t>PR</w:t>
            </w:r>
          </w:p>
        </w:tc>
      </w:tr>
      <w:tr w:rsidR="00350CFB" w14:paraId="00DC24DF" w14:textId="77777777">
        <w:trPr>
          <w:trHeight w:val="270"/>
        </w:trPr>
        <w:tc>
          <w:tcPr>
            <w:tcW w:w="1085" w:type="dxa"/>
          </w:tcPr>
          <w:p w14:paraId="00DC24DA" w14:textId="77777777" w:rsidR="00350CFB" w:rsidRDefault="00283FFF">
            <w:pPr>
              <w:pStyle w:val="TableParagraph"/>
              <w:spacing w:line="247" w:lineRule="exact"/>
              <w:ind w:left="69"/>
              <w:jc w:val="left"/>
            </w:pPr>
            <w:r>
              <w:rPr>
                <w:spacing w:val="-2"/>
              </w:rPr>
              <w:t>Inv.risk</w:t>
            </w:r>
          </w:p>
        </w:tc>
        <w:tc>
          <w:tcPr>
            <w:tcW w:w="1315" w:type="dxa"/>
          </w:tcPr>
          <w:p w14:paraId="00DC24DB" w14:textId="77777777" w:rsidR="00350CFB" w:rsidRDefault="00283FFF">
            <w:pPr>
              <w:pStyle w:val="TableParagraph"/>
              <w:spacing w:line="247" w:lineRule="exact"/>
              <w:ind w:left="1" w:right="1"/>
            </w:pPr>
            <w:r>
              <w:rPr>
                <w:spacing w:val="-2"/>
              </w:rPr>
              <w:t>0.035</w:t>
            </w:r>
          </w:p>
        </w:tc>
        <w:tc>
          <w:tcPr>
            <w:tcW w:w="703" w:type="dxa"/>
          </w:tcPr>
          <w:p w14:paraId="00DC24DC" w14:textId="77777777" w:rsidR="00350CFB" w:rsidRDefault="00283FFF">
            <w:pPr>
              <w:pStyle w:val="TableParagraph"/>
              <w:spacing w:line="247" w:lineRule="exact"/>
              <w:ind w:right="1"/>
            </w:pPr>
            <w:r>
              <w:rPr>
                <w:spacing w:val="-2"/>
              </w:rPr>
              <w:t>0.107</w:t>
            </w:r>
          </w:p>
        </w:tc>
        <w:tc>
          <w:tcPr>
            <w:tcW w:w="758" w:type="dxa"/>
          </w:tcPr>
          <w:p w14:paraId="00DC24DD" w14:textId="77777777" w:rsidR="00350CFB" w:rsidRDefault="00283FFF">
            <w:pPr>
              <w:pStyle w:val="TableParagraph"/>
              <w:spacing w:line="247" w:lineRule="exact"/>
              <w:ind w:right="1"/>
            </w:pPr>
            <w:r>
              <w:rPr>
                <w:spacing w:val="-2"/>
              </w:rPr>
              <w:t>0.376</w:t>
            </w:r>
          </w:p>
        </w:tc>
        <w:tc>
          <w:tcPr>
            <w:tcW w:w="1315" w:type="dxa"/>
          </w:tcPr>
          <w:p w14:paraId="00DC24DE" w14:textId="77777777" w:rsidR="00350CFB" w:rsidRDefault="00283FFF">
            <w:pPr>
              <w:pStyle w:val="TableParagraph"/>
              <w:spacing w:line="247" w:lineRule="exact"/>
              <w:ind w:right="1"/>
            </w:pPr>
            <w:r>
              <w:rPr>
                <w:spacing w:val="-2"/>
              </w:rPr>
              <w:t>GF-</w:t>
            </w:r>
            <w:r>
              <w:rPr>
                <w:spacing w:val="-5"/>
              </w:rPr>
              <w:t>PR</w:t>
            </w:r>
          </w:p>
        </w:tc>
      </w:tr>
      <w:tr w:rsidR="00350CFB" w14:paraId="00DC24E5" w14:textId="77777777">
        <w:trPr>
          <w:trHeight w:val="270"/>
        </w:trPr>
        <w:tc>
          <w:tcPr>
            <w:tcW w:w="1085" w:type="dxa"/>
          </w:tcPr>
          <w:p w14:paraId="00DC24E0" w14:textId="77777777" w:rsidR="00350CFB" w:rsidRDefault="00283FFF">
            <w:pPr>
              <w:pStyle w:val="TableParagraph"/>
              <w:spacing w:line="247" w:lineRule="exact"/>
              <w:ind w:left="69"/>
              <w:jc w:val="left"/>
            </w:pPr>
            <w:r>
              <w:rPr>
                <w:spacing w:val="-2"/>
              </w:rPr>
              <w:t>Sybil</w:t>
            </w:r>
          </w:p>
        </w:tc>
        <w:tc>
          <w:tcPr>
            <w:tcW w:w="1315" w:type="dxa"/>
          </w:tcPr>
          <w:p w14:paraId="00DC24E1" w14:textId="77777777" w:rsidR="00350CFB" w:rsidRDefault="00283FFF">
            <w:pPr>
              <w:pStyle w:val="TableParagraph"/>
              <w:spacing w:line="247" w:lineRule="exact"/>
              <w:ind w:left="1" w:right="1"/>
            </w:pPr>
            <w:r>
              <w:rPr>
                <w:spacing w:val="-2"/>
              </w:rPr>
              <w:t>0.233</w:t>
            </w:r>
          </w:p>
        </w:tc>
        <w:tc>
          <w:tcPr>
            <w:tcW w:w="703" w:type="dxa"/>
          </w:tcPr>
          <w:p w14:paraId="00DC24E2" w14:textId="77777777" w:rsidR="00350CFB" w:rsidRDefault="00283FFF">
            <w:pPr>
              <w:pStyle w:val="TableParagraph"/>
              <w:spacing w:line="247" w:lineRule="exact"/>
              <w:ind w:right="1"/>
            </w:pPr>
            <w:r>
              <w:rPr>
                <w:spacing w:val="-2"/>
              </w:rPr>
              <w:t>0.286</w:t>
            </w:r>
          </w:p>
        </w:tc>
        <w:tc>
          <w:tcPr>
            <w:tcW w:w="758" w:type="dxa"/>
          </w:tcPr>
          <w:p w14:paraId="00DC24E3" w14:textId="77777777" w:rsidR="00350CFB" w:rsidRDefault="00283FFF">
            <w:pPr>
              <w:pStyle w:val="TableParagraph"/>
              <w:spacing w:line="247" w:lineRule="exact"/>
              <w:ind w:right="1"/>
            </w:pPr>
            <w:r>
              <w:rPr>
                <w:spacing w:val="-2"/>
              </w:rPr>
              <w:t>0.093</w:t>
            </w:r>
          </w:p>
        </w:tc>
        <w:tc>
          <w:tcPr>
            <w:tcW w:w="1315" w:type="dxa"/>
          </w:tcPr>
          <w:p w14:paraId="00DC24E4" w14:textId="77777777" w:rsidR="00350CFB" w:rsidRDefault="00283FFF">
            <w:pPr>
              <w:pStyle w:val="TableParagraph"/>
              <w:spacing w:line="247" w:lineRule="exact"/>
              <w:ind w:right="1"/>
            </w:pPr>
            <w:r>
              <w:rPr>
                <w:spacing w:val="-5"/>
              </w:rPr>
              <w:t>AWP</w:t>
            </w:r>
          </w:p>
        </w:tc>
      </w:tr>
      <w:tr w:rsidR="00350CFB" w14:paraId="00DC24EB" w14:textId="77777777">
        <w:trPr>
          <w:trHeight w:val="332"/>
        </w:trPr>
        <w:tc>
          <w:tcPr>
            <w:tcW w:w="1085" w:type="dxa"/>
            <w:tcBorders>
              <w:bottom w:val="single" w:sz="8" w:space="0" w:color="000000"/>
            </w:tcBorders>
          </w:tcPr>
          <w:p w14:paraId="00DC24E6" w14:textId="77777777" w:rsidR="00350CFB" w:rsidRDefault="00283FFF">
            <w:pPr>
              <w:pStyle w:val="TableParagraph"/>
              <w:ind w:left="69"/>
              <w:jc w:val="left"/>
            </w:pPr>
            <w:r>
              <w:rPr>
                <w:spacing w:val="-5"/>
              </w:rPr>
              <w:t>GMX</w:t>
            </w:r>
          </w:p>
        </w:tc>
        <w:tc>
          <w:tcPr>
            <w:tcW w:w="1315" w:type="dxa"/>
            <w:tcBorders>
              <w:bottom w:val="single" w:sz="8" w:space="0" w:color="000000"/>
            </w:tcBorders>
          </w:tcPr>
          <w:p w14:paraId="00DC24E7" w14:textId="77777777" w:rsidR="00350CFB" w:rsidRDefault="00283FFF">
            <w:pPr>
              <w:pStyle w:val="TableParagraph"/>
              <w:ind w:left="1" w:right="1"/>
            </w:pPr>
            <w:r>
              <w:rPr>
                <w:spacing w:val="-2"/>
              </w:rPr>
              <w:t>0.096</w:t>
            </w:r>
          </w:p>
        </w:tc>
        <w:tc>
          <w:tcPr>
            <w:tcW w:w="703" w:type="dxa"/>
            <w:tcBorders>
              <w:bottom w:val="single" w:sz="8" w:space="0" w:color="000000"/>
            </w:tcBorders>
          </w:tcPr>
          <w:p w14:paraId="00DC24E8" w14:textId="77777777" w:rsidR="00350CFB" w:rsidRDefault="00283FFF">
            <w:pPr>
              <w:pStyle w:val="TableParagraph"/>
              <w:ind w:right="1"/>
            </w:pPr>
            <w:r>
              <w:rPr>
                <w:spacing w:val="-2"/>
              </w:rPr>
              <w:t>0.179</w:t>
            </w:r>
          </w:p>
        </w:tc>
        <w:tc>
          <w:tcPr>
            <w:tcW w:w="758" w:type="dxa"/>
            <w:tcBorders>
              <w:bottom w:val="single" w:sz="8" w:space="0" w:color="000000"/>
            </w:tcBorders>
          </w:tcPr>
          <w:p w14:paraId="00DC24E9" w14:textId="77777777" w:rsidR="00350CFB" w:rsidRDefault="00283FFF">
            <w:pPr>
              <w:pStyle w:val="TableParagraph"/>
              <w:ind w:right="1"/>
            </w:pPr>
            <w:r>
              <w:rPr>
                <w:spacing w:val="-2"/>
              </w:rPr>
              <w:t>0.583</w:t>
            </w:r>
          </w:p>
        </w:tc>
        <w:tc>
          <w:tcPr>
            <w:tcW w:w="1315" w:type="dxa"/>
            <w:tcBorders>
              <w:bottom w:val="single" w:sz="8" w:space="0" w:color="000000"/>
            </w:tcBorders>
          </w:tcPr>
          <w:p w14:paraId="00DC24EA" w14:textId="77777777" w:rsidR="00350CFB" w:rsidRDefault="00283FFF">
            <w:pPr>
              <w:pStyle w:val="TableParagraph"/>
              <w:ind w:right="1"/>
            </w:pPr>
            <w:r>
              <w:rPr>
                <w:spacing w:val="-2"/>
              </w:rPr>
              <w:t>GF-</w:t>
            </w:r>
            <w:r>
              <w:rPr>
                <w:spacing w:val="-5"/>
              </w:rPr>
              <w:t>PR</w:t>
            </w:r>
          </w:p>
        </w:tc>
      </w:tr>
    </w:tbl>
    <w:p w14:paraId="00DC24EC" w14:textId="77777777" w:rsidR="00350CFB" w:rsidRDefault="00350CFB">
      <w:pPr>
        <w:pStyle w:val="BodyText"/>
      </w:pPr>
    </w:p>
    <w:p w14:paraId="00DC24ED" w14:textId="77777777" w:rsidR="00350CFB" w:rsidRDefault="00350CFB">
      <w:pPr>
        <w:pStyle w:val="BodyText"/>
        <w:spacing w:before="170"/>
      </w:pPr>
    </w:p>
    <w:p w14:paraId="00DC24EE" w14:textId="77777777" w:rsidR="00350CFB" w:rsidRDefault="00283FFF">
      <w:pPr>
        <w:pStyle w:val="Heading3"/>
        <w:numPr>
          <w:ilvl w:val="2"/>
          <w:numId w:val="26"/>
        </w:numPr>
        <w:tabs>
          <w:tab w:val="left" w:pos="879"/>
        </w:tabs>
        <w:ind w:left="879" w:hanging="597"/>
      </w:pPr>
      <w:bookmarkStart w:id="478" w:name="Parameter_summary"/>
      <w:bookmarkStart w:id="479" w:name="_bookmark206"/>
      <w:bookmarkEnd w:id="478"/>
      <w:bookmarkEnd w:id="479"/>
      <w:r>
        <w:t>Parameter</w:t>
      </w:r>
      <w:r>
        <w:rPr>
          <w:spacing w:val="-12"/>
        </w:rPr>
        <w:t xml:space="preserve"> </w:t>
      </w:r>
      <w:r>
        <w:rPr>
          <w:spacing w:val="-2"/>
        </w:rPr>
        <w:t>summary</w:t>
      </w:r>
    </w:p>
    <w:p w14:paraId="00DC24EF" w14:textId="77777777" w:rsidR="00350CFB" w:rsidRDefault="00350CFB">
      <w:pPr>
        <w:pStyle w:val="BodyText"/>
        <w:spacing w:before="46"/>
        <w:rPr>
          <w:b/>
        </w:rPr>
      </w:pPr>
    </w:p>
    <w:p w14:paraId="00DC24F0" w14:textId="77777777" w:rsidR="00350CFB" w:rsidRDefault="00283FFF">
      <w:pPr>
        <w:pStyle w:val="Heading3"/>
        <w:numPr>
          <w:ilvl w:val="2"/>
          <w:numId w:val="26"/>
        </w:numPr>
        <w:tabs>
          <w:tab w:val="left" w:pos="879"/>
        </w:tabs>
        <w:spacing w:before="1"/>
        <w:ind w:left="879" w:hanging="597"/>
      </w:pPr>
      <w:bookmarkStart w:id="480" w:name="Proxy_operational_definitions_(reference"/>
      <w:bookmarkStart w:id="481" w:name="_bookmark207"/>
      <w:bookmarkEnd w:id="480"/>
      <w:bookmarkEnd w:id="481"/>
      <w:r>
        <w:rPr>
          <w:spacing w:val="-2"/>
        </w:rPr>
        <w:t>Proxy</w:t>
      </w:r>
      <w:r>
        <w:rPr>
          <w:spacing w:val="2"/>
        </w:rPr>
        <w:t xml:space="preserve"> </w:t>
      </w:r>
      <w:r>
        <w:rPr>
          <w:spacing w:val="-2"/>
        </w:rPr>
        <w:t>operational</w:t>
      </w:r>
      <w:r>
        <w:rPr>
          <w:spacing w:val="2"/>
        </w:rPr>
        <w:t xml:space="preserve"> </w:t>
      </w:r>
      <w:r>
        <w:rPr>
          <w:spacing w:val="-2"/>
        </w:rPr>
        <w:t>definitions</w:t>
      </w:r>
      <w:r>
        <w:rPr>
          <w:spacing w:val="3"/>
        </w:rPr>
        <w:t xml:space="preserve"> </w:t>
      </w:r>
      <w:r>
        <w:rPr>
          <w:spacing w:val="-2"/>
        </w:rPr>
        <w:t>(reference)</w:t>
      </w:r>
    </w:p>
    <w:p w14:paraId="00DC24F1" w14:textId="77777777" w:rsidR="00350CFB" w:rsidRDefault="00350CFB">
      <w:pPr>
        <w:pStyle w:val="BodyText"/>
        <w:spacing w:before="46"/>
        <w:rPr>
          <w:b/>
        </w:rPr>
      </w:pPr>
    </w:p>
    <w:p w14:paraId="00DC24F2" w14:textId="77777777" w:rsidR="00350CFB" w:rsidRDefault="00283FFF">
      <w:pPr>
        <w:pStyle w:val="BodyText"/>
        <w:ind w:left="274"/>
        <w:jc w:val="both"/>
      </w:pPr>
      <w:r>
        <w:t>The</w:t>
      </w:r>
      <w:r>
        <w:rPr>
          <w:spacing w:val="-10"/>
        </w:rPr>
        <w:t xml:space="preserve"> </w:t>
      </w:r>
      <w:r>
        <w:t>following</w:t>
      </w:r>
      <w:r>
        <w:rPr>
          <w:spacing w:val="-9"/>
        </w:rPr>
        <w:t xml:space="preserve"> </w:t>
      </w:r>
      <w:r>
        <w:t>formulas</w:t>
      </w:r>
      <w:r>
        <w:rPr>
          <w:spacing w:val="-10"/>
        </w:rPr>
        <w:t xml:space="preserve"> </w:t>
      </w:r>
      <w:r>
        <w:t>match</w:t>
      </w:r>
      <w:r>
        <w:rPr>
          <w:spacing w:val="-9"/>
        </w:rPr>
        <w:t xml:space="preserve"> </w:t>
      </w:r>
      <w:r>
        <w:t>Chapter</w:t>
      </w:r>
      <w:r>
        <w:rPr>
          <w:spacing w:val="-10"/>
        </w:rPr>
        <w:t xml:space="preserve"> </w:t>
      </w:r>
      <w:hyperlink w:anchor="_bookmark48" w:history="1">
        <w:r>
          <w:rPr>
            <w:spacing w:val="-5"/>
          </w:rPr>
          <w:t>3</w:t>
        </w:r>
      </w:hyperlink>
      <w:r>
        <w:rPr>
          <w:spacing w:val="-5"/>
        </w:rPr>
        <w:t>.</w:t>
      </w:r>
    </w:p>
    <w:p w14:paraId="00DC24F3" w14:textId="77777777" w:rsidR="00350CFB" w:rsidRDefault="00283FFF">
      <w:pPr>
        <w:pStyle w:val="ListParagraph"/>
        <w:numPr>
          <w:ilvl w:val="3"/>
          <w:numId w:val="26"/>
        </w:numPr>
        <w:tabs>
          <w:tab w:val="left" w:pos="799"/>
          <w:tab w:val="left" w:pos="6846"/>
        </w:tabs>
        <w:spacing w:before="219"/>
        <w:ind w:hanging="206"/>
        <w:rPr>
          <w:sz w:val="24"/>
        </w:rPr>
      </w:pPr>
      <w:r>
        <w:rPr>
          <w:noProof/>
          <w:sz w:val="24"/>
        </w:rPr>
        <mc:AlternateContent>
          <mc:Choice Requires="wps">
            <w:drawing>
              <wp:anchor distT="0" distB="0" distL="0" distR="0" simplePos="0" relativeHeight="484065792" behindDoc="1" locked="0" layoutInCell="1" allowOverlap="1" wp14:anchorId="00DC27EE" wp14:editId="00DC27EF">
                <wp:simplePos x="0" y="0"/>
                <wp:positionH relativeFrom="page">
                  <wp:posOffset>4816995</wp:posOffset>
                </wp:positionH>
                <wp:positionV relativeFrom="paragraph">
                  <wp:posOffset>105051</wp:posOffset>
                </wp:positionV>
                <wp:extent cx="160655" cy="563245"/>
                <wp:effectExtent l="0" t="0" r="0" b="0"/>
                <wp:wrapNone/>
                <wp:docPr id="865" name="Textbox 8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655" cy="563245"/>
                        </a:xfrm>
                        <a:prstGeom prst="rect">
                          <a:avLst/>
                        </a:prstGeom>
                      </wps:spPr>
                      <wps:txbx>
                        <w:txbxContent>
                          <w:p w14:paraId="00DC289F" w14:textId="77777777" w:rsidR="00350CFB" w:rsidRDefault="00283FFF">
                            <w:pPr>
                              <w:pStyle w:val="BodyText"/>
                              <w:spacing w:line="231" w:lineRule="exact"/>
                            </w:pPr>
                            <w:r>
                              <w:rPr>
                                <w:spacing w:val="-10"/>
                                <w:w w:val="170"/>
                              </w:rPr>
                              <w:t>L</w:t>
                            </w:r>
                          </w:p>
                        </w:txbxContent>
                      </wps:txbx>
                      <wps:bodyPr wrap="square" lIns="0" tIns="0" rIns="0" bIns="0" rtlCol="0">
                        <a:noAutofit/>
                      </wps:bodyPr>
                    </wps:wsp>
                  </a:graphicData>
                </a:graphic>
              </wp:anchor>
            </w:drawing>
          </mc:Choice>
          <mc:Fallback>
            <w:pict>
              <v:shape w14:anchorId="00DC27EE" id="Textbox 865" o:spid="_x0000_s1457" type="#_x0000_t202" style="position:absolute;left:0;text-align:left;margin-left:379.3pt;margin-top:8.25pt;width:12.65pt;height:44.35pt;z-index:-192506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" filled="f" stroked="f">
                <v:textbox inset="0,0,0,0">
                  <w:txbxContent>
                    <w:p w14:paraId="00DC289F" w14:textId="77777777" w:rsidR="00350CFB" w:rsidRDefault="00283FFF">
                      <w:pPr>
                        <w:pStyle w:val="BodyText"/>
                        <w:spacing w:line="231" w:lineRule="exact"/>
                      </w:pPr>
                      <w:r>
                        <w:rPr>
                          <w:spacing w:val="-10"/>
                          <w:w w:val="170"/>
                        </w:rPr>
                        <w:t>L</w:t>
                      </w:r>
                    </w:p>
                  </w:txbxContent>
                </v:textbox>
                <w10:wrap anchorx="page"/>
              </v:shape>
            </w:pict>
          </mc:Fallback>
        </mc:AlternateContent>
      </w:r>
      <w:r>
        <w:rPr>
          <w:b/>
          <w:w w:val="105"/>
          <w:sz w:val="24"/>
        </w:rPr>
        <w:t>Transfer:</w:t>
      </w:r>
      <w:r>
        <w:rPr>
          <w:b/>
          <w:spacing w:val="16"/>
          <w:w w:val="105"/>
          <w:sz w:val="24"/>
        </w:rPr>
        <w:t xml:space="preserve"> </w:t>
      </w:r>
      <w:r>
        <w:rPr>
          <w:w w:val="105"/>
          <w:sz w:val="24"/>
        </w:rPr>
        <w:t>in_degree(</w:t>
      </w:r>
      <w:r>
        <w:rPr>
          <w:i/>
          <w:w w:val="105"/>
          <w:sz w:val="24"/>
        </w:rPr>
        <w:t>w</w:t>
      </w:r>
      <w:r>
        <w:rPr>
          <w:w w:val="105"/>
          <w:sz w:val="24"/>
        </w:rPr>
        <w:t>)</w:t>
      </w:r>
      <w:r>
        <w:rPr>
          <w:spacing w:val="4"/>
          <w:w w:val="105"/>
          <w:sz w:val="24"/>
        </w:rPr>
        <w:t xml:space="preserve"> </w:t>
      </w:r>
      <w:r>
        <w:rPr>
          <w:w w:val="105"/>
          <w:sz w:val="24"/>
        </w:rPr>
        <w:t>=</w:t>
      </w:r>
      <w:r>
        <w:rPr>
          <w:spacing w:val="4"/>
          <w:w w:val="105"/>
          <w:sz w:val="24"/>
        </w:rPr>
        <w:t xml:space="preserve"> </w:t>
      </w:r>
      <w:r>
        <w:rPr>
          <w:rFonts w:ascii="Arial Unicode MS" w:hAnsi="Arial Unicode MS"/>
          <w:w w:val="105"/>
          <w:sz w:val="24"/>
        </w:rPr>
        <w:t>|{</w:t>
      </w:r>
      <w:r>
        <w:rPr>
          <w:i/>
          <w:w w:val="105"/>
          <w:sz w:val="24"/>
        </w:rPr>
        <w:t>u</w:t>
      </w:r>
      <w:r>
        <w:rPr>
          <w:i/>
          <w:spacing w:val="3"/>
          <w:w w:val="105"/>
          <w:sz w:val="24"/>
        </w:rPr>
        <w:t xml:space="preserve"> </w:t>
      </w:r>
      <w:r>
        <w:rPr>
          <w:w w:val="105"/>
          <w:sz w:val="24"/>
        </w:rPr>
        <w:t>:</w:t>
      </w:r>
      <w:r>
        <w:rPr>
          <w:spacing w:val="4"/>
          <w:w w:val="105"/>
          <w:sz w:val="24"/>
        </w:rPr>
        <w:t xml:space="preserve"> </w:t>
      </w:r>
      <w:r>
        <w:rPr>
          <w:rFonts w:ascii="Arial Unicode MS" w:hAnsi="Arial Unicode MS"/>
          <w:w w:val="105"/>
          <w:sz w:val="24"/>
        </w:rPr>
        <w:t>∃</w:t>
      </w:r>
      <w:r>
        <w:rPr>
          <w:i/>
          <w:w w:val="105"/>
          <w:sz w:val="24"/>
        </w:rPr>
        <w:t>u</w:t>
      </w:r>
      <w:r>
        <w:rPr>
          <w:i/>
          <w:spacing w:val="4"/>
          <w:w w:val="105"/>
          <w:sz w:val="24"/>
        </w:rPr>
        <w:t xml:space="preserve"> </w:t>
      </w:r>
      <w:r>
        <w:rPr>
          <w:rFonts w:ascii="Arial Unicode MS" w:hAnsi="Arial Unicode MS"/>
          <w:w w:val="105"/>
          <w:sz w:val="24"/>
        </w:rPr>
        <w:t>→</w:t>
      </w:r>
      <w:r>
        <w:rPr>
          <w:rFonts w:ascii="Arial Unicode MS" w:hAnsi="Arial Unicode MS"/>
          <w:spacing w:val="-4"/>
          <w:w w:val="105"/>
          <w:sz w:val="24"/>
        </w:rPr>
        <w:t xml:space="preserve"> </w:t>
      </w:r>
      <w:r>
        <w:rPr>
          <w:i/>
          <w:w w:val="105"/>
          <w:sz w:val="24"/>
        </w:rPr>
        <w:t>w</w:t>
      </w:r>
      <w:r>
        <w:rPr>
          <w:rFonts w:ascii="Arial Unicode MS" w:hAnsi="Arial Unicode MS"/>
          <w:w w:val="105"/>
          <w:sz w:val="24"/>
        </w:rPr>
        <w:t>}|</w:t>
      </w:r>
      <w:r>
        <w:rPr>
          <w:w w:val="105"/>
          <w:sz w:val="24"/>
        </w:rPr>
        <w:t>;</w:t>
      </w:r>
      <w:r>
        <w:rPr>
          <w:spacing w:val="-4"/>
          <w:w w:val="105"/>
          <w:sz w:val="24"/>
        </w:rPr>
        <w:t xml:space="preserve"> </w:t>
      </w:r>
      <w:r>
        <w:rPr>
          <w:w w:val="105"/>
          <w:sz w:val="24"/>
        </w:rPr>
        <w:t>in_value(</w:t>
      </w:r>
      <w:r>
        <w:rPr>
          <w:i/>
          <w:w w:val="105"/>
          <w:sz w:val="24"/>
        </w:rPr>
        <w:t>w</w:t>
      </w:r>
      <w:r>
        <w:rPr>
          <w:w w:val="105"/>
          <w:sz w:val="24"/>
        </w:rPr>
        <w:t>)</w:t>
      </w:r>
      <w:r>
        <w:rPr>
          <w:spacing w:val="4"/>
          <w:w w:val="105"/>
          <w:sz w:val="24"/>
        </w:rPr>
        <w:t xml:space="preserve"> </w:t>
      </w:r>
      <w:r>
        <w:rPr>
          <w:spacing w:val="-10"/>
          <w:w w:val="105"/>
          <w:sz w:val="24"/>
        </w:rPr>
        <w:t>=</w:t>
      </w:r>
      <w:r>
        <w:rPr>
          <w:sz w:val="24"/>
        </w:rPr>
        <w:tab/>
      </w:r>
      <w:r>
        <w:rPr>
          <w:rFonts w:ascii="Menlo" w:hAnsi="Menlo"/>
          <w:i/>
          <w:w w:val="110"/>
          <w:position w:val="-6"/>
          <w:sz w:val="16"/>
        </w:rPr>
        <w:t>e</w:t>
      </w:r>
      <w:r>
        <w:rPr>
          <w:w w:val="110"/>
          <w:position w:val="-6"/>
          <w:sz w:val="16"/>
        </w:rPr>
        <w:t>:</w:t>
      </w:r>
      <w:r>
        <w:rPr>
          <w:rFonts w:ascii="Menlo" w:hAnsi="Menlo"/>
          <w:i/>
          <w:w w:val="110"/>
          <w:position w:val="-6"/>
          <w:sz w:val="16"/>
        </w:rPr>
        <w:t>u</w:t>
      </w:r>
      <w:r>
        <w:rPr>
          <w:rFonts w:ascii="Apple Symbols" w:hAnsi="Apple Symbols"/>
          <w:w w:val="110"/>
          <w:position w:val="-6"/>
          <w:sz w:val="16"/>
        </w:rPr>
        <w:t>→</w:t>
      </w:r>
      <w:r>
        <w:rPr>
          <w:rFonts w:ascii="Menlo" w:hAnsi="Menlo"/>
          <w:i/>
          <w:w w:val="110"/>
          <w:position w:val="-6"/>
          <w:sz w:val="16"/>
        </w:rPr>
        <w:t>w</w:t>
      </w:r>
      <w:r>
        <w:rPr>
          <w:rFonts w:ascii="Menlo" w:hAnsi="Menlo"/>
          <w:i/>
          <w:spacing w:val="-34"/>
          <w:w w:val="110"/>
          <w:position w:val="-6"/>
          <w:sz w:val="16"/>
        </w:rPr>
        <w:t xml:space="preserve"> </w:t>
      </w:r>
      <w:r>
        <w:rPr>
          <w:spacing w:val="-2"/>
          <w:w w:val="115"/>
          <w:sz w:val="24"/>
        </w:rPr>
        <w:t>value(</w:t>
      </w:r>
      <w:r>
        <w:rPr>
          <w:i/>
          <w:spacing w:val="-2"/>
          <w:w w:val="115"/>
          <w:sz w:val="24"/>
        </w:rPr>
        <w:t>e</w:t>
      </w:r>
      <w:r>
        <w:rPr>
          <w:spacing w:val="-2"/>
          <w:w w:val="115"/>
          <w:sz w:val="24"/>
        </w:rPr>
        <w:t>).</w:t>
      </w:r>
    </w:p>
    <w:p w14:paraId="00DC24F4" w14:textId="77777777" w:rsidR="00350CFB" w:rsidRDefault="00283FFF">
      <w:pPr>
        <w:pStyle w:val="ListParagraph"/>
        <w:numPr>
          <w:ilvl w:val="3"/>
          <w:numId w:val="26"/>
        </w:numPr>
        <w:tabs>
          <w:tab w:val="left" w:pos="798"/>
          <w:tab w:val="left" w:pos="2147"/>
          <w:tab w:val="left" w:pos="4541"/>
          <w:tab w:val="left" w:pos="4929"/>
          <w:tab w:val="left" w:pos="5434"/>
          <w:tab w:val="left" w:pos="5705"/>
          <w:tab w:val="left" w:pos="6156"/>
          <w:tab w:val="left" w:pos="6601"/>
          <w:tab w:val="left" w:pos="9456"/>
        </w:tabs>
        <w:spacing w:before="75" w:line="387" w:lineRule="exact"/>
        <w:ind w:left="798" w:hanging="205"/>
        <w:rPr>
          <w:sz w:val="24"/>
        </w:rPr>
      </w:pPr>
      <w:r>
        <w:rPr>
          <w:b/>
          <w:spacing w:val="-2"/>
          <w:w w:val="110"/>
          <w:sz w:val="24"/>
        </w:rPr>
        <w:t>Allowance:</w:t>
      </w:r>
      <w:r>
        <w:rPr>
          <w:b/>
          <w:sz w:val="24"/>
        </w:rPr>
        <w:tab/>
      </w:r>
      <w:r>
        <w:rPr>
          <w:spacing w:val="-2"/>
          <w:w w:val="110"/>
          <w:sz w:val="24"/>
        </w:rPr>
        <w:t>in_approve_degree(</w:t>
      </w:r>
      <w:r>
        <w:rPr>
          <w:i/>
          <w:spacing w:val="-2"/>
          <w:w w:val="110"/>
          <w:sz w:val="24"/>
        </w:rPr>
        <w:t>w</w:t>
      </w:r>
      <w:r>
        <w:rPr>
          <w:spacing w:val="-2"/>
          <w:w w:val="110"/>
          <w:sz w:val="24"/>
        </w:rPr>
        <w:t>)</w:t>
      </w:r>
      <w:r>
        <w:rPr>
          <w:sz w:val="24"/>
        </w:rPr>
        <w:tab/>
      </w:r>
      <w:r>
        <w:rPr>
          <w:spacing w:val="-10"/>
          <w:w w:val="110"/>
          <w:sz w:val="24"/>
        </w:rPr>
        <w:t>=</w:t>
      </w:r>
      <w:r>
        <w:rPr>
          <w:sz w:val="24"/>
        </w:rPr>
        <w:tab/>
      </w:r>
      <w:r>
        <w:rPr>
          <w:rFonts w:ascii="Arial Unicode MS" w:hAnsi="Arial Unicode MS"/>
          <w:spacing w:val="-5"/>
          <w:w w:val="110"/>
          <w:sz w:val="24"/>
        </w:rPr>
        <w:t>|{</w:t>
      </w:r>
      <w:r>
        <w:rPr>
          <w:i/>
          <w:spacing w:val="-5"/>
          <w:w w:val="110"/>
          <w:sz w:val="24"/>
        </w:rPr>
        <w:t>o</w:t>
      </w:r>
      <w:r>
        <w:rPr>
          <w:i/>
          <w:sz w:val="24"/>
        </w:rPr>
        <w:tab/>
      </w:r>
      <w:r>
        <w:rPr>
          <w:spacing w:val="-10"/>
          <w:w w:val="110"/>
          <w:sz w:val="24"/>
        </w:rPr>
        <w:t>:</w:t>
      </w:r>
      <w:r>
        <w:rPr>
          <w:sz w:val="24"/>
        </w:rPr>
        <w:tab/>
      </w:r>
      <w:r>
        <w:rPr>
          <w:rFonts w:ascii="Arial Unicode MS" w:hAnsi="Arial Unicode MS"/>
          <w:spacing w:val="-7"/>
          <w:w w:val="110"/>
          <w:sz w:val="24"/>
        </w:rPr>
        <w:t>∃</w:t>
      </w:r>
      <w:r>
        <w:rPr>
          <w:i/>
          <w:spacing w:val="-7"/>
          <w:w w:val="110"/>
          <w:sz w:val="24"/>
        </w:rPr>
        <w:t>o</w:t>
      </w:r>
      <w:r>
        <w:rPr>
          <w:i/>
          <w:sz w:val="24"/>
        </w:rPr>
        <w:tab/>
      </w:r>
      <w:r>
        <w:rPr>
          <w:rFonts w:ascii="Arial Unicode MS" w:hAnsi="Arial Unicode MS"/>
          <w:spacing w:val="-10"/>
          <w:w w:val="110"/>
          <w:sz w:val="24"/>
        </w:rPr>
        <w:t>→</w:t>
      </w:r>
      <w:r>
        <w:rPr>
          <w:rFonts w:ascii="Arial Unicode MS" w:hAnsi="Arial Unicode MS"/>
          <w:sz w:val="24"/>
        </w:rPr>
        <w:tab/>
      </w:r>
      <w:r>
        <w:rPr>
          <w:i/>
          <w:w w:val="110"/>
          <w:sz w:val="24"/>
        </w:rPr>
        <w:t>w</w:t>
      </w:r>
      <w:r>
        <w:rPr>
          <w:rFonts w:ascii="Arial Unicode MS" w:hAnsi="Arial Unicode MS"/>
          <w:w w:val="110"/>
          <w:sz w:val="24"/>
        </w:rPr>
        <w:t>}|</w:t>
      </w:r>
      <w:r>
        <w:rPr>
          <w:w w:val="110"/>
          <w:sz w:val="24"/>
        </w:rPr>
        <w:t>;</w:t>
      </w:r>
      <w:r>
        <w:rPr>
          <w:spacing w:val="19"/>
          <w:w w:val="110"/>
          <w:sz w:val="24"/>
        </w:rPr>
        <w:t xml:space="preserve">  </w:t>
      </w:r>
      <w:r>
        <w:rPr>
          <w:spacing w:val="-2"/>
          <w:w w:val="110"/>
          <w:sz w:val="24"/>
        </w:rPr>
        <w:t>in_approve_value(</w:t>
      </w:r>
      <w:r>
        <w:rPr>
          <w:i/>
          <w:spacing w:val="-2"/>
          <w:w w:val="110"/>
          <w:sz w:val="24"/>
        </w:rPr>
        <w:t>w</w:t>
      </w:r>
      <w:r>
        <w:rPr>
          <w:spacing w:val="-2"/>
          <w:w w:val="110"/>
          <w:sz w:val="24"/>
        </w:rPr>
        <w:t>)</w:t>
      </w:r>
      <w:r>
        <w:rPr>
          <w:sz w:val="24"/>
        </w:rPr>
        <w:tab/>
      </w:r>
      <w:r>
        <w:rPr>
          <w:spacing w:val="-10"/>
          <w:w w:val="110"/>
          <w:sz w:val="24"/>
        </w:rPr>
        <w:t>=</w:t>
      </w:r>
    </w:p>
    <w:p w14:paraId="00DC24F5" w14:textId="77777777" w:rsidR="00350CFB" w:rsidRDefault="00283FFF">
      <w:pPr>
        <w:ind w:left="808"/>
        <w:rPr>
          <w:sz w:val="24"/>
        </w:rPr>
      </w:pPr>
      <w:r>
        <w:rPr>
          <w:w w:val="105"/>
          <w:position w:val="18"/>
          <w:sz w:val="24"/>
        </w:rPr>
        <w:t>L</w:t>
      </w:r>
      <w:r>
        <w:rPr>
          <w:rFonts w:ascii="Menlo"/>
          <w:i/>
          <w:w w:val="105"/>
          <w:position w:val="-6"/>
          <w:sz w:val="16"/>
        </w:rPr>
        <w:t>o</w:t>
      </w:r>
      <w:r>
        <w:rPr>
          <w:rFonts w:ascii="Menlo"/>
          <w:i/>
          <w:spacing w:val="-47"/>
          <w:w w:val="105"/>
          <w:position w:val="-6"/>
          <w:sz w:val="16"/>
        </w:rPr>
        <w:t xml:space="preserve"> </w:t>
      </w:r>
      <w:r>
        <w:rPr>
          <w:i/>
          <w:w w:val="105"/>
          <w:sz w:val="24"/>
        </w:rPr>
        <w:t>w</w:t>
      </w:r>
      <w:r>
        <w:rPr>
          <w:rFonts w:ascii="Menlo"/>
          <w:i/>
          <w:w w:val="105"/>
          <w:sz w:val="24"/>
          <w:vertAlign w:val="subscript"/>
        </w:rPr>
        <w:t>a</w:t>
      </w:r>
      <w:r>
        <w:rPr>
          <w:w w:val="105"/>
          <w:sz w:val="24"/>
        </w:rPr>
        <w:t>(</w:t>
      </w:r>
      <w:r>
        <w:rPr>
          <w:i/>
          <w:w w:val="105"/>
          <w:sz w:val="24"/>
        </w:rPr>
        <w:t>o,</w:t>
      </w:r>
      <w:r>
        <w:rPr>
          <w:i/>
          <w:spacing w:val="-20"/>
          <w:w w:val="105"/>
          <w:sz w:val="24"/>
        </w:rPr>
        <w:t xml:space="preserve"> </w:t>
      </w:r>
      <w:r>
        <w:rPr>
          <w:i/>
          <w:w w:val="105"/>
          <w:sz w:val="24"/>
        </w:rPr>
        <w:t>w</w:t>
      </w:r>
      <w:r>
        <w:rPr>
          <w:w w:val="105"/>
          <w:sz w:val="24"/>
        </w:rPr>
        <w:t>)</w:t>
      </w:r>
      <w:r>
        <w:rPr>
          <w:spacing w:val="2"/>
          <w:w w:val="105"/>
          <w:sz w:val="24"/>
        </w:rPr>
        <w:t xml:space="preserve"> </w:t>
      </w:r>
      <w:r>
        <w:rPr>
          <w:w w:val="105"/>
          <w:sz w:val="24"/>
        </w:rPr>
        <w:t>with</w:t>
      </w:r>
      <w:r>
        <w:rPr>
          <w:spacing w:val="1"/>
          <w:w w:val="105"/>
          <w:sz w:val="24"/>
        </w:rPr>
        <w:t xml:space="preserve"> </w:t>
      </w:r>
      <w:r>
        <w:rPr>
          <w:i/>
          <w:w w:val="105"/>
          <w:sz w:val="24"/>
        </w:rPr>
        <w:t>w</w:t>
      </w:r>
      <w:r>
        <w:rPr>
          <w:i/>
          <w:spacing w:val="10"/>
          <w:w w:val="105"/>
          <w:sz w:val="24"/>
        </w:rPr>
        <w:t xml:space="preserve"> </w:t>
      </w:r>
      <w:r>
        <w:rPr>
          <w:w w:val="105"/>
          <w:sz w:val="24"/>
        </w:rPr>
        <w:t>as</w:t>
      </w:r>
      <w:r>
        <w:rPr>
          <w:spacing w:val="2"/>
          <w:w w:val="105"/>
          <w:sz w:val="24"/>
        </w:rPr>
        <w:t xml:space="preserve"> </w:t>
      </w:r>
      <w:r>
        <w:rPr>
          <w:spacing w:val="-2"/>
          <w:w w:val="105"/>
          <w:sz w:val="24"/>
        </w:rPr>
        <w:t>spender.</w:t>
      </w:r>
    </w:p>
    <w:p w14:paraId="00DC24F6" w14:textId="77777777" w:rsidR="00350CFB" w:rsidRDefault="00350CFB">
      <w:pPr>
        <w:rPr>
          <w:sz w:val="24"/>
        </w:rPr>
        <w:sectPr w:rsidR="00350CFB">
          <w:pgSz w:w="11910" w:h="16840"/>
          <w:pgMar w:top="1920" w:right="708" w:bottom="2300" w:left="992" w:header="0" w:footer="2115" w:gutter="0"/>
          <w:cols w:space="720"/>
        </w:sectPr>
      </w:pPr>
    </w:p>
    <w:p w14:paraId="00DC24F7" w14:textId="77777777" w:rsidR="00350CFB" w:rsidRDefault="00283FFF">
      <w:pPr>
        <w:pStyle w:val="BodyText"/>
        <w:spacing w:before="75"/>
        <w:ind w:right="290"/>
        <w:jc w:val="center"/>
      </w:pPr>
      <w:bookmarkStart w:id="482" w:name="_bookmark208"/>
      <w:bookmarkEnd w:id="482"/>
      <w:r>
        <w:lastRenderedPageBreak/>
        <w:t>Table</w:t>
      </w:r>
      <w:r>
        <w:rPr>
          <w:spacing w:val="-10"/>
        </w:rPr>
        <w:t xml:space="preserve"> </w:t>
      </w:r>
      <w:r>
        <w:t>8.3:</w:t>
      </w:r>
      <w:r>
        <w:rPr>
          <w:spacing w:val="8"/>
        </w:rPr>
        <w:t xml:space="preserve"> </w:t>
      </w:r>
      <w:r>
        <w:t>Default</w:t>
      </w:r>
      <w:r>
        <w:rPr>
          <w:spacing w:val="-9"/>
        </w:rPr>
        <w:t xml:space="preserve"> </w:t>
      </w:r>
      <w:r>
        <w:t>parameters</w:t>
      </w:r>
      <w:r>
        <w:rPr>
          <w:spacing w:val="-10"/>
        </w:rPr>
        <w:t xml:space="preserve"> </w:t>
      </w:r>
      <w:r>
        <w:t>used</w:t>
      </w:r>
      <w:r>
        <w:rPr>
          <w:spacing w:val="-9"/>
        </w:rPr>
        <w:t xml:space="preserve"> </w:t>
      </w:r>
      <w:r>
        <w:t>in</w:t>
      </w:r>
      <w:r>
        <w:rPr>
          <w:spacing w:val="-9"/>
        </w:rPr>
        <w:t xml:space="preserve"> </w:t>
      </w:r>
      <w:r>
        <w:t>the</w:t>
      </w:r>
      <w:r>
        <w:rPr>
          <w:spacing w:val="-10"/>
        </w:rPr>
        <w:t xml:space="preserve"> </w:t>
      </w:r>
      <w:r>
        <w:t>primary</w:t>
      </w:r>
      <w:r>
        <w:rPr>
          <w:spacing w:val="-9"/>
        </w:rPr>
        <w:t xml:space="preserve"> </w:t>
      </w:r>
      <w:r>
        <w:rPr>
          <w:spacing w:val="-2"/>
        </w:rPr>
        <w:t>evaluation.</w:t>
      </w:r>
    </w:p>
    <w:p w14:paraId="00DC24F8" w14:textId="77777777" w:rsidR="00350CFB" w:rsidRDefault="00283FFF">
      <w:pPr>
        <w:pStyle w:val="BodyText"/>
        <w:spacing w:before="1"/>
        <w:rPr>
          <w:sz w:val="19"/>
        </w:rPr>
      </w:pPr>
      <w:r>
        <w:rPr>
          <w:noProof/>
          <w:sz w:val="19"/>
        </w:rPr>
        <mc:AlternateContent>
          <mc:Choice Requires="wps">
            <w:drawing>
              <wp:anchor distT="0" distB="0" distL="0" distR="0" simplePos="0" relativeHeight="487653376" behindDoc="1" locked="0" layoutInCell="1" allowOverlap="1" wp14:anchorId="00DC27F0" wp14:editId="00DC27F1">
                <wp:simplePos x="0" y="0"/>
                <wp:positionH relativeFrom="page">
                  <wp:posOffset>1286535</wp:posOffset>
                </wp:positionH>
                <wp:positionV relativeFrom="paragraph">
                  <wp:posOffset>155043</wp:posOffset>
                </wp:positionV>
                <wp:extent cx="4987290" cy="1270"/>
                <wp:effectExtent l="0" t="0" r="0" b="0"/>
                <wp:wrapTopAndBottom/>
                <wp:docPr id="866" name="Graphic 8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87290" cy="1270"/>
                        </a:xfrm>
                        <a:custGeom>
                          <a:avLst/>
                          <a:gdLst/>
                          <a:ahLst/>
                          <a:cxnLst/>
                          <a:rect l="l" t="t" r="r" b="b"/>
                          <a:pathLst>
                            <a:path w="4987290">
                              <a:moveTo>
                                <a:pt x="0" y="0"/>
                              </a:moveTo>
                              <a:lnTo>
                                <a:pt x="4986934" y="0"/>
                              </a:lnTo>
                            </a:path>
                          </a:pathLst>
                        </a:custGeom>
                        <a:ln w="1214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9CD162E" id="Graphic 866" o:spid="_x0000_s1026" style="position:absolute;margin-left:101.3pt;margin-top:12.2pt;width:392.7pt;height:.1pt;z-index:-15663104;visibility:visible;mso-wrap-style:square;mso-wrap-distance-left:0;mso-wrap-distance-top:0;mso-wrap-distance-right:0;mso-wrap-distance-bottom:0;mso-position-horizontal:absolute;mso-position-horizontal-relative:page;mso-position-vertical:absolute;mso-position-vertical-relative:text;v-text-anchor:top" coordsize="498729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" path="m,l4986934,e" filled="f" strokeweight=".33739mm">
                <v:path arrowok="t"/>
                <w10:wrap type="topAndBottom" anchorx="page"/>
              </v:shape>
            </w:pict>
          </mc:Fallback>
        </mc:AlternateContent>
      </w:r>
    </w:p>
    <w:p w14:paraId="00DC24F9" w14:textId="77777777" w:rsidR="00350CFB" w:rsidRDefault="00283FFF">
      <w:pPr>
        <w:tabs>
          <w:tab w:val="left" w:pos="3975"/>
          <w:tab w:val="left" w:pos="6369"/>
        </w:tabs>
        <w:spacing w:before="54"/>
        <w:ind w:left="1103"/>
      </w:pPr>
      <w:r>
        <w:rPr>
          <w:spacing w:val="-2"/>
        </w:rPr>
        <w:t>Parameter</w:t>
      </w:r>
      <w:r>
        <w:tab/>
      </w:r>
      <w:r>
        <w:rPr>
          <w:spacing w:val="-2"/>
        </w:rPr>
        <w:t>Value</w:t>
      </w:r>
      <w:r>
        <w:tab/>
      </w:r>
      <w:r>
        <w:rPr>
          <w:spacing w:val="-4"/>
        </w:rPr>
        <w:t>Role</w:t>
      </w:r>
    </w:p>
    <w:p w14:paraId="00DC24FA" w14:textId="77777777" w:rsidR="00350CFB" w:rsidRDefault="00283FFF">
      <w:pPr>
        <w:pStyle w:val="BodyText"/>
        <w:rPr>
          <w:sz w:val="5"/>
        </w:rPr>
      </w:pPr>
      <w:r>
        <w:rPr>
          <w:noProof/>
          <w:sz w:val="5"/>
        </w:rPr>
        <mc:AlternateContent>
          <mc:Choice Requires="wps">
            <w:drawing>
              <wp:anchor distT="0" distB="0" distL="0" distR="0" simplePos="0" relativeHeight="487653888" behindDoc="1" locked="0" layoutInCell="1" allowOverlap="1" wp14:anchorId="00DC27F2" wp14:editId="00DC27F3">
                <wp:simplePos x="0" y="0"/>
                <wp:positionH relativeFrom="page">
                  <wp:posOffset>1286535</wp:posOffset>
                </wp:positionH>
                <wp:positionV relativeFrom="paragraph">
                  <wp:posOffset>52246</wp:posOffset>
                </wp:positionV>
                <wp:extent cx="4987290" cy="1270"/>
                <wp:effectExtent l="0" t="0" r="0" b="0"/>
                <wp:wrapTopAndBottom/>
                <wp:docPr id="867" name="Graphic 8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87290" cy="1270"/>
                        </a:xfrm>
                        <a:custGeom>
                          <a:avLst/>
                          <a:gdLst/>
                          <a:ahLst/>
                          <a:cxnLst/>
                          <a:rect l="l" t="t" r="r" b="b"/>
                          <a:pathLst>
                            <a:path w="4987290">
                              <a:moveTo>
                                <a:pt x="0" y="0"/>
                              </a:moveTo>
                              <a:lnTo>
                                <a:pt x="4986934" y="0"/>
                              </a:lnTo>
                            </a:path>
                          </a:pathLst>
                        </a:custGeom>
                        <a:ln w="759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F91C3E3" id="Graphic 867" o:spid="_x0000_s1026" style="position:absolute;margin-left:101.3pt;margin-top:4.1pt;width:392.7pt;height:.1pt;z-index:-15662592;visibility:visible;mso-wrap-style:square;mso-wrap-distance-left:0;mso-wrap-distance-top:0;mso-wrap-distance-right:0;mso-wrap-distance-bottom:0;mso-position-horizontal:absolute;mso-position-horizontal-relative:page;mso-position-vertical:absolute;mso-position-vertical-relative:text;v-text-anchor:top" coordsize="498729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" path="m,l4986934,e" filled="f" strokeweight=".21089mm">
                <v:path arrowok="t"/>
                <w10:wrap type="topAndBottom" anchorx="page"/>
              </v:shape>
            </w:pict>
          </mc:Fallback>
        </mc:AlternateContent>
      </w:r>
    </w:p>
    <w:p w14:paraId="00DC24FB" w14:textId="77777777" w:rsidR="00350CFB" w:rsidRDefault="00283FFF">
      <w:pPr>
        <w:tabs>
          <w:tab w:val="left" w:pos="3975"/>
          <w:tab w:val="left" w:pos="6369"/>
        </w:tabs>
        <w:spacing w:before="53"/>
        <w:ind w:left="1103"/>
      </w:pPr>
      <w:r>
        <w:t>PageRank</w:t>
      </w:r>
      <w:r>
        <w:rPr>
          <w:spacing w:val="-10"/>
        </w:rPr>
        <w:t xml:space="preserve"> </w:t>
      </w:r>
      <w:r>
        <w:t>damping</w:t>
      </w:r>
      <w:r>
        <w:rPr>
          <w:spacing w:val="-9"/>
        </w:rPr>
        <w:t xml:space="preserve"> </w:t>
      </w:r>
      <w:r>
        <w:rPr>
          <w:i/>
          <w:spacing w:val="-10"/>
        </w:rPr>
        <w:t>d</w:t>
      </w:r>
      <w:r>
        <w:rPr>
          <w:i/>
        </w:rPr>
        <w:tab/>
      </w:r>
      <w:r>
        <w:rPr>
          <w:spacing w:val="-4"/>
        </w:rPr>
        <w:t>0</w:t>
      </w:r>
      <w:r>
        <w:rPr>
          <w:i/>
          <w:spacing w:val="-4"/>
        </w:rPr>
        <w:t>.</w:t>
      </w:r>
      <w:r>
        <w:rPr>
          <w:spacing w:val="-4"/>
        </w:rPr>
        <w:t>85</w:t>
      </w:r>
      <w:r>
        <w:tab/>
        <w:t>Default</w:t>
      </w:r>
      <w:r>
        <w:rPr>
          <w:spacing w:val="-8"/>
        </w:rPr>
        <w:t xml:space="preserve"> </w:t>
      </w:r>
      <w:r>
        <w:t>teleport</w:t>
      </w:r>
      <w:r>
        <w:rPr>
          <w:spacing w:val="-8"/>
        </w:rPr>
        <w:t xml:space="preserve"> </w:t>
      </w:r>
      <w:r>
        <w:rPr>
          <w:spacing w:val="-2"/>
        </w:rPr>
        <w:t>mixture</w:t>
      </w:r>
    </w:p>
    <w:p w14:paraId="00DC24FC" w14:textId="77777777" w:rsidR="00350CFB" w:rsidRDefault="00283FFF">
      <w:pPr>
        <w:tabs>
          <w:tab w:val="left" w:pos="3975"/>
          <w:tab w:val="left" w:pos="6369"/>
        </w:tabs>
        <w:spacing w:before="19"/>
        <w:ind w:left="1103"/>
      </w:pPr>
      <w:r>
        <w:t>Convergence</w:t>
      </w:r>
      <w:r>
        <w:rPr>
          <w:spacing w:val="-13"/>
        </w:rPr>
        <w:t xml:space="preserve"> </w:t>
      </w:r>
      <w:r>
        <w:t>tolerance</w:t>
      </w:r>
      <w:r>
        <w:rPr>
          <w:spacing w:val="-13"/>
        </w:rPr>
        <w:t xml:space="preserve"> </w:t>
      </w:r>
      <w:r>
        <w:rPr>
          <w:i/>
          <w:spacing w:val="-10"/>
        </w:rPr>
        <w:t>ε</w:t>
      </w:r>
      <w:r>
        <w:rPr>
          <w:i/>
        </w:rPr>
        <w:tab/>
      </w:r>
      <w:r>
        <w:rPr>
          <w:spacing w:val="-4"/>
          <w:w w:val="115"/>
        </w:rPr>
        <w:t>10</w:t>
      </w:r>
      <w:r>
        <w:rPr>
          <w:rFonts w:ascii="Apple Symbols" w:hAnsi="Apple Symbols"/>
          <w:spacing w:val="-4"/>
          <w:w w:val="115"/>
          <w:vertAlign w:val="superscript"/>
        </w:rPr>
        <w:t>−</w:t>
      </w:r>
      <w:r>
        <w:rPr>
          <w:spacing w:val="-4"/>
          <w:w w:val="115"/>
          <w:vertAlign w:val="superscript"/>
        </w:rPr>
        <w:t>8</w:t>
      </w:r>
      <w:r>
        <w:tab/>
      </w:r>
      <w:r>
        <w:rPr>
          <w:w w:val="95"/>
        </w:rPr>
        <w:t>Power-iteration</w:t>
      </w:r>
      <w:r>
        <w:rPr>
          <w:spacing w:val="48"/>
        </w:rPr>
        <w:t xml:space="preserve"> </w:t>
      </w:r>
      <w:r>
        <w:rPr>
          <w:spacing w:val="-4"/>
          <w:w w:val="95"/>
        </w:rPr>
        <w:t>stop</w:t>
      </w:r>
    </w:p>
    <w:p w14:paraId="00DC24FD" w14:textId="77777777" w:rsidR="00350CFB" w:rsidRDefault="00283FFF">
      <w:pPr>
        <w:tabs>
          <w:tab w:val="left" w:pos="3975"/>
          <w:tab w:val="left" w:pos="6369"/>
        </w:tabs>
        <w:spacing w:before="10"/>
        <w:ind w:left="1103"/>
      </w:pPr>
      <w:r>
        <w:t>Max</w:t>
      </w:r>
      <w:r>
        <w:rPr>
          <w:spacing w:val="-6"/>
        </w:rPr>
        <w:t xml:space="preserve"> </w:t>
      </w:r>
      <w:r>
        <w:rPr>
          <w:spacing w:val="-2"/>
        </w:rPr>
        <w:t>iterations</w:t>
      </w:r>
      <w:r>
        <w:tab/>
      </w:r>
      <w:r>
        <w:rPr>
          <w:spacing w:val="-5"/>
        </w:rPr>
        <w:t>300</w:t>
      </w:r>
      <w:r>
        <w:tab/>
      </w:r>
      <w:r>
        <w:rPr>
          <w:spacing w:val="-2"/>
        </w:rPr>
        <w:t>Power-iteration</w:t>
      </w:r>
      <w:r>
        <w:rPr>
          <w:spacing w:val="10"/>
        </w:rPr>
        <w:t xml:space="preserve"> </w:t>
      </w:r>
      <w:r>
        <w:rPr>
          <w:spacing w:val="-5"/>
        </w:rPr>
        <w:t>cap</w:t>
      </w:r>
    </w:p>
    <w:p w14:paraId="00DC24FE" w14:textId="77777777" w:rsidR="00350CFB" w:rsidRDefault="00283FFF">
      <w:pPr>
        <w:tabs>
          <w:tab w:val="left" w:pos="3975"/>
          <w:tab w:val="left" w:pos="6369"/>
        </w:tabs>
        <w:spacing w:before="18"/>
        <w:ind w:left="1103"/>
      </w:pPr>
      <w:r>
        <w:t>Logistic</w:t>
      </w:r>
      <w:r>
        <w:rPr>
          <w:spacing w:val="-9"/>
        </w:rPr>
        <w:t xml:space="preserve"> </w:t>
      </w:r>
      <w:r>
        <w:rPr>
          <w:i/>
          <w:spacing w:val="-10"/>
        </w:rPr>
        <w:t>k</w:t>
      </w:r>
      <w:r>
        <w:rPr>
          <w:i/>
        </w:rPr>
        <w:tab/>
      </w:r>
      <w:r>
        <w:rPr>
          <w:spacing w:val="-4"/>
        </w:rPr>
        <w:t>0</w:t>
      </w:r>
      <w:r>
        <w:rPr>
          <w:i/>
          <w:spacing w:val="-4"/>
        </w:rPr>
        <w:t>.</w:t>
      </w:r>
      <w:r>
        <w:rPr>
          <w:spacing w:val="-4"/>
        </w:rPr>
        <w:t>01</w:t>
      </w:r>
      <w:r>
        <w:tab/>
      </w:r>
      <w:r>
        <w:rPr>
          <w:spacing w:val="-2"/>
        </w:rPr>
        <w:t>AWP</w:t>
      </w:r>
      <w:r>
        <w:rPr>
          <w:spacing w:val="-8"/>
        </w:rPr>
        <w:t xml:space="preserve"> </w:t>
      </w:r>
      <w:r>
        <w:rPr>
          <w:spacing w:val="-2"/>
        </w:rPr>
        <w:t>decay</w:t>
      </w:r>
      <w:r>
        <w:rPr>
          <w:spacing w:val="-8"/>
        </w:rPr>
        <w:t xml:space="preserve"> </w:t>
      </w:r>
      <w:r>
        <w:rPr>
          <w:spacing w:val="-2"/>
        </w:rPr>
        <w:t>slope</w:t>
      </w:r>
    </w:p>
    <w:p w14:paraId="00DC24FF" w14:textId="77777777" w:rsidR="00350CFB" w:rsidRDefault="00283FFF">
      <w:pPr>
        <w:tabs>
          <w:tab w:val="left" w:pos="3975"/>
          <w:tab w:val="left" w:pos="6369"/>
        </w:tabs>
        <w:spacing w:before="18"/>
        <w:ind w:left="1103"/>
      </w:pPr>
      <w:r>
        <w:t>Logistic</w:t>
      </w:r>
      <w:r>
        <w:rPr>
          <w:spacing w:val="-9"/>
        </w:rPr>
        <w:t xml:space="preserve"> </w:t>
      </w:r>
      <w:r>
        <w:rPr>
          <w:i/>
          <w:spacing w:val="-5"/>
        </w:rPr>
        <w:t>t</w:t>
      </w:r>
      <w:r>
        <w:rPr>
          <w:spacing w:val="-5"/>
          <w:vertAlign w:val="subscript"/>
        </w:rPr>
        <w:t>0</w:t>
      </w:r>
      <w:r>
        <w:tab/>
        <w:t>180</w:t>
      </w:r>
      <w:r>
        <w:rPr>
          <w:spacing w:val="-5"/>
        </w:rPr>
        <w:t xml:space="preserve"> </w:t>
      </w:r>
      <w:r>
        <w:rPr>
          <w:spacing w:val="-4"/>
        </w:rPr>
        <w:t>days</w:t>
      </w:r>
      <w:r>
        <w:tab/>
      </w:r>
      <w:r>
        <w:rPr>
          <w:spacing w:val="-2"/>
        </w:rPr>
        <w:t>AWP</w:t>
      </w:r>
      <w:r>
        <w:rPr>
          <w:spacing w:val="-8"/>
        </w:rPr>
        <w:t xml:space="preserve"> </w:t>
      </w:r>
      <w:r>
        <w:rPr>
          <w:spacing w:val="-2"/>
        </w:rPr>
        <w:t>decay</w:t>
      </w:r>
      <w:r>
        <w:rPr>
          <w:spacing w:val="-8"/>
        </w:rPr>
        <w:t xml:space="preserve"> </w:t>
      </w:r>
      <w:r>
        <w:rPr>
          <w:spacing w:val="-2"/>
        </w:rPr>
        <w:t>midpoint</w:t>
      </w:r>
    </w:p>
    <w:p w14:paraId="00DC2500" w14:textId="77777777" w:rsidR="00350CFB" w:rsidRDefault="00283FFF">
      <w:pPr>
        <w:tabs>
          <w:tab w:val="left" w:pos="3975"/>
          <w:tab w:val="left" w:pos="6369"/>
        </w:tabs>
        <w:spacing w:before="18" w:line="256" w:lineRule="auto"/>
        <w:ind w:left="1103" w:right="2324"/>
      </w:pPr>
      <w:r>
        <w:t>Min. GMX closes</w:t>
      </w:r>
      <w:r>
        <w:tab/>
      </w:r>
      <w:r>
        <w:rPr>
          <w:spacing w:val="-10"/>
        </w:rPr>
        <w:t>3</w:t>
      </w:r>
      <w:r>
        <w:tab/>
      </w:r>
      <w:r>
        <w:rPr>
          <w:spacing w:val="-2"/>
        </w:rPr>
        <w:t>Cohort</w:t>
      </w:r>
      <w:r>
        <w:rPr>
          <w:spacing w:val="-11"/>
        </w:rPr>
        <w:t xml:space="preserve"> </w:t>
      </w:r>
      <w:r>
        <w:rPr>
          <w:spacing w:val="-2"/>
        </w:rPr>
        <w:t xml:space="preserve">eligibility </w:t>
      </w:r>
      <w:r>
        <w:t>Observation window</w:t>
      </w:r>
      <w:r>
        <w:tab/>
        <w:t>2025-12-01 – 2026-05-31</w:t>
      </w:r>
      <w:r>
        <w:rPr>
          <w:spacing w:val="80"/>
        </w:rPr>
        <w:t xml:space="preserve"> </w:t>
      </w:r>
      <w:r>
        <w:t>UTC inclusive</w:t>
      </w:r>
    </w:p>
    <w:p w14:paraId="00DC2501" w14:textId="77777777" w:rsidR="00350CFB" w:rsidRDefault="00283FFF">
      <w:pPr>
        <w:tabs>
          <w:tab w:val="left" w:pos="3975"/>
          <w:tab w:val="left" w:pos="6369"/>
        </w:tabs>
        <w:spacing w:before="1"/>
        <w:ind w:left="1103"/>
      </w:pPr>
      <w:r>
        <w:t>GF-PR</w:t>
      </w:r>
      <w:r>
        <w:rPr>
          <w:spacing w:val="-8"/>
        </w:rPr>
        <w:t xml:space="preserve"> </w:t>
      </w:r>
      <w:r>
        <w:t>loss</w:t>
      </w:r>
      <w:r>
        <w:rPr>
          <w:spacing w:val="-7"/>
        </w:rPr>
        <w:t xml:space="preserve"> </w:t>
      </w:r>
      <w:r>
        <w:rPr>
          <w:i/>
          <w:spacing w:val="-2"/>
        </w:rPr>
        <w:t>ε</w:t>
      </w:r>
      <w:r>
        <w:rPr>
          <w:spacing w:val="-2"/>
          <w:vertAlign w:val="subscript"/>
        </w:rPr>
        <w:t>loss</w:t>
      </w:r>
      <w:r>
        <w:tab/>
      </w:r>
      <w:r>
        <w:rPr>
          <w:spacing w:val="-5"/>
        </w:rPr>
        <w:t>0</w:t>
      </w:r>
      <w:r>
        <w:rPr>
          <w:i/>
          <w:spacing w:val="-5"/>
        </w:rPr>
        <w:t>.</w:t>
      </w:r>
      <w:r>
        <w:rPr>
          <w:spacing w:val="-5"/>
        </w:rPr>
        <w:t>1</w:t>
      </w:r>
      <w:r>
        <w:tab/>
        <w:t>Ordinary</w:t>
      </w:r>
      <w:r>
        <w:rPr>
          <w:spacing w:val="-8"/>
        </w:rPr>
        <w:t xml:space="preserve"> </w:t>
      </w:r>
      <w:r>
        <w:t>loss</w:t>
      </w:r>
      <w:r>
        <w:rPr>
          <w:spacing w:val="-7"/>
        </w:rPr>
        <w:t xml:space="preserve"> </w:t>
      </w:r>
      <w:r>
        <w:t>edge</w:t>
      </w:r>
      <w:r>
        <w:rPr>
          <w:spacing w:val="-7"/>
        </w:rPr>
        <w:t xml:space="preserve"> </w:t>
      </w:r>
      <w:r>
        <w:rPr>
          <w:spacing w:val="-2"/>
        </w:rPr>
        <w:t>boost</w:t>
      </w:r>
    </w:p>
    <w:p w14:paraId="00DC2502" w14:textId="77777777" w:rsidR="00350CFB" w:rsidRDefault="00283FFF">
      <w:pPr>
        <w:tabs>
          <w:tab w:val="left" w:pos="3975"/>
          <w:tab w:val="left" w:pos="6369"/>
        </w:tabs>
        <w:spacing w:before="18" w:line="256" w:lineRule="auto"/>
        <w:ind w:left="1103" w:right="1385"/>
      </w:pPr>
      <w:r>
        <w:rPr>
          <w:noProof/>
        </w:rPr>
        <mc:AlternateContent>
          <mc:Choice Requires="wps">
            <w:drawing>
              <wp:anchor distT="0" distB="0" distL="0" distR="0" simplePos="0" relativeHeight="487654400" behindDoc="1" locked="0" layoutInCell="1" allowOverlap="1" wp14:anchorId="00DC27F4" wp14:editId="00DC27F5">
                <wp:simplePos x="0" y="0"/>
                <wp:positionH relativeFrom="page">
                  <wp:posOffset>1286535</wp:posOffset>
                </wp:positionH>
                <wp:positionV relativeFrom="paragraph">
                  <wp:posOffset>398795</wp:posOffset>
                </wp:positionV>
                <wp:extent cx="4987290" cy="1270"/>
                <wp:effectExtent l="0" t="0" r="0" b="0"/>
                <wp:wrapTopAndBottom/>
                <wp:docPr id="868" name="Graphic 8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87290" cy="1270"/>
                        </a:xfrm>
                        <a:custGeom>
                          <a:avLst/>
                          <a:gdLst/>
                          <a:ahLst/>
                          <a:cxnLst/>
                          <a:rect l="l" t="t" r="r" b="b"/>
                          <a:pathLst>
                            <a:path w="4987290">
                              <a:moveTo>
                                <a:pt x="0" y="0"/>
                              </a:moveTo>
                              <a:lnTo>
                                <a:pt x="4986934" y="0"/>
                              </a:lnTo>
                            </a:path>
                          </a:pathLst>
                        </a:custGeom>
                        <a:ln w="1214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BAA413B" id="Graphic 868" o:spid="_x0000_s1026" style="position:absolute;margin-left:101.3pt;margin-top:31.4pt;width:392.7pt;height:.1pt;z-index:-15662080;visibility:visible;mso-wrap-style:square;mso-wrap-distance-left:0;mso-wrap-distance-top:0;mso-wrap-distance-right:0;mso-wrap-distance-bottom:0;mso-position-horizontal:absolute;mso-position-horizontal-relative:page;mso-position-vertical:absolute;mso-position-vertical-relative:text;v-text-anchor:top" coordsize="498729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" path="m,l4986934,e" filled="f" strokeweight=".33739mm">
                <v:path arrowok="t"/>
                <w10:wrap type="topAndBottom" anchorx="page"/>
              </v:shape>
            </w:pict>
          </mc:Fallback>
        </mc:AlternateContent>
      </w:r>
      <w:r>
        <w:t xml:space="preserve">GF-PR liquidation </w:t>
      </w:r>
      <w:r>
        <w:rPr>
          <w:i/>
        </w:rPr>
        <w:t>ε</w:t>
      </w:r>
      <w:r>
        <w:rPr>
          <w:vertAlign w:val="subscript"/>
        </w:rPr>
        <w:t>liq</w:t>
      </w:r>
      <w:r>
        <w:tab/>
      </w:r>
      <w:r>
        <w:rPr>
          <w:spacing w:val="-4"/>
        </w:rPr>
        <w:t>1</w:t>
      </w:r>
      <w:r>
        <w:rPr>
          <w:i/>
          <w:spacing w:val="-4"/>
        </w:rPr>
        <w:t>.</w:t>
      </w:r>
      <w:r>
        <w:rPr>
          <w:spacing w:val="-4"/>
        </w:rPr>
        <w:t>0</w:t>
      </w:r>
      <w:r>
        <w:tab/>
        <w:t>Liquidation edge boost Expanded</w:t>
      </w:r>
      <w:r>
        <w:rPr>
          <w:spacing w:val="-9"/>
        </w:rPr>
        <w:t xml:space="preserve"> </w:t>
      </w:r>
      <w:r>
        <w:t>pool</w:t>
      </w:r>
      <w:r>
        <w:rPr>
          <w:spacing w:val="-9"/>
        </w:rPr>
        <w:t xml:space="preserve"> </w:t>
      </w:r>
      <w:r>
        <w:t>subsample</w:t>
      </w:r>
      <w:r>
        <w:rPr>
          <w:spacing w:val="-9"/>
        </w:rPr>
        <w:t xml:space="preserve"> </w:t>
      </w:r>
      <w:r>
        <w:t>seed</w:t>
      </w:r>
      <w:r>
        <w:rPr>
          <w:spacing w:val="64"/>
        </w:rPr>
        <w:t xml:space="preserve"> </w:t>
      </w:r>
      <w:r>
        <w:rPr>
          <w:rFonts w:ascii="Courier New" w:hAnsi="Courier New"/>
        </w:rPr>
        <w:t>benchmark-tier2-v1</w:t>
      </w:r>
      <w:r>
        <w:rPr>
          <w:rFonts w:ascii="Courier New" w:hAnsi="Courier New"/>
        </w:rPr>
        <w:tab/>
      </w:r>
      <w:r>
        <w:t>Deterministic</w:t>
      </w:r>
      <w:r>
        <w:rPr>
          <w:spacing w:val="-14"/>
        </w:rPr>
        <w:t xml:space="preserve"> </w:t>
      </w:r>
      <w:r>
        <w:t>SHA256</w:t>
      </w:r>
      <w:r>
        <w:rPr>
          <w:spacing w:val="-14"/>
        </w:rPr>
        <w:t xml:space="preserve"> </w:t>
      </w:r>
      <w:r>
        <w:t>seed</w:t>
      </w:r>
    </w:p>
    <w:p w14:paraId="00DC2503" w14:textId="77777777" w:rsidR="00350CFB" w:rsidRDefault="00350CFB">
      <w:pPr>
        <w:pStyle w:val="BodyText"/>
        <w:spacing w:before="80"/>
        <w:rPr>
          <w:sz w:val="22"/>
        </w:rPr>
      </w:pPr>
    </w:p>
    <w:p w14:paraId="00DC2504" w14:textId="77777777" w:rsidR="00350CFB" w:rsidRDefault="00283FFF">
      <w:pPr>
        <w:pStyle w:val="ListParagraph"/>
        <w:numPr>
          <w:ilvl w:val="3"/>
          <w:numId w:val="26"/>
        </w:numPr>
        <w:tabs>
          <w:tab w:val="left" w:pos="807"/>
          <w:tab w:val="left" w:pos="4779"/>
        </w:tabs>
        <w:ind w:left="807" w:hanging="214"/>
        <w:rPr>
          <w:sz w:val="24"/>
        </w:rPr>
      </w:pPr>
      <w:r>
        <w:rPr>
          <w:noProof/>
          <w:sz w:val="24"/>
        </w:rPr>
        <mc:AlternateContent>
          <mc:Choice Requires="wps">
            <w:drawing>
              <wp:anchor distT="0" distB="0" distL="0" distR="0" simplePos="0" relativeHeight="484067840" behindDoc="1" locked="0" layoutInCell="1" allowOverlap="1" wp14:anchorId="00DC27F6" wp14:editId="00DC27F7">
                <wp:simplePos x="0" y="0"/>
                <wp:positionH relativeFrom="page">
                  <wp:posOffset>3504793</wp:posOffset>
                </wp:positionH>
                <wp:positionV relativeFrom="paragraph">
                  <wp:posOffset>-34309</wp:posOffset>
                </wp:positionV>
                <wp:extent cx="160655" cy="563245"/>
                <wp:effectExtent l="0" t="0" r="0" b="0"/>
                <wp:wrapNone/>
                <wp:docPr id="869" name="Textbox 8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655" cy="563245"/>
                        </a:xfrm>
                        <a:prstGeom prst="rect">
                          <a:avLst/>
                        </a:prstGeom>
                      </wps:spPr>
                      <wps:txbx>
                        <w:txbxContent>
                          <w:p w14:paraId="00DC28A0" w14:textId="77777777" w:rsidR="00350CFB" w:rsidRDefault="00283FFF">
                            <w:pPr>
                              <w:pStyle w:val="BodyText"/>
                              <w:spacing w:line="231" w:lineRule="exact"/>
                            </w:pPr>
                            <w:r>
                              <w:rPr>
                                <w:spacing w:val="-10"/>
                                <w:w w:val="170"/>
                              </w:rPr>
                              <w:t>L</w:t>
                            </w:r>
                          </w:p>
                        </w:txbxContent>
                      </wps:txbx>
                      <wps:bodyPr wrap="square" lIns="0" tIns="0" rIns="0" bIns="0" rtlCol="0">
                        <a:noAutofit/>
                      </wps:bodyPr>
                    </wps:wsp>
                  </a:graphicData>
                </a:graphic>
              </wp:anchor>
            </w:drawing>
          </mc:Choice>
          <mc:Fallback>
            <w:pict>
              <v:shape w14:anchorId="00DC27F6" id="Textbox 869" o:spid="_x0000_s1458" type="#_x0000_t202" style="position:absolute;left:0;text-align:left;margin-left:275.95pt;margin-top:-2.7pt;width:12.65pt;height:44.35pt;z-index:-1924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" filled="f" stroked="f">
                <v:textbox inset="0,0,0,0">
                  <w:txbxContent>
                    <w:p w14:paraId="00DC28A0" w14:textId="77777777" w:rsidR="00350CFB" w:rsidRDefault="00283FFF">
                      <w:pPr>
                        <w:pStyle w:val="BodyText"/>
                        <w:spacing w:line="231" w:lineRule="exact"/>
                      </w:pPr>
                      <w:r>
                        <w:rPr>
                          <w:spacing w:val="-10"/>
                          <w:w w:val="170"/>
                        </w:rPr>
                        <w:t>L</w:t>
                      </w:r>
                    </w:p>
                  </w:txbxContent>
                </v:textbox>
                <w10:wrap anchorx="page"/>
              </v:shape>
            </w:pict>
          </mc:Fallback>
        </mc:AlternateContent>
      </w:r>
      <w:r>
        <w:rPr>
          <w:b/>
          <w:sz w:val="24"/>
        </w:rPr>
        <w:t>Inverse</w:t>
      </w:r>
      <w:r>
        <w:rPr>
          <w:b/>
          <w:spacing w:val="-1"/>
          <w:sz w:val="24"/>
        </w:rPr>
        <w:t xml:space="preserve"> </w:t>
      </w:r>
      <w:r>
        <w:rPr>
          <w:b/>
          <w:sz w:val="24"/>
        </w:rPr>
        <w:t>risk:</w:t>
      </w:r>
      <w:r>
        <w:rPr>
          <w:b/>
          <w:spacing w:val="30"/>
          <w:sz w:val="24"/>
        </w:rPr>
        <w:t xml:space="preserve"> </w:t>
      </w:r>
      <w:r>
        <w:rPr>
          <w:sz w:val="24"/>
        </w:rPr>
        <w:t>loss_avoidance(</w:t>
      </w:r>
      <w:r>
        <w:rPr>
          <w:i/>
          <w:sz w:val="24"/>
        </w:rPr>
        <w:t>w</w:t>
      </w:r>
      <w:r>
        <w:rPr>
          <w:sz w:val="24"/>
        </w:rPr>
        <w:t>)</w:t>
      </w:r>
      <w:r>
        <w:rPr>
          <w:spacing w:val="20"/>
          <w:sz w:val="24"/>
        </w:rPr>
        <w:t xml:space="preserve"> </w:t>
      </w:r>
      <w:r>
        <w:rPr>
          <w:sz w:val="24"/>
        </w:rPr>
        <w:t>=</w:t>
      </w:r>
      <w:r>
        <w:rPr>
          <w:spacing w:val="19"/>
          <w:sz w:val="24"/>
        </w:rPr>
        <w:t xml:space="preserve"> </w:t>
      </w:r>
      <w:r>
        <w:rPr>
          <w:rFonts w:ascii="Arial Unicode MS" w:hAnsi="Arial Unicode MS"/>
          <w:spacing w:val="-10"/>
          <w:sz w:val="24"/>
        </w:rPr>
        <w:t>−</w:t>
      </w:r>
      <w:r>
        <w:rPr>
          <w:rFonts w:ascii="Arial Unicode MS" w:hAnsi="Arial Unicode MS"/>
          <w:sz w:val="24"/>
        </w:rPr>
        <w:tab/>
      </w:r>
      <w:r>
        <w:rPr>
          <w:rFonts w:ascii="Menlo" w:hAnsi="Menlo"/>
          <w:i/>
          <w:position w:val="-6"/>
          <w:sz w:val="16"/>
        </w:rPr>
        <w:t>c</w:t>
      </w:r>
      <w:r>
        <w:rPr>
          <w:rFonts w:ascii="Menlo" w:hAnsi="Menlo"/>
          <w:i/>
          <w:spacing w:val="-30"/>
          <w:position w:val="-6"/>
          <w:sz w:val="16"/>
        </w:rPr>
        <w:t xml:space="preserve"> </w:t>
      </w:r>
      <w:r>
        <w:rPr>
          <w:sz w:val="24"/>
        </w:rPr>
        <w:t>min(PnL</w:t>
      </w:r>
      <w:r>
        <w:rPr>
          <w:rFonts w:ascii="Menlo" w:hAnsi="Menlo"/>
          <w:i/>
          <w:sz w:val="24"/>
          <w:vertAlign w:val="subscript"/>
        </w:rPr>
        <w:t>c</w:t>
      </w:r>
      <w:r>
        <w:rPr>
          <w:i/>
          <w:sz w:val="24"/>
        </w:rPr>
        <w:t>,</w:t>
      </w:r>
      <w:r>
        <w:rPr>
          <w:i/>
          <w:spacing w:val="-5"/>
          <w:sz w:val="24"/>
        </w:rPr>
        <w:t xml:space="preserve"> </w:t>
      </w:r>
      <w:r>
        <w:rPr>
          <w:sz w:val="24"/>
        </w:rPr>
        <w:t>0);</w:t>
      </w:r>
      <w:r>
        <w:rPr>
          <w:spacing w:val="12"/>
          <w:sz w:val="24"/>
        </w:rPr>
        <w:t xml:space="preserve"> </w:t>
      </w:r>
      <w:r>
        <w:rPr>
          <w:sz w:val="24"/>
        </w:rPr>
        <w:t>non_loss_close_rate(</w:t>
      </w:r>
      <w:r>
        <w:rPr>
          <w:i/>
          <w:sz w:val="24"/>
        </w:rPr>
        <w:t>w</w:t>
      </w:r>
      <w:r>
        <w:rPr>
          <w:sz w:val="24"/>
        </w:rPr>
        <w:t>)</w:t>
      </w:r>
      <w:r>
        <w:rPr>
          <w:spacing w:val="30"/>
          <w:sz w:val="24"/>
        </w:rPr>
        <w:t xml:space="preserve"> </w:t>
      </w:r>
      <w:r>
        <w:rPr>
          <w:sz w:val="24"/>
        </w:rPr>
        <w:t>=</w:t>
      </w:r>
      <w:r>
        <w:rPr>
          <w:spacing w:val="30"/>
          <w:sz w:val="24"/>
        </w:rPr>
        <w:t xml:space="preserve"> </w:t>
      </w:r>
      <w:r>
        <w:rPr>
          <w:sz w:val="24"/>
        </w:rPr>
        <w:t>1</w:t>
      </w:r>
      <w:r>
        <w:rPr>
          <w:spacing w:val="-20"/>
          <w:sz w:val="24"/>
        </w:rPr>
        <w:t xml:space="preserve"> </w:t>
      </w:r>
      <w:r>
        <w:rPr>
          <w:rFonts w:ascii="Arial Unicode MS" w:hAnsi="Arial Unicode MS"/>
          <w:sz w:val="24"/>
        </w:rPr>
        <w:t>−|{</w:t>
      </w:r>
      <w:r>
        <w:rPr>
          <w:i/>
          <w:sz w:val="24"/>
        </w:rPr>
        <w:t>c</w:t>
      </w:r>
      <w:r>
        <w:rPr>
          <w:i/>
          <w:spacing w:val="30"/>
          <w:sz w:val="24"/>
        </w:rPr>
        <w:t xml:space="preserve"> </w:t>
      </w:r>
      <w:r>
        <w:rPr>
          <w:spacing w:val="-10"/>
          <w:sz w:val="24"/>
        </w:rPr>
        <w:t>:</w:t>
      </w:r>
    </w:p>
    <w:p w14:paraId="00DC2505" w14:textId="77777777" w:rsidR="00350CFB" w:rsidRDefault="00283FFF">
      <w:pPr>
        <w:pStyle w:val="BodyText"/>
        <w:spacing w:before="38"/>
        <w:ind w:left="808"/>
      </w:pPr>
      <w:r>
        <w:t>PnL</w:t>
      </w:r>
      <w:r>
        <w:rPr>
          <w:rFonts w:ascii="Menlo" w:hAnsi="Menlo"/>
          <w:i/>
          <w:vertAlign w:val="subscript"/>
        </w:rPr>
        <w:t>c</w:t>
      </w:r>
      <w:r>
        <w:rPr>
          <w:rFonts w:ascii="Menlo" w:hAnsi="Menlo"/>
          <w:i/>
          <w:spacing w:val="-45"/>
        </w:rPr>
        <w:t xml:space="preserve"> </w:t>
      </w:r>
      <w:r>
        <w:rPr>
          <w:i/>
        </w:rPr>
        <w:t>&lt;</w:t>
      </w:r>
      <w:r>
        <w:rPr>
          <w:i/>
          <w:spacing w:val="28"/>
        </w:rPr>
        <w:t xml:space="preserve"> </w:t>
      </w:r>
      <w:r>
        <w:t>0</w:t>
      </w:r>
      <w:r>
        <w:rPr>
          <w:spacing w:val="10"/>
        </w:rPr>
        <w:t xml:space="preserve"> </w:t>
      </w:r>
      <w:r>
        <w:rPr>
          <w:rFonts w:ascii="Arial Unicode MS" w:hAnsi="Arial Unicode MS"/>
        </w:rPr>
        <w:t>∧</w:t>
      </w:r>
      <w:r>
        <w:rPr>
          <w:rFonts w:ascii="Arial Unicode MS" w:hAnsi="Arial Unicode MS"/>
          <w:spacing w:val="4"/>
        </w:rPr>
        <w:t xml:space="preserve"> </w:t>
      </w:r>
      <w:r>
        <w:rPr>
          <w:rFonts w:ascii="Arial Unicode MS" w:hAnsi="Arial Unicode MS"/>
        </w:rPr>
        <w:t>¬</w:t>
      </w:r>
      <w:r>
        <w:t>liq</w:t>
      </w:r>
      <w:r>
        <w:rPr>
          <w:rFonts w:ascii="Menlo" w:hAnsi="Menlo"/>
          <w:i/>
          <w:position w:val="-5"/>
          <w:sz w:val="16"/>
        </w:rPr>
        <w:t>c</w:t>
      </w:r>
      <w:r>
        <w:rPr>
          <w:rFonts w:ascii="Arial Unicode MS" w:hAnsi="Arial Unicode MS"/>
        </w:rPr>
        <w:t>}|</w:t>
      </w:r>
      <w:r>
        <w:t>/</w:t>
      </w:r>
      <w:r>
        <w:rPr>
          <w:rFonts w:ascii="Arial Unicode MS" w:hAnsi="Arial Unicode MS"/>
        </w:rPr>
        <w:t>|C</w:t>
      </w:r>
      <w:r>
        <w:t>(</w:t>
      </w:r>
      <w:r>
        <w:rPr>
          <w:i/>
        </w:rPr>
        <w:t>w</w:t>
      </w:r>
      <w:r>
        <w:t>)</w:t>
      </w:r>
      <w:r>
        <w:rPr>
          <w:rFonts w:ascii="Arial Unicode MS" w:hAnsi="Arial Unicode MS"/>
        </w:rPr>
        <w:t>|</w:t>
      </w:r>
      <w:r>
        <w:t>;</w:t>
      </w:r>
      <w:r>
        <w:rPr>
          <w:spacing w:val="18"/>
        </w:rPr>
        <w:t xml:space="preserve"> </w:t>
      </w:r>
      <w:r>
        <w:t>worst_close_pnl_score(</w:t>
      </w:r>
      <w:r>
        <w:rPr>
          <w:i/>
        </w:rPr>
        <w:t>w</w:t>
      </w:r>
      <w:r>
        <w:t>)</w:t>
      </w:r>
      <w:r>
        <w:rPr>
          <w:spacing w:val="27"/>
        </w:rPr>
        <w:t xml:space="preserve"> </w:t>
      </w:r>
      <w:r>
        <w:t>=</w:t>
      </w:r>
      <w:r>
        <w:rPr>
          <w:spacing w:val="28"/>
        </w:rPr>
        <w:t xml:space="preserve"> </w:t>
      </w:r>
      <w:r>
        <w:rPr>
          <w:rFonts w:ascii="Arial Unicode MS" w:hAnsi="Arial Unicode MS"/>
        </w:rPr>
        <w:t>−</w:t>
      </w:r>
      <w:r>
        <w:rPr>
          <w:rFonts w:ascii="Arial Unicode MS" w:hAnsi="Arial Unicode MS"/>
          <w:spacing w:val="-14"/>
        </w:rPr>
        <w:t xml:space="preserve"> </w:t>
      </w:r>
      <w:r>
        <w:t>min</w:t>
      </w:r>
      <w:r>
        <w:rPr>
          <w:rFonts w:ascii="Menlo" w:hAnsi="Menlo"/>
          <w:i/>
          <w:vertAlign w:val="subscript"/>
        </w:rPr>
        <w:t>c</w:t>
      </w:r>
      <w:r>
        <w:rPr>
          <w:rFonts w:ascii="Menlo" w:hAnsi="Menlo"/>
          <w:i/>
          <w:spacing w:val="-79"/>
        </w:rPr>
        <w:t xml:space="preserve"> </w:t>
      </w:r>
      <w:r>
        <w:rPr>
          <w:spacing w:val="-2"/>
        </w:rPr>
        <w:t>PnL</w:t>
      </w:r>
      <w:r>
        <w:rPr>
          <w:rFonts w:ascii="Menlo" w:hAnsi="Menlo"/>
          <w:i/>
          <w:spacing w:val="-2"/>
          <w:vertAlign w:val="subscript"/>
        </w:rPr>
        <w:t>c</w:t>
      </w:r>
      <w:r>
        <w:rPr>
          <w:spacing w:val="-2"/>
        </w:rPr>
        <w:t>.</w:t>
      </w:r>
    </w:p>
    <w:p w14:paraId="00DC2506" w14:textId="77777777" w:rsidR="00350CFB" w:rsidRDefault="00283FFF">
      <w:pPr>
        <w:pStyle w:val="ListParagraph"/>
        <w:numPr>
          <w:ilvl w:val="3"/>
          <w:numId w:val="26"/>
        </w:numPr>
        <w:tabs>
          <w:tab w:val="left" w:pos="806"/>
          <w:tab w:val="left" w:pos="808"/>
        </w:tabs>
        <w:spacing w:before="75" w:line="307" w:lineRule="auto"/>
        <w:ind w:left="808" w:right="524"/>
        <w:rPr>
          <w:sz w:val="24"/>
        </w:rPr>
      </w:pPr>
      <w:r>
        <w:rPr>
          <w:b/>
          <w:sz w:val="24"/>
        </w:rPr>
        <w:t>Sybil-adjusted</w:t>
      </w:r>
      <w:r>
        <w:rPr>
          <w:b/>
          <w:spacing w:val="37"/>
          <w:sz w:val="24"/>
        </w:rPr>
        <w:t xml:space="preserve"> </w:t>
      </w:r>
      <w:r>
        <w:rPr>
          <w:b/>
          <w:sz w:val="24"/>
        </w:rPr>
        <w:t>stability:</w:t>
      </w:r>
      <w:r>
        <w:rPr>
          <w:b/>
          <w:spacing w:val="80"/>
          <w:sz w:val="24"/>
        </w:rPr>
        <w:t xml:space="preserve"> </w:t>
      </w:r>
      <w:r>
        <w:rPr>
          <w:sz w:val="24"/>
        </w:rPr>
        <w:t>inbound_counterparty_ratio(</w:t>
      </w:r>
      <w:r>
        <w:rPr>
          <w:i/>
          <w:sz w:val="24"/>
        </w:rPr>
        <w:t>w</w:t>
      </w:r>
      <w:r>
        <w:rPr>
          <w:sz w:val="24"/>
        </w:rPr>
        <w:t>)</w:t>
      </w:r>
      <w:r>
        <w:rPr>
          <w:spacing w:val="63"/>
          <w:sz w:val="24"/>
        </w:rPr>
        <w:t xml:space="preserve"> </w:t>
      </w:r>
      <w:r>
        <w:rPr>
          <w:sz w:val="24"/>
        </w:rPr>
        <w:t>=</w:t>
      </w:r>
      <w:r>
        <w:rPr>
          <w:spacing w:val="63"/>
          <w:sz w:val="24"/>
        </w:rPr>
        <w:t xml:space="preserve"> </w:t>
      </w:r>
      <w:r>
        <w:rPr>
          <w:rFonts w:ascii="Arial Unicode MS" w:hAnsi="Arial Unicode MS"/>
          <w:sz w:val="24"/>
        </w:rPr>
        <w:t>|{</w:t>
      </w:r>
      <w:r>
        <w:rPr>
          <w:i/>
          <w:sz w:val="24"/>
        </w:rPr>
        <w:t>u</w:t>
      </w:r>
      <w:r>
        <w:rPr>
          <w:i/>
          <w:spacing w:val="63"/>
          <w:sz w:val="24"/>
        </w:rPr>
        <w:t xml:space="preserve"> </w:t>
      </w:r>
      <w:r>
        <w:rPr>
          <w:sz w:val="24"/>
        </w:rPr>
        <w:t>:</w:t>
      </w:r>
      <w:r>
        <w:rPr>
          <w:spacing w:val="63"/>
          <w:sz w:val="24"/>
        </w:rPr>
        <w:t xml:space="preserve"> </w:t>
      </w:r>
      <w:r>
        <w:rPr>
          <w:i/>
          <w:sz w:val="24"/>
        </w:rPr>
        <w:t>u</w:t>
      </w:r>
      <w:r>
        <w:rPr>
          <w:i/>
          <w:spacing w:val="63"/>
          <w:sz w:val="24"/>
        </w:rPr>
        <w:t xml:space="preserve"> </w:t>
      </w:r>
      <w:r>
        <w:rPr>
          <w:rFonts w:ascii="Arial Unicode MS" w:hAnsi="Arial Unicode MS"/>
          <w:sz w:val="24"/>
        </w:rPr>
        <w:t>→</w:t>
      </w:r>
      <w:r>
        <w:rPr>
          <w:rFonts w:ascii="Arial Unicode MS" w:hAnsi="Arial Unicode MS"/>
          <w:spacing w:val="40"/>
          <w:sz w:val="24"/>
        </w:rPr>
        <w:t xml:space="preserve"> </w:t>
      </w:r>
      <w:r>
        <w:rPr>
          <w:i/>
          <w:sz w:val="24"/>
        </w:rPr>
        <w:t>w</w:t>
      </w:r>
      <w:r>
        <w:rPr>
          <w:rFonts w:ascii="Arial Unicode MS" w:hAnsi="Arial Unicode MS"/>
          <w:sz w:val="24"/>
        </w:rPr>
        <w:t>}|</w:t>
      </w:r>
      <w:r>
        <w:rPr>
          <w:sz w:val="24"/>
        </w:rPr>
        <w:t>/</w:t>
      </w:r>
      <w:r>
        <w:rPr>
          <w:rFonts w:ascii="Arial Unicode MS" w:hAnsi="Arial Unicode MS"/>
          <w:sz w:val="24"/>
        </w:rPr>
        <w:t>|</w:t>
      </w:r>
      <w:r>
        <w:rPr>
          <w:i/>
          <w:sz w:val="24"/>
        </w:rPr>
        <w:t>T</w:t>
      </w:r>
      <w:r>
        <w:rPr>
          <w:i/>
          <w:spacing w:val="-15"/>
          <w:sz w:val="24"/>
        </w:rPr>
        <w:t xml:space="preserve"> </w:t>
      </w:r>
      <w:r>
        <w:rPr>
          <w:sz w:val="24"/>
          <w:vertAlign w:val="superscript"/>
        </w:rPr>
        <w:t>in</w:t>
      </w:r>
      <w:r>
        <w:rPr>
          <w:sz w:val="24"/>
        </w:rPr>
        <w:t>(</w:t>
      </w:r>
      <w:r>
        <w:rPr>
          <w:i/>
          <w:sz w:val="24"/>
        </w:rPr>
        <w:t>w</w:t>
      </w:r>
      <w:r>
        <w:rPr>
          <w:sz w:val="24"/>
        </w:rPr>
        <w:t>)</w:t>
      </w:r>
      <w:r>
        <w:rPr>
          <w:rFonts w:ascii="Arial Unicode MS" w:hAnsi="Arial Unicode MS"/>
          <w:sz w:val="24"/>
        </w:rPr>
        <w:t>|</w:t>
      </w:r>
      <w:r>
        <w:rPr>
          <w:rFonts w:ascii="Arial Unicode MS" w:hAnsi="Arial Unicode MS"/>
          <w:spacing w:val="31"/>
          <w:sz w:val="24"/>
        </w:rPr>
        <w:t xml:space="preserve"> </w:t>
      </w:r>
      <w:r>
        <w:rPr>
          <w:sz w:val="24"/>
        </w:rPr>
        <w:t>(self-transfers excluded); tenure in days; active months.</w:t>
      </w:r>
    </w:p>
    <w:p w14:paraId="00DC2507" w14:textId="77777777" w:rsidR="00350CFB" w:rsidRDefault="00283FFF">
      <w:pPr>
        <w:pStyle w:val="ListParagraph"/>
        <w:numPr>
          <w:ilvl w:val="3"/>
          <w:numId w:val="26"/>
        </w:numPr>
        <w:tabs>
          <w:tab w:val="left" w:pos="799"/>
        </w:tabs>
        <w:spacing w:before="61" w:line="387" w:lineRule="exact"/>
        <w:ind w:hanging="206"/>
        <w:rPr>
          <w:sz w:val="24"/>
        </w:rPr>
      </w:pPr>
      <w:r>
        <w:rPr>
          <w:b/>
          <w:sz w:val="24"/>
        </w:rPr>
        <w:t>Trading</w:t>
      </w:r>
      <w:r>
        <w:rPr>
          <w:b/>
          <w:spacing w:val="-14"/>
          <w:sz w:val="24"/>
        </w:rPr>
        <w:t xml:space="preserve"> </w:t>
      </w:r>
      <w:r>
        <w:rPr>
          <w:b/>
          <w:sz w:val="24"/>
        </w:rPr>
        <w:t>success:</w:t>
      </w:r>
      <w:r>
        <w:rPr>
          <w:b/>
          <w:spacing w:val="22"/>
          <w:sz w:val="24"/>
        </w:rPr>
        <w:t xml:space="preserve"> </w:t>
      </w:r>
      <w:r>
        <w:rPr>
          <w:sz w:val="24"/>
        </w:rPr>
        <w:t>close_success_count(</w:t>
      </w:r>
      <w:r>
        <w:rPr>
          <w:i/>
          <w:sz w:val="24"/>
        </w:rPr>
        <w:t>w</w:t>
      </w:r>
      <w:r>
        <w:rPr>
          <w:sz w:val="24"/>
        </w:rPr>
        <w:t>)</w:t>
      </w:r>
      <w:r>
        <w:rPr>
          <w:spacing w:val="19"/>
          <w:sz w:val="24"/>
        </w:rPr>
        <w:t xml:space="preserve"> </w:t>
      </w:r>
      <w:r>
        <w:rPr>
          <w:sz w:val="24"/>
        </w:rPr>
        <w:t>=</w:t>
      </w:r>
      <w:r>
        <w:rPr>
          <w:spacing w:val="19"/>
          <w:sz w:val="24"/>
        </w:rPr>
        <w:t xml:space="preserve"> </w:t>
      </w:r>
      <w:r>
        <w:rPr>
          <w:rFonts w:ascii="Arial Unicode MS" w:hAnsi="Arial Unicode MS"/>
          <w:sz w:val="24"/>
        </w:rPr>
        <w:t>|{</w:t>
      </w:r>
      <w:r>
        <w:rPr>
          <w:i/>
          <w:sz w:val="24"/>
        </w:rPr>
        <w:t>c</w:t>
      </w:r>
      <w:r>
        <w:rPr>
          <w:i/>
          <w:spacing w:val="18"/>
          <w:sz w:val="24"/>
        </w:rPr>
        <w:t xml:space="preserve"> </w:t>
      </w:r>
      <w:r>
        <w:rPr>
          <w:sz w:val="24"/>
        </w:rPr>
        <w:t>:</w:t>
      </w:r>
      <w:r>
        <w:rPr>
          <w:spacing w:val="19"/>
          <w:sz w:val="24"/>
        </w:rPr>
        <w:t xml:space="preserve"> </w:t>
      </w:r>
      <w:r>
        <w:rPr>
          <w:sz w:val="24"/>
        </w:rPr>
        <w:t>PnL</w:t>
      </w:r>
      <w:r>
        <w:rPr>
          <w:rFonts w:ascii="Menlo" w:hAnsi="Menlo"/>
          <w:i/>
          <w:sz w:val="24"/>
          <w:vertAlign w:val="subscript"/>
        </w:rPr>
        <w:t>c</w:t>
      </w:r>
      <w:r>
        <w:rPr>
          <w:rFonts w:ascii="Menlo" w:hAnsi="Menlo"/>
          <w:i/>
          <w:spacing w:val="-54"/>
          <w:sz w:val="24"/>
        </w:rPr>
        <w:t xml:space="preserve"> </w:t>
      </w:r>
      <w:r>
        <w:rPr>
          <w:i/>
          <w:sz w:val="24"/>
        </w:rPr>
        <w:t>&gt;</w:t>
      </w:r>
      <w:r>
        <w:rPr>
          <w:i/>
          <w:spacing w:val="18"/>
          <w:sz w:val="24"/>
        </w:rPr>
        <w:t xml:space="preserve"> </w:t>
      </w:r>
      <w:r>
        <w:rPr>
          <w:sz w:val="24"/>
        </w:rPr>
        <w:t>0</w:t>
      </w:r>
      <w:r>
        <w:rPr>
          <w:rFonts w:ascii="Arial Unicode MS" w:hAnsi="Arial Unicode MS"/>
          <w:sz w:val="24"/>
        </w:rPr>
        <w:t>∧¬</w:t>
      </w:r>
      <w:r>
        <w:rPr>
          <w:sz w:val="24"/>
        </w:rPr>
        <w:t>liq</w:t>
      </w:r>
      <w:r>
        <w:rPr>
          <w:rFonts w:ascii="Menlo" w:hAnsi="Menlo"/>
          <w:i/>
          <w:position w:val="-5"/>
          <w:sz w:val="16"/>
        </w:rPr>
        <w:t>c</w:t>
      </w:r>
      <w:r>
        <w:rPr>
          <w:rFonts w:ascii="Arial Unicode MS" w:hAnsi="Arial Unicode MS"/>
          <w:sz w:val="24"/>
        </w:rPr>
        <w:t>}|</w:t>
      </w:r>
      <w:r>
        <w:rPr>
          <w:sz w:val="24"/>
        </w:rPr>
        <w:t>;</w:t>
      </w:r>
      <w:r>
        <w:rPr>
          <w:spacing w:val="-5"/>
          <w:sz w:val="24"/>
        </w:rPr>
        <w:t xml:space="preserve"> </w:t>
      </w:r>
      <w:r>
        <w:rPr>
          <w:sz w:val="24"/>
        </w:rPr>
        <w:t>realized_gain_proxy(</w:t>
      </w:r>
      <w:r>
        <w:rPr>
          <w:i/>
          <w:sz w:val="24"/>
        </w:rPr>
        <w:t>w</w:t>
      </w:r>
      <w:r>
        <w:rPr>
          <w:sz w:val="24"/>
        </w:rPr>
        <w:t>)</w:t>
      </w:r>
      <w:r>
        <w:rPr>
          <w:spacing w:val="19"/>
          <w:sz w:val="24"/>
        </w:rPr>
        <w:t xml:space="preserve"> </w:t>
      </w:r>
      <w:r>
        <w:rPr>
          <w:spacing w:val="-10"/>
          <w:sz w:val="24"/>
        </w:rPr>
        <w:t>=</w:t>
      </w:r>
    </w:p>
    <w:p w14:paraId="00DC2508" w14:textId="77777777" w:rsidR="00350CFB" w:rsidRDefault="00283FFF">
      <w:pPr>
        <w:pStyle w:val="BodyText"/>
        <w:spacing w:line="487" w:lineRule="exact"/>
        <w:ind w:left="808"/>
      </w:pPr>
      <w:bookmarkStart w:id="483" w:name="Glossary"/>
      <w:bookmarkStart w:id="484" w:name="_bookmark209"/>
      <w:bookmarkEnd w:id="483"/>
      <w:bookmarkEnd w:id="484"/>
      <w:r>
        <w:rPr>
          <w:position w:val="18"/>
        </w:rPr>
        <w:t>L</w:t>
      </w:r>
      <w:r>
        <w:rPr>
          <w:rFonts w:ascii="Menlo" w:hAnsi="Menlo"/>
          <w:i/>
          <w:position w:val="-6"/>
          <w:sz w:val="16"/>
        </w:rPr>
        <w:t>c</w:t>
      </w:r>
      <w:r>
        <w:rPr>
          <w:rFonts w:ascii="Menlo" w:hAnsi="Menlo"/>
          <w:i/>
          <w:spacing w:val="-24"/>
          <w:position w:val="-6"/>
          <w:sz w:val="16"/>
        </w:rPr>
        <w:t xml:space="preserve"> </w:t>
      </w:r>
      <w:r>
        <w:t>max(PnL</w:t>
      </w:r>
      <w:r>
        <w:rPr>
          <w:rFonts w:ascii="Menlo" w:hAnsi="Menlo"/>
          <w:i/>
          <w:vertAlign w:val="subscript"/>
        </w:rPr>
        <w:t>c</w:t>
      </w:r>
      <w:r>
        <w:rPr>
          <w:i/>
        </w:rPr>
        <w:t>,</w:t>
      </w:r>
      <w:r>
        <w:rPr>
          <w:i/>
          <w:spacing w:val="-1"/>
        </w:rPr>
        <w:t xml:space="preserve"> </w:t>
      </w:r>
      <w:r>
        <w:t>0);</w:t>
      </w:r>
      <w:r>
        <w:rPr>
          <w:spacing w:val="27"/>
        </w:rPr>
        <w:t xml:space="preserve"> </w:t>
      </w:r>
      <w:r>
        <w:t>close_success_rate(</w:t>
      </w:r>
      <w:r>
        <w:rPr>
          <w:i/>
        </w:rPr>
        <w:t>w</w:t>
      </w:r>
      <w:r>
        <w:t>)</w:t>
      </w:r>
      <w:r>
        <w:rPr>
          <w:spacing w:val="38"/>
        </w:rPr>
        <w:t xml:space="preserve"> </w:t>
      </w:r>
      <w:r>
        <w:t>=</w:t>
      </w:r>
      <w:r>
        <w:rPr>
          <w:spacing w:val="37"/>
        </w:rPr>
        <w:t xml:space="preserve"> </w:t>
      </w:r>
      <w:r>
        <w:rPr>
          <w:spacing w:val="-2"/>
        </w:rPr>
        <w:t>close_success_count(</w:t>
      </w:r>
      <w:r>
        <w:rPr>
          <w:i/>
          <w:spacing w:val="-2"/>
        </w:rPr>
        <w:t>w</w:t>
      </w:r>
      <w:r>
        <w:rPr>
          <w:spacing w:val="-2"/>
        </w:rPr>
        <w:t>)/</w:t>
      </w:r>
      <w:r>
        <w:rPr>
          <w:rFonts w:ascii="Arial Unicode MS" w:hAnsi="Arial Unicode MS"/>
          <w:spacing w:val="-2"/>
        </w:rPr>
        <w:t>|C</w:t>
      </w:r>
      <w:r>
        <w:rPr>
          <w:spacing w:val="-2"/>
        </w:rPr>
        <w:t>(</w:t>
      </w:r>
      <w:r>
        <w:rPr>
          <w:i/>
          <w:spacing w:val="-2"/>
        </w:rPr>
        <w:t>w</w:t>
      </w:r>
      <w:r>
        <w:rPr>
          <w:spacing w:val="-2"/>
        </w:rPr>
        <w:t>)</w:t>
      </w:r>
      <w:r>
        <w:rPr>
          <w:rFonts w:ascii="Arial Unicode MS" w:hAnsi="Arial Unicode MS"/>
          <w:spacing w:val="-2"/>
        </w:rPr>
        <w:t>|</w:t>
      </w:r>
      <w:r>
        <w:rPr>
          <w:spacing w:val="-2"/>
        </w:rPr>
        <w:t>.</w:t>
      </w:r>
    </w:p>
    <w:p w14:paraId="00DC2509" w14:textId="77777777" w:rsidR="00350CFB" w:rsidRDefault="00350CFB">
      <w:pPr>
        <w:pStyle w:val="BodyText"/>
        <w:spacing w:before="124"/>
      </w:pPr>
    </w:p>
    <w:p w14:paraId="00DC250A" w14:textId="77777777" w:rsidR="00350CFB" w:rsidRDefault="00283FFF">
      <w:pPr>
        <w:pStyle w:val="Heading3"/>
        <w:numPr>
          <w:ilvl w:val="2"/>
          <w:numId w:val="26"/>
        </w:numPr>
        <w:tabs>
          <w:tab w:val="left" w:pos="879"/>
        </w:tabs>
        <w:ind w:left="879" w:hanging="597"/>
      </w:pPr>
      <w:r>
        <w:rPr>
          <w:spacing w:val="-2"/>
        </w:rPr>
        <w:t>Glossary</w:t>
      </w:r>
    </w:p>
    <w:p w14:paraId="00DC250B" w14:textId="77777777" w:rsidR="00350CFB" w:rsidRDefault="00350CFB">
      <w:pPr>
        <w:pStyle w:val="BodyText"/>
        <w:spacing w:before="47"/>
        <w:rPr>
          <w:b/>
        </w:rPr>
      </w:pPr>
    </w:p>
    <w:p w14:paraId="00DC250C" w14:textId="77777777" w:rsidR="00350CFB" w:rsidRDefault="00283FFF">
      <w:pPr>
        <w:pStyle w:val="BodyText"/>
        <w:ind w:left="282"/>
      </w:pPr>
      <w:r>
        <w:rPr>
          <w:b/>
        </w:rPr>
        <w:t>Allowance</w:t>
      </w:r>
      <w:r>
        <w:rPr>
          <w:b/>
          <w:spacing w:val="48"/>
        </w:rPr>
        <w:t xml:space="preserve"> </w:t>
      </w:r>
      <w:r>
        <w:t>ERC-20</w:t>
      </w:r>
      <w:r>
        <w:rPr>
          <w:spacing w:val="-7"/>
        </w:rPr>
        <w:t xml:space="preserve"> </w:t>
      </w:r>
      <w:r>
        <w:t>authorization</w:t>
      </w:r>
      <w:r>
        <w:rPr>
          <w:spacing w:val="-6"/>
        </w:rPr>
        <w:t xml:space="preserve"> </w:t>
      </w:r>
      <w:r>
        <w:t>for</w:t>
      </w:r>
      <w:r>
        <w:rPr>
          <w:spacing w:val="-7"/>
        </w:rPr>
        <w:t xml:space="preserve"> </w:t>
      </w:r>
      <w:r>
        <w:t>a</w:t>
      </w:r>
      <w:r>
        <w:rPr>
          <w:spacing w:val="-6"/>
        </w:rPr>
        <w:t xml:space="preserve"> </w:t>
      </w:r>
      <w:r>
        <w:t>spender</w:t>
      </w:r>
      <w:r>
        <w:rPr>
          <w:spacing w:val="-6"/>
        </w:rPr>
        <w:t xml:space="preserve"> </w:t>
      </w:r>
      <w:r>
        <w:t>to</w:t>
      </w:r>
      <w:r>
        <w:rPr>
          <w:spacing w:val="-7"/>
        </w:rPr>
        <w:t xml:space="preserve"> </w:t>
      </w:r>
      <w:r>
        <w:t>transfer</w:t>
      </w:r>
      <w:r>
        <w:rPr>
          <w:spacing w:val="-6"/>
        </w:rPr>
        <w:t xml:space="preserve"> </w:t>
      </w:r>
      <w:r>
        <w:t>tokens</w:t>
      </w:r>
      <w:r>
        <w:rPr>
          <w:spacing w:val="-7"/>
        </w:rPr>
        <w:t xml:space="preserve"> </w:t>
      </w:r>
      <w:r>
        <w:t>on</w:t>
      </w:r>
      <w:r>
        <w:rPr>
          <w:spacing w:val="-6"/>
        </w:rPr>
        <w:t xml:space="preserve"> </w:t>
      </w:r>
      <w:r>
        <w:t>behalf</w:t>
      </w:r>
      <w:r>
        <w:rPr>
          <w:spacing w:val="-6"/>
        </w:rPr>
        <w:t xml:space="preserve"> </w:t>
      </w:r>
      <w:r>
        <w:t>of</w:t>
      </w:r>
      <w:r>
        <w:rPr>
          <w:spacing w:val="-7"/>
        </w:rPr>
        <w:t xml:space="preserve"> </w:t>
      </w:r>
      <w:r>
        <w:t>an</w:t>
      </w:r>
      <w:r>
        <w:rPr>
          <w:spacing w:val="-6"/>
        </w:rPr>
        <w:t xml:space="preserve"> </w:t>
      </w:r>
      <w:r>
        <w:rPr>
          <w:spacing w:val="-2"/>
        </w:rPr>
        <w:t>owner.</w:t>
      </w:r>
    </w:p>
    <w:p w14:paraId="00DC250D" w14:textId="77777777" w:rsidR="00350CFB" w:rsidRDefault="00350CFB">
      <w:pPr>
        <w:pStyle w:val="BodyText"/>
        <w:spacing w:before="103"/>
      </w:pPr>
    </w:p>
    <w:p w14:paraId="00DC250E" w14:textId="77777777" w:rsidR="00350CFB" w:rsidRDefault="00283FFF">
      <w:pPr>
        <w:pStyle w:val="BodyText"/>
        <w:spacing w:before="1"/>
        <w:ind w:left="282"/>
      </w:pPr>
      <w:r>
        <w:rPr>
          <w:b/>
        </w:rPr>
        <w:t>Alignment</w:t>
      </w:r>
      <w:r>
        <w:rPr>
          <w:b/>
          <w:spacing w:val="47"/>
        </w:rPr>
        <w:t xml:space="preserve"> </w:t>
      </w:r>
      <w:r>
        <w:t>Rank</w:t>
      </w:r>
      <w:r>
        <w:rPr>
          <w:spacing w:val="-5"/>
        </w:rPr>
        <w:t xml:space="preserve"> </w:t>
      </w:r>
      <w:r>
        <w:t>agreement</w:t>
      </w:r>
      <w:r>
        <w:rPr>
          <w:spacing w:val="-6"/>
        </w:rPr>
        <w:t xml:space="preserve"> </w:t>
      </w:r>
      <w:r>
        <w:t>between</w:t>
      </w:r>
      <w:r>
        <w:rPr>
          <w:spacing w:val="-5"/>
        </w:rPr>
        <w:t xml:space="preserve"> </w:t>
      </w:r>
      <w:r>
        <w:t>reputation</w:t>
      </w:r>
      <w:r>
        <w:rPr>
          <w:spacing w:val="-6"/>
        </w:rPr>
        <w:t xml:space="preserve"> </w:t>
      </w:r>
      <w:r>
        <w:t>scores</w:t>
      </w:r>
      <w:r>
        <w:rPr>
          <w:spacing w:val="-5"/>
        </w:rPr>
        <w:t xml:space="preserve"> </w:t>
      </w:r>
      <w:r>
        <w:t>and</w:t>
      </w:r>
      <w:r>
        <w:rPr>
          <w:spacing w:val="-6"/>
        </w:rPr>
        <w:t xml:space="preserve"> </w:t>
      </w:r>
      <w:r>
        <w:t>a</w:t>
      </w:r>
      <w:r>
        <w:rPr>
          <w:spacing w:val="-5"/>
        </w:rPr>
        <w:t xml:space="preserve"> </w:t>
      </w:r>
      <w:r>
        <w:t>validation</w:t>
      </w:r>
      <w:r>
        <w:rPr>
          <w:spacing w:val="-6"/>
        </w:rPr>
        <w:t xml:space="preserve"> </w:t>
      </w:r>
      <w:r>
        <w:t>proxy</w:t>
      </w:r>
      <w:r>
        <w:rPr>
          <w:spacing w:val="-6"/>
        </w:rPr>
        <w:t xml:space="preserve"> </w:t>
      </w:r>
      <w:r>
        <w:t>(</w:t>
      </w:r>
      <w:r>
        <w:rPr>
          <w:i/>
        </w:rPr>
        <w:t>ρ</w:t>
      </w:r>
      <w:r>
        <w:t>,</w:t>
      </w:r>
      <w:r>
        <w:rPr>
          <w:spacing w:val="-5"/>
        </w:rPr>
        <w:t xml:space="preserve"> </w:t>
      </w:r>
      <w:r>
        <w:rPr>
          <w:i/>
        </w:rPr>
        <w:t>τ</w:t>
      </w:r>
      <w:r>
        <w:rPr>
          <w:i/>
          <w:spacing w:val="-34"/>
        </w:rPr>
        <w:t xml:space="preserve"> </w:t>
      </w:r>
      <w:r>
        <w:rPr>
          <w:spacing w:val="-5"/>
        </w:rPr>
        <w:t>).</w:t>
      </w:r>
    </w:p>
    <w:p w14:paraId="00DC250F" w14:textId="77777777" w:rsidR="00350CFB" w:rsidRDefault="00350CFB">
      <w:pPr>
        <w:pStyle w:val="BodyText"/>
        <w:spacing w:before="103"/>
      </w:pPr>
    </w:p>
    <w:p w14:paraId="00DC2510" w14:textId="77777777" w:rsidR="00350CFB" w:rsidRDefault="00283FFF">
      <w:pPr>
        <w:pStyle w:val="BodyText"/>
        <w:ind w:left="282"/>
      </w:pPr>
      <w:r>
        <w:rPr>
          <w:b/>
          <w:spacing w:val="-2"/>
        </w:rPr>
        <w:t>Construct</w:t>
      </w:r>
      <w:r>
        <w:rPr>
          <w:b/>
          <w:spacing w:val="2"/>
        </w:rPr>
        <w:t xml:space="preserve"> </w:t>
      </w:r>
      <w:r>
        <w:rPr>
          <w:b/>
          <w:spacing w:val="-2"/>
        </w:rPr>
        <w:t>overlap</w:t>
      </w:r>
      <w:r>
        <w:rPr>
          <w:b/>
          <w:spacing w:val="68"/>
        </w:rPr>
        <w:t xml:space="preserve"> </w:t>
      </w:r>
      <w:r>
        <w:rPr>
          <w:spacing w:val="-2"/>
        </w:rPr>
        <w:t>Shared</w:t>
      </w:r>
      <w:r>
        <w:rPr>
          <w:spacing w:val="-12"/>
        </w:rPr>
        <w:t xml:space="preserve"> </w:t>
      </w:r>
      <w:r>
        <w:rPr>
          <w:spacing w:val="-2"/>
        </w:rPr>
        <w:t>data</w:t>
      </w:r>
      <w:r>
        <w:rPr>
          <w:spacing w:val="-11"/>
        </w:rPr>
        <w:t xml:space="preserve"> </w:t>
      </w:r>
      <w:r>
        <w:rPr>
          <w:spacing w:val="-2"/>
        </w:rPr>
        <w:t>source</w:t>
      </w:r>
      <w:r>
        <w:rPr>
          <w:spacing w:val="-11"/>
        </w:rPr>
        <w:t xml:space="preserve"> </w:t>
      </w:r>
      <w:r>
        <w:rPr>
          <w:spacing w:val="-2"/>
        </w:rPr>
        <w:t>between</w:t>
      </w:r>
      <w:r>
        <w:rPr>
          <w:spacing w:val="-11"/>
        </w:rPr>
        <w:t xml:space="preserve"> </w:t>
      </w:r>
      <w:r>
        <w:rPr>
          <w:spacing w:val="-2"/>
        </w:rPr>
        <w:t>a</w:t>
      </w:r>
      <w:r>
        <w:rPr>
          <w:spacing w:val="-11"/>
        </w:rPr>
        <w:t xml:space="preserve"> </w:t>
      </w:r>
      <w:r>
        <w:rPr>
          <w:spacing w:val="-2"/>
        </w:rPr>
        <w:t>ranking</w:t>
      </w:r>
      <w:r>
        <w:rPr>
          <w:spacing w:val="-11"/>
        </w:rPr>
        <w:t xml:space="preserve"> </w:t>
      </w:r>
      <w:r>
        <w:rPr>
          <w:spacing w:val="-2"/>
        </w:rPr>
        <w:t>method</w:t>
      </w:r>
      <w:r>
        <w:rPr>
          <w:spacing w:val="-11"/>
        </w:rPr>
        <w:t xml:space="preserve"> </w:t>
      </w:r>
      <w:r>
        <w:rPr>
          <w:spacing w:val="-2"/>
        </w:rPr>
        <w:t>and</w:t>
      </w:r>
      <w:r>
        <w:rPr>
          <w:spacing w:val="-11"/>
        </w:rPr>
        <w:t xml:space="preserve"> </w:t>
      </w:r>
      <w:r>
        <w:rPr>
          <w:spacing w:val="-2"/>
        </w:rPr>
        <w:t>a</w:t>
      </w:r>
      <w:r>
        <w:rPr>
          <w:spacing w:val="-11"/>
        </w:rPr>
        <w:t xml:space="preserve"> </w:t>
      </w:r>
      <w:r>
        <w:rPr>
          <w:spacing w:val="-2"/>
        </w:rPr>
        <w:t>proxy,</w:t>
      </w:r>
      <w:r>
        <w:rPr>
          <w:spacing w:val="-9"/>
        </w:rPr>
        <w:t xml:space="preserve"> </w:t>
      </w:r>
      <w:r>
        <w:rPr>
          <w:spacing w:val="-2"/>
        </w:rPr>
        <w:t>inflating</w:t>
      </w:r>
      <w:r>
        <w:rPr>
          <w:spacing w:val="-11"/>
        </w:rPr>
        <w:t xml:space="preserve"> </w:t>
      </w:r>
      <w:r>
        <w:rPr>
          <w:spacing w:val="-2"/>
        </w:rPr>
        <w:t>alignment.</w:t>
      </w:r>
    </w:p>
    <w:p w14:paraId="00DC2511" w14:textId="77777777" w:rsidR="00350CFB" w:rsidRDefault="00350CFB">
      <w:pPr>
        <w:pStyle w:val="BodyText"/>
        <w:spacing w:before="104"/>
      </w:pPr>
    </w:p>
    <w:p w14:paraId="00DC2512" w14:textId="77777777" w:rsidR="00350CFB" w:rsidRDefault="00283FFF">
      <w:pPr>
        <w:spacing w:line="571" w:lineRule="auto"/>
        <w:ind w:left="282" w:right="2220"/>
        <w:jc w:val="both"/>
        <w:rPr>
          <w:sz w:val="24"/>
        </w:rPr>
      </w:pPr>
      <w:r>
        <w:rPr>
          <w:b/>
          <w:sz w:val="24"/>
        </w:rPr>
        <w:t>Endorsement</w:t>
      </w:r>
      <w:r>
        <w:rPr>
          <w:b/>
          <w:spacing w:val="-2"/>
          <w:sz w:val="24"/>
        </w:rPr>
        <w:t xml:space="preserve"> </w:t>
      </w:r>
      <w:r>
        <w:rPr>
          <w:b/>
          <w:sz w:val="24"/>
        </w:rPr>
        <w:t>graph</w:t>
      </w:r>
      <w:r>
        <w:rPr>
          <w:b/>
          <w:spacing w:val="40"/>
          <w:sz w:val="24"/>
        </w:rPr>
        <w:t xml:space="preserve"> </w:t>
      </w:r>
      <w:r>
        <w:rPr>
          <w:sz w:val="24"/>
        </w:rPr>
        <w:t>Directed</w:t>
      </w:r>
      <w:r>
        <w:rPr>
          <w:spacing w:val="-2"/>
          <w:sz w:val="24"/>
        </w:rPr>
        <w:t xml:space="preserve"> </w:t>
      </w:r>
      <w:r>
        <w:rPr>
          <w:sz w:val="24"/>
        </w:rPr>
        <w:t>graph</w:t>
      </w:r>
      <w:r>
        <w:rPr>
          <w:spacing w:val="-2"/>
          <w:sz w:val="24"/>
        </w:rPr>
        <w:t xml:space="preserve"> </w:t>
      </w:r>
      <w:r>
        <w:rPr>
          <w:sz w:val="24"/>
        </w:rPr>
        <w:t>of</w:t>
      </w:r>
      <w:r>
        <w:rPr>
          <w:spacing w:val="-2"/>
          <w:sz w:val="24"/>
        </w:rPr>
        <w:t xml:space="preserve"> </w:t>
      </w:r>
      <w:r>
        <w:rPr>
          <w:sz w:val="24"/>
        </w:rPr>
        <w:t>latest</w:t>
      </w:r>
      <w:r>
        <w:rPr>
          <w:spacing w:val="-2"/>
          <w:sz w:val="24"/>
        </w:rPr>
        <w:t xml:space="preserve"> </w:t>
      </w:r>
      <w:r>
        <w:rPr>
          <w:sz w:val="24"/>
        </w:rPr>
        <w:t>allowances</w:t>
      </w:r>
      <w:r>
        <w:rPr>
          <w:spacing w:val="-2"/>
          <w:sz w:val="24"/>
        </w:rPr>
        <w:t xml:space="preserve"> </w:t>
      </w:r>
      <w:r>
        <w:rPr>
          <w:sz w:val="24"/>
        </w:rPr>
        <w:t>(EndorseRank</w:t>
      </w:r>
      <w:r>
        <w:rPr>
          <w:spacing w:val="-2"/>
          <w:sz w:val="24"/>
        </w:rPr>
        <w:t xml:space="preserve"> </w:t>
      </w:r>
      <w:r>
        <w:rPr>
          <w:sz w:val="24"/>
        </w:rPr>
        <w:t xml:space="preserve">input). </w:t>
      </w:r>
      <w:r>
        <w:rPr>
          <w:b/>
          <w:sz w:val="24"/>
        </w:rPr>
        <w:t>Matched</w:t>
      </w:r>
      <w:r>
        <w:rPr>
          <w:b/>
          <w:spacing w:val="-1"/>
          <w:sz w:val="24"/>
        </w:rPr>
        <w:t xml:space="preserve"> </w:t>
      </w:r>
      <w:r>
        <w:rPr>
          <w:b/>
          <w:sz w:val="24"/>
        </w:rPr>
        <w:t>cohort</w:t>
      </w:r>
      <w:r>
        <w:rPr>
          <w:b/>
          <w:spacing w:val="40"/>
          <w:sz w:val="24"/>
        </w:rPr>
        <w:t xml:space="preserve"> </w:t>
      </w:r>
      <w:r>
        <w:rPr>
          <w:sz w:val="24"/>
        </w:rPr>
        <w:t>Primary</w:t>
      </w:r>
      <w:r>
        <w:rPr>
          <w:spacing w:val="-1"/>
          <w:sz w:val="24"/>
        </w:rPr>
        <w:t xml:space="preserve"> </w:t>
      </w:r>
      <w:r>
        <w:rPr>
          <w:sz w:val="24"/>
        </w:rPr>
        <w:t>sample</w:t>
      </w:r>
      <w:r>
        <w:rPr>
          <w:spacing w:val="-1"/>
          <w:sz w:val="24"/>
        </w:rPr>
        <w:t xml:space="preserve"> </w:t>
      </w:r>
      <w:r>
        <w:rPr>
          <w:sz w:val="24"/>
        </w:rPr>
        <w:t>of</w:t>
      </w:r>
      <w:r>
        <w:rPr>
          <w:spacing w:val="-1"/>
          <w:sz w:val="24"/>
        </w:rPr>
        <w:t xml:space="preserve"> </w:t>
      </w:r>
      <w:r>
        <w:rPr>
          <w:i/>
          <w:sz w:val="24"/>
        </w:rPr>
        <w:t xml:space="preserve">n </w:t>
      </w:r>
      <w:r>
        <w:rPr>
          <w:sz w:val="24"/>
        </w:rPr>
        <w:t>= 5</w:t>
      </w:r>
      <w:r>
        <w:rPr>
          <w:i/>
          <w:sz w:val="24"/>
        </w:rPr>
        <w:t>,</w:t>
      </w:r>
      <w:r>
        <w:rPr>
          <w:sz w:val="24"/>
        </w:rPr>
        <w:t>521 wallets</w:t>
      </w:r>
      <w:r>
        <w:rPr>
          <w:spacing w:val="-1"/>
          <w:sz w:val="24"/>
        </w:rPr>
        <w:t xml:space="preserve"> </w:t>
      </w:r>
      <w:r>
        <w:rPr>
          <w:sz w:val="24"/>
        </w:rPr>
        <w:t>meeting</w:t>
      </w:r>
      <w:r>
        <w:rPr>
          <w:spacing w:val="-1"/>
          <w:sz w:val="24"/>
        </w:rPr>
        <w:t xml:space="preserve"> </w:t>
      </w:r>
      <w:r>
        <w:rPr>
          <w:sz w:val="24"/>
        </w:rPr>
        <w:t>eligibility</w:t>
      </w:r>
      <w:r>
        <w:rPr>
          <w:spacing w:val="-1"/>
          <w:sz w:val="24"/>
        </w:rPr>
        <w:t xml:space="preserve"> </w:t>
      </w:r>
      <w:r>
        <w:rPr>
          <w:sz w:val="24"/>
        </w:rPr>
        <w:t xml:space="preserve">rules. </w:t>
      </w:r>
      <w:r>
        <w:rPr>
          <w:b/>
          <w:w w:val="105"/>
          <w:sz w:val="24"/>
        </w:rPr>
        <w:t>Expanded</w:t>
      </w:r>
      <w:r>
        <w:rPr>
          <w:b/>
          <w:spacing w:val="-16"/>
          <w:w w:val="105"/>
          <w:sz w:val="24"/>
        </w:rPr>
        <w:t xml:space="preserve"> </w:t>
      </w:r>
      <w:r>
        <w:rPr>
          <w:b/>
          <w:w w:val="105"/>
          <w:sz w:val="24"/>
        </w:rPr>
        <w:t>wallet</w:t>
      </w:r>
      <w:r>
        <w:rPr>
          <w:b/>
          <w:spacing w:val="-16"/>
          <w:w w:val="105"/>
          <w:sz w:val="24"/>
        </w:rPr>
        <w:t xml:space="preserve"> </w:t>
      </w:r>
      <w:r>
        <w:rPr>
          <w:b/>
          <w:w w:val="105"/>
          <w:sz w:val="24"/>
        </w:rPr>
        <w:t>pool</w:t>
      </w:r>
      <w:r>
        <w:rPr>
          <w:b/>
          <w:spacing w:val="33"/>
          <w:w w:val="105"/>
          <w:sz w:val="24"/>
        </w:rPr>
        <w:t xml:space="preserve"> </w:t>
      </w:r>
      <w:r>
        <w:rPr>
          <w:w w:val="105"/>
          <w:sz w:val="24"/>
        </w:rPr>
        <w:t>Larger</w:t>
      </w:r>
      <w:r>
        <w:rPr>
          <w:spacing w:val="-16"/>
          <w:w w:val="105"/>
          <w:sz w:val="24"/>
        </w:rPr>
        <w:t xml:space="preserve"> </w:t>
      </w:r>
      <w:r>
        <w:rPr>
          <w:w w:val="105"/>
          <w:sz w:val="24"/>
        </w:rPr>
        <w:t>address</w:t>
      </w:r>
      <w:r>
        <w:rPr>
          <w:spacing w:val="-16"/>
          <w:w w:val="105"/>
          <w:sz w:val="24"/>
        </w:rPr>
        <w:t xml:space="preserve"> </w:t>
      </w:r>
      <w:r>
        <w:rPr>
          <w:w w:val="105"/>
          <w:sz w:val="24"/>
        </w:rPr>
        <w:t>set</w:t>
      </w:r>
      <w:r>
        <w:rPr>
          <w:spacing w:val="-15"/>
          <w:w w:val="105"/>
          <w:sz w:val="24"/>
        </w:rPr>
        <w:t xml:space="preserve"> </w:t>
      </w:r>
      <w:r>
        <w:rPr>
          <w:w w:val="105"/>
          <w:sz w:val="24"/>
        </w:rPr>
        <w:t>(</w:t>
      </w:r>
      <w:r>
        <w:rPr>
          <w:i/>
          <w:w w:val="105"/>
          <w:sz w:val="24"/>
        </w:rPr>
        <w:t>N</w:t>
      </w:r>
      <w:r>
        <w:rPr>
          <w:i/>
          <w:spacing w:val="10"/>
          <w:w w:val="105"/>
          <w:sz w:val="24"/>
        </w:rPr>
        <w:t xml:space="preserve"> </w:t>
      </w:r>
      <w:r>
        <w:rPr>
          <w:w w:val="105"/>
          <w:sz w:val="24"/>
        </w:rPr>
        <w:t>=</w:t>
      </w:r>
      <w:r>
        <w:rPr>
          <w:spacing w:val="-10"/>
          <w:w w:val="105"/>
          <w:sz w:val="24"/>
        </w:rPr>
        <w:t xml:space="preserve"> </w:t>
      </w:r>
      <w:r>
        <w:rPr>
          <w:w w:val="105"/>
          <w:sz w:val="24"/>
        </w:rPr>
        <w:t>31</w:t>
      </w:r>
      <w:r>
        <w:rPr>
          <w:i/>
          <w:w w:val="105"/>
          <w:sz w:val="24"/>
        </w:rPr>
        <w:t>,</w:t>
      </w:r>
      <w:r>
        <w:rPr>
          <w:w w:val="105"/>
          <w:sz w:val="24"/>
        </w:rPr>
        <w:t>612)</w:t>
      </w:r>
      <w:r>
        <w:rPr>
          <w:spacing w:val="-16"/>
          <w:w w:val="105"/>
          <w:sz w:val="24"/>
        </w:rPr>
        <w:t xml:space="preserve"> </w:t>
      </w:r>
      <w:r>
        <w:rPr>
          <w:w w:val="105"/>
          <w:sz w:val="24"/>
        </w:rPr>
        <w:t>for</w:t>
      </w:r>
      <w:r>
        <w:rPr>
          <w:spacing w:val="-16"/>
          <w:w w:val="105"/>
          <w:sz w:val="24"/>
        </w:rPr>
        <w:t xml:space="preserve"> </w:t>
      </w:r>
      <w:r>
        <w:rPr>
          <w:w w:val="105"/>
          <w:sz w:val="24"/>
        </w:rPr>
        <w:t>runtime</w:t>
      </w:r>
      <w:r>
        <w:rPr>
          <w:spacing w:val="-15"/>
          <w:w w:val="105"/>
          <w:sz w:val="24"/>
        </w:rPr>
        <w:t xml:space="preserve"> </w:t>
      </w:r>
      <w:r>
        <w:rPr>
          <w:w w:val="105"/>
          <w:sz w:val="24"/>
        </w:rPr>
        <w:t>scaling.</w:t>
      </w:r>
    </w:p>
    <w:p w14:paraId="00DC2513" w14:textId="77777777" w:rsidR="00350CFB" w:rsidRDefault="00283FFF">
      <w:pPr>
        <w:pStyle w:val="BodyText"/>
        <w:spacing w:line="273" w:lineRule="exact"/>
        <w:ind w:left="282"/>
        <w:jc w:val="both"/>
      </w:pPr>
      <w:r>
        <w:rPr>
          <w:b/>
        </w:rPr>
        <w:t>PageRank</w:t>
      </w:r>
      <w:r>
        <w:rPr>
          <w:b/>
          <w:spacing w:val="45"/>
        </w:rPr>
        <w:t xml:space="preserve"> </w:t>
      </w:r>
      <w:r>
        <w:t>Spectral</w:t>
      </w:r>
      <w:r>
        <w:rPr>
          <w:spacing w:val="-8"/>
        </w:rPr>
        <w:t xml:space="preserve"> </w:t>
      </w:r>
      <w:r>
        <w:t>ranking</w:t>
      </w:r>
      <w:r>
        <w:rPr>
          <w:spacing w:val="-7"/>
        </w:rPr>
        <w:t xml:space="preserve"> </w:t>
      </w:r>
      <w:r>
        <w:t>by</w:t>
      </w:r>
      <w:r>
        <w:rPr>
          <w:spacing w:val="-8"/>
        </w:rPr>
        <w:t xml:space="preserve"> </w:t>
      </w:r>
      <w:r>
        <w:t>stationary</w:t>
      </w:r>
      <w:r>
        <w:rPr>
          <w:spacing w:val="-8"/>
        </w:rPr>
        <w:t xml:space="preserve"> </w:t>
      </w:r>
      <w:r>
        <w:t>distribution</w:t>
      </w:r>
      <w:r>
        <w:rPr>
          <w:spacing w:val="-7"/>
        </w:rPr>
        <w:t xml:space="preserve"> </w:t>
      </w:r>
      <w:r>
        <w:t>of</w:t>
      </w:r>
      <w:r>
        <w:rPr>
          <w:spacing w:val="-8"/>
        </w:rPr>
        <w:t xml:space="preserve"> </w:t>
      </w:r>
      <w:r>
        <w:t>a</w:t>
      </w:r>
      <w:r>
        <w:rPr>
          <w:spacing w:val="-8"/>
        </w:rPr>
        <w:t xml:space="preserve"> </w:t>
      </w:r>
      <w:r>
        <w:t>damped</w:t>
      </w:r>
      <w:r>
        <w:rPr>
          <w:spacing w:val="-7"/>
        </w:rPr>
        <w:t xml:space="preserve"> </w:t>
      </w:r>
      <w:r>
        <w:t>random</w:t>
      </w:r>
      <w:r>
        <w:rPr>
          <w:spacing w:val="-8"/>
        </w:rPr>
        <w:t xml:space="preserve"> </w:t>
      </w:r>
      <w:r>
        <w:rPr>
          <w:spacing w:val="-2"/>
        </w:rPr>
        <w:t>walk.</w:t>
      </w:r>
    </w:p>
    <w:p w14:paraId="00DC2514" w14:textId="77777777" w:rsidR="00350CFB" w:rsidRDefault="00350CFB">
      <w:pPr>
        <w:pStyle w:val="BodyText"/>
        <w:spacing w:line="273" w:lineRule="exact"/>
        <w:jc w:val="both"/>
        <w:sectPr w:rsidR="00350CFB">
          <w:pgSz w:w="11910" w:h="16840"/>
          <w:pgMar w:top="1800" w:right="708" w:bottom="2300" w:left="992" w:header="0" w:footer="2115" w:gutter="0"/>
          <w:cols w:space="720"/>
        </w:sectPr>
      </w:pPr>
    </w:p>
    <w:p w14:paraId="00DC2515" w14:textId="77777777" w:rsidR="00350CFB" w:rsidRDefault="00283FFF">
      <w:pPr>
        <w:pStyle w:val="BodyText"/>
        <w:spacing w:before="72"/>
        <w:ind w:left="282"/>
      </w:pPr>
      <w:r>
        <w:rPr>
          <w:b/>
        </w:rPr>
        <w:lastRenderedPageBreak/>
        <w:t>Proxy</w:t>
      </w:r>
      <w:r>
        <w:rPr>
          <w:b/>
          <w:spacing w:val="44"/>
        </w:rPr>
        <w:t xml:space="preserve"> </w:t>
      </w:r>
      <w:r>
        <w:t>Observable</w:t>
      </w:r>
      <w:r>
        <w:rPr>
          <w:spacing w:val="-8"/>
        </w:rPr>
        <w:t xml:space="preserve"> </w:t>
      </w:r>
      <w:r>
        <w:t>wallet</w:t>
      </w:r>
      <w:r>
        <w:rPr>
          <w:spacing w:val="-8"/>
        </w:rPr>
        <w:t xml:space="preserve"> </w:t>
      </w:r>
      <w:r>
        <w:t>metric</w:t>
      </w:r>
      <w:r>
        <w:rPr>
          <w:spacing w:val="-8"/>
        </w:rPr>
        <w:t xml:space="preserve"> </w:t>
      </w:r>
      <w:r>
        <w:t>used</w:t>
      </w:r>
      <w:r>
        <w:rPr>
          <w:spacing w:val="-9"/>
        </w:rPr>
        <w:t xml:space="preserve"> </w:t>
      </w:r>
      <w:r>
        <w:t>for</w:t>
      </w:r>
      <w:r>
        <w:rPr>
          <w:spacing w:val="-8"/>
        </w:rPr>
        <w:t xml:space="preserve"> </w:t>
      </w:r>
      <w:r>
        <w:t>domain-intuition</w:t>
      </w:r>
      <w:r>
        <w:rPr>
          <w:spacing w:val="-8"/>
        </w:rPr>
        <w:t xml:space="preserve"> </w:t>
      </w:r>
      <w:r>
        <w:rPr>
          <w:spacing w:val="-2"/>
        </w:rPr>
        <w:t>validation.</w:t>
      </w:r>
    </w:p>
    <w:p w14:paraId="00DC2516" w14:textId="77777777" w:rsidR="00350CFB" w:rsidRDefault="00350CFB">
      <w:pPr>
        <w:pStyle w:val="BodyText"/>
        <w:spacing w:before="23"/>
      </w:pPr>
    </w:p>
    <w:p w14:paraId="00DC2517" w14:textId="77777777" w:rsidR="00350CFB" w:rsidRDefault="00283FFF">
      <w:pPr>
        <w:pStyle w:val="BodyText"/>
        <w:spacing w:before="1"/>
        <w:ind w:left="282"/>
      </w:pPr>
      <w:r>
        <w:rPr>
          <w:b/>
        </w:rPr>
        <w:t>Teleport</w:t>
      </w:r>
      <w:r>
        <w:rPr>
          <w:b/>
          <w:spacing w:val="53"/>
        </w:rPr>
        <w:t xml:space="preserve"> </w:t>
      </w:r>
      <w:r>
        <w:t>Uniform</w:t>
      </w:r>
      <w:r>
        <w:rPr>
          <w:spacing w:val="-4"/>
        </w:rPr>
        <w:t xml:space="preserve"> </w:t>
      </w:r>
      <w:r>
        <w:t>jump</w:t>
      </w:r>
      <w:r>
        <w:rPr>
          <w:spacing w:val="-4"/>
        </w:rPr>
        <w:t xml:space="preserve"> </w:t>
      </w:r>
      <w:r>
        <w:t>in</w:t>
      </w:r>
      <w:r>
        <w:rPr>
          <w:spacing w:val="-4"/>
        </w:rPr>
        <w:t xml:space="preserve"> </w:t>
      </w:r>
      <w:r>
        <w:t>PageRank</w:t>
      </w:r>
      <w:r>
        <w:rPr>
          <w:spacing w:val="-4"/>
        </w:rPr>
        <w:t xml:space="preserve"> </w:t>
      </w:r>
      <w:r>
        <w:t>with</w:t>
      </w:r>
      <w:r>
        <w:rPr>
          <w:spacing w:val="-4"/>
        </w:rPr>
        <w:t xml:space="preserve"> </w:t>
      </w:r>
      <w:r>
        <w:t>probability</w:t>
      </w:r>
      <w:r>
        <w:rPr>
          <w:spacing w:val="-4"/>
        </w:rPr>
        <w:t xml:space="preserve"> </w:t>
      </w:r>
      <w:r>
        <w:t>1</w:t>
      </w:r>
      <w:r>
        <w:rPr>
          <w:spacing w:val="-10"/>
        </w:rPr>
        <w:t xml:space="preserve"> </w:t>
      </w:r>
      <w:r>
        <w:rPr>
          <w:rFonts w:ascii="Arial Unicode MS" w:hAnsi="Arial Unicode MS"/>
        </w:rPr>
        <w:t>−</w:t>
      </w:r>
      <w:r>
        <w:rPr>
          <w:rFonts w:ascii="Arial Unicode MS" w:hAnsi="Arial Unicode MS"/>
          <w:spacing w:val="-17"/>
        </w:rPr>
        <w:t xml:space="preserve"> </w:t>
      </w:r>
      <w:r>
        <w:rPr>
          <w:i/>
          <w:spacing w:val="-5"/>
        </w:rPr>
        <w:t>d</w:t>
      </w:r>
      <w:r>
        <w:rPr>
          <w:spacing w:val="-5"/>
        </w:rPr>
        <w:t>.</w:t>
      </w:r>
    </w:p>
    <w:p w14:paraId="00DC2518" w14:textId="77777777" w:rsidR="00350CFB" w:rsidRDefault="00350CFB">
      <w:pPr>
        <w:pStyle w:val="BodyText"/>
      </w:pPr>
    </w:p>
    <w:p w14:paraId="00DC2519" w14:textId="77777777" w:rsidR="00350CFB" w:rsidRDefault="00350CFB">
      <w:pPr>
        <w:pStyle w:val="BodyText"/>
      </w:pPr>
    </w:p>
    <w:p w14:paraId="00DC251A" w14:textId="77777777" w:rsidR="00350CFB" w:rsidRDefault="00283FFF">
      <w:pPr>
        <w:pStyle w:val="Heading2"/>
        <w:numPr>
          <w:ilvl w:val="1"/>
          <w:numId w:val="26"/>
        </w:numPr>
        <w:tabs>
          <w:tab w:val="left" w:pos="783"/>
        </w:tabs>
        <w:ind w:left="783" w:hanging="501"/>
      </w:pPr>
      <w:bookmarkStart w:id="485" w:name="SQL_Templates,_Configuration,_and_Extend"/>
      <w:bookmarkStart w:id="486" w:name="_bookmark210"/>
      <w:bookmarkEnd w:id="485"/>
      <w:bookmarkEnd w:id="486"/>
      <w:r>
        <w:t>SQL</w:t>
      </w:r>
      <w:r>
        <w:rPr>
          <w:spacing w:val="14"/>
        </w:rPr>
        <w:t xml:space="preserve"> </w:t>
      </w:r>
      <w:r>
        <w:t>Templates,</w:t>
      </w:r>
      <w:r>
        <w:rPr>
          <w:spacing w:val="15"/>
        </w:rPr>
        <w:t xml:space="preserve"> </w:t>
      </w:r>
      <w:r>
        <w:t>Configuration,</w:t>
      </w:r>
      <w:r>
        <w:rPr>
          <w:spacing w:val="15"/>
        </w:rPr>
        <w:t xml:space="preserve"> </w:t>
      </w:r>
      <w:r>
        <w:t>and</w:t>
      </w:r>
      <w:r>
        <w:rPr>
          <w:spacing w:val="14"/>
        </w:rPr>
        <w:t xml:space="preserve"> </w:t>
      </w:r>
      <w:r>
        <w:t>Extended</w:t>
      </w:r>
      <w:r>
        <w:rPr>
          <w:spacing w:val="15"/>
        </w:rPr>
        <w:t xml:space="preserve"> </w:t>
      </w:r>
      <w:r>
        <w:rPr>
          <w:spacing w:val="-2"/>
        </w:rPr>
        <w:t>Notes</w:t>
      </w:r>
    </w:p>
    <w:p w14:paraId="00DC251B" w14:textId="77777777" w:rsidR="00350CFB" w:rsidRDefault="00350CFB">
      <w:pPr>
        <w:pStyle w:val="BodyText"/>
        <w:spacing w:before="24"/>
        <w:rPr>
          <w:b/>
          <w:sz w:val="28"/>
        </w:rPr>
      </w:pPr>
    </w:p>
    <w:p w14:paraId="00DC251C" w14:textId="77777777" w:rsidR="00350CFB" w:rsidRDefault="00283FFF">
      <w:pPr>
        <w:pStyle w:val="BodyText"/>
        <w:spacing w:line="396" w:lineRule="auto"/>
        <w:ind w:left="282" w:right="521" w:hanging="8"/>
      </w:pPr>
      <w:r>
        <w:t>This</w:t>
      </w:r>
      <w:r>
        <w:rPr>
          <w:spacing w:val="-13"/>
        </w:rPr>
        <w:t xml:space="preserve"> </w:t>
      </w:r>
      <w:r>
        <w:t>appendix</w:t>
      </w:r>
      <w:r>
        <w:rPr>
          <w:spacing w:val="-13"/>
        </w:rPr>
        <w:t xml:space="preserve"> </w:t>
      </w:r>
      <w:r>
        <w:t>collects</w:t>
      </w:r>
      <w:r>
        <w:rPr>
          <w:spacing w:val="-13"/>
        </w:rPr>
        <w:t xml:space="preserve"> </w:t>
      </w:r>
      <w:r>
        <w:t>representative</w:t>
      </w:r>
      <w:r>
        <w:rPr>
          <w:spacing w:val="-13"/>
        </w:rPr>
        <w:t xml:space="preserve"> </w:t>
      </w:r>
      <w:r>
        <w:t>SQL</w:t>
      </w:r>
      <w:r>
        <w:rPr>
          <w:spacing w:val="-13"/>
        </w:rPr>
        <w:t xml:space="preserve"> </w:t>
      </w:r>
      <w:r>
        <w:t>patterns,</w:t>
      </w:r>
      <w:r>
        <w:rPr>
          <w:spacing w:val="-12"/>
        </w:rPr>
        <w:t xml:space="preserve"> </w:t>
      </w:r>
      <w:r>
        <w:t>configuration</w:t>
      </w:r>
      <w:r>
        <w:rPr>
          <w:spacing w:val="-13"/>
        </w:rPr>
        <w:t xml:space="preserve"> </w:t>
      </w:r>
      <w:r>
        <w:t>keys,</w:t>
      </w:r>
      <w:r>
        <w:rPr>
          <w:spacing w:val="-12"/>
        </w:rPr>
        <w:t xml:space="preserve"> </w:t>
      </w:r>
      <w:r>
        <w:t>and</w:t>
      </w:r>
      <w:r>
        <w:rPr>
          <w:spacing w:val="-13"/>
        </w:rPr>
        <w:t xml:space="preserve"> </w:t>
      </w:r>
      <w:r>
        <w:t>extended</w:t>
      </w:r>
      <w:r>
        <w:rPr>
          <w:spacing w:val="-13"/>
        </w:rPr>
        <w:t xml:space="preserve"> </w:t>
      </w:r>
      <w:r>
        <w:t>methodolog-</w:t>
      </w:r>
      <w:bookmarkStart w:id="487" w:name="Approval_log_extraction_pattern"/>
      <w:bookmarkStart w:id="488" w:name="_bookmark211"/>
      <w:bookmarkEnd w:id="487"/>
      <w:bookmarkEnd w:id="488"/>
      <w:r>
        <w:t>ical notes that support reproduction without cluttering the main chapters.</w:t>
      </w:r>
    </w:p>
    <w:p w14:paraId="00DC251D" w14:textId="77777777" w:rsidR="00350CFB" w:rsidRDefault="00350CFB">
      <w:pPr>
        <w:pStyle w:val="BodyText"/>
        <w:spacing w:before="8"/>
      </w:pPr>
    </w:p>
    <w:p w14:paraId="00DC251E" w14:textId="77777777" w:rsidR="00350CFB" w:rsidRDefault="00283FFF">
      <w:pPr>
        <w:pStyle w:val="Heading3"/>
        <w:numPr>
          <w:ilvl w:val="2"/>
          <w:numId w:val="26"/>
        </w:numPr>
        <w:tabs>
          <w:tab w:val="left" w:pos="879"/>
        </w:tabs>
        <w:ind w:left="879" w:hanging="597"/>
      </w:pPr>
      <w:r>
        <w:t>Approval</w:t>
      </w:r>
      <w:r>
        <w:rPr>
          <w:spacing w:val="-14"/>
        </w:rPr>
        <w:t xml:space="preserve"> </w:t>
      </w:r>
      <w:r>
        <w:t>log</w:t>
      </w:r>
      <w:r>
        <w:rPr>
          <w:spacing w:val="-13"/>
        </w:rPr>
        <w:t xml:space="preserve"> </w:t>
      </w:r>
      <w:r>
        <w:t>extraction</w:t>
      </w:r>
      <w:r>
        <w:rPr>
          <w:spacing w:val="-14"/>
        </w:rPr>
        <w:t xml:space="preserve"> </w:t>
      </w:r>
      <w:r>
        <w:rPr>
          <w:spacing w:val="-2"/>
        </w:rPr>
        <w:t>pattern</w:t>
      </w:r>
    </w:p>
    <w:p w14:paraId="00DC251F" w14:textId="77777777" w:rsidR="00350CFB" w:rsidRDefault="00350CFB">
      <w:pPr>
        <w:pStyle w:val="BodyText"/>
        <w:spacing w:before="46"/>
        <w:rPr>
          <w:b/>
        </w:rPr>
      </w:pPr>
    </w:p>
    <w:p w14:paraId="00DC2520" w14:textId="77777777" w:rsidR="00350CFB" w:rsidRDefault="00283FFF">
      <w:pPr>
        <w:pStyle w:val="BodyText"/>
        <w:spacing w:line="369" w:lineRule="auto"/>
        <w:ind w:left="282"/>
      </w:pPr>
      <w:r>
        <w:rPr>
          <w:spacing w:val="-6"/>
        </w:rPr>
        <w:t xml:space="preserve">ERC-20 </w:t>
      </w:r>
      <w:r>
        <w:rPr>
          <w:rFonts w:ascii="Courier New"/>
          <w:spacing w:val="-6"/>
        </w:rPr>
        <w:t>Approval</w:t>
      </w:r>
      <w:r>
        <w:rPr>
          <w:rFonts w:ascii="Courier New"/>
          <w:spacing w:val="-87"/>
        </w:rPr>
        <w:t xml:space="preserve"> </w:t>
      </w:r>
      <w:r>
        <w:rPr>
          <w:spacing w:val="-6"/>
        </w:rPr>
        <w:t xml:space="preserve">events are identified by topic 0 equal to the keccak256 hash of </w:t>
      </w:r>
      <w:r>
        <w:rPr>
          <w:rFonts w:ascii="Courier New"/>
          <w:spacing w:val="-6"/>
        </w:rPr>
        <w:t xml:space="preserve">Approval(add </w:t>
      </w:r>
      <w:r>
        <w:rPr>
          <w:rFonts w:ascii="Courier New"/>
          <w:spacing w:val="-4"/>
        </w:rPr>
        <w:t>ress,address,uint256)</w:t>
      </w:r>
      <w:r>
        <w:rPr>
          <w:spacing w:val="-4"/>
        </w:rPr>
        <w:t>. A</w:t>
      </w:r>
      <w:r>
        <w:rPr>
          <w:spacing w:val="-11"/>
        </w:rPr>
        <w:t xml:space="preserve"> </w:t>
      </w:r>
      <w:r>
        <w:rPr>
          <w:spacing w:val="-4"/>
        </w:rPr>
        <w:t>simplified</w:t>
      </w:r>
      <w:r>
        <w:rPr>
          <w:spacing w:val="-11"/>
        </w:rPr>
        <w:t xml:space="preserve"> </w:t>
      </w:r>
      <w:r>
        <w:rPr>
          <w:spacing w:val="-4"/>
        </w:rPr>
        <w:t>monthly</w:t>
      </w:r>
      <w:r>
        <w:rPr>
          <w:spacing w:val="-11"/>
        </w:rPr>
        <w:t xml:space="preserve"> </w:t>
      </w:r>
      <w:r>
        <w:rPr>
          <w:spacing w:val="-4"/>
        </w:rPr>
        <w:t>query</w:t>
      </w:r>
      <w:r>
        <w:rPr>
          <w:spacing w:val="-11"/>
        </w:rPr>
        <w:t xml:space="preserve"> </w:t>
      </w:r>
      <w:r>
        <w:rPr>
          <w:spacing w:val="-4"/>
        </w:rPr>
        <w:t>pattern</w:t>
      </w:r>
      <w:r>
        <w:rPr>
          <w:spacing w:val="-11"/>
        </w:rPr>
        <w:t xml:space="preserve"> </w:t>
      </w:r>
      <w:r>
        <w:rPr>
          <w:spacing w:val="-4"/>
        </w:rPr>
        <w:t>is:</w:t>
      </w:r>
    </w:p>
    <w:p w14:paraId="00DC2521" w14:textId="77777777" w:rsidR="00350CFB" w:rsidRDefault="00350CFB">
      <w:pPr>
        <w:pStyle w:val="BodyText"/>
        <w:spacing w:before="32"/>
      </w:pPr>
    </w:p>
    <w:p w14:paraId="00DC2522" w14:textId="77777777" w:rsidR="00350CFB" w:rsidRDefault="00283FFF">
      <w:pPr>
        <w:ind w:left="282"/>
        <w:rPr>
          <w:rFonts w:ascii="Courier New"/>
        </w:rPr>
      </w:pPr>
      <w:r>
        <w:rPr>
          <w:rFonts w:ascii="Courier New"/>
          <w:spacing w:val="-2"/>
          <w:w w:val="95"/>
        </w:rPr>
        <w:t>SELECT</w:t>
      </w:r>
    </w:p>
    <w:p w14:paraId="00DC2523" w14:textId="77777777" w:rsidR="00350CFB" w:rsidRDefault="00283FFF">
      <w:pPr>
        <w:spacing w:before="169" w:line="408" w:lineRule="auto"/>
        <w:ind w:left="511" w:right="7699"/>
        <w:rPr>
          <w:rFonts w:ascii="Courier New"/>
        </w:rPr>
      </w:pPr>
      <w:r>
        <w:rPr>
          <w:rFonts w:ascii="Courier New"/>
          <w:spacing w:val="-2"/>
          <w:w w:val="90"/>
        </w:rPr>
        <w:t xml:space="preserve">block_timestamp, </w:t>
      </w:r>
      <w:r>
        <w:rPr>
          <w:rFonts w:ascii="Courier New"/>
          <w:spacing w:val="-2"/>
          <w:w w:val="95"/>
        </w:rPr>
        <w:t xml:space="preserve">block_number, </w:t>
      </w:r>
      <w:r>
        <w:rPr>
          <w:rFonts w:ascii="Courier New"/>
          <w:spacing w:val="-2"/>
          <w:w w:val="85"/>
        </w:rPr>
        <w:t xml:space="preserve">transaction_hash, </w:t>
      </w:r>
      <w:r>
        <w:rPr>
          <w:rFonts w:ascii="Courier New"/>
          <w:spacing w:val="-2"/>
          <w:w w:val="95"/>
        </w:rPr>
        <w:t xml:space="preserve">log_index, </w:t>
      </w:r>
      <w:r>
        <w:rPr>
          <w:rFonts w:ascii="Courier New"/>
          <w:w w:val="85"/>
        </w:rPr>
        <w:t>address AS token,</w:t>
      </w:r>
    </w:p>
    <w:p w14:paraId="00DC2524" w14:textId="77777777" w:rsidR="00350CFB" w:rsidRDefault="00283FFF">
      <w:pPr>
        <w:spacing w:line="408" w:lineRule="auto"/>
        <w:ind w:left="511" w:right="4948"/>
        <w:rPr>
          <w:rFonts w:ascii="Courier New"/>
        </w:rPr>
      </w:pPr>
      <w:r>
        <w:rPr>
          <w:rFonts w:ascii="Courier New"/>
          <w:w w:val="90"/>
        </w:rPr>
        <w:t>topics[SAFE_OFFSET(1)]</w:t>
      </w:r>
      <w:r>
        <w:rPr>
          <w:rFonts w:ascii="Courier New"/>
          <w:spacing w:val="-2"/>
          <w:w w:val="90"/>
        </w:rPr>
        <w:t xml:space="preserve"> </w:t>
      </w:r>
      <w:r>
        <w:rPr>
          <w:rFonts w:ascii="Courier New"/>
          <w:w w:val="90"/>
        </w:rPr>
        <w:t>AS</w:t>
      </w:r>
      <w:r>
        <w:rPr>
          <w:rFonts w:ascii="Courier New"/>
          <w:spacing w:val="-2"/>
          <w:w w:val="90"/>
        </w:rPr>
        <w:t xml:space="preserve"> </w:t>
      </w:r>
      <w:r>
        <w:rPr>
          <w:rFonts w:ascii="Courier New"/>
          <w:w w:val="90"/>
        </w:rPr>
        <w:t xml:space="preserve">owner_topic, </w:t>
      </w:r>
      <w:r>
        <w:rPr>
          <w:rFonts w:ascii="Courier New"/>
          <w:w w:val="85"/>
        </w:rPr>
        <w:t xml:space="preserve">topics[SAFE_OFFSET(2)] AS spender_topic, </w:t>
      </w:r>
      <w:r>
        <w:rPr>
          <w:rFonts w:ascii="Courier New"/>
          <w:w w:val="95"/>
        </w:rPr>
        <w:t>data</w:t>
      </w:r>
      <w:r>
        <w:rPr>
          <w:rFonts w:ascii="Courier New"/>
          <w:spacing w:val="-19"/>
          <w:w w:val="95"/>
        </w:rPr>
        <w:t xml:space="preserve"> </w:t>
      </w:r>
      <w:r>
        <w:rPr>
          <w:rFonts w:ascii="Courier New"/>
          <w:w w:val="95"/>
        </w:rPr>
        <w:t>AS</w:t>
      </w:r>
      <w:r>
        <w:rPr>
          <w:rFonts w:ascii="Courier New"/>
          <w:spacing w:val="-19"/>
          <w:w w:val="95"/>
        </w:rPr>
        <w:t xml:space="preserve"> </w:t>
      </w:r>
      <w:r>
        <w:rPr>
          <w:rFonts w:ascii="Courier New"/>
          <w:w w:val="95"/>
        </w:rPr>
        <w:t>value_data</w:t>
      </w:r>
    </w:p>
    <w:p w14:paraId="00DC2525" w14:textId="77777777" w:rsidR="00350CFB" w:rsidRDefault="00283FFF">
      <w:pPr>
        <w:spacing w:line="408" w:lineRule="auto"/>
        <w:ind w:left="282" w:right="2512"/>
        <w:rPr>
          <w:rFonts w:ascii="Courier New"/>
        </w:rPr>
      </w:pPr>
      <w:r>
        <w:rPr>
          <w:rFonts w:ascii="Courier New"/>
          <w:w w:val="85"/>
        </w:rPr>
        <w:t xml:space="preserve">FROM `bigquery-public-data.goog_blockchain_arbitrum_one_us.logs` </w:t>
      </w:r>
      <w:r>
        <w:rPr>
          <w:rFonts w:ascii="Courier New"/>
          <w:w w:val="90"/>
        </w:rPr>
        <w:t>WHERE</w:t>
      </w:r>
      <w:r>
        <w:rPr>
          <w:rFonts w:ascii="Courier New"/>
          <w:spacing w:val="-16"/>
          <w:w w:val="90"/>
        </w:rPr>
        <w:t xml:space="preserve"> </w:t>
      </w:r>
      <w:r>
        <w:rPr>
          <w:rFonts w:ascii="Courier New"/>
          <w:w w:val="90"/>
        </w:rPr>
        <w:t>block_timestamp</w:t>
      </w:r>
      <w:r>
        <w:rPr>
          <w:rFonts w:ascii="Courier New"/>
          <w:spacing w:val="-16"/>
          <w:w w:val="90"/>
        </w:rPr>
        <w:t xml:space="preserve"> </w:t>
      </w:r>
      <w:r>
        <w:rPr>
          <w:rFonts w:ascii="Courier New"/>
          <w:w w:val="90"/>
        </w:rPr>
        <w:t>&gt;=</w:t>
      </w:r>
      <w:r>
        <w:rPr>
          <w:rFonts w:ascii="Courier New"/>
          <w:spacing w:val="-16"/>
          <w:w w:val="90"/>
        </w:rPr>
        <w:t xml:space="preserve"> </w:t>
      </w:r>
      <w:r>
        <w:rPr>
          <w:rFonts w:ascii="Courier New"/>
          <w:w w:val="90"/>
        </w:rPr>
        <w:t>TIMESTAMP('2025-12-01')</w:t>
      </w:r>
    </w:p>
    <w:p w14:paraId="00DC2526" w14:textId="77777777" w:rsidR="00350CFB" w:rsidRDefault="00283FFF">
      <w:pPr>
        <w:spacing w:line="408" w:lineRule="auto"/>
        <w:ind w:left="511" w:right="4212"/>
        <w:rPr>
          <w:rFonts w:ascii="Courier New"/>
        </w:rPr>
      </w:pPr>
      <w:r>
        <w:rPr>
          <w:rFonts w:ascii="Courier New"/>
          <w:w w:val="85"/>
        </w:rPr>
        <w:t>AND block_timestamp &lt;</w:t>
      </w:r>
      <w:r>
        <w:rPr>
          <w:rFonts w:ascii="Courier New"/>
          <w:spacing w:val="80"/>
        </w:rPr>
        <w:t xml:space="preserve"> </w:t>
      </w:r>
      <w:r>
        <w:rPr>
          <w:rFonts w:ascii="Courier New"/>
          <w:w w:val="85"/>
        </w:rPr>
        <w:t xml:space="preserve">TIMESTAMP('2026-01-01') </w:t>
      </w:r>
      <w:r>
        <w:rPr>
          <w:rFonts w:ascii="Courier New"/>
          <w:w w:val="90"/>
        </w:rPr>
        <w:t>AND topics[SAFE_OFFSET(0)] =</w:t>
      </w:r>
    </w:p>
    <w:p w14:paraId="00DC2527" w14:textId="77777777" w:rsidR="00350CFB" w:rsidRDefault="00283FFF">
      <w:pPr>
        <w:tabs>
          <w:tab w:val="left" w:pos="969"/>
        </w:tabs>
        <w:spacing w:line="249" w:lineRule="exact"/>
        <w:ind w:left="574"/>
        <w:rPr>
          <w:rFonts w:ascii="Courier New" w:hAnsi="Courier New"/>
        </w:rPr>
      </w:pPr>
      <w:r>
        <w:rPr>
          <w:i/>
          <w:spacing w:val="-5"/>
          <w:w w:val="120"/>
          <w:sz w:val="12"/>
        </w:rPr>
        <w:t>'→</w:t>
      </w:r>
      <w:r>
        <w:rPr>
          <w:i/>
          <w:sz w:val="12"/>
        </w:rPr>
        <w:tab/>
      </w:r>
      <w:r>
        <w:rPr>
          <w:rFonts w:ascii="Courier New" w:hAnsi="Courier New"/>
          <w:spacing w:val="-2"/>
          <w:w w:val="85"/>
        </w:rPr>
        <w:t>'0x8c5be1e5ebec7d5bd14f71427d1e84f3dd0314c0f7b2291e5b200ac8c7c3b925'</w:t>
      </w:r>
    </w:p>
    <w:p w14:paraId="00DC2528" w14:textId="77777777" w:rsidR="00350CFB" w:rsidRDefault="00283FFF">
      <w:pPr>
        <w:spacing w:before="174"/>
        <w:ind w:left="511"/>
        <w:rPr>
          <w:rFonts w:ascii="Courier New"/>
        </w:rPr>
      </w:pPr>
      <w:r>
        <w:rPr>
          <w:rFonts w:ascii="Courier New"/>
          <w:w w:val="85"/>
        </w:rPr>
        <w:t>AND</w:t>
      </w:r>
      <w:r>
        <w:rPr>
          <w:rFonts w:ascii="Courier New"/>
          <w:spacing w:val="-8"/>
          <w:w w:val="95"/>
        </w:rPr>
        <w:t xml:space="preserve"> </w:t>
      </w:r>
      <w:r>
        <w:rPr>
          <w:rFonts w:ascii="Courier New"/>
          <w:spacing w:val="-10"/>
          <w:w w:val="95"/>
        </w:rPr>
        <w:t>(</w:t>
      </w:r>
    </w:p>
    <w:p w14:paraId="00DC2529" w14:textId="77777777" w:rsidR="00350CFB" w:rsidRDefault="00283FFF">
      <w:pPr>
        <w:spacing w:before="174"/>
        <w:ind w:left="740"/>
        <w:rPr>
          <w:rFonts w:ascii="Courier New"/>
        </w:rPr>
      </w:pPr>
      <w:r>
        <w:rPr>
          <w:rFonts w:ascii="Courier New"/>
          <w:w w:val="85"/>
        </w:rPr>
        <w:t>LOWER(CONCAT('0x',</w:t>
      </w:r>
      <w:r>
        <w:rPr>
          <w:rFonts w:ascii="Courier New"/>
          <w:spacing w:val="5"/>
        </w:rPr>
        <w:t xml:space="preserve"> </w:t>
      </w:r>
      <w:r>
        <w:rPr>
          <w:rFonts w:ascii="Courier New"/>
          <w:w w:val="85"/>
        </w:rPr>
        <w:t>SUBSTR(topics[SAFE_OFFSET(1)],</w:t>
      </w:r>
      <w:r>
        <w:rPr>
          <w:rFonts w:ascii="Courier New"/>
          <w:spacing w:val="5"/>
        </w:rPr>
        <w:t xml:space="preserve"> </w:t>
      </w:r>
      <w:r>
        <w:rPr>
          <w:rFonts w:ascii="Courier New"/>
          <w:w w:val="85"/>
        </w:rPr>
        <w:t>27)))</w:t>
      </w:r>
      <w:r>
        <w:rPr>
          <w:rFonts w:ascii="Courier New"/>
          <w:spacing w:val="5"/>
        </w:rPr>
        <w:t xml:space="preserve"> </w:t>
      </w:r>
      <w:r>
        <w:rPr>
          <w:rFonts w:ascii="Courier New"/>
          <w:spacing w:val="-5"/>
          <w:w w:val="85"/>
        </w:rPr>
        <w:t>IN</w:t>
      </w:r>
    </w:p>
    <w:p w14:paraId="00DC252A" w14:textId="77777777" w:rsidR="00350CFB" w:rsidRDefault="00283FFF">
      <w:pPr>
        <w:tabs>
          <w:tab w:val="left" w:pos="1198"/>
        </w:tabs>
        <w:spacing w:before="179"/>
        <w:ind w:left="803"/>
        <w:rPr>
          <w:rFonts w:ascii="Courier New" w:hAnsi="Courier New"/>
        </w:rPr>
      </w:pPr>
      <w:r>
        <w:rPr>
          <w:i/>
          <w:spacing w:val="-5"/>
          <w:w w:val="120"/>
          <w:sz w:val="12"/>
        </w:rPr>
        <w:t>'→</w:t>
      </w:r>
      <w:r>
        <w:rPr>
          <w:i/>
          <w:sz w:val="12"/>
        </w:rPr>
        <w:tab/>
      </w:r>
      <w:r>
        <w:rPr>
          <w:rFonts w:ascii="Courier New" w:hAnsi="Courier New"/>
          <w:spacing w:val="-2"/>
          <w:w w:val="90"/>
        </w:rPr>
        <w:t>UNNEST(@wallet_list)</w:t>
      </w:r>
    </w:p>
    <w:p w14:paraId="00DC252B" w14:textId="77777777" w:rsidR="00350CFB" w:rsidRDefault="00350CFB">
      <w:pPr>
        <w:rPr>
          <w:rFonts w:ascii="Courier New" w:hAnsi="Courier New"/>
        </w:rPr>
        <w:sectPr w:rsidR="00350CFB">
          <w:pgSz w:w="11910" w:h="16840"/>
          <w:pgMar w:top="1840" w:right="708" w:bottom="2300" w:left="992" w:header="0" w:footer="2115" w:gutter="0"/>
          <w:cols w:space="720"/>
        </w:sectPr>
      </w:pPr>
    </w:p>
    <w:p w14:paraId="00DC252C" w14:textId="77777777" w:rsidR="00350CFB" w:rsidRDefault="00283FFF">
      <w:pPr>
        <w:spacing w:before="114"/>
        <w:ind w:left="740"/>
        <w:rPr>
          <w:rFonts w:ascii="Courier New"/>
        </w:rPr>
      </w:pPr>
      <w:r>
        <w:rPr>
          <w:rFonts w:ascii="Courier New"/>
          <w:w w:val="85"/>
        </w:rPr>
        <w:lastRenderedPageBreak/>
        <w:t>OR</w:t>
      </w:r>
      <w:r>
        <w:rPr>
          <w:rFonts w:ascii="Courier New"/>
        </w:rPr>
        <w:t xml:space="preserve"> </w:t>
      </w:r>
      <w:r>
        <w:rPr>
          <w:rFonts w:ascii="Courier New"/>
          <w:w w:val="85"/>
        </w:rPr>
        <w:t>LOWER(CONCAT('0x',</w:t>
      </w:r>
      <w:r>
        <w:rPr>
          <w:rFonts w:ascii="Courier New"/>
        </w:rPr>
        <w:t xml:space="preserve"> </w:t>
      </w:r>
      <w:r>
        <w:rPr>
          <w:rFonts w:ascii="Courier New"/>
          <w:w w:val="85"/>
        </w:rPr>
        <w:t>SUBSTR(topics[SAFE_OFFSET(2)],</w:t>
      </w:r>
      <w:r>
        <w:rPr>
          <w:rFonts w:ascii="Courier New"/>
        </w:rPr>
        <w:t xml:space="preserve"> </w:t>
      </w:r>
      <w:r>
        <w:rPr>
          <w:rFonts w:ascii="Courier New"/>
          <w:w w:val="85"/>
        </w:rPr>
        <w:t>27)))</w:t>
      </w:r>
      <w:r>
        <w:rPr>
          <w:rFonts w:ascii="Courier New"/>
        </w:rPr>
        <w:t xml:space="preserve"> </w:t>
      </w:r>
      <w:r>
        <w:rPr>
          <w:rFonts w:ascii="Courier New"/>
          <w:spacing w:val="-5"/>
          <w:w w:val="85"/>
        </w:rPr>
        <w:t>IN</w:t>
      </w:r>
    </w:p>
    <w:p w14:paraId="00DC252D" w14:textId="77777777" w:rsidR="00350CFB" w:rsidRDefault="00283FFF">
      <w:pPr>
        <w:tabs>
          <w:tab w:val="left" w:pos="1198"/>
        </w:tabs>
        <w:spacing w:before="179"/>
        <w:ind w:left="803"/>
        <w:rPr>
          <w:rFonts w:ascii="Courier New" w:hAnsi="Courier New"/>
        </w:rPr>
      </w:pPr>
      <w:r>
        <w:rPr>
          <w:i/>
          <w:spacing w:val="-5"/>
          <w:w w:val="120"/>
          <w:sz w:val="12"/>
        </w:rPr>
        <w:t>'→</w:t>
      </w:r>
      <w:r>
        <w:rPr>
          <w:i/>
          <w:sz w:val="12"/>
        </w:rPr>
        <w:tab/>
      </w:r>
      <w:r>
        <w:rPr>
          <w:rFonts w:ascii="Courier New" w:hAnsi="Courier New"/>
          <w:spacing w:val="-2"/>
          <w:w w:val="90"/>
        </w:rPr>
        <w:t>UNNEST(@wallet_list)</w:t>
      </w:r>
    </w:p>
    <w:p w14:paraId="00DC252E" w14:textId="77777777" w:rsidR="00350CFB" w:rsidRDefault="00283FFF">
      <w:pPr>
        <w:spacing w:before="174"/>
        <w:ind w:left="511"/>
        <w:rPr>
          <w:rFonts w:ascii="Courier New"/>
        </w:rPr>
      </w:pPr>
      <w:r>
        <w:rPr>
          <w:rFonts w:ascii="Courier New"/>
          <w:spacing w:val="-5"/>
          <w:w w:val="95"/>
        </w:rPr>
        <w:t>);</w:t>
      </w:r>
    </w:p>
    <w:p w14:paraId="00DC252F" w14:textId="77777777" w:rsidR="00350CFB" w:rsidRDefault="00350CFB">
      <w:pPr>
        <w:pStyle w:val="BodyText"/>
        <w:spacing w:before="68"/>
        <w:rPr>
          <w:rFonts w:ascii="Courier New"/>
        </w:rPr>
      </w:pPr>
    </w:p>
    <w:p w14:paraId="00DC2530" w14:textId="77777777" w:rsidR="00350CFB" w:rsidRDefault="00283FFF">
      <w:pPr>
        <w:pStyle w:val="BodyText"/>
        <w:spacing w:line="369" w:lineRule="auto"/>
        <w:ind w:left="282" w:hanging="12"/>
      </w:pPr>
      <w:r>
        <w:rPr>
          <w:spacing w:val="-4"/>
        </w:rPr>
        <w:t>Wallet</w:t>
      </w:r>
      <w:r>
        <w:rPr>
          <w:spacing w:val="-6"/>
        </w:rPr>
        <w:t xml:space="preserve"> </w:t>
      </w:r>
      <w:r>
        <w:rPr>
          <w:spacing w:val="-4"/>
        </w:rPr>
        <w:t>filtering</w:t>
      </w:r>
      <w:r>
        <w:rPr>
          <w:spacing w:val="-6"/>
        </w:rPr>
        <w:t xml:space="preserve"> </w:t>
      </w:r>
      <w:r>
        <w:rPr>
          <w:spacing w:val="-4"/>
        </w:rPr>
        <w:t>via</w:t>
      </w:r>
      <w:r>
        <w:rPr>
          <w:spacing w:val="-6"/>
        </w:rPr>
        <w:t xml:space="preserve"> </w:t>
      </w:r>
      <w:r>
        <w:rPr>
          <w:rFonts w:ascii="Courier New" w:hAnsi="Courier New"/>
          <w:spacing w:val="-4"/>
        </w:rPr>
        <w:t>@wallet_list</w:t>
      </w:r>
      <w:r>
        <w:rPr>
          <w:rFonts w:ascii="Courier New" w:hAnsi="Courier New"/>
          <w:spacing w:val="-90"/>
        </w:rPr>
        <w:t xml:space="preserve"> </w:t>
      </w:r>
      <w:r>
        <w:rPr>
          <w:spacing w:val="-4"/>
        </w:rPr>
        <w:t>keeps</w:t>
      </w:r>
      <w:r>
        <w:rPr>
          <w:spacing w:val="-6"/>
        </w:rPr>
        <w:t xml:space="preserve"> </w:t>
      </w:r>
      <w:r>
        <w:rPr>
          <w:spacing w:val="-4"/>
        </w:rPr>
        <w:t>scans</w:t>
      </w:r>
      <w:r>
        <w:rPr>
          <w:spacing w:val="-6"/>
        </w:rPr>
        <w:t xml:space="preserve"> </w:t>
      </w:r>
      <w:r>
        <w:rPr>
          <w:spacing w:val="-4"/>
        </w:rPr>
        <w:t>proportional</w:t>
      </w:r>
      <w:r>
        <w:rPr>
          <w:spacing w:val="-6"/>
        </w:rPr>
        <w:t xml:space="preserve"> </w:t>
      </w:r>
      <w:r>
        <w:rPr>
          <w:spacing w:val="-4"/>
        </w:rPr>
        <w:t>to</w:t>
      </w:r>
      <w:r>
        <w:rPr>
          <w:spacing w:val="-6"/>
        </w:rPr>
        <w:t xml:space="preserve"> </w:t>
      </w:r>
      <w:r>
        <w:rPr>
          <w:spacing w:val="-4"/>
        </w:rPr>
        <w:t>the</w:t>
      </w:r>
      <w:r>
        <w:rPr>
          <w:spacing w:val="-6"/>
        </w:rPr>
        <w:t xml:space="preserve"> </w:t>
      </w:r>
      <w:r>
        <w:rPr>
          <w:spacing w:val="-4"/>
        </w:rPr>
        <w:t>cohort</w:t>
      </w:r>
      <w:r>
        <w:rPr>
          <w:spacing w:val="-6"/>
        </w:rPr>
        <w:t xml:space="preserve"> </w:t>
      </w:r>
      <w:r>
        <w:rPr>
          <w:spacing w:val="-4"/>
        </w:rPr>
        <w:t>rather</w:t>
      </w:r>
      <w:r>
        <w:rPr>
          <w:spacing w:val="-6"/>
        </w:rPr>
        <w:t xml:space="preserve"> </w:t>
      </w:r>
      <w:r>
        <w:rPr>
          <w:spacing w:val="-4"/>
        </w:rPr>
        <w:t>than</w:t>
      </w:r>
      <w:r>
        <w:rPr>
          <w:spacing w:val="-6"/>
        </w:rPr>
        <w:t xml:space="preserve"> </w:t>
      </w:r>
      <w:r>
        <w:rPr>
          <w:spacing w:val="-4"/>
        </w:rPr>
        <w:t>the</w:t>
      </w:r>
      <w:r>
        <w:rPr>
          <w:spacing w:val="-6"/>
        </w:rPr>
        <w:t xml:space="preserve"> </w:t>
      </w:r>
      <w:r>
        <w:rPr>
          <w:spacing w:val="-4"/>
        </w:rPr>
        <w:t>full</w:t>
      </w:r>
      <w:r>
        <w:rPr>
          <w:spacing w:val="-6"/>
        </w:rPr>
        <w:t xml:space="preserve"> </w:t>
      </w:r>
      <w:r>
        <w:rPr>
          <w:spacing w:val="-4"/>
        </w:rPr>
        <w:t xml:space="preserve">chain. </w:t>
      </w:r>
      <w:bookmarkStart w:id="489" w:name="Transfer_log_extraction_pattern"/>
      <w:bookmarkStart w:id="490" w:name="_bookmark212"/>
      <w:bookmarkEnd w:id="489"/>
      <w:bookmarkEnd w:id="490"/>
      <w:r>
        <w:t>Monthly batching respects per-query byte caps documented in the study’s acquisition record.</w:t>
      </w:r>
    </w:p>
    <w:p w14:paraId="00DC2531" w14:textId="77777777" w:rsidR="00350CFB" w:rsidRDefault="00350CFB">
      <w:pPr>
        <w:pStyle w:val="BodyText"/>
        <w:spacing w:before="35"/>
      </w:pPr>
    </w:p>
    <w:p w14:paraId="00DC2532" w14:textId="77777777" w:rsidR="00350CFB" w:rsidRDefault="00283FFF">
      <w:pPr>
        <w:pStyle w:val="Heading3"/>
        <w:numPr>
          <w:ilvl w:val="2"/>
          <w:numId w:val="26"/>
        </w:numPr>
        <w:tabs>
          <w:tab w:val="left" w:pos="879"/>
        </w:tabs>
        <w:ind w:left="879" w:hanging="597"/>
      </w:pPr>
      <w:r>
        <w:rPr>
          <w:spacing w:val="-2"/>
        </w:rPr>
        <w:t>Transfer</w:t>
      </w:r>
      <w:r>
        <w:rPr>
          <w:spacing w:val="-4"/>
        </w:rPr>
        <w:t xml:space="preserve"> </w:t>
      </w:r>
      <w:r>
        <w:rPr>
          <w:spacing w:val="-2"/>
        </w:rPr>
        <w:t>log</w:t>
      </w:r>
      <w:r>
        <w:rPr>
          <w:spacing w:val="-4"/>
        </w:rPr>
        <w:t xml:space="preserve"> </w:t>
      </w:r>
      <w:r>
        <w:rPr>
          <w:spacing w:val="-2"/>
        </w:rPr>
        <w:t>extraction</w:t>
      </w:r>
      <w:r>
        <w:rPr>
          <w:spacing w:val="-3"/>
        </w:rPr>
        <w:t xml:space="preserve"> </w:t>
      </w:r>
      <w:r>
        <w:rPr>
          <w:spacing w:val="-2"/>
        </w:rPr>
        <w:t>pattern</w:t>
      </w:r>
    </w:p>
    <w:p w14:paraId="00DC2533" w14:textId="77777777" w:rsidR="00350CFB" w:rsidRDefault="00350CFB">
      <w:pPr>
        <w:pStyle w:val="BodyText"/>
        <w:spacing w:before="46"/>
        <w:rPr>
          <w:b/>
        </w:rPr>
      </w:pPr>
    </w:p>
    <w:p w14:paraId="00DC2534" w14:textId="77777777" w:rsidR="00350CFB" w:rsidRDefault="00283FFF">
      <w:pPr>
        <w:pStyle w:val="BodyText"/>
        <w:ind w:left="276"/>
      </w:pPr>
      <w:r>
        <w:rPr>
          <w:rFonts w:ascii="Courier New"/>
          <w:w w:val="95"/>
        </w:rPr>
        <w:t>Transfer</w:t>
      </w:r>
      <w:r>
        <w:rPr>
          <w:rFonts w:ascii="Courier New"/>
          <w:spacing w:val="-78"/>
          <w:w w:val="95"/>
        </w:rPr>
        <w:t xml:space="preserve"> </w:t>
      </w:r>
      <w:r>
        <w:rPr>
          <w:w w:val="95"/>
        </w:rPr>
        <w:t>events</w:t>
      </w:r>
      <w:r>
        <w:rPr>
          <w:spacing w:val="-12"/>
          <w:w w:val="95"/>
        </w:rPr>
        <w:t xml:space="preserve"> </w:t>
      </w:r>
      <w:r>
        <w:rPr>
          <w:w w:val="95"/>
        </w:rPr>
        <w:t>use</w:t>
      </w:r>
      <w:r>
        <w:rPr>
          <w:spacing w:val="-9"/>
          <w:w w:val="95"/>
        </w:rPr>
        <w:t xml:space="preserve"> </w:t>
      </w:r>
      <w:r>
        <w:rPr>
          <w:w w:val="95"/>
        </w:rPr>
        <w:t>topic</w:t>
      </w:r>
      <w:r>
        <w:rPr>
          <w:spacing w:val="-7"/>
          <w:w w:val="95"/>
        </w:rPr>
        <w:t xml:space="preserve"> </w:t>
      </w:r>
      <w:r>
        <w:rPr>
          <w:w w:val="95"/>
        </w:rPr>
        <w:t>0</w:t>
      </w:r>
      <w:r>
        <w:rPr>
          <w:spacing w:val="-6"/>
          <w:w w:val="95"/>
        </w:rPr>
        <w:t xml:space="preserve"> </w:t>
      </w:r>
      <w:r>
        <w:rPr>
          <w:w w:val="95"/>
        </w:rPr>
        <w:t>for</w:t>
      </w:r>
      <w:r>
        <w:rPr>
          <w:spacing w:val="-6"/>
          <w:w w:val="95"/>
        </w:rPr>
        <w:t xml:space="preserve"> </w:t>
      </w:r>
      <w:r>
        <w:rPr>
          <w:rFonts w:ascii="Courier New"/>
          <w:spacing w:val="-2"/>
          <w:w w:val="90"/>
        </w:rPr>
        <w:t>Transfer(address,address,uint256)</w:t>
      </w:r>
      <w:r>
        <w:rPr>
          <w:spacing w:val="-2"/>
          <w:w w:val="90"/>
        </w:rPr>
        <w:t>:</w:t>
      </w:r>
    </w:p>
    <w:p w14:paraId="00DC2535" w14:textId="77777777" w:rsidR="00350CFB" w:rsidRDefault="00350CFB">
      <w:pPr>
        <w:pStyle w:val="BodyText"/>
        <w:spacing w:before="71"/>
      </w:pPr>
    </w:p>
    <w:p w14:paraId="00DC2536" w14:textId="77777777" w:rsidR="00350CFB" w:rsidRDefault="00283FFF">
      <w:pPr>
        <w:ind w:left="282"/>
        <w:rPr>
          <w:rFonts w:ascii="Courier New"/>
        </w:rPr>
      </w:pPr>
      <w:r>
        <w:rPr>
          <w:rFonts w:ascii="Courier New"/>
          <w:spacing w:val="-2"/>
          <w:w w:val="95"/>
        </w:rPr>
        <w:t>SELECT</w:t>
      </w:r>
    </w:p>
    <w:p w14:paraId="00DC2537" w14:textId="77777777" w:rsidR="00350CFB" w:rsidRDefault="00283FFF">
      <w:pPr>
        <w:spacing w:before="169" w:line="408" w:lineRule="auto"/>
        <w:ind w:left="511" w:right="7699"/>
        <w:rPr>
          <w:rFonts w:ascii="Courier New"/>
        </w:rPr>
      </w:pPr>
      <w:r>
        <w:rPr>
          <w:rFonts w:ascii="Courier New"/>
          <w:spacing w:val="-2"/>
          <w:w w:val="90"/>
        </w:rPr>
        <w:t xml:space="preserve">block_timestamp, </w:t>
      </w:r>
      <w:r>
        <w:rPr>
          <w:rFonts w:ascii="Courier New"/>
          <w:spacing w:val="-2"/>
          <w:w w:val="95"/>
        </w:rPr>
        <w:t xml:space="preserve">block_number, </w:t>
      </w:r>
      <w:r>
        <w:rPr>
          <w:rFonts w:ascii="Courier New"/>
          <w:spacing w:val="-2"/>
          <w:w w:val="85"/>
        </w:rPr>
        <w:t xml:space="preserve">transaction_hash, </w:t>
      </w:r>
      <w:r>
        <w:rPr>
          <w:rFonts w:ascii="Courier New"/>
          <w:spacing w:val="-2"/>
          <w:w w:val="95"/>
        </w:rPr>
        <w:t xml:space="preserve">log_index, </w:t>
      </w:r>
      <w:r>
        <w:rPr>
          <w:rFonts w:ascii="Courier New"/>
          <w:w w:val="85"/>
        </w:rPr>
        <w:t>address AS token,</w:t>
      </w:r>
    </w:p>
    <w:p w14:paraId="00DC2538" w14:textId="77777777" w:rsidR="00350CFB" w:rsidRDefault="00283FFF">
      <w:pPr>
        <w:spacing w:line="408" w:lineRule="auto"/>
        <w:ind w:left="511" w:right="5058"/>
        <w:rPr>
          <w:rFonts w:ascii="Courier New"/>
        </w:rPr>
      </w:pPr>
      <w:r>
        <w:rPr>
          <w:rFonts w:ascii="Courier New"/>
          <w:w w:val="85"/>
        </w:rPr>
        <w:t xml:space="preserve">topics[SAFE_OFFSET(1)] AS from_topic, </w:t>
      </w:r>
      <w:r>
        <w:rPr>
          <w:rFonts w:ascii="Courier New"/>
          <w:w w:val="90"/>
        </w:rPr>
        <w:t xml:space="preserve">topics[SAFE_OFFSET(2)] AS to_topic, </w:t>
      </w:r>
      <w:r>
        <w:rPr>
          <w:rFonts w:ascii="Courier New"/>
          <w:w w:val="95"/>
        </w:rPr>
        <w:t>data</w:t>
      </w:r>
      <w:r>
        <w:rPr>
          <w:rFonts w:ascii="Courier New"/>
          <w:spacing w:val="-19"/>
          <w:w w:val="95"/>
        </w:rPr>
        <w:t xml:space="preserve"> </w:t>
      </w:r>
      <w:r>
        <w:rPr>
          <w:rFonts w:ascii="Courier New"/>
          <w:w w:val="95"/>
        </w:rPr>
        <w:t>AS</w:t>
      </w:r>
      <w:r>
        <w:rPr>
          <w:rFonts w:ascii="Courier New"/>
          <w:spacing w:val="-19"/>
          <w:w w:val="95"/>
        </w:rPr>
        <w:t xml:space="preserve"> </w:t>
      </w:r>
      <w:r>
        <w:rPr>
          <w:rFonts w:ascii="Courier New"/>
          <w:w w:val="95"/>
        </w:rPr>
        <w:t>value_data</w:t>
      </w:r>
    </w:p>
    <w:p w14:paraId="00DC2539" w14:textId="77777777" w:rsidR="00350CFB" w:rsidRDefault="00283FFF">
      <w:pPr>
        <w:spacing w:line="408" w:lineRule="auto"/>
        <w:ind w:left="282" w:right="2512"/>
        <w:rPr>
          <w:rFonts w:ascii="Courier New"/>
        </w:rPr>
      </w:pPr>
      <w:r>
        <w:rPr>
          <w:rFonts w:ascii="Courier New"/>
          <w:w w:val="85"/>
        </w:rPr>
        <w:t xml:space="preserve">FROM `bigquery-public-data.goog_blockchain_arbitrum_one_us.logs` </w:t>
      </w:r>
      <w:r>
        <w:rPr>
          <w:rFonts w:ascii="Courier New"/>
          <w:w w:val="90"/>
        </w:rPr>
        <w:t>WHERE</w:t>
      </w:r>
      <w:r>
        <w:rPr>
          <w:rFonts w:ascii="Courier New"/>
          <w:spacing w:val="-16"/>
          <w:w w:val="90"/>
        </w:rPr>
        <w:t xml:space="preserve"> </w:t>
      </w:r>
      <w:r>
        <w:rPr>
          <w:rFonts w:ascii="Courier New"/>
          <w:w w:val="90"/>
        </w:rPr>
        <w:t>block_timestamp</w:t>
      </w:r>
      <w:r>
        <w:rPr>
          <w:rFonts w:ascii="Courier New"/>
          <w:spacing w:val="-16"/>
          <w:w w:val="90"/>
        </w:rPr>
        <w:t xml:space="preserve"> </w:t>
      </w:r>
      <w:r>
        <w:rPr>
          <w:rFonts w:ascii="Courier New"/>
          <w:w w:val="90"/>
        </w:rPr>
        <w:t>&gt;=</w:t>
      </w:r>
      <w:r>
        <w:rPr>
          <w:rFonts w:ascii="Courier New"/>
          <w:spacing w:val="-16"/>
          <w:w w:val="90"/>
        </w:rPr>
        <w:t xml:space="preserve"> </w:t>
      </w:r>
      <w:r>
        <w:rPr>
          <w:rFonts w:ascii="Courier New"/>
          <w:w w:val="90"/>
        </w:rPr>
        <w:t>TIMESTAMP('2025-12-01')</w:t>
      </w:r>
    </w:p>
    <w:p w14:paraId="00DC253A" w14:textId="77777777" w:rsidR="00350CFB" w:rsidRDefault="00283FFF">
      <w:pPr>
        <w:spacing w:line="408" w:lineRule="auto"/>
        <w:ind w:left="511" w:right="4212"/>
        <w:rPr>
          <w:rFonts w:ascii="Courier New"/>
        </w:rPr>
      </w:pPr>
      <w:r>
        <w:rPr>
          <w:rFonts w:ascii="Courier New"/>
          <w:w w:val="85"/>
        </w:rPr>
        <w:t>AND block_timestamp &lt;</w:t>
      </w:r>
      <w:r>
        <w:rPr>
          <w:rFonts w:ascii="Courier New"/>
          <w:spacing w:val="80"/>
        </w:rPr>
        <w:t xml:space="preserve"> </w:t>
      </w:r>
      <w:r>
        <w:rPr>
          <w:rFonts w:ascii="Courier New"/>
          <w:w w:val="85"/>
        </w:rPr>
        <w:t xml:space="preserve">TIMESTAMP('2026-01-01') </w:t>
      </w:r>
      <w:r>
        <w:rPr>
          <w:rFonts w:ascii="Courier New"/>
          <w:w w:val="90"/>
        </w:rPr>
        <w:t>AND topics[SAFE_OFFSET(0)] =</w:t>
      </w:r>
    </w:p>
    <w:p w14:paraId="00DC253B" w14:textId="77777777" w:rsidR="00350CFB" w:rsidRDefault="00283FFF">
      <w:pPr>
        <w:tabs>
          <w:tab w:val="left" w:pos="969"/>
        </w:tabs>
        <w:spacing w:line="249" w:lineRule="exact"/>
        <w:ind w:left="574"/>
        <w:rPr>
          <w:rFonts w:ascii="Courier New" w:hAnsi="Courier New"/>
        </w:rPr>
      </w:pPr>
      <w:r>
        <w:rPr>
          <w:i/>
          <w:spacing w:val="-5"/>
          <w:w w:val="120"/>
          <w:sz w:val="12"/>
        </w:rPr>
        <w:t>'→</w:t>
      </w:r>
      <w:r>
        <w:rPr>
          <w:i/>
          <w:sz w:val="12"/>
        </w:rPr>
        <w:tab/>
      </w:r>
      <w:r>
        <w:rPr>
          <w:rFonts w:ascii="Courier New" w:hAnsi="Courier New"/>
          <w:spacing w:val="-2"/>
          <w:w w:val="85"/>
        </w:rPr>
        <w:t>'0xddf252ad1be2c89b69c2b068fc378daa952ba7f163c4a11628f55a4df523b3ef'</w:t>
      </w:r>
    </w:p>
    <w:p w14:paraId="00DC253C" w14:textId="77777777" w:rsidR="00350CFB" w:rsidRDefault="00283FFF">
      <w:pPr>
        <w:spacing w:before="174"/>
        <w:ind w:left="511"/>
        <w:rPr>
          <w:rFonts w:ascii="Courier New"/>
        </w:rPr>
      </w:pPr>
      <w:r>
        <w:rPr>
          <w:rFonts w:ascii="Courier New"/>
          <w:w w:val="85"/>
        </w:rPr>
        <w:t>AND</w:t>
      </w:r>
      <w:r>
        <w:rPr>
          <w:rFonts w:ascii="Courier New"/>
          <w:spacing w:val="-8"/>
          <w:w w:val="95"/>
        </w:rPr>
        <w:t xml:space="preserve"> </w:t>
      </w:r>
      <w:r>
        <w:rPr>
          <w:rFonts w:ascii="Courier New"/>
          <w:spacing w:val="-10"/>
          <w:w w:val="95"/>
        </w:rPr>
        <w:t>(</w:t>
      </w:r>
    </w:p>
    <w:p w14:paraId="00DC253D" w14:textId="77777777" w:rsidR="00350CFB" w:rsidRDefault="00283FFF">
      <w:pPr>
        <w:spacing w:before="174"/>
        <w:ind w:left="740"/>
        <w:rPr>
          <w:rFonts w:ascii="Courier New"/>
        </w:rPr>
      </w:pPr>
      <w:r>
        <w:rPr>
          <w:rFonts w:ascii="Courier New"/>
          <w:w w:val="85"/>
        </w:rPr>
        <w:t>LOWER(CONCAT('0x',</w:t>
      </w:r>
      <w:r>
        <w:rPr>
          <w:rFonts w:ascii="Courier New"/>
          <w:spacing w:val="5"/>
        </w:rPr>
        <w:t xml:space="preserve"> </w:t>
      </w:r>
      <w:r>
        <w:rPr>
          <w:rFonts w:ascii="Courier New"/>
          <w:w w:val="85"/>
        </w:rPr>
        <w:t>SUBSTR(topics[SAFE_OFFSET(1)],</w:t>
      </w:r>
      <w:r>
        <w:rPr>
          <w:rFonts w:ascii="Courier New"/>
          <w:spacing w:val="5"/>
        </w:rPr>
        <w:t xml:space="preserve"> </w:t>
      </w:r>
      <w:r>
        <w:rPr>
          <w:rFonts w:ascii="Courier New"/>
          <w:w w:val="85"/>
        </w:rPr>
        <w:t>27)))</w:t>
      </w:r>
      <w:r>
        <w:rPr>
          <w:rFonts w:ascii="Courier New"/>
          <w:spacing w:val="5"/>
        </w:rPr>
        <w:t xml:space="preserve"> </w:t>
      </w:r>
      <w:r>
        <w:rPr>
          <w:rFonts w:ascii="Courier New"/>
          <w:spacing w:val="-5"/>
          <w:w w:val="85"/>
        </w:rPr>
        <w:t>IN</w:t>
      </w:r>
    </w:p>
    <w:p w14:paraId="00DC253E" w14:textId="77777777" w:rsidR="00350CFB" w:rsidRDefault="00283FFF">
      <w:pPr>
        <w:tabs>
          <w:tab w:val="left" w:pos="1198"/>
        </w:tabs>
        <w:spacing w:before="179"/>
        <w:ind w:left="803"/>
        <w:rPr>
          <w:rFonts w:ascii="Courier New" w:hAnsi="Courier New"/>
        </w:rPr>
      </w:pPr>
      <w:r>
        <w:rPr>
          <w:i/>
          <w:spacing w:val="-5"/>
          <w:w w:val="120"/>
          <w:sz w:val="12"/>
        </w:rPr>
        <w:t>'→</w:t>
      </w:r>
      <w:r>
        <w:rPr>
          <w:i/>
          <w:sz w:val="12"/>
        </w:rPr>
        <w:tab/>
      </w:r>
      <w:r>
        <w:rPr>
          <w:rFonts w:ascii="Courier New" w:hAnsi="Courier New"/>
          <w:spacing w:val="-2"/>
          <w:w w:val="90"/>
        </w:rPr>
        <w:t>UNNEST(@wallet_list)</w:t>
      </w:r>
    </w:p>
    <w:p w14:paraId="00DC253F" w14:textId="77777777" w:rsidR="00350CFB" w:rsidRDefault="00283FFF">
      <w:pPr>
        <w:spacing w:before="174"/>
        <w:ind w:left="740"/>
        <w:rPr>
          <w:rFonts w:ascii="Courier New"/>
        </w:rPr>
      </w:pPr>
      <w:r>
        <w:rPr>
          <w:rFonts w:ascii="Courier New"/>
          <w:w w:val="85"/>
        </w:rPr>
        <w:t>OR</w:t>
      </w:r>
      <w:r>
        <w:rPr>
          <w:rFonts w:ascii="Courier New"/>
        </w:rPr>
        <w:t xml:space="preserve"> </w:t>
      </w:r>
      <w:r>
        <w:rPr>
          <w:rFonts w:ascii="Courier New"/>
          <w:w w:val="85"/>
        </w:rPr>
        <w:t>LOWER(CONCAT('0x',</w:t>
      </w:r>
      <w:r>
        <w:rPr>
          <w:rFonts w:ascii="Courier New"/>
        </w:rPr>
        <w:t xml:space="preserve"> </w:t>
      </w:r>
      <w:r>
        <w:rPr>
          <w:rFonts w:ascii="Courier New"/>
          <w:w w:val="85"/>
        </w:rPr>
        <w:t>SUBSTR(topics[SAFE_OFFSET(2)],</w:t>
      </w:r>
      <w:r>
        <w:rPr>
          <w:rFonts w:ascii="Courier New"/>
        </w:rPr>
        <w:t xml:space="preserve"> </w:t>
      </w:r>
      <w:r>
        <w:rPr>
          <w:rFonts w:ascii="Courier New"/>
          <w:w w:val="85"/>
        </w:rPr>
        <w:t>27)))</w:t>
      </w:r>
      <w:r>
        <w:rPr>
          <w:rFonts w:ascii="Courier New"/>
        </w:rPr>
        <w:t xml:space="preserve"> </w:t>
      </w:r>
      <w:r>
        <w:rPr>
          <w:rFonts w:ascii="Courier New"/>
          <w:spacing w:val="-5"/>
          <w:w w:val="85"/>
        </w:rPr>
        <w:t>IN</w:t>
      </w:r>
    </w:p>
    <w:p w14:paraId="00DC2540" w14:textId="77777777" w:rsidR="00350CFB" w:rsidRDefault="00283FFF">
      <w:pPr>
        <w:tabs>
          <w:tab w:val="left" w:pos="1198"/>
        </w:tabs>
        <w:spacing w:before="178"/>
        <w:ind w:left="803"/>
        <w:rPr>
          <w:rFonts w:ascii="Courier New" w:hAnsi="Courier New"/>
        </w:rPr>
      </w:pPr>
      <w:r>
        <w:rPr>
          <w:i/>
          <w:spacing w:val="-5"/>
          <w:w w:val="120"/>
          <w:sz w:val="12"/>
        </w:rPr>
        <w:t>'→</w:t>
      </w:r>
      <w:r>
        <w:rPr>
          <w:i/>
          <w:sz w:val="12"/>
        </w:rPr>
        <w:tab/>
      </w:r>
      <w:r>
        <w:rPr>
          <w:rFonts w:ascii="Courier New" w:hAnsi="Courier New"/>
          <w:spacing w:val="-2"/>
          <w:w w:val="90"/>
        </w:rPr>
        <w:t>UNNEST(@wallet_list)</w:t>
      </w:r>
    </w:p>
    <w:p w14:paraId="00DC2541" w14:textId="77777777" w:rsidR="00350CFB" w:rsidRDefault="00283FFF">
      <w:pPr>
        <w:spacing w:before="174"/>
        <w:ind w:left="511"/>
        <w:rPr>
          <w:rFonts w:ascii="Courier New"/>
        </w:rPr>
      </w:pPr>
      <w:r>
        <w:rPr>
          <w:rFonts w:ascii="Courier New"/>
          <w:spacing w:val="-5"/>
          <w:w w:val="95"/>
        </w:rPr>
        <w:t>);</w:t>
      </w:r>
    </w:p>
    <w:p w14:paraId="00DC2542" w14:textId="77777777" w:rsidR="00350CFB" w:rsidRDefault="00350CFB">
      <w:pPr>
        <w:rPr>
          <w:rFonts w:ascii="Courier New"/>
        </w:rPr>
        <w:sectPr w:rsidR="00350CFB">
          <w:pgSz w:w="11910" w:h="16840"/>
          <w:pgMar w:top="1900" w:right="708" w:bottom="2300" w:left="992" w:header="0" w:footer="2115" w:gutter="0"/>
          <w:cols w:space="720"/>
        </w:sectPr>
      </w:pPr>
    </w:p>
    <w:p w14:paraId="00DC2543" w14:textId="77777777" w:rsidR="00350CFB" w:rsidRDefault="00283FFF">
      <w:pPr>
        <w:pStyle w:val="BodyText"/>
        <w:spacing w:before="72" w:line="396" w:lineRule="auto"/>
        <w:ind w:left="282" w:right="565"/>
        <w:jc w:val="both"/>
      </w:pPr>
      <w:r>
        <w:lastRenderedPageBreak/>
        <w:t xml:space="preserve">Post-processing applies token decimals, builds time-decayed edge weights, and restricts nodes to </w:t>
      </w:r>
      <w:bookmarkStart w:id="491" w:name="GMX_PositionDecrease_extraction_pattern"/>
      <w:bookmarkStart w:id="492" w:name="_bookmark213"/>
      <w:bookmarkEnd w:id="491"/>
      <w:bookmarkEnd w:id="492"/>
      <w:r>
        <w:t>the evaluation sample before PageRank.</w:t>
      </w:r>
    </w:p>
    <w:p w14:paraId="00DC2544" w14:textId="77777777" w:rsidR="00350CFB" w:rsidRDefault="00350CFB">
      <w:pPr>
        <w:pStyle w:val="BodyText"/>
        <w:spacing w:before="7"/>
      </w:pPr>
    </w:p>
    <w:p w14:paraId="00DC2545" w14:textId="77777777" w:rsidR="00350CFB" w:rsidRDefault="00283FFF">
      <w:pPr>
        <w:pStyle w:val="Heading3"/>
        <w:numPr>
          <w:ilvl w:val="2"/>
          <w:numId w:val="26"/>
        </w:numPr>
        <w:tabs>
          <w:tab w:val="left" w:pos="879"/>
        </w:tabs>
        <w:ind w:left="879" w:hanging="597"/>
      </w:pPr>
      <w:r>
        <w:rPr>
          <w:spacing w:val="-2"/>
        </w:rPr>
        <w:t>GMX</w:t>
      </w:r>
      <w:r>
        <w:rPr>
          <w:spacing w:val="1"/>
        </w:rPr>
        <w:t xml:space="preserve"> </w:t>
      </w:r>
      <w:r>
        <w:rPr>
          <w:spacing w:val="-2"/>
        </w:rPr>
        <w:t>PositionDecrease</w:t>
      </w:r>
      <w:r>
        <w:rPr>
          <w:spacing w:val="2"/>
        </w:rPr>
        <w:t xml:space="preserve"> </w:t>
      </w:r>
      <w:r>
        <w:rPr>
          <w:spacing w:val="-2"/>
        </w:rPr>
        <w:t>extraction</w:t>
      </w:r>
      <w:r>
        <w:rPr>
          <w:spacing w:val="2"/>
        </w:rPr>
        <w:t xml:space="preserve"> </w:t>
      </w:r>
      <w:r>
        <w:rPr>
          <w:spacing w:val="-2"/>
        </w:rPr>
        <w:t>pattern</w:t>
      </w:r>
    </w:p>
    <w:p w14:paraId="00DC2546" w14:textId="77777777" w:rsidR="00350CFB" w:rsidRDefault="00350CFB">
      <w:pPr>
        <w:pStyle w:val="BodyText"/>
        <w:spacing w:before="47"/>
        <w:rPr>
          <w:b/>
        </w:rPr>
      </w:pPr>
    </w:p>
    <w:p w14:paraId="00DC2547" w14:textId="77777777" w:rsidR="00350CFB" w:rsidRDefault="00283FFF">
      <w:pPr>
        <w:pStyle w:val="BodyText"/>
        <w:spacing w:line="376" w:lineRule="auto"/>
        <w:ind w:left="282" w:right="560"/>
        <w:jc w:val="both"/>
      </w:pPr>
      <w:r>
        <w:t>GMX</w:t>
      </w:r>
      <w:r>
        <w:rPr>
          <w:spacing w:val="-15"/>
        </w:rPr>
        <w:t xml:space="preserve"> </w:t>
      </w:r>
      <w:r>
        <w:t>V2</w:t>
      </w:r>
      <w:r>
        <w:rPr>
          <w:spacing w:val="-15"/>
        </w:rPr>
        <w:t xml:space="preserve"> </w:t>
      </w:r>
      <w:r>
        <w:t>events</w:t>
      </w:r>
      <w:r>
        <w:rPr>
          <w:spacing w:val="-10"/>
        </w:rPr>
        <w:t xml:space="preserve"> </w:t>
      </w:r>
      <w:r>
        <w:t xml:space="preserve">are read from the </w:t>
      </w:r>
      <w:r>
        <w:rPr>
          <w:rFonts w:ascii="Courier New" w:hAnsi="Courier New"/>
        </w:rPr>
        <w:t>EventEmitter</w:t>
      </w:r>
      <w:r>
        <w:rPr>
          <w:rFonts w:ascii="Courier New" w:hAnsi="Courier New"/>
          <w:spacing w:val="-36"/>
        </w:rPr>
        <w:t xml:space="preserve"> </w:t>
      </w:r>
      <w:r>
        <w:t>contract.</w:t>
      </w:r>
      <w:r>
        <w:rPr>
          <w:spacing w:val="40"/>
        </w:rPr>
        <w:t xml:space="preserve"> </w:t>
      </w:r>
      <w:r>
        <w:t xml:space="preserve">The pipeline filters on the emitter </w:t>
      </w:r>
      <w:r>
        <w:rPr>
          <w:w w:val="90"/>
        </w:rPr>
        <w:t>address</w:t>
      </w:r>
      <w:r>
        <w:t xml:space="preserve"> </w:t>
      </w:r>
      <w:r>
        <w:rPr>
          <w:rFonts w:ascii="Courier New" w:hAnsi="Courier New"/>
          <w:w w:val="90"/>
        </w:rPr>
        <w:t>0xC8ee91A54287DB53897056e12D9819156D3822Fb</w:t>
      </w:r>
      <w:r>
        <w:rPr>
          <w:rFonts w:ascii="Courier New" w:hAnsi="Courier New"/>
          <w:spacing w:val="-15"/>
          <w:w w:val="90"/>
        </w:rPr>
        <w:t xml:space="preserve"> </w:t>
      </w:r>
      <w:r>
        <w:rPr>
          <w:w w:val="90"/>
        </w:rPr>
        <w:t>and</w:t>
      </w:r>
      <w:r>
        <w:t xml:space="preserve"> </w:t>
      </w:r>
      <w:r>
        <w:rPr>
          <w:w w:val="90"/>
        </w:rPr>
        <w:t>decodes</w:t>
      </w:r>
      <w:r>
        <w:t xml:space="preserve"> </w:t>
      </w:r>
      <w:r>
        <w:rPr>
          <w:w w:val="90"/>
        </w:rPr>
        <w:t>key–value</w:t>
      </w:r>
      <w:r>
        <w:t xml:space="preserve"> </w:t>
      </w:r>
      <w:r>
        <w:rPr>
          <w:w w:val="90"/>
        </w:rPr>
        <w:t>fields</w:t>
      </w:r>
      <w:r>
        <w:t xml:space="preserve"> </w:t>
      </w:r>
      <w:r>
        <w:rPr>
          <w:w w:val="90"/>
        </w:rPr>
        <w:t xml:space="preserve">to recover </w:t>
      </w:r>
      <w:r>
        <w:rPr>
          <w:rFonts w:ascii="Courier New" w:hAnsi="Courier New"/>
          <w:w w:val="90"/>
        </w:rPr>
        <w:t>account</w:t>
      </w:r>
      <w:r>
        <w:rPr>
          <w:w w:val="90"/>
        </w:rPr>
        <w:t xml:space="preserve">, </w:t>
      </w:r>
      <w:r>
        <w:rPr>
          <w:rFonts w:ascii="Courier New" w:hAnsi="Courier New"/>
          <w:w w:val="90"/>
        </w:rPr>
        <w:t>basePnlUsd</w:t>
      </w:r>
      <w:r>
        <w:rPr>
          <w:w w:val="90"/>
        </w:rPr>
        <w:t xml:space="preserve">, </w:t>
      </w:r>
      <w:r>
        <w:rPr>
          <w:rFonts w:ascii="Courier New" w:hAnsi="Courier New"/>
          <w:w w:val="90"/>
        </w:rPr>
        <w:t>sizeDeltaUsd</w:t>
      </w:r>
      <w:r>
        <w:rPr>
          <w:w w:val="90"/>
        </w:rPr>
        <w:t>, and liquidation flags.</w:t>
      </w:r>
      <w:r>
        <w:t xml:space="preserve"> </w:t>
      </w:r>
      <w:r>
        <w:rPr>
          <w:w w:val="90"/>
        </w:rPr>
        <w:t xml:space="preserve">Only </w:t>
      </w:r>
      <w:r>
        <w:rPr>
          <w:rFonts w:ascii="Courier New" w:hAnsi="Courier New"/>
          <w:w w:val="90"/>
        </w:rPr>
        <w:t xml:space="preserve">PositionDecrease </w:t>
      </w:r>
      <w:r>
        <w:t>rows</w:t>
      </w:r>
      <w:r>
        <w:rPr>
          <w:spacing w:val="-15"/>
        </w:rPr>
        <w:t xml:space="preserve"> </w:t>
      </w:r>
      <w:r>
        <w:t>enter</w:t>
      </w:r>
      <w:r>
        <w:rPr>
          <w:spacing w:val="-15"/>
        </w:rPr>
        <w:t xml:space="preserve"> </w:t>
      </w:r>
      <w:r>
        <w:t>proxy</w:t>
      </w:r>
      <w:r>
        <w:rPr>
          <w:spacing w:val="-15"/>
        </w:rPr>
        <w:t xml:space="preserve"> </w:t>
      </w:r>
      <w:r>
        <w:t>computation.</w:t>
      </w:r>
      <w:r>
        <w:rPr>
          <w:spacing w:val="-1"/>
        </w:rPr>
        <w:t xml:space="preserve"> </w:t>
      </w:r>
      <w:r>
        <w:t>Wallets</w:t>
      </w:r>
      <w:r>
        <w:rPr>
          <w:spacing w:val="-15"/>
        </w:rPr>
        <w:t xml:space="preserve"> </w:t>
      </w:r>
      <w:r>
        <w:t>with</w:t>
      </w:r>
      <w:r>
        <w:rPr>
          <w:spacing w:val="-15"/>
        </w:rPr>
        <w:t xml:space="preserve"> </w:t>
      </w:r>
      <w:r>
        <w:t>fewer</w:t>
      </w:r>
      <w:r>
        <w:rPr>
          <w:spacing w:val="-15"/>
        </w:rPr>
        <w:t xml:space="preserve"> </w:t>
      </w:r>
      <w:r>
        <w:t>than</w:t>
      </w:r>
      <w:r>
        <w:rPr>
          <w:spacing w:val="-15"/>
        </w:rPr>
        <w:t xml:space="preserve"> </w:t>
      </w:r>
      <w:r>
        <w:t>three</w:t>
      </w:r>
      <w:r>
        <w:rPr>
          <w:spacing w:val="-15"/>
        </w:rPr>
        <w:t xml:space="preserve"> </w:t>
      </w:r>
      <w:r>
        <w:t>closes</w:t>
      </w:r>
      <w:r>
        <w:rPr>
          <w:spacing w:val="-15"/>
        </w:rPr>
        <w:t xml:space="preserve"> </w:t>
      </w:r>
      <w:r>
        <w:t>are</w:t>
      </w:r>
      <w:r>
        <w:rPr>
          <w:spacing w:val="-15"/>
        </w:rPr>
        <w:t xml:space="preserve"> </w:t>
      </w:r>
      <w:r>
        <w:t>excluded</w:t>
      </w:r>
      <w:r>
        <w:rPr>
          <w:spacing w:val="-15"/>
        </w:rPr>
        <w:t xml:space="preserve"> </w:t>
      </w:r>
      <w:r>
        <w:t>from</w:t>
      </w:r>
      <w:r>
        <w:rPr>
          <w:spacing w:val="-15"/>
        </w:rPr>
        <w:t xml:space="preserve"> </w:t>
      </w:r>
      <w:r>
        <w:t>the</w:t>
      </w:r>
      <w:r>
        <w:rPr>
          <w:spacing w:val="-15"/>
        </w:rPr>
        <w:t xml:space="preserve"> </w:t>
      </w:r>
      <w:r>
        <w:t xml:space="preserve">matched </w:t>
      </w:r>
      <w:bookmarkStart w:id="493" w:name="Configuration_keys"/>
      <w:bookmarkStart w:id="494" w:name="_bookmark214"/>
      <w:bookmarkEnd w:id="493"/>
      <w:bookmarkEnd w:id="494"/>
      <w:r>
        <w:rPr>
          <w:spacing w:val="-2"/>
        </w:rPr>
        <w:t>cohort.</w:t>
      </w:r>
    </w:p>
    <w:p w14:paraId="00DC2548" w14:textId="77777777" w:rsidR="00350CFB" w:rsidRDefault="00350CFB">
      <w:pPr>
        <w:pStyle w:val="BodyText"/>
        <w:spacing w:before="60"/>
      </w:pPr>
    </w:p>
    <w:p w14:paraId="00DC2549" w14:textId="77777777" w:rsidR="00350CFB" w:rsidRDefault="00283FFF">
      <w:pPr>
        <w:pStyle w:val="Heading3"/>
        <w:numPr>
          <w:ilvl w:val="2"/>
          <w:numId w:val="26"/>
        </w:numPr>
        <w:tabs>
          <w:tab w:val="left" w:pos="879"/>
        </w:tabs>
        <w:spacing w:before="1"/>
        <w:ind w:left="879" w:hanging="597"/>
      </w:pPr>
      <w:r>
        <w:rPr>
          <w:spacing w:val="-2"/>
        </w:rPr>
        <w:t xml:space="preserve">Configuration </w:t>
      </w:r>
      <w:r>
        <w:rPr>
          <w:spacing w:val="-4"/>
        </w:rPr>
        <w:t>keys</w:t>
      </w:r>
    </w:p>
    <w:p w14:paraId="00DC254A" w14:textId="77777777" w:rsidR="00350CFB" w:rsidRDefault="00350CFB">
      <w:pPr>
        <w:pStyle w:val="BodyText"/>
        <w:spacing w:before="46"/>
        <w:rPr>
          <w:b/>
        </w:rPr>
      </w:pPr>
    </w:p>
    <w:p w14:paraId="00DC254B" w14:textId="77777777" w:rsidR="00350CFB" w:rsidRDefault="00283FFF">
      <w:pPr>
        <w:pStyle w:val="BodyText"/>
        <w:spacing w:line="396" w:lineRule="auto"/>
        <w:ind w:left="282" w:right="524" w:hanging="8"/>
        <w:jc w:val="both"/>
      </w:pPr>
      <w:r>
        <w:t>The pipeline’s parameters are collected in a single versioned configuration file.</w:t>
      </w:r>
      <w:r>
        <w:rPr>
          <w:spacing w:val="40"/>
        </w:rPr>
        <w:t xml:space="preserve"> </w:t>
      </w:r>
      <w:r>
        <w:t>Salient keys in-</w:t>
      </w:r>
      <w:r>
        <w:rPr>
          <w:spacing w:val="-2"/>
        </w:rPr>
        <w:t>clude:</w:t>
      </w:r>
    </w:p>
    <w:p w14:paraId="00DC254C" w14:textId="77777777" w:rsidR="00350CFB" w:rsidRDefault="00283FFF">
      <w:pPr>
        <w:pStyle w:val="ListParagraph"/>
        <w:numPr>
          <w:ilvl w:val="3"/>
          <w:numId w:val="26"/>
        </w:numPr>
        <w:tabs>
          <w:tab w:val="left" w:pos="807"/>
        </w:tabs>
        <w:spacing w:before="122"/>
        <w:ind w:left="807" w:hanging="214"/>
        <w:rPr>
          <w:sz w:val="24"/>
        </w:rPr>
      </w:pPr>
      <w:r>
        <w:rPr>
          <w:sz w:val="24"/>
        </w:rPr>
        <w:t>observation</w:t>
      </w:r>
      <w:r>
        <w:rPr>
          <w:spacing w:val="-8"/>
          <w:sz w:val="24"/>
        </w:rPr>
        <w:t xml:space="preserve"> </w:t>
      </w:r>
      <w:r>
        <w:rPr>
          <w:sz w:val="24"/>
        </w:rPr>
        <w:t>window</w:t>
      </w:r>
      <w:r>
        <w:rPr>
          <w:spacing w:val="-8"/>
          <w:sz w:val="24"/>
        </w:rPr>
        <w:t xml:space="preserve"> </w:t>
      </w:r>
      <w:r>
        <w:rPr>
          <w:sz w:val="24"/>
        </w:rPr>
        <w:t>start</w:t>
      </w:r>
      <w:r>
        <w:rPr>
          <w:spacing w:val="-8"/>
          <w:sz w:val="24"/>
        </w:rPr>
        <w:t xml:space="preserve"> </w:t>
      </w:r>
      <w:r>
        <w:rPr>
          <w:sz w:val="24"/>
        </w:rPr>
        <w:t>and</w:t>
      </w:r>
      <w:r>
        <w:rPr>
          <w:spacing w:val="-8"/>
          <w:sz w:val="24"/>
        </w:rPr>
        <w:t xml:space="preserve"> </w:t>
      </w:r>
      <w:r>
        <w:rPr>
          <w:sz w:val="24"/>
        </w:rPr>
        <w:t>end</w:t>
      </w:r>
      <w:r>
        <w:rPr>
          <w:spacing w:val="-8"/>
          <w:sz w:val="24"/>
        </w:rPr>
        <w:t xml:space="preserve"> </w:t>
      </w:r>
      <w:r>
        <w:rPr>
          <w:spacing w:val="-2"/>
          <w:sz w:val="24"/>
        </w:rPr>
        <w:t>timestamps;</w:t>
      </w:r>
    </w:p>
    <w:p w14:paraId="00DC254D" w14:textId="77777777" w:rsidR="00350CFB" w:rsidRDefault="00283FFF">
      <w:pPr>
        <w:pStyle w:val="ListParagraph"/>
        <w:numPr>
          <w:ilvl w:val="3"/>
          <w:numId w:val="26"/>
        </w:numPr>
        <w:tabs>
          <w:tab w:val="left" w:pos="807"/>
        </w:tabs>
        <w:spacing w:before="217"/>
        <w:ind w:left="807" w:hanging="214"/>
        <w:rPr>
          <w:sz w:val="24"/>
        </w:rPr>
      </w:pPr>
      <w:r>
        <w:rPr>
          <w:sz w:val="24"/>
        </w:rPr>
        <w:t>PageRank</w:t>
      </w:r>
      <w:r>
        <w:rPr>
          <w:spacing w:val="-10"/>
          <w:sz w:val="24"/>
        </w:rPr>
        <w:t xml:space="preserve"> </w:t>
      </w:r>
      <w:r>
        <w:rPr>
          <w:sz w:val="24"/>
        </w:rPr>
        <w:t>damping,</w:t>
      </w:r>
      <w:r>
        <w:rPr>
          <w:spacing w:val="-9"/>
          <w:sz w:val="24"/>
        </w:rPr>
        <w:t xml:space="preserve"> </w:t>
      </w:r>
      <w:r>
        <w:rPr>
          <w:sz w:val="24"/>
        </w:rPr>
        <w:t>tolerance,</w:t>
      </w:r>
      <w:r>
        <w:rPr>
          <w:spacing w:val="-9"/>
          <w:sz w:val="24"/>
        </w:rPr>
        <w:t xml:space="preserve"> </w:t>
      </w:r>
      <w:r>
        <w:rPr>
          <w:sz w:val="24"/>
        </w:rPr>
        <w:t>and</w:t>
      </w:r>
      <w:r>
        <w:rPr>
          <w:spacing w:val="-10"/>
          <w:sz w:val="24"/>
        </w:rPr>
        <w:t xml:space="preserve"> </w:t>
      </w:r>
      <w:r>
        <w:rPr>
          <w:sz w:val="24"/>
        </w:rPr>
        <w:t>maximum</w:t>
      </w:r>
      <w:r>
        <w:rPr>
          <w:spacing w:val="-9"/>
          <w:sz w:val="24"/>
        </w:rPr>
        <w:t xml:space="preserve"> </w:t>
      </w:r>
      <w:r>
        <w:rPr>
          <w:spacing w:val="-2"/>
          <w:sz w:val="24"/>
        </w:rPr>
        <w:t>iterations;</w:t>
      </w:r>
    </w:p>
    <w:p w14:paraId="00DC254E" w14:textId="77777777" w:rsidR="00350CFB" w:rsidRDefault="00283FFF">
      <w:pPr>
        <w:pStyle w:val="ListParagraph"/>
        <w:numPr>
          <w:ilvl w:val="3"/>
          <w:numId w:val="26"/>
        </w:numPr>
        <w:tabs>
          <w:tab w:val="left" w:pos="807"/>
        </w:tabs>
        <w:spacing w:before="217"/>
        <w:ind w:left="807" w:hanging="214"/>
        <w:rPr>
          <w:sz w:val="24"/>
        </w:rPr>
      </w:pPr>
      <w:r>
        <w:rPr>
          <w:sz w:val="24"/>
        </w:rPr>
        <w:t>logistic</w:t>
      </w:r>
      <w:r>
        <w:rPr>
          <w:spacing w:val="-2"/>
          <w:sz w:val="24"/>
        </w:rPr>
        <w:t xml:space="preserve"> </w:t>
      </w:r>
      <w:r>
        <w:rPr>
          <w:sz w:val="24"/>
        </w:rPr>
        <w:t>decay</w:t>
      </w:r>
      <w:r>
        <w:rPr>
          <w:spacing w:val="-1"/>
          <w:sz w:val="24"/>
        </w:rPr>
        <w:t xml:space="preserve"> </w:t>
      </w:r>
      <w:r>
        <w:rPr>
          <w:i/>
          <w:sz w:val="24"/>
        </w:rPr>
        <w:t>k</w:t>
      </w:r>
      <w:r>
        <w:rPr>
          <w:i/>
          <w:spacing w:val="7"/>
          <w:sz w:val="24"/>
        </w:rPr>
        <w:t xml:space="preserve"> </w:t>
      </w:r>
      <w:r>
        <w:rPr>
          <w:sz w:val="24"/>
        </w:rPr>
        <w:t>and</w:t>
      </w:r>
      <w:r>
        <w:rPr>
          <w:spacing w:val="-2"/>
          <w:sz w:val="24"/>
        </w:rPr>
        <w:t xml:space="preserve"> </w:t>
      </w:r>
      <w:r>
        <w:rPr>
          <w:i/>
          <w:spacing w:val="-5"/>
          <w:sz w:val="24"/>
        </w:rPr>
        <w:t>t</w:t>
      </w:r>
      <w:r>
        <w:rPr>
          <w:spacing w:val="-5"/>
          <w:sz w:val="24"/>
          <w:vertAlign w:val="subscript"/>
        </w:rPr>
        <w:t>0</w:t>
      </w:r>
      <w:r>
        <w:rPr>
          <w:spacing w:val="-5"/>
          <w:sz w:val="24"/>
        </w:rPr>
        <w:t>;</w:t>
      </w:r>
    </w:p>
    <w:p w14:paraId="00DC254F" w14:textId="77777777" w:rsidR="00350CFB" w:rsidRDefault="00283FFF">
      <w:pPr>
        <w:pStyle w:val="ListParagraph"/>
        <w:numPr>
          <w:ilvl w:val="3"/>
          <w:numId w:val="26"/>
        </w:numPr>
        <w:tabs>
          <w:tab w:val="left" w:pos="807"/>
        </w:tabs>
        <w:spacing w:before="217"/>
        <w:ind w:left="807" w:hanging="214"/>
        <w:rPr>
          <w:sz w:val="24"/>
        </w:rPr>
      </w:pPr>
      <w:r>
        <w:rPr>
          <w:sz w:val="24"/>
        </w:rPr>
        <w:t>GMX</w:t>
      </w:r>
      <w:r>
        <w:rPr>
          <w:spacing w:val="-9"/>
          <w:sz w:val="24"/>
        </w:rPr>
        <w:t xml:space="preserve"> </w:t>
      </w:r>
      <w:r>
        <w:rPr>
          <w:sz w:val="24"/>
        </w:rPr>
        <w:t>emitter</w:t>
      </w:r>
      <w:r>
        <w:rPr>
          <w:spacing w:val="-8"/>
          <w:sz w:val="24"/>
        </w:rPr>
        <w:t xml:space="preserve"> </w:t>
      </w:r>
      <w:r>
        <w:rPr>
          <w:sz w:val="24"/>
        </w:rPr>
        <w:t>address</w:t>
      </w:r>
      <w:r>
        <w:rPr>
          <w:spacing w:val="-8"/>
          <w:sz w:val="24"/>
        </w:rPr>
        <w:t xml:space="preserve"> </w:t>
      </w:r>
      <w:r>
        <w:rPr>
          <w:sz w:val="24"/>
        </w:rPr>
        <w:t>and</w:t>
      </w:r>
      <w:r>
        <w:rPr>
          <w:spacing w:val="-8"/>
          <w:sz w:val="24"/>
        </w:rPr>
        <w:t xml:space="preserve"> </w:t>
      </w:r>
      <w:r>
        <w:rPr>
          <w:sz w:val="24"/>
        </w:rPr>
        <w:t>topic</w:t>
      </w:r>
      <w:r>
        <w:rPr>
          <w:spacing w:val="-8"/>
          <w:sz w:val="24"/>
        </w:rPr>
        <w:t xml:space="preserve"> </w:t>
      </w:r>
      <w:r>
        <w:rPr>
          <w:spacing w:val="-2"/>
          <w:sz w:val="24"/>
        </w:rPr>
        <w:t>filters;</w:t>
      </w:r>
    </w:p>
    <w:p w14:paraId="00DC2550" w14:textId="77777777" w:rsidR="00350CFB" w:rsidRDefault="00283FFF">
      <w:pPr>
        <w:pStyle w:val="ListParagraph"/>
        <w:numPr>
          <w:ilvl w:val="3"/>
          <w:numId w:val="26"/>
        </w:numPr>
        <w:tabs>
          <w:tab w:val="left" w:pos="807"/>
        </w:tabs>
        <w:spacing w:before="217"/>
        <w:ind w:left="807" w:hanging="214"/>
        <w:rPr>
          <w:sz w:val="24"/>
        </w:rPr>
      </w:pPr>
      <w:r>
        <w:rPr>
          <w:sz w:val="24"/>
        </w:rPr>
        <w:t>minimum</w:t>
      </w:r>
      <w:r>
        <w:rPr>
          <w:spacing w:val="4"/>
          <w:sz w:val="24"/>
        </w:rPr>
        <w:t xml:space="preserve"> </w:t>
      </w:r>
      <w:r>
        <w:rPr>
          <w:sz w:val="24"/>
        </w:rPr>
        <w:t>closes</w:t>
      </w:r>
      <w:r>
        <w:rPr>
          <w:spacing w:val="4"/>
          <w:sz w:val="24"/>
        </w:rPr>
        <w:t xml:space="preserve"> </w:t>
      </w:r>
      <w:r>
        <w:rPr>
          <w:sz w:val="24"/>
        </w:rPr>
        <w:t>for</w:t>
      </w:r>
      <w:r>
        <w:rPr>
          <w:spacing w:val="4"/>
          <w:sz w:val="24"/>
        </w:rPr>
        <w:t xml:space="preserve"> </w:t>
      </w:r>
      <w:r>
        <w:rPr>
          <w:sz w:val="24"/>
        </w:rPr>
        <w:t>cohort</w:t>
      </w:r>
      <w:r>
        <w:rPr>
          <w:spacing w:val="4"/>
          <w:sz w:val="24"/>
        </w:rPr>
        <w:t xml:space="preserve"> </w:t>
      </w:r>
      <w:r>
        <w:rPr>
          <w:sz w:val="24"/>
        </w:rPr>
        <w:t>eligibility</w:t>
      </w:r>
      <w:r>
        <w:rPr>
          <w:spacing w:val="4"/>
          <w:sz w:val="24"/>
        </w:rPr>
        <w:t xml:space="preserve"> </w:t>
      </w:r>
      <w:r>
        <w:rPr>
          <w:sz w:val="24"/>
        </w:rPr>
        <w:t>(</w:t>
      </w:r>
      <w:r>
        <w:rPr>
          <w:i/>
          <w:sz w:val="24"/>
        </w:rPr>
        <w:t>m</w:t>
      </w:r>
      <w:r>
        <w:rPr>
          <w:i/>
          <w:spacing w:val="12"/>
          <w:sz w:val="24"/>
        </w:rPr>
        <w:t xml:space="preserve"> </w:t>
      </w:r>
      <w:r>
        <w:rPr>
          <w:sz w:val="24"/>
        </w:rPr>
        <w:t>=</w:t>
      </w:r>
      <w:r>
        <w:rPr>
          <w:spacing w:val="11"/>
          <w:sz w:val="24"/>
        </w:rPr>
        <w:t xml:space="preserve"> </w:t>
      </w:r>
      <w:r>
        <w:rPr>
          <w:spacing w:val="-5"/>
          <w:sz w:val="24"/>
        </w:rPr>
        <w:t>3);</w:t>
      </w:r>
    </w:p>
    <w:p w14:paraId="00DC2551" w14:textId="77777777" w:rsidR="00350CFB" w:rsidRDefault="00283FFF">
      <w:pPr>
        <w:pStyle w:val="ListParagraph"/>
        <w:numPr>
          <w:ilvl w:val="3"/>
          <w:numId w:val="26"/>
        </w:numPr>
        <w:tabs>
          <w:tab w:val="left" w:pos="807"/>
        </w:tabs>
        <w:spacing w:before="217"/>
        <w:ind w:left="807" w:hanging="214"/>
        <w:rPr>
          <w:sz w:val="24"/>
        </w:rPr>
      </w:pPr>
      <w:r>
        <w:rPr>
          <w:sz w:val="24"/>
        </w:rPr>
        <w:t>benchmark</w:t>
      </w:r>
      <w:r>
        <w:rPr>
          <w:spacing w:val="-9"/>
          <w:sz w:val="24"/>
        </w:rPr>
        <w:t xml:space="preserve"> </w:t>
      </w:r>
      <w:r>
        <w:rPr>
          <w:sz w:val="24"/>
        </w:rPr>
        <w:t>repetition</w:t>
      </w:r>
      <w:r>
        <w:rPr>
          <w:spacing w:val="-9"/>
          <w:sz w:val="24"/>
        </w:rPr>
        <w:t xml:space="preserve"> </w:t>
      </w:r>
      <w:r>
        <w:rPr>
          <w:sz w:val="24"/>
        </w:rPr>
        <w:t>count</w:t>
      </w:r>
      <w:r>
        <w:rPr>
          <w:spacing w:val="-9"/>
          <w:sz w:val="24"/>
        </w:rPr>
        <w:t xml:space="preserve"> </w:t>
      </w:r>
      <w:r>
        <w:rPr>
          <w:sz w:val="24"/>
        </w:rPr>
        <w:t>and</w:t>
      </w:r>
      <w:r>
        <w:rPr>
          <w:spacing w:val="-9"/>
          <w:sz w:val="24"/>
        </w:rPr>
        <w:t xml:space="preserve"> </w:t>
      </w:r>
      <w:r>
        <w:rPr>
          <w:sz w:val="24"/>
        </w:rPr>
        <w:t>subsample</w:t>
      </w:r>
      <w:r>
        <w:rPr>
          <w:spacing w:val="-8"/>
          <w:sz w:val="24"/>
        </w:rPr>
        <w:t xml:space="preserve"> </w:t>
      </w:r>
      <w:r>
        <w:rPr>
          <w:spacing w:val="-2"/>
          <w:sz w:val="24"/>
        </w:rPr>
        <w:t>seeds;</w:t>
      </w:r>
    </w:p>
    <w:p w14:paraId="00DC2552" w14:textId="77777777" w:rsidR="00350CFB" w:rsidRDefault="00283FFF">
      <w:pPr>
        <w:pStyle w:val="ListParagraph"/>
        <w:numPr>
          <w:ilvl w:val="3"/>
          <w:numId w:val="26"/>
        </w:numPr>
        <w:tabs>
          <w:tab w:val="left" w:pos="807"/>
        </w:tabs>
        <w:spacing w:before="217"/>
        <w:ind w:left="807" w:hanging="214"/>
        <w:rPr>
          <w:sz w:val="24"/>
        </w:rPr>
      </w:pPr>
      <w:r>
        <w:rPr>
          <w:sz w:val="24"/>
        </w:rPr>
        <w:t>output</w:t>
      </w:r>
      <w:r>
        <w:rPr>
          <w:spacing w:val="-13"/>
          <w:sz w:val="24"/>
        </w:rPr>
        <w:t xml:space="preserve"> </w:t>
      </w:r>
      <w:r>
        <w:rPr>
          <w:sz w:val="24"/>
        </w:rPr>
        <w:t>locations</w:t>
      </w:r>
      <w:r>
        <w:rPr>
          <w:spacing w:val="-13"/>
          <w:sz w:val="24"/>
        </w:rPr>
        <w:t xml:space="preserve"> </w:t>
      </w:r>
      <w:r>
        <w:rPr>
          <w:sz w:val="24"/>
        </w:rPr>
        <w:t>for</w:t>
      </w:r>
      <w:r>
        <w:rPr>
          <w:spacing w:val="-12"/>
          <w:sz w:val="24"/>
        </w:rPr>
        <w:t xml:space="preserve"> </w:t>
      </w:r>
      <w:r>
        <w:rPr>
          <w:sz w:val="24"/>
        </w:rPr>
        <w:t>intermediate</w:t>
      </w:r>
      <w:r>
        <w:rPr>
          <w:spacing w:val="-13"/>
          <w:sz w:val="24"/>
        </w:rPr>
        <w:t xml:space="preserve"> </w:t>
      </w:r>
      <w:r>
        <w:rPr>
          <w:sz w:val="24"/>
        </w:rPr>
        <w:t>artifacts</w:t>
      </w:r>
      <w:r>
        <w:rPr>
          <w:spacing w:val="-13"/>
          <w:sz w:val="24"/>
        </w:rPr>
        <w:t xml:space="preserve"> </w:t>
      </w:r>
      <w:r>
        <w:rPr>
          <w:sz w:val="24"/>
        </w:rPr>
        <w:t>and</w:t>
      </w:r>
      <w:r>
        <w:rPr>
          <w:spacing w:val="-12"/>
          <w:sz w:val="24"/>
        </w:rPr>
        <w:t xml:space="preserve"> </w:t>
      </w:r>
      <w:r>
        <w:rPr>
          <w:sz w:val="24"/>
        </w:rPr>
        <w:t>LaTeX</w:t>
      </w:r>
      <w:r>
        <w:rPr>
          <w:spacing w:val="-13"/>
          <w:sz w:val="24"/>
        </w:rPr>
        <w:t xml:space="preserve"> </w:t>
      </w:r>
      <w:r>
        <w:rPr>
          <w:spacing w:val="-2"/>
          <w:sz w:val="24"/>
        </w:rPr>
        <w:t>fragments.</w:t>
      </w:r>
    </w:p>
    <w:p w14:paraId="00DC2553" w14:textId="77777777" w:rsidR="00350CFB" w:rsidRDefault="00350CFB">
      <w:pPr>
        <w:pStyle w:val="BodyText"/>
        <w:spacing w:before="23"/>
      </w:pPr>
    </w:p>
    <w:p w14:paraId="00DC2554" w14:textId="77777777" w:rsidR="00350CFB" w:rsidRDefault="00283FFF">
      <w:pPr>
        <w:pStyle w:val="BodyText"/>
        <w:spacing w:line="396" w:lineRule="auto"/>
        <w:ind w:left="282" w:right="525"/>
        <w:jc w:val="both"/>
      </w:pPr>
      <w:r>
        <w:t>Changing</w:t>
      </w:r>
      <w:r>
        <w:rPr>
          <w:spacing w:val="-7"/>
        </w:rPr>
        <w:t xml:space="preserve"> </w:t>
      </w:r>
      <w:r>
        <w:t>damping</w:t>
      </w:r>
      <w:r>
        <w:rPr>
          <w:spacing w:val="-7"/>
        </w:rPr>
        <w:t xml:space="preserve"> </w:t>
      </w:r>
      <w:r>
        <w:t>or</w:t>
      </w:r>
      <w:r>
        <w:rPr>
          <w:spacing w:val="-7"/>
        </w:rPr>
        <w:t xml:space="preserve"> </w:t>
      </w:r>
      <w:r>
        <w:t>decay</w:t>
      </w:r>
      <w:r>
        <w:rPr>
          <w:spacing w:val="-7"/>
        </w:rPr>
        <w:t xml:space="preserve"> </w:t>
      </w:r>
      <w:r>
        <w:t>parameters</w:t>
      </w:r>
      <w:r>
        <w:rPr>
          <w:spacing w:val="-7"/>
        </w:rPr>
        <w:t xml:space="preserve"> </w:t>
      </w:r>
      <w:r>
        <w:t>requires</w:t>
      </w:r>
      <w:r>
        <w:rPr>
          <w:spacing w:val="-7"/>
        </w:rPr>
        <w:t xml:space="preserve"> </w:t>
      </w:r>
      <w:r>
        <w:t>re-running</w:t>
      </w:r>
      <w:r>
        <w:rPr>
          <w:spacing w:val="-7"/>
        </w:rPr>
        <w:t xml:space="preserve"> </w:t>
      </w:r>
      <w:r>
        <w:t>the</w:t>
      </w:r>
      <w:r>
        <w:rPr>
          <w:spacing w:val="-7"/>
        </w:rPr>
        <w:t xml:space="preserve"> </w:t>
      </w:r>
      <w:r>
        <w:t>full</w:t>
      </w:r>
      <w:r>
        <w:rPr>
          <w:spacing w:val="-7"/>
        </w:rPr>
        <w:t xml:space="preserve"> </w:t>
      </w:r>
      <w:r>
        <w:t>evaluation—including</w:t>
      </w:r>
      <w:r>
        <w:rPr>
          <w:spacing w:val="-7"/>
        </w:rPr>
        <w:t xml:space="preserve"> </w:t>
      </w:r>
      <w:r>
        <w:t xml:space="preserve">robust-ness sweeps and table export—and regenerating figures from the same artifacts, so that reported </w:t>
      </w:r>
      <w:bookmarkStart w:id="495" w:name="Complexity_notes"/>
      <w:bookmarkStart w:id="496" w:name="_bookmark215"/>
      <w:bookmarkEnd w:id="495"/>
      <w:bookmarkEnd w:id="496"/>
      <w:r>
        <w:t>numerics remain consistent with the pipeline’s machine-readable summary.</w:t>
      </w:r>
    </w:p>
    <w:p w14:paraId="00DC2555" w14:textId="77777777" w:rsidR="00350CFB" w:rsidRDefault="00350CFB">
      <w:pPr>
        <w:pStyle w:val="BodyText"/>
        <w:spacing w:line="396" w:lineRule="auto"/>
        <w:jc w:val="both"/>
        <w:sectPr w:rsidR="00350CFB">
          <w:pgSz w:w="11910" w:h="16840"/>
          <w:pgMar w:top="1840" w:right="708" w:bottom="2300" w:left="992" w:header="0" w:footer="2115" w:gutter="0"/>
          <w:cols w:space="720"/>
        </w:sectPr>
      </w:pPr>
    </w:p>
    <w:p w14:paraId="00DC2556" w14:textId="77777777" w:rsidR="00350CFB" w:rsidRDefault="00283FFF">
      <w:pPr>
        <w:pStyle w:val="Heading3"/>
        <w:numPr>
          <w:ilvl w:val="2"/>
          <w:numId w:val="26"/>
        </w:numPr>
        <w:tabs>
          <w:tab w:val="left" w:pos="879"/>
        </w:tabs>
        <w:spacing w:before="73"/>
        <w:ind w:left="879" w:hanging="597"/>
        <w:jc w:val="both"/>
      </w:pPr>
      <w:r>
        <w:lastRenderedPageBreak/>
        <w:t>Complexity</w:t>
      </w:r>
      <w:r>
        <w:rPr>
          <w:spacing w:val="-13"/>
        </w:rPr>
        <w:t xml:space="preserve"> </w:t>
      </w:r>
      <w:r>
        <w:rPr>
          <w:spacing w:val="-2"/>
        </w:rPr>
        <w:t>notes</w:t>
      </w:r>
    </w:p>
    <w:p w14:paraId="00DC2557" w14:textId="77777777" w:rsidR="00350CFB" w:rsidRDefault="00283FFF">
      <w:pPr>
        <w:pStyle w:val="BodyText"/>
        <w:spacing w:before="181" w:line="456" w:lineRule="exact"/>
        <w:ind w:left="282" w:right="522"/>
        <w:jc w:val="both"/>
      </w:pPr>
      <w:r>
        <w:rPr>
          <w:w w:val="105"/>
        </w:rPr>
        <w:t>Let</w:t>
      </w:r>
      <w:r>
        <w:rPr>
          <w:spacing w:val="-16"/>
          <w:w w:val="105"/>
        </w:rPr>
        <w:t xml:space="preserve"> </w:t>
      </w:r>
      <w:r>
        <w:rPr>
          <w:i/>
          <w:w w:val="105"/>
        </w:rPr>
        <w:t>n</w:t>
      </w:r>
      <w:r>
        <w:rPr>
          <w:i/>
          <w:spacing w:val="-16"/>
          <w:w w:val="105"/>
        </w:rPr>
        <w:t xml:space="preserve"> </w:t>
      </w:r>
      <w:r>
        <w:rPr>
          <w:w w:val="105"/>
        </w:rPr>
        <w:t>be</w:t>
      </w:r>
      <w:r>
        <w:rPr>
          <w:spacing w:val="-16"/>
          <w:w w:val="105"/>
        </w:rPr>
        <w:t xml:space="preserve"> </w:t>
      </w:r>
      <w:r>
        <w:rPr>
          <w:w w:val="105"/>
        </w:rPr>
        <w:t>the</w:t>
      </w:r>
      <w:r>
        <w:rPr>
          <w:spacing w:val="-15"/>
          <w:w w:val="105"/>
        </w:rPr>
        <w:t xml:space="preserve"> </w:t>
      </w:r>
      <w:r>
        <w:rPr>
          <w:w w:val="105"/>
        </w:rPr>
        <w:t>number</w:t>
      </w:r>
      <w:r>
        <w:rPr>
          <w:spacing w:val="-16"/>
          <w:w w:val="105"/>
        </w:rPr>
        <w:t xml:space="preserve"> </w:t>
      </w:r>
      <w:r>
        <w:rPr>
          <w:w w:val="105"/>
        </w:rPr>
        <w:t>of</w:t>
      </w:r>
      <w:r>
        <w:rPr>
          <w:spacing w:val="-16"/>
          <w:w w:val="105"/>
        </w:rPr>
        <w:t xml:space="preserve"> </w:t>
      </w:r>
      <w:r>
        <w:rPr>
          <w:w w:val="105"/>
        </w:rPr>
        <w:t>nodes</w:t>
      </w:r>
      <w:r>
        <w:rPr>
          <w:spacing w:val="-16"/>
          <w:w w:val="105"/>
        </w:rPr>
        <w:t xml:space="preserve"> </w:t>
      </w:r>
      <w:r>
        <w:rPr>
          <w:w w:val="105"/>
        </w:rPr>
        <w:t>and</w:t>
      </w:r>
      <w:r>
        <w:rPr>
          <w:spacing w:val="-15"/>
          <w:w w:val="105"/>
        </w:rPr>
        <w:t xml:space="preserve"> </w:t>
      </w:r>
      <w:r>
        <w:rPr>
          <w:i/>
          <w:w w:val="105"/>
        </w:rPr>
        <w:t>m</w:t>
      </w:r>
      <w:r>
        <w:rPr>
          <w:i/>
          <w:spacing w:val="-16"/>
          <w:w w:val="105"/>
        </w:rPr>
        <w:t xml:space="preserve"> </w:t>
      </w:r>
      <w:r>
        <w:rPr>
          <w:w w:val="105"/>
        </w:rPr>
        <w:t>=</w:t>
      </w:r>
      <w:r>
        <w:rPr>
          <w:spacing w:val="-16"/>
          <w:w w:val="105"/>
        </w:rPr>
        <w:t xml:space="preserve"> </w:t>
      </w:r>
      <w:r>
        <w:rPr>
          <w:rFonts w:ascii="Arial Unicode MS" w:hAnsi="Arial Unicode MS"/>
          <w:w w:val="105"/>
        </w:rPr>
        <w:t>|</w:t>
      </w:r>
      <w:r>
        <w:rPr>
          <w:i/>
          <w:w w:val="105"/>
        </w:rPr>
        <w:t>E</w:t>
      </w:r>
      <w:r>
        <w:rPr>
          <w:rFonts w:ascii="Arial Unicode MS" w:hAnsi="Arial Unicode MS"/>
          <w:w w:val="105"/>
        </w:rPr>
        <w:t>|</w:t>
      </w:r>
      <w:r>
        <w:rPr>
          <w:rFonts w:ascii="Arial Unicode MS" w:hAnsi="Arial Unicode MS"/>
          <w:spacing w:val="-17"/>
          <w:w w:val="105"/>
        </w:rPr>
        <w:t xml:space="preserve"> </w:t>
      </w:r>
      <w:r>
        <w:rPr>
          <w:w w:val="105"/>
        </w:rPr>
        <w:t>the</w:t>
      </w:r>
      <w:r>
        <w:rPr>
          <w:spacing w:val="-16"/>
          <w:w w:val="105"/>
        </w:rPr>
        <w:t xml:space="preserve"> </w:t>
      </w:r>
      <w:r>
        <w:rPr>
          <w:w w:val="105"/>
        </w:rPr>
        <w:t>number</w:t>
      </w:r>
      <w:r>
        <w:rPr>
          <w:spacing w:val="-16"/>
          <w:w w:val="105"/>
        </w:rPr>
        <w:t xml:space="preserve"> </w:t>
      </w:r>
      <w:r>
        <w:rPr>
          <w:w w:val="105"/>
        </w:rPr>
        <w:t>of</w:t>
      </w:r>
      <w:r>
        <w:rPr>
          <w:spacing w:val="-16"/>
          <w:w w:val="105"/>
        </w:rPr>
        <w:t xml:space="preserve"> </w:t>
      </w:r>
      <w:r>
        <w:rPr>
          <w:w w:val="105"/>
        </w:rPr>
        <w:t>edges.</w:t>
      </w:r>
      <w:r>
        <w:rPr>
          <w:spacing w:val="-15"/>
          <w:w w:val="105"/>
        </w:rPr>
        <w:t xml:space="preserve"> </w:t>
      </w:r>
      <w:r>
        <w:rPr>
          <w:w w:val="105"/>
        </w:rPr>
        <w:t>Building</w:t>
      </w:r>
      <w:r>
        <w:rPr>
          <w:spacing w:val="-16"/>
          <w:w w:val="105"/>
        </w:rPr>
        <w:t xml:space="preserve"> </w:t>
      </w:r>
      <w:r>
        <w:rPr>
          <w:w w:val="105"/>
        </w:rPr>
        <w:t>latest-allowance</w:t>
      </w:r>
      <w:r>
        <w:rPr>
          <w:spacing w:val="-16"/>
          <w:w w:val="105"/>
        </w:rPr>
        <w:t xml:space="preserve"> </w:t>
      </w:r>
      <w:r>
        <w:rPr>
          <w:w w:val="105"/>
        </w:rPr>
        <w:t>edges is</w:t>
      </w:r>
      <w:r>
        <w:rPr>
          <w:spacing w:val="-16"/>
          <w:w w:val="105"/>
        </w:rPr>
        <w:t xml:space="preserve"> </w:t>
      </w:r>
      <w:r>
        <w:rPr>
          <w:i/>
          <w:w w:val="105"/>
        </w:rPr>
        <w:t>O</w:t>
      </w:r>
      <w:r>
        <w:rPr>
          <w:w w:val="105"/>
        </w:rPr>
        <w:t>(</w:t>
      </w:r>
      <w:r>
        <w:rPr>
          <w:i/>
          <w:w w:val="105"/>
        </w:rPr>
        <w:t>R</w:t>
      </w:r>
      <w:r>
        <w:rPr>
          <w:rFonts w:ascii="Menlo" w:hAnsi="Menlo"/>
          <w:i/>
          <w:w w:val="105"/>
          <w:vertAlign w:val="subscript"/>
        </w:rPr>
        <w:t>a</w:t>
      </w:r>
      <w:r>
        <w:rPr>
          <w:rFonts w:ascii="Menlo" w:hAnsi="Menlo"/>
          <w:i/>
          <w:spacing w:val="-38"/>
          <w:w w:val="105"/>
        </w:rPr>
        <w:t xml:space="preserve"> </w:t>
      </w:r>
      <w:r>
        <w:rPr>
          <w:w w:val="105"/>
        </w:rPr>
        <w:t>log</w:t>
      </w:r>
      <w:r>
        <w:rPr>
          <w:spacing w:val="-16"/>
          <w:w w:val="105"/>
        </w:rPr>
        <w:t xml:space="preserve"> </w:t>
      </w:r>
      <w:r>
        <w:rPr>
          <w:i/>
          <w:w w:val="105"/>
        </w:rPr>
        <w:t>R</w:t>
      </w:r>
      <w:r>
        <w:rPr>
          <w:rFonts w:ascii="Menlo" w:hAnsi="Menlo"/>
          <w:i/>
          <w:w w:val="105"/>
          <w:vertAlign w:val="subscript"/>
        </w:rPr>
        <w:t>a</w:t>
      </w:r>
      <w:r>
        <w:rPr>
          <w:w w:val="105"/>
        </w:rPr>
        <w:t>)</w:t>
      </w:r>
      <w:r>
        <w:rPr>
          <w:spacing w:val="-16"/>
          <w:w w:val="105"/>
        </w:rPr>
        <w:t xml:space="preserve"> </w:t>
      </w:r>
      <w:r>
        <w:rPr>
          <w:w w:val="105"/>
        </w:rPr>
        <w:t>if</w:t>
      </w:r>
      <w:r>
        <w:rPr>
          <w:spacing w:val="-15"/>
          <w:w w:val="105"/>
        </w:rPr>
        <w:t xml:space="preserve"> </w:t>
      </w:r>
      <w:r>
        <w:rPr>
          <w:i/>
          <w:w w:val="105"/>
        </w:rPr>
        <w:t>R</w:t>
      </w:r>
      <w:r>
        <w:rPr>
          <w:rFonts w:ascii="Menlo" w:hAnsi="Menlo"/>
          <w:i/>
          <w:w w:val="105"/>
          <w:vertAlign w:val="subscript"/>
        </w:rPr>
        <w:t>a</w:t>
      </w:r>
      <w:r>
        <w:rPr>
          <w:rFonts w:ascii="Menlo" w:hAnsi="Menlo"/>
          <w:i/>
          <w:spacing w:val="-38"/>
          <w:w w:val="105"/>
        </w:rPr>
        <w:t xml:space="preserve"> </w:t>
      </w:r>
      <w:r>
        <w:rPr>
          <w:w w:val="105"/>
        </w:rPr>
        <w:t>approval</w:t>
      </w:r>
      <w:r>
        <w:rPr>
          <w:spacing w:val="-16"/>
          <w:w w:val="105"/>
        </w:rPr>
        <w:t xml:space="preserve"> </w:t>
      </w:r>
      <w:r>
        <w:rPr>
          <w:w w:val="105"/>
        </w:rPr>
        <w:t xml:space="preserve">rows are sorted by timestamp, or </w:t>
      </w:r>
      <w:r>
        <w:rPr>
          <w:i/>
          <w:w w:val="105"/>
        </w:rPr>
        <w:t>O</w:t>
      </w:r>
      <w:r>
        <w:rPr>
          <w:w w:val="105"/>
        </w:rPr>
        <w:t>(</w:t>
      </w:r>
      <w:r>
        <w:rPr>
          <w:i/>
          <w:w w:val="105"/>
        </w:rPr>
        <w:t>R</w:t>
      </w:r>
      <w:r>
        <w:rPr>
          <w:rFonts w:ascii="Menlo" w:hAnsi="Menlo"/>
          <w:i/>
          <w:w w:val="105"/>
          <w:vertAlign w:val="subscript"/>
        </w:rPr>
        <w:t>a</w:t>
      </w:r>
      <w:r>
        <w:rPr>
          <w:w w:val="105"/>
        </w:rPr>
        <w:t xml:space="preserve">) expected time with a </w:t>
      </w:r>
      <w:r>
        <w:t>hash map keyed by (token, owner, spender).</w:t>
      </w:r>
      <w:r>
        <w:rPr>
          <w:spacing w:val="36"/>
        </w:rPr>
        <w:t xml:space="preserve"> </w:t>
      </w:r>
      <w:r>
        <w:t xml:space="preserve">Building transfer edges is </w:t>
      </w:r>
      <w:r>
        <w:rPr>
          <w:i/>
        </w:rPr>
        <w:t>O</w:t>
      </w:r>
      <w:r>
        <w:t>(</w:t>
      </w:r>
      <w:r>
        <w:rPr>
          <w:i/>
        </w:rPr>
        <w:t>R</w:t>
      </w:r>
      <w:r>
        <w:rPr>
          <w:rFonts w:ascii="Menlo" w:hAnsi="Menlo"/>
          <w:i/>
          <w:vertAlign w:val="subscript"/>
        </w:rPr>
        <w:t>t</w:t>
      </w:r>
      <w:r>
        <w:t xml:space="preserve">) over transfer rows. </w:t>
      </w:r>
      <w:r>
        <w:rPr>
          <w:w w:val="105"/>
        </w:rPr>
        <w:t>PageRank</w:t>
      </w:r>
      <w:r>
        <w:rPr>
          <w:spacing w:val="-9"/>
          <w:w w:val="105"/>
        </w:rPr>
        <w:t xml:space="preserve"> </w:t>
      </w:r>
      <w:r>
        <w:rPr>
          <w:w w:val="105"/>
        </w:rPr>
        <w:t>is</w:t>
      </w:r>
      <w:r>
        <w:rPr>
          <w:spacing w:val="-9"/>
          <w:w w:val="105"/>
        </w:rPr>
        <w:t xml:space="preserve"> </w:t>
      </w:r>
      <w:r>
        <w:rPr>
          <w:i/>
          <w:w w:val="105"/>
        </w:rPr>
        <w:t>O</w:t>
      </w:r>
      <w:r>
        <w:rPr>
          <w:w w:val="105"/>
        </w:rPr>
        <w:t>(</w:t>
      </w:r>
      <w:r>
        <w:rPr>
          <w:i/>
          <w:w w:val="105"/>
        </w:rPr>
        <w:t>mI</w:t>
      </w:r>
      <w:r>
        <w:rPr>
          <w:w w:val="105"/>
        </w:rPr>
        <w:t>)</w:t>
      </w:r>
      <w:r>
        <w:rPr>
          <w:spacing w:val="-9"/>
          <w:w w:val="105"/>
        </w:rPr>
        <w:t xml:space="preserve"> </w:t>
      </w:r>
      <w:r>
        <w:rPr>
          <w:w w:val="105"/>
        </w:rPr>
        <w:t>for</w:t>
      </w:r>
      <w:r>
        <w:rPr>
          <w:spacing w:val="-9"/>
          <w:w w:val="105"/>
        </w:rPr>
        <w:t xml:space="preserve"> </w:t>
      </w:r>
      <w:r>
        <w:rPr>
          <w:i/>
          <w:w w:val="105"/>
        </w:rPr>
        <w:t xml:space="preserve">I </w:t>
      </w:r>
      <w:r>
        <w:rPr>
          <w:w w:val="105"/>
        </w:rPr>
        <w:t>iterations. Empirically</w:t>
      </w:r>
      <w:r>
        <w:rPr>
          <w:spacing w:val="-9"/>
          <w:w w:val="105"/>
        </w:rPr>
        <w:t xml:space="preserve"> </w:t>
      </w:r>
      <w:r>
        <w:rPr>
          <w:i/>
          <w:w w:val="105"/>
        </w:rPr>
        <w:t>I</w:t>
      </w:r>
      <w:r>
        <w:rPr>
          <w:i/>
          <w:spacing w:val="16"/>
          <w:w w:val="105"/>
        </w:rPr>
        <w:t xml:space="preserve"> </w:t>
      </w:r>
      <w:r>
        <w:rPr>
          <w:rFonts w:ascii="Arial Unicode MS" w:hAnsi="Arial Unicode MS"/>
          <w:w w:val="105"/>
        </w:rPr>
        <w:t>≈</w:t>
      </w:r>
      <w:r>
        <w:rPr>
          <w:rFonts w:ascii="Arial Unicode MS" w:hAnsi="Arial Unicode MS"/>
          <w:spacing w:val="-6"/>
          <w:w w:val="105"/>
        </w:rPr>
        <w:t xml:space="preserve"> </w:t>
      </w:r>
      <w:r>
        <w:rPr>
          <w:w w:val="105"/>
        </w:rPr>
        <w:t>37</w:t>
      </w:r>
      <w:r>
        <w:rPr>
          <w:spacing w:val="-9"/>
          <w:w w:val="105"/>
        </w:rPr>
        <w:t xml:space="preserve"> </w:t>
      </w:r>
      <w:r>
        <w:rPr>
          <w:w w:val="105"/>
        </w:rPr>
        <w:t>for</w:t>
      </w:r>
      <w:r>
        <w:rPr>
          <w:spacing w:val="-9"/>
          <w:w w:val="105"/>
        </w:rPr>
        <w:t xml:space="preserve"> </w:t>
      </w:r>
      <w:r>
        <w:rPr>
          <w:w w:val="105"/>
        </w:rPr>
        <w:t>EndorseRank</w:t>
      </w:r>
      <w:r>
        <w:rPr>
          <w:spacing w:val="-9"/>
          <w:w w:val="105"/>
        </w:rPr>
        <w:t xml:space="preserve"> </w:t>
      </w:r>
      <w:r>
        <w:rPr>
          <w:w w:val="105"/>
        </w:rPr>
        <w:t>and</w:t>
      </w:r>
      <w:r>
        <w:rPr>
          <w:spacing w:val="-9"/>
          <w:w w:val="105"/>
        </w:rPr>
        <w:t xml:space="preserve"> </w:t>
      </w:r>
      <w:r>
        <w:rPr>
          <w:i/>
          <w:w w:val="105"/>
        </w:rPr>
        <w:t>I</w:t>
      </w:r>
      <w:r>
        <w:rPr>
          <w:i/>
          <w:spacing w:val="16"/>
          <w:w w:val="105"/>
        </w:rPr>
        <w:t xml:space="preserve"> </w:t>
      </w:r>
      <w:r>
        <w:rPr>
          <w:rFonts w:ascii="Arial Unicode MS" w:hAnsi="Arial Unicode MS"/>
          <w:w w:val="105"/>
        </w:rPr>
        <w:t>≈</w:t>
      </w:r>
      <w:r>
        <w:rPr>
          <w:rFonts w:ascii="Arial Unicode MS" w:hAnsi="Arial Unicode MS"/>
          <w:spacing w:val="-6"/>
          <w:w w:val="105"/>
        </w:rPr>
        <w:t xml:space="preserve"> </w:t>
      </w:r>
      <w:r>
        <w:rPr>
          <w:w w:val="105"/>
        </w:rPr>
        <w:t>100</w:t>
      </w:r>
      <w:r>
        <w:rPr>
          <w:spacing w:val="-9"/>
          <w:w w:val="105"/>
        </w:rPr>
        <w:t xml:space="preserve"> </w:t>
      </w:r>
      <w:r>
        <w:rPr>
          <w:w w:val="105"/>
        </w:rPr>
        <w:t>for</w:t>
      </w:r>
      <w:r>
        <w:rPr>
          <w:spacing w:val="-9"/>
          <w:w w:val="105"/>
        </w:rPr>
        <w:t xml:space="preserve"> </w:t>
      </w:r>
      <w:r>
        <w:rPr>
          <w:w w:val="105"/>
        </w:rPr>
        <w:t>AWP on</w:t>
      </w:r>
      <w:r>
        <w:rPr>
          <w:spacing w:val="-16"/>
          <w:w w:val="105"/>
        </w:rPr>
        <w:t xml:space="preserve"> </w:t>
      </w:r>
      <w:r>
        <w:rPr>
          <w:w w:val="105"/>
        </w:rPr>
        <w:t>the</w:t>
      </w:r>
      <w:r>
        <w:rPr>
          <w:spacing w:val="-16"/>
          <w:w w:val="105"/>
        </w:rPr>
        <w:t xml:space="preserve"> </w:t>
      </w:r>
      <w:r>
        <w:rPr>
          <w:w w:val="105"/>
        </w:rPr>
        <w:t>matched</w:t>
      </w:r>
      <w:r>
        <w:rPr>
          <w:spacing w:val="-16"/>
          <w:w w:val="105"/>
        </w:rPr>
        <w:t xml:space="preserve"> </w:t>
      </w:r>
      <w:r>
        <w:rPr>
          <w:w w:val="105"/>
        </w:rPr>
        <w:t>cohort,</w:t>
      </w:r>
      <w:r>
        <w:rPr>
          <w:spacing w:val="-15"/>
          <w:w w:val="105"/>
        </w:rPr>
        <w:t xml:space="preserve"> </w:t>
      </w:r>
      <w:r>
        <w:rPr>
          <w:w w:val="105"/>
        </w:rPr>
        <w:t>and</w:t>
      </w:r>
      <w:r>
        <w:rPr>
          <w:spacing w:val="-16"/>
          <w:w w:val="105"/>
        </w:rPr>
        <w:t xml:space="preserve"> </w:t>
      </w:r>
      <w:r>
        <w:rPr>
          <w:i/>
          <w:w w:val="105"/>
        </w:rPr>
        <w:t>m</w:t>
      </w:r>
      <w:r>
        <w:rPr>
          <w:w w:val="105"/>
          <w:vertAlign w:val="subscript"/>
        </w:rPr>
        <w:t>approve</w:t>
      </w:r>
      <w:r>
        <w:rPr>
          <w:spacing w:val="-11"/>
          <w:w w:val="105"/>
        </w:rPr>
        <w:t xml:space="preserve"> </w:t>
      </w:r>
      <w:r>
        <w:rPr>
          <w:rFonts w:ascii="Arial Unicode MS" w:hAnsi="Arial Unicode MS"/>
          <w:w w:val="105"/>
        </w:rPr>
        <w:t>≪</w:t>
      </w:r>
      <w:r>
        <w:rPr>
          <w:rFonts w:ascii="Arial Unicode MS" w:hAnsi="Arial Unicode MS"/>
          <w:spacing w:val="-17"/>
          <w:w w:val="105"/>
        </w:rPr>
        <w:t xml:space="preserve"> </w:t>
      </w:r>
      <w:r>
        <w:rPr>
          <w:i/>
          <w:w w:val="105"/>
        </w:rPr>
        <w:t>m</w:t>
      </w:r>
      <w:r>
        <w:rPr>
          <w:w w:val="105"/>
          <w:vertAlign w:val="subscript"/>
        </w:rPr>
        <w:t>transfer</w:t>
      </w:r>
      <w:r>
        <w:rPr>
          <w:w w:val="105"/>
        </w:rPr>
        <w:t>,</w:t>
      </w:r>
      <w:r>
        <w:rPr>
          <w:spacing w:val="-16"/>
          <w:w w:val="105"/>
        </w:rPr>
        <w:t xml:space="preserve"> </w:t>
      </w:r>
      <w:r>
        <w:rPr>
          <w:w w:val="105"/>
        </w:rPr>
        <w:t>so</w:t>
      </w:r>
      <w:r>
        <w:rPr>
          <w:spacing w:val="-16"/>
          <w:w w:val="105"/>
        </w:rPr>
        <w:t xml:space="preserve"> </w:t>
      </w:r>
      <w:r>
        <w:rPr>
          <w:w w:val="105"/>
        </w:rPr>
        <w:t>both</w:t>
      </w:r>
      <w:r>
        <w:rPr>
          <w:spacing w:val="-16"/>
          <w:w w:val="105"/>
        </w:rPr>
        <w:t xml:space="preserve"> </w:t>
      </w:r>
      <w:r>
        <w:rPr>
          <w:w w:val="105"/>
        </w:rPr>
        <w:t>factors</w:t>
      </w:r>
      <w:r>
        <w:rPr>
          <w:spacing w:val="-15"/>
          <w:w w:val="105"/>
        </w:rPr>
        <w:t xml:space="preserve"> </w:t>
      </w:r>
      <w:r>
        <w:rPr>
          <w:w w:val="105"/>
        </w:rPr>
        <w:t>favor</w:t>
      </w:r>
      <w:r>
        <w:rPr>
          <w:spacing w:val="-16"/>
          <w:w w:val="105"/>
        </w:rPr>
        <w:t xml:space="preserve"> </w:t>
      </w:r>
      <w:r>
        <w:rPr>
          <w:w w:val="105"/>
        </w:rPr>
        <w:t>EndorseRank.</w:t>
      </w:r>
    </w:p>
    <w:p w14:paraId="00DC2558" w14:textId="77777777" w:rsidR="00350CFB" w:rsidRDefault="00283FFF">
      <w:pPr>
        <w:pStyle w:val="BodyText"/>
        <w:spacing w:before="157"/>
        <w:ind w:left="282"/>
        <w:jc w:val="both"/>
      </w:pPr>
      <w:r>
        <w:t>Memory</w:t>
      </w:r>
      <w:r>
        <w:rPr>
          <w:spacing w:val="25"/>
        </w:rPr>
        <w:t xml:space="preserve"> </w:t>
      </w:r>
      <w:r>
        <w:t>is</w:t>
      </w:r>
      <w:r>
        <w:rPr>
          <w:spacing w:val="28"/>
        </w:rPr>
        <w:t xml:space="preserve"> </w:t>
      </w:r>
      <w:r>
        <w:t>dominated</w:t>
      </w:r>
      <w:r>
        <w:rPr>
          <w:spacing w:val="28"/>
        </w:rPr>
        <w:t xml:space="preserve"> </w:t>
      </w:r>
      <w:r>
        <w:t>by</w:t>
      </w:r>
      <w:r>
        <w:rPr>
          <w:spacing w:val="28"/>
        </w:rPr>
        <w:t xml:space="preserve"> </w:t>
      </w:r>
      <w:r>
        <w:t>edge</w:t>
      </w:r>
      <w:r>
        <w:rPr>
          <w:spacing w:val="28"/>
        </w:rPr>
        <w:t xml:space="preserve"> </w:t>
      </w:r>
      <w:r>
        <w:t>lists</w:t>
      </w:r>
      <w:r>
        <w:rPr>
          <w:spacing w:val="28"/>
        </w:rPr>
        <w:t xml:space="preserve"> </w:t>
      </w:r>
      <w:r>
        <w:t>and</w:t>
      </w:r>
      <w:r>
        <w:rPr>
          <w:spacing w:val="28"/>
        </w:rPr>
        <w:t xml:space="preserve"> </w:t>
      </w:r>
      <w:r>
        <w:t>score</w:t>
      </w:r>
      <w:r>
        <w:rPr>
          <w:spacing w:val="28"/>
        </w:rPr>
        <w:t xml:space="preserve"> </w:t>
      </w:r>
      <w:r>
        <w:t>vectors.</w:t>
      </w:r>
      <w:r>
        <w:rPr>
          <w:spacing w:val="25"/>
        </w:rPr>
        <w:t xml:space="preserve">  </w:t>
      </w:r>
      <w:r>
        <w:t>Peak</w:t>
      </w:r>
      <w:r>
        <w:rPr>
          <w:spacing w:val="29"/>
        </w:rPr>
        <w:t xml:space="preserve"> </w:t>
      </w:r>
      <w:r>
        <w:t>solve</w:t>
      </w:r>
      <w:r>
        <w:rPr>
          <w:spacing w:val="27"/>
        </w:rPr>
        <w:t xml:space="preserve"> </w:t>
      </w:r>
      <w:r>
        <w:t>memory</w:t>
      </w:r>
      <w:r>
        <w:rPr>
          <w:spacing w:val="28"/>
        </w:rPr>
        <w:t xml:space="preserve"> </w:t>
      </w:r>
      <w:r>
        <w:t>of</w:t>
      </w:r>
      <w:r>
        <w:rPr>
          <w:spacing w:val="28"/>
        </w:rPr>
        <w:t xml:space="preserve"> </w:t>
      </w:r>
      <w:r>
        <w:t>4</w:t>
      </w:r>
      <w:r>
        <w:rPr>
          <w:i/>
        </w:rPr>
        <w:t>.</w:t>
      </w:r>
      <w:r>
        <w:t>6</w:t>
      </w:r>
      <w:r>
        <w:rPr>
          <w:spacing w:val="-20"/>
        </w:rPr>
        <w:t xml:space="preserve"> </w:t>
      </w:r>
      <w:r>
        <w:t>MB</w:t>
      </w:r>
      <w:r>
        <w:rPr>
          <w:spacing w:val="28"/>
        </w:rPr>
        <w:t xml:space="preserve"> </w:t>
      </w:r>
      <w:r>
        <w:rPr>
          <w:spacing w:val="-2"/>
        </w:rPr>
        <w:t>versus</w:t>
      </w:r>
    </w:p>
    <w:p w14:paraId="00DC2559" w14:textId="77777777" w:rsidR="00350CFB" w:rsidRDefault="00283FFF">
      <w:pPr>
        <w:pStyle w:val="BodyText"/>
        <w:spacing w:before="181"/>
        <w:ind w:left="276"/>
        <w:jc w:val="both"/>
      </w:pPr>
      <w:bookmarkStart w:id="497" w:name="Interpretation_checklist_for_readers"/>
      <w:bookmarkStart w:id="498" w:name="_bookmark216"/>
      <w:bookmarkEnd w:id="497"/>
      <w:bookmarkEnd w:id="498"/>
      <w:r>
        <w:t>38</w:t>
      </w:r>
      <w:r>
        <w:rPr>
          <w:i/>
        </w:rPr>
        <w:t>.</w:t>
      </w:r>
      <w:r>
        <w:t>2</w:t>
      </w:r>
      <w:r>
        <w:rPr>
          <w:spacing w:val="-20"/>
        </w:rPr>
        <w:t xml:space="preserve"> </w:t>
      </w:r>
      <w:r>
        <w:t>MB</w:t>
      </w:r>
      <w:r>
        <w:rPr>
          <w:spacing w:val="-14"/>
        </w:rPr>
        <w:t xml:space="preserve"> </w:t>
      </w:r>
      <w:r>
        <w:t>(Table</w:t>
      </w:r>
      <w:r>
        <w:rPr>
          <w:spacing w:val="-8"/>
        </w:rPr>
        <w:t xml:space="preserve"> </w:t>
      </w:r>
      <w:hyperlink w:anchor="_bookmark91" w:history="1">
        <w:r>
          <w:t>4.2</w:t>
        </w:r>
      </w:hyperlink>
      <w:r>
        <w:t>)</w:t>
      </w:r>
      <w:r>
        <w:rPr>
          <w:spacing w:val="-9"/>
        </w:rPr>
        <w:t xml:space="preserve"> </w:t>
      </w:r>
      <w:r>
        <w:t>is</w:t>
      </w:r>
      <w:r>
        <w:rPr>
          <w:spacing w:val="-8"/>
        </w:rPr>
        <w:t xml:space="preserve"> </w:t>
      </w:r>
      <w:r>
        <w:t>consistent</w:t>
      </w:r>
      <w:r>
        <w:rPr>
          <w:spacing w:val="-8"/>
        </w:rPr>
        <w:t xml:space="preserve"> </w:t>
      </w:r>
      <w:r>
        <w:t>with</w:t>
      </w:r>
      <w:r>
        <w:rPr>
          <w:spacing w:val="-9"/>
        </w:rPr>
        <w:t xml:space="preserve"> </w:t>
      </w:r>
      <w:r>
        <w:t>the</w:t>
      </w:r>
      <w:r>
        <w:rPr>
          <w:spacing w:val="-8"/>
        </w:rPr>
        <w:t xml:space="preserve"> </w:t>
      </w:r>
      <w:r>
        <w:t>edge-count</w:t>
      </w:r>
      <w:r>
        <w:rPr>
          <w:spacing w:val="-8"/>
        </w:rPr>
        <w:t xml:space="preserve"> </w:t>
      </w:r>
      <w:r>
        <w:t>ratio</w:t>
      </w:r>
      <w:r>
        <w:rPr>
          <w:spacing w:val="-9"/>
        </w:rPr>
        <w:t xml:space="preserve"> </w:t>
      </w:r>
      <w:r>
        <w:t>14</w:t>
      </w:r>
      <w:r>
        <w:rPr>
          <w:i/>
        </w:rPr>
        <w:t>,</w:t>
      </w:r>
      <w:r>
        <w:t>727</w:t>
      </w:r>
      <w:r>
        <w:rPr>
          <w:spacing w:val="-2"/>
        </w:rPr>
        <w:t xml:space="preserve"> </w:t>
      </w:r>
      <w:r>
        <w:t>:</w:t>
      </w:r>
      <w:r>
        <w:rPr>
          <w:spacing w:val="-2"/>
        </w:rPr>
        <w:t xml:space="preserve"> 137</w:t>
      </w:r>
      <w:r>
        <w:rPr>
          <w:i/>
          <w:spacing w:val="-2"/>
        </w:rPr>
        <w:t>,</w:t>
      </w:r>
      <w:r>
        <w:rPr>
          <w:spacing w:val="-2"/>
        </w:rPr>
        <w:t>087.</w:t>
      </w:r>
    </w:p>
    <w:p w14:paraId="00DC255A" w14:textId="77777777" w:rsidR="00350CFB" w:rsidRDefault="00350CFB">
      <w:pPr>
        <w:pStyle w:val="BodyText"/>
        <w:spacing w:before="185"/>
      </w:pPr>
    </w:p>
    <w:p w14:paraId="00DC255B" w14:textId="77777777" w:rsidR="00350CFB" w:rsidRDefault="00283FFF">
      <w:pPr>
        <w:pStyle w:val="Heading3"/>
        <w:numPr>
          <w:ilvl w:val="2"/>
          <w:numId w:val="26"/>
        </w:numPr>
        <w:tabs>
          <w:tab w:val="left" w:pos="879"/>
        </w:tabs>
        <w:ind w:left="879" w:hanging="597"/>
        <w:jc w:val="both"/>
      </w:pPr>
      <w:r>
        <w:t>Interpretation</w:t>
      </w:r>
      <w:r>
        <w:rPr>
          <w:spacing w:val="-14"/>
        </w:rPr>
        <w:t xml:space="preserve"> </w:t>
      </w:r>
      <w:r>
        <w:t>checklist</w:t>
      </w:r>
      <w:r>
        <w:rPr>
          <w:spacing w:val="-14"/>
        </w:rPr>
        <w:t xml:space="preserve"> </w:t>
      </w:r>
      <w:r>
        <w:t>for</w:t>
      </w:r>
      <w:r>
        <w:rPr>
          <w:spacing w:val="-13"/>
        </w:rPr>
        <w:t xml:space="preserve"> </w:t>
      </w:r>
      <w:r>
        <w:rPr>
          <w:spacing w:val="-2"/>
        </w:rPr>
        <w:t>readers</w:t>
      </w:r>
    </w:p>
    <w:p w14:paraId="00DC255C" w14:textId="77777777" w:rsidR="00350CFB" w:rsidRDefault="00350CFB">
      <w:pPr>
        <w:pStyle w:val="BodyText"/>
        <w:spacing w:before="47"/>
        <w:rPr>
          <w:b/>
        </w:rPr>
      </w:pPr>
    </w:p>
    <w:p w14:paraId="00DC255D" w14:textId="77777777" w:rsidR="00350CFB" w:rsidRDefault="00283FFF">
      <w:pPr>
        <w:pStyle w:val="BodyText"/>
        <w:ind w:left="271"/>
        <w:jc w:val="both"/>
      </w:pPr>
      <w:r>
        <w:t>When</w:t>
      </w:r>
      <w:r>
        <w:rPr>
          <w:spacing w:val="-9"/>
        </w:rPr>
        <w:t xml:space="preserve"> </w:t>
      </w:r>
      <w:r>
        <w:t>reading</w:t>
      </w:r>
      <w:r>
        <w:rPr>
          <w:spacing w:val="-8"/>
        </w:rPr>
        <w:t xml:space="preserve"> </w:t>
      </w:r>
      <w:r>
        <w:t>Chapter</w:t>
      </w:r>
      <w:r>
        <w:rPr>
          <w:spacing w:val="-7"/>
        </w:rPr>
        <w:t xml:space="preserve"> </w:t>
      </w:r>
      <w:hyperlink w:anchor="_bookmark84" w:history="1">
        <w:r>
          <w:t>4</w:t>
        </w:r>
      </w:hyperlink>
      <w:r>
        <w:rPr>
          <w:spacing w:val="-8"/>
        </w:rPr>
        <w:t xml:space="preserve"> </w:t>
      </w:r>
      <w:r>
        <w:t>tables,</w:t>
      </w:r>
      <w:r>
        <w:rPr>
          <w:spacing w:val="-8"/>
        </w:rPr>
        <w:t xml:space="preserve"> </w:t>
      </w:r>
      <w:r>
        <w:t>the</w:t>
      </w:r>
      <w:r>
        <w:rPr>
          <w:spacing w:val="-8"/>
        </w:rPr>
        <w:t xml:space="preserve"> </w:t>
      </w:r>
      <w:r>
        <w:t>following</w:t>
      </w:r>
      <w:r>
        <w:rPr>
          <w:spacing w:val="-8"/>
        </w:rPr>
        <w:t xml:space="preserve"> </w:t>
      </w:r>
      <w:r>
        <w:t>checklist</w:t>
      </w:r>
      <w:r>
        <w:rPr>
          <w:spacing w:val="-8"/>
        </w:rPr>
        <w:t xml:space="preserve"> </w:t>
      </w:r>
      <w:r>
        <w:t>reduces</w:t>
      </w:r>
      <w:r>
        <w:rPr>
          <w:spacing w:val="-8"/>
        </w:rPr>
        <w:t xml:space="preserve"> </w:t>
      </w:r>
      <w:r>
        <w:t>common</w:t>
      </w:r>
      <w:r>
        <w:rPr>
          <w:spacing w:val="-8"/>
        </w:rPr>
        <w:t xml:space="preserve"> </w:t>
      </w:r>
      <w:r>
        <w:rPr>
          <w:spacing w:val="-2"/>
        </w:rPr>
        <w:t>misreadings:</w:t>
      </w:r>
    </w:p>
    <w:p w14:paraId="00DC255E" w14:textId="77777777" w:rsidR="00350CFB" w:rsidRDefault="00350CFB">
      <w:pPr>
        <w:pStyle w:val="BodyText"/>
        <w:spacing w:before="23"/>
      </w:pPr>
    </w:p>
    <w:p w14:paraId="00DC255F" w14:textId="77777777" w:rsidR="00350CFB" w:rsidRDefault="00283FFF">
      <w:pPr>
        <w:pStyle w:val="ListParagraph"/>
        <w:numPr>
          <w:ilvl w:val="0"/>
          <w:numId w:val="4"/>
        </w:numPr>
        <w:tabs>
          <w:tab w:val="left" w:pos="856"/>
        </w:tabs>
        <w:spacing w:before="1" w:line="396" w:lineRule="auto"/>
        <w:ind w:right="564"/>
        <w:rPr>
          <w:sz w:val="24"/>
        </w:rPr>
      </w:pPr>
      <w:r>
        <w:rPr>
          <w:spacing w:val="-2"/>
          <w:sz w:val="24"/>
        </w:rPr>
        <w:t>Identify</w:t>
      </w:r>
      <w:r>
        <w:rPr>
          <w:spacing w:val="-8"/>
          <w:sz w:val="24"/>
        </w:rPr>
        <w:t xml:space="preserve"> </w:t>
      </w:r>
      <w:r>
        <w:rPr>
          <w:spacing w:val="-2"/>
          <w:sz w:val="24"/>
        </w:rPr>
        <w:t>whether</w:t>
      </w:r>
      <w:r>
        <w:rPr>
          <w:spacing w:val="-8"/>
          <w:sz w:val="24"/>
        </w:rPr>
        <w:t xml:space="preserve"> </w:t>
      </w:r>
      <w:r>
        <w:rPr>
          <w:spacing w:val="-2"/>
          <w:sz w:val="24"/>
        </w:rPr>
        <w:t>a</w:t>
      </w:r>
      <w:r>
        <w:rPr>
          <w:spacing w:val="-8"/>
          <w:sz w:val="24"/>
        </w:rPr>
        <w:t xml:space="preserve"> </w:t>
      </w:r>
      <w:r>
        <w:rPr>
          <w:spacing w:val="-2"/>
          <w:sz w:val="24"/>
        </w:rPr>
        <w:t>row</w:t>
      </w:r>
      <w:r>
        <w:rPr>
          <w:spacing w:val="-8"/>
          <w:sz w:val="24"/>
        </w:rPr>
        <w:t xml:space="preserve"> </w:t>
      </w:r>
      <w:r>
        <w:rPr>
          <w:spacing w:val="-2"/>
          <w:sz w:val="24"/>
        </w:rPr>
        <w:t>is</w:t>
      </w:r>
      <w:r>
        <w:rPr>
          <w:spacing w:val="-8"/>
          <w:sz w:val="24"/>
        </w:rPr>
        <w:t xml:space="preserve"> </w:t>
      </w:r>
      <w:r>
        <w:rPr>
          <w:spacing w:val="-2"/>
          <w:sz w:val="24"/>
        </w:rPr>
        <w:t>a</w:t>
      </w:r>
      <w:r>
        <w:rPr>
          <w:spacing w:val="-7"/>
          <w:sz w:val="24"/>
        </w:rPr>
        <w:t xml:space="preserve"> </w:t>
      </w:r>
      <w:r>
        <w:rPr>
          <w:i/>
          <w:spacing w:val="-2"/>
          <w:sz w:val="24"/>
        </w:rPr>
        <w:t xml:space="preserve">social </w:t>
      </w:r>
      <w:r>
        <w:rPr>
          <w:spacing w:val="-2"/>
          <w:sz w:val="24"/>
        </w:rPr>
        <w:t>method</w:t>
      </w:r>
      <w:r>
        <w:rPr>
          <w:spacing w:val="-8"/>
          <w:sz w:val="24"/>
        </w:rPr>
        <w:t xml:space="preserve"> </w:t>
      </w:r>
      <w:r>
        <w:rPr>
          <w:spacing w:val="-2"/>
          <w:sz w:val="24"/>
        </w:rPr>
        <w:t>(EndorseRank,</w:t>
      </w:r>
      <w:r>
        <w:rPr>
          <w:spacing w:val="-5"/>
          <w:sz w:val="24"/>
        </w:rPr>
        <w:t xml:space="preserve"> </w:t>
      </w:r>
      <w:r>
        <w:rPr>
          <w:spacing w:val="-2"/>
          <w:sz w:val="24"/>
        </w:rPr>
        <w:t>AWP)</w:t>
      </w:r>
      <w:r>
        <w:rPr>
          <w:spacing w:val="-8"/>
          <w:sz w:val="24"/>
        </w:rPr>
        <w:t xml:space="preserve"> </w:t>
      </w:r>
      <w:r>
        <w:rPr>
          <w:spacing w:val="-2"/>
          <w:sz w:val="24"/>
        </w:rPr>
        <w:t>or</w:t>
      </w:r>
      <w:r>
        <w:rPr>
          <w:spacing w:val="-8"/>
          <w:sz w:val="24"/>
        </w:rPr>
        <w:t xml:space="preserve"> </w:t>
      </w:r>
      <w:r>
        <w:rPr>
          <w:spacing w:val="-2"/>
          <w:sz w:val="24"/>
        </w:rPr>
        <w:t>the</w:t>
      </w:r>
      <w:r>
        <w:rPr>
          <w:spacing w:val="-8"/>
          <w:sz w:val="24"/>
        </w:rPr>
        <w:t xml:space="preserve"> </w:t>
      </w:r>
      <w:r>
        <w:rPr>
          <w:spacing w:val="-2"/>
          <w:sz w:val="24"/>
        </w:rPr>
        <w:t>supplementary</w:t>
      </w:r>
      <w:r>
        <w:rPr>
          <w:spacing w:val="-8"/>
          <w:sz w:val="24"/>
        </w:rPr>
        <w:t xml:space="preserve"> </w:t>
      </w:r>
      <w:r>
        <w:rPr>
          <w:spacing w:val="-2"/>
          <w:sz w:val="24"/>
        </w:rPr>
        <w:t>GF-PR reference.</w:t>
      </w:r>
    </w:p>
    <w:p w14:paraId="00DC2560" w14:textId="77777777" w:rsidR="00350CFB" w:rsidRDefault="00283FFF">
      <w:pPr>
        <w:pStyle w:val="ListParagraph"/>
        <w:numPr>
          <w:ilvl w:val="0"/>
          <w:numId w:val="4"/>
        </w:numPr>
        <w:tabs>
          <w:tab w:val="left" w:pos="855"/>
        </w:tabs>
        <w:spacing w:before="38"/>
        <w:ind w:left="855" w:hanging="310"/>
        <w:rPr>
          <w:sz w:val="24"/>
        </w:rPr>
      </w:pPr>
      <w:r>
        <w:rPr>
          <w:sz w:val="24"/>
        </w:rPr>
        <w:t>Match</w:t>
      </w:r>
      <w:r>
        <w:rPr>
          <w:spacing w:val="-7"/>
          <w:sz w:val="24"/>
        </w:rPr>
        <w:t xml:space="preserve"> </w:t>
      </w:r>
      <w:r>
        <w:rPr>
          <w:sz w:val="24"/>
        </w:rPr>
        <w:t>each</w:t>
      </w:r>
      <w:r>
        <w:rPr>
          <w:spacing w:val="-7"/>
          <w:sz w:val="24"/>
        </w:rPr>
        <w:t xml:space="preserve"> </w:t>
      </w:r>
      <w:r>
        <w:rPr>
          <w:sz w:val="24"/>
        </w:rPr>
        <w:t>family</w:t>
      </w:r>
      <w:r>
        <w:rPr>
          <w:spacing w:val="-7"/>
          <w:sz w:val="24"/>
        </w:rPr>
        <w:t xml:space="preserve"> </w:t>
      </w:r>
      <w:r>
        <w:rPr>
          <w:sz w:val="24"/>
        </w:rPr>
        <w:t>to</w:t>
      </w:r>
      <w:r>
        <w:rPr>
          <w:spacing w:val="-7"/>
          <w:sz w:val="24"/>
        </w:rPr>
        <w:t xml:space="preserve"> </w:t>
      </w:r>
      <w:r>
        <w:rPr>
          <w:sz w:val="24"/>
        </w:rPr>
        <w:t>its</w:t>
      </w:r>
      <w:r>
        <w:rPr>
          <w:spacing w:val="-6"/>
          <w:sz w:val="24"/>
        </w:rPr>
        <w:t xml:space="preserve"> </w:t>
      </w:r>
      <w:r>
        <w:rPr>
          <w:sz w:val="24"/>
        </w:rPr>
        <w:t>intended</w:t>
      </w:r>
      <w:r>
        <w:rPr>
          <w:spacing w:val="-7"/>
          <w:sz w:val="24"/>
        </w:rPr>
        <w:t xml:space="preserve"> </w:t>
      </w:r>
      <w:r>
        <w:rPr>
          <w:sz w:val="24"/>
        </w:rPr>
        <w:t>construct</w:t>
      </w:r>
      <w:r>
        <w:rPr>
          <w:spacing w:val="-7"/>
          <w:sz w:val="24"/>
        </w:rPr>
        <w:t xml:space="preserve"> </w:t>
      </w:r>
      <w:r>
        <w:rPr>
          <w:sz w:val="24"/>
        </w:rPr>
        <w:t>(allowance</w:t>
      </w:r>
      <w:r>
        <w:rPr>
          <w:spacing w:val="-7"/>
          <w:sz w:val="24"/>
        </w:rPr>
        <w:t xml:space="preserve"> </w:t>
      </w:r>
      <w:r>
        <w:rPr>
          <w:sz w:val="24"/>
        </w:rPr>
        <w:t>vs.</w:t>
      </w:r>
      <w:r>
        <w:rPr>
          <w:spacing w:val="-6"/>
          <w:sz w:val="24"/>
        </w:rPr>
        <w:t xml:space="preserve"> </w:t>
      </w:r>
      <w:r>
        <w:rPr>
          <w:sz w:val="24"/>
        </w:rPr>
        <w:t>transfer</w:t>
      </w:r>
      <w:r>
        <w:rPr>
          <w:spacing w:val="-7"/>
          <w:sz w:val="24"/>
        </w:rPr>
        <w:t xml:space="preserve"> </w:t>
      </w:r>
      <w:r>
        <w:rPr>
          <w:sz w:val="24"/>
        </w:rPr>
        <w:t>vs.</w:t>
      </w:r>
      <w:r>
        <w:rPr>
          <w:spacing w:val="-7"/>
          <w:sz w:val="24"/>
        </w:rPr>
        <w:t xml:space="preserve"> </w:t>
      </w:r>
      <w:r>
        <w:rPr>
          <w:spacing w:val="-2"/>
          <w:sz w:val="24"/>
        </w:rPr>
        <w:t>outcome).</w:t>
      </w:r>
    </w:p>
    <w:p w14:paraId="00DC2561" w14:textId="77777777" w:rsidR="00350CFB" w:rsidRDefault="00283FFF">
      <w:pPr>
        <w:pStyle w:val="ListParagraph"/>
        <w:numPr>
          <w:ilvl w:val="0"/>
          <w:numId w:val="4"/>
        </w:numPr>
        <w:tabs>
          <w:tab w:val="left" w:pos="855"/>
        </w:tabs>
        <w:spacing w:before="217"/>
        <w:ind w:left="855" w:hanging="310"/>
        <w:rPr>
          <w:sz w:val="24"/>
        </w:rPr>
      </w:pPr>
      <w:r>
        <w:rPr>
          <w:sz w:val="24"/>
        </w:rPr>
        <w:t>Prefer</w:t>
      </w:r>
      <w:r>
        <w:rPr>
          <w:spacing w:val="-6"/>
          <w:sz w:val="24"/>
        </w:rPr>
        <w:t xml:space="preserve"> </w:t>
      </w:r>
      <w:r>
        <w:rPr>
          <w:sz w:val="24"/>
        </w:rPr>
        <w:t>relative</w:t>
      </w:r>
      <w:r>
        <w:rPr>
          <w:spacing w:val="-6"/>
          <w:sz w:val="24"/>
        </w:rPr>
        <w:t xml:space="preserve"> </w:t>
      </w:r>
      <w:r>
        <w:rPr>
          <w:sz w:val="24"/>
        </w:rPr>
        <w:t>comparisons</w:t>
      </w:r>
      <w:r>
        <w:rPr>
          <w:spacing w:val="-5"/>
          <w:sz w:val="24"/>
        </w:rPr>
        <w:t xml:space="preserve"> </w:t>
      </w:r>
      <w:r>
        <w:rPr>
          <w:sz w:val="24"/>
        </w:rPr>
        <w:t>on</w:t>
      </w:r>
      <w:r>
        <w:rPr>
          <w:spacing w:val="-6"/>
          <w:sz w:val="24"/>
        </w:rPr>
        <w:t xml:space="preserve"> </w:t>
      </w:r>
      <w:r>
        <w:rPr>
          <w:sz w:val="24"/>
        </w:rPr>
        <w:t>the</w:t>
      </w:r>
      <w:r>
        <w:rPr>
          <w:spacing w:val="-6"/>
          <w:sz w:val="24"/>
        </w:rPr>
        <w:t xml:space="preserve"> </w:t>
      </w:r>
      <w:r>
        <w:rPr>
          <w:sz w:val="24"/>
        </w:rPr>
        <w:t>same</w:t>
      </w:r>
      <w:r>
        <w:rPr>
          <w:spacing w:val="-5"/>
          <w:sz w:val="24"/>
        </w:rPr>
        <w:t xml:space="preserve"> </w:t>
      </w:r>
      <w:r>
        <w:rPr>
          <w:sz w:val="24"/>
        </w:rPr>
        <w:t>cohort</w:t>
      </w:r>
      <w:r>
        <w:rPr>
          <w:spacing w:val="-6"/>
          <w:sz w:val="24"/>
        </w:rPr>
        <w:t xml:space="preserve"> </w:t>
      </w:r>
      <w:r>
        <w:rPr>
          <w:sz w:val="24"/>
        </w:rPr>
        <w:t>over</w:t>
      </w:r>
      <w:r>
        <w:rPr>
          <w:spacing w:val="-6"/>
          <w:sz w:val="24"/>
        </w:rPr>
        <w:t xml:space="preserve"> </w:t>
      </w:r>
      <w:r>
        <w:rPr>
          <w:sz w:val="24"/>
        </w:rPr>
        <w:t>absolute</w:t>
      </w:r>
      <w:r>
        <w:rPr>
          <w:spacing w:val="-5"/>
          <w:sz w:val="24"/>
        </w:rPr>
        <w:t xml:space="preserve"> </w:t>
      </w:r>
      <w:r>
        <w:rPr>
          <w:i/>
          <w:sz w:val="24"/>
        </w:rPr>
        <w:t>τ</w:t>
      </w:r>
      <w:r>
        <w:rPr>
          <w:i/>
          <w:spacing w:val="19"/>
          <w:sz w:val="24"/>
        </w:rPr>
        <w:t xml:space="preserve"> </w:t>
      </w:r>
      <w:r>
        <w:rPr>
          <w:spacing w:val="-2"/>
          <w:sz w:val="24"/>
        </w:rPr>
        <w:t>thresholds.</w:t>
      </w:r>
    </w:p>
    <w:p w14:paraId="00DC2562" w14:textId="77777777" w:rsidR="00350CFB" w:rsidRDefault="00283FFF">
      <w:pPr>
        <w:pStyle w:val="ListParagraph"/>
        <w:numPr>
          <w:ilvl w:val="0"/>
          <w:numId w:val="4"/>
        </w:numPr>
        <w:tabs>
          <w:tab w:val="left" w:pos="848"/>
        </w:tabs>
        <w:spacing w:before="217" w:line="396" w:lineRule="auto"/>
        <w:ind w:left="848" w:right="565" w:hanging="303"/>
        <w:rPr>
          <w:sz w:val="24"/>
        </w:rPr>
      </w:pPr>
      <w:r>
        <w:rPr>
          <w:sz w:val="24"/>
        </w:rPr>
        <w:t>Treat</w:t>
      </w:r>
      <w:r>
        <w:rPr>
          <w:spacing w:val="38"/>
          <w:sz w:val="24"/>
        </w:rPr>
        <w:t xml:space="preserve"> </w:t>
      </w:r>
      <w:r>
        <w:rPr>
          <w:sz w:val="24"/>
        </w:rPr>
        <w:t>GF-PR</w:t>
      </w:r>
      <w:r>
        <w:rPr>
          <w:spacing w:val="39"/>
          <w:sz w:val="24"/>
        </w:rPr>
        <w:t xml:space="preserve"> </w:t>
      </w:r>
      <w:r>
        <w:rPr>
          <w:sz w:val="24"/>
        </w:rPr>
        <w:t>highs</w:t>
      </w:r>
      <w:r>
        <w:rPr>
          <w:spacing w:val="38"/>
          <w:sz w:val="24"/>
        </w:rPr>
        <w:t xml:space="preserve"> </w:t>
      </w:r>
      <w:r>
        <w:rPr>
          <w:sz w:val="24"/>
        </w:rPr>
        <w:t>on</w:t>
      </w:r>
      <w:r>
        <w:rPr>
          <w:spacing w:val="39"/>
          <w:sz w:val="24"/>
        </w:rPr>
        <w:t xml:space="preserve"> </w:t>
      </w:r>
      <w:r>
        <w:rPr>
          <w:sz w:val="24"/>
        </w:rPr>
        <w:t>trading-success</w:t>
      </w:r>
      <w:r>
        <w:rPr>
          <w:spacing w:val="39"/>
          <w:sz w:val="24"/>
        </w:rPr>
        <w:t xml:space="preserve"> </w:t>
      </w:r>
      <w:r>
        <w:rPr>
          <w:sz w:val="24"/>
        </w:rPr>
        <w:t>and</w:t>
      </w:r>
      <w:r>
        <w:rPr>
          <w:spacing w:val="38"/>
          <w:sz w:val="24"/>
        </w:rPr>
        <w:t xml:space="preserve"> </w:t>
      </w:r>
      <w:r>
        <w:rPr>
          <w:sz w:val="24"/>
        </w:rPr>
        <w:t>inverse-risk</w:t>
      </w:r>
      <w:r>
        <w:rPr>
          <w:spacing w:val="39"/>
          <w:sz w:val="24"/>
        </w:rPr>
        <w:t xml:space="preserve"> </w:t>
      </w:r>
      <w:r>
        <w:rPr>
          <w:sz w:val="24"/>
        </w:rPr>
        <w:t>as</w:t>
      </w:r>
      <w:r>
        <w:rPr>
          <w:spacing w:val="39"/>
          <w:sz w:val="24"/>
        </w:rPr>
        <w:t xml:space="preserve"> </w:t>
      </w:r>
      <w:r>
        <w:rPr>
          <w:sz w:val="24"/>
        </w:rPr>
        <w:t>construct-overlap</w:t>
      </w:r>
      <w:r>
        <w:rPr>
          <w:spacing w:val="39"/>
          <w:sz w:val="24"/>
        </w:rPr>
        <w:t xml:space="preserve"> </w:t>
      </w:r>
      <w:r>
        <w:rPr>
          <w:sz w:val="24"/>
        </w:rPr>
        <w:t xml:space="preserve">diagnostics </w:t>
      </w:r>
      <w:r>
        <w:rPr>
          <w:spacing w:val="-2"/>
          <w:sz w:val="24"/>
        </w:rPr>
        <w:t>(SRQ1).</w:t>
      </w:r>
    </w:p>
    <w:p w14:paraId="00DC2563" w14:textId="77777777" w:rsidR="00350CFB" w:rsidRDefault="00283FFF">
      <w:pPr>
        <w:pStyle w:val="ListParagraph"/>
        <w:numPr>
          <w:ilvl w:val="0"/>
          <w:numId w:val="4"/>
        </w:numPr>
        <w:tabs>
          <w:tab w:val="left" w:pos="855"/>
        </w:tabs>
        <w:spacing w:before="39"/>
        <w:ind w:left="855" w:hanging="310"/>
        <w:rPr>
          <w:sz w:val="24"/>
        </w:rPr>
      </w:pPr>
      <w:r>
        <w:rPr>
          <w:sz w:val="24"/>
        </w:rPr>
        <w:t>Read</w:t>
      </w:r>
      <w:r>
        <w:rPr>
          <w:spacing w:val="-8"/>
          <w:sz w:val="24"/>
        </w:rPr>
        <w:t xml:space="preserve"> </w:t>
      </w:r>
      <w:r>
        <w:rPr>
          <w:sz w:val="24"/>
        </w:rPr>
        <w:t>runtime</w:t>
      </w:r>
      <w:r>
        <w:rPr>
          <w:spacing w:val="-7"/>
          <w:sz w:val="24"/>
        </w:rPr>
        <w:t xml:space="preserve"> </w:t>
      </w:r>
      <w:r>
        <w:rPr>
          <w:sz w:val="24"/>
        </w:rPr>
        <w:t>tables</w:t>
      </w:r>
      <w:r>
        <w:rPr>
          <w:spacing w:val="-7"/>
          <w:sz w:val="24"/>
        </w:rPr>
        <w:t xml:space="preserve"> </w:t>
      </w:r>
      <w:r>
        <w:rPr>
          <w:sz w:val="24"/>
        </w:rPr>
        <w:t>as</w:t>
      </w:r>
      <w:r>
        <w:rPr>
          <w:spacing w:val="-7"/>
          <w:sz w:val="24"/>
        </w:rPr>
        <w:t xml:space="preserve"> </w:t>
      </w:r>
      <w:r>
        <w:rPr>
          <w:sz w:val="24"/>
        </w:rPr>
        <w:t>PageRank</w:t>
      </w:r>
      <w:r>
        <w:rPr>
          <w:spacing w:val="-7"/>
          <w:sz w:val="24"/>
        </w:rPr>
        <w:t xml:space="preserve"> </w:t>
      </w:r>
      <w:r>
        <w:rPr>
          <w:sz w:val="24"/>
        </w:rPr>
        <w:t>solve</w:t>
      </w:r>
      <w:r>
        <w:rPr>
          <w:spacing w:val="-7"/>
          <w:sz w:val="24"/>
        </w:rPr>
        <w:t xml:space="preserve"> </w:t>
      </w:r>
      <w:r>
        <w:rPr>
          <w:sz w:val="24"/>
        </w:rPr>
        <w:t>time</w:t>
      </w:r>
      <w:r>
        <w:rPr>
          <w:spacing w:val="-7"/>
          <w:sz w:val="24"/>
        </w:rPr>
        <w:t xml:space="preserve"> </w:t>
      </w:r>
      <w:r>
        <w:rPr>
          <w:sz w:val="24"/>
        </w:rPr>
        <w:t>on</w:t>
      </w:r>
      <w:r>
        <w:rPr>
          <w:spacing w:val="-8"/>
          <w:sz w:val="24"/>
        </w:rPr>
        <w:t xml:space="preserve"> </w:t>
      </w:r>
      <w:r>
        <w:rPr>
          <w:sz w:val="24"/>
        </w:rPr>
        <w:t>pre-built</w:t>
      </w:r>
      <w:r>
        <w:rPr>
          <w:spacing w:val="-7"/>
          <w:sz w:val="24"/>
        </w:rPr>
        <w:t xml:space="preserve"> </w:t>
      </w:r>
      <w:r>
        <w:rPr>
          <w:sz w:val="24"/>
        </w:rPr>
        <w:t>edges,</w:t>
      </w:r>
      <w:r>
        <w:rPr>
          <w:spacing w:val="-7"/>
          <w:sz w:val="24"/>
        </w:rPr>
        <w:t xml:space="preserve"> </w:t>
      </w:r>
      <w:r>
        <w:rPr>
          <w:sz w:val="24"/>
        </w:rPr>
        <w:t>not</w:t>
      </w:r>
      <w:r>
        <w:rPr>
          <w:spacing w:val="-7"/>
          <w:sz w:val="24"/>
        </w:rPr>
        <w:t xml:space="preserve"> </w:t>
      </w:r>
      <w:r>
        <w:rPr>
          <w:sz w:val="24"/>
        </w:rPr>
        <w:t>end-to-end</w:t>
      </w:r>
      <w:r>
        <w:rPr>
          <w:spacing w:val="-7"/>
          <w:sz w:val="24"/>
        </w:rPr>
        <w:t xml:space="preserve"> </w:t>
      </w:r>
      <w:r>
        <w:rPr>
          <w:sz w:val="24"/>
        </w:rPr>
        <w:t>ETL</w:t>
      </w:r>
      <w:r>
        <w:rPr>
          <w:spacing w:val="-7"/>
          <w:sz w:val="24"/>
        </w:rPr>
        <w:t xml:space="preserve"> </w:t>
      </w:r>
      <w:r>
        <w:rPr>
          <w:spacing w:val="-2"/>
          <w:sz w:val="24"/>
        </w:rPr>
        <w:t>time.</w:t>
      </w:r>
    </w:p>
    <w:p w14:paraId="00DC2564" w14:textId="77777777" w:rsidR="00350CFB" w:rsidRDefault="00283FFF">
      <w:pPr>
        <w:pStyle w:val="ListParagraph"/>
        <w:numPr>
          <w:ilvl w:val="0"/>
          <w:numId w:val="4"/>
        </w:numPr>
        <w:tabs>
          <w:tab w:val="left" w:pos="855"/>
        </w:tabs>
        <w:spacing w:before="217"/>
        <w:ind w:left="855" w:hanging="310"/>
        <w:rPr>
          <w:sz w:val="24"/>
        </w:rPr>
      </w:pPr>
      <w:r>
        <w:rPr>
          <w:sz w:val="24"/>
        </w:rPr>
        <w:t>Confirm</w:t>
      </w:r>
      <w:r>
        <w:rPr>
          <w:spacing w:val="-10"/>
          <w:sz w:val="24"/>
        </w:rPr>
        <w:t xml:space="preserve"> </w:t>
      </w:r>
      <w:r>
        <w:rPr>
          <w:sz w:val="24"/>
        </w:rPr>
        <w:t>robustness</w:t>
      </w:r>
      <w:r>
        <w:rPr>
          <w:spacing w:val="-10"/>
          <w:sz w:val="24"/>
        </w:rPr>
        <w:t xml:space="preserve"> </w:t>
      </w:r>
      <w:r>
        <w:rPr>
          <w:sz w:val="24"/>
        </w:rPr>
        <w:t>tables</w:t>
      </w:r>
      <w:r>
        <w:rPr>
          <w:spacing w:val="-10"/>
          <w:sz w:val="24"/>
        </w:rPr>
        <w:t xml:space="preserve"> </w:t>
      </w:r>
      <w:r>
        <w:rPr>
          <w:sz w:val="24"/>
        </w:rPr>
        <w:t>before</w:t>
      </w:r>
      <w:r>
        <w:rPr>
          <w:spacing w:val="-10"/>
          <w:sz w:val="24"/>
        </w:rPr>
        <w:t xml:space="preserve"> </w:t>
      </w:r>
      <w:r>
        <w:rPr>
          <w:sz w:val="24"/>
        </w:rPr>
        <w:t>generalizing</w:t>
      </w:r>
      <w:r>
        <w:rPr>
          <w:spacing w:val="-10"/>
          <w:sz w:val="24"/>
        </w:rPr>
        <w:t xml:space="preserve"> </w:t>
      </w:r>
      <w:r>
        <w:rPr>
          <w:sz w:val="24"/>
        </w:rPr>
        <w:t>a</w:t>
      </w:r>
      <w:r>
        <w:rPr>
          <w:spacing w:val="-10"/>
          <w:sz w:val="24"/>
        </w:rPr>
        <w:t xml:space="preserve"> </w:t>
      </w:r>
      <w:r>
        <w:rPr>
          <w:sz w:val="24"/>
        </w:rPr>
        <w:t>point</w:t>
      </w:r>
      <w:r>
        <w:rPr>
          <w:spacing w:val="-9"/>
          <w:sz w:val="24"/>
        </w:rPr>
        <w:t xml:space="preserve"> </w:t>
      </w:r>
      <w:r>
        <w:rPr>
          <w:spacing w:val="-2"/>
          <w:sz w:val="24"/>
        </w:rPr>
        <w:t>estimate.</w:t>
      </w:r>
    </w:p>
    <w:p w14:paraId="00DC2565" w14:textId="77777777" w:rsidR="00350CFB" w:rsidRDefault="00350CFB">
      <w:pPr>
        <w:pStyle w:val="BodyText"/>
        <w:spacing w:before="186"/>
      </w:pPr>
    </w:p>
    <w:p w14:paraId="00DC2566" w14:textId="77777777" w:rsidR="00350CFB" w:rsidRDefault="00283FFF">
      <w:pPr>
        <w:pStyle w:val="Heading3"/>
        <w:numPr>
          <w:ilvl w:val="2"/>
          <w:numId w:val="26"/>
        </w:numPr>
        <w:tabs>
          <w:tab w:val="left" w:pos="879"/>
        </w:tabs>
        <w:ind w:left="879" w:hanging="597"/>
        <w:jc w:val="both"/>
      </w:pPr>
      <w:bookmarkStart w:id="499" w:name="_bookmark217"/>
      <w:bookmarkEnd w:id="499"/>
      <w:r>
        <w:rPr>
          <w:spacing w:val="-2"/>
        </w:rPr>
        <w:t>Archived</w:t>
      </w:r>
      <w:r>
        <w:rPr>
          <w:spacing w:val="-3"/>
        </w:rPr>
        <w:t xml:space="preserve"> </w:t>
      </w:r>
      <w:r>
        <w:rPr>
          <w:spacing w:val="-2"/>
        </w:rPr>
        <w:t>extended</w:t>
      </w:r>
      <w:r>
        <w:rPr>
          <w:spacing w:val="-3"/>
        </w:rPr>
        <w:t xml:space="preserve"> </w:t>
      </w:r>
      <w:r>
        <w:rPr>
          <w:spacing w:val="-2"/>
        </w:rPr>
        <w:t>baselines</w:t>
      </w:r>
    </w:p>
    <w:p w14:paraId="00DC2567" w14:textId="77777777" w:rsidR="00350CFB" w:rsidRDefault="00350CFB">
      <w:pPr>
        <w:pStyle w:val="BodyText"/>
        <w:spacing w:before="46"/>
        <w:rPr>
          <w:b/>
        </w:rPr>
      </w:pPr>
    </w:p>
    <w:p w14:paraId="00DC2568" w14:textId="77777777" w:rsidR="00350CFB" w:rsidRDefault="00283FFF">
      <w:pPr>
        <w:pStyle w:val="BodyText"/>
        <w:spacing w:line="396" w:lineRule="auto"/>
        <w:ind w:left="273" w:right="533" w:firstLine="8"/>
        <w:jc w:val="both"/>
      </w:pPr>
      <w:r>
        <w:t>Seven-method and six-Aave alignment matrices are archived alongside the evaluation pipeline, together</w:t>
      </w:r>
      <w:r>
        <w:rPr>
          <w:spacing w:val="-9"/>
        </w:rPr>
        <w:t xml:space="preserve"> </w:t>
      </w:r>
      <w:r>
        <w:t>with</w:t>
      </w:r>
      <w:r>
        <w:rPr>
          <w:spacing w:val="-9"/>
        </w:rPr>
        <w:t xml:space="preserve"> </w:t>
      </w:r>
      <w:r>
        <w:t>corresponding</w:t>
      </w:r>
      <w:r>
        <w:rPr>
          <w:spacing w:val="-9"/>
        </w:rPr>
        <w:t xml:space="preserve"> </w:t>
      </w:r>
      <w:r>
        <w:t>CSV</w:t>
      </w:r>
      <w:r>
        <w:rPr>
          <w:spacing w:val="-9"/>
        </w:rPr>
        <w:t xml:space="preserve"> </w:t>
      </w:r>
      <w:r>
        <w:t>matrices</w:t>
      </w:r>
      <w:r>
        <w:rPr>
          <w:spacing w:val="-9"/>
        </w:rPr>
        <w:t xml:space="preserve"> </w:t>
      </w:r>
      <w:r>
        <w:t>for</w:t>
      </w:r>
      <w:r>
        <w:rPr>
          <w:spacing w:val="-9"/>
        </w:rPr>
        <w:t xml:space="preserve"> </w:t>
      </w:r>
      <w:r>
        <w:t>spreadsheet</w:t>
      </w:r>
      <w:r>
        <w:rPr>
          <w:spacing w:val="-9"/>
        </w:rPr>
        <w:t xml:space="preserve"> </w:t>
      </w:r>
      <w:r>
        <w:t>inspection.</w:t>
      </w:r>
      <w:r>
        <w:rPr>
          <w:spacing w:val="14"/>
        </w:rPr>
        <w:t xml:space="preserve"> </w:t>
      </w:r>
      <w:r>
        <w:t>They</w:t>
      </w:r>
      <w:r>
        <w:rPr>
          <w:spacing w:val="-9"/>
        </w:rPr>
        <w:t xml:space="preserve"> </w:t>
      </w:r>
      <w:r>
        <w:t>are</w:t>
      </w:r>
      <w:r>
        <w:rPr>
          <w:spacing w:val="-9"/>
        </w:rPr>
        <w:t xml:space="preserve"> </w:t>
      </w:r>
      <w:r>
        <w:t>excluded</w:t>
      </w:r>
      <w:r>
        <w:rPr>
          <w:spacing w:val="-9"/>
        </w:rPr>
        <w:t xml:space="preserve"> </w:t>
      </w:r>
      <w:r>
        <w:t>from</w:t>
      </w:r>
      <w:r>
        <w:rPr>
          <w:spacing w:val="-9"/>
        </w:rPr>
        <w:t xml:space="preserve"> </w:t>
      </w:r>
      <w:r>
        <w:t>the main narrative because several variants require additional event types (e.g., credit delegation) or introduce</w:t>
      </w:r>
      <w:r>
        <w:rPr>
          <w:spacing w:val="-11"/>
        </w:rPr>
        <w:t xml:space="preserve"> </w:t>
      </w:r>
      <w:r>
        <w:t>constructs</w:t>
      </w:r>
      <w:r>
        <w:rPr>
          <w:spacing w:val="-11"/>
        </w:rPr>
        <w:t xml:space="preserve"> </w:t>
      </w:r>
      <w:r>
        <w:t>outside</w:t>
      </w:r>
      <w:r>
        <w:rPr>
          <w:spacing w:val="-11"/>
        </w:rPr>
        <w:t xml:space="preserve"> </w:t>
      </w:r>
      <w:r>
        <w:t>the</w:t>
      </w:r>
      <w:r>
        <w:rPr>
          <w:spacing w:val="-11"/>
        </w:rPr>
        <w:t xml:space="preserve"> </w:t>
      </w:r>
      <w:r>
        <w:t>primary</w:t>
      </w:r>
      <w:r>
        <w:rPr>
          <w:spacing w:val="-11"/>
        </w:rPr>
        <w:t xml:space="preserve"> </w:t>
      </w:r>
      <w:r>
        <w:t>EndorseRank–AWP</w:t>
      </w:r>
      <w:r>
        <w:rPr>
          <w:spacing w:val="-11"/>
        </w:rPr>
        <w:t xml:space="preserve"> </w:t>
      </w:r>
      <w:r>
        <w:t>question.</w:t>
      </w:r>
      <w:r>
        <w:rPr>
          <w:spacing w:val="10"/>
        </w:rPr>
        <w:t xml:space="preserve"> </w:t>
      </w:r>
      <w:r>
        <w:t>Researchers</w:t>
      </w:r>
      <w:r>
        <w:rPr>
          <w:spacing w:val="-11"/>
        </w:rPr>
        <w:t xml:space="preserve"> </w:t>
      </w:r>
      <w:r>
        <w:t>extending</w:t>
      </w:r>
      <w:r>
        <w:rPr>
          <w:spacing w:val="-11"/>
        </w:rPr>
        <w:t xml:space="preserve"> </w:t>
      </w:r>
      <w:r>
        <w:t xml:space="preserve">this </w:t>
      </w:r>
      <w:bookmarkStart w:id="500" w:name="Limitations_reprise"/>
      <w:bookmarkStart w:id="501" w:name="_bookmark218"/>
      <w:bookmarkEnd w:id="500"/>
      <w:bookmarkEnd w:id="501"/>
      <w:r>
        <w:t>work may re-enable exports via a dedicated export utility with documented presets.</w:t>
      </w:r>
    </w:p>
    <w:p w14:paraId="00DC2569" w14:textId="77777777" w:rsidR="00350CFB" w:rsidRDefault="00350CFB">
      <w:pPr>
        <w:pStyle w:val="BodyText"/>
        <w:spacing w:line="396" w:lineRule="auto"/>
        <w:jc w:val="both"/>
        <w:sectPr w:rsidR="00350CFB">
          <w:pgSz w:w="11910" w:h="16840"/>
          <w:pgMar w:top="1920" w:right="708" w:bottom="2300" w:left="992" w:header="0" w:footer="2115" w:gutter="0"/>
          <w:cols w:space="720"/>
        </w:sectPr>
      </w:pPr>
    </w:p>
    <w:p w14:paraId="00DC256A" w14:textId="77777777" w:rsidR="00350CFB" w:rsidRDefault="00283FFF">
      <w:pPr>
        <w:pStyle w:val="Heading3"/>
        <w:numPr>
          <w:ilvl w:val="2"/>
          <w:numId w:val="26"/>
        </w:numPr>
        <w:tabs>
          <w:tab w:val="left" w:pos="879"/>
        </w:tabs>
        <w:spacing w:before="73"/>
        <w:ind w:left="879" w:hanging="597"/>
      </w:pPr>
      <w:r>
        <w:rPr>
          <w:spacing w:val="-2"/>
        </w:rPr>
        <w:lastRenderedPageBreak/>
        <w:t>Limitations</w:t>
      </w:r>
      <w:r>
        <w:rPr>
          <w:spacing w:val="-1"/>
        </w:rPr>
        <w:t xml:space="preserve"> </w:t>
      </w:r>
      <w:r>
        <w:rPr>
          <w:spacing w:val="-2"/>
        </w:rPr>
        <w:t>reprise</w:t>
      </w:r>
    </w:p>
    <w:p w14:paraId="00DC256B" w14:textId="77777777" w:rsidR="00350CFB" w:rsidRDefault="00350CFB">
      <w:pPr>
        <w:pStyle w:val="BodyText"/>
        <w:spacing w:before="46"/>
        <w:rPr>
          <w:b/>
        </w:rPr>
      </w:pPr>
    </w:p>
    <w:p w14:paraId="00DC256C" w14:textId="2E278D6F" w:rsidR="00350CFB" w:rsidRDefault="00283FFF">
      <w:pPr>
        <w:pStyle w:val="BodyText"/>
        <w:spacing w:line="396" w:lineRule="auto"/>
        <w:ind w:left="274" w:right="557" w:hanging="1"/>
        <w:jc w:val="both"/>
      </w:pPr>
      <w:r>
        <w:rPr>
          <w:w w:val="105"/>
        </w:rPr>
        <w:t>Appendix</w:t>
      </w:r>
      <w:r>
        <w:rPr>
          <w:spacing w:val="-16"/>
          <w:w w:val="105"/>
        </w:rPr>
        <w:t xml:space="preserve"> </w:t>
      </w:r>
      <w:r>
        <w:rPr>
          <w:w w:val="105"/>
        </w:rPr>
        <w:t>material</w:t>
      </w:r>
      <w:r>
        <w:rPr>
          <w:spacing w:val="-16"/>
          <w:w w:val="105"/>
        </w:rPr>
        <w:t xml:space="preserve"> </w:t>
      </w:r>
      <w:r>
        <w:rPr>
          <w:w w:val="105"/>
        </w:rPr>
        <w:t>does</w:t>
      </w:r>
      <w:r>
        <w:rPr>
          <w:spacing w:val="-16"/>
          <w:w w:val="105"/>
        </w:rPr>
        <w:t xml:space="preserve"> </w:t>
      </w:r>
      <w:r>
        <w:rPr>
          <w:w w:val="105"/>
        </w:rPr>
        <w:t>not</w:t>
      </w:r>
      <w:r>
        <w:rPr>
          <w:spacing w:val="-15"/>
          <w:w w:val="105"/>
        </w:rPr>
        <w:t xml:space="preserve"> </w:t>
      </w:r>
      <w:r>
        <w:rPr>
          <w:w w:val="105"/>
        </w:rPr>
        <w:t>expand</w:t>
      </w:r>
      <w:r>
        <w:rPr>
          <w:spacing w:val="-16"/>
          <w:w w:val="105"/>
        </w:rPr>
        <w:t xml:space="preserve"> </w:t>
      </w:r>
      <w:r>
        <w:rPr>
          <w:w w:val="105"/>
        </w:rPr>
        <w:t>the</w:t>
      </w:r>
      <w:r>
        <w:rPr>
          <w:spacing w:val="-16"/>
          <w:w w:val="105"/>
        </w:rPr>
        <w:t xml:space="preserve"> </w:t>
      </w:r>
      <w:r>
        <w:rPr>
          <w:w w:val="105"/>
        </w:rPr>
        <w:t>empirical</w:t>
      </w:r>
      <w:r>
        <w:rPr>
          <w:spacing w:val="-16"/>
          <w:w w:val="105"/>
        </w:rPr>
        <w:t xml:space="preserve"> </w:t>
      </w:r>
      <w:r>
        <w:rPr>
          <w:w w:val="105"/>
        </w:rPr>
        <w:t>claims</w:t>
      </w:r>
      <w:r>
        <w:rPr>
          <w:spacing w:val="-15"/>
          <w:w w:val="105"/>
        </w:rPr>
        <w:t xml:space="preserve"> </w:t>
      </w:r>
      <w:r>
        <w:rPr>
          <w:w w:val="105"/>
        </w:rPr>
        <w:t>beyond</w:t>
      </w:r>
      <w:r>
        <w:rPr>
          <w:spacing w:val="-16"/>
          <w:w w:val="105"/>
        </w:rPr>
        <w:t xml:space="preserve"> </w:t>
      </w:r>
      <w:r>
        <w:rPr>
          <w:w w:val="105"/>
        </w:rPr>
        <w:t>Chapter</w:t>
      </w:r>
      <w:r>
        <w:rPr>
          <w:spacing w:val="-16"/>
          <w:w w:val="105"/>
        </w:rPr>
        <w:t xml:space="preserve"> </w:t>
      </w:r>
      <w:hyperlink w:anchor="_bookmark84" w:history="1">
        <w:r>
          <w:rPr>
            <w:w w:val="105"/>
          </w:rPr>
          <w:t>4</w:t>
        </w:r>
      </w:hyperlink>
      <w:r>
        <w:rPr>
          <w:w w:val="105"/>
        </w:rPr>
        <w:t>.</w:t>
      </w:r>
      <w:r>
        <w:rPr>
          <w:spacing w:val="16"/>
          <w:w w:val="105"/>
        </w:rPr>
        <w:t xml:space="preserve"> </w:t>
      </w:r>
      <w:r>
        <w:rPr>
          <w:w w:val="105"/>
        </w:rPr>
        <w:t>In</w:t>
      </w:r>
      <w:r>
        <w:rPr>
          <w:spacing w:val="-16"/>
          <w:w w:val="105"/>
        </w:rPr>
        <w:t xml:space="preserve"> </w:t>
      </w:r>
      <w:r>
        <w:rPr>
          <w:w w:val="105"/>
        </w:rPr>
        <w:t>particular,</w:t>
      </w:r>
      <w:r>
        <w:rPr>
          <w:spacing w:val="-13"/>
          <w:w w:val="105"/>
        </w:rPr>
        <w:t xml:space="preserve"> </w:t>
      </w:r>
      <w:r>
        <w:rPr>
          <w:w w:val="105"/>
        </w:rPr>
        <w:t>SQL templates</w:t>
      </w:r>
      <w:r>
        <w:rPr>
          <w:spacing w:val="-16"/>
          <w:w w:val="105"/>
        </w:rPr>
        <w:t xml:space="preserve"> </w:t>
      </w:r>
      <w:r>
        <w:rPr>
          <w:w w:val="105"/>
        </w:rPr>
        <w:t>do</w:t>
      </w:r>
      <w:r>
        <w:rPr>
          <w:spacing w:val="-16"/>
          <w:w w:val="105"/>
        </w:rPr>
        <w:t xml:space="preserve"> </w:t>
      </w:r>
      <w:r>
        <w:rPr>
          <w:w w:val="105"/>
        </w:rPr>
        <w:t>not</w:t>
      </w:r>
      <w:r>
        <w:rPr>
          <w:spacing w:val="-16"/>
          <w:w w:val="105"/>
        </w:rPr>
        <w:t xml:space="preserve"> </w:t>
      </w:r>
      <w:r>
        <w:rPr>
          <w:w w:val="105"/>
        </w:rPr>
        <w:t>imply</w:t>
      </w:r>
      <w:r>
        <w:rPr>
          <w:spacing w:val="-15"/>
          <w:w w:val="105"/>
        </w:rPr>
        <w:t xml:space="preserve"> </w:t>
      </w:r>
      <w:r>
        <w:rPr>
          <w:w w:val="105"/>
        </w:rPr>
        <w:t>that</w:t>
      </w:r>
      <w:r>
        <w:rPr>
          <w:spacing w:val="-16"/>
          <w:w w:val="105"/>
        </w:rPr>
        <w:t xml:space="preserve"> </w:t>
      </w:r>
      <w:r>
        <w:rPr>
          <w:w w:val="105"/>
        </w:rPr>
        <w:t>other</w:t>
      </w:r>
      <w:r>
        <w:rPr>
          <w:spacing w:val="-16"/>
          <w:w w:val="105"/>
        </w:rPr>
        <w:t xml:space="preserve"> </w:t>
      </w:r>
      <w:r>
        <w:rPr>
          <w:w w:val="105"/>
        </w:rPr>
        <w:t>chains</w:t>
      </w:r>
      <w:r>
        <w:rPr>
          <w:spacing w:val="-16"/>
          <w:w w:val="105"/>
        </w:rPr>
        <w:t xml:space="preserve"> </w:t>
      </w:r>
      <w:r>
        <w:rPr>
          <w:w w:val="105"/>
        </w:rPr>
        <w:t>were</w:t>
      </w:r>
      <w:r>
        <w:rPr>
          <w:spacing w:val="-15"/>
          <w:w w:val="105"/>
        </w:rPr>
        <w:t xml:space="preserve"> </w:t>
      </w:r>
      <w:r>
        <w:rPr>
          <w:w w:val="105"/>
        </w:rPr>
        <w:t>queried,</w:t>
      </w:r>
      <w:r>
        <w:rPr>
          <w:spacing w:val="-16"/>
          <w:w w:val="105"/>
        </w:rPr>
        <w:t xml:space="preserve"> </w:t>
      </w:r>
      <w:r>
        <w:rPr>
          <w:w w:val="105"/>
        </w:rPr>
        <w:t>and</w:t>
      </w:r>
      <w:r>
        <w:rPr>
          <w:spacing w:val="-16"/>
          <w:w w:val="105"/>
        </w:rPr>
        <w:t xml:space="preserve"> </w:t>
      </w:r>
      <w:r>
        <w:rPr>
          <w:w w:val="105"/>
        </w:rPr>
        <w:t>archived</w:t>
      </w:r>
      <w:r>
        <w:rPr>
          <w:spacing w:val="-16"/>
          <w:w w:val="105"/>
        </w:rPr>
        <w:t xml:space="preserve"> </w:t>
      </w:r>
      <w:r>
        <w:rPr>
          <w:w w:val="105"/>
        </w:rPr>
        <w:t>baselines</w:t>
      </w:r>
      <w:r>
        <w:rPr>
          <w:spacing w:val="-15"/>
          <w:w w:val="105"/>
        </w:rPr>
        <w:t xml:space="preserve"> </w:t>
      </w:r>
      <w:r>
        <w:rPr>
          <w:w w:val="105"/>
        </w:rPr>
        <w:t>do</w:t>
      </w:r>
      <w:r>
        <w:rPr>
          <w:spacing w:val="-16"/>
          <w:w w:val="105"/>
        </w:rPr>
        <w:t xml:space="preserve"> </w:t>
      </w:r>
      <w:r>
        <w:rPr>
          <w:w w:val="105"/>
        </w:rPr>
        <w:t>not</w:t>
      </w:r>
      <w:r>
        <w:rPr>
          <w:spacing w:val="-16"/>
          <w:w w:val="105"/>
        </w:rPr>
        <w:t xml:space="preserve"> </w:t>
      </w:r>
      <w:r>
        <w:rPr>
          <w:w w:val="105"/>
        </w:rPr>
        <w:t xml:space="preserve">constitute </w:t>
      </w:r>
      <w:r>
        <w:rPr>
          <w:spacing w:val="-2"/>
          <w:w w:val="105"/>
        </w:rPr>
        <w:t>peer</w:t>
      </w:r>
      <w:r>
        <w:rPr>
          <w:spacing w:val="-9"/>
          <w:w w:val="105"/>
        </w:rPr>
        <w:t xml:space="preserve"> </w:t>
      </w:r>
      <w:r>
        <w:rPr>
          <w:spacing w:val="-2"/>
          <w:w w:val="105"/>
        </w:rPr>
        <w:t>comparisons</w:t>
      </w:r>
      <w:r>
        <w:rPr>
          <w:spacing w:val="-9"/>
          <w:w w:val="105"/>
        </w:rPr>
        <w:t xml:space="preserve"> </w:t>
      </w:r>
      <w:r>
        <w:rPr>
          <w:spacing w:val="-2"/>
          <w:w w:val="105"/>
        </w:rPr>
        <w:t>in</w:t>
      </w:r>
      <w:r>
        <w:rPr>
          <w:spacing w:val="-9"/>
          <w:w w:val="105"/>
        </w:rPr>
        <w:t xml:space="preserve"> </w:t>
      </w:r>
      <w:r>
        <w:rPr>
          <w:spacing w:val="-2"/>
          <w:w w:val="105"/>
        </w:rPr>
        <w:t>this</w:t>
      </w:r>
      <w:r>
        <w:rPr>
          <w:spacing w:val="-9"/>
          <w:w w:val="105"/>
        </w:rPr>
        <w:t xml:space="preserve"> </w:t>
      </w:r>
      <w:del w:id="502" w:author="Moulla, Donatien Koulla" w:date="2026-08-27T17:13:00Z">
        <w:r>
          <w:rPr>
            <w:spacing w:val="-2"/>
            <w:w w:val="105"/>
          </w:rPr>
          <w:delText>dissertation</w:delText>
        </w:r>
      </w:del>
      <w:ins w:id="503" w:author="Moulla, Donatien Koulla" w:date="2026-08-27T17:13:00Z">
        <w:r>
          <w:rPr>
            <w:spacing w:val="-2"/>
            <w:w w:val="105"/>
          </w:rPr>
          <w:t>thesis</w:t>
        </w:r>
      </w:ins>
      <w:r>
        <w:rPr>
          <w:spacing w:val="-2"/>
          <w:w w:val="105"/>
        </w:rPr>
        <w:t>.</w:t>
      </w:r>
      <w:r>
        <w:rPr>
          <w:spacing w:val="32"/>
          <w:w w:val="105"/>
        </w:rPr>
        <w:t xml:space="preserve"> </w:t>
      </w:r>
      <w:r>
        <w:rPr>
          <w:spacing w:val="-2"/>
          <w:w w:val="105"/>
        </w:rPr>
        <w:t>The</w:t>
      </w:r>
      <w:r>
        <w:rPr>
          <w:spacing w:val="-9"/>
          <w:w w:val="105"/>
        </w:rPr>
        <w:t xml:space="preserve"> </w:t>
      </w:r>
      <w:r>
        <w:rPr>
          <w:spacing w:val="-2"/>
          <w:w w:val="105"/>
        </w:rPr>
        <w:t>authoritative</w:t>
      </w:r>
      <w:r>
        <w:rPr>
          <w:spacing w:val="-9"/>
          <w:w w:val="105"/>
        </w:rPr>
        <w:t xml:space="preserve"> </w:t>
      </w:r>
      <w:r>
        <w:rPr>
          <w:spacing w:val="-2"/>
          <w:w w:val="105"/>
        </w:rPr>
        <w:t>numerics</w:t>
      </w:r>
      <w:r>
        <w:rPr>
          <w:spacing w:val="-9"/>
          <w:w w:val="105"/>
        </w:rPr>
        <w:t xml:space="preserve"> </w:t>
      </w:r>
      <w:r>
        <w:rPr>
          <w:spacing w:val="-2"/>
          <w:w w:val="105"/>
        </w:rPr>
        <w:t>remain</w:t>
      </w:r>
      <w:r>
        <w:rPr>
          <w:spacing w:val="-9"/>
          <w:w w:val="105"/>
        </w:rPr>
        <w:t xml:space="preserve"> </w:t>
      </w:r>
      <w:r>
        <w:rPr>
          <w:spacing w:val="-2"/>
          <w:w w:val="105"/>
        </w:rPr>
        <w:t>those</w:t>
      </w:r>
      <w:r>
        <w:rPr>
          <w:spacing w:val="-9"/>
          <w:w w:val="105"/>
        </w:rPr>
        <w:t xml:space="preserve"> </w:t>
      </w:r>
      <w:r>
        <w:rPr>
          <w:spacing w:val="-2"/>
          <w:w w:val="105"/>
        </w:rPr>
        <w:t>in</w:t>
      </w:r>
      <w:r>
        <w:rPr>
          <w:spacing w:val="-9"/>
          <w:w w:val="105"/>
        </w:rPr>
        <w:t xml:space="preserve"> </w:t>
      </w:r>
      <w:r>
        <w:rPr>
          <w:spacing w:val="-2"/>
          <w:w w:val="105"/>
        </w:rPr>
        <w:t>the</w:t>
      </w:r>
      <w:r>
        <w:rPr>
          <w:spacing w:val="-9"/>
          <w:w w:val="105"/>
        </w:rPr>
        <w:t xml:space="preserve"> </w:t>
      </w:r>
      <w:r>
        <w:rPr>
          <w:spacing w:val="-2"/>
          <w:w w:val="105"/>
        </w:rPr>
        <w:t xml:space="preserve">pipeline’s </w:t>
      </w:r>
      <w:r>
        <w:t>machine-readable summary artifact for the matched cohort (</w:t>
      </w:r>
      <w:r>
        <w:rPr>
          <w:i/>
        </w:rPr>
        <w:t xml:space="preserve">n </w:t>
      </w:r>
      <w:r>
        <w:t>= 5</w:t>
      </w:r>
      <w:r>
        <w:rPr>
          <w:i/>
        </w:rPr>
        <w:t>,</w:t>
      </w:r>
      <w:r>
        <w:t xml:space="preserve">521) and expanded wallet pool </w:t>
      </w:r>
      <w:bookmarkStart w:id="504" w:name="Elementary_Properties_of_PageRank_and_Ra"/>
      <w:bookmarkStart w:id="505" w:name="_bookmark219"/>
      <w:bookmarkEnd w:id="504"/>
      <w:bookmarkEnd w:id="505"/>
      <w:r>
        <w:rPr>
          <w:w w:val="105"/>
        </w:rPr>
        <w:t>(</w:t>
      </w:r>
      <w:r>
        <w:rPr>
          <w:i/>
          <w:w w:val="105"/>
        </w:rPr>
        <w:t xml:space="preserve">N </w:t>
      </w:r>
      <w:r>
        <w:rPr>
          <w:w w:val="105"/>
        </w:rPr>
        <w:t>= 31</w:t>
      </w:r>
      <w:r>
        <w:rPr>
          <w:i/>
          <w:w w:val="105"/>
        </w:rPr>
        <w:t>,</w:t>
      </w:r>
      <w:r>
        <w:rPr>
          <w:w w:val="105"/>
        </w:rPr>
        <w:t>612).</w:t>
      </w:r>
    </w:p>
    <w:p w14:paraId="00DC256D" w14:textId="77777777" w:rsidR="00350CFB" w:rsidRDefault="00350CFB">
      <w:pPr>
        <w:pStyle w:val="BodyText"/>
        <w:spacing w:before="164"/>
      </w:pPr>
    </w:p>
    <w:p w14:paraId="00DC256E" w14:textId="77777777" w:rsidR="00350CFB" w:rsidRDefault="00283FFF">
      <w:pPr>
        <w:pStyle w:val="Heading2"/>
        <w:numPr>
          <w:ilvl w:val="1"/>
          <w:numId w:val="26"/>
        </w:numPr>
        <w:tabs>
          <w:tab w:val="left" w:pos="783"/>
        </w:tabs>
        <w:ind w:left="783" w:hanging="501"/>
      </w:pPr>
      <w:r>
        <w:t>Elementary</w:t>
      </w:r>
      <w:r>
        <w:rPr>
          <w:spacing w:val="14"/>
        </w:rPr>
        <w:t xml:space="preserve"> </w:t>
      </w:r>
      <w:r>
        <w:t>Properties</w:t>
      </w:r>
      <w:r>
        <w:rPr>
          <w:spacing w:val="14"/>
        </w:rPr>
        <w:t xml:space="preserve"> </w:t>
      </w:r>
      <w:r>
        <w:t>of</w:t>
      </w:r>
      <w:r>
        <w:rPr>
          <w:spacing w:val="14"/>
        </w:rPr>
        <w:t xml:space="preserve"> </w:t>
      </w:r>
      <w:r>
        <w:t>PageRank</w:t>
      </w:r>
      <w:r>
        <w:rPr>
          <w:spacing w:val="14"/>
        </w:rPr>
        <w:t xml:space="preserve"> </w:t>
      </w:r>
      <w:r>
        <w:t>and</w:t>
      </w:r>
      <w:r>
        <w:rPr>
          <w:spacing w:val="15"/>
        </w:rPr>
        <w:t xml:space="preserve"> </w:t>
      </w:r>
      <w:r>
        <w:t>Rank</w:t>
      </w:r>
      <w:r>
        <w:rPr>
          <w:spacing w:val="14"/>
        </w:rPr>
        <w:t xml:space="preserve"> </w:t>
      </w:r>
      <w:r>
        <w:rPr>
          <w:spacing w:val="-2"/>
        </w:rPr>
        <w:t>Correlation</w:t>
      </w:r>
    </w:p>
    <w:p w14:paraId="00DC256F" w14:textId="77777777" w:rsidR="00350CFB" w:rsidRDefault="00350CFB">
      <w:pPr>
        <w:pStyle w:val="BodyText"/>
        <w:spacing w:before="24"/>
        <w:rPr>
          <w:b/>
          <w:sz w:val="28"/>
        </w:rPr>
      </w:pPr>
    </w:p>
    <w:p w14:paraId="00DC2570" w14:textId="77777777" w:rsidR="00350CFB" w:rsidRDefault="00283FFF">
      <w:pPr>
        <w:pStyle w:val="BodyText"/>
        <w:spacing w:line="396" w:lineRule="auto"/>
        <w:ind w:left="282" w:right="524" w:hanging="8"/>
        <w:jc w:val="both"/>
      </w:pPr>
      <w:r>
        <w:t>This</w:t>
      </w:r>
      <w:r>
        <w:rPr>
          <w:spacing w:val="-7"/>
        </w:rPr>
        <w:t xml:space="preserve"> </w:t>
      </w:r>
      <w:r>
        <w:t>appendix</w:t>
      </w:r>
      <w:r>
        <w:rPr>
          <w:spacing w:val="-7"/>
        </w:rPr>
        <w:t xml:space="preserve"> </w:t>
      </w:r>
      <w:r>
        <w:t>records</w:t>
      </w:r>
      <w:r>
        <w:rPr>
          <w:spacing w:val="-7"/>
        </w:rPr>
        <w:t xml:space="preserve"> </w:t>
      </w:r>
      <w:r>
        <w:t>elementary</w:t>
      </w:r>
      <w:r>
        <w:rPr>
          <w:spacing w:val="-7"/>
        </w:rPr>
        <w:t xml:space="preserve"> </w:t>
      </w:r>
      <w:r>
        <w:t>properties</w:t>
      </w:r>
      <w:r>
        <w:rPr>
          <w:spacing w:val="-7"/>
        </w:rPr>
        <w:t xml:space="preserve"> </w:t>
      </w:r>
      <w:r>
        <w:t>used</w:t>
      </w:r>
      <w:r>
        <w:rPr>
          <w:spacing w:val="-7"/>
        </w:rPr>
        <w:t xml:space="preserve"> </w:t>
      </w:r>
      <w:r>
        <w:t>implicitly</w:t>
      </w:r>
      <w:r>
        <w:rPr>
          <w:spacing w:val="-7"/>
        </w:rPr>
        <w:t xml:space="preserve"> </w:t>
      </w:r>
      <w:r>
        <w:t>in</w:t>
      </w:r>
      <w:r>
        <w:rPr>
          <w:spacing w:val="-7"/>
        </w:rPr>
        <w:t xml:space="preserve"> </w:t>
      </w:r>
      <w:r>
        <w:t>Chapters</w:t>
      </w:r>
      <w:r>
        <w:rPr>
          <w:spacing w:val="-6"/>
        </w:rPr>
        <w:t xml:space="preserve"> </w:t>
      </w:r>
      <w:hyperlink w:anchor="_bookmark17" w:history="1">
        <w:r>
          <w:t>2</w:t>
        </w:r>
      </w:hyperlink>
      <w:r>
        <w:t>–</w:t>
      </w:r>
      <w:hyperlink w:anchor="_bookmark84" w:history="1">
        <w:r>
          <w:t>4</w:t>
        </w:r>
      </w:hyperlink>
      <w:r>
        <w:t>. The</w:t>
      </w:r>
      <w:r>
        <w:rPr>
          <w:spacing w:val="-7"/>
        </w:rPr>
        <w:t xml:space="preserve"> </w:t>
      </w:r>
      <w:r>
        <w:t>material</w:t>
      </w:r>
      <w:r>
        <w:rPr>
          <w:spacing w:val="-7"/>
        </w:rPr>
        <w:t xml:space="preserve"> </w:t>
      </w:r>
      <w:r>
        <w:t>is</w:t>
      </w:r>
      <w:r>
        <w:rPr>
          <w:spacing w:val="-7"/>
        </w:rPr>
        <w:t xml:space="preserve"> </w:t>
      </w:r>
      <w:r>
        <w:t>stan-</w:t>
      </w:r>
      <w:bookmarkStart w:id="506" w:name="Existence_and_uniqueness_of_PageRank"/>
      <w:bookmarkStart w:id="507" w:name="_bookmark220"/>
      <w:bookmarkEnd w:id="506"/>
      <w:bookmarkEnd w:id="507"/>
      <w:r>
        <w:t xml:space="preserve">dard </w:t>
      </w:r>
      <w:hyperlink w:anchor="_bookmark169" w:history="1">
        <w:r>
          <w:rPr>
            <w:vertAlign w:val="superscript"/>
          </w:rPr>
          <w:t>[36]</w:t>
        </w:r>
      </w:hyperlink>
      <w:r>
        <w:rPr>
          <w:vertAlign w:val="superscript"/>
        </w:rPr>
        <w:t>,</w:t>
      </w:r>
      <w:hyperlink w:anchor="_bookmark173" w:history="1">
        <w:r>
          <w:rPr>
            <w:vertAlign w:val="superscript"/>
          </w:rPr>
          <w:t>[40]</w:t>
        </w:r>
      </w:hyperlink>
      <w:r>
        <w:rPr>
          <w:vertAlign w:val="superscript"/>
        </w:rPr>
        <w:t>,</w:t>
      </w:r>
      <w:hyperlink w:anchor="_bookmark182" w:history="1">
        <w:r>
          <w:rPr>
            <w:vertAlign w:val="superscript"/>
          </w:rPr>
          <w:t>[49]</w:t>
        </w:r>
      </w:hyperlink>
      <w:r>
        <w:rPr>
          <w:vertAlign w:val="superscript"/>
        </w:rPr>
        <w:t>,</w:t>
      </w:r>
      <w:hyperlink w:anchor="_bookmark187" w:history="1">
        <w:r>
          <w:rPr>
            <w:vertAlign w:val="superscript"/>
          </w:rPr>
          <w:t>[54]</w:t>
        </w:r>
      </w:hyperlink>
      <w:r>
        <w:t xml:space="preserve"> and is included for self-contained reading.</w:t>
      </w:r>
    </w:p>
    <w:p w14:paraId="00DC2571" w14:textId="77777777" w:rsidR="00350CFB" w:rsidRDefault="00350CFB">
      <w:pPr>
        <w:pStyle w:val="BodyText"/>
        <w:spacing w:before="7"/>
      </w:pPr>
    </w:p>
    <w:p w14:paraId="00DC2572" w14:textId="77777777" w:rsidR="00350CFB" w:rsidRDefault="00283FFF">
      <w:pPr>
        <w:pStyle w:val="Heading3"/>
        <w:numPr>
          <w:ilvl w:val="2"/>
          <w:numId w:val="26"/>
        </w:numPr>
        <w:tabs>
          <w:tab w:val="left" w:pos="879"/>
        </w:tabs>
        <w:ind w:left="879" w:hanging="597"/>
      </w:pPr>
      <w:r>
        <w:t>Existence</w:t>
      </w:r>
      <w:r>
        <w:rPr>
          <w:spacing w:val="-11"/>
        </w:rPr>
        <w:t xml:space="preserve"> </w:t>
      </w:r>
      <w:r>
        <w:t>and</w:t>
      </w:r>
      <w:r>
        <w:rPr>
          <w:spacing w:val="-10"/>
        </w:rPr>
        <w:t xml:space="preserve"> </w:t>
      </w:r>
      <w:r>
        <w:t>uniqueness</w:t>
      </w:r>
      <w:r>
        <w:rPr>
          <w:spacing w:val="-11"/>
        </w:rPr>
        <w:t xml:space="preserve"> </w:t>
      </w:r>
      <w:r>
        <w:t>of</w:t>
      </w:r>
      <w:r>
        <w:rPr>
          <w:spacing w:val="-10"/>
        </w:rPr>
        <w:t xml:space="preserve"> </w:t>
      </w:r>
      <w:r>
        <w:rPr>
          <w:spacing w:val="-2"/>
        </w:rPr>
        <w:t>PageRank</w:t>
      </w:r>
    </w:p>
    <w:p w14:paraId="00DC2573" w14:textId="77777777" w:rsidR="00350CFB" w:rsidRDefault="00350CFB">
      <w:pPr>
        <w:pStyle w:val="BodyText"/>
        <w:spacing w:before="47"/>
        <w:rPr>
          <w:b/>
        </w:rPr>
      </w:pPr>
    </w:p>
    <w:p w14:paraId="00DC2574" w14:textId="77777777" w:rsidR="00350CFB" w:rsidRDefault="00283FFF">
      <w:pPr>
        <w:pStyle w:val="BodyText"/>
        <w:spacing w:line="326" w:lineRule="auto"/>
        <w:ind w:left="282" w:right="524"/>
        <w:jc w:val="both"/>
      </w:pPr>
      <w:r>
        <w:t>Let</w:t>
      </w:r>
      <w:r>
        <w:rPr>
          <w:spacing w:val="31"/>
        </w:rPr>
        <w:t xml:space="preserve"> </w:t>
      </w:r>
      <w:r>
        <w:rPr>
          <w:i/>
        </w:rPr>
        <w:t>P</w:t>
      </w:r>
      <w:r>
        <w:rPr>
          <w:i/>
          <w:spacing w:val="40"/>
        </w:rPr>
        <w:t xml:space="preserve"> </w:t>
      </w:r>
      <w:r>
        <w:t>be</w:t>
      </w:r>
      <w:r>
        <w:rPr>
          <w:spacing w:val="32"/>
        </w:rPr>
        <w:t xml:space="preserve"> </w:t>
      </w:r>
      <w:r>
        <w:t>a</w:t>
      </w:r>
      <w:r>
        <w:rPr>
          <w:spacing w:val="32"/>
        </w:rPr>
        <w:t xml:space="preserve"> </w:t>
      </w:r>
      <w:r>
        <w:t>row-stochastic</w:t>
      </w:r>
      <w:r>
        <w:rPr>
          <w:spacing w:val="32"/>
        </w:rPr>
        <w:t xml:space="preserve"> </w:t>
      </w:r>
      <w:r>
        <w:t>matrix</w:t>
      </w:r>
      <w:r>
        <w:rPr>
          <w:spacing w:val="31"/>
        </w:rPr>
        <w:t xml:space="preserve"> </w:t>
      </w:r>
      <w:r>
        <w:t>on</w:t>
      </w:r>
      <w:r>
        <w:rPr>
          <w:spacing w:val="31"/>
        </w:rPr>
        <w:t xml:space="preserve"> </w:t>
      </w:r>
      <w:r>
        <w:rPr>
          <w:i/>
        </w:rPr>
        <w:t>n</w:t>
      </w:r>
      <w:r>
        <w:rPr>
          <w:i/>
          <w:spacing w:val="32"/>
        </w:rPr>
        <w:t xml:space="preserve"> </w:t>
      </w:r>
      <w:r>
        <w:t>nodes,</w:t>
      </w:r>
      <w:r>
        <w:rPr>
          <w:spacing w:val="39"/>
        </w:rPr>
        <w:t xml:space="preserve"> </w:t>
      </w:r>
      <w:r>
        <w:t>possibly</w:t>
      </w:r>
      <w:r>
        <w:rPr>
          <w:spacing w:val="31"/>
        </w:rPr>
        <w:t xml:space="preserve"> </w:t>
      </w:r>
      <w:r>
        <w:t>after</w:t>
      </w:r>
      <w:r>
        <w:rPr>
          <w:spacing w:val="31"/>
        </w:rPr>
        <w:t xml:space="preserve"> </w:t>
      </w:r>
      <w:r>
        <w:t>dangling-node</w:t>
      </w:r>
      <w:r>
        <w:rPr>
          <w:spacing w:val="32"/>
        </w:rPr>
        <w:t xml:space="preserve"> </w:t>
      </w:r>
      <w:r>
        <w:t>repair</w:t>
      </w:r>
      <w:r>
        <w:rPr>
          <w:spacing w:val="31"/>
        </w:rPr>
        <w:t xml:space="preserve"> </w:t>
      </w:r>
      <w:r>
        <w:t>as</w:t>
      </w:r>
      <w:r>
        <w:rPr>
          <w:spacing w:val="31"/>
        </w:rPr>
        <w:t xml:space="preserve"> </w:t>
      </w:r>
      <w:r>
        <w:t>in</w:t>
      </w:r>
      <w:r>
        <w:rPr>
          <w:spacing w:val="31"/>
        </w:rPr>
        <w:t xml:space="preserve"> </w:t>
      </w:r>
      <w:r>
        <w:t>Equa-tion (</w:t>
      </w:r>
      <w:hyperlink w:anchor="_bookmark24" w:history="1">
        <w:r>
          <w:t>2.1</w:t>
        </w:r>
      </w:hyperlink>
      <w:r>
        <w:t xml:space="preserve">). For </w:t>
      </w:r>
      <w:r>
        <w:rPr>
          <w:i/>
        </w:rPr>
        <w:t xml:space="preserve">d </w:t>
      </w:r>
      <w:r>
        <w:rPr>
          <w:rFonts w:ascii="Arial Unicode MS" w:hAnsi="Arial Unicode MS"/>
        </w:rPr>
        <w:t xml:space="preserve">∈ </w:t>
      </w:r>
      <w:r>
        <w:t>(0</w:t>
      </w:r>
      <w:r>
        <w:rPr>
          <w:i/>
        </w:rPr>
        <w:t>,</w:t>
      </w:r>
      <w:r>
        <w:rPr>
          <w:i/>
          <w:spacing w:val="-6"/>
        </w:rPr>
        <w:t xml:space="preserve"> </w:t>
      </w:r>
      <w:r>
        <w:t>1), the Google matrix</w:t>
      </w:r>
    </w:p>
    <w:p w14:paraId="00DC2575" w14:textId="77777777" w:rsidR="00350CFB" w:rsidRDefault="00283FFF">
      <w:pPr>
        <w:spacing w:before="106" w:line="464" w:lineRule="exact"/>
        <w:ind w:left="-1" w:right="292"/>
        <w:jc w:val="center"/>
        <w:rPr>
          <w:rFonts w:ascii="Apple Symbols" w:hAnsi="Apple Symbols"/>
          <w:sz w:val="24"/>
        </w:rPr>
      </w:pPr>
      <w:r>
        <w:rPr>
          <w:rFonts w:ascii="Apple Symbols" w:hAnsi="Apple Symbols"/>
          <w:noProof/>
          <w:sz w:val="24"/>
        </w:rPr>
        <mc:AlternateContent>
          <mc:Choice Requires="wps">
            <w:drawing>
              <wp:anchor distT="0" distB="0" distL="0" distR="0" simplePos="0" relativeHeight="484068352" behindDoc="1" locked="0" layoutInCell="1" allowOverlap="1" wp14:anchorId="00DC27F8" wp14:editId="00DC27F9">
                <wp:simplePos x="0" y="0"/>
                <wp:positionH relativeFrom="page">
                  <wp:posOffset>3947617</wp:posOffset>
                </wp:positionH>
                <wp:positionV relativeFrom="paragraph">
                  <wp:posOffset>324617</wp:posOffset>
                </wp:positionV>
                <wp:extent cx="337185" cy="1270"/>
                <wp:effectExtent l="0" t="0" r="0" b="0"/>
                <wp:wrapNone/>
                <wp:docPr id="870" name="Graphic 8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7185" cy="1270"/>
                        </a:xfrm>
                        <a:custGeom>
                          <a:avLst/>
                          <a:gdLst/>
                          <a:ahLst/>
                          <a:cxnLst/>
                          <a:rect l="l" t="t" r="r" b="b"/>
                          <a:pathLst>
                            <a:path w="337185">
                              <a:moveTo>
                                <a:pt x="0" y="0"/>
                              </a:moveTo>
                              <a:lnTo>
                                <a:pt x="337146" y="0"/>
                              </a:lnTo>
                            </a:path>
                          </a:pathLst>
                        </a:custGeom>
                        <a:ln w="607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AA3B438" id="Graphic 870" o:spid="_x0000_s1026" style="position:absolute;margin-left:310.85pt;margin-top:25.55pt;width:26.55pt;height:.1pt;z-index:-19248128;visibility:visible;mso-wrap-style:square;mso-wrap-distance-left:0;mso-wrap-distance-top:0;mso-wrap-distance-right:0;mso-wrap-distance-bottom:0;mso-position-horizontal:absolute;mso-position-horizontal-relative:page;mso-position-vertical:absolute;mso-position-vertical-relative:text;v-text-anchor:top" coordsize="33718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" path="m,l337146,e" filled="f" strokeweight=".16869mm">
                <v:path arrowok="t"/>
                <w10:wrap anchorx="page"/>
              </v:shape>
            </w:pict>
          </mc:Fallback>
        </mc:AlternateContent>
      </w:r>
      <w:r>
        <w:rPr>
          <w:i/>
          <w:w w:val="115"/>
          <w:sz w:val="24"/>
        </w:rPr>
        <w:t>G</w:t>
      </w:r>
      <w:r>
        <w:rPr>
          <w:w w:val="115"/>
          <w:sz w:val="24"/>
          <w:vertAlign w:val="subscript"/>
        </w:rPr>
        <w:t>PR</w:t>
      </w:r>
      <w:r>
        <w:rPr>
          <w:spacing w:val="-8"/>
          <w:w w:val="115"/>
          <w:sz w:val="24"/>
        </w:rPr>
        <w:t xml:space="preserve"> </w:t>
      </w:r>
      <w:r>
        <w:rPr>
          <w:w w:val="115"/>
          <w:sz w:val="24"/>
        </w:rPr>
        <w:t>=</w:t>
      </w:r>
      <w:r>
        <w:rPr>
          <w:spacing w:val="-6"/>
          <w:w w:val="115"/>
          <w:sz w:val="24"/>
        </w:rPr>
        <w:t xml:space="preserve"> </w:t>
      </w:r>
      <w:r>
        <w:rPr>
          <w:i/>
          <w:w w:val="115"/>
          <w:sz w:val="24"/>
        </w:rPr>
        <w:t>dP</w:t>
      </w:r>
      <w:r>
        <w:rPr>
          <w:i/>
          <w:spacing w:val="-37"/>
          <w:w w:val="115"/>
          <w:sz w:val="24"/>
        </w:rPr>
        <w:t xml:space="preserve"> </w:t>
      </w:r>
      <w:r>
        <w:rPr>
          <w:rFonts w:ascii="Apple Symbols" w:hAnsi="Apple Symbols"/>
          <w:w w:val="145"/>
          <w:sz w:val="24"/>
          <w:vertAlign w:val="superscript"/>
        </w:rPr>
        <w:t>⊤</w:t>
      </w:r>
      <w:r>
        <w:rPr>
          <w:rFonts w:ascii="Apple Symbols" w:hAnsi="Apple Symbols"/>
          <w:spacing w:val="-53"/>
          <w:w w:val="145"/>
          <w:sz w:val="24"/>
        </w:rPr>
        <w:t xml:space="preserve"> </w:t>
      </w:r>
      <w:r>
        <w:rPr>
          <w:w w:val="115"/>
          <w:sz w:val="24"/>
        </w:rPr>
        <w:t>+</w:t>
      </w:r>
      <w:r>
        <w:rPr>
          <w:spacing w:val="4"/>
          <w:w w:val="115"/>
          <w:sz w:val="24"/>
        </w:rPr>
        <w:t xml:space="preserve"> </w:t>
      </w:r>
      <w:r>
        <w:rPr>
          <w:w w:val="115"/>
          <w:position w:val="16"/>
          <w:sz w:val="24"/>
        </w:rPr>
        <w:t>1</w:t>
      </w:r>
      <w:r>
        <w:rPr>
          <w:spacing w:val="-17"/>
          <w:w w:val="115"/>
          <w:position w:val="16"/>
          <w:sz w:val="24"/>
        </w:rPr>
        <w:t xml:space="preserve"> </w:t>
      </w:r>
      <w:r>
        <w:rPr>
          <w:rFonts w:ascii="Arial Unicode MS" w:hAnsi="Arial Unicode MS"/>
          <w:w w:val="115"/>
          <w:position w:val="16"/>
          <w:sz w:val="24"/>
        </w:rPr>
        <w:t>−</w:t>
      </w:r>
      <w:r>
        <w:rPr>
          <w:rFonts w:ascii="Arial Unicode MS" w:hAnsi="Arial Unicode MS"/>
          <w:spacing w:val="-24"/>
          <w:w w:val="115"/>
          <w:position w:val="16"/>
          <w:sz w:val="24"/>
        </w:rPr>
        <w:t xml:space="preserve"> </w:t>
      </w:r>
      <w:r>
        <w:rPr>
          <w:i/>
          <w:w w:val="115"/>
          <w:position w:val="16"/>
          <w:sz w:val="24"/>
        </w:rPr>
        <w:t>d</w:t>
      </w:r>
      <w:r>
        <w:rPr>
          <w:i/>
          <w:spacing w:val="-45"/>
          <w:w w:val="115"/>
          <w:position w:val="16"/>
          <w:sz w:val="24"/>
        </w:rPr>
        <w:t xml:space="preserve"> </w:t>
      </w:r>
      <w:r>
        <w:rPr>
          <w:b/>
          <w:spacing w:val="-5"/>
          <w:w w:val="115"/>
          <w:sz w:val="24"/>
        </w:rPr>
        <w:t>11</w:t>
      </w:r>
      <w:r>
        <w:rPr>
          <w:rFonts w:ascii="Apple Symbols" w:hAnsi="Apple Symbols"/>
          <w:spacing w:val="-5"/>
          <w:w w:val="115"/>
          <w:sz w:val="24"/>
          <w:vertAlign w:val="superscript"/>
        </w:rPr>
        <w:t>⊤</w:t>
      </w:r>
    </w:p>
    <w:p w14:paraId="00DC2576" w14:textId="77777777" w:rsidR="00350CFB" w:rsidRDefault="00283FFF">
      <w:pPr>
        <w:spacing w:line="216" w:lineRule="exact"/>
        <w:ind w:left="774"/>
        <w:jc w:val="center"/>
        <w:rPr>
          <w:i/>
          <w:sz w:val="24"/>
        </w:rPr>
      </w:pPr>
      <w:r>
        <w:rPr>
          <w:i/>
          <w:spacing w:val="-10"/>
          <w:w w:val="115"/>
          <w:sz w:val="24"/>
        </w:rPr>
        <w:t>n</w:t>
      </w:r>
    </w:p>
    <w:p w14:paraId="00DC2577" w14:textId="77777777" w:rsidR="00350CFB" w:rsidRDefault="00283FFF">
      <w:pPr>
        <w:pStyle w:val="BodyText"/>
        <w:spacing w:before="254" w:line="456" w:lineRule="exact"/>
        <w:ind w:left="282" w:right="540"/>
        <w:jc w:val="both"/>
      </w:pPr>
      <w:r>
        <w:rPr>
          <w:noProof/>
        </w:rPr>
        <mc:AlternateContent>
          <mc:Choice Requires="wps">
            <w:drawing>
              <wp:anchor distT="0" distB="0" distL="0" distR="0" simplePos="0" relativeHeight="484068864" behindDoc="1" locked="0" layoutInCell="1" allowOverlap="1" wp14:anchorId="00DC27FA" wp14:editId="00DC27FB">
                <wp:simplePos x="0" y="0"/>
                <wp:positionH relativeFrom="page">
                  <wp:posOffset>3349739</wp:posOffset>
                </wp:positionH>
                <wp:positionV relativeFrom="paragraph">
                  <wp:posOffset>745062</wp:posOffset>
                </wp:positionV>
                <wp:extent cx="160655" cy="563245"/>
                <wp:effectExtent l="0" t="0" r="0" b="0"/>
                <wp:wrapNone/>
                <wp:docPr id="871" name="Textbox 8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655" cy="563245"/>
                        </a:xfrm>
                        <a:prstGeom prst="rect">
                          <a:avLst/>
                        </a:prstGeom>
                      </wps:spPr>
                      <wps:txbx>
                        <w:txbxContent>
                          <w:p w14:paraId="00DC28A1" w14:textId="77777777" w:rsidR="00350CFB" w:rsidRDefault="00283FFF">
                            <w:pPr>
                              <w:pStyle w:val="BodyText"/>
                              <w:spacing w:line="231" w:lineRule="exact"/>
                            </w:pPr>
                            <w:r>
                              <w:rPr>
                                <w:spacing w:val="-10"/>
                                <w:w w:val="170"/>
                              </w:rPr>
                              <w:t>L</w:t>
                            </w:r>
                          </w:p>
                        </w:txbxContent>
                      </wps:txbx>
                      <wps:bodyPr wrap="square" lIns="0" tIns="0" rIns="0" bIns="0" rtlCol="0">
                        <a:noAutofit/>
                      </wps:bodyPr>
                    </wps:wsp>
                  </a:graphicData>
                </a:graphic>
              </wp:anchor>
            </w:drawing>
          </mc:Choice>
          <mc:Fallback>
            <w:pict>
              <v:shape w14:anchorId="00DC27FA" id="Textbox 871" o:spid="_x0000_s1459" type="#_x0000_t202" style="position:absolute;left:0;text-align:left;margin-left:263.75pt;margin-top:58.65pt;width:12.65pt;height:44.35pt;z-index:-1924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" filled="f" stroked="f">
                <v:textbox inset="0,0,0,0">
                  <w:txbxContent>
                    <w:p w14:paraId="00DC28A1" w14:textId="77777777" w:rsidR="00350CFB" w:rsidRDefault="00283FFF">
                      <w:pPr>
                        <w:pStyle w:val="BodyText"/>
                        <w:spacing w:line="231" w:lineRule="exact"/>
                      </w:pPr>
                      <w:r>
                        <w:rPr>
                          <w:spacing w:val="-10"/>
                          <w:w w:val="170"/>
                        </w:rPr>
                        <w:t>L</w:t>
                      </w:r>
                    </w:p>
                  </w:txbxContent>
                </v:textbox>
                <w10:wrap anchorx="page"/>
              </v:shape>
            </w:pict>
          </mc:Fallback>
        </mc:AlternateContent>
      </w:r>
      <w:r>
        <w:rPr>
          <w:spacing w:val="-2"/>
        </w:rPr>
        <w:t>is</w:t>
      </w:r>
      <w:r>
        <w:rPr>
          <w:spacing w:val="-10"/>
        </w:rPr>
        <w:t xml:space="preserve"> </w:t>
      </w:r>
      <w:r>
        <w:rPr>
          <w:spacing w:val="-2"/>
        </w:rPr>
        <w:t>positive</w:t>
      </w:r>
      <w:r>
        <w:rPr>
          <w:spacing w:val="-10"/>
        </w:rPr>
        <w:t xml:space="preserve"> </w:t>
      </w:r>
      <w:r>
        <w:rPr>
          <w:spacing w:val="-2"/>
        </w:rPr>
        <w:t>and</w:t>
      </w:r>
      <w:r>
        <w:rPr>
          <w:spacing w:val="-10"/>
        </w:rPr>
        <w:t xml:space="preserve"> </w:t>
      </w:r>
      <w:r>
        <w:rPr>
          <w:spacing w:val="-2"/>
        </w:rPr>
        <w:t>column-stochastic</w:t>
      </w:r>
      <w:r>
        <w:rPr>
          <w:spacing w:val="-10"/>
        </w:rPr>
        <w:t xml:space="preserve"> </w:t>
      </w:r>
      <w:r>
        <w:rPr>
          <w:spacing w:val="-2"/>
        </w:rPr>
        <w:t>(up</w:t>
      </w:r>
      <w:r>
        <w:rPr>
          <w:spacing w:val="-10"/>
        </w:rPr>
        <w:t xml:space="preserve"> </w:t>
      </w:r>
      <w:r>
        <w:rPr>
          <w:spacing w:val="-2"/>
        </w:rPr>
        <w:t>to</w:t>
      </w:r>
      <w:r>
        <w:rPr>
          <w:spacing w:val="-10"/>
        </w:rPr>
        <w:t xml:space="preserve"> </w:t>
      </w:r>
      <w:r>
        <w:rPr>
          <w:spacing w:val="-2"/>
        </w:rPr>
        <w:t>the</w:t>
      </w:r>
      <w:r>
        <w:rPr>
          <w:spacing w:val="-10"/>
        </w:rPr>
        <w:t xml:space="preserve"> </w:t>
      </w:r>
      <w:r>
        <w:rPr>
          <w:spacing w:val="-2"/>
        </w:rPr>
        <w:t>transpose</w:t>
      </w:r>
      <w:r>
        <w:rPr>
          <w:spacing w:val="-10"/>
        </w:rPr>
        <w:t xml:space="preserve"> </w:t>
      </w:r>
      <w:r>
        <w:rPr>
          <w:spacing w:val="-2"/>
        </w:rPr>
        <w:t>convention</w:t>
      </w:r>
      <w:r>
        <w:rPr>
          <w:spacing w:val="-10"/>
        </w:rPr>
        <w:t xml:space="preserve"> </w:t>
      </w:r>
      <w:r>
        <w:rPr>
          <w:spacing w:val="-2"/>
        </w:rPr>
        <w:t>in</w:t>
      </w:r>
      <w:r>
        <w:rPr>
          <w:spacing w:val="-10"/>
        </w:rPr>
        <w:t xml:space="preserve"> </w:t>
      </w:r>
      <w:r>
        <w:rPr>
          <w:spacing w:val="-2"/>
        </w:rPr>
        <w:t>Equation</w:t>
      </w:r>
      <w:r>
        <w:rPr>
          <w:spacing w:val="-10"/>
        </w:rPr>
        <w:t xml:space="preserve"> </w:t>
      </w:r>
      <w:r>
        <w:rPr>
          <w:spacing w:val="-2"/>
        </w:rPr>
        <w:t>(</w:t>
      </w:r>
      <w:hyperlink w:anchor="_bookmark25" w:history="1">
        <w:r>
          <w:rPr>
            <w:spacing w:val="-2"/>
          </w:rPr>
          <w:t>2.2</w:t>
        </w:r>
      </w:hyperlink>
      <w:r>
        <w:rPr>
          <w:spacing w:val="-2"/>
        </w:rPr>
        <w:t>)).</w:t>
      </w:r>
      <w:r>
        <w:rPr>
          <w:spacing w:val="27"/>
        </w:rPr>
        <w:t xml:space="preserve"> </w:t>
      </w:r>
      <w:r>
        <w:rPr>
          <w:spacing w:val="-2"/>
        </w:rPr>
        <w:t>By</w:t>
      </w:r>
      <w:r>
        <w:rPr>
          <w:spacing w:val="-10"/>
        </w:rPr>
        <w:t xml:space="preserve"> </w:t>
      </w:r>
      <w:r>
        <w:rPr>
          <w:spacing w:val="-2"/>
        </w:rPr>
        <w:t>the</w:t>
      </w:r>
      <w:r>
        <w:rPr>
          <w:spacing w:val="-10"/>
        </w:rPr>
        <w:t xml:space="preserve"> </w:t>
      </w:r>
      <w:r>
        <w:rPr>
          <w:spacing w:val="-2"/>
        </w:rPr>
        <w:t>Perron–Frobenius</w:t>
      </w:r>
      <w:r>
        <w:rPr>
          <w:spacing w:val="-8"/>
        </w:rPr>
        <w:t xml:space="preserve"> </w:t>
      </w:r>
      <w:r>
        <w:rPr>
          <w:spacing w:val="-2"/>
        </w:rPr>
        <w:t>theorem</w:t>
      </w:r>
      <w:r>
        <w:rPr>
          <w:spacing w:val="-9"/>
        </w:rPr>
        <w:t xml:space="preserve"> </w:t>
      </w:r>
      <w:r>
        <w:rPr>
          <w:spacing w:val="-2"/>
        </w:rPr>
        <w:t>for</w:t>
      </w:r>
      <w:r>
        <w:rPr>
          <w:spacing w:val="-8"/>
        </w:rPr>
        <w:t xml:space="preserve"> </w:t>
      </w:r>
      <w:r>
        <w:rPr>
          <w:spacing w:val="-2"/>
        </w:rPr>
        <w:t>positive</w:t>
      </w:r>
      <w:r>
        <w:rPr>
          <w:spacing w:val="-9"/>
        </w:rPr>
        <w:t xml:space="preserve"> </w:t>
      </w:r>
      <w:r>
        <w:rPr>
          <w:spacing w:val="-2"/>
        </w:rPr>
        <w:t>matrices,</w:t>
      </w:r>
      <w:r>
        <w:rPr>
          <w:spacing w:val="-5"/>
        </w:rPr>
        <w:t xml:space="preserve"> </w:t>
      </w:r>
      <w:r>
        <w:rPr>
          <w:i/>
          <w:spacing w:val="-2"/>
        </w:rPr>
        <w:t>G</w:t>
      </w:r>
      <w:r>
        <w:rPr>
          <w:spacing w:val="-2"/>
          <w:vertAlign w:val="subscript"/>
        </w:rPr>
        <w:t>PR</w:t>
      </w:r>
      <w:r>
        <w:rPr>
          <w:spacing w:val="-2"/>
        </w:rPr>
        <w:t xml:space="preserve"> has</w:t>
      </w:r>
      <w:r>
        <w:rPr>
          <w:spacing w:val="-8"/>
        </w:rPr>
        <w:t xml:space="preserve"> </w:t>
      </w:r>
      <w:r>
        <w:rPr>
          <w:spacing w:val="-2"/>
        </w:rPr>
        <w:t>a</w:t>
      </w:r>
      <w:r>
        <w:rPr>
          <w:spacing w:val="-9"/>
        </w:rPr>
        <w:t xml:space="preserve"> </w:t>
      </w:r>
      <w:r>
        <w:rPr>
          <w:spacing w:val="-2"/>
        </w:rPr>
        <w:t>unique</w:t>
      </w:r>
      <w:r>
        <w:rPr>
          <w:spacing w:val="-8"/>
        </w:rPr>
        <w:t xml:space="preserve"> </w:t>
      </w:r>
      <w:r>
        <w:rPr>
          <w:spacing w:val="-2"/>
        </w:rPr>
        <w:t>eigenvalue</w:t>
      </w:r>
      <w:r>
        <w:rPr>
          <w:spacing w:val="-9"/>
        </w:rPr>
        <w:t xml:space="preserve"> </w:t>
      </w:r>
      <w:r>
        <w:rPr>
          <w:spacing w:val="-2"/>
        </w:rPr>
        <w:t>of</w:t>
      </w:r>
      <w:r>
        <w:rPr>
          <w:spacing w:val="-8"/>
        </w:rPr>
        <w:t xml:space="preserve"> </w:t>
      </w:r>
      <w:r>
        <w:rPr>
          <w:spacing w:val="-2"/>
        </w:rPr>
        <w:t>modulus</w:t>
      </w:r>
      <w:r>
        <w:rPr>
          <w:spacing w:val="-9"/>
        </w:rPr>
        <w:t xml:space="preserve"> </w:t>
      </w:r>
      <w:r>
        <w:rPr>
          <w:spacing w:val="-2"/>
        </w:rPr>
        <w:t>one</w:t>
      </w:r>
      <w:r>
        <w:rPr>
          <w:spacing w:val="-8"/>
        </w:rPr>
        <w:t xml:space="preserve"> </w:t>
      </w:r>
      <w:r>
        <w:rPr>
          <w:spacing w:val="-2"/>
        </w:rPr>
        <w:t>with</w:t>
      </w:r>
      <w:r>
        <w:rPr>
          <w:spacing w:val="-9"/>
        </w:rPr>
        <w:t xml:space="preserve"> </w:t>
      </w:r>
      <w:r>
        <w:rPr>
          <w:spacing w:val="-2"/>
        </w:rPr>
        <w:t>a</w:t>
      </w:r>
      <w:r>
        <w:rPr>
          <w:spacing w:val="-8"/>
        </w:rPr>
        <w:t xml:space="preserve"> </w:t>
      </w:r>
      <w:r>
        <w:rPr>
          <w:spacing w:val="-2"/>
        </w:rPr>
        <w:t xml:space="preserve">strictly </w:t>
      </w:r>
      <w:r>
        <w:t>positive</w:t>
      </w:r>
      <w:r>
        <w:rPr>
          <w:spacing w:val="-15"/>
        </w:rPr>
        <w:t xml:space="preserve"> </w:t>
      </w:r>
      <w:r>
        <w:t>eigenvector</w:t>
      </w:r>
      <w:r>
        <w:rPr>
          <w:spacing w:val="-15"/>
        </w:rPr>
        <w:t xml:space="preserve"> </w:t>
      </w:r>
      <w:r>
        <w:rPr>
          <w:b/>
          <w:i/>
        </w:rPr>
        <w:t>π</w:t>
      </w:r>
      <w:r>
        <w:rPr>
          <w:b/>
          <w:i/>
          <w:spacing w:val="-15"/>
        </w:rPr>
        <w:t xml:space="preserve"> </w:t>
      </w:r>
      <w:r>
        <w:t>normalized</w:t>
      </w:r>
      <w:r>
        <w:rPr>
          <w:spacing w:val="-15"/>
        </w:rPr>
        <w:t xml:space="preserve"> </w:t>
      </w:r>
      <w:r>
        <w:t>so</w:t>
      </w:r>
      <w:r>
        <w:rPr>
          <w:spacing w:val="-15"/>
        </w:rPr>
        <w:t xml:space="preserve"> </w:t>
      </w:r>
      <w:r>
        <w:t>that</w:t>
      </w:r>
      <w:r>
        <w:rPr>
          <w:spacing w:val="76"/>
        </w:rPr>
        <w:t xml:space="preserve">  </w:t>
      </w:r>
      <w:r>
        <w:rPr>
          <w:rFonts w:ascii="Menlo" w:hAnsi="Menlo"/>
          <w:i/>
          <w:position w:val="-6"/>
          <w:sz w:val="16"/>
        </w:rPr>
        <w:t>i</w:t>
      </w:r>
      <w:r>
        <w:rPr>
          <w:rFonts w:ascii="Menlo" w:hAnsi="Menlo"/>
          <w:i/>
          <w:spacing w:val="-25"/>
          <w:position w:val="-6"/>
          <w:sz w:val="16"/>
        </w:rPr>
        <w:t xml:space="preserve"> </w:t>
      </w:r>
      <w:r>
        <w:rPr>
          <w:i/>
        </w:rPr>
        <w:t>π</w:t>
      </w:r>
      <w:r>
        <w:rPr>
          <w:rFonts w:ascii="Menlo" w:hAnsi="Menlo"/>
          <w:i/>
          <w:vertAlign w:val="subscript"/>
        </w:rPr>
        <w:t>i</w:t>
      </w:r>
      <w:r>
        <w:rPr>
          <w:rFonts w:ascii="Menlo" w:hAnsi="Menlo"/>
          <w:i/>
          <w:spacing w:val="-36"/>
        </w:rPr>
        <w:t xml:space="preserve"> </w:t>
      </w:r>
      <w:r>
        <w:t>= 1. Hence</w:t>
      </w:r>
      <w:r>
        <w:rPr>
          <w:spacing w:val="-11"/>
        </w:rPr>
        <w:t xml:space="preserve"> </w:t>
      </w:r>
      <w:r>
        <w:t>PageRank</w:t>
      </w:r>
      <w:r>
        <w:rPr>
          <w:spacing w:val="-11"/>
        </w:rPr>
        <w:t xml:space="preserve"> </w:t>
      </w:r>
      <w:r>
        <w:t>scores</w:t>
      </w:r>
      <w:r>
        <w:rPr>
          <w:spacing w:val="-11"/>
        </w:rPr>
        <w:t xml:space="preserve"> </w:t>
      </w:r>
      <w:r>
        <w:t>exist</w:t>
      </w:r>
      <w:r>
        <w:rPr>
          <w:spacing w:val="-11"/>
        </w:rPr>
        <w:t xml:space="preserve"> </w:t>
      </w:r>
      <w:r>
        <w:t>and</w:t>
      </w:r>
      <w:r>
        <w:rPr>
          <w:spacing w:val="-11"/>
        </w:rPr>
        <w:t xml:space="preserve"> </w:t>
      </w:r>
      <w:r>
        <w:t>are</w:t>
      </w:r>
      <w:r>
        <w:rPr>
          <w:spacing w:val="-11"/>
        </w:rPr>
        <w:t xml:space="preserve"> </w:t>
      </w:r>
      <w:r>
        <w:t xml:space="preserve">unique for any directed graph once damping and dangling-node rules are fixed </w:t>
      </w:r>
      <w:hyperlink w:anchor="_bookmark173" w:history="1">
        <w:r>
          <w:rPr>
            <w:vertAlign w:val="superscript"/>
          </w:rPr>
          <w:t>[40]</w:t>
        </w:r>
      </w:hyperlink>
      <w:r>
        <w:t>.</w:t>
      </w:r>
    </w:p>
    <w:p w14:paraId="00DC2578" w14:textId="77777777" w:rsidR="00350CFB" w:rsidRDefault="00283FFF">
      <w:pPr>
        <w:pStyle w:val="BodyText"/>
        <w:spacing w:before="156" w:line="396" w:lineRule="auto"/>
        <w:ind w:left="282" w:right="535" w:hanging="8"/>
        <w:jc w:val="both"/>
      </w:pPr>
      <w:r>
        <w:t>This</w:t>
      </w:r>
      <w:r>
        <w:rPr>
          <w:spacing w:val="-8"/>
        </w:rPr>
        <w:t xml:space="preserve"> </w:t>
      </w:r>
      <w:r>
        <w:t>uniqueness</w:t>
      </w:r>
      <w:r>
        <w:rPr>
          <w:spacing w:val="-8"/>
        </w:rPr>
        <w:t xml:space="preserve"> </w:t>
      </w:r>
      <w:r>
        <w:t>underpins</w:t>
      </w:r>
      <w:r>
        <w:rPr>
          <w:spacing w:val="-8"/>
        </w:rPr>
        <w:t xml:space="preserve"> </w:t>
      </w:r>
      <w:r>
        <w:t>comparisons</w:t>
      </w:r>
      <w:r>
        <w:rPr>
          <w:spacing w:val="-8"/>
        </w:rPr>
        <w:t xml:space="preserve"> </w:t>
      </w:r>
      <w:r>
        <w:t>between</w:t>
      </w:r>
      <w:r>
        <w:rPr>
          <w:spacing w:val="-8"/>
        </w:rPr>
        <w:t xml:space="preserve"> </w:t>
      </w:r>
      <w:r>
        <w:t>EndorseRank</w:t>
      </w:r>
      <w:r>
        <w:rPr>
          <w:spacing w:val="-8"/>
        </w:rPr>
        <w:t xml:space="preserve"> </w:t>
      </w:r>
      <w:r>
        <w:t>and</w:t>
      </w:r>
      <w:r>
        <w:rPr>
          <w:spacing w:val="-8"/>
        </w:rPr>
        <w:t xml:space="preserve"> </w:t>
      </w:r>
      <w:r>
        <w:t>AWP:</w:t>
      </w:r>
      <w:r>
        <w:rPr>
          <w:spacing w:val="-8"/>
        </w:rPr>
        <w:t xml:space="preserve"> </w:t>
      </w:r>
      <w:r>
        <w:t>given</w:t>
      </w:r>
      <w:r>
        <w:rPr>
          <w:spacing w:val="-8"/>
        </w:rPr>
        <w:t xml:space="preserve"> </w:t>
      </w:r>
      <w:r>
        <w:t>fixed</w:t>
      </w:r>
      <w:r>
        <w:rPr>
          <w:spacing w:val="-8"/>
        </w:rPr>
        <w:t xml:space="preserve"> </w:t>
      </w:r>
      <w:r>
        <w:t>parameters, each method induces a single score vector on a given edge set.</w:t>
      </w:r>
      <w:r>
        <w:rPr>
          <w:spacing w:val="25"/>
        </w:rPr>
        <w:t xml:space="preserve"> </w:t>
      </w:r>
      <w:r>
        <w:t>Differences</w:t>
      </w:r>
      <w:r>
        <w:rPr>
          <w:spacing w:val="-1"/>
        </w:rPr>
        <w:t xml:space="preserve"> </w:t>
      </w:r>
      <w:r>
        <w:t xml:space="preserve">between </w:t>
      </w:r>
      <w:r>
        <w:rPr>
          <w:b/>
        </w:rPr>
        <w:t>s</w:t>
      </w:r>
      <w:r>
        <w:rPr>
          <w:vertAlign w:val="subscript"/>
        </w:rPr>
        <w:t>ER</w:t>
      </w:r>
      <w:r>
        <w:t xml:space="preserve"> and </w:t>
      </w:r>
      <w:r>
        <w:rPr>
          <w:b/>
        </w:rPr>
        <w:t>s</w:t>
      </w:r>
      <w:r>
        <w:rPr>
          <w:vertAlign w:val="subscript"/>
        </w:rPr>
        <w:t>AWP</w:t>
      </w:r>
      <w:r>
        <w:t xml:space="preserve"> </w:t>
      </w:r>
      <w:bookmarkStart w:id="508" w:name="Continuity_in_edge_weights"/>
      <w:bookmarkStart w:id="509" w:name="_bookmark221"/>
      <w:bookmarkEnd w:id="508"/>
      <w:bookmarkEnd w:id="509"/>
      <w:r>
        <w:t>are therefore attributable to edge semantics and weights, not to solver multiplicity.</w:t>
      </w:r>
    </w:p>
    <w:p w14:paraId="00DC2579" w14:textId="77777777" w:rsidR="00350CFB" w:rsidRDefault="00350CFB">
      <w:pPr>
        <w:pStyle w:val="BodyText"/>
        <w:spacing w:line="396" w:lineRule="auto"/>
        <w:jc w:val="both"/>
        <w:sectPr w:rsidR="00350CFB">
          <w:pgSz w:w="11910" w:h="16840"/>
          <w:pgMar w:top="1920" w:right="708" w:bottom="2300" w:left="992" w:header="0" w:footer="2115" w:gutter="0"/>
          <w:cols w:space="720"/>
        </w:sectPr>
      </w:pPr>
    </w:p>
    <w:p w14:paraId="00DC257A" w14:textId="77777777" w:rsidR="00350CFB" w:rsidRDefault="00283FFF">
      <w:pPr>
        <w:pStyle w:val="Heading3"/>
        <w:numPr>
          <w:ilvl w:val="2"/>
          <w:numId w:val="26"/>
        </w:numPr>
        <w:tabs>
          <w:tab w:val="left" w:pos="879"/>
        </w:tabs>
        <w:spacing w:before="73"/>
        <w:ind w:left="879" w:hanging="597"/>
        <w:jc w:val="both"/>
      </w:pPr>
      <w:r>
        <w:lastRenderedPageBreak/>
        <w:t>Continuity</w:t>
      </w:r>
      <w:r>
        <w:rPr>
          <w:spacing w:val="-8"/>
        </w:rPr>
        <w:t xml:space="preserve"> </w:t>
      </w:r>
      <w:r>
        <w:t>in</w:t>
      </w:r>
      <w:r>
        <w:rPr>
          <w:spacing w:val="-7"/>
        </w:rPr>
        <w:t xml:space="preserve"> </w:t>
      </w:r>
      <w:r>
        <w:t>edge</w:t>
      </w:r>
      <w:r>
        <w:rPr>
          <w:spacing w:val="-7"/>
        </w:rPr>
        <w:t xml:space="preserve"> </w:t>
      </w:r>
      <w:r>
        <w:rPr>
          <w:spacing w:val="-2"/>
        </w:rPr>
        <w:t>weights</w:t>
      </w:r>
    </w:p>
    <w:p w14:paraId="00DC257B" w14:textId="77777777" w:rsidR="00350CFB" w:rsidRDefault="00283FFF">
      <w:pPr>
        <w:pStyle w:val="BodyText"/>
        <w:spacing w:before="181" w:line="456" w:lineRule="exact"/>
        <w:ind w:left="273" w:right="534" w:firstLine="8"/>
        <w:jc w:val="both"/>
      </w:pPr>
      <w:r>
        <w:rPr>
          <w:w w:val="105"/>
        </w:rPr>
        <w:t>PageRank</w:t>
      </w:r>
      <w:r>
        <w:rPr>
          <w:spacing w:val="-16"/>
          <w:w w:val="105"/>
        </w:rPr>
        <w:t xml:space="preserve"> </w:t>
      </w:r>
      <w:r>
        <w:rPr>
          <w:w w:val="105"/>
        </w:rPr>
        <w:t>is</w:t>
      </w:r>
      <w:r>
        <w:rPr>
          <w:spacing w:val="-16"/>
          <w:w w:val="105"/>
        </w:rPr>
        <w:t xml:space="preserve"> </w:t>
      </w:r>
      <w:r>
        <w:rPr>
          <w:w w:val="105"/>
        </w:rPr>
        <w:t>a</w:t>
      </w:r>
      <w:r>
        <w:rPr>
          <w:spacing w:val="-9"/>
          <w:w w:val="105"/>
        </w:rPr>
        <w:t xml:space="preserve"> </w:t>
      </w:r>
      <w:r>
        <w:rPr>
          <w:w w:val="105"/>
        </w:rPr>
        <w:t>continuous</w:t>
      </w:r>
      <w:r>
        <w:rPr>
          <w:spacing w:val="-8"/>
          <w:w w:val="105"/>
        </w:rPr>
        <w:t xml:space="preserve"> </w:t>
      </w:r>
      <w:r>
        <w:rPr>
          <w:w w:val="105"/>
        </w:rPr>
        <w:t>function</w:t>
      </w:r>
      <w:r>
        <w:rPr>
          <w:spacing w:val="-8"/>
          <w:w w:val="105"/>
        </w:rPr>
        <w:t xml:space="preserve"> </w:t>
      </w:r>
      <w:r>
        <w:rPr>
          <w:w w:val="105"/>
        </w:rPr>
        <w:t>of</w:t>
      </w:r>
      <w:r>
        <w:rPr>
          <w:spacing w:val="-8"/>
          <w:w w:val="105"/>
        </w:rPr>
        <w:t xml:space="preserve"> </w:t>
      </w:r>
      <w:r>
        <w:rPr>
          <w:w w:val="105"/>
        </w:rPr>
        <w:t>the</w:t>
      </w:r>
      <w:r>
        <w:rPr>
          <w:spacing w:val="-8"/>
          <w:w w:val="105"/>
        </w:rPr>
        <w:t xml:space="preserve"> </w:t>
      </w:r>
      <w:r>
        <w:rPr>
          <w:w w:val="105"/>
        </w:rPr>
        <w:t>entries</w:t>
      </w:r>
      <w:r>
        <w:rPr>
          <w:spacing w:val="-8"/>
          <w:w w:val="105"/>
        </w:rPr>
        <w:t xml:space="preserve"> </w:t>
      </w:r>
      <w:r>
        <w:rPr>
          <w:w w:val="105"/>
        </w:rPr>
        <w:t>of</w:t>
      </w:r>
      <w:r>
        <w:rPr>
          <w:spacing w:val="-7"/>
          <w:w w:val="105"/>
        </w:rPr>
        <w:t xml:space="preserve"> </w:t>
      </w:r>
      <w:r>
        <w:rPr>
          <w:i/>
          <w:w w:val="105"/>
        </w:rPr>
        <w:t>P</w:t>
      </w:r>
      <w:r>
        <w:rPr>
          <w:i/>
          <w:spacing w:val="16"/>
          <w:w w:val="105"/>
        </w:rPr>
        <w:t xml:space="preserve"> </w:t>
      </w:r>
      <w:r>
        <w:rPr>
          <w:w w:val="105"/>
        </w:rPr>
        <w:t>for</w:t>
      </w:r>
      <w:r>
        <w:rPr>
          <w:spacing w:val="-8"/>
          <w:w w:val="105"/>
        </w:rPr>
        <w:t xml:space="preserve"> </w:t>
      </w:r>
      <w:r>
        <w:rPr>
          <w:w w:val="105"/>
        </w:rPr>
        <w:t>fixed</w:t>
      </w:r>
      <w:r>
        <w:rPr>
          <w:spacing w:val="-8"/>
          <w:w w:val="105"/>
        </w:rPr>
        <w:t xml:space="preserve"> </w:t>
      </w:r>
      <w:r>
        <w:rPr>
          <w:i/>
          <w:w w:val="105"/>
        </w:rPr>
        <w:t xml:space="preserve">d </w:t>
      </w:r>
      <w:r>
        <w:rPr>
          <w:rFonts w:ascii="Arial Unicode MS" w:hAnsi="Arial Unicode MS"/>
          <w:w w:val="105"/>
        </w:rPr>
        <w:t xml:space="preserve">∈ </w:t>
      </w:r>
      <w:r>
        <w:rPr>
          <w:w w:val="105"/>
        </w:rPr>
        <w:t>(0</w:t>
      </w:r>
      <w:r>
        <w:rPr>
          <w:i/>
          <w:w w:val="105"/>
        </w:rPr>
        <w:t>,</w:t>
      </w:r>
      <w:r>
        <w:rPr>
          <w:i/>
          <w:spacing w:val="-16"/>
          <w:w w:val="105"/>
        </w:rPr>
        <w:t xml:space="preserve"> </w:t>
      </w:r>
      <w:r>
        <w:rPr>
          <w:w w:val="105"/>
        </w:rPr>
        <w:t>1).</w:t>
      </w:r>
      <w:r>
        <w:rPr>
          <w:spacing w:val="30"/>
          <w:w w:val="105"/>
        </w:rPr>
        <w:t xml:space="preserve"> </w:t>
      </w:r>
      <w:r>
        <w:rPr>
          <w:w w:val="105"/>
        </w:rPr>
        <w:t>Small</w:t>
      </w:r>
      <w:r>
        <w:rPr>
          <w:spacing w:val="-8"/>
          <w:w w:val="105"/>
        </w:rPr>
        <w:t xml:space="preserve"> </w:t>
      </w:r>
      <w:r>
        <w:rPr>
          <w:w w:val="105"/>
        </w:rPr>
        <w:t xml:space="preserve">perturbations </w:t>
      </w:r>
      <w:r>
        <w:t xml:space="preserve">of allowance or transfer weights therefore induce small perturbations of scores in the </w:t>
      </w:r>
      <w:r>
        <w:rPr>
          <w:rFonts w:ascii="Arial Unicode MS" w:hAnsi="Arial Unicode MS"/>
        </w:rPr>
        <w:t>∥</w:t>
      </w:r>
      <w:r>
        <w:rPr>
          <w:rFonts w:ascii="Arial Unicode MS" w:hAnsi="Arial Unicode MS"/>
          <w:spacing w:val="-11"/>
        </w:rPr>
        <w:t xml:space="preserve"> </w:t>
      </w:r>
      <w:r>
        <w:rPr>
          <w:rFonts w:ascii="Arial Unicode MS" w:hAnsi="Arial Unicode MS"/>
        </w:rPr>
        <w:t>·</w:t>
      </w:r>
      <w:r>
        <w:rPr>
          <w:rFonts w:ascii="Arial Unicode MS" w:hAnsi="Arial Unicode MS"/>
          <w:spacing w:val="-10"/>
        </w:rPr>
        <w:t xml:space="preserve"> </w:t>
      </w:r>
      <w:r>
        <w:rPr>
          <w:rFonts w:ascii="Arial Unicode MS" w:hAnsi="Arial Unicode MS"/>
        </w:rPr>
        <w:t>∥</w:t>
      </w:r>
      <w:r>
        <w:rPr>
          <w:vertAlign w:val="subscript"/>
        </w:rPr>
        <w:t>1</w:t>
      </w:r>
      <w:r>
        <w:t xml:space="preserve"> norm, </w:t>
      </w:r>
      <w:r>
        <w:rPr>
          <w:w w:val="105"/>
        </w:rPr>
        <w:t>with</w:t>
      </w:r>
      <w:r>
        <w:rPr>
          <w:spacing w:val="-8"/>
          <w:w w:val="105"/>
        </w:rPr>
        <w:t xml:space="preserve"> </w:t>
      </w:r>
      <w:r>
        <w:rPr>
          <w:w w:val="105"/>
        </w:rPr>
        <w:t>Lipschitz</w:t>
      </w:r>
      <w:r>
        <w:rPr>
          <w:spacing w:val="-8"/>
          <w:w w:val="105"/>
        </w:rPr>
        <w:t xml:space="preserve"> </w:t>
      </w:r>
      <w:r>
        <w:rPr>
          <w:w w:val="105"/>
        </w:rPr>
        <w:t>constants</w:t>
      </w:r>
      <w:r>
        <w:rPr>
          <w:spacing w:val="-8"/>
          <w:w w:val="105"/>
        </w:rPr>
        <w:t xml:space="preserve"> </w:t>
      </w:r>
      <w:r>
        <w:rPr>
          <w:w w:val="105"/>
        </w:rPr>
        <w:t>depending</w:t>
      </w:r>
      <w:r>
        <w:rPr>
          <w:spacing w:val="-8"/>
          <w:w w:val="105"/>
        </w:rPr>
        <w:t xml:space="preserve"> </w:t>
      </w:r>
      <w:r>
        <w:rPr>
          <w:w w:val="105"/>
        </w:rPr>
        <w:t>on</w:t>
      </w:r>
      <w:r>
        <w:rPr>
          <w:spacing w:val="-8"/>
          <w:w w:val="105"/>
        </w:rPr>
        <w:t xml:space="preserve"> </w:t>
      </w:r>
      <w:r>
        <w:rPr>
          <w:i/>
          <w:w w:val="105"/>
        </w:rPr>
        <w:t>d</w:t>
      </w:r>
      <w:r>
        <w:rPr>
          <w:i/>
          <w:spacing w:val="-8"/>
          <w:w w:val="105"/>
        </w:rPr>
        <w:t xml:space="preserve"> </w:t>
      </w:r>
      <w:r>
        <w:rPr>
          <w:w w:val="105"/>
        </w:rPr>
        <w:t>and</w:t>
      </w:r>
      <w:r>
        <w:rPr>
          <w:spacing w:val="-8"/>
          <w:w w:val="105"/>
        </w:rPr>
        <w:t xml:space="preserve"> </w:t>
      </w:r>
      <w:r>
        <w:rPr>
          <w:i/>
          <w:w w:val="105"/>
        </w:rPr>
        <w:t>n</w:t>
      </w:r>
      <w:r>
        <w:rPr>
          <w:i/>
          <w:spacing w:val="-8"/>
          <w:w w:val="105"/>
        </w:rPr>
        <w:t xml:space="preserve"> </w:t>
      </w:r>
      <w:hyperlink w:anchor="_bookmark173" w:history="1">
        <w:r>
          <w:rPr>
            <w:w w:val="105"/>
            <w:vertAlign w:val="superscript"/>
          </w:rPr>
          <w:t>[40]</w:t>
        </w:r>
      </w:hyperlink>
      <w:r>
        <w:rPr>
          <w:w w:val="105"/>
        </w:rPr>
        <w:t>.</w:t>
      </w:r>
      <w:r>
        <w:rPr>
          <w:spacing w:val="40"/>
          <w:w w:val="105"/>
        </w:rPr>
        <w:t xml:space="preserve"> </w:t>
      </w:r>
      <w:r>
        <w:rPr>
          <w:w w:val="105"/>
        </w:rPr>
        <w:t>Continuity</w:t>
      </w:r>
      <w:r>
        <w:rPr>
          <w:spacing w:val="-8"/>
          <w:w w:val="105"/>
        </w:rPr>
        <w:t xml:space="preserve"> </w:t>
      </w:r>
      <w:r>
        <w:rPr>
          <w:w w:val="105"/>
        </w:rPr>
        <w:t>justifies</w:t>
      </w:r>
      <w:r>
        <w:rPr>
          <w:spacing w:val="-8"/>
          <w:w w:val="105"/>
        </w:rPr>
        <w:t xml:space="preserve"> </w:t>
      </w:r>
      <w:r>
        <w:rPr>
          <w:w w:val="105"/>
        </w:rPr>
        <w:t>robustness</w:t>
      </w:r>
      <w:r>
        <w:rPr>
          <w:spacing w:val="-8"/>
          <w:w w:val="105"/>
        </w:rPr>
        <w:t xml:space="preserve"> </w:t>
      </w:r>
      <w:r>
        <w:rPr>
          <w:w w:val="105"/>
        </w:rPr>
        <w:t>checks</w:t>
      </w:r>
      <w:r>
        <w:rPr>
          <w:spacing w:val="-8"/>
          <w:w w:val="105"/>
        </w:rPr>
        <w:t xml:space="preserve"> </w:t>
      </w:r>
      <w:r>
        <w:rPr>
          <w:w w:val="105"/>
        </w:rPr>
        <w:t xml:space="preserve">that </w:t>
      </w:r>
      <w:r>
        <w:t>vary</w:t>
      </w:r>
      <w:r>
        <w:rPr>
          <w:spacing w:val="-6"/>
        </w:rPr>
        <w:t xml:space="preserve"> </w:t>
      </w:r>
      <w:r>
        <w:t>damping</w:t>
      </w:r>
      <w:r>
        <w:rPr>
          <w:spacing w:val="-6"/>
        </w:rPr>
        <w:t xml:space="preserve"> </w:t>
      </w:r>
      <w:r>
        <w:t>or</w:t>
      </w:r>
      <w:r>
        <w:rPr>
          <w:spacing w:val="-6"/>
        </w:rPr>
        <w:t xml:space="preserve"> </w:t>
      </w:r>
      <w:r>
        <w:t>restrict</w:t>
      </w:r>
      <w:r>
        <w:rPr>
          <w:spacing w:val="-6"/>
        </w:rPr>
        <w:t xml:space="preserve"> </w:t>
      </w:r>
      <w:r>
        <w:t>to</w:t>
      </w:r>
      <w:r>
        <w:rPr>
          <w:spacing w:val="-6"/>
        </w:rPr>
        <w:t xml:space="preserve"> </w:t>
      </w:r>
      <w:r>
        <w:t>top</w:t>
      </w:r>
      <w:r>
        <w:rPr>
          <w:spacing w:val="-6"/>
        </w:rPr>
        <w:t xml:space="preserve"> </w:t>
      </w:r>
      <w:r>
        <w:t>tokens: if</w:t>
      </w:r>
      <w:r>
        <w:rPr>
          <w:spacing w:val="-6"/>
        </w:rPr>
        <w:t xml:space="preserve"> </w:t>
      </w:r>
      <w:r>
        <w:t>alignment</w:t>
      </w:r>
      <w:r>
        <w:rPr>
          <w:spacing w:val="-6"/>
        </w:rPr>
        <w:t xml:space="preserve"> </w:t>
      </w:r>
      <w:r>
        <w:t>were</w:t>
      </w:r>
      <w:r>
        <w:rPr>
          <w:spacing w:val="-6"/>
        </w:rPr>
        <w:t xml:space="preserve"> </w:t>
      </w:r>
      <w:r>
        <w:t>knife-edge</w:t>
      </w:r>
      <w:r>
        <w:rPr>
          <w:spacing w:val="-6"/>
        </w:rPr>
        <w:t xml:space="preserve"> </w:t>
      </w:r>
      <w:r>
        <w:t>fragile,</w:t>
      </w:r>
      <w:r>
        <w:rPr>
          <w:spacing w:val="-5"/>
        </w:rPr>
        <w:t xml:space="preserve"> </w:t>
      </w:r>
      <w:r>
        <w:t>small</w:t>
      </w:r>
      <w:r>
        <w:rPr>
          <w:spacing w:val="-6"/>
        </w:rPr>
        <w:t xml:space="preserve"> </w:t>
      </w:r>
      <w:r>
        <w:t>hyperparameter changes</w:t>
      </w:r>
      <w:r>
        <w:rPr>
          <w:spacing w:val="-13"/>
        </w:rPr>
        <w:t xml:space="preserve"> </w:t>
      </w:r>
      <w:r>
        <w:t xml:space="preserve">would scramble family-level </w:t>
      </w:r>
      <w:r>
        <w:rPr>
          <w:i/>
        </w:rPr>
        <w:t>τ</w:t>
      </w:r>
      <w:r>
        <w:rPr>
          <w:i/>
          <w:spacing w:val="-15"/>
        </w:rPr>
        <w:t xml:space="preserve"> </w:t>
      </w:r>
      <w:r>
        <w:t>.</w:t>
      </w:r>
      <w:r>
        <w:rPr>
          <w:spacing w:val="34"/>
        </w:rPr>
        <w:t xml:space="preserve"> </w:t>
      </w:r>
      <w:r>
        <w:t xml:space="preserve">Empirically, EndorseRank allowance </w:t>
      </w:r>
      <w:r>
        <w:rPr>
          <w:i/>
        </w:rPr>
        <w:t>τ</w:t>
      </w:r>
      <w:r>
        <w:rPr>
          <w:i/>
          <w:spacing w:val="33"/>
        </w:rPr>
        <w:t xml:space="preserve"> </w:t>
      </w:r>
      <w:r>
        <w:t xml:space="preserve">remains </w:t>
      </w:r>
      <w:r>
        <w:rPr>
          <w:rFonts w:ascii="Arial Unicode MS" w:hAnsi="Arial Unicode MS"/>
        </w:rPr>
        <w:t xml:space="preserve">≈ </w:t>
      </w:r>
      <w:r>
        <w:t>0</w:t>
      </w:r>
      <w:r>
        <w:rPr>
          <w:i/>
        </w:rPr>
        <w:t>.</w:t>
      </w:r>
      <w:r>
        <w:t xml:space="preserve">355 </w:t>
      </w:r>
      <w:r>
        <w:rPr>
          <w:w w:val="105"/>
        </w:rPr>
        <w:t>across</w:t>
      </w:r>
      <w:r>
        <w:rPr>
          <w:spacing w:val="-16"/>
          <w:w w:val="105"/>
        </w:rPr>
        <w:t xml:space="preserve"> </w:t>
      </w:r>
      <w:bookmarkStart w:id="510" w:name="Sparsity_and_per-iteration_cost"/>
      <w:bookmarkStart w:id="511" w:name="_bookmark222"/>
      <w:bookmarkEnd w:id="510"/>
      <w:bookmarkEnd w:id="511"/>
      <w:r>
        <w:rPr>
          <w:i/>
          <w:w w:val="105"/>
        </w:rPr>
        <w:t>d</w:t>
      </w:r>
      <w:r>
        <w:rPr>
          <w:i/>
          <w:spacing w:val="-16"/>
          <w:w w:val="105"/>
        </w:rPr>
        <w:t xml:space="preserve"> </w:t>
      </w:r>
      <w:r>
        <w:rPr>
          <w:rFonts w:ascii="Arial Unicode MS" w:hAnsi="Arial Unicode MS"/>
          <w:w w:val="105"/>
        </w:rPr>
        <w:t>∈</w:t>
      </w:r>
      <w:r>
        <w:rPr>
          <w:rFonts w:ascii="Arial Unicode MS" w:hAnsi="Arial Unicode MS"/>
          <w:spacing w:val="-17"/>
          <w:w w:val="105"/>
        </w:rPr>
        <w:t xml:space="preserve"> </w:t>
      </w:r>
      <w:r>
        <w:rPr>
          <w:rFonts w:ascii="Arial Unicode MS" w:hAnsi="Arial Unicode MS"/>
          <w:w w:val="105"/>
        </w:rPr>
        <w:t>{</w:t>
      </w:r>
      <w:r>
        <w:rPr>
          <w:w w:val="105"/>
        </w:rPr>
        <w:t>0</w:t>
      </w:r>
      <w:r>
        <w:rPr>
          <w:i/>
          <w:w w:val="105"/>
        </w:rPr>
        <w:t>.</w:t>
      </w:r>
      <w:r>
        <w:rPr>
          <w:w w:val="105"/>
        </w:rPr>
        <w:t>75</w:t>
      </w:r>
      <w:r>
        <w:rPr>
          <w:i/>
          <w:w w:val="105"/>
        </w:rPr>
        <w:t>,</w:t>
      </w:r>
      <w:r>
        <w:rPr>
          <w:i/>
          <w:spacing w:val="-23"/>
          <w:w w:val="105"/>
        </w:rPr>
        <w:t xml:space="preserve"> </w:t>
      </w:r>
      <w:r>
        <w:rPr>
          <w:w w:val="105"/>
        </w:rPr>
        <w:t>0</w:t>
      </w:r>
      <w:r>
        <w:rPr>
          <w:i/>
          <w:w w:val="105"/>
        </w:rPr>
        <w:t>.</w:t>
      </w:r>
      <w:r>
        <w:rPr>
          <w:w w:val="105"/>
        </w:rPr>
        <w:t>85</w:t>
      </w:r>
      <w:r>
        <w:rPr>
          <w:i/>
          <w:w w:val="105"/>
        </w:rPr>
        <w:t>,</w:t>
      </w:r>
      <w:r>
        <w:rPr>
          <w:i/>
          <w:spacing w:val="-23"/>
          <w:w w:val="105"/>
        </w:rPr>
        <w:t xml:space="preserve"> </w:t>
      </w:r>
      <w:r>
        <w:rPr>
          <w:w w:val="105"/>
        </w:rPr>
        <w:t>0</w:t>
      </w:r>
      <w:r>
        <w:rPr>
          <w:i/>
          <w:w w:val="105"/>
        </w:rPr>
        <w:t>.</w:t>
      </w:r>
      <w:r>
        <w:rPr>
          <w:w w:val="105"/>
        </w:rPr>
        <w:t>95</w:t>
      </w:r>
      <w:r>
        <w:rPr>
          <w:rFonts w:ascii="Arial Unicode MS" w:hAnsi="Arial Unicode MS"/>
          <w:w w:val="105"/>
        </w:rPr>
        <w:t>}</w:t>
      </w:r>
      <w:r>
        <w:rPr>
          <w:rFonts w:ascii="Arial Unicode MS" w:hAnsi="Arial Unicode MS"/>
          <w:spacing w:val="-18"/>
          <w:w w:val="105"/>
        </w:rPr>
        <w:t xml:space="preserve"> </w:t>
      </w:r>
      <w:r>
        <w:rPr>
          <w:w w:val="105"/>
        </w:rPr>
        <w:t>(Table</w:t>
      </w:r>
      <w:r>
        <w:rPr>
          <w:spacing w:val="-16"/>
          <w:w w:val="105"/>
        </w:rPr>
        <w:t xml:space="preserve"> </w:t>
      </w:r>
      <w:hyperlink w:anchor="_bookmark96" w:history="1">
        <w:r>
          <w:rPr>
            <w:w w:val="105"/>
          </w:rPr>
          <w:t>4.4</w:t>
        </w:r>
      </w:hyperlink>
      <w:r>
        <w:rPr>
          <w:w w:val="105"/>
        </w:rPr>
        <w:t>),</w:t>
      </w:r>
      <w:r>
        <w:rPr>
          <w:spacing w:val="-15"/>
          <w:w w:val="105"/>
        </w:rPr>
        <w:t xml:space="preserve"> </w:t>
      </w:r>
      <w:r>
        <w:rPr>
          <w:w w:val="105"/>
        </w:rPr>
        <w:t>consistent</w:t>
      </w:r>
      <w:r>
        <w:rPr>
          <w:spacing w:val="-16"/>
          <w:w w:val="105"/>
        </w:rPr>
        <w:t xml:space="preserve"> </w:t>
      </w:r>
      <w:r>
        <w:rPr>
          <w:w w:val="105"/>
        </w:rPr>
        <w:t>with</w:t>
      </w:r>
      <w:r>
        <w:rPr>
          <w:spacing w:val="-16"/>
          <w:w w:val="105"/>
        </w:rPr>
        <w:t xml:space="preserve"> </w:t>
      </w:r>
      <w:r>
        <w:rPr>
          <w:w w:val="105"/>
        </w:rPr>
        <w:t>a</w:t>
      </w:r>
      <w:r>
        <w:rPr>
          <w:spacing w:val="-16"/>
          <w:w w:val="105"/>
        </w:rPr>
        <w:t xml:space="preserve"> </w:t>
      </w:r>
      <w:r>
        <w:rPr>
          <w:w w:val="105"/>
        </w:rPr>
        <w:t>stable</w:t>
      </w:r>
      <w:r>
        <w:rPr>
          <w:spacing w:val="-15"/>
          <w:w w:val="105"/>
        </w:rPr>
        <w:t xml:space="preserve"> </w:t>
      </w:r>
      <w:r>
        <w:rPr>
          <w:w w:val="105"/>
        </w:rPr>
        <w:t>ranking</w:t>
      </w:r>
      <w:r>
        <w:rPr>
          <w:spacing w:val="-16"/>
          <w:w w:val="105"/>
        </w:rPr>
        <w:t xml:space="preserve"> </w:t>
      </w:r>
      <w:r>
        <w:rPr>
          <w:w w:val="105"/>
        </w:rPr>
        <w:t>geometry.</w:t>
      </w:r>
    </w:p>
    <w:p w14:paraId="00DC257C" w14:textId="77777777" w:rsidR="00350CFB" w:rsidRDefault="00350CFB">
      <w:pPr>
        <w:pStyle w:val="BodyText"/>
        <w:spacing w:before="146"/>
      </w:pPr>
    </w:p>
    <w:p w14:paraId="00DC257D" w14:textId="77777777" w:rsidR="00350CFB" w:rsidRDefault="00283FFF">
      <w:pPr>
        <w:pStyle w:val="Heading3"/>
        <w:numPr>
          <w:ilvl w:val="2"/>
          <w:numId w:val="26"/>
        </w:numPr>
        <w:tabs>
          <w:tab w:val="left" w:pos="879"/>
        </w:tabs>
        <w:spacing w:before="1"/>
        <w:ind w:left="879" w:hanging="597"/>
        <w:jc w:val="both"/>
      </w:pPr>
      <w:r>
        <w:rPr>
          <w:spacing w:val="-2"/>
        </w:rPr>
        <w:t>Sparsity</w:t>
      </w:r>
      <w:r>
        <w:rPr>
          <w:spacing w:val="-1"/>
        </w:rPr>
        <w:t xml:space="preserve"> </w:t>
      </w:r>
      <w:r>
        <w:rPr>
          <w:spacing w:val="-2"/>
        </w:rPr>
        <w:t>and</w:t>
      </w:r>
      <w:r>
        <w:t xml:space="preserve"> </w:t>
      </w:r>
      <w:r>
        <w:rPr>
          <w:spacing w:val="-2"/>
        </w:rPr>
        <w:t>per-iteration</w:t>
      </w:r>
      <w:r>
        <w:t xml:space="preserve"> </w:t>
      </w:r>
      <w:r>
        <w:rPr>
          <w:spacing w:val="-4"/>
        </w:rPr>
        <w:t>cost</w:t>
      </w:r>
    </w:p>
    <w:p w14:paraId="00DC257E" w14:textId="77777777" w:rsidR="00350CFB" w:rsidRDefault="00283FFF">
      <w:pPr>
        <w:pStyle w:val="BodyText"/>
        <w:spacing w:before="181" w:line="456" w:lineRule="exact"/>
        <w:ind w:left="270" w:right="560" w:firstLine="3"/>
        <w:jc w:val="both"/>
      </w:pPr>
      <w:r>
        <w:t>A</w:t>
      </w:r>
      <w:r>
        <w:rPr>
          <w:spacing w:val="-15"/>
        </w:rPr>
        <w:t xml:space="preserve"> </w:t>
      </w:r>
      <w:r>
        <w:t>sparse</w:t>
      </w:r>
      <w:r>
        <w:rPr>
          <w:spacing w:val="-11"/>
        </w:rPr>
        <w:t xml:space="preserve"> </w:t>
      </w:r>
      <w:r>
        <w:t>matrix–vector</w:t>
      </w:r>
      <w:r>
        <w:rPr>
          <w:spacing w:val="-9"/>
        </w:rPr>
        <w:t xml:space="preserve"> </w:t>
      </w:r>
      <w:r>
        <w:t>product</w:t>
      </w:r>
      <w:r>
        <w:rPr>
          <w:spacing w:val="-9"/>
        </w:rPr>
        <w:t xml:space="preserve"> </w:t>
      </w:r>
      <w:r>
        <w:rPr>
          <w:i/>
        </w:rPr>
        <w:t>P</w:t>
      </w:r>
      <w:r>
        <w:rPr>
          <w:i/>
          <w:spacing w:val="-15"/>
        </w:rPr>
        <w:t xml:space="preserve"> </w:t>
      </w:r>
      <w:r>
        <w:rPr>
          <w:rFonts w:ascii="Apple Symbols" w:hAnsi="Apple Symbols"/>
          <w:vertAlign w:val="superscript"/>
        </w:rPr>
        <w:t>⊤</w:t>
      </w:r>
      <w:r>
        <w:rPr>
          <w:b/>
        </w:rPr>
        <w:t>x</w:t>
      </w:r>
      <w:r>
        <w:rPr>
          <w:b/>
          <w:spacing w:val="-9"/>
        </w:rPr>
        <w:t xml:space="preserve"> </w:t>
      </w:r>
      <w:r>
        <w:t>costs</w:t>
      </w:r>
      <w:r>
        <w:rPr>
          <w:spacing w:val="-9"/>
        </w:rPr>
        <w:t xml:space="preserve"> </w:t>
      </w:r>
      <w:r>
        <w:rPr>
          <w:i/>
        </w:rPr>
        <w:t>O</w:t>
      </w:r>
      <w:r>
        <w:t>(</w:t>
      </w:r>
      <w:r>
        <w:rPr>
          <w:i/>
        </w:rPr>
        <w:t>m</w:t>
      </w:r>
      <w:r>
        <w:t>)</w:t>
      </w:r>
      <w:r>
        <w:rPr>
          <w:spacing w:val="-9"/>
        </w:rPr>
        <w:t xml:space="preserve"> </w:t>
      </w:r>
      <w:r>
        <w:t>arithmetic</w:t>
      </w:r>
      <w:r>
        <w:rPr>
          <w:spacing w:val="-9"/>
        </w:rPr>
        <w:t xml:space="preserve"> </w:t>
      </w:r>
      <w:r>
        <w:t>operations</w:t>
      </w:r>
      <w:r>
        <w:rPr>
          <w:spacing w:val="-9"/>
        </w:rPr>
        <w:t xml:space="preserve"> </w:t>
      </w:r>
      <w:r>
        <w:t>for</w:t>
      </w:r>
      <w:r>
        <w:rPr>
          <w:spacing w:val="-9"/>
        </w:rPr>
        <w:t xml:space="preserve"> </w:t>
      </w:r>
      <w:r>
        <w:rPr>
          <w:i/>
        </w:rPr>
        <w:t>m</w:t>
      </w:r>
      <w:r>
        <w:rPr>
          <w:i/>
          <w:spacing w:val="-9"/>
        </w:rPr>
        <w:t xml:space="preserve"> </w:t>
      </w:r>
      <w:r>
        <w:t>nonzero</w:t>
      </w:r>
      <w:r>
        <w:rPr>
          <w:spacing w:val="-9"/>
        </w:rPr>
        <w:t xml:space="preserve"> </w:t>
      </w:r>
      <w:r>
        <w:t>edges.</w:t>
      </w:r>
      <w:r>
        <w:rPr>
          <w:spacing w:val="27"/>
        </w:rPr>
        <w:t xml:space="preserve"> </w:t>
      </w:r>
      <w:r>
        <w:t>Power iteration</w:t>
      </w:r>
      <w:r>
        <w:rPr>
          <w:spacing w:val="-8"/>
        </w:rPr>
        <w:t xml:space="preserve"> </w:t>
      </w:r>
      <w:r>
        <w:t>therefore</w:t>
      </w:r>
      <w:r>
        <w:rPr>
          <w:spacing w:val="-8"/>
        </w:rPr>
        <w:t xml:space="preserve"> </w:t>
      </w:r>
      <w:r>
        <w:t>costs</w:t>
      </w:r>
      <w:r>
        <w:rPr>
          <w:spacing w:val="-8"/>
        </w:rPr>
        <w:t xml:space="preserve"> </w:t>
      </w:r>
      <w:r>
        <w:rPr>
          <w:i/>
        </w:rPr>
        <w:t>O</w:t>
      </w:r>
      <w:r>
        <w:t>(</w:t>
      </w:r>
      <w:r>
        <w:rPr>
          <w:i/>
        </w:rPr>
        <w:t>mI</w:t>
      </w:r>
      <w:r>
        <w:t>)</w:t>
      </w:r>
      <w:r>
        <w:rPr>
          <w:spacing w:val="-8"/>
        </w:rPr>
        <w:t xml:space="preserve"> </w:t>
      </w:r>
      <w:r>
        <w:t>for</w:t>
      </w:r>
      <w:r>
        <w:rPr>
          <w:spacing w:val="-8"/>
        </w:rPr>
        <w:t xml:space="preserve"> </w:t>
      </w:r>
      <w:r>
        <w:rPr>
          <w:i/>
        </w:rPr>
        <w:t xml:space="preserve">I </w:t>
      </w:r>
      <w:r>
        <w:t>iterations.</w:t>
      </w:r>
      <w:r>
        <w:rPr>
          <w:spacing w:val="35"/>
        </w:rPr>
        <w:t xml:space="preserve"> </w:t>
      </w:r>
      <w:r>
        <w:t>On</w:t>
      </w:r>
      <w:r>
        <w:rPr>
          <w:spacing w:val="-8"/>
        </w:rPr>
        <w:t xml:space="preserve"> </w:t>
      </w:r>
      <w:r>
        <w:t>the</w:t>
      </w:r>
      <w:r>
        <w:rPr>
          <w:spacing w:val="-8"/>
        </w:rPr>
        <w:t xml:space="preserve"> </w:t>
      </w:r>
      <w:r>
        <w:t>matched</w:t>
      </w:r>
      <w:r>
        <w:rPr>
          <w:spacing w:val="-8"/>
        </w:rPr>
        <w:t xml:space="preserve"> </w:t>
      </w:r>
      <w:r>
        <w:t>cohort,</w:t>
      </w:r>
      <w:r>
        <w:rPr>
          <w:spacing w:val="-3"/>
        </w:rPr>
        <w:t xml:space="preserve"> </w:t>
      </w:r>
      <w:r>
        <w:rPr>
          <w:i/>
        </w:rPr>
        <w:t>m</w:t>
      </w:r>
      <w:r>
        <w:rPr>
          <w:vertAlign w:val="subscript"/>
        </w:rPr>
        <w:t>ER</w:t>
      </w:r>
      <w:r>
        <w:rPr>
          <w:spacing w:val="39"/>
        </w:rPr>
        <w:t xml:space="preserve"> </w:t>
      </w:r>
      <w:r>
        <w:t>= 14</w:t>
      </w:r>
      <w:r>
        <w:rPr>
          <w:i/>
        </w:rPr>
        <w:t>,</w:t>
      </w:r>
      <w:r>
        <w:t>727</w:t>
      </w:r>
      <w:r>
        <w:rPr>
          <w:spacing w:val="-8"/>
        </w:rPr>
        <w:t xml:space="preserve"> </w:t>
      </w:r>
      <w:r>
        <w:t>and</w:t>
      </w:r>
      <w:r>
        <w:rPr>
          <w:spacing w:val="-8"/>
        </w:rPr>
        <w:t xml:space="preserve"> </w:t>
      </w:r>
      <w:r>
        <w:rPr>
          <w:i/>
        </w:rPr>
        <w:t>m</w:t>
      </w:r>
      <w:r>
        <w:rPr>
          <w:vertAlign w:val="subscript"/>
        </w:rPr>
        <w:t>AWP</w:t>
      </w:r>
      <w:r>
        <w:rPr>
          <w:spacing w:val="39"/>
        </w:rPr>
        <w:t xml:space="preserve"> </w:t>
      </w:r>
      <w:r>
        <w:t xml:space="preserve">= </w:t>
      </w:r>
      <w:r>
        <w:rPr>
          <w:w w:val="105"/>
        </w:rPr>
        <w:t>137</w:t>
      </w:r>
      <w:r>
        <w:rPr>
          <w:i/>
          <w:w w:val="105"/>
        </w:rPr>
        <w:t>,</w:t>
      </w:r>
      <w:r>
        <w:rPr>
          <w:w w:val="105"/>
        </w:rPr>
        <w:t>087,</w:t>
      </w:r>
      <w:r>
        <w:rPr>
          <w:spacing w:val="-6"/>
          <w:w w:val="105"/>
        </w:rPr>
        <w:t xml:space="preserve"> </w:t>
      </w:r>
      <w:r>
        <w:rPr>
          <w:w w:val="105"/>
        </w:rPr>
        <w:t>so</w:t>
      </w:r>
      <w:r>
        <w:rPr>
          <w:spacing w:val="-10"/>
          <w:w w:val="105"/>
        </w:rPr>
        <w:t xml:space="preserve"> </w:t>
      </w:r>
      <w:r>
        <w:rPr>
          <w:w w:val="105"/>
        </w:rPr>
        <w:t>even</w:t>
      </w:r>
      <w:r>
        <w:rPr>
          <w:spacing w:val="-9"/>
          <w:w w:val="105"/>
        </w:rPr>
        <w:t xml:space="preserve"> </w:t>
      </w:r>
      <w:r>
        <w:rPr>
          <w:w w:val="105"/>
        </w:rPr>
        <w:t>at</w:t>
      </w:r>
      <w:r>
        <w:rPr>
          <w:spacing w:val="-10"/>
          <w:w w:val="105"/>
        </w:rPr>
        <w:t xml:space="preserve"> </w:t>
      </w:r>
      <w:r>
        <w:rPr>
          <w:w w:val="105"/>
        </w:rPr>
        <w:t>identical</w:t>
      </w:r>
      <w:r>
        <w:rPr>
          <w:spacing w:val="-10"/>
          <w:w w:val="105"/>
        </w:rPr>
        <w:t xml:space="preserve"> </w:t>
      </w:r>
      <w:r>
        <w:rPr>
          <w:i/>
          <w:w w:val="110"/>
        </w:rPr>
        <w:t xml:space="preserve">I </w:t>
      </w:r>
      <w:r>
        <w:rPr>
          <w:w w:val="105"/>
        </w:rPr>
        <w:t>the</w:t>
      </w:r>
      <w:r>
        <w:rPr>
          <w:spacing w:val="-10"/>
          <w:w w:val="105"/>
        </w:rPr>
        <w:t xml:space="preserve"> </w:t>
      </w:r>
      <w:r>
        <w:rPr>
          <w:w w:val="105"/>
        </w:rPr>
        <w:t>transfer</w:t>
      </w:r>
      <w:r>
        <w:rPr>
          <w:spacing w:val="-10"/>
          <w:w w:val="105"/>
        </w:rPr>
        <w:t xml:space="preserve"> </w:t>
      </w:r>
      <w:r>
        <w:rPr>
          <w:w w:val="105"/>
        </w:rPr>
        <w:t>method</w:t>
      </w:r>
      <w:r>
        <w:rPr>
          <w:spacing w:val="-9"/>
          <w:w w:val="105"/>
        </w:rPr>
        <w:t xml:space="preserve"> </w:t>
      </w:r>
      <w:r>
        <w:rPr>
          <w:w w:val="105"/>
        </w:rPr>
        <w:t>would</w:t>
      </w:r>
      <w:r>
        <w:rPr>
          <w:spacing w:val="-10"/>
          <w:w w:val="105"/>
        </w:rPr>
        <w:t xml:space="preserve"> </w:t>
      </w:r>
      <w:r>
        <w:rPr>
          <w:w w:val="105"/>
        </w:rPr>
        <w:t>be</w:t>
      </w:r>
      <w:r>
        <w:rPr>
          <w:spacing w:val="-9"/>
          <w:w w:val="105"/>
        </w:rPr>
        <w:t xml:space="preserve"> </w:t>
      </w:r>
      <w:r>
        <w:rPr>
          <w:w w:val="105"/>
        </w:rPr>
        <w:t>roughly</w:t>
      </w:r>
      <w:r>
        <w:rPr>
          <w:spacing w:val="-10"/>
          <w:w w:val="105"/>
        </w:rPr>
        <w:t xml:space="preserve"> </w:t>
      </w:r>
      <w:r>
        <w:rPr>
          <w:w w:val="105"/>
        </w:rPr>
        <w:t>9</w:t>
      </w:r>
      <w:r>
        <w:rPr>
          <w:i/>
          <w:w w:val="105"/>
        </w:rPr>
        <w:t>.</w:t>
      </w:r>
      <w:r>
        <w:rPr>
          <w:w w:val="105"/>
        </w:rPr>
        <w:t>3</w:t>
      </w:r>
      <w:r>
        <w:rPr>
          <w:rFonts w:ascii="Arial Unicode MS" w:hAnsi="Arial Unicode MS"/>
          <w:w w:val="105"/>
        </w:rPr>
        <w:t>×</w:t>
      </w:r>
      <w:r>
        <w:rPr>
          <w:rFonts w:ascii="Arial Unicode MS" w:hAnsi="Arial Unicode MS"/>
          <w:spacing w:val="-16"/>
          <w:w w:val="105"/>
        </w:rPr>
        <w:t xml:space="preserve"> </w:t>
      </w:r>
      <w:r>
        <w:rPr>
          <w:w w:val="105"/>
        </w:rPr>
        <w:t>more</w:t>
      </w:r>
      <w:r>
        <w:rPr>
          <w:spacing w:val="-10"/>
          <w:w w:val="105"/>
        </w:rPr>
        <w:t xml:space="preserve"> </w:t>
      </w:r>
      <w:r>
        <w:rPr>
          <w:w w:val="105"/>
        </w:rPr>
        <w:t>expensive</w:t>
      </w:r>
      <w:r>
        <w:rPr>
          <w:spacing w:val="-10"/>
          <w:w w:val="105"/>
        </w:rPr>
        <w:t xml:space="preserve"> </w:t>
      </w:r>
      <w:r>
        <w:rPr>
          <w:w w:val="105"/>
        </w:rPr>
        <w:t xml:space="preserve">per </w:t>
      </w:r>
      <w:r>
        <w:t>iteration.</w:t>
      </w:r>
      <w:r>
        <w:rPr>
          <w:spacing w:val="22"/>
        </w:rPr>
        <w:t xml:space="preserve"> </w:t>
      </w:r>
      <w:r>
        <w:t>Observed</w:t>
      </w:r>
      <w:r>
        <w:rPr>
          <w:spacing w:val="-8"/>
        </w:rPr>
        <w:t xml:space="preserve"> </w:t>
      </w:r>
      <w:r>
        <w:t>iteration</w:t>
      </w:r>
      <w:r>
        <w:rPr>
          <w:spacing w:val="-8"/>
        </w:rPr>
        <w:t xml:space="preserve"> </w:t>
      </w:r>
      <w:r>
        <w:t>counts</w:t>
      </w:r>
      <w:r>
        <w:rPr>
          <w:spacing w:val="-8"/>
        </w:rPr>
        <w:t xml:space="preserve"> </w:t>
      </w:r>
      <w:r>
        <w:t>(</w:t>
      </w:r>
      <w:r>
        <w:rPr>
          <w:i/>
        </w:rPr>
        <w:t>I</w:t>
      </w:r>
      <w:r>
        <w:rPr>
          <w:vertAlign w:val="subscript"/>
        </w:rPr>
        <w:t>ER</w:t>
      </w:r>
      <w:r>
        <w:rPr>
          <w:spacing w:val="24"/>
        </w:rPr>
        <w:t xml:space="preserve"> </w:t>
      </w:r>
      <w:r>
        <w:rPr>
          <w:rFonts w:ascii="Arial Unicode MS" w:hAnsi="Arial Unicode MS"/>
        </w:rPr>
        <w:t xml:space="preserve">≈ </w:t>
      </w:r>
      <w:r>
        <w:t>37,</w:t>
      </w:r>
      <w:r>
        <w:rPr>
          <w:spacing w:val="-5"/>
        </w:rPr>
        <w:t xml:space="preserve"> </w:t>
      </w:r>
      <w:r>
        <w:rPr>
          <w:i/>
        </w:rPr>
        <w:t>I</w:t>
      </w:r>
      <w:r>
        <w:rPr>
          <w:vertAlign w:val="subscript"/>
        </w:rPr>
        <w:t>AWP</w:t>
      </w:r>
      <w:r>
        <w:rPr>
          <w:spacing w:val="24"/>
        </w:rPr>
        <w:t xml:space="preserve"> </w:t>
      </w:r>
      <w:r>
        <w:rPr>
          <w:rFonts w:ascii="Arial Unicode MS" w:hAnsi="Arial Unicode MS"/>
        </w:rPr>
        <w:t xml:space="preserve">≈ </w:t>
      </w:r>
      <w:r>
        <w:t>100)</w:t>
      </w:r>
      <w:r>
        <w:rPr>
          <w:spacing w:val="-8"/>
        </w:rPr>
        <w:t xml:space="preserve"> </w:t>
      </w:r>
      <w:r>
        <w:t>widen</w:t>
      </w:r>
      <w:r>
        <w:rPr>
          <w:spacing w:val="-8"/>
        </w:rPr>
        <w:t xml:space="preserve"> </w:t>
      </w:r>
      <w:r>
        <w:t>the</w:t>
      </w:r>
      <w:r>
        <w:rPr>
          <w:spacing w:val="-8"/>
        </w:rPr>
        <w:t xml:space="preserve"> </w:t>
      </w:r>
      <w:r>
        <w:t>gap,</w:t>
      </w:r>
      <w:r>
        <w:rPr>
          <w:spacing w:val="-6"/>
        </w:rPr>
        <w:t xml:space="preserve"> </w:t>
      </w:r>
      <w:r>
        <w:t>matching</w:t>
      </w:r>
      <w:r>
        <w:rPr>
          <w:spacing w:val="-8"/>
        </w:rPr>
        <w:t xml:space="preserve"> </w:t>
      </w:r>
      <w:r>
        <w:t>the</w:t>
      </w:r>
      <w:r>
        <w:rPr>
          <w:spacing w:val="-8"/>
        </w:rPr>
        <w:t xml:space="preserve"> </w:t>
      </w:r>
      <w:r>
        <w:t xml:space="preserve">measured </w:t>
      </w:r>
      <w:bookmarkStart w:id="512" w:name="Properties_of_Spearman's_rho"/>
      <w:bookmarkStart w:id="513" w:name="_bookmark223"/>
      <w:bookmarkEnd w:id="512"/>
      <w:bookmarkEnd w:id="513"/>
      <w:r>
        <w:rPr>
          <w:w w:val="105"/>
        </w:rPr>
        <w:t xml:space="preserve">wall-time ratio </w:t>
      </w:r>
      <w:r>
        <w:rPr>
          <w:rFonts w:ascii="Arial Unicode MS" w:hAnsi="Arial Unicode MS"/>
          <w:w w:val="110"/>
        </w:rPr>
        <w:t xml:space="preserve">≈ </w:t>
      </w:r>
      <w:r>
        <w:rPr>
          <w:w w:val="105"/>
        </w:rPr>
        <w:t>8</w:t>
      </w:r>
      <w:r>
        <w:rPr>
          <w:i/>
          <w:w w:val="105"/>
        </w:rPr>
        <w:t>.</w:t>
      </w:r>
      <w:r>
        <w:rPr>
          <w:w w:val="105"/>
        </w:rPr>
        <w:t>9</w:t>
      </w:r>
      <w:r>
        <w:rPr>
          <w:rFonts w:ascii="Arial Unicode MS" w:hAnsi="Arial Unicode MS"/>
          <w:w w:val="105"/>
        </w:rPr>
        <w:t xml:space="preserve">× </w:t>
      </w:r>
      <w:r>
        <w:rPr>
          <w:w w:val="105"/>
        </w:rPr>
        <w:t xml:space="preserve">(Table </w:t>
      </w:r>
      <w:hyperlink w:anchor="_bookmark91" w:history="1">
        <w:r>
          <w:rPr>
            <w:w w:val="105"/>
          </w:rPr>
          <w:t>4.2</w:t>
        </w:r>
      </w:hyperlink>
      <w:r>
        <w:rPr>
          <w:w w:val="105"/>
        </w:rPr>
        <w:t>).</w:t>
      </w:r>
    </w:p>
    <w:p w14:paraId="00DC257F" w14:textId="77777777" w:rsidR="00350CFB" w:rsidRDefault="00350CFB">
      <w:pPr>
        <w:pStyle w:val="BodyText"/>
        <w:spacing w:before="146"/>
      </w:pPr>
    </w:p>
    <w:p w14:paraId="00DC2580" w14:textId="77777777" w:rsidR="00350CFB" w:rsidRDefault="00283FFF">
      <w:pPr>
        <w:pStyle w:val="Heading3"/>
        <w:numPr>
          <w:ilvl w:val="2"/>
          <w:numId w:val="26"/>
        </w:numPr>
        <w:tabs>
          <w:tab w:val="left" w:pos="879"/>
        </w:tabs>
        <w:ind w:left="879" w:hanging="597"/>
        <w:jc w:val="both"/>
      </w:pPr>
      <w:r>
        <w:rPr>
          <w:spacing w:val="-2"/>
        </w:rPr>
        <w:t>Properties of Spearman’s</w:t>
      </w:r>
      <w:r>
        <w:rPr>
          <w:spacing w:val="-1"/>
        </w:rPr>
        <w:t xml:space="preserve"> </w:t>
      </w:r>
      <w:r>
        <w:rPr>
          <w:b w:val="0"/>
          <w:i/>
          <w:spacing w:val="-10"/>
        </w:rPr>
        <w:t>ρ</w:t>
      </w:r>
    </w:p>
    <w:p w14:paraId="00DC2581" w14:textId="77777777" w:rsidR="00350CFB" w:rsidRDefault="00283FFF">
      <w:pPr>
        <w:pStyle w:val="BodyText"/>
        <w:spacing w:before="182" w:line="456" w:lineRule="exact"/>
        <w:ind w:left="282" w:right="524"/>
        <w:jc w:val="both"/>
      </w:pPr>
      <w:r>
        <w:t xml:space="preserve">Spearman’s </w:t>
      </w:r>
      <w:r>
        <w:rPr>
          <w:i/>
        </w:rPr>
        <w:t xml:space="preserve">ρ </w:t>
      </w:r>
      <w:r>
        <w:t>is Pearson’s correlation applied to ranks.</w:t>
      </w:r>
      <w:r>
        <w:rPr>
          <w:spacing w:val="40"/>
        </w:rPr>
        <w:t xml:space="preserve"> </w:t>
      </w:r>
      <w:r>
        <w:t>It is invariant to strictly increasing trans-formations</w:t>
      </w:r>
      <w:r>
        <w:rPr>
          <w:spacing w:val="-5"/>
        </w:rPr>
        <w:t xml:space="preserve"> </w:t>
      </w:r>
      <w:r>
        <w:t>of</w:t>
      </w:r>
      <w:r>
        <w:rPr>
          <w:spacing w:val="-2"/>
        </w:rPr>
        <w:t xml:space="preserve"> </w:t>
      </w:r>
      <w:r>
        <w:t>either</w:t>
      </w:r>
      <w:r>
        <w:rPr>
          <w:spacing w:val="-2"/>
        </w:rPr>
        <w:t xml:space="preserve"> </w:t>
      </w:r>
      <w:r>
        <w:t>variable</w:t>
      </w:r>
      <w:r>
        <w:rPr>
          <w:spacing w:val="-2"/>
        </w:rPr>
        <w:t xml:space="preserve"> </w:t>
      </w:r>
      <w:r>
        <w:t>and</w:t>
      </w:r>
      <w:r>
        <w:rPr>
          <w:spacing w:val="-2"/>
        </w:rPr>
        <w:t xml:space="preserve"> </w:t>
      </w:r>
      <w:r>
        <w:t>lies</w:t>
      </w:r>
      <w:r>
        <w:rPr>
          <w:spacing w:val="-2"/>
        </w:rPr>
        <w:t xml:space="preserve"> </w:t>
      </w:r>
      <w:r>
        <w:t>in</w:t>
      </w:r>
      <w:r>
        <w:rPr>
          <w:spacing w:val="-2"/>
        </w:rPr>
        <w:t xml:space="preserve"> </w:t>
      </w:r>
      <w:r>
        <w:t>[</w:t>
      </w:r>
      <w:r>
        <w:rPr>
          <w:rFonts w:ascii="Arial Unicode MS" w:hAnsi="Arial Unicode MS"/>
        </w:rPr>
        <w:t>−</w:t>
      </w:r>
      <w:r>
        <w:t>1</w:t>
      </w:r>
      <w:r>
        <w:rPr>
          <w:i/>
        </w:rPr>
        <w:t>,</w:t>
      </w:r>
      <w:r>
        <w:rPr>
          <w:i/>
          <w:spacing w:val="-15"/>
        </w:rPr>
        <w:t xml:space="preserve"> </w:t>
      </w:r>
      <w:r>
        <w:t>1].</w:t>
      </w:r>
      <w:r>
        <w:rPr>
          <w:spacing w:val="22"/>
        </w:rPr>
        <w:t xml:space="preserve"> </w:t>
      </w:r>
      <w:r>
        <w:t>Perfect</w:t>
      </w:r>
      <w:r>
        <w:rPr>
          <w:spacing w:val="-2"/>
        </w:rPr>
        <w:t xml:space="preserve"> </w:t>
      </w:r>
      <w:r>
        <w:t>monotone</w:t>
      </w:r>
      <w:r>
        <w:rPr>
          <w:spacing w:val="-2"/>
        </w:rPr>
        <w:t xml:space="preserve"> </w:t>
      </w:r>
      <w:r>
        <w:t>agreement</w:t>
      </w:r>
      <w:r>
        <w:rPr>
          <w:spacing w:val="-2"/>
        </w:rPr>
        <w:t xml:space="preserve"> </w:t>
      </w:r>
      <w:r>
        <w:t>yields</w:t>
      </w:r>
      <w:r>
        <w:rPr>
          <w:spacing w:val="-3"/>
        </w:rPr>
        <w:t xml:space="preserve"> </w:t>
      </w:r>
      <w:r>
        <w:rPr>
          <w:i/>
        </w:rPr>
        <w:t xml:space="preserve">ρ </w:t>
      </w:r>
      <w:r>
        <w:t>= 1;</w:t>
      </w:r>
      <w:r>
        <w:rPr>
          <w:spacing w:val="-1"/>
        </w:rPr>
        <w:t xml:space="preserve"> </w:t>
      </w:r>
      <w:r>
        <w:t xml:space="preserve">perfect reverse agreement yields </w:t>
      </w:r>
      <w:r>
        <w:rPr>
          <w:i/>
        </w:rPr>
        <w:t xml:space="preserve">ρ </w:t>
      </w:r>
      <w:r>
        <w:t xml:space="preserve">= </w:t>
      </w:r>
      <w:r>
        <w:rPr>
          <w:rFonts w:ascii="Arial Unicode MS" w:hAnsi="Arial Unicode MS"/>
        </w:rPr>
        <w:t>−</w:t>
      </w:r>
      <w:r>
        <w:t xml:space="preserve">1. Ties require mid-rank adjustments; the evaluation pipeline uses </w:t>
      </w:r>
      <w:r>
        <w:rPr>
          <w:w w:val="105"/>
        </w:rPr>
        <w:t>standard</w:t>
      </w:r>
      <w:r>
        <w:rPr>
          <w:spacing w:val="-16"/>
          <w:w w:val="105"/>
        </w:rPr>
        <w:t xml:space="preserve"> </w:t>
      </w:r>
      <w:r>
        <w:rPr>
          <w:w w:val="105"/>
        </w:rPr>
        <w:t>tie-aware</w:t>
      </w:r>
      <w:r>
        <w:rPr>
          <w:spacing w:val="-16"/>
          <w:w w:val="105"/>
        </w:rPr>
        <w:t xml:space="preserve"> </w:t>
      </w:r>
      <w:r>
        <w:rPr>
          <w:w w:val="105"/>
        </w:rPr>
        <w:t>implementations.</w:t>
      </w:r>
      <w:r>
        <w:rPr>
          <w:spacing w:val="-16"/>
          <w:w w:val="105"/>
        </w:rPr>
        <w:t xml:space="preserve"> </w:t>
      </w:r>
      <w:r>
        <w:rPr>
          <w:w w:val="105"/>
        </w:rPr>
        <w:t>Because</w:t>
      </w:r>
      <w:r>
        <w:rPr>
          <w:spacing w:val="-15"/>
          <w:w w:val="105"/>
        </w:rPr>
        <w:t xml:space="preserve"> </w:t>
      </w:r>
      <w:r>
        <w:rPr>
          <w:w w:val="105"/>
        </w:rPr>
        <w:t>reputation</w:t>
      </w:r>
      <w:r>
        <w:rPr>
          <w:spacing w:val="-16"/>
          <w:w w:val="105"/>
        </w:rPr>
        <w:t xml:space="preserve"> </w:t>
      </w:r>
      <w:r>
        <w:rPr>
          <w:w w:val="105"/>
        </w:rPr>
        <w:t>scores</w:t>
      </w:r>
      <w:r>
        <w:rPr>
          <w:spacing w:val="-16"/>
          <w:w w:val="105"/>
        </w:rPr>
        <w:t xml:space="preserve"> </w:t>
      </w:r>
      <w:r>
        <w:rPr>
          <w:w w:val="105"/>
        </w:rPr>
        <w:t>and</w:t>
      </w:r>
      <w:r>
        <w:rPr>
          <w:spacing w:val="-16"/>
          <w:w w:val="105"/>
        </w:rPr>
        <w:t xml:space="preserve"> </w:t>
      </w:r>
      <w:r>
        <w:rPr>
          <w:w w:val="105"/>
        </w:rPr>
        <w:t>proxies</w:t>
      </w:r>
      <w:r>
        <w:rPr>
          <w:spacing w:val="-15"/>
          <w:w w:val="105"/>
        </w:rPr>
        <w:t xml:space="preserve"> </w:t>
      </w:r>
      <w:r>
        <w:rPr>
          <w:w w:val="105"/>
        </w:rPr>
        <w:t>are</w:t>
      </w:r>
      <w:r>
        <w:rPr>
          <w:spacing w:val="-16"/>
          <w:w w:val="105"/>
        </w:rPr>
        <w:t xml:space="preserve"> </w:t>
      </w:r>
      <w:r>
        <w:rPr>
          <w:w w:val="105"/>
        </w:rPr>
        <w:t>continuous</w:t>
      </w:r>
      <w:r>
        <w:rPr>
          <w:spacing w:val="-16"/>
          <w:w w:val="105"/>
        </w:rPr>
        <w:t xml:space="preserve"> </w:t>
      </w:r>
      <w:r>
        <w:rPr>
          <w:w w:val="105"/>
        </w:rPr>
        <w:t xml:space="preserve">and </w:t>
      </w:r>
      <w:r>
        <w:t>heavy-tailed, rank-based association is more appropriate than Pearson correlation on raw values</w:t>
      </w:r>
    </w:p>
    <w:p w14:paraId="00DC2582" w14:textId="77777777" w:rsidR="00350CFB" w:rsidRDefault="0071403D">
      <w:pPr>
        <w:spacing w:before="131"/>
        <w:ind w:left="282"/>
        <w:rPr>
          <w:position w:val="-8"/>
          <w:sz w:val="24"/>
        </w:rPr>
      </w:pPr>
      <w:hyperlink w:anchor="_bookmark149" w:history="1">
        <w:r>
          <w:rPr>
            <w:spacing w:val="-2"/>
            <w:sz w:val="16"/>
          </w:rPr>
          <w:t>[16]</w:t>
        </w:r>
        <w:bookmarkStart w:id="514" w:name="Properties_of_Kendall's_tau"/>
        <w:bookmarkStart w:id="515" w:name="_bookmark224"/>
        <w:bookmarkEnd w:id="514"/>
        <w:bookmarkEnd w:id="515"/>
      </w:hyperlink>
      <w:r>
        <w:rPr>
          <w:spacing w:val="-2"/>
          <w:position w:val="-8"/>
          <w:sz w:val="24"/>
        </w:rPr>
        <w:t>.</w:t>
      </w:r>
    </w:p>
    <w:p w14:paraId="00DC2583" w14:textId="77777777" w:rsidR="00350CFB" w:rsidRDefault="00350CFB">
      <w:pPr>
        <w:pStyle w:val="BodyText"/>
        <w:rPr>
          <w:sz w:val="16"/>
        </w:rPr>
      </w:pPr>
    </w:p>
    <w:p w14:paraId="00DC2584" w14:textId="77777777" w:rsidR="00350CFB" w:rsidRDefault="00350CFB">
      <w:pPr>
        <w:pStyle w:val="BodyText"/>
        <w:spacing w:before="88"/>
        <w:rPr>
          <w:sz w:val="16"/>
        </w:rPr>
      </w:pPr>
    </w:p>
    <w:p w14:paraId="00DC2585" w14:textId="77777777" w:rsidR="00350CFB" w:rsidRDefault="00283FFF">
      <w:pPr>
        <w:pStyle w:val="Heading3"/>
        <w:numPr>
          <w:ilvl w:val="2"/>
          <w:numId w:val="26"/>
        </w:numPr>
        <w:tabs>
          <w:tab w:val="left" w:pos="879"/>
        </w:tabs>
        <w:ind w:left="879" w:hanging="597"/>
        <w:jc w:val="both"/>
      </w:pPr>
      <w:r>
        <w:rPr>
          <w:spacing w:val="-2"/>
        </w:rPr>
        <w:t>Properties of Kendall’s</w:t>
      </w:r>
      <w:r>
        <w:rPr>
          <w:spacing w:val="-1"/>
        </w:rPr>
        <w:t xml:space="preserve"> </w:t>
      </w:r>
      <w:r>
        <w:rPr>
          <w:b w:val="0"/>
          <w:i/>
          <w:spacing w:val="-10"/>
        </w:rPr>
        <w:t>τ</w:t>
      </w:r>
    </w:p>
    <w:p w14:paraId="00DC2586" w14:textId="77777777" w:rsidR="00350CFB" w:rsidRDefault="00350CFB">
      <w:pPr>
        <w:pStyle w:val="BodyText"/>
        <w:spacing w:before="46"/>
        <w:rPr>
          <w:i/>
        </w:rPr>
      </w:pPr>
    </w:p>
    <w:p w14:paraId="00DC2587" w14:textId="77777777" w:rsidR="00350CFB" w:rsidRDefault="00283FFF">
      <w:pPr>
        <w:pStyle w:val="BodyText"/>
        <w:spacing w:line="396" w:lineRule="auto"/>
        <w:ind w:left="282" w:right="523"/>
        <w:jc w:val="both"/>
      </w:pPr>
      <w:r>
        <w:t xml:space="preserve">Kendall’s </w:t>
      </w:r>
      <w:r>
        <w:rPr>
          <w:i/>
        </w:rPr>
        <w:t xml:space="preserve">τ </w:t>
      </w:r>
      <w:r>
        <w:t>equals the normalized difference between concordant and discordant pairwise order-ings.</w:t>
      </w:r>
      <w:r>
        <w:rPr>
          <w:spacing w:val="40"/>
        </w:rPr>
        <w:t xml:space="preserve"> </w:t>
      </w:r>
      <w:r>
        <w:t xml:space="preserve">It admits a probabilistic reading: for two random distinct wallets, </w:t>
      </w:r>
      <w:r>
        <w:rPr>
          <w:i/>
        </w:rPr>
        <w:t xml:space="preserve">τ </w:t>
      </w:r>
      <w:r>
        <w:t xml:space="preserve">is the probability their </w:t>
      </w:r>
      <w:r>
        <w:rPr>
          <w:spacing w:val="-2"/>
        </w:rPr>
        <w:t>relative</w:t>
      </w:r>
      <w:r>
        <w:rPr>
          <w:spacing w:val="-10"/>
        </w:rPr>
        <w:t xml:space="preserve"> </w:t>
      </w:r>
      <w:r>
        <w:rPr>
          <w:spacing w:val="-2"/>
        </w:rPr>
        <w:t>order</w:t>
      </w:r>
      <w:r>
        <w:rPr>
          <w:spacing w:val="-9"/>
        </w:rPr>
        <w:t xml:space="preserve"> </w:t>
      </w:r>
      <w:r>
        <w:rPr>
          <w:spacing w:val="-2"/>
        </w:rPr>
        <w:t>agrees</w:t>
      </w:r>
      <w:r>
        <w:rPr>
          <w:spacing w:val="-9"/>
        </w:rPr>
        <w:t xml:space="preserve"> </w:t>
      </w:r>
      <w:r>
        <w:rPr>
          <w:spacing w:val="-2"/>
        </w:rPr>
        <w:t>under</w:t>
      </w:r>
      <w:r>
        <w:rPr>
          <w:spacing w:val="-9"/>
        </w:rPr>
        <w:t xml:space="preserve"> </w:t>
      </w:r>
      <w:r>
        <w:rPr>
          <w:spacing w:val="-2"/>
        </w:rPr>
        <w:t>both</w:t>
      </w:r>
      <w:r>
        <w:rPr>
          <w:spacing w:val="-10"/>
        </w:rPr>
        <w:t xml:space="preserve"> </w:t>
      </w:r>
      <w:r>
        <w:rPr>
          <w:spacing w:val="-2"/>
        </w:rPr>
        <w:t>rankings,</w:t>
      </w:r>
      <w:r>
        <w:rPr>
          <w:spacing w:val="-5"/>
        </w:rPr>
        <w:t xml:space="preserve"> </w:t>
      </w:r>
      <w:r>
        <w:rPr>
          <w:spacing w:val="-2"/>
        </w:rPr>
        <w:t>minus</w:t>
      </w:r>
      <w:r>
        <w:rPr>
          <w:spacing w:val="-10"/>
        </w:rPr>
        <w:t xml:space="preserve"> </w:t>
      </w:r>
      <w:r>
        <w:rPr>
          <w:spacing w:val="-2"/>
        </w:rPr>
        <w:t>the</w:t>
      </w:r>
      <w:r>
        <w:rPr>
          <w:spacing w:val="-9"/>
        </w:rPr>
        <w:t xml:space="preserve"> </w:t>
      </w:r>
      <w:r>
        <w:rPr>
          <w:spacing w:val="-2"/>
        </w:rPr>
        <w:t>probability</w:t>
      </w:r>
      <w:r>
        <w:rPr>
          <w:spacing w:val="-9"/>
        </w:rPr>
        <w:t xml:space="preserve"> </w:t>
      </w:r>
      <w:r>
        <w:rPr>
          <w:spacing w:val="-2"/>
        </w:rPr>
        <w:t>it</w:t>
      </w:r>
      <w:r>
        <w:rPr>
          <w:spacing w:val="-9"/>
        </w:rPr>
        <w:t xml:space="preserve"> </w:t>
      </w:r>
      <w:r>
        <w:rPr>
          <w:spacing w:val="-2"/>
        </w:rPr>
        <w:t>disagrees</w:t>
      </w:r>
      <w:r>
        <w:rPr>
          <w:spacing w:val="-10"/>
        </w:rPr>
        <w:t xml:space="preserve"> </w:t>
      </w:r>
      <w:hyperlink w:anchor="_bookmark169" w:history="1">
        <w:r>
          <w:rPr>
            <w:spacing w:val="-2"/>
            <w:vertAlign w:val="superscript"/>
          </w:rPr>
          <w:t>[36]</w:t>
        </w:r>
      </w:hyperlink>
      <w:r>
        <w:rPr>
          <w:spacing w:val="-2"/>
        </w:rPr>
        <w:t>.</w:t>
      </w:r>
      <w:r>
        <w:rPr>
          <w:spacing w:val="23"/>
        </w:rPr>
        <w:t xml:space="preserve"> </w:t>
      </w:r>
      <w:r>
        <w:rPr>
          <w:spacing w:val="-2"/>
        </w:rPr>
        <w:t>This</w:t>
      </w:r>
      <w:r>
        <w:rPr>
          <w:spacing w:val="-9"/>
        </w:rPr>
        <w:t xml:space="preserve"> </w:t>
      </w:r>
      <w:r>
        <w:rPr>
          <w:spacing w:val="-2"/>
        </w:rPr>
        <w:t>reading</w:t>
      </w:r>
      <w:r>
        <w:rPr>
          <w:spacing w:val="-9"/>
        </w:rPr>
        <w:t xml:space="preserve"> </w:t>
      </w:r>
      <w:r>
        <w:rPr>
          <w:spacing w:val="-2"/>
        </w:rPr>
        <w:t>is</w:t>
      </w:r>
      <w:r>
        <w:rPr>
          <w:spacing w:val="-9"/>
        </w:rPr>
        <w:t xml:space="preserve"> </w:t>
      </w:r>
      <w:r>
        <w:rPr>
          <w:spacing w:val="-4"/>
        </w:rPr>
        <w:t>use-</w:t>
      </w:r>
    </w:p>
    <w:p w14:paraId="00DC2588" w14:textId="77777777" w:rsidR="00350CFB" w:rsidRDefault="00350CFB">
      <w:pPr>
        <w:pStyle w:val="BodyText"/>
        <w:spacing w:line="396" w:lineRule="auto"/>
        <w:jc w:val="both"/>
        <w:sectPr w:rsidR="00350CFB">
          <w:pgSz w:w="11910" w:h="16840"/>
          <w:pgMar w:top="1920" w:right="708" w:bottom="2300" w:left="992" w:header="0" w:footer="2115" w:gutter="0"/>
          <w:cols w:space="720"/>
        </w:sectPr>
      </w:pPr>
    </w:p>
    <w:p w14:paraId="00DC2589" w14:textId="77777777" w:rsidR="00350CFB" w:rsidRDefault="00283FFF">
      <w:pPr>
        <w:pStyle w:val="BodyText"/>
        <w:spacing w:before="72" w:line="396" w:lineRule="auto"/>
        <w:ind w:left="282" w:right="558"/>
        <w:jc w:val="both"/>
      </w:pPr>
      <w:r>
        <w:lastRenderedPageBreak/>
        <w:t xml:space="preserve">ful when communicating results to practitioners: </w:t>
      </w:r>
      <w:r>
        <w:rPr>
          <w:i/>
        </w:rPr>
        <w:t>τ</w:t>
      </w:r>
      <w:r>
        <w:rPr>
          <w:i/>
          <w:spacing w:val="38"/>
        </w:rPr>
        <w:t xml:space="preserve"> </w:t>
      </w:r>
      <w:r>
        <w:t>= 0</w:t>
      </w:r>
      <w:r>
        <w:rPr>
          <w:i/>
        </w:rPr>
        <w:t>.</w:t>
      </w:r>
      <w:r>
        <w:t>355 means a clear but imperfect tendency for allowance-proxy orderings to agree with EndorseRank orderings.</w:t>
      </w:r>
    </w:p>
    <w:p w14:paraId="00DC258A" w14:textId="319A9F1C" w:rsidR="00350CFB" w:rsidRDefault="00283FFF">
      <w:pPr>
        <w:pStyle w:val="BodyText"/>
        <w:spacing w:before="16" w:line="396" w:lineRule="auto"/>
        <w:ind w:left="282" w:right="563"/>
        <w:jc w:val="both"/>
      </w:pPr>
      <w:r>
        <w:t xml:space="preserve">For large </w:t>
      </w:r>
      <w:r>
        <w:rPr>
          <w:i/>
        </w:rPr>
        <w:t>n</w:t>
      </w:r>
      <w:r>
        <w:t xml:space="preserve">, </w:t>
      </w:r>
      <w:r>
        <w:rPr>
          <w:i/>
        </w:rPr>
        <w:t xml:space="preserve">τ </w:t>
      </w:r>
      <w:r>
        <w:t xml:space="preserve">and </w:t>
      </w:r>
      <w:r>
        <w:rPr>
          <w:i/>
        </w:rPr>
        <w:t xml:space="preserve">ρ </w:t>
      </w:r>
      <w:r>
        <w:t>are often similar in sign and magnitude but not identical.</w:t>
      </w:r>
      <w:r>
        <w:rPr>
          <w:spacing w:val="40"/>
        </w:rPr>
        <w:t xml:space="preserve"> </w:t>
      </w:r>
      <w:r>
        <w:t xml:space="preserve">This </w:t>
      </w:r>
      <w:del w:id="516" w:author="Moulla, Donatien Koulla" w:date="2026-08-27T17:13:00Z">
        <w:r>
          <w:delText>dissertation</w:delText>
        </w:r>
      </w:del>
      <w:ins w:id="517" w:author="Moulla, Donatien Koulla" w:date="2026-08-27T17:13:00Z">
        <w:r>
          <w:t>thesis</w:t>
        </w:r>
      </w:ins>
      <w:r>
        <w:t xml:space="preserve"> </w:t>
      </w:r>
      <w:bookmarkStart w:id="518" w:name="Construct_validity_note"/>
      <w:bookmarkStart w:id="519" w:name="_bookmark225"/>
      <w:bookmarkEnd w:id="518"/>
      <w:bookmarkEnd w:id="519"/>
      <w:r>
        <w:t>reports both, following Do et al.</w:t>
      </w:r>
      <w:hyperlink w:anchor="_bookmark149" w:history="1">
        <w:r>
          <w:rPr>
            <w:vertAlign w:val="superscript"/>
          </w:rPr>
          <w:t>[16]</w:t>
        </w:r>
      </w:hyperlink>
      <w:r>
        <w:t xml:space="preserve">, and uses family-mean </w:t>
      </w:r>
      <w:r>
        <w:rPr>
          <w:i/>
        </w:rPr>
        <w:t>τ</w:t>
      </w:r>
      <w:r>
        <w:rPr>
          <w:i/>
          <w:spacing w:val="40"/>
        </w:rPr>
        <w:t xml:space="preserve"> </w:t>
      </w:r>
      <w:r>
        <w:t>as the primary summary.</w:t>
      </w:r>
    </w:p>
    <w:p w14:paraId="00DC258B" w14:textId="77777777" w:rsidR="00350CFB" w:rsidRDefault="00350CFB">
      <w:pPr>
        <w:pStyle w:val="BodyText"/>
        <w:spacing w:before="7"/>
      </w:pPr>
    </w:p>
    <w:p w14:paraId="00DC258C" w14:textId="77777777" w:rsidR="00350CFB" w:rsidRDefault="00283FFF">
      <w:pPr>
        <w:pStyle w:val="Heading3"/>
        <w:numPr>
          <w:ilvl w:val="2"/>
          <w:numId w:val="26"/>
        </w:numPr>
        <w:tabs>
          <w:tab w:val="left" w:pos="879"/>
        </w:tabs>
        <w:ind w:left="879" w:hanging="597"/>
      </w:pPr>
      <w:r>
        <w:t>Construct</w:t>
      </w:r>
      <w:r>
        <w:rPr>
          <w:spacing w:val="-10"/>
        </w:rPr>
        <w:t xml:space="preserve"> </w:t>
      </w:r>
      <w:r>
        <w:t>validity</w:t>
      </w:r>
      <w:r>
        <w:rPr>
          <w:spacing w:val="-10"/>
        </w:rPr>
        <w:t xml:space="preserve"> </w:t>
      </w:r>
      <w:r>
        <w:rPr>
          <w:spacing w:val="-4"/>
        </w:rPr>
        <w:t>note</w:t>
      </w:r>
    </w:p>
    <w:p w14:paraId="00DC258D" w14:textId="77777777" w:rsidR="00350CFB" w:rsidRDefault="00350CFB">
      <w:pPr>
        <w:pStyle w:val="BodyText"/>
        <w:spacing w:before="47"/>
        <w:rPr>
          <w:b/>
        </w:rPr>
      </w:pPr>
    </w:p>
    <w:p w14:paraId="00DC258E" w14:textId="48A30E59" w:rsidR="00350CFB" w:rsidRDefault="00283FFF">
      <w:pPr>
        <w:pStyle w:val="BodyText"/>
        <w:spacing w:line="396" w:lineRule="auto"/>
        <w:ind w:left="282" w:right="524"/>
        <w:jc w:val="both"/>
      </w:pPr>
      <w:r>
        <w:t>Cronbach and Meehl</w:t>
      </w:r>
      <w:hyperlink w:anchor="_bookmark147" w:history="1">
        <w:r>
          <w:rPr>
            <w:vertAlign w:val="superscript"/>
          </w:rPr>
          <w:t>[14]</w:t>
        </w:r>
      </w:hyperlink>
      <w:r>
        <w:t xml:space="preserve"> distinguish criterion-related validity from construct validity.</w:t>
      </w:r>
      <w:r>
        <w:rPr>
          <w:spacing w:val="40"/>
        </w:rPr>
        <w:t xml:space="preserve"> </w:t>
      </w:r>
      <w:r>
        <w:t>In the ab-sence</w:t>
      </w:r>
      <w:r>
        <w:rPr>
          <w:spacing w:val="-3"/>
        </w:rPr>
        <w:t xml:space="preserve"> </w:t>
      </w:r>
      <w:r>
        <w:t>of</w:t>
      </w:r>
      <w:r>
        <w:rPr>
          <w:spacing w:val="-3"/>
        </w:rPr>
        <w:t xml:space="preserve"> </w:t>
      </w:r>
      <w:r>
        <w:t>a</w:t>
      </w:r>
      <w:r>
        <w:rPr>
          <w:spacing w:val="-3"/>
        </w:rPr>
        <w:t xml:space="preserve"> </w:t>
      </w:r>
      <w:r>
        <w:t>gold-standard</w:t>
      </w:r>
      <w:r>
        <w:rPr>
          <w:spacing w:val="-3"/>
        </w:rPr>
        <w:t xml:space="preserve"> </w:t>
      </w:r>
      <w:r>
        <w:t>default</w:t>
      </w:r>
      <w:r>
        <w:rPr>
          <w:spacing w:val="-3"/>
        </w:rPr>
        <w:t xml:space="preserve"> </w:t>
      </w:r>
      <w:r>
        <w:t>label,</w:t>
      </w:r>
      <w:r>
        <w:rPr>
          <w:spacing w:val="-3"/>
        </w:rPr>
        <w:t xml:space="preserve"> </w:t>
      </w:r>
      <w:r>
        <w:t>this</w:t>
      </w:r>
      <w:r>
        <w:rPr>
          <w:spacing w:val="-3"/>
        </w:rPr>
        <w:t xml:space="preserve"> </w:t>
      </w:r>
      <w:del w:id="520" w:author="Moulla, Donatien Koulla" w:date="2026-08-27T17:13:00Z">
        <w:r>
          <w:delText>dissertation</w:delText>
        </w:r>
      </w:del>
      <w:ins w:id="521" w:author="Moulla, Donatien Koulla" w:date="2026-08-27T17:13:00Z">
        <w:r>
          <w:t>thesis</w:t>
        </w:r>
      </w:ins>
      <w:r>
        <w:rPr>
          <w:spacing w:val="-3"/>
        </w:rPr>
        <w:t xml:space="preserve"> </w:t>
      </w:r>
      <w:r>
        <w:t>pursues</w:t>
      </w:r>
      <w:r>
        <w:rPr>
          <w:spacing w:val="-3"/>
        </w:rPr>
        <w:t xml:space="preserve"> </w:t>
      </w:r>
      <w:r>
        <w:t>a</w:t>
      </w:r>
      <w:r>
        <w:rPr>
          <w:spacing w:val="-3"/>
        </w:rPr>
        <w:t xml:space="preserve"> </w:t>
      </w:r>
      <w:r>
        <w:t>construct-oriented</w:t>
      </w:r>
      <w:r>
        <w:rPr>
          <w:spacing w:val="-3"/>
        </w:rPr>
        <w:t xml:space="preserve"> </w:t>
      </w:r>
      <w:r>
        <w:t>strategy: each method is tested against proxies that operationalize its intended meaning (allowance receipt for EndorseRank;</w:t>
      </w:r>
      <w:r>
        <w:rPr>
          <w:spacing w:val="-11"/>
        </w:rPr>
        <w:t xml:space="preserve"> </w:t>
      </w:r>
      <w:r>
        <w:t>inbound</w:t>
      </w:r>
      <w:r>
        <w:rPr>
          <w:spacing w:val="-12"/>
        </w:rPr>
        <w:t xml:space="preserve"> </w:t>
      </w:r>
      <w:r>
        <w:t>transfer</w:t>
      </w:r>
      <w:r>
        <w:rPr>
          <w:spacing w:val="-12"/>
        </w:rPr>
        <w:t xml:space="preserve"> </w:t>
      </w:r>
      <w:r>
        <w:t>activity</w:t>
      </w:r>
      <w:r>
        <w:rPr>
          <w:spacing w:val="-12"/>
        </w:rPr>
        <w:t xml:space="preserve"> </w:t>
      </w:r>
      <w:r>
        <w:t>for</w:t>
      </w:r>
      <w:r>
        <w:rPr>
          <w:spacing w:val="-12"/>
        </w:rPr>
        <w:t xml:space="preserve"> </w:t>
      </w:r>
      <w:r>
        <w:t>AWP)</w:t>
      </w:r>
      <w:r>
        <w:rPr>
          <w:spacing w:val="-12"/>
        </w:rPr>
        <w:t xml:space="preserve"> </w:t>
      </w:r>
      <w:r>
        <w:t>and</w:t>
      </w:r>
      <w:r>
        <w:rPr>
          <w:spacing w:val="-12"/>
        </w:rPr>
        <w:t xml:space="preserve"> </w:t>
      </w:r>
      <w:r>
        <w:t>against</w:t>
      </w:r>
      <w:r>
        <w:rPr>
          <w:spacing w:val="-12"/>
        </w:rPr>
        <w:t xml:space="preserve"> </w:t>
      </w:r>
      <w:r>
        <w:t>secondary</w:t>
      </w:r>
      <w:r>
        <w:rPr>
          <w:spacing w:val="-12"/>
        </w:rPr>
        <w:t xml:space="preserve"> </w:t>
      </w:r>
      <w:r>
        <w:t>families</w:t>
      </w:r>
      <w:r>
        <w:rPr>
          <w:spacing w:val="-12"/>
        </w:rPr>
        <w:t xml:space="preserve"> </w:t>
      </w:r>
      <w:r>
        <w:t>that</w:t>
      </w:r>
      <w:r>
        <w:rPr>
          <w:spacing w:val="-12"/>
        </w:rPr>
        <w:t xml:space="preserve"> </w:t>
      </w:r>
      <w:r>
        <w:t>probe</w:t>
      </w:r>
      <w:r>
        <w:rPr>
          <w:spacing w:val="-12"/>
        </w:rPr>
        <w:t xml:space="preserve"> </w:t>
      </w:r>
      <w:r>
        <w:t>neigh-boring</w:t>
      </w:r>
      <w:r>
        <w:rPr>
          <w:spacing w:val="-7"/>
        </w:rPr>
        <w:t xml:space="preserve"> </w:t>
      </w:r>
      <w:r>
        <w:t>constructs</w:t>
      </w:r>
      <w:r>
        <w:rPr>
          <w:spacing w:val="-7"/>
        </w:rPr>
        <w:t xml:space="preserve"> </w:t>
      </w:r>
      <w:r>
        <w:t>(risk,</w:t>
      </w:r>
      <w:r>
        <w:rPr>
          <w:spacing w:val="-7"/>
        </w:rPr>
        <w:t xml:space="preserve"> </w:t>
      </w:r>
      <w:r>
        <w:t>stability,</w:t>
      </w:r>
      <w:r>
        <w:rPr>
          <w:spacing w:val="-7"/>
        </w:rPr>
        <w:t xml:space="preserve"> </w:t>
      </w:r>
      <w:r>
        <w:t>trading</w:t>
      </w:r>
      <w:r>
        <w:rPr>
          <w:spacing w:val="-7"/>
        </w:rPr>
        <w:t xml:space="preserve"> </w:t>
      </w:r>
      <w:r>
        <w:t>success). High</w:t>
      </w:r>
      <w:r>
        <w:rPr>
          <w:spacing w:val="-7"/>
        </w:rPr>
        <w:t xml:space="preserve"> </w:t>
      </w:r>
      <w:r>
        <w:t>within-construct</w:t>
      </w:r>
      <w:r>
        <w:rPr>
          <w:spacing w:val="-7"/>
        </w:rPr>
        <w:t xml:space="preserve"> </w:t>
      </w:r>
      <w:r>
        <w:rPr>
          <w:i/>
        </w:rPr>
        <w:t>τ</w:t>
      </w:r>
      <w:r>
        <w:rPr>
          <w:i/>
          <w:spacing w:val="18"/>
        </w:rPr>
        <w:t xml:space="preserve"> </w:t>
      </w:r>
      <w:r>
        <w:t>supports</w:t>
      </w:r>
      <w:r>
        <w:rPr>
          <w:spacing w:val="-7"/>
        </w:rPr>
        <w:t xml:space="preserve"> </w:t>
      </w:r>
      <w:r>
        <w:t>interpretation; low</w:t>
      </w:r>
      <w:r>
        <w:rPr>
          <w:spacing w:val="-3"/>
        </w:rPr>
        <w:t xml:space="preserve"> </w:t>
      </w:r>
      <w:r>
        <w:t>cross-construct</w:t>
      </w:r>
      <w:r>
        <w:rPr>
          <w:spacing w:val="-4"/>
        </w:rPr>
        <w:t xml:space="preserve"> </w:t>
      </w:r>
      <w:r>
        <w:rPr>
          <w:i/>
        </w:rPr>
        <w:t>τ</w:t>
      </w:r>
      <w:r>
        <w:rPr>
          <w:i/>
          <w:spacing w:val="22"/>
        </w:rPr>
        <w:t xml:space="preserve"> </w:t>
      </w:r>
      <w:r>
        <w:t>is</w:t>
      </w:r>
      <w:r>
        <w:rPr>
          <w:spacing w:val="-3"/>
        </w:rPr>
        <w:t xml:space="preserve"> </w:t>
      </w:r>
      <w:r>
        <w:t>not</w:t>
      </w:r>
      <w:r>
        <w:rPr>
          <w:spacing w:val="-3"/>
        </w:rPr>
        <w:t xml:space="preserve"> </w:t>
      </w:r>
      <w:r>
        <w:t>automatically</w:t>
      </w:r>
      <w:r>
        <w:rPr>
          <w:spacing w:val="-3"/>
        </w:rPr>
        <w:t xml:space="preserve"> </w:t>
      </w:r>
      <w:r>
        <w:t>failure—it</w:t>
      </w:r>
      <w:r>
        <w:rPr>
          <w:spacing w:val="-3"/>
        </w:rPr>
        <w:t xml:space="preserve"> </w:t>
      </w:r>
      <w:r>
        <w:t>may</w:t>
      </w:r>
      <w:r>
        <w:rPr>
          <w:spacing w:val="-3"/>
        </w:rPr>
        <w:t xml:space="preserve"> </w:t>
      </w:r>
      <w:r>
        <w:t>indicate</w:t>
      </w:r>
      <w:r>
        <w:rPr>
          <w:spacing w:val="-3"/>
        </w:rPr>
        <w:t xml:space="preserve"> </w:t>
      </w:r>
      <w:r>
        <w:t>discriminant</w:t>
      </w:r>
      <w:r>
        <w:rPr>
          <w:spacing w:val="-3"/>
        </w:rPr>
        <w:t xml:space="preserve"> </w:t>
      </w:r>
      <w:r>
        <w:t>validity. GF-PR’s extreme</w:t>
      </w:r>
      <w:r>
        <w:rPr>
          <w:spacing w:val="-3"/>
        </w:rPr>
        <w:t xml:space="preserve"> </w:t>
      </w:r>
      <w:r>
        <w:t>trading-success</w:t>
      </w:r>
      <w:r>
        <w:rPr>
          <w:spacing w:val="-2"/>
        </w:rPr>
        <w:t xml:space="preserve"> </w:t>
      </w:r>
      <w:r>
        <w:rPr>
          <w:i/>
        </w:rPr>
        <w:t>τ</w:t>
      </w:r>
      <w:r>
        <w:rPr>
          <w:i/>
          <w:spacing w:val="24"/>
        </w:rPr>
        <w:t xml:space="preserve"> </w:t>
      </w:r>
      <w:r>
        <w:t>is</w:t>
      </w:r>
      <w:r>
        <w:rPr>
          <w:spacing w:val="-3"/>
        </w:rPr>
        <w:t xml:space="preserve"> </w:t>
      </w:r>
      <w:r>
        <w:t>a</w:t>
      </w:r>
      <w:r>
        <w:rPr>
          <w:spacing w:val="-2"/>
        </w:rPr>
        <w:t xml:space="preserve"> </w:t>
      </w:r>
      <w:r>
        <w:t>cautionary</w:t>
      </w:r>
      <w:r>
        <w:rPr>
          <w:spacing w:val="-2"/>
        </w:rPr>
        <w:t xml:space="preserve"> </w:t>
      </w:r>
      <w:r>
        <w:t>case</w:t>
      </w:r>
      <w:r>
        <w:rPr>
          <w:spacing w:val="-2"/>
        </w:rPr>
        <w:t xml:space="preserve"> </w:t>
      </w:r>
      <w:r>
        <w:t>of</w:t>
      </w:r>
      <w:r>
        <w:rPr>
          <w:spacing w:val="-2"/>
        </w:rPr>
        <w:t xml:space="preserve"> </w:t>
      </w:r>
      <w:r>
        <w:rPr>
          <w:i/>
        </w:rPr>
        <w:t xml:space="preserve">contaminated </w:t>
      </w:r>
      <w:r>
        <w:t>criteria,</w:t>
      </w:r>
      <w:r>
        <w:rPr>
          <w:spacing w:val="-2"/>
        </w:rPr>
        <w:t xml:space="preserve"> </w:t>
      </w:r>
      <w:r>
        <w:t>where</w:t>
      </w:r>
      <w:r>
        <w:rPr>
          <w:spacing w:val="-2"/>
        </w:rPr>
        <w:t xml:space="preserve"> </w:t>
      </w:r>
      <w:r>
        <w:t>the</w:t>
      </w:r>
      <w:r>
        <w:rPr>
          <w:spacing w:val="-2"/>
        </w:rPr>
        <w:t xml:space="preserve"> </w:t>
      </w:r>
      <w:r>
        <w:t>criterion</w:t>
      </w:r>
      <w:r>
        <w:rPr>
          <w:spacing w:val="-2"/>
        </w:rPr>
        <w:t xml:space="preserve"> </w:t>
      </w:r>
      <w:r>
        <w:t xml:space="preserve">shares </w:t>
      </w:r>
      <w:bookmarkStart w:id="522" w:name="Numerical_summary_sheet"/>
      <w:bookmarkStart w:id="523" w:name="_bookmark226"/>
      <w:bookmarkEnd w:id="522"/>
      <w:bookmarkEnd w:id="523"/>
      <w:r>
        <w:t>inputs with the measure (SRQ1).</w:t>
      </w:r>
    </w:p>
    <w:p w14:paraId="00DC258F" w14:textId="77777777" w:rsidR="00350CFB" w:rsidRDefault="00350CFB">
      <w:pPr>
        <w:pStyle w:val="BodyText"/>
        <w:spacing w:before="14"/>
      </w:pPr>
    </w:p>
    <w:p w14:paraId="00DC2590" w14:textId="77777777" w:rsidR="00350CFB" w:rsidRDefault="00283FFF">
      <w:pPr>
        <w:pStyle w:val="Heading3"/>
        <w:numPr>
          <w:ilvl w:val="2"/>
          <w:numId w:val="26"/>
        </w:numPr>
        <w:tabs>
          <w:tab w:val="left" w:pos="879"/>
        </w:tabs>
        <w:ind w:left="879" w:hanging="597"/>
      </w:pPr>
      <w:r>
        <w:t>Numerical</w:t>
      </w:r>
      <w:r>
        <w:rPr>
          <w:spacing w:val="-12"/>
        </w:rPr>
        <w:t xml:space="preserve"> </w:t>
      </w:r>
      <w:r>
        <w:t>summary</w:t>
      </w:r>
      <w:r>
        <w:rPr>
          <w:spacing w:val="-11"/>
        </w:rPr>
        <w:t xml:space="preserve"> </w:t>
      </w:r>
      <w:r>
        <w:rPr>
          <w:spacing w:val="-2"/>
        </w:rPr>
        <w:t>sheet</w:t>
      </w:r>
    </w:p>
    <w:p w14:paraId="00DC2591" w14:textId="77777777" w:rsidR="00350CFB" w:rsidRDefault="00350CFB">
      <w:pPr>
        <w:pStyle w:val="BodyText"/>
        <w:spacing w:before="46"/>
        <w:rPr>
          <w:b/>
        </w:rPr>
      </w:pPr>
    </w:p>
    <w:p w14:paraId="00DC2592" w14:textId="77777777" w:rsidR="00350CFB" w:rsidRDefault="00283FFF">
      <w:pPr>
        <w:pStyle w:val="BodyText"/>
        <w:spacing w:before="1"/>
        <w:ind w:left="282"/>
        <w:jc w:val="both"/>
      </w:pPr>
      <w:r>
        <w:t>For</w:t>
      </w:r>
      <w:r>
        <w:rPr>
          <w:spacing w:val="-10"/>
        </w:rPr>
        <w:t xml:space="preserve"> </w:t>
      </w:r>
      <w:r>
        <w:t>quick</w:t>
      </w:r>
      <w:r>
        <w:rPr>
          <w:spacing w:val="-10"/>
        </w:rPr>
        <w:t xml:space="preserve"> </w:t>
      </w:r>
      <w:r>
        <w:t>reference,</w:t>
      </w:r>
      <w:r>
        <w:rPr>
          <w:spacing w:val="-9"/>
        </w:rPr>
        <w:t xml:space="preserve"> </w:t>
      </w:r>
      <w:r>
        <w:t>the</w:t>
      </w:r>
      <w:r>
        <w:rPr>
          <w:spacing w:val="-10"/>
        </w:rPr>
        <w:t xml:space="preserve"> </w:t>
      </w:r>
      <w:r>
        <w:t>primary</w:t>
      </w:r>
      <w:r>
        <w:rPr>
          <w:spacing w:val="-9"/>
        </w:rPr>
        <w:t xml:space="preserve"> </w:t>
      </w:r>
      <w:r>
        <w:t>matched-cohort</w:t>
      </w:r>
      <w:r>
        <w:rPr>
          <w:spacing w:val="-10"/>
        </w:rPr>
        <w:t xml:space="preserve"> </w:t>
      </w:r>
      <w:r>
        <w:t>numerics</w:t>
      </w:r>
      <w:r>
        <w:rPr>
          <w:spacing w:val="-9"/>
        </w:rPr>
        <w:t xml:space="preserve"> </w:t>
      </w:r>
      <w:r>
        <w:rPr>
          <w:spacing w:val="-4"/>
        </w:rPr>
        <w:t>are:</w:t>
      </w:r>
    </w:p>
    <w:p w14:paraId="00DC2593" w14:textId="77777777" w:rsidR="00350CFB" w:rsidRDefault="00350CFB">
      <w:pPr>
        <w:pStyle w:val="BodyText"/>
        <w:jc w:val="both"/>
        <w:sectPr w:rsidR="00350CFB">
          <w:pgSz w:w="11910" w:h="16840"/>
          <w:pgMar w:top="1840" w:right="708" w:bottom="2300" w:left="992" w:header="0" w:footer="2115" w:gutter="0"/>
          <w:cols w:space="720"/>
        </w:sectPr>
      </w:pPr>
    </w:p>
    <w:p w14:paraId="00DC2594" w14:textId="77777777" w:rsidR="00350CFB" w:rsidRDefault="00350CFB">
      <w:pPr>
        <w:pStyle w:val="BodyText"/>
        <w:spacing w:before="3"/>
        <w:rPr>
          <w:sz w:val="2"/>
        </w:rPr>
      </w:pPr>
    </w:p>
    <w:tbl>
      <w:tblPr>
        <w:tblW w:w="0" w:type="auto"/>
        <w:tblInd w:w="2005" w:type="dxa"/>
        <w:tblLayout w:type="fixed"/>
        <w:tblCellMar>
          <w:left w:w="0" w:type="dxa"/>
          <w:right w:w="0" w:type="dxa"/>
        </w:tblCellMar>
        <w:tblLook w:val="01E0" w:firstRow="1" w:lastRow="1" w:firstColumn="1" w:lastColumn="1" w:noHBand="0" w:noVBand="0"/>
      </w:tblPr>
      <w:tblGrid>
        <w:gridCol w:w="3203"/>
        <w:gridCol w:w="2723"/>
      </w:tblGrid>
      <w:tr w:rsidR="00350CFB" w14:paraId="00DC2597" w14:textId="77777777">
        <w:trPr>
          <w:trHeight w:val="566"/>
        </w:trPr>
        <w:tc>
          <w:tcPr>
            <w:tcW w:w="3203" w:type="dxa"/>
            <w:tcBorders>
              <w:top w:val="single" w:sz="8" w:space="0" w:color="000000"/>
              <w:bottom w:val="single" w:sz="6" w:space="0" w:color="000000"/>
            </w:tcBorders>
          </w:tcPr>
          <w:p w14:paraId="00DC2595" w14:textId="77777777" w:rsidR="00350CFB" w:rsidRDefault="00283FFF">
            <w:pPr>
              <w:pStyle w:val="TableParagraph"/>
              <w:spacing w:before="164"/>
              <w:ind w:left="119"/>
              <w:jc w:val="left"/>
              <w:rPr>
                <w:sz w:val="24"/>
              </w:rPr>
            </w:pPr>
            <w:r>
              <w:rPr>
                <w:spacing w:val="-2"/>
                <w:sz w:val="24"/>
              </w:rPr>
              <w:t>Quantity</w:t>
            </w:r>
          </w:p>
        </w:tc>
        <w:tc>
          <w:tcPr>
            <w:tcW w:w="2723" w:type="dxa"/>
            <w:tcBorders>
              <w:top w:val="single" w:sz="8" w:space="0" w:color="000000"/>
              <w:bottom w:val="single" w:sz="6" w:space="0" w:color="000000"/>
            </w:tcBorders>
          </w:tcPr>
          <w:p w14:paraId="00DC2596" w14:textId="77777777" w:rsidR="00350CFB" w:rsidRDefault="00283FFF">
            <w:pPr>
              <w:pStyle w:val="TableParagraph"/>
              <w:spacing w:before="164"/>
              <w:ind w:left="132"/>
              <w:jc w:val="left"/>
              <w:rPr>
                <w:sz w:val="24"/>
              </w:rPr>
            </w:pPr>
            <w:r>
              <w:rPr>
                <w:spacing w:val="-2"/>
                <w:sz w:val="24"/>
              </w:rPr>
              <w:t>Value</w:t>
            </w:r>
          </w:p>
        </w:tc>
      </w:tr>
      <w:tr w:rsidR="00350CFB" w14:paraId="00DC259A" w14:textId="77777777">
        <w:trPr>
          <w:trHeight w:val="539"/>
        </w:trPr>
        <w:tc>
          <w:tcPr>
            <w:tcW w:w="3203" w:type="dxa"/>
            <w:tcBorders>
              <w:top w:val="single" w:sz="6" w:space="0" w:color="000000"/>
            </w:tcBorders>
          </w:tcPr>
          <w:p w14:paraId="00DC2598" w14:textId="77777777" w:rsidR="00350CFB" w:rsidRDefault="00283FFF">
            <w:pPr>
              <w:pStyle w:val="TableParagraph"/>
              <w:spacing w:before="163"/>
              <w:ind w:left="119"/>
              <w:jc w:val="left"/>
              <w:rPr>
                <w:i/>
                <w:sz w:val="24"/>
              </w:rPr>
            </w:pPr>
            <w:r>
              <w:rPr>
                <w:sz w:val="24"/>
              </w:rPr>
              <w:t>Matched</w:t>
            </w:r>
            <w:r>
              <w:rPr>
                <w:spacing w:val="-12"/>
                <w:sz w:val="24"/>
              </w:rPr>
              <w:t xml:space="preserve"> </w:t>
            </w:r>
            <w:r>
              <w:rPr>
                <w:sz w:val="24"/>
              </w:rPr>
              <w:t>wallets</w:t>
            </w:r>
            <w:r>
              <w:rPr>
                <w:spacing w:val="-11"/>
                <w:sz w:val="24"/>
              </w:rPr>
              <w:t xml:space="preserve"> </w:t>
            </w:r>
            <w:r>
              <w:rPr>
                <w:i/>
                <w:spacing w:val="-10"/>
                <w:sz w:val="24"/>
              </w:rPr>
              <w:t>n</w:t>
            </w:r>
          </w:p>
        </w:tc>
        <w:tc>
          <w:tcPr>
            <w:tcW w:w="2723" w:type="dxa"/>
            <w:tcBorders>
              <w:top w:val="single" w:sz="6" w:space="0" w:color="000000"/>
            </w:tcBorders>
          </w:tcPr>
          <w:p w14:paraId="00DC2599" w14:textId="77777777" w:rsidR="00350CFB" w:rsidRDefault="00283FFF">
            <w:pPr>
              <w:pStyle w:val="TableParagraph"/>
              <w:spacing w:before="163"/>
              <w:ind w:left="132"/>
              <w:jc w:val="left"/>
              <w:rPr>
                <w:sz w:val="24"/>
              </w:rPr>
            </w:pPr>
            <w:r>
              <w:rPr>
                <w:spacing w:val="-4"/>
                <w:sz w:val="24"/>
              </w:rPr>
              <w:t>5</w:t>
            </w:r>
            <w:r>
              <w:rPr>
                <w:i/>
                <w:spacing w:val="-4"/>
                <w:sz w:val="24"/>
              </w:rPr>
              <w:t>,</w:t>
            </w:r>
            <w:r>
              <w:rPr>
                <w:spacing w:val="-4"/>
                <w:sz w:val="24"/>
              </w:rPr>
              <w:t>521</w:t>
            </w:r>
          </w:p>
        </w:tc>
      </w:tr>
      <w:tr w:rsidR="00350CFB" w14:paraId="00DC259D" w14:textId="77777777">
        <w:trPr>
          <w:trHeight w:val="456"/>
        </w:trPr>
        <w:tc>
          <w:tcPr>
            <w:tcW w:w="3203" w:type="dxa"/>
          </w:tcPr>
          <w:p w14:paraId="00DC259B" w14:textId="77777777" w:rsidR="00350CFB" w:rsidRDefault="00283FFF">
            <w:pPr>
              <w:pStyle w:val="TableParagraph"/>
              <w:spacing w:before="80"/>
              <w:ind w:left="119"/>
              <w:jc w:val="left"/>
              <w:rPr>
                <w:sz w:val="24"/>
              </w:rPr>
            </w:pPr>
            <w:r>
              <w:rPr>
                <w:sz w:val="24"/>
              </w:rPr>
              <w:t>GMX</w:t>
            </w:r>
            <w:r>
              <w:rPr>
                <w:spacing w:val="-11"/>
                <w:sz w:val="24"/>
              </w:rPr>
              <w:t xml:space="preserve"> </w:t>
            </w:r>
            <w:r>
              <w:rPr>
                <w:sz w:val="24"/>
              </w:rPr>
              <w:t>closes</w:t>
            </w:r>
            <w:r>
              <w:rPr>
                <w:spacing w:val="-10"/>
                <w:sz w:val="24"/>
              </w:rPr>
              <w:t xml:space="preserve"> </w:t>
            </w:r>
            <w:r>
              <w:rPr>
                <w:spacing w:val="-2"/>
                <w:sz w:val="24"/>
              </w:rPr>
              <w:t>(decoded)</w:t>
            </w:r>
          </w:p>
        </w:tc>
        <w:tc>
          <w:tcPr>
            <w:tcW w:w="2723" w:type="dxa"/>
          </w:tcPr>
          <w:p w14:paraId="00DC259C" w14:textId="77777777" w:rsidR="00350CFB" w:rsidRDefault="00283FFF">
            <w:pPr>
              <w:pStyle w:val="TableParagraph"/>
              <w:spacing w:before="80"/>
              <w:ind w:left="132"/>
              <w:jc w:val="left"/>
              <w:rPr>
                <w:sz w:val="24"/>
              </w:rPr>
            </w:pPr>
            <w:r>
              <w:rPr>
                <w:spacing w:val="-2"/>
                <w:sz w:val="24"/>
              </w:rPr>
              <w:t>365</w:t>
            </w:r>
            <w:r>
              <w:rPr>
                <w:i/>
                <w:spacing w:val="-2"/>
                <w:sz w:val="24"/>
              </w:rPr>
              <w:t>,</w:t>
            </w:r>
            <w:r>
              <w:rPr>
                <w:spacing w:val="-2"/>
                <w:sz w:val="24"/>
              </w:rPr>
              <w:t>488</w:t>
            </w:r>
          </w:p>
        </w:tc>
      </w:tr>
      <w:tr w:rsidR="00350CFB" w14:paraId="00DC25A0" w14:textId="77777777">
        <w:trPr>
          <w:trHeight w:val="456"/>
        </w:trPr>
        <w:tc>
          <w:tcPr>
            <w:tcW w:w="3203" w:type="dxa"/>
          </w:tcPr>
          <w:p w14:paraId="00DC259E" w14:textId="77777777" w:rsidR="00350CFB" w:rsidRDefault="00283FFF">
            <w:pPr>
              <w:pStyle w:val="TableParagraph"/>
              <w:spacing w:before="80"/>
              <w:ind w:left="119"/>
              <w:jc w:val="left"/>
              <w:rPr>
                <w:sz w:val="24"/>
              </w:rPr>
            </w:pPr>
            <w:r>
              <w:rPr>
                <w:sz w:val="24"/>
              </w:rPr>
              <w:t>EndorseRank</w:t>
            </w:r>
            <w:r>
              <w:rPr>
                <w:spacing w:val="-14"/>
                <w:sz w:val="24"/>
              </w:rPr>
              <w:t xml:space="preserve"> </w:t>
            </w:r>
            <w:r>
              <w:rPr>
                <w:spacing w:val="-2"/>
                <w:sz w:val="24"/>
              </w:rPr>
              <w:t>edges</w:t>
            </w:r>
          </w:p>
        </w:tc>
        <w:tc>
          <w:tcPr>
            <w:tcW w:w="2723" w:type="dxa"/>
          </w:tcPr>
          <w:p w14:paraId="00DC259F" w14:textId="77777777" w:rsidR="00350CFB" w:rsidRDefault="00283FFF">
            <w:pPr>
              <w:pStyle w:val="TableParagraph"/>
              <w:spacing w:before="80"/>
              <w:ind w:left="132"/>
              <w:jc w:val="left"/>
              <w:rPr>
                <w:sz w:val="24"/>
              </w:rPr>
            </w:pPr>
            <w:r>
              <w:rPr>
                <w:spacing w:val="-2"/>
                <w:sz w:val="24"/>
              </w:rPr>
              <w:t>14</w:t>
            </w:r>
            <w:r>
              <w:rPr>
                <w:i/>
                <w:spacing w:val="-2"/>
                <w:sz w:val="24"/>
              </w:rPr>
              <w:t>,</w:t>
            </w:r>
            <w:r>
              <w:rPr>
                <w:spacing w:val="-2"/>
                <w:sz w:val="24"/>
              </w:rPr>
              <w:t>727</w:t>
            </w:r>
          </w:p>
        </w:tc>
      </w:tr>
      <w:tr w:rsidR="00350CFB" w14:paraId="00DC25A3" w14:textId="77777777">
        <w:trPr>
          <w:trHeight w:val="456"/>
        </w:trPr>
        <w:tc>
          <w:tcPr>
            <w:tcW w:w="3203" w:type="dxa"/>
          </w:tcPr>
          <w:p w14:paraId="00DC25A1" w14:textId="77777777" w:rsidR="00350CFB" w:rsidRDefault="00283FFF">
            <w:pPr>
              <w:pStyle w:val="TableParagraph"/>
              <w:spacing w:before="80"/>
              <w:ind w:left="119"/>
              <w:jc w:val="left"/>
              <w:rPr>
                <w:sz w:val="24"/>
              </w:rPr>
            </w:pPr>
            <w:r>
              <w:rPr>
                <w:spacing w:val="-8"/>
                <w:sz w:val="24"/>
              </w:rPr>
              <w:t>AWP</w:t>
            </w:r>
            <w:r>
              <w:rPr>
                <w:spacing w:val="-4"/>
                <w:sz w:val="24"/>
              </w:rPr>
              <w:t xml:space="preserve"> edges</w:t>
            </w:r>
          </w:p>
        </w:tc>
        <w:tc>
          <w:tcPr>
            <w:tcW w:w="2723" w:type="dxa"/>
          </w:tcPr>
          <w:p w14:paraId="00DC25A2" w14:textId="77777777" w:rsidR="00350CFB" w:rsidRDefault="00283FFF">
            <w:pPr>
              <w:pStyle w:val="TableParagraph"/>
              <w:spacing w:before="80"/>
              <w:ind w:left="132"/>
              <w:jc w:val="left"/>
              <w:rPr>
                <w:sz w:val="24"/>
              </w:rPr>
            </w:pPr>
            <w:r>
              <w:rPr>
                <w:spacing w:val="-2"/>
                <w:sz w:val="24"/>
              </w:rPr>
              <w:t>137</w:t>
            </w:r>
            <w:r>
              <w:rPr>
                <w:i/>
                <w:spacing w:val="-2"/>
                <w:sz w:val="24"/>
              </w:rPr>
              <w:t>,</w:t>
            </w:r>
            <w:r>
              <w:rPr>
                <w:spacing w:val="-2"/>
                <w:sz w:val="24"/>
              </w:rPr>
              <w:t>087</w:t>
            </w:r>
          </w:p>
        </w:tc>
      </w:tr>
      <w:tr w:rsidR="00350CFB" w14:paraId="00DC25A6" w14:textId="77777777">
        <w:trPr>
          <w:trHeight w:val="456"/>
        </w:trPr>
        <w:tc>
          <w:tcPr>
            <w:tcW w:w="3203" w:type="dxa"/>
          </w:tcPr>
          <w:p w14:paraId="00DC25A4" w14:textId="77777777" w:rsidR="00350CFB" w:rsidRDefault="00283FFF">
            <w:pPr>
              <w:pStyle w:val="TableParagraph"/>
              <w:spacing w:before="80"/>
              <w:ind w:left="119"/>
              <w:jc w:val="left"/>
              <w:rPr>
                <w:sz w:val="24"/>
              </w:rPr>
            </w:pPr>
            <w:r>
              <w:rPr>
                <w:sz w:val="24"/>
              </w:rPr>
              <w:t>EndorseRank</w:t>
            </w:r>
            <w:r>
              <w:rPr>
                <w:spacing w:val="-14"/>
                <w:sz w:val="24"/>
              </w:rPr>
              <w:t xml:space="preserve"> </w:t>
            </w:r>
            <w:r>
              <w:rPr>
                <w:spacing w:val="-2"/>
                <w:sz w:val="24"/>
              </w:rPr>
              <w:t>runtime</w:t>
            </w:r>
          </w:p>
        </w:tc>
        <w:tc>
          <w:tcPr>
            <w:tcW w:w="2723" w:type="dxa"/>
          </w:tcPr>
          <w:p w14:paraId="00DC25A5" w14:textId="77777777" w:rsidR="00350CFB" w:rsidRDefault="00283FFF">
            <w:pPr>
              <w:pStyle w:val="TableParagraph"/>
              <w:spacing w:before="80"/>
              <w:ind w:left="132"/>
              <w:jc w:val="left"/>
              <w:rPr>
                <w:sz w:val="24"/>
              </w:rPr>
            </w:pPr>
            <w:r>
              <w:rPr>
                <w:spacing w:val="-4"/>
                <w:sz w:val="24"/>
              </w:rPr>
              <w:t>2</w:t>
            </w:r>
            <w:r>
              <w:rPr>
                <w:i/>
                <w:spacing w:val="-4"/>
                <w:sz w:val="24"/>
              </w:rPr>
              <w:t>.</w:t>
            </w:r>
            <w:r>
              <w:rPr>
                <w:spacing w:val="-4"/>
                <w:sz w:val="24"/>
              </w:rPr>
              <w:t>105</w:t>
            </w:r>
            <w:r>
              <w:rPr>
                <w:spacing w:val="-11"/>
                <w:sz w:val="24"/>
              </w:rPr>
              <w:t xml:space="preserve"> </w:t>
            </w:r>
            <w:r>
              <w:rPr>
                <w:spacing w:val="-10"/>
                <w:sz w:val="24"/>
              </w:rPr>
              <w:t>s</w:t>
            </w:r>
          </w:p>
        </w:tc>
      </w:tr>
      <w:tr w:rsidR="00350CFB" w14:paraId="00DC25A9" w14:textId="77777777">
        <w:trPr>
          <w:trHeight w:val="456"/>
        </w:trPr>
        <w:tc>
          <w:tcPr>
            <w:tcW w:w="3203" w:type="dxa"/>
          </w:tcPr>
          <w:p w14:paraId="00DC25A7" w14:textId="77777777" w:rsidR="00350CFB" w:rsidRDefault="00283FFF">
            <w:pPr>
              <w:pStyle w:val="TableParagraph"/>
              <w:spacing w:before="80"/>
              <w:ind w:left="119"/>
              <w:jc w:val="left"/>
              <w:rPr>
                <w:sz w:val="24"/>
              </w:rPr>
            </w:pPr>
            <w:r>
              <w:rPr>
                <w:spacing w:val="-8"/>
                <w:sz w:val="24"/>
              </w:rPr>
              <w:t>AWP</w:t>
            </w:r>
            <w:r>
              <w:rPr>
                <w:spacing w:val="-4"/>
                <w:sz w:val="24"/>
              </w:rPr>
              <w:t xml:space="preserve"> </w:t>
            </w:r>
            <w:r>
              <w:rPr>
                <w:spacing w:val="-2"/>
                <w:sz w:val="24"/>
              </w:rPr>
              <w:t>runtime</w:t>
            </w:r>
          </w:p>
        </w:tc>
        <w:tc>
          <w:tcPr>
            <w:tcW w:w="2723" w:type="dxa"/>
          </w:tcPr>
          <w:p w14:paraId="00DC25A8" w14:textId="77777777" w:rsidR="00350CFB" w:rsidRDefault="00283FFF">
            <w:pPr>
              <w:pStyle w:val="TableParagraph"/>
              <w:spacing w:before="80"/>
              <w:ind w:left="132"/>
              <w:jc w:val="left"/>
              <w:rPr>
                <w:sz w:val="24"/>
              </w:rPr>
            </w:pPr>
            <w:r>
              <w:rPr>
                <w:spacing w:val="-4"/>
                <w:sz w:val="24"/>
              </w:rPr>
              <w:t>18</w:t>
            </w:r>
            <w:r>
              <w:rPr>
                <w:i/>
                <w:spacing w:val="-4"/>
                <w:sz w:val="24"/>
              </w:rPr>
              <w:t>.</w:t>
            </w:r>
            <w:r>
              <w:rPr>
                <w:spacing w:val="-4"/>
                <w:sz w:val="24"/>
              </w:rPr>
              <w:t>711</w:t>
            </w:r>
            <w:r>
              <w:rPr>
                <w:spacing w:val="-10"/>
                <w:sz w:val="24"/>
              </w:rPr>
              <w:t xml:space="preserve"> s</w:t>
            </w:r>
          </w:p>
        </w:tc>
      </w:tr>
      <w:tr w:rsidR="00350CFB" w14:paraId="00DC25AC" w14:textId="77777777">
        <w:trPr>
          <w:trHeight w:val="456"/>
        </w:trPr>
        <w:tc>
          <w:tcPr>
            <w:tcW w:w="3203" w:type="dxa"/>
          </w:tcPr>
          <w:p w14:paraId="00DC25AA" w14:textId="77777777" w:rsidR="00350CFB" w:rsidRDefault="00283FFF">
            <w:pPr>
              <w:pStyle w:val="TableParagraph"/>
              <w:spacing w:before="80"/>
              <w:ind w:left="119"/>
              <w:jc w:val="left"/>
              <w:rPr>
                <w:sz w:val="24"/>
              </w:rPr>
            </w:pPr>
            <w:r>
              <w:rPr>
                <w:sz w:val="24"/>
              </w:rPr>
              <w:t>Runtime</w:t>
            </w:r>
            <w:r>
              <w:rPr>
                <w:spacing w:val="-8"/>
                <w:sz w:val="24"/>
              </w:rPr>
              <w:t xml:space="preserve"> </w:t>
            </w:r>
            <w:r>
              <w:rPr>
                <w:sz w:val="24"/>
              </w:rPr>
              <w:t>ratio</w:t>
            </w:r>
            <w:r>
              <w:rPr>
                <w:spacing w:val="-7"/>
                <w:sz w:val="24"/>
              </w:rPr>
              <w:t xml:space="preserve"> </w:t>
            </w:r>
            <w:r>
              <w:rPr>
                <w:spacing w:val="-2"/>
                <w:sz w:val="24"/>
              </w:rPr>
              <w:t>(AWP/ER)</w:t>
            </w:r>
          </w:p>
        </w:tc>
        <w:tc>
          <w:tcPr>
            <w:tcW w:w="2723" w:type="dxa"/>
          </w:tcPr>
          <w:p w14:paraId="00DC25AB" w14:textId="77777777" w:rsidR="00350CFB" w:rsidRDefault="00283FFF">
            <w:pPr>
              <w:pStyle w:val="TableParagraph"/>
              <w:spacing w:before="0"/>
              <w:ind w:left="132"/>
              <w:jc w:val="left"/>
              <w:rPr>
                <w:rFonts w:ascii="Arial Unicode MS" w:hAnsi="Arial Unicode MS"/>
                <w:sz w:val="24"/>
              </w:rPr>
            </w:pPr>
            <w:r>
              <w:rPr>
                <w:rFonts w:ascii="Arial Unicode MS" w:hAnsi="Arial Unicode MS"/>
                <w:w w:val="120"/>
                <w:sz w:val="24"/>
              </w:rPr>
              <w:t>≈</w:t>
            </w:r>
            <w:r>
              <w:rPr>
                <w:rFonts w:ascii="Arial Unicode MS" w:hAnsi="Arial Unicode MS"/>
                <w:spacing w:val="2"/>
                <w:w w:val="120"/>
                <w:sz w:val="24"/>
              </w:rPr>
              <w:t xml:space="preserve"> </w:t>
            </w:r>
            <w:r>
              <w:rPr>
                <w:spacing w:val="-4"/>
                <w:w w:val="120"/>
                <w:sz w:val="24"/>
              </w:rPr>
              <w:t>8</w:t>
            </w:r>
            <w:r>
              <w:rPr>
                <w:i/>
                <w:spacing w:val="-4"/>
                <w:w w:val="120"/>
                <w:sz w:val="24"/>
              </w:rPr>
              <w:t>.</w:t>
            </w:r>
            <w:r>
              <w:rPr>
                <w:spacing w:val="-4"/>
                <w:w w:val="120"/>
                <w:sz w:val="24"/>
              </w:rPr>
              <w:t>9</w:t>
            </w:r>
            <w:r>
              <w:rPr>
                <w:rFonts w:ascii="Arial Unicode MS" w:hAnsi="Arial Unicode MS"/>
                <w:spacing w:val="-4"/>
                <w:w w:val="120"/>
                <w:sz w:val="24"/>
              </w:rPr>
              <w:t>×</w:t>
            </w:r>
          </w:p>
        </w:tc>
      </w:tr>
      <w:tr w:rsidR="00350CFB" w14:paraId="00DC25AF" w14:textId="77777777">
        <w:trPr>
          <w:trHeight w:val="456"/>
        </w:trPr>
        <w:tc>
          <w:tcPr>
            <w:tcW w:w="3203" w:type="dxa"/>
          </w:tcPr>
          <w:p w14:paraId="00DC25AD" w14:textId="77777777" w:rsidR="00350CFB" w:rsidRDefault="00283FFF">
            <w:pPr>
              <w:pStyle w:val="TableParagraph"/>
              <w:spacing w:before="80"/>
              <w:ind w:left="119"/>
              <w:jc w:val="left"/>
              <w:rPr>
                <w:i/>
                <w:sz w:val="24"/>
              </w:rPr>
            </w:pPr>
            <w:r>
              <w:rPr>
                <w:spacing w:val="-2"/>
                <w:sz w:val="24"/>
              </w:rPr>
              <w:t>Inter-method</w:t>
            </w:r>
            <w:r>
              <w:rPr>
                <w:spacing w:val="5"/>
                <w:sz w:val="24"/>
              </w:rPr>
              <w:t xml:space="preserve"> </w:t>
            </w:r>
            <w:r>
              <w:rPr>
                <w:i/>
                <w:spacing w:val="-12"/>
                <w:sz w:val="24"/>
              </w:rPr>
              <w:t>τ</w:t>
            </w:r>
          </w:p>
        </w:tc>
        <w:tc>
          <w:tcPr>
            <w:tcW w:w="2723" w:type="dxa"/>
          </w:tcPr>
          <w:p w14:paraId="00DC25AE" w14:textId="77777777" w:rsidR="00350CFB" w:rsidRDefault="00283FFF">
            <w:pPr>
              <w:pStyle w:val="TableParagraph"/>
              <w:spacing w:before="80"/>
              <w:ind w:left="132"/>
              <w:jc w:val="left"/>
              <w:rPr>
                <w:sz w:val="24"/>
              </w:rPr>
            </w:pPr>
            <w:r>
              <w:rPr>
                <w:spacing w:val="-4"/>
                <w:sz w:val="24"/>
              </w:rPr>
              <w:t>0</w:t>
            </w:r>
            <w:r>
              <w:rPr>
                <w:i/>
                <w:spacing w:val="-4"/>
                <w:sz w:val="24"/>
              </w:rPr>
              <w:t>.</w:t>
            </w:r>
            <w:r>
              <w:rPr>
                <w:spacing w:val="-4"/>
                <w:sz w:val="24"/>
              </w:rPr>
              <w:t>316</w:t>
            </w:r>
          </w:p>
        </w:tc>
      </w:tr>
      <w:tr w:rsidR="00350CFB" w14:paraId="00DC25B2" w14:textId="77777777">
        <w:trPr>
          <w:trHeight w:val="456"/>
        </w:trPr>
        <w:tc>
          <w:tcPr>
            <w:tcW w:w="3203" w:type="dxa"/>
          </w:tcPr>
          <w:p w14:paraId="00DC25B0" w14:textId="77777777" w:rsidR="00350CFB" w:rsidRDefault="00283FFF">
            <w:pPr>
              <w:pStyle w:val="TableParagraph"/>
              <w:spacing w:before="80"/>
              <w:ind w:left="119"/>
              <w:jc w:val="left"/>
              <w:rPr>
                <w:i/>
                <w:sz w:val="24"/>
              </w:rPr>
            </w:pPr>
            <w:r>
              <w:rPr>
                <w:sz w:val="24"/>
              </w:rPr>
              <w:t>ER</w:t>
            </w:r>
            <w:r>
              <w:rPr>
                <w:spacing w:val="-7"/>
                <w:sz w:val="24"/>
              </w:rPr>
              <w:t xml:space="preserve"> </w:t>
            </w:r>
            <w:r>
              <w:rPr>
                <w:sz w:val="24"/>
              </w:rPr>
              <w:t>allowance</w:t>
            </w:r>
            <w:r>
              <w:rPr>
                <w:spacing w:val="-7"/>
                <w:sz w:val="24"/>
              </w:rPr>
              <w:t xml:space="preserve"> </w:t>
            </w:r>
            <w:r>
              <w:rPr>
                <w:sz w:val="24"/>
              </w:rPr>
              <w:t>mean</w:t>
            </w:r>
            <w:r>
              <w:rPr>
                <w:spacing w:val="-7"/>
                <w:sz w:val="24"/>
              </w:rPr>
              <w:t xml:space="preserve"> </w:t>
            </w:r>
            <w:r>
              <w:rPr>
                <w:i/>
                <w:spacing w:val="-10"/>
                <w:sz w:val="24"/>
              </w:rPr>
              <w:t>τ</w:t>
            </w:r>
          </w:p>
        </w:tc>
        <w:tc>
          <w:tcPr>
            <w:tcW w:w="2723" w:type="dxa"/>
          </w:tcPr>
          <w:p w14:paraId="00DC25B1" w14:textId="77777777" w:rsidR="00350CFB" w:rsidRDefault="00283FFF">
            <w:pPr>
              <w:pStyle w:val="TableParagraph"/>
              <w:spacing w:before="80"/>
              <w:ind w:left="132"/>
              <w:jc w:val="left"/>
              <w:rPr>
                <w:sz w:val="24"/>
              </w:rPr>
            </w:pPr>
            <w:r>
              <w:rPr>
                <w:spacing w:val="-4"/>
                <w:sz w:val="24"/>
              </w:rPr>
              <w:t>0</w:t>
            </w:r>
            <w:r>
              <w:rPr>
                <w:i/>
                <w:spacing w:val="-4"/>
                <w:sz w:val="24"/>
              </w:rPr>
              <w:t>.</w:t>
            </w:r>
            <w:r>
              <w:rPr>
                <w:spacing w:val="-4"/>
                <w:sz w:val="24"/>
              </w:rPr>
              <w:t>355</w:t>
            </w:r>
          </w:p>
        </w:tc>
      </w:tr>
      <w:tr w:rsidR="00350CFB" w14:paraId="00DC25B5" w14:textId="77777777">
        <w:trPr>
          <w:trHeight w:val="456"/>
        </w:trPr>
        <w:tc>
          <w:tcPr>
            <w:tcW w:w="3203" w:type="dxa"/>
          </w:tcPr>
          <w:p w14:paraId="00DC25B3" w14:textId="77777777" w:rsidR="00350CFB" w:rsidRDefault="00283FFF">
            <w:pPr>
              <w:pStyle w:val="TableParagraph"/>
              <w:spacing w:before="80"/>
              <w:ind w:left="119"/>
              <w:jc w:val="left"/>
              <w:rPr>
                <w:i/>
                <w:sz w:val="24"/>
              </w:rPr>
            </w:pPr>
            <w:r>
              <w:rPr>
                <w:sz w:val="24"/>
              </w:rPr>
              <w:t>AWP</w:t>
            </w:r>
            <w:r>
              <w:rPr>
                <w:spacing w:val="-14"/>
                <w:sz w:val="24"/>
              </w:rPr>
              <w:t xml:space="preserve"> </w:t>
            </w:r>
            <w:r>
              <w:rPr>
                <w:sz w:val="24"/>
              </w:rPr>
              <w:t>transfer</w:t>
            </w:r>
            <w:r>
              <w:rPr>
                <w:spacing w:val="-14"/>
                <w:sz w:val="24"/>
              </w:rPr>
              <w:t xml:space="preserve"> </w:t>
            </w:r>
            <w:r>
              <w:rPr>
                <w:sz w:val="24"/>
              </w:rPr>
              <w:t>mean</w:t>
            </w:r>
            <w:r>
              <w:rPr>
                <w:spacing w:val="-13"/>
                <w:sz w:val="24"/>
              </w:rPr>
              <w:t xml:space="preserve"> </w:t>
            </w:r>
            <w:r>
              <w:rPr>
                <w:i/>
                <w:spacing w:val="-10"/>
                <w:sz w:val="24"/>
              </w:rPr>
              <w:t>τ</w:t>
            </w:r>
          </w:p>
        </w:tc>
        <w:tc>
          <w:tcPr>
            <w:tcW w:w="2723" w:type="dxa"/>
          </w:tcPr>
          <w:p w14:paraId="00DC25B4" w14:textId="77777777" w:rsidR="00350CFB" w:rsidRDefault="00283FFF">
            <w:pPr>
              <w:pStyle w:val="TableParagraph"/>
              <w:spacing w:before="80"/>
              <w:ind w:left="132"/>
              <w:jc w:val="left"/>
              <w:rPr>
                <w:sz w:val="24"/>
              </w:rPr>
            </w:pPr>
            <w:r>
              <w:rPr>
                <w:spacing w:val="-4"/>
                <w:sz w:val="24"/>
              </w:rPr>
              <w:t>0</w:t>
            </w:r>
            <w:r>
              <w:rPr>
                <w:i/>
                <w:spacing w:val="-4"/>
                <w:sz w:val="24"/>
              </w:rPr>
              <w:t>.</w:t>
            </w:r>
            <w:r>
              <w:rPr>
                <w:spacing w:val="-4"/>
                <w:sz w:val="24"/>
              </w:rPr>
              <w:t>534</w:t>
            </w:r>
          </w:p>
        </w:tc>
      </w:tr>
      <w:tr w:rsidR="00350CFB" w14:paraId="00DC25B8" w14:textId="77777777">
        <w:trPr>
          <w:trHeight w:val="456"/>
        </w:trPr>
        <w:tc>
          <w:tcPr>
            <w:tcW w:w="3203" w:type="dxa"/>
          </w:tcPr>
          <w:p w14:paraId="00DC25B6" w14:textId="77777777" w:rsidR="00350CFB" w:rsidRDefault="00283FFF">
            <w:pPr>
              <w:pStyle w:val="TableParagraph"/>
              <w:spacing w:before="80"/>
              <w:ind w:left="119"/>
              <w:jc w:val="left"/>
              <w:rPr>
                <w:i/>
                <w:sz w:val="24"/>
              </w:rPr>
            </w:pPr>
            <w:r>
              <w:rPr>
                <w:sz w:val="24"/>
              </w:rPr>
              <w:t>ER</w:t>
            </w:r>
            <w:r>
              <w:rPr>
                <w:spacing w:val="-14"/>
                <w:sz w:val="24"/>
              </w:rPr>
              <w:t xml:space="preserve"> </w:t>
            </w:r>
            <w:r>
              <w:rPr>
                <w:sz w:val="24"/>
              </w:rPr>
              <w:t>trading-success</w:t>
            </w:r>
            <w:r>
              <w:rPr>
                <w:spacing w:val="-13"/>
                <w:sz w:val="24"/>
              </w:rPr>
              <w:t xml:space="preserve"> </w:t>
            </w:r>
            <w:r>
              <w:rPr>
                <w:sz w:val="24"/>
              </w:rPr>
              <w:t>mean</w:t>
            </w:r>
            <w:r>
              <w:rPr>
                <w:spacing w:val="-13"/>
                <w:sz w:val="24"/>
              </w:rPr>
              <w:t xml:space="preserve"> </w:t>
            </w:r>
            <w:r>
              <w:rPr>
                <w:i/>
                <w:spacing w:val="-10"/>
                <w:sz w:val="24"/>
              </w:rPr>
              <w:t>τ</w:t>
            </w:r>
          </w:p>
        </w:tc>
        <w:tc>
          <w:tcPr>
            <w:tcW w:w="2723" w:type="dxa"/>
          </w:tcPr>
          <w:p w14:paraId="00DC25B7" w14:textId="77777777" w:rsidR="00350CFB" w:rsidRDefault="00283FFF">
            <w:pPr>
              <w:pStyle w:val="TableParagraph"/>
              <w:spacing w:before="80"/>
              <w:ind w:left="132"/>
              <w:jc w:val="left"/>
              <w:rPr>
                <w:sz w:val="24"/>
              </w:rPr>
            </w:pPr>
            <w:r>
              <w:rPr>
                <w:spacing w:val="-4"/>
                <w:sz w:val="24"/>
              </w:rPr>
              <w:t>0</w:t>
            </w:r>
            <w:r>
              <w:rPr>
                <w:i/>
                <w:spacing w:val="-4"/>
                <w:sz w:val="24"/>
              </w:rPr>
              <w:t>.</w:t>
            </w:r>
            <w:r>
              <w:rPr>
                <w:spacing w:val="-4"/>
                <w:sz w:val="24"/>
              </w:rPr>
              <w:t>096</w:t>
            </w:r>
          </w:p>
        </w:tc>
      </w:tr>
      <w:tr w:rsidR="00350CFB" w14:paraId="00DC25BB" w14:textId="77777777">
        <w:trPr>
          <w:trHeight w:val="456"/>
        </w:trPr>
        <w:tc>
          <w:tcPr>
            <w:tcW w:w="3203" w:type="dxa"/>
          </w:tcPr>
          <w:p w14:paraId="00DC25B9" w14:textId="77777777" w:rsidR="00350CFB" w:rsidRDefault="00283FFF">
            <w:pPr>
              <w:pStyle w:val="TableParagraph"/>
              <w:spacing w:before="80"/>
              <w:ind w:left="119"/>
              <w:jc w:val="left"/>
              <w:rPr>
                <w:i/>
                <w:sz w:val="24"/>
              </w:rPr>
            </w:pPr>
            <w:r>
              <w:rPr>
                <w:spacing w:val="-2"/>
                <w:sz w:val="24"/>
              </w:rPr>
              <w:t>AWP</w:t>
            </w:r>
            <w:r>
              <w:rPr>
                <w:spacing w:val="-7"/>
                <w:sz w:val="24"/>
              </w:rPr>
              <w:t xml:space="preserve"> </w:t>
            </w:r>
            <w:r>
              <w:rPr>
                <w:spacing w:val="-2"/>
                <w:sz w:val="24"/>
              </w:rPr>
              <w:t>trading-success</w:t>
            </w:r>
            <w:r>
              <w:rPr>
                <w:spacing w:val="-6"/>
                <w:sz w:val="24"/>
              </w:rPr>
              <w:t xml:space="preserve"> </w:t>
            </w:r>
            <w:r>
              <w:rPr>
                <w:spacing w:val="-2"/>
                <w:sz w:val="24"/>
              </w:rPr>
              <w:t>mean</w:t>
            </w:r>
            <w:r>
              <w:rPr>
                <w:spacing w:val="-6"/>
                <w:sz w:val="24"/>
              </w:rPr>
              <w:t xml:space="preserve"> </w:t>
            </w:r>
            <w:r>
              <w:rPr>
                <w:i/>
                <w:spacing w:val="-10"/>
                <w:sz w:val="24"/>
              </w:rPr>
              <w:t>τ</w:t>
            </w:r>
          </w:p>
        </w:tc>
        <w:tc>
          <w:tcPr>
            <w:tcW w:w="2723" w:type="dxa"/>
          </w:tcPr>
          <w:p w14:paraId="00DC25BA" w14:textId="77777777" w:rsidR="00350CFB" w:rsidRDefault="00283FFF">
            <w:pPr>
              <w:pStyle w:val="TableParagraph"/>
              <w:spacing w:before="80"/>
              <w:ind w:left="132"/>
              <w:jc w:val="left"/>
              <w:rPr>
                <w:sz w:val="24"/>
              </w:rPr>
            </w:pPr>
            <w:r>
              <w:rPr>
                <w:spacing w:val="-4"/>
                <w:sz w:val="24"/>
              </w:rPr>
              <w:t>0</w:t>
            </w:r>
            <w:r>
              <w:rPr>
                <w:i/>
                <w:spacing w:val="-4"/>
                <w:sz w:val="24"/>
              </w:rPr>
              <w:t>.</w:t>
            </w:r>
            <w:r>
              <w:rPr>
                <w:spacing w:val="-4"/>
                <w:sz w:val="24"/>
              </w:rPr>
              <w:t>179</w:t>
            </w:r>
          </w:p>
        </w:tc>
      </w:tr>
      <w:tr w:rsidR="00350CFB" w14:paraId="00DC25BE" w14:textId="77777777">
        <w:trPr>
          <w:trHeight w:val="456"/>
        </w:trPr>
        <w:tc>
          <w:tcPr>
            <w:tcW w:w="3203" w:type="dxa"/>
          </w:tcPr>
          <w:p w14:paraId="00DC25BC" w14:textId="77777777" w:rsidR="00350CFB" w:rsidRDefault="00283FFF">
            <w:pPr>
              <w:pStyle w:val="TableParagraph"/>
              <w:spacing w:before="80"/>
              <w:ind w:left="119"/>
              <w:jc w:val="left"/>
              <w:rPr>
                <w:i/>
                <w:sz w:val="24"/>
              </w:rPr>
            </w:pPr>
            <w:r>
              <w:rPr>
                <w:sz w:val="24"/>
              </w:rPr>
              <w:t>GF-PR</w:t>
            </w:r>
            <w:r>
              <w:rPr>
                <w:spacing w:val="-15"/>
                <w:sz w:val="24"/>
              </w:rPr>
              <w:t xml:space="preserve"> </w:t>
            </w:r>
            <w:r>
              <w:rPr>
                <w:sz w:val="24"/>
              </w:rPr>
              <w:t>trading-success</w:t>
            </w:r>
            <w:r>
              <w:rPr>
                <w:spacing w:val="-15"/>
                <w:sz w:val="24"/>
              </w:rPr>
              <w:t xml:space="preserve"> </w:t>
            </w:r>
            <w:r>
              <w:rPr>
                <w:sz w:val="24"/>
              </w:rPr>
              <w:t>mean</w:t>
            </w:r>
            <w:r>
              <w:rPr>
                <w:spacing w:val="-13"/>
                <w:sz w:val="24"/>
              </w:rPr>
              <w:t xml:space="preserve"> </w:t>
            </w:r>
            <w:r>
              <w:rPr>
                <w:i/>
                <w:spacing w:val="-10"/>
                <w:sz w:val="24"/>
              </w:rPr>
              <w:t>τ</w:t>
            </w:r>
          </w:p>
        </w:tc>
        <w:tc>
          <w:tcPr>
            <w:tcW w:w="2723" w:type="dxa"/>
          </w:tcPr>
          <w:p w14:paraId="00DC25BD" w14:textId="77777777" w:rsidR="00350CFB" w:rsidRDefault="00283FFF">
            <w:pPr>
              <w:pStyle w:val="TableParagraph"/>
              <w:spacing w:before="80"/>
              <w:ind w:left="132"/>
              <w:jc w:val="left"/>
              <w:rPr>
                <w:sz w:val="24"/>
              </w:rPr>
            </w:pPr>
            <w:r>
              <w:rPr>
                <w:spacing w:val="-4"/>
                <w:sz w:val="24"/>
              </w:rPr>
              <w:t>0</w:t>
            </w:r>
            <w:r>
              <w:rPr>
                <w:i/>
                <w:spacing w:val="-4"/>
                <w:sz w:val="24"/>
              </w:rPr>
              <w:t>.</w:t>
            </w:r>
            <w:r>
              <w:rPr>
                <w:spacing w:val="-4"/>
                <w:sz w:val="24"/>
              </w:rPr>
              <w:t>583</w:t>
            </w:r>
          </w:p>
        </w:tc>
      </w:tr>
      <w:tr w:rsidR="00350CFB" w14:paraId="00DC25C1" w14:textId="77777777">
        <w:trPr>
          <w:trHeight w:val="456"/>
        </w:trPr>
        <w:tc>
          <w:tcPr>
            <w:tcW w:w="3203" w:type="dxa"/>
          </w:tcPr>
          <w:p w14:paraId="00DC25BF" w14:textId="77777777" w:rsidR="00350CFB" w:rsidRDefault="00283FFF">
            <w:pPr>
              <w:pStyle w:val="TableParagraph"/>
              <w:spacing w:before="80"/>
              <w:ind w:left="119"/>
              <w:jc w:val="left"/>
              <w:rPr>
                <w:i/>
                <w:sz w:val="24"/>
              </w:rPr>
            </w:pPr>
            <w:r>
              <w:rPr>
                <w:sz w:val="24"/>
              </w:rPr>
              <w:t>GF-PR</w:t>
            </w:r>
            <w:r>
              <w:rPr>
                <w:spacing w:val="-9"/>
                <w:sz w:val="24"/>
              </w:rPr>
              <w:t xml:space="preserve"> </w:t>
            </w:r>
            <w:r>
              <w:rPr>
                <w:sz w:val="24"/>
              </w:rPr>
              <w:t>inverse-risk</w:t>
            </w:r>
            <w:r>
              <w:rPr>
                <w:spacing w:val="-9"/>
                <w:sz w:val="24"/>
              </w:rPr>
              <w:t xml:space="preserve"> </w:t>
            </w:r>
            <w:r>
              <w:rPr>
                <w:sz w:val="24"/>
              </w:rPr>
              <w:t>mean</w:t>
            </w:r>
            <w:r>
              <w:rPr>
                <w:spacing w:val="-8"/>
                <w:sz w:val="24"/>
              </w:rPr>
              <w:t xml:space="preserve"> </w:t>
            </w:r>
            <w:r>
              <w:rPr>
                <w:i/>
                <w:spacing w:val="-10"/>
                <w:sz w:val="24"/>
              </w:rPr>
              <w:t>τ</w:t>
            </w:r>
          </w:p>
        </w:tc>
        <w:tc>
          <w:tcPr>
            <w:tcW w:w="2723" w:type="dxa"/>
          </w:tcPr>
          <w:p w14:paraId="00DC25C0" w14:textId="77777777" w:rsidR="00350CFB" w:rsidRDefault="00283FFF">
            <w:pPr>
              <w:pStyle w:val="TableParagraph"/>
              <w:spacing w:before="80"/>
              <w:ind w:left="132"/>
              <w:jc w:val="left"/>
              <w:rPr>
                <w:sz w:val="24"/>
              </w:rPr>
            </w:pPr>
            <w:r>
              <w:rPr>
                <w:spacing w:val="-4"/>
                <w:sz w:val="24"/>
              </w:rPr>
              <w:t>0</w:t>
            </w:r>
            <w:r>
              <w:rPr>
                <w:i/>
                <w:spacing w:val="-4"/>
                <w:sz w:val="24"/>
              </w:rPr>
              <w:t>.</w:t>
            </w:r>
            <w:r>
              <w:rPr>
                <w:spacing w:val="-4"/>
                <w:sz w:val="24"/>
              </w:rPr>
              <w:t>376</w:t>
            </w:r>
          </w:p>
        </w:tc>
      </w:tr>
      <w:tr w:rsidR="00350CFB" w14:paraId="00DC25C4" w14:textId="77777777">
        <w:trPr>
          <w:trHeight w:val="456"/>
        </w:trPr>
        <w:tc>
          <w:tcPr>
            <w:tcW w:w="3203" w:type="dxa"/>
          </w:tcPr>
          <w:p w14:paraId="00DC25C2" w14:textId="77777777" w:rsidR="00350CFB" w:rsidRDefault="00283FFF">
            <w:pPr>
              <w:pStyle w:val="TableParagraph"/>
              <w:spacing w:before="80"/>
              <w:ind w:left="119"/>
              <w:jc w:val="left"/>
              <w:rPr>
                <w:i/>
                <w:sz w:val="24"/>
              </w:rPr>
            </w:pPr>
            <w:r>
              <w:rPr>
                <w:sz w:val="24"/>
              </w:rPr>
              <w:t>Expanded</w:t>
            </w:r>
            <w:r>
              <w:rPr>
                <w:spacing w:val="-8"/>
                <w:sz w:val="24"/>
              </w:rPr>
              <w:t xml:space="preserve"> </w:t>
            </w:r>
            <w:r>
              <w:rPr>
                <w:sz w:val="24"/>
              </w:rPr>
              <w:t>pool</w:t>
            </w:r>
            <w:r>
              <w:rPr>
                <w:spacing w:val="-8"/>
                <w:sz w:val="24"/>
              </w:rPr>
              <w:t xml:space="preserve"> </w:t>
            </w:r>
            <w:r>
              <w:rPr>
                <w:i/>
                <w:spacing w:val="-10"/>
                <w:sz w:val="24"/>
              </w:rPr>
              <w:t>N</w:t>
            </w:r>
          </w:p>
        </w:tc>
        <w:tc>
          <w:tcPr>
            <w:tcW w:w="2723" w:type="dxa"/>
          </w:tcPr>
          <w:p w14:paraId="00DC25C3" w14:textId="77777777" w:rsidR="00350CFB" w:rsidRDefault="00283FFF">
            <w:pPr>
              <w:pStyle w:val="TableParagraph"/>
              <w:spacing w:before="80"/>
              <w:ind w:left="132"/>
              <w:jc w:val="left"/>
              <w:rPr>
                <w:sz w:val="24"/>
              </w:rPr>
            </w:pPr>
            <w:r>
              <w:rPr>
                <w:spacing w:val="-2"/>
                <w:sz w:val="24"/>
              </w:rPr>
              <w:t>31</w:t>
            </w:r>
            <w:r>
              <w:rPr>
                <w:i/>
                <w:spacing w:val="-2"/>
                <w:sz w:val="24"/>
              </w:rPr>
              <w:t>,</w:t>
            </w:r>
            <w:r>
              <w:rPr>
                <w:spacing w:val="-2"/>
                <w:sz w:val="24"/>
              </w:rPr>
              <w:t>612</w:t>
            </w:r>
          </w:p>
        </w:tc>
      </w:tr>
      <w:tr w:rsidR="00350CFB" w14:paraId="00DC25C7" w14:textId="77777777">
        <w:trPr>
          <w:trHeight w:val="456"/>
        </w:trPr>
        <w:tc>
          <w:tcPr>
            <w:tcW w:w="3203" w:type="dxa"/>
          </w:tcPr>
          <w:p w14:paraId="00DC25C5" w14:textId="77777777" w:rsidR="00350CFB" w:rsidRDefault="00283FFF">
            <w:pPr>
              <w:pStyle w:val="TableParagraph"/>
              <w:spacing w:before="80"/>
              <w:ind w:left="119"/>
              <w:jc w:val="left"/>
              <w:rPr>
                <w:sz w:val="24"/>
              </w:rPr>
            </w:pPr>
            <w:r>
              <w:rPr>
                <w:w w:val="105"/>
                <w:sz w:val="24"/>
              </w:rPr>
              <w:t>Speedup</w:t>
            </w:r>
            <w:r>
              <w:rPr>
                <w:spacing w:val="-6"/>
                <w:w w:val="105"/>
                <w:sz w:val="24"/>
              </w:rPr>
              <w:t xml:space="preserve"> </w:t>
            </w:r>
            <w:r>
              <w:rPr>
                <w:w w:val="105"/>
                <w:sz w:val="24"/>
              </w:rPr>
              <w:t>at</w:t>
            </w:r>
            <w:r>
              <w:rPr>
                <w:spacing w:val="-6"/>
                <w:w w:val="105"/>
                <w:sz w:val="24"/>
              </w:rPr>
              <w:t xml:space="preserve"> </w:t>
            </w:r>
            <w:r>
              <w:rPr>
                <w:i/>
                <w:w w:val="105"/>
                <w:sz w:val="24"/>
              </w:rPr>
              <w:t>n</w:t>
            </w:r>
            <w:r>
              <w:rPr>
                <w:i/>
                <w:spacing w:val="1"/>
                <w:w w:val="105"/>
                <w:sz w:val="24"/>
              </w:rPr>
              <w:t xml:space="preserve"> </w:t>
            </w:r>
            <w:r>
              <w:rPr>
                <w:w w:val="105"/>
                <w:sz w:val="24"/>
              </w:rPr>
              <w:t>=</w:t>
            </w:r>
            <w:r>
              <w:rPr>
                <w:spacing w:val="1"/>
                <w:w w:val="105"/>
                <w:sz w:val="24"/>
              </w:rPr>
              <w:t xml:space="preserve"> </w:t>
            </w:r>
            <w:r>
              <w:rPr>
                <w:spacing w:val="-2"/>
                <w:w w:val="105"/>
                <w:sz w:val="24"/>
              </w:rPr>
              <w:t>10</w:t>
            </w:r>
            <w:r>
              <w:rPr>
                <w:i/>
                <w:spacing w:val="-2"/>
                <w:w w:val="105"/>
                <w:sz w:val="24"/>
              </w:rPr>
              <w:t>,</w:t>
            </w:r>
            <w:r>
              <w:rPr>
                <w:spacing w:val="-2"/>
                <w:w w:val="105"/>
                <w:sz w:val="24"/>
              </w:rPr>
              <w:t>000</w:t>
            </w:r>
          </w:p>
        </w:tc>
        <w:tc>
          <w:tcPr>
            <w:tcW w:w="2723" w:type="dxa"/>
          </w:tcPr>
          <w:p w14:paraId="00DC25C6" w14:textId="77777777" w:rsidR="00350CFB" w:rsidRDefault="00283FFF">
            <w:pPr>
              <w:pStyle w:val="TableParagraph"/>
              <w:spacing w:before="0"/>
              <w:ind w:left="132"/>
              <w:jc w:val="left"/>
              <w:rPr>
                <w:rFonts w:ascii="Arial Unicode MS" w:hAnsi="Arial Unicode MS"/>
                <w:sz w:val="24"/>
              </w:rPr>
            </w:pPr>
            <w:r>
              <w:rPr>
                <w:rFonts w:ascii="Arial Unicode MS" w:hAnsi="Arial Unicode MS"/>
                <w:w w:val="120"/>
                <w:sz w:val="24"/>
              </w:rPr>
              <w:t>≈</w:t>
            </w:r>
            <w:r>
              <w:rPr>
                <w:rFonts w:ascii="Arial Unicode MS" w:hAnsi="Arial Unicode MS"/>
                <w:spacing w:val="2"/>
                <w:w w:val="120"/>
                <w:sz w:val="24"/>
              </w:rPr>
              <w:t xml:space="preserve"> </w:t>
            </w:r>
            <w:r>
              <w:rPr>
                <w:spacing w:val="-2"/>
                <w:w w:val="120"/>
                <w:sz w:val="24"/>
              </w:rPr>
              <w:t>10</w:t>
            </w:r>
            <w:r>
              <w:rPr>
                <w:i/>
                <w:spacing w:val="-2"/>
                <w:w w:val="120"/>
                <w:sz w:val="24"/>
              </w:rPr>
              <w:t>.</w:t>
            </w:r>
            <w:r>
              <w:rPr>
                <w:spacing w:val="-2"/>
                <w:w w:val="120"/>
                <w:sz w:val="24"/>
              </w:rPr>
              <w:t>4</w:t>
            </w:r>
            <w:r>
              <w:rPr>
                <w:rFonts w:ascii="Arial Unicode MS" w:hAnsi="Arial Unicode MS"/>
                <w:spacing w:val="-2"/>
                <w:w w:val="120"/>
                <w:sz w:val="24"/>
              </w:rPr>
              <w:t>×</w:t>
            </w:r>
          </w:p>
        </w:tc>
      </w:tr>
      <w:tr w:rsidR="00350CFB" w14:paraId="00DC25CA" w14:textId="77777777">
        <w:trPr>
          <w:trHeight w:val="456"/>
        </w:trPr>
        <w:tc>
          <w:tcPr>
            <w:tcW w:w="3203" w:type="dxa"/>
          </w:tcPr>
          <w:p w14:paraId="00DC25C8" w14:textId="77777777" w:rsidR="00350CFB" w:rsidRDefault="00283FFF">
            <w:pPr>
              <w:pStyle w:val="TableParagraph"/>
              <w:spacing w:before="80"/>
              <w:ind w:left="119"/>
              <w:jc w:val="left"/>
              <w:rPr>
                <w:sz w:val="24"/>
              </w:rPr>
            </w:pPr>
            <w:r>
              <w:rPr>
                <w:w w:val="105"/>
                <w:sz w:val="24"/>
              </w:rPr>
              <w:t>Speedup</w:t>
            </w:r>
            <w:r>
              <w:rPr>
                <w:spacing w:val="-5"/>
                <w:w w:val="105"/>
                <w:sz w:val="24"/>
              </w:rPr>
              <w:t xml:space="preserve"> </w:t>
            </w:r>
            <w:r>
              <w:rPr>
                <w:w w:val="105"/>
                <w:sz w:val="24"/>
              </w:rPr>
              <w:t>at</w:t>
            </w:r>
            <w:r>
              <w:rPr>
                <w:spacing w:val="-4"/>
                <w:w w:val="105"/>
                <w:sz w:val="24"/>
              </w:rPr>
              <w:t xml:space="preserve"> </w:t>
            </w:r>
            <w:r>
              <w:rPr>
                <w:i/>
                <w:w w:val="105"/>
                <w:sz w:val="24"/>
              </w:rPr>
              <w:t>N</w:t>
            </w:r>
            <w:r>
              <w:rPr>
                <w:i/>
                <w:spacing w:val="27"/>
                <w:w w:val="105"/>
                <w:sz w:val="24"/>
              </w:rPr>
              <w:t xml:space="preserve"> </w:t>
            </w:r>
            <w:r>
              <w:rPr>
                <w:w w:val="105"/>
                <w:sz w:val="24"/>
              </w:rPr>
              <w:t>=</w:t>
            </w:r>
            <w:r>
              <w:rPr>
                <w:spacing w:val="3"/>
                <w:w w:val="105"/>
                <w:sz w:val="24"/>
              </w:rPr>
              <w:t xml:space="preserve"> </w:t>
            </w:r>
            <w:r>
              <w:rPr>
                <w:spacing w:val="-2"/>
                <w:w w:val="105"/>
                <w:sz w:val="24"/>
              </w:rPr>
              <w:t>31</w:t>
            </w:r>
            <w:r>
              <w:rPr>
                <w:i/>
                <w:spacing w:val="-2"/>
                <w:w w:val="105"/>
                <w:sz w:val="24"/>
              </w:rPr>
              <w:t>,</w:t>
            </w:r>
            <w:r>
              <w:rPr>
                <w:spacing w:val="-2"/>
                <w:w w:val="105"/>
                <w:sz w:val="24"/>
              </w:rPr>
              <w:t>612</w:t>
            </w:r>
          </w:p>
        </w:tc>
        <w:tc>
          <w:tcPr>
            <w:tcW w:w="2723" w:type="dxa"/>
          </w:tcPr>
          <w:p w14:paraId="00DC25C9" w14:textId="77777777" w:rsidR="00350CFB" w:rsidRDefault="00283FFF">
            <w:pPr>
              <w:pStyle w:val="TableParagraph"/>
              <w:spacing w:before="0"/>
              <w:ind w:left="132"/>
              <w:jc w:val="left"/>
              <w:rPr>
                <w:rFonts w:ascii="Arial Unicode MS" w:hAnsi="Arial Unicode MS"/>
                <w:sz w:val="24"/>
              </w:rPr>
            </w:pPr>
            <w:r>
              <w:rPr>
                <w:rFonts w:ascii="Arial Unicode MS" w:hAnsi="Arial Unicode MS"/>
                <w:w w:val="120"/>
                <w:sz w:val="24"/>
              </w:rPr>
              <w:t>≈</w:t>
            </w:r>
            <w:r>
              <w:rPr>
                <w:rFonts w:ascii="Arial Unicode MS" w:hAnsi="Arial Unicode MS"/>
                <w:spacing w:val="2"/>
                <w:w w:val="120"/>
                <w:sz w:val="24"/>
              </w:rPr>
              <w:t xml:space="preserve"> </w:t>
            </w:r>
            <w:r>
              <w:rPr>
                <w:spacing w:val="-4"/>
                <w:w w:val="120"/>
                <w:sz w:val="24"/>
              </w:rPr>
              <w:t>9</w:t>
            </w:r>
            <w:r>
              <w:rPr>
                <w:i/>
                <w:spacing w:val="-4"/>
                <w:w w:val="120"/>
                <w:sz w:val="24"/>
              </w:rPr>
              <w:t>.</w:t>
            </w:r>
            <w:r>
              <w:rPr>
                <w:spacing w:val="-4"/>
                <w:w w:val="120"/>
                <w:sz w:val="24"/>
              </w:rPr>
              <w:t>4</w:t>
            </w:r>
            <w:r>
              <w:rPr>
                <w:rFonts w:ascii="Arial Unicode MS" w:hAnsi="Arial Unicode MS"/>
                <w:spacing w:val="-4"/>
                <w:w w:val="120"/>
                <w:sz w:val="24"/>
              </w:rPr>
              <w:t>×</w:t>
            </w:r>
          </w:p>
        </w:tc>
      </w:tr>
      <w:tr w:rsidR="00350CFB" w14:paraId="00DC25CD" w14:textId="77777777">
        <w:trPr>
          <w:trHeight w:val="484"/>
        </w:trPr>
        <w:tc>
          <w:tcPr>
            <w:tcW w:w="3203" w:type="dxa"/>
            <w:tcBorders>
              <w:bottom w:val="single" w:sz="8" w:space="0" w:color="000000"/>
            </w:tcBorders>
          </w:tcPr>
          <w:p w14:paraId="00DC25CB" w14:textId="77777777" w:rsidR="00350CFB" w:rsidRDefault="00283FFF">
            <w:pPr>
              <w:pStyle w:val="TableParagraph"/>
              <w:spacing w:before="80"/>
              <w:ind w:left="119"/>
              <w:jc w:val="left"/>
              <w:rPr>
                <w:sz w:val="24"/>
              </w:rPr>
            </w:pPr>
            <w:r>
              <w:rPr>
                <w:sz w:val="24"/>
              </w:rPr>
              <w:t>Observation</w:t>
            </w:r>
            <w:r>
              <w:rPr>
                <w:spacing w:val="-13"/>
                <w:sz w:val="24"/>
              </w:rPr>
              <w:t xml:space="preserve"> </w:t>
            </w:r>
            <w:r>
              <w:rPr>
                <w:spacing w:val="-2"/>
                <w:sz w:val="24"/>
              </w:rPr>
              <w:t>window</w:t>
            </w:r>
          </w:p>
        </w:tc>
        <w:tc>
          <w:tcPr>
            <w:tcW w:w="2723" w:type="dxa"/>
            <w:tcBorders>
              <w:bottom w:val="single" w:sz="8" w:space="0" w:color="000000"/>
            </w:tcBorders>
          </w:tcPr>
          <w:p w14:paraId="00DC25CC" w14:textId="77777777" w:rsidR="00350CFB" w:rsidRDefault="00283FFF">
            <w:pPr>
              <w:pStyle w:val="TableParagraph"/>
              <w:spacing w:before="80"/>
              <w:ind w:left="132"/>
              <w:jc w:val="left"/>
              <w:rPr>
                <w:sz w:val="24"/>
              </w:rPr>
            </w:pPr>
            <w:r>
              <w:rPr>
                <w:sz w:val="24"/>
              </w:rPr>
              <w:t>2025-12-01</w:t>
            </w:r>
            <w:r>
              <w:rPr>
                <w:spacing w:val="-12"/>
                <w:sz w:val="24"/>
              </w:rPr>
              <w:t xml:space="preserve"> </w:t>
            </w:r>
            <w:r>
              <w:rPr>
                <w:sz w:val="24"/>
              </w:rPr>
              <w:t>–</w:t>
            </w:r>
            <w:r>
              <w:rPr>
                <w:spacing w:val="-12"/>
                <w:sz w:val="24"/>
              </w:rPr>
              <w:t xml:space="preserve"> </w:t>
            </w:r>
            <w:r>
              <w:rPr>
                <w:sz w:val="24"/>
              </w:rPr>
              <w:t>2026-05-</w:t>
            </w:r>
            <w:r>
              <w:rPr>
                <w:spacing w:val="-5"/>
                <w:sz w:val="24"/>
              </w:rPr>
              <w:t>31</w:t>
            </w:r>
          </w:p>
        </w:tc>
      </w:tr>
    </w:tbl>
    <w:p w14:paraId="00DC25CE" w14:textId="77777777" w:rsidR="00350CFB" w:rsidRDefault="00283FFF">
      <w:pPr>
        <w:pStyle w:val="BodyText"/>
        <w:spacing w:before="135" w:line="396" w:lineRule="auto"/>
        <w:ind w:left="282" w:right="563" w:hanging="8"/>
        <w:jc w:val="both"/>
      </w:pPr>
      <w:r>
        <w:t>These</w:t>
      </w:r>
      <w:r>
        <w:rPr>
          <w:spacing w:val="-11"/>
        </w:rPr>
        <w:t xml:space="preserve"> </w:t>
      </w:r>
      <w:r>
        <w:t>values</w:t>
      </w:r>
      <w:r>
        <w:rPr>
          <w:spacing w:val="-10"/>
        </w:rPr>
        <w:t xml:space="preserve"> </w:t>
      </w:r>
      <w:r>
        <w:t>are</w:t>
      </w:r>
      <w:r>
        <w:rPr>
          <w:spacing w:val="-11"/>
        </w:rPr>
        <w:t xml:space="preserve"> </w:t>
      </w:r>
      <w:r>
        <w:t>transcribed</w:t>
      </w:r>
      <w:r>
        <w:rPr>
          <w:spacing w:val="-10"/>
        </w:rPr>
        <w:t xml:space="preserve"> </w:t>
      </w:r>
      <w:r>
        <w:t>from</w:t>
      </w:r>
      <w:r>
        <w:rPr>
          <w:spacing w:val="-11"/>
        </w:rPr>
        <w:t xml:space="preserve"> </w:t>
      </w:r>
      <w:r>
        <w:t>the</w:t>
      </w:r>
      <w:r>
        <w:rPr>
          <w:spacing w:val="-10"/>
        </w:rPr>
        <w:t xml:space="preserve"> </w:t>
      </w:r>
      <w:r>
        <w:t>pipeline’s</w:t>
      </w:r>
      <w:r>
        <w:rPr>
          <w:spacing w:val="-11"/>
        </w:rPr>
        <w:t xml:space="preserve"> </w:t>
      </w:r>
      <w:r>
        <w:t>machine-readable</w:t>
      </w:r>
      <w:r>
        <w:rPr>
          <w:spacing w:val="-10"/>
        </w:rPr>
        <w:t xml:space="preserve"> </w:t>
      </w:r>
      <w:r>
        <w:t>evaluation</w:t>
      </w:r>
      <w:r>
        <w:rPr>
          <w:spacing w:val="-11"/>
        </w:rPr>
        <w:t xml:space="preserve"> </w:t>
      </w:r>
      <w:r>
        <w:t>summary</w:t>
      </w:r>
      <w:r>
        <w:rPr>
          <w:spacing w:val="-10"/>
        </w:rPr>
        <w:t xml:space="preserve"> </w:t>
      </w:r>
      <w:r>
        <w:t>and</w:t>
      </w:r>
      <w:r>
        <w:rPr>
          <w:spacing w:val="-11"/>
        </w:rPr>
        <w:t xml:space="preserve"> </w:t>
      </w:r>
      <w:r>
        <w:t xml:space="preserve">match </w:t>
      </w:r>
      <w:bookmarkStart w:id="524" w:name="Archived_Extended_Baselines"/>
      <w:bookmarkStart w:id="525" w:name="_bookmark227"/>
      <w:bookmarkEnd w:id="524"/>
      <w:bookmarkEnd w:id="525"/>
      <w:r>
        <w:t>the exported result tables.</w:t>
      </w:r>
    </w:p>
    <w:p w14:paraId="00DC25CF" w14:textId="77777777" w:rsidR="00350CFB" w:rsidRDefault="00350CFB">
      <w:pPr>
        <w:pStyle w:val="BodyText"/>
        <w:spacing w:before="147"/>
      </w:pPr>
    </w:p>
    <w:p w14:paraId="00DC25D0" w14:textId="77777777" w:rsidR="00350CFB" w:rsidRDefault="00283FFF">
      <w:pPr>
        <w:pStyle w:val="Heading2"/>
        <w:numPr>
          <w:ilvl w:val="1"/>
          <w:numId w:val="26"/>
        </w:numPr>
        <w:tabs>
          <w:tab w:val="left" w:pos="783"/>
        </w:tabs>
        <w:ind w:left="783" w:hanging="501"/>
      </w:pPr>
      <w:r>
        <w:t>Archived</w:t>
      </w:r>
      <w:r>
        <w:rPr>
          <w:spacing w:val="14"/>
        </w:rPr>
        <w:t xml:space="preserve"> </w:t>
      </w:r>
      <w:r>
        <w:t>Extended</w:t>
      </w:r>
      <w:r>
        <w:rPr>
          <w:spacing w:val="14"/>
        </w:rPr>
        <w:t xml:space="preserve"> </w:t>
      </w:r>
      <w:r>
        <w:rPr>
          <w:spacing w:val="-2"/>
        </w:rPr>
        <w:t>Baselines</w:t>
      </w:r>
    </w:p>
    <w:p w14:paraId="00DC25D1" w14:textId="77777777" w:rsidR="00350CFB" w:rsidRDefault="00350CFB">
      <w:pPr>
        <w:pStyle w:val="BodyText"/>
        <w:spacing w:before="24"/>
        <w:rPr>
          <w:b/>
          <w:sz w:val="28"/>
        </w:rPr>
      </w:pPr>
    </w:p>
    <w:p w14:paraId="00DC25D2" w14:textId="77777777" w:rsidR="00350CFB" w:rsidRDefault="00283FFF">
      <w:pPr>
        <w:pStyle w:val="BodyText"/>
        <w:spacing w:line="396" w:lineRule="auto"/>
        <w:ind w:left="282" w:right="563"/>
        <w:jc w:val="both"/>
      </w:pPr>
      <w:r>
        <w:rPr>
          <w:spacing w:val="-2"/>
        </w:rPr>
        <w:t>During</w:t>
      </w:r>
      <w:r>
        <w:rPr>
          <w:spacing w:val="-8"/>
        </w:rPr>
        <w:t xml:space="preserve"> </w:t>
      </w:r>
      <w:r>
        <w:rPr>
          <w:spacing w:val="-2"/>
        </w:rPr>
        <w:t>exploratory</w:t>
      </w:r>
      <w:r>
        <w:rPr>
          <w:spacing w:val="-8"/>
        </w:rPr>
        <w:t xml:space="preserve"> </w:t>
      </w:r>
      <w:r>
        <w:rPr>
          <w:spacing w:val="-2"/>
        </w:rPr>
        <w:t>analysis,</w:t>
      </w:r>
      <w:r>
        <w:rPr>
          <w:spacing w:val="-4"/>
        </w:rPr>
        <w:t xml:space="preserve"> </w:t>
      </w:r>
      <w:r>
        <w:rPr>
          <w:spacing w:val="-2"/>
        </w:rPr>
        <w:t>additional</w:t>
      </w:r>
      <w:r>
        <w:rPr>
          <w:spacing w:val="-8"/>
        </w:rPr>
        <w:t xml:space="preserve"> </w:t>
      </w:r>
      <w:r>
        <w:rPr>
          <w:spacing w:val="-2"/>
        </w:rPr>
        <w:t>PageRank</w:t>
      </w:r>
      <w:r>
        <w:rPr>
          <w:spacing w:val="-8"/>
        </w:rPr>
        <w:t xml:space="preserve"> </w:t>
      </w:r>
      <w:r>
        <w:rPr>
          <w:spacing w:val="-2"/>
        </w:rPr>
        <w:t>variants</w:t>
      </w:r>
      <w:r>
        <w:rPr>
          <w:spacing w:val="-9"/>
        </w:rPr>
        <w:t xml:space="preserve"> </w:t>
      </w:r>
      <w:r>
        <w:rPr>
          <w:spacing w:val="-2"/>
        </w:rPr>
        <w:t>were</w:t>
      </w:r>
      <w:r>
        <w:rPr>
          <w:spacing w:val="-8"/>
        </w:rPr>
        <w:t xml:space="preserve"> </w:t>
      </w:r>
      <w:r>
        <w:rPr>
          <w:spacing w:val="-2"/>
        </w:rPr>
        <w:t>scored</w:t>
      </w:r>
      <w:r>
        <w:rPr>
          <w:spacing w:val="-8"/>
        </w:rPr>
        <w:t xml:space="preserve"> </w:t>
      </w:r>
      <w:r>
        <w:rPr>
          <w:spacing w:val="-2"/>
        </w:rPr>
        <w:t>on</w:t>
      </w:r>
      <w:r>
        <w:rPr>
          <w:spacing w:val="-8"/>
        </w:rPr>
        <w:t xml:space="preserve"> </w:t>
      </w:r>
      <w:r>
        <w:rPr>
          <w:spacing w:val="-2"/>
        </w:rPr>
        <w:t>the</w:t>
      </w:r>
      <w:r>
        <w:rPr>
          <w:spacing w:val="-8"/>
        </w:rPr>
        <w:t xml:space="preserve"> </w:t>
      </w:r>
      <w:r>
        <w:rPr>
          <w:spacing w:val="-2"/>
        </w:rPr>
        <w:t>same</w:t>
      </w:r>
      <w:r>
        <w:rPr>
          <w:spacing w:val="-8"/>
        </w:rPr>
        <w:t xml:space="preserve"> </w:t>
      </w:r>
      <w:r>
        <w:rPr>
          <w:spacing w:val="-2"/>
        </w:rPr>
        <w:t>matched</w:t>
      </w:r>
      <w:r>
        <w:rPr>
          <w:spacing w:val="-8"/>
        </w:rPr>
        <w:t xml:space="preserve"> </w:t>
      </w:r>
      <w:r>
        <w:rPr>
          <w:spacing w:val="-2"/>
        </w:rPr>
        <w:t xml:space="preserve">cohort </w:t>
      </w:r>
      <w:r>
        <w:t>and proxy families.</w:t>
      </w:r>
      <w:r>
        <w:rPr>
          <w:spacing w:val="40"/>
        </w:rPr>
        <w:t xml:space="preserve"> </w:t>
      </w:r>
      <w:r>
        <w:t>They are archived here for completeness and future work.</w:t>
      </w:r>
      <w:r>
        <w:rPr>
          <w:spacing w:val="40"/>
        </w:rPr>
        <w:t xml:space="preserve"> </w:t>
      </w:r>
      <w:r>
        <w:t xml:space="preserve">They are </w:t>
      </w:r>
      <w:r>
        <w:rPr>
          <w:i/>
        </w:rPr>
        <w:t xml:space="preserve">not </w:t>
      </w:r>
      <w:r>
        <w:t>part of</w:t>
      </w:r>
      <w:r>
        <w:rPr>
          <w:spacing w:val="-9"/>
        </w:rPr>
        <w:t xml:space="preserve"> </w:t>
      </w:r>
      <w:r>
        <w:t>the</w:t>
      </w:r>
      <w:r>
        <w:rPr>
          <w:spacing w:val="-9"/>
        </w:rPr>
        <w:t xml:space="preserve"> </w:t>
      </w:r>
      <w:r>
        <w:t>primary</w:t>
      </w:r>
      <w:r>
        <w:rPr>
          <w:spacing w:val="-9"/>
        </w:rPr>
        <w:t xml:space="preserve"> </w:t>
      </w:r>
      <w:r>
        <w:t>EndorseRank–AWP</w:t>
      </w:r>
      <w:r>
        <w:rPr>
          <w:spacing w:val="-9"/>
        </w:rPr>
        <w:t xml:space="preserve"> </w:t>
      </w:r>
      <w:r>
        <w:t>research</w:t>
      </w:r>
      <w:r>
        <w:rPr>
          <w:spacing w:val="-9"/>
        </w:rPr>
        <w:t xml:space="preserve"> </w:t>
      </w:r>
      <w:r>
        <w:t>questions</w:t>
      </w:r>
      <w:r>
        <w:rPr>
          <w:spacing w:val="-9"/>
        </w:rPr>
        <w:t xml:space="preserve"> </w:t>
      </w:r>
      <w:r>
        <w:t>and</w:t>
      </w:r>
      <w:r>
        <w:rPr>
          <w:spacing w:val="-9"/>
        </w:rPr>
        <w:t xml:space="preserve"> </w:t>
      </w:r>
      <w:r>
        <w:t>should</w:t>
      </w:r>
      <w:r>
        <w:rPr>
          <w:spacing w:val="-9"/>
        </w:rPr>
        <w:t xml:space="preserve"> </w:t>
      </w:r>
      <w:r>
        <w:t>not</w:t>
      </w:r>
      <w:r>
        <w:rPr>
          <w:spacing w:val="-9"/>
        </w:rPr>
        <w:t xml:space="preserve"> </w:t>
      </w:r>
      <w:r>
        <w:t>be</w:t>
      </w:r>
      <w:r>
        <w:rPr>
          <w:spacing w:val="-9"/>
        </w:rPr>
        <w:t xml:space="preserve"> </w:t>
      </w:r>
      <w:r>
        <w:t>read</w:t>
      </w:r>
      <w:r>
        <w:rPr>
          <w:spacing w:val="-9"/>
        </w:rPr>
        <w:t xml:space="preserve"> </w:t>
      </w:r>
      <w:r>
        <w:t>as</w:t>
      </w:r>
      <w:r>
        <w:rPr>
          <w:spacing w:val="-9"/>
        </w:rPr>
        <w:t xml:space="preserve"> </w:t>
      </w:r>
      <w:r>
        <w:t>peer</w:t>
      </w:r>
      <w:r>
        <w:rPr>
          <w:spacing w:val="-9"/>
        </w:rPr>
        <w:t xml:space="preserve"> </w:t>
      </w:r>
      <w:r>
        <w:t>claims</w:t>
      </w:r>
      <w:r>
        <w:rPr>
          <w:spacing w:val="-9"/>
        </w:rPr>
        <w:t xml:space="preserve"> </w:t>
      </w:r>
      <w:r>
        <w:t>in</w:t>
      </w:r>
      <w:r>
        <w:rPr>
          <w:spacing w:val="-9"/>
        </w:rPr>
        <w:t xml:space="preserve"> </w:t>
      </w:r>
      <w:r>
        <w:t>the</w:t>
      </w:r>
    </w:p>
    <w:p w14:paraId="00DC25D3" w14:textId="77777777" w:rsidR="00350CFB" w:rsidRDefault="00350CFB">
      <w:pPr>
        <w:pStyle w:val="BodyText"/>
        <w:spacing w:line="396" w:lineRule="auto"/>
        <w:jc w:val="both"/>
        <w:sectPr w:rsidR="00350CFB">
          <w:pgSz w:w="11910" w:h="16840"/>
          <w:pgMar w:top="1880" w:right="708" w:bottom="2300" w:left="992" w:header="0" w:footer="2115" w:gutter="0"/>
          <w:cols w:space="720"/>
        </w:sectPr>
      </w:pPr>
    </w:p>
    <w:p w14:paraId="00DC25D4" w14:textId="77777777" w:rsidR="00350CFB" w:rsidRDefault="00283FFF">
      <w:pPr>
        <w:pStyle w:val="BodyText"/>
        <w:spacing w:before="72"/>
        <w:ind w:left="282"/>
        <w:jc w:val="both"/>
      </w:pPr>
      <w:bookmarkStart w:id="526" w:name="Six-method_Aave-oriented_matrix"/>
      <w:bookmarkStart w:id="527" w:name="_bookmark230"/>
      <w:bookmarkStart w:id="528" w:name="Seven-method_alignment_matrix"/>
      <w:bookmarkStart w:id="529" w:name="_bookmark228"/>
      <w:bookmarkEnd w:id="526"/>
      <w:bookmarkEnd w:id="527"/>
      <w:bookmarkEnd w:id="528"/>
      <w:bookmarkEnd w:id="529"/>
      <w:r>
        <w:lastRenderedPageBreak/>
        <w:t>main</w:t>
      </w:r>
      <w:r>
        <w:rPr>
          <w:spacing w:val="-6"/>
        </w:rPr>
        <w:t xml:space="preserve"> </w:t>
      </w:r>
      <w:r>
        <w:rPr>
          <w:spacing w:val="-2"/>
        </w:rPr>
        <w:t>narrative.</w:t>
      </w:r>
    </w:p>
    <w:p w14:paraId="00DC25D5" w14:textId="77777777" w:rsidR="00350CFB" w:rsidRDefault="00350CFB">
      <w:pPr>
        <w:pStyle w:val="BodyText"/>
        <w:spacing w:before="186"/>
      </w:pPr>
    </w:p>
    <w:p w14:paraId="00DC25D6" w14:textId="77777777" w:rsidR="00350CFB" w:rsidRDefault="00283FFF">
      <w:pPr>
        <w:pStyle w:val="Heading3"/>
        <w:numPr>
          <w:ilvl w:val="2"/>
          <w:numId w:val="26"/>
        </w:numPr>
        <w:tabs>
          <w:tab w:val="left" w:pos="879"/>
        </w:tabs>
        <w:ind w:left="879" w:hanging="597"/>
      </w:pPr>
      <w:r>
        <w:rPr>
          <w:spacing w:val="-2"/>
        </w:rPr>
        <w:t>Seven-method</w:t>
      </w:r>
      <w:r>
        <w:rPr>
          <w:spacing w:val="2"/>
        </w:rPr>
        <w:t xml:space="preserve"> </w:t>
      </w:r>
      <w:r>
        <w:rPr>
          <w:spacing w:val="-2"/>
        </w:rPr>
        <w:t>alignment</w:t>
      </w:r>
      <w:r>
        <w:rPr>
          <w:spacing w:val="2"/>
        </w:rPr>
        <w:t xml:space="preserve"> </w:t>
      </w:r>
      <w:r>
        <w:rPr>
          <w:spacing w:val="-2"/>
        </w:rPr>
        <w:t>matrix</w:t>
      </w:r>
    </w:p>
    <w:p w14:paraId="00DC25D7" w14:textId="77777777" w:rsidR="00350CFB" w:rsidRDefault="00350CFB">
      <w:pPr>
        <w:pStyle w:val="BodyText"/>
        <w:spacing w:before="46"/>
        <w:rPr>
          <w:b/>
        </w:rPr>
      </w:pPr>
    </w:p>
    <w:p w14:paraId="00DC25D8" w14:textId="77777777" w:rsidR="00350CFB" w:rsidRDefault="00283FFF">
      <w:pPr>
        <w:pStyle w:val="BodyText"/>
        <w:spacing w:line="396" w:lineRule="auto"/>
        <w:ind w:left="282" w:right="524" w:hanging="8"/>
        <w:jc w:val="both"/>
      </w:pPr>
      <w:r>
        <w:t>Table</w:t>
      </w:r>
      <w:r>
        <w:rPr>
          <w:spacing w:val="-15"/>
        </w:rPr>
        <w:t xml:space="preserve"> </w:t>
      </w:r>
      <w:hyperlink w:anchor="_bookmark229" w:history="1">
        <w:r>
          <w:t>8.4</w:t>
        </w:r>
      </w:hyperlink>
      <w:r>
        <w:rPr>
          <w:spacing w:val="-15"/>
        </w:rPr>
        <w:t xml:space="preserve"> </w:t>
      </w:r>
      <w:r>
        <w:t>reports</w:t>
      </w:r>
      <w:r>
        <w:rPr>
          <w:spacing w:val="-15"/>
        </w:rPr>
        <w:t xml:space="preserve"> </w:t>
      </w:r>
      <w:r>
        <w:t>family-level</w:t>
      </w:r>
      <w:r>
        <w:rPr>
          <w:spacing w:val="-15"/>
        </w:rPr>
        <w:t xml:space="preserve"> </w:t>
      </w:r>
      <w:r>
        <w:t>mean</w:t>
      </w:r>
      <w:r>
        <w:rPr>
          <w:spacing w:val="-15"/>
        </w:rPr>
        <w:t xml:space="preserve"> </w:t>
      </w:r>
      <w:r>
        <w:t>Kendall</w:t>
      </w:r>
      <w:r>
        <w:rPr>
          <w:spacing w:val="-15"/>
        </w:rPr>
        <w:t xml:space="preserve"> </w:t>
      </w:r>
      <w:r>
        <w:rPr>
          <w:i/>
        </w:rPr>
        <w:t>τ</w:t>
      </w:r>
      <w:r>
        <w:rPr>
          <w:i/>
          <w:spacing w:val="-15"/>
        </w:rPr>
        <w:t xml:space="preserve"> </w:t>
      </w:r>
      <w:r>
        <w:t>for</w:t>
      </w:r>
      <w:r>
        <w:rPr>
          <w:spacing w:val="-15"/>
        </w:rPr>
        <w:t xml:space="preserve"> </w:t>
      </w:r>
      <w:r>
        <w:t>seven</w:t>
      </w:r>
      <w:r>
        <w:rPr>
          <w:spacing w:val="-15"/>
        </w:rPr>
        <w:t xml:space="preserve"> </w:t>
      </w:r>
      <w:r>
        <w:t>methods,</w:t>
      </w:r>
      <w:r>
        <w:rPr>
          <w:spacing w:val="-15"/>
        </w:rPr>
        <w:t xml:space="preserve"> </w:t>
      </w:r>
      <w:r>
        <w:t>including</w:t>
      </w:r>
      <w:r>
        <w:rPr>
          <w:spacing w:val="-15"/>
        </w:rPr>
        <w:t xml:space="preserve"> </w:t>
      </w:r>
      <w:r>
        <w:t>LP-PR,</w:t>
      </w:r>
      <w:r>
        <w:rPr>
          <w:spacing w:val="-15"/>
        </w:rPr>
        <w:t xml:space="preserve"> </w:t>
      </w:r>
      <w:r>
        <w:t>CW-AWP,</w:t>
      </w:r>
      <w:r>
        <w:rPr>
          <w:spacing w:val="-15"/>
        </w:rPr>
        <w:t xml:space="preserve"> </w:t>
      </w:r>
      <w:r>
        <w:t>LF-PR, and RiskProp-style variants implemented in the evaluation codebase.</w:t>
      </w:r>
      <w:r>
        <w:rPr>
          <w:spacing w:val="40"/>
        </w:rPr>
        <w:t xml:space="preserve"> </w:t>
      </w:r>
      <w:r>
        <w:t>EndorseRank remains the allowance-family leader; AWP (and closely related transfer variants) lead on transfer; GF-PR leads on inverse-risk and GMX success by construction.</w:t>
      </w:r>
    </w:p>
    <w:p w14:paraId="00DC25D9" w14:textId="77777777" w:rsidR="00350CFB" w:rsidRDefault="00283FFF">
      <w:pPr>
        <w:pStyle w:val="BodyText"/>
        <w:spacing w:before="81" w:line="252" w:lineRule="auto"/>
        <w:ind w:left="282" w:right="533" w:hanging="8"/>
        <w:jc w:val="both"/>
      </w:pPr>
      <w:bookmarkStart w:id="530" w:name="_bookmark229"/>
      <w:bookmarkEnd w:id="530"/>
      <w:r>
        <w:rPr>
          <w:w w:val="105"/>
        </w:rPr>
        <w:t>Table 8.4: Mean Kendall</w:t>
      </w:r>
      <w:r>
        <w:rPr>
          <w:spacing w:val="-1"/>
          <w:w w:val="105"/>
        </w:rPr>
        <w:t xml:space="preserve"> </w:t>
      </w:r>
      <w:r>
        <w:rPr>
          <w:i/>
          <w:w w:val="105"/>
        </w:rPr>
        <w:t xml:space="preserve">τ </w:t>
      </w:r>
      <w:r>
        <w:rPr>
          <w:w w:val="105"/>
        </w:rPr>
        <w:t>by proxy family across 7 PageRank methods (</w:t>
      </w:r>
      <w:r>
        <w:rPr>
          <w:i/>
          <w:w w:val="105"/>
        </w:rPr>
        <w:t xml:space="preserve">n </w:t>
      </w:r>
      <w:r>
        <w:rPr>
          <w:w w:val="105"/>
        </w:rPr>
        <w:t>= 5521).</w:t>
      </w:r>
      <w:r>
        <w:rPr>
          <w:spacing w:val="40"/>
          <w:w w:val="105"/>
        </w:rPr>
        <w:t xml:space="preserve"> </w:t>
      </w:r>
      <w:r>
        <w:rPr>
          <w:w w:val="105"/>
        </w:rPr>
        <w:t xml:space="preserve">Bold = </w:t>
      </w:r>
      <w:r>
        <w:rPr>
          <w:spacing w:val="-2"/>
          <w:w w:val="105"/>
        </w:rPr>
        <w:t>column</w:t>
      </w:r>
      <w:r>
        <w:rPr>
          <w:spacing w:val="-14"/>
          <w:w w:val="105"/>
        </w:rPr>
        <w:t xml:space="preserve"> </w:t>
      </w:r>
      <w:r>
        <w:rPr>
          <w:spacing w:val="-2"/>
          <w:w w:val="105"/>
        </w:rPr>
        <w:t>maximum.</w:t>
      </w:r>
      <w:r>
        <w:rPr>
          <w:spacing w:val="9"/>
          <w:w w:val="105"/>
        </w:rPr>
        <w:t xml:space="preserve"> </w:t>
      </w:r>
      <w:r>
        <w:rPr>
          <w:spacing w:val="-2"/>
          <w:w w:val="105"/>
        </w:rPr>
        <w:t>Runtime</w:t>
      </w:r>
      <w:r>
        <w:rPr>
          <w:spacing w:val="-14"/>
          <w:w w:val="105"/>
        </w:rPr>
        <w:t xml:space="preserve"> </w:t>
      </w:r>
      <w:r>
        <w:rPr>
          <w:spacing w:val="-2"/>
          <w:w w:val="105"/>
        </w:rPr>
        <w:t>=</w:t>
      </w:r>
      <w:r>
        <w:rPr>
          <w:spacing w:val="-14"/>
          <w:w w:val="105"/>
        </w:rPr>
        <w:t xml:space="preserve"> </w:t>
      </w:r>
      <w:r>
        <w:rPr>
          <w:spacing w:val="-2"/>
          <w:w w:val="105"/>
        </w:rPr>
        <w:t>mean</w:t>
      </w:r>
      <w:r>
        <w:rPr>
          <w:spacing w:val="-14"/>
          <w:w w:val="105"/>
        </w:rPr>
        <w:t xml:space="preserve"> </w:t>
      </w:r>
      <w:r>
        <w:rPr>
          <w:spacing w:val="-2"/>
          <w:w w:val="105"/>
        </w:rPr>
        <w:t>PageRank</w:t>
      </w:r>
      <w:r>
        <w:rPr>
          <w:spacing w:val="-13"/>
          <w:w w:val="105"/>
        </w:rPr>
        <w:t xml:space="preserve"> </w:t>
      </w:r>
      <w:r>
        <w:rPr>
          <w:spacing w:val="-2"/>
          <w:w w:val="105"/>
        </w:rPr>
        <w:t>wall</w:t>
      </w:r>
      <w:r>
        <w:rPr>
          <w:spacing w:val="-14"/>
          <w:w w:val="105"/>
        </w:rPr>
        <w:t xml:space="preserve"> </w:t>
      </w:r>
      <w:r>
        <w:rPr>
          <w:spacing w:val="-2"/>
          <w:w w:val="105"/>
        </w:rPr>
        <w:t>time</w:t>
      </w:r>
      <w:r>
        <w:rPr>
          <w:spacing w:val="-14"/>
          <w:w w:val="105"/>
        </w:rPr>
        <w:t xml:space="preserve"> </w:t>
      </w:r>
      <w:r>
        <w:rPr>
          <w:spacing w:val="-2"/>
          <w:w w:val="105"/>
        </w:rPr>
        <w:t>(s,</w:t>
      </w:r>
      <w:r>
        <w:rPr>
          <w:spacing w:val="-13"/>
          <w:w w:val="105"/>
        </w:rPr>
        <w:t xml:space="preserve"> </w:t>
      </w:r>
      <w:r>
        <w:rPr>
          <w:spacing w:val="-2"/>
          <w:w w:val="105"/>
        </w:rPr>
        <w:t>3</w:t>
      </w:r>
      <w:r>
        <w:rPr>
          <w:spacing w:val="-14"/>
          <w:w w:val="105"/>
        </w:rPr>
        <w:t xml:space="preserve"> </w:t>
      </w:r>
      <w:r>
        <w:rPr>
          <w:spacing w:val="-2"/>
          <w:w w:val="105"/>
        </w:rPr>
        <w:t>repeats).</w:t>
      </w:r>
      <w:r>
        <w:rPr>
          <w:spacing w:val="14"/>
          <w:w w:val="105"/>
        </w:rPr>
        <w:t xml:space="preserve"> </w:t>
      </w:r>
      <w:r>
        <w:rPr>
          <w:spacing w:val="-2"/>
          <w:w w:val="105"/>
        </w:rPr>
        <w:t>Edge</w:t>
      </w:r>
      <w:r>
        <w:rPr>
          <w:spacing w:val="-14"/>
          <w:w w:val="105"/>
        </w:rPr>
        <w:t xml:space="preserve"> </w:t>
      </w:r>
      <w:r>
        <w:rPr>
          <w:spacing w:val="-2"/>
          <w:w w:val="105"/>
        </w:rPr>
        <w:t>counts:</w:t>
      </w:r>
      <w:r>
        <w:rPr>
          <w:spacing w:val="7"/>
          <w:w w:val="105"/>
        </w:rPr>
        <w:t xml:space="preserve"> </w:t>
      </w:r>
      <w:r>
        <w:rPr>
          <w:spacing w:val="-2"/>
          <w:w w:val="105"/>
        </w:rPr>
        <w:t xml:space="preserve">liq-pr=45, </w:t>
      </w:r>
      <w:r>
        <w:t>borrow-pr=484, repay-pr=787, borrow-pr-pool=262, repay-pr-pool=232, delegation-pr=0.</w:t>
      </w:r>
    </w:p>
    <w:p w14:paraId="00DC25DA" w14:textId="77777777" w:rsidR="00350CFB" w:rsidRDefault="00350CFB">
      <w:pPr>
        <w:pStyle w:val="BodyText"/>
        <w:spacing w:before="9" w:after="1"/>
        <w:rPr>
          <w:sz w:val="19"/>
        </w:rPr>
      </w:pPr>
    </w:p>
    <w:tbl>
      <w:tblPr>
        <w:tblW w:w="0" w:type="auto"/>
        <w:tblInd w:w="1391" w:type="dxa"/>
        <w:tblLayout w:type="fixed"/>
        <w:tblCellMar>
          <w:left w:w="0" w:type="dxa"/>
          <w:right w:w="0" w:type="dxa"/>
        </w:tblCellMar>
        <w:tblLook w:val="01E0" w:firstRow="1" w:lastRow="1" w:firstColumn="1" w:lastColumn="1" w:noHBand="0" w:noVBand="0"/>
      </w:tblPr>
      <w:tblGrid>
        <w:gridCol w:w="1315"/>
        <w:gridCol w:w="871"/>
        <w:gridCol w:w="1085"/>
        <w:gridCol w:w="631"/>
        <w:gridCol w:w="799"/>
        <w:gridCol w:w="631"/>
        <w:gridCol w:w="649"/>
        <w:gridCol w:w="1176"/>
      </w:tblGrid>
      <w:tr w:rsidR="00350CFB" w14:paraId="00DC25E3" w14:textId="77777777">
        <w:trPr>
          <w:trHeight w:val="381"/>
        </w:trPr>
        <w:tc>
          <w:tcPr>
            <w:tcW w:w="1315" w:type="dxa"/>
            <w:tcBorders>
              <w:top w:val="single" w:sz="8" w:space="0" w:color="000000"/>
              <w:bottom w:val="single" w:sz="6" w:space="0" w:color="000000"/>
            </w:tcBorders>
          </w:tcPr>
          <w:p w14:paraId="00DC25DB" w14:textId="77777777" w:rsidR="00350CFB" w:rsidRDefault="00283FFF">
            <w:pPr>
              <w:pStyle w:val="TableParagraph"/>
              <w:spacing w:before="53"/>
              <w:ind w:left="69"/>
              <w:jc w:val="left"/>
            </w:pPr>
            <w:r>
              <w:rPr>
                <w:spacing w:val="-2"/>
              </w:rPr>
              <w:t>Method</w:t>
            </w:r>
          </w:p>
        </w:tc>
        <w:tc>
          <w:tcPr>
            <w:tcW w:w="871" w:type="dxa"/>
            <w:tcBorders>
              <w:top w:val="single" w:sz="8" w:space="0" w:color="000000"/>
              <w:bottom w:val="single" w:sz="6" w:space="0" w:color="000000"/>
            </w:tcBorders>
          </w:tcPr>
          <w:p w14:paraId="00DC25DC" w14:textId="77777777" w:rsidR="00350CFB" w:rsidRDefault="00283FFF">
            <w:pPr>
              <w:pStyle w:val="TableParagraph"/>
              <w:spacing w:before="53"/>
            </w:pPr>
            <w:r>
              <w:rPr>
                <w:spacing w:val="-2"/>
              </w:rPr>
              <w:t>Transfer</w:t>
            </w:r>
          </w:p>
        </w:tc>
        <w:tc>
          <w:tcPr>
            <w:tcW w:w="1085" w:type="dxa"/>
            <w:tcBorders>
              <w:top w:val="single" w:sz="8" w:space="0" w:color="000000"/>
              <w:bottom w:val="single" w:sz="6" w:space="0" w:color="000000"/>
            </w:tcBorders>
          </w:tcPr>
          <w:p w14:paraId="00DC25DD" w14:textId="77777777" w:rsidR="00350CFB" w:rsidRDefault="00283FFF">
            <w:pPr>
              <w:pStyle w:val="TableParagraph"/>
              <w:spacing w:before="53"/>
              <w:ind w:left="1" w:right="1"/>
            </w:pPr>
            <w:r>
              <w:rPr>
                <w:spacing w:val="-2"/>
              </w:rPr>
              <w:t>Allowance</w:t>
            </w:r>
          </w:p>
        </w:tc>
        <w:tc>
          <w:tcPr>
            <w:tcW w:w="631" w:type="dxa"/>
            <w:tcBorders>
              <w:top w:val="single" w:sz="8" w:space="0" w:color="000000"/>
              <w:bottom w:val="single" w:sz="6" w:space="0" w:color="000000"/>
            </w:tcBorders>
          </w:tcPr>
          <w:p w14:paraId="00DC25DE" w14:textId="77777777" w:rsidR="00350CFB" w:rsidRDefault="00283FFF">
            <w:pPr>
              <w:pStyle w:val="TableParagraph"/>
              <w:spacing w:before="53"/>
              <w:ind w:left="2" w:right="3"/>
            </w:pPr>
            <w:r>
              <w:rPr>
                <w:spacing w:val="-4"/>
              </w:rPr>
              <w:t>Liq.</w:t>
            </w:r>
          </w:p>
        </w:tc>
        <w:tc>
          <w:tcPr>
            <w:tcW w:w="799" w:type="dxa"/>
            <w:tcBorders>
              <w:top w:val="single" w:sz="8" w:space="0" w:color="000000"/>
              <w:bottom w:val="single" w:sz="6" w:space="0" w:color="000000"/>
            </w:tcBorders>
          </w:tcPr>
          <w:p w14:paraId="00DC25DF" w14:textId="77777777" w:rsidR="00350CFB" w:rsidRDefault="00283FFF">
            <w:pPr>
              <w:pStyle w:val="TableParagraph"/>
              <w:spacing w:before="53"/>
              <w:ind w:left="2" w:right="2"/>
            </w:pPr>
            <w:r>
              <w:rPr>
                <w:spacing w:val="-2"/>
              </w:rPr>
              <w:t>Inv.risk</w:t>
            </w:r>
          </w:p>
        </w:tc>
        <w:tc>
          <w:tcPr>
            <w:tcW w:w="631" w:type="dxa"/>
            <w:tcBorders>
              <w:top w:val="single" w:sz="8" w:space="0" w:color="000000"/>
              <w:bottom w:val="single" w:sz="6" w:space="0" w:color="000000"/>
            </w:tcBorders>
          </w:tcPr>
          <w:p w14:paraId="00DC25E0" w14:textId="77777777" w:rsidR="00350CFB" w:rsidRDefault="00283FFF">
            <w:pPr>
              <w:pStyle w:val="TableParagraph"/>
              <w:spacing w:before="53"/>
              <w:ind w:left="1" w:right="3"/>
            </w:pPr>
            <w:r>
              <w:rPr>
                <w:spacing w:val="-2"/>
              </w:rPr>
              <w:t>Sybil</w:t>
            </w:r>
          </w:p>
        </w:tc>
        <w:tc>
          <w:tcPr>
            <w:tcW w:w="649" w:type="dxa"/>
            <w:tcBorders>
              <w:top w:val="single" w:sz="8" w:space="0" w:color="000000"/>
              <w:bottom w:val="single" w:sz="6" w:space="0" w:color="000000"/>
            </w:tcBorders>
          </w:tcPr>
          <w:p w14:paraId="00DC25E1" w14:textId="77777777" w:rsidR="00350CFB" w:rsidRDefault="00283FFF">
            <w:pPr>
              <w:pStyle w:val="TableParagraph"/>
              <w:spacing w:before="53"/>
              <w:ind w:left="1" w:right="4"/>
            </w:pPr>
            <w:r>
              <w:rPr>
                <w:spacing w:val="-5"/>
              </w:rPr>
              <w:t>GMX</w:t>
            </w:r>
          </w:p>
        </w:tc>
        <w:tc>
          <w:tcPr>
            <w:tcW w:w="1176" w:type="dxa"/>
            <w:tcBorders>
              <w:top w:val="single" w:sz="8" w:space="0" w:color="000000"/>
              <w:bottom w:val="single" w:sz="6" w:space="0" w:color="000000"/>
            </w:tcBorders>
          </w:tcPr>
          <w:p w14:paraId="00DC25E2" w14:textId="77777777" w:rsidR="00350CFB" w:rsidRDefault="00283FFF">
            <w:pPr>
              <w:pStyle w:val="TableParagraph"/>
              <w:spacing w:before="53"/>
              <w:ind w:right="70"/>
              <w:jc w:val="right"/>
            </w:pPr>
            <w:r>
              <w:t>Runtime</w:t>
            </w:r>
            <w:r>
              <w:rPr>
                <w:spacing w:val="-9"/>
              </w:rPr>
              <w:t xml:space="preserve"> </w:t>
            </w:r>
            <w:r>
              <w:rPr>
                <w:spacing w:val="-5"/>
              </w:rPr>
              <w:t>(s)</w:t>
            </w:r>
          </w:p>
        </w:tc>
      </w:tr>
      <w:tr w:rsidR="00350CFB" w14:paraId="00DC25EC" w14:textId="77777777">
        <w:trPr>
          <w:trHeight w:val="319"/>
        </w:trPr>
        <w:tc>
          <w:tcPr>
            <w:tcW w:w="1315" w:type="dxa"/>
            <w:tcBorders>
              <w:top w:val="single" w:sz="6" w:space="0" w:color="000000"/>
            </w:tcBorders>
          </w:tcPr>
          <w:p w14:paraId="00DC25E4" w14:textId="77777777" w:rsidR="00350CFB" w:rsidRDefault="00283FFF">
            <w:pPr>
              <w:pStyle w:val="TableParagraph"/>
              <w:spacing w:before="52" w:line="247" w:lineRule="exact"/>
              <w:ind w:left="69"/>
              <w:jc w:val="left"/>
            </w:pPr>
            <w:r>
              <w:rPr>
                <w:spacing w:val="-5"/>
              </w:rPr>
              <w:t>AWP</w:t>
            </w:r>
          </w:p>
        </w:tc>
        <w:tc>
          <w:tcPr>
            <w:tcW w:w="871" w:type="dxa"/>
            <w:tcBorders>
              <w:top w:val="single" w:sz="6" w:space="0" w:color="000000"/>
            </w:tcBorders>
          </w:tcPr>
          <w:p w14:paraId="00DC25E5" w14:textId="77777777" w:rsidR="00350CFB" w:rsidRDefault="00283FFF">
            <w:pPr>
              <w:pStyle w:val="TableParagraph"/>
              <w:spacing w:before="52" w:line="247" w:lineRule="exact"/>
            </w:pPr>
            <w:r>
              <w:rPr>
                <w:spacing w:val="-2"/>
              </w:rPr>
              <w:t>0.534</w:t>
            </w:r>
          </w:p>
        </w:tc>
        <w:tc>
          <w:tcPr>
            <w:tcW w:w="1085" w:type="dxa"/>
            <w:tcBorders>
              <w:top w:val="single" w:sz="6" w:space="0" w:color="000000"/>
            </w:tcBorders>
          </w:tcPr>
          <w:p w14:paraId="00DC25E6" w14:textId="77777777" w:rsidR="00350CFB" w:rsidRDefault="00283FFF">
            <w:pPr>
              <w:pStyle w:val="TableParagraph"/>
              <w:spacing w:before="52" w:line="247" w:lineRule="exact"/>
              <w:ind w:right="1"/>
            </w:pPr>
            <w:r>
              <w:rPr>
                <w:spacing w:val="-2"/>
              </w:rPr>
              <w:t>-0.030</w:t>
            </w:r>
          </w:p>
        </w:tc>
        <w:tc>
          <w:tcPr>
            <w:tcW w:w="631" w:type="dxa"/>
            <w:tcBorders>
              <w:top w:val="single" w:sz="6" w:space="0" w:color="000000"/>
            </w:tcBorders>
          </w:tcPr>
          <w:p w14:paraId="00DC25E7" w14:textId="77777777" w:rsidR="00350CFB" w:rsidRDefault="00283FFF">
            <w:pPr>
              <w:pStyle w:val="TableParagraph"/>
              <w:spacing w:before="52" w:line="247" w:lineRule="exact"/>
              <w:ind w:left="3" w:right="3"/>
            </w:pPr>
            <w:r>
              <w:rPr>
                <w:spacing w:val="-2"/>
              </w:rPr>
              <w:t>0.113</w:t>
            </w:r>
          </w:p>
        </w:tc>
        <w:tc>
          <w:tcPr>
            <w:tcW w:w="799" w:type="dxa"/>
            <w:tcBorders>
              <w:top w:val="single" w:sz="6" w:space="0" w:color="000000"/>
            </w:tcBorders>
          </w:tcPr>
          <w:p w14:paraId="00DC25E8" w14:textId="77777777" w:rsidR="00350CFB" w:rsidRDefault="00283FFF">
            <w:pPr>
              <w:pStyle w:val="TableParagraph"/>
              <w:spacing w:before="52" w:line="247" w:lineRule="exact"/>
              <w:ind w:left="1" w:right="2"/>
            </w:pPr>
            <w:r>
              <w:rPr>
                <w:spacing w:val="-2"/>
              </w:rPr>
              <w:t>0.107</w:t>
            </w:r>
          </w:p>
        </w:tc>
        <w:tc>
          <w:tcPr>
            <w:tcW w:w="631" w:type="dxa"/>
            <w:tcBorders>
              <w:top w:val="single" w:sz="6" w:space="0" w:color="000000"/>
            </w:tcBorders>
          </w:tcPr>
          <w:p w14:paraId="00DC25E9" w14:textId="77777777" w:rsidR="00350CFB" w:rsidRDefault="00283FFF">
            <w:pPr>
              <w:pStyle w:val="TableParagraph"/>
              <w:spacing w:before="52" w:line="247" w:lineRule="exact"/>
              <w:ind w:right="3"/>
              <w:rPr>
                <w:b/>
              </w:rPr>
            </w:pPr>
            <w:r>
              <w:rPr>
                <w:b/>
                <w:spacing w:val="-2"/>
              </w:rPr>
              <w:t>0.286</w:t>
            </w:r>
          </w:p>
        </w:tc>
        <w:tc>
          <w:tcPr>
            <w:tcW w:w="649" w:type="dxa"/>
            <w:tcBorders>
              <w:top w:val="single" w:sz="6" w:space="0" w:color="000000"/>
            </w:tcBorders>
          </w:tcPr>
          <w:p w14:paraId="00DC25EA" w14:textId="77777777" w:rsidR="00350CFB" w:rsidRDefault="00283FFF">
            <w:pPr>
              <w:pStyle w:val="TableParagraph"/>
              <w:spacing w:before="52" w:line="247" w:lineRule="exact"/>
              <w:ind w:right="4"/>
            </w:pPr>
            <w:r>
              <w:rPr>
                <w:spacing w:val="-2"/>
              </w:rPr>
              <w:t>0.179</w:t>
            </w:r>
          </w:p>
        </w:tc>
        <w:tc>
          <w:tcPr>
            <w:tcW w:w="1176" w:type="dxa"/>
            <w:tcBorders>
              <w:top w:val="single" w:sz="6" w:space="0" w:color="000000"/>
            </w:tcBorders>
          </w:tcPr>
          <w:p w14:paraId="00DC25EB" w14:textId="77777777" w:rsidR="00350CFB" w:rsidRDefault="00283FFF">
            <w:pPr>
              <w:pStyle w:val="TableParagraph"/>
              <w:spacing w:before="52" w:line="247" w:lineRule="exact"/>
              <w:ind w:right="71"/>
              <w:jc w:val="right"/>
            </w:pPr>
            <w:r>
              <w:rPr>
                <w:spacing w:val="-2"/>
              </w:rPr>
              <w:t>22.757</w:t>
            </w:r>
          </w:p>
        </w:tc>
      </w:tr>
      <w:tr w:rsidR="00350CFB" w14:paraId="00DC25F5" w14:textId="77777777">
        <w:trPr>
          <w:trHeight w:val="270"/>
        </w:trPr>
        <w:tc>
          <w:tcPr>
            <w:tcW w:w="1315" w:type="dxa"/>
          </w:tcPr>
          <w:p w14:paraId="00DC25ED" w14:textId="77777777" w:rsidR="00350CFB" w:rsidRDefault="00283FFF">
            <w:pPr>
              <w:pStyle w:val="TableParagraph"/>
              <w:spacing w:line="247" w:lineRule="exact"/>
              <w:ind w:left="69"/>
              <w:jc w:val="left"/>
            </w:pPr>
            <w:r>
              <w:rPr>
                <w:spacing w:val="-2"/>
              </w:rPr>
              <w:t>EndorseRank</w:t>
            </w:r>
          </w:p>
        </w:tc>
        <w:tc>
          <w:tcPr>
            <w:tcW w:w="871" w:type="dxa"/>
          </w:tcPr>
          <w:p w14:paraId="00DC25EE" w14:textId="77777777" w:rsidR="00350CFB" w:rsidRDefault="00283FFF">
            <w:pPr>
              <w:pStyle w:val="TableParagraph"/>
              <w:spacing w:line="247" w:lineRule="exact"/>
            </w:pPr>
            <w:r>
              <w:rPr>
                <w:spacing w:val="-2"/>
              </w:rPr>
              <w:t>0.333</w:t>
            </w:r>
          </w:p>
        </w:tc>
        <w:tc>
          <w:tcPr>
            <w:tcW w:w="1085" w:type="dxa"/>
          </w:tcPr>
          <w:p w14:paraId="00DC25EF" w14:textId="77777777" w:rsidR="00350CFB" w:rsidRDefault="00283FFF">
            <w:pPr>
              <w:pStyle w:val="TableParagraph"/>
              <w:spacing w:line="247" w:lineRule="exact"/>
              <w:ind w:right="1"/>
              <w:rPr>
                <w:b/>
              </w:rPr>
            </w:pPr>
            <w:r>
              <w:rPr>
                <w:b/>
                <w:spacing w:val="-2"/>
              </w:rPr>
              <w:t>0.355</w:t>
            </w:r>
          </w:p>
        </w:tc>
        <w:tc>
          <w:tcPr>
            <w:tcW w:w="631" w:type="dxa"/>
          </w:tcPr>
          <w:p w14:paraId="00DC25F0" w14:textId="77777777" w:rsidR="00350CFB" w:rsidRDefault="00283FFF">
            <w:pPr>
              <w:pStyle w:val="TableParagraph"/>
              <w:spacing w:line="247" w:lineRule="exact"/>
              <w:ind w:left="3" w:right="3"/>
            </w:pPr>
            <w:r>
              <w:rPr>
                <w:spacing w:val="-2"/>
              </w:rPr>
              <w:t>0.093</w:t>
            </w:r>
          </w:p>
        </w:tc>
        <w:tc>
          <w:tcPr>
            <w:tcW w:w="799" w:type="dxa"/>
          </w:tcPr>
          <w:p w14:paraId="00DC25F1" w14:textId="77777777" w:rsidR="00350CFB" w:rsidRDefault="00283FFF">
            <w:pPr>
              <w:pStyle w:val="TableParagraph"/>
              <w:spacing w:line="247" w:lineRule="exact"/>
              <w:ind w:left="1" w:right="2"/>
            </w:pPr>
            <w:r>
              <w:rPr>
                <w:spacing w:val="-2"/>
              </w:rPr>
              <w:t>0.035</w:t>
            </w:r>
          </w:p>
        </w:tc>
        <w:tc>
          <w:tcPr>
            <w:tcW w:w="631" w:type="dxa"/>
          </w:tcPr>
          <w:p w14:paraId="00DC25F2" w14:textId="77777777" w:rsidR="00350CFB" w:rsidRDefault="00283FFF">
            <w:pPr>
              <w:pStyle w:val="TableParagraph"/>
              <w:spacing w:line="247" w:lineRule="exact"/>
              <w:ind w:right="3"/>
            </w:pPr>
            <w:r>
              <w:rPr>
                <w:spacing w:val="-2"/>
              </w:rPr>
              <w:t>0.233</w:t>
            </w:r>
          </w:p>
        </w:tc>
        <w:tc>
          <w:tcPr>
            <w:tcW w:w="649" w:type="dxa"/>
          </w:tcPr>
          <w:p w14:paraId="00DC25F3" w14:textId="77777777" w:rsidR="00350CFB" w:rsidRDefault="00283FFF">
            <w:pPr>
              <w:pStyle w:val="TableParagraph"/>
              <w:spacing w:line="247" w:lineRule="exact"/>
              <w:ind w:right="4"/>
            </w:pPr>
            <w:r>
              <w:rPr>
                <w:spacing w:val="-2"/>
              </w:rPr>
              <w:t>0.096</w:t>
            </w:r>
          </w:p>
        </w:tc>
        <w:tc>
          <w:tcPr>
            <w:tcW w:w="1176" w:type="dxa"/>
          </w:tcPr>
          <w:p w14:paraId="00DC25F4" w14:textId="77777777" w:rsidR="00350CFB" w:rsidRDefault="00283FFF">
            <w:pPr>
              <w:pStyle w:val="TableParagraph"/>
              <w:spacing w:line="247" w:lineRule="exact"/>
              <w:ind w:right="71"/>
              <w:jc w:val="right"/>
            </w:pPr>
            <w:r>
              <w:rPr>
                <w:spacing w:val="-2"/>
              </w:rPr>
              <w:t>2.544</w:t>
            </w:r>
          </w:p>
        </w:tc>
      </w:tr>
      <w:tr w:rsidR="00350CFB" w14:paraId="00DC25FE" w14:textId="77777777">
        <w:trPr>
          <w:trHeight w:val="270"/>
        </w:trPr>
        <w:tc>
          <w:tcPr>
            <w:tcW w:w="1315" w:type="dxa"/>
          </w:tcPr>
          <w:p w14:paraId="00DC25F6" w14:textId="77777777" w:rsidR="00350CFB" w:rsidRDefault="00283FFF">
            <w:pPr>
              <w:pStyle w:val="TableParagraph"/>
              <w:spacing w:line="247" w:lineRule="exact"/>
              <w:ind w:left="69"/>
              <w:jc w:val="left"/>
            </w:pPr>
            <w:r>
              <w:rPr>
                <w:spacing w:val="-2"/>
              </w:rPr>
              <w:t>GF-</w:t>
            </w:r>
            <w:r>
              <w:rPr>
                <w:spacing w:val="-5"/>
              </w:rPr>
              <w:t>PR</w:t>
            </w:r>
          </w:p>
        </w:tc>
        <w:tc>
          <w:tcPr>
            <w:tcW w:w="871" w:type="dxa"/>
          </w:tcPr>
          <w:p w14:paraId="00DC25F7" w14:textId="77777777" w:rsidR="00350CFB" w:rsidRDefault="00283FFF">
            <w:pPr>
              <w:pStyle w:val="TableParagraph"/>
              <w:spacing w:line="247" w:lineRule="exact"/>
            </w:pPr>
            <w:r>
              <w:rPr>
                <w:spacing w:val="-2"/>
              </w:rPr>
              <w:t>0.246</w:t>
            </w:r>
          </w:p>
        </w:tc>
        <w:tc>
          <w:tcPr>
            <w:tcW w:w="1085" w:type="dxa"/>
          </w:tcPr>
          <w:p w14:paraId="00DC25F8" w14:textId="77777777" w:rsidR="00350CFB" w:rsidRDefault="00283FFF">
            <w:pPr>
              <w:pStyle w:val="TableParagraph"/>
              <w:spacing w:line="247" w:lineRule="exact"/>
              <w:ind w:right="1"/>
            </w:pPr>
            <w:r>
              <w:rPr>
                <w:spacing w:val="-2"/>
              </w:rPr>
              <w:t>-0.041</w:t>
            </w:r>
          </w:p>
        </w:tc>
        <w:tc>
          <w:tcPr>
            <w:tcW w:w="631" w:type="dxa"/>
          </w:tcPr>
          <w:p w14:paraId="00DC25F9" w14:textId="77777777" w:rsidR="00350CFB" w:rsidRDefault="00283FFF">
            <w:pPr>
              <w:pStyle w:val="TableParagraph"/>
              <w:spacing w:line="247" w:lineRule="exact"/>
              <w:ind w:left="3" w:right="3"/>
            </w:pPr>
            <w:r>
              <w:rPr>
                <w:spacing w:val="-2"/>
              </w:rPr>
              <w:t>0.132</w:t>
            </w:r>
          </w:p>
        </w:tc>
        <w:tc>
          <w:tcPr>
            <w:tcW w:w="799" w:type="dxa"/>
          </w:tcPr>
          <w:p w14:paraId="00DC25FA" w14:textId="77777777" w:rsidR="00350CFB" w:rsidRDefault="00283FFF">
            <w:pPr>
              <w:pStyle w:val="TableParagraph"/>
              <w:spacing w:line="247" w:lineRule="exact"/>
              <w:ind w:left="1" w:right="2"/>
              <w:rPr>
                <w:b/>
              </w:rPr>
            </w:pPr>
            <w:r>
              <w:rPr>
                <w:b/>
                <w:spacing w:val="-2"/>
              </w:rPr>
              <w:t>0.376</w:t>
            </w:r>
          </w:p>
        </w:tc>
        <w:tc>
          <w:tcPr>
            <w:tcW w:w="631" w:type="dxa"/>
          </w:tcPr>
          <w:p w14:paraId="00DC25FB" w14:textId="77777777" w:rsidR="00350CFB" w:rsidRDefault="00283FFF">
            <w:pPr>
              <w:pStyle w:val="TableParagraph"/>
              <w:spacing w:line="247" w:lineRule="exact"/>
              <w:ind w:right="3"/>
            </w:pPr>
            <w:r>
              <w:rPr>
                <w:spacing w:val="-2"/>
              </w:rPr>
              <w:t>0.093</w:t>
            </w:r>
          </w:p>
        </w:tc>
        <w:tc>
          <w:tcPr>
            <w:tcW w:w="649" w:type="dxa"/>
          </w:tcPr>
          <w:p w14:paraId="00DC25FC" w14:textId="77777777" w:rsidR="00350CFB" w:rsidRDefault="00283FFF">
            <w:pPr>
              <w:pStyle w:val="TableParagraph"/>
              <w:spacing w:line="247" w:lineRule="exact"/>
              <w:ind w:right="4"/>
              <w:rPr>
                <w:b/>
              </w:rPr>
            </w:pPr>
            <w:r>
              <w:rPr>
                <w:b/>
                <w:spacing w:val="-2"/>
              </w:rPr>
              <w:t>0.583</w:t>
            </w:r>
          </w:p>
        </w:tc>
        <w:tc>
          <w:tcPr>
            <w:tcW w:w="1176" w:type="dxa"/>
          </w:tcPr>
          <w:p w14:paraId="00DC25FD" w14:textId="77777777" w:rsidR="00350CFB" w:rsidRDefault="00283FFF">
            <w:pPr>
              <w:pStyle w:val="TableParagraph"/>
              <w:spacing w:line="247" w:lineRule="exact"/>
              <w:ind w:right="71"/>
              <w:jc w:val="right"/>
            </w:pPr>
            <w:r>
              <w:rPr>
                <w:spacing w:val="-2"/>
              </w:rPr>
              <w:t>1.879</w:t>
            </w:r>
          </w:p>
        </w:tc>
      </w:tr>
      <w:tr w:rsidR="00350CFB" w14:paraId="00DC2607" w14:textId="77777777">
        <w:trPr>
          <w:trHeight w:val="270"/>
        </w:trPr>
        <w:tc>
          <w:tcPr>
            <w:tcW w:w="1315" w:type="dxa"/>
          </w:tcPr>
          <w:p w14:paraId="00DC25FF" w14:textId="77777777" w:rsidR="00350CFB" w:rsidRDefault="00283FFF">
            <w:pPr>
              <w:pStyle w:val="TableParagraph"/>
              <w:spacing w:line="247" w:lineRule="exact"/>
              <w:ind w:left="69"/>
              <w:jc w:val="left"/>
            </w:pPr>
            <w:r>
              <w:rPr>
                <w:spacing w:val="-2"/>
              </w:rPr>
              <w:t>LP-</w:t>
            </w:r>
            <w:r>
              <w:rPr>
                <w:spacing w:val="-5"/>
              </w:rPr>
              <w:t>PR</w:t>
            </w:r>
          </w:p>
        </w:tc>
        <w:tc>
          <w:tcPr>
            <w:tcW w:w="871" w:type="dxa"/>
          </w:tcPr>
          <w:p w14:paraId="00DC2600" w14:textId="77777777" w:rsidR="00350CFB" w:rsidRDefault="00283FFF">
            <w:pPr>
              <w:pStyle w:val="TableParagraph"/>
              <w:spacing w:line="247" w:lineRule="exact"/>
            </w:pPr>
            <w:r>
              <w:rPr>
                <w:spacing w:val="-2"/>
              </w:rPr>
              <w:t>0.529</w:t>
            </w:r>
          </w:p>
        </w:tc>
        <w:tc>
          <w:tcPr>
            <w:tcW w:w="1085" w:type="dxa"/>
          </w:tcPr>
          <w:p w14:paraId="00DC2601" w14:textId="77777777" w:rsidR="00350CFB" w:rsidRDefault="00283FFF">
            <w:pPr>
              <w:pStyle w:val="TableParagraph"/>
              <w:spacing w:line="247" w:lineRule="exact"/>
              <w:ind w:right="1"/>
            </w:pPr>
            <w:r>
              <w:rPr>
                <w:spacing w:val="-2"/>
              </w:rPr>
              <w:t>-0.027</w:t>
            </w:r>
          </w:p>
        </w:tc>
        <w:tc>
          <w:tcPr>
            <w:tcW w:w="631" w:type="dxa"/>
          </w:tcPr>
          <w:p w14:paraId="00DC2602" w14:textId="77777777" w:rsidR="00350CFB" w:rsidRDefault="00283FFF">
            <w:pPr>
              <w:pStyle w:val="TableParagraph"/>
              <w:spacing w:line="247" w:lineRule="exact"/>
              <w:ind w:left="3" w:right="3"/>
              <w:rPr>
                <w:b/>
              </w:rPr>
            </w:pPr>
            <w:r>
              <w:rPr>
                <w:b/>
                <w:spacing w:val="-2"/>
              </w:rPr>
              <w:t>0.136</w:t>
            </w:r>
          </w:p>
        </w:tc>
        <w:tc>
          <w:tcPr>
            <w:tcW w:w="799" w:type="dxa"/>
          </w:tcPr>
          <w:p w14:paraId="00DC2603" w14:textId="77777777" w:rsidR="00350CFB" w:rsidRDefault="00283FFF">
            <w:pPr>
              <w:pStyle w:val="TableParagraph"/>
              <w:spacing w:line="247" w:lineRule="exact"/>
              <w:ind w:left="1" w:right="2"/>
            </w:pPr>
            <w:r>
              <w:rPr>
                <w:spacing w:val="-2"/>
              </w:rPr>
              <w:t>0.098</w:t>
            </w:r>
          </w:p>
        </w:tc>
        <w:tc>
          <w:tcPr>
            <w:tcW w:w="631" w:type="dxa"/>
          </w:tcPr>
          <w:p w14:paraId="00DC2604" w14:textId="77777777" w:rsidR="00350CFB" w:rsidRDefault="00283FFF">
            <w:pPr>
              <w:pStyle w:val="TableParagraph"/>
              <w:spacing w:line="247" w:lineRule="exact"/>
              <w:ind w:right="3"/>
            </w:pPr>
            <w:r>
              <w:rPr>
                <w:spacing w:val="-2"/>
              </w:rPr>
              <w:t>0.280</w:t>
            </w:r>
          </w:p>
        </w:tc>
        <w:tc>
          <w:tcPr>
            <w:tcW w:w="649" w:type="dxa"/>
          </w:tcPr>
          <w:p w14:paraId="00DC2605" w14:textId="77777777" w:rsidR="00350CFB" w:rsidRDefault="00283FFF">
            <w:pPr>
              <w:pStyle w:val="TableParagraph"/>
              <w:spacing w:line="247" w:lineRule="exact"/>
              <w:ind w:right="4"/>
            </w:pPr>
            <w:r>
              <w:rPr>
                <w:spacing w:val="-2"/>
              </w:rPr>
              <w:t>0.196</w:t>
            </w:r>
          </w:p>
        </w:tc>
        <w:tc>
          <w:tcPr>
            <w:tcW w:w="1176" w:type="dxa"/>
          </w:tcPr>
          <w:p w14:paraId="00DC2606" w14:textId="77777777" w:rsidR="00350CFB" w:rsidRDefault="00283FFF">
            <w:pPr>
              <w:pStyle w:val="TableParagraph"/>
              <w:spacing w:line="247" w:lineRule="exact"/>
              <w:ind w:right="71"/>
              <w:jc w:val="right"/>
            </w:pPr>
            <w:r>
              <w:rPr>
                <w:spacing w:val="-2"/>
              </w:rPr>
              <w:t>27.630</w:t>
            </w:r>
          </w:p>
        </w:tc>
      </w:tr>
      <w:tr w:rsidR="00350CFB" w14:paraId="00DC2610" w14:textId="77777777">
        <w:trPr>
          <w:trHeight w:val="270"/>
        </w:trPr>
        <w:tc>
          <w:tcPr>
            <w:tcW w:w="1315" w:type="dxa"/>
          </w:tcPr>
          <w:p w14:paraId="00DC2608" w14:textId="77777777" w:rsidR="00350CFB" w:rsidRDefault="00283FFF">
            <w:pPr>
              <w:pStyle w:val="TableParagraph"/>
              <w:spacing w:line="247" w:lineRule="exact"/>
              <w:ind w:left="69"/>
              <w:jc w:val="left"/>
            </w:pPr>
            <w:r>
              <w:rPr>
                <w:spacing w:val="-7"/>
              </w:rPr>
              <w:t>CW-</w:t>
            </w:r>
            <w:r>
              <w:rPr>
                <w:spacing w:val="-5"/>
              </w:rPr>
              <w:t>AWP</w:t>
            </w:r>
          </w:p>
        </w:tc>
        <w:tc>
          <w:tcPr>
            <w:tcW w:w="871" w:type="dxa"/>
          </w:tcPr>
          <w:p w14:paraId="00DC2609" w14:textId="77777777" w:rsidR="00350CFB" w:rsidRDefault="00283FFF">
            <w:pPr>
              <w:pStyle w:val="TableParagraph"/>
              <w:spacing w:line="247" w:lineRule="exact"/>
            </w:pPr>
            <w:r>
              <w:rPr>
                <w:spacing w:val="-2"/>
              </w:rPr>
              <w:t>0.504</w:t>
            </w:r>
          </w:p>
        </w:tc>
        <w:tc>
          <w:tcPr>
            <w:tcW w:w="1085" w:type="dxa"/>
          </w:tcPr>
          <w:p w14:paraId="00DC260A" w14:textId="77777777" w:rsidR="00350CFB" w:rsidRDefault="00283FFF">
            <w:pPr>
              <w:pStyle w:val="TableParagraph"/>
              <w:spacing w:line="247" w:lineRule="exact"/>
              <w:ind w:right="1"/>
            </w:pPr>
            <w:r>
              <w:rPr>
                <w:spacing w:val="-2"/>
              </w:rPr>
              <w:t>-0.013</w:t>
            </w:r>
          </w:p>
        </w:tc>
        <w:tc>
          <w:tcPr>
            <w:tcW w:w="631" w:type="dxa"/>
          </w:tcPr>
          <w:p w14:paraId="00DC260B" w14:textId="77777777" w:rsidR="00350CFB" w:rsidRDefault="00283FFF">
            <w:pPr>
              <w:pStyle w:val="TableParagraph"/>
              <w:spacing w:line="247" w:lineRule="exact"/>
              <w:ind w:left="3" w:right="3"/>
            </w:pPr>
            <w:r>
              <w:rPr>
                <w:spacing w:val="-2"/>
              </w:rPr>
              <w:t>0.128</w:t>
            </w:r>
          </w:p>
        </w:tc>
        <w:tc>
          <w:tcPr>
            <w:tcW w:w="799" w:type="dxa"/>
          </w:tcPr>
          <w:p w14:paraId="00DC260C" w14:textId="77777777" w:rsidR="00350CFB" w:rsidRDefault="00283FFF">
            <w:pPr>
              <w:pStyle w:val="TableParagraph"/>
              <w:spacing w:line="247" w:lineRule="exact"/>
              <w:ind w:left="1" w:right="2"/>
            </w:pPr>
            <w:r>
              <w:rPr>
                <w:spacing w:val="-2"/>
              </w:rPr>
              <w:t>0.114</w:t>
            </w:r>
          </w:p>
        </w:tc>
        <w:tc>
          <w:tcPr>
            <w:tcW w:w="631" w:type="dxa"/>
          </w:tcPr>
          <w:p w14:paraId="00DC260D" w14:textId="77777777" w:rsidR="00350CFB" w:rsidRDefault="00283FFF">
            <w:pPr>
              <w:pStyle w:val="TableParagraph"/>
              <w:spacing w:line="247" w:lineRule="exact"/>
              <w:ind w:right="3"/>
            </w:pPr>
            <w:r>
              <w:rPr>
                <w:spacing w:val="-2"/>
              </w:rPr>
              <w:t>0.253</w:t>
            </w:r>
          </w:p>
        </w:tc>
        <w:tc>
          <w:tcPr>
            <w:tcW w:w="649" w:type="dxa"/>
          </w:tcPr>
          <w:p w14:paraId="00DC260E" w14:textId="77777777" w:rsidR="00350CFB" w:rsidRDefault="00283FFF">
            <w:pPr>
              <w:pStyle w:val="TableParagraph"/>
              <w:spacing w:line="247" w:lineRule="exact"/>
              <w:ind w:right="4"/>
            </w:pPr>
            <w:r>
              <w:rPr>
                <w:spacing w:val="-2"/>
              </w:rPr>
              <w:t>0.204</w:t>
            </w:r>
          </w:p>
        </w:tc>
        <w:tc>
          <w:tcPr>
            <w:tcW w:w="1176" w:type="dxa"/>
          </w:tcPr>
          <w:p w14:paraId="00DC260F" w14:textId="77777777" w:rsidR="00350CFB" w:rsidRDefault="00283FFF">
            <w:pPr>
              <w:pStyle w:val="TableParagraph"/>
              <w:spacing w:line="247" w:lineRule="exact"/>
              <w:ind w:right="71"/>
              <w:jc w:val="right"/>
            </w:pPr>
            <w:r>
              <w:rPr>
                <w:spacing w:val="-2"/>
              </w:rPr>
              <w:t>20.364</w:t>
            </w:r>
          </w:p>
        </w:tc>
      </w:tr>
      <w:tr w:rsidR="00350CFB" w14:paraId="00DC2619" w14:textId="77777777">
        <w:trPr>
          <w:trHeight w:val="270"/>
        </w:trPr>
        <w:tc>
          <w:tcPr>
            <w:tcW w:w="1315" w:type="dxa"/>
          </w:tcPr>
          <w:p w14:paraId="00DC2611" w14:textId="77777777" w:rsidR="00350CFB" w:rsidRDefault="00283FFF">
            <w:pPr>
              <w:pStyle w:val="TableParagraph"/>
              <w:spacing w:line="247" w:lineRule="exact"/>
              <w:ind w:left="69"/>
              <w:jc w:val="left"/>
            </w:pPr>
            <w:r>
              <w:rPr>
                <w:spacing w:val="-2"/>
              </w:rPr>
              <w:t>LF-</w:t>
            </w:r>
            <w:r>
              <w:rPr>
                <w:spacing w:val="-5"/>
              </w:rPr>
              <w:t>PR</w:t>
            </w:r>
          </w:p>
        </w:tc>
        <w:tc>
          <w:tcPr>
            <w:tcW w:w="871" w:type="dxa"/>
          </w:tcPr>
          <w:p w14:paraId="00DC2612" w14:textId="77777777" w:rsidR="00350CFB" w:rsidRDefault="00283FFF">
            <w:pPr>
              <w:pStyle w:val="TableParagraph"/>
              <w:spacing w:line="247" w:lineRule="exact"/>
            </w:pPr>
            <w:r>
              <w:rPr>
                <w:spacing w:val="-2"/>
              </w:rPr>
              <w:t>0.197</w:t>
            </w:r>
          </w:p>
        </w:tc>
        <w:tc>
          <w:tcPr>
            <w:tcW w:w="1085" w:type="dxa"/>
          </w:tcPr>
          <w:p w14:paraId="00DC2613" w14:textId="77777777" w:rsidR="00350CFB" w:rsidRDefault="00283FFF">
            <w:pPr>
              <w:pStyle w:val="TableParagraph"/>
              <w:spacing w:line="247" w:lineRule="exact"/>
              <w:ind w:right="1"/>
            </w:pPr>
            <w:r>
              <w:rPr>
                <w:spacing w:val="-2"/>
              </w:rPr>
              <w:t>-0.031</w:t>
            </w:r>
          </w:p>
        </w:tc>
        <w:tc>
          <w:tcPr>
            <w:tcW w:w="631" w:type="dxa"/>
          </w:tcPr>
          <w:p w14:paraId="00DC2614" w14:textId="77777777" w:rsidR="00350CFB" w:rsidRDefault="00283FFF">
            <w:pPr>
              <w:pStyle w:val="TableParagraph"/>
              <w:spacing w:line="247" w:lineRule="exact"/>
              <w:ind w:left="3" w:right="3"/>
            </w:pPr>
            <w:r>
              <w:rPr>
                <w:spacing w:val="-2"/>
              </w:rPr>
              <w:t>0.045</w:t>
            </w:r>
          </w:p>
        </w:tc>
        <w:tc>
          <w:tcPr>
            <w:tcW w:w="799" w:type="dxa"/>
          </w:tcPr>
          <w:p w14:paraId="00DC2615" w14:textId="77777777" w:rsidR="00350CFB" w:rsidRDefault="00283FFF">
            <w:pPr>
              <w:pStyle w:val="TableParagraph"/>
              <w:spacing w:line="247" w:lineRule="exact"/>
              <w:ind w:left="1" w:right="2"/>
            </w:pPr>
            <w:r>
              <w:rPr>
                <w:spacing w:val="-2"/>
              </w:rPr>
              <w:t>0.017</w:t>
            </w:r>
          </w:p>
        </w:tc>
        <w:tc>
          <w:tcPr>
            <w:tcW w:w="631" w:type="dxa"/>
          </w:tcPr>
          <w:p w14:paraId="00DC2616" w14:textId="77777777" w:rsidR="00350CFB" w:rsidRDefault="00283FFF">
            <w:pPr>
              <w:pStyle w:val="TableParagraph"/>
              <w:spacing w:line="247" w:lineRule="exact"/>
              <w:ind w:right="3"/>
            </w:pPr>
            <w:r>
              <w:rPr>
                <w:spacing w:val="-2"/>
              </w:rPr>
              <w:t>0.102</w:t>
            </w:r>
          </w:p>
        </w:tc>
        <w:tc>
          <w:tcPr>
            <w:tcW w:w="649" w:type="dxa"/>
          </w:tcPr>
          <w:p w14:paraId="00DC2617" w14:textId="77777777" w:rsidR="00350CFB" w:rsidRDefault="00283FFF">
            <w:pPr>
              <w:pStyle w:val="TableParagraph"/>
              <w:spacing w:line="247" w:lineRule="exact"/>
              <w:ind w:right="4"/>
            </w:pPr>
            <w:r>
              <w:rPr>
                <w:spacing w:val="-2"/>
              </w:rPr>
              <w:t>0.032</w:t>
            </w:r>
          </w:p>
        </w:tc>
        <w:tc>
          <w:tcPr>
            <w:tcW w:w="1176" w:type="dxa"/>
          </w:tcPr>
          <w:p w14:paraId="00DC2618" w14:textId="77777777" w:rsidR="00350CFB" w:rsidRDefault="00283FFF">
            <w:pPr>
              <w:pStyle w:val="TableParagraph"/>
              <w:spacing w:line="247" w:lineRule="exact"/>
              <w:ind w:right="71"/>
              <w:jc w:val="right"/>
            </w:pPr>
            <w:r>
              <w:rPr>
                <w:spacing w:val="-2"/>
              </w:rPr>
              <w:t>0.113</w:t>
            </w:r>
          </w:p>
        </w:tc>
      </w:tr>
      <w:tr w:rsidR="00350CFB" w14:paraId="00DC2622" w14:textId="77777777">
        <w:trPr>
          <w:trHeight w:val="332"/>
        </w:trPr>
        <w:tc>
          <w:tcPr>
            <w:tcW w:w="1315" w:type="dxa"/>
            <w:tcBorders>
              <w:bottom w:val="single" w:sz="8" w:space="0" w:color="000000"/>
            </w:tcBorders>
          </w:tcPr>
          <w:p w14:paraId="00DC261A" w14:textId="77777777" w:rsidR="00350CFB" w:rsidRDefault="00283FFF">
            <w:pPr>
              <w:pStyle w:val="TableParagraph"/>
              <w:ind w:left="69"/>
              <w:jc w:val="left"/>
            </w:pPr>
            <w:r>
              <w:rPr>
                <w:spacing w:val="-2"/>
              </w:rPr>
              <w:t>RiskProp</w:t>
            </w:r>
          </w:p>
        </w:tc>
        <w:tc>
          <w:tcPr>
            <w:tcW w:w="871" w:type="dxa"/>
            <w:tcBorders>
              <w:bottom w:val="single" w:sz="8" w:space="0" w:color="000000"/>
            </w:tcBorders>
          </w:tcPr>
          <w:p w14:paraId="00DC261B" w14:textId="77777777" w:rsidR="00350CFB" w:rsidRDefault="00283FFF">
            <w:pPr>
              <w:pStyle w:val="TableParagraph"/>
              <w:rPr>
                <w:b/>
              </w:rPr>
            </w:pPr>
            <w:r>
              <w:rPr>
                <w:b/>
                <w:spacing w:val="-2"/>
              </w:rPr>
              <w:t>0.534</w:t>
            </w:r>
          </w:p>
        </w:tc>
        <w:tc>
          <w:tcPr>
            <w:tcW w:w="1085" w:type="dxa"/>
            <w:tcBorders>
              <w:bottom w:val="single" w:sz="8" w:space="0" w:color="000000"/>
            </w:tcBorders>
          </w:tcPr>
          <w:p w14:paraId="00DC261C" w14:textId="77777777" w:rsidR="00350CFB" w:rsidRDefault="00283FFF">
            <w:pPr>
              <w:pStyle w:val="TableParagraph"/>
              <w:ind w:right="1"/>
            </w:pPr>
            <w:r>
              <w:rPr>
                <w:spacing w:val="-2"/>
              </w:rPr>
              <w:t>-0.030</w:t>
            </w:r>
          </w:p>
        </w:tc>
        <w:tc>
          <w:tcPr>
            <w:tcW w:w="631" w:type="dxa"/>
            <w:tcBorders>
              <w:bottom w:val="single" w:sz="8" w:space="0" w:color="000000"/>
            </w:tcBorders>
          </w:tcPr>
          <w:p w14:paraId="00DC261D" w14:textId="77777777" w:rsidR="00350CFB" w:rsidRDefault="00283FFF">
            <w:pPr>
              <w:pStyle w:val="TableParagraph"/>
              <w:ind w:left="2" w:right="3"/>
            </w:pPr>
            <w:r>
              <w:rPr>
                <w:spacing w:val="-2"/>
              </w:rPr>
              <w:t>0.113</w:t>
            </w:r>
          </w:p>
        </w:tc>
        <w:tc>
          <w:tcPr>
            <w:tcW w:w="799" w:type="dxa"/>
            <w:tcBorders>
              <w:bottom w:val="single" w:sz="8" w:space="0" w:color="000000"/>
            </w:tcBorders>
          </w:tcPr>
          <w:p w14:paraId="00DC261E" w14:textId="77777777" w:rsidR="00350CFB" w:rsidRDefault="00283FFF">
            <w:pPr>
              <w:pStyle w:val="TableParagraph"/>
              <w:ind w:right="2"/>
            </w:pPr>
            <w:r>
              <w:rPr>
                <w:spacing w:val="-2"/>
              </w:rPr>
              <w:t>0.107</w:t>
            </w:r>
          </w:p>
        </w:tc>
        <w:tc>
          <w:tcPr>
            <w:tcW w:w="631" w:type="dxa"/>
            <w:tcBorders>
              <w:bottom w:val="single" w:sz="8" w:space="0" w:color="000000"/>
            </w:tcBorders>
          </w:tcPr>
          <w:p w14:paraId="00DC261F" w14:textId="77777777" w:rsidR="00350CFB" w:rsidRDefault="00283FFF">
            <w:pPr>
              <w:pStyle w:val="TableParagraph"/>
              <w:ind w:right="3"/>
            </w:pPr>
            <w:r>
              <w:rPr>
                <w:spacing w:val="-2"/>
              </w:rPr>
              <w:t>0.286</w:t>
            </w:r>
          </w:p>
        </w:tc>
        <w:tc>
          <w:tcPr>
            <w:tcW w:w="649" w:type="dxa"/>
            <w:tcBorders>
              <w:bottom w:val="single" w:sz="8" w:space="0" w:color="000000"/>
            </w:tcBorders>
          </w:tcPr>
          <w:p w14:paraId="00DC2620" w14:textId="77777777" w:rsidR="00350CFB" w:rsidRDefault="00283FFF">
            <w:pPr>
              <w:pStyle w:val="TableParagraph"/>
              <w:ind w:right="4"/>
            </w:pPr>
            <w:r>
              <w:rPr>
                <w:spacing w:val="-2"/>
              </w:rPr>
              <w:t>0.179</w:t>
            </w:r>
          </w:p>
        </w:tc>
        <w:tc>
          <w:tcPr>
            <w:tcW w:w="1176" w:type="dxa"/>
            <w:tcBorders>
              <w:bottom w:val="single" w:sz="8" w:space="0" w:color="000000"/>
            </w:tcBorders>
          </w:tcPr>
          <w:p w14:paraId="00DC2621" w14:textId="77777777" w:rsidR="00350CFB" w:rsidRDefault="00283FFF">
            <w:pPr>
              <w:pStyle w:val="TableParagraph"/>
              <w:ind w:right="71"/>
              <w:jc w:val="right"/>
            </w:pPr>
            <w:r>
              <w:rPr>
                <w:spacing w:val="-2"/>
              </w:rPr>
              <w:t>24.301</w:t>
            </w:r>
          </w:p>
        </w:tc>
      </w:tr>
    </w:tbl>
    <w:p w14:paraId="00DC2623" w14:textId="77777777" w:rsidR="00350CFB" w:rsidRDefault="00350CFB">
      <w:pPr>
        <w:pStyle w:val="BodyText"/>
        <w:spacing w:before="179"/>
      </w:pPr>
    </w:p>
    <w:p w14:paraId="00DC2624" w14:textId="77777777" w:rsidR="00350CFB" w:rsidRDefault="00283FFF">
      <w:pPr>
        <w:pStyle w:val="BodyText"/>
        <w:spacing w:before="1"/>
        <w:ind w:left="282"/>
        <w:jc w:val="both"/>
      </w:pPr>
      <w:r>
        <w:t>Interpretation</w:t>
      </w:r>
      <w:r>
        <w:rPr>
          <w:spacing w:val="-15"/>
        </w:rPr>
        <w:t xml:space="preserve"> </w:t>
      </w:r>
      <w:r>
        <w:rPr>
          <w:spacing w:val="-2"/>
        </w:rPr>
        <w:t>guidelines:</w:t>
      </w:r>
    </w:p>
    <w:p w14:paraId="00DC2625" w14:textId="77777777" w:rsidR="00350CFB" w:rsidRDefault="00350CFB">
      <w:pPr>
        <w:pStyle w:val="BodyText"/>
        <w:spacing w:before="23"/>
      </w:pPr>
    </w:p>
    <w:p w14:paraId="00DC2626" w14:textId="77777777" w:rsidR="00350CFB" w:rsidRDefault="00283FFF">
      <w:pPr>
        <w:pStyle w:val="ListParagraph"/>
        <w:numPr>
          <w:ilvl w:val="3"/>
          <w:numId w:val="26"/>
        </w:numPr>
        <w:tabs>
          <w:tab w:val="left" w:pos="807"/>
        </w:tabs>
        <w:ind w:left="807" w:hanging="214"/>
        <w:jc w:val="both"/>
        <w:rPr>
          <w:sz w:val="24"/>
        </w:rPr>
      </w:pPr>
      <w:r>
        <w:rPr>
          <w:sz w:val="24"/>
        </w:rPr>
        <w:t>Methods</w:t>
      </w:r>
      <w:r>
        <w:rPr>
          <w:spacing w:val="-10"/>
          <w:sz w:val="24"/>
        </w:rPr>
        <w:t xml:space="preserve"> </w:t>
      </w:r>
      <w:r>
        <w:rPr>
          <w:sz w:val="24"/>
        </w:rPr>
        <w:t>built</w:t>
      </w:r>
      <w:r>
        <w:rPr>
          <w:spacing w:val="-9"/>
          <w:sz w:val="24"/>
        </w:rPr>
        <w:t xml:space="preserve"> </w:t>
      </w:r>
      <w:r>
        <w:rPr>
          <w:sz w:val="24"/>
        </w:rPr>
        <w:t>on</w:t>
      </w:r>
      <w:r>
        <w:rPr>
          <w:spacing w:val="-10"/>
          <w:sz w:val="24"/>
        </w:rPr>
        <w:t xml:space="preserve"> </w:t>
      </w:r>
      <w:r>
        <w:rPr>
          <w:sz w:val="24"/>
        </w:rPr>
        <w:t>transfer-like</w:t>
      </w:r>
      <w:r>
        <w:rPr>
          <w:spacing w:val="-9"/>
          <w:sz w:val="24"/>
        </w:rPr>
        <w:t xml:space="preserve"> </w:t>
      </w:r>
      <w:r>
        <w:rPr>
          <w:sz w:val="24"/>
        </w:rPr>
        <w:t>edges</w:t>
      </w:r>
      <w:r>
        <w:rPr>
          <w:spacing w:val="-10"/>
          <w:sz w:val="24"/>
        </w:rPr>
        <w:t xml:space="preserve"> </w:t>
      </w:r>
      <w:r>
        <w:rPr>
          <w:sz w:val="24"/>
        </w:rPr>
        <w:t>cluster</w:t>
      </w:r>
      <w:r>
        <w:rPr>
          <w:spacing w:val="-9"/>
          <w:sz w:val="24"/>
        </w:rPr>
        <w:t xml:space="preserve"> </w:t>
      </w:r>
      <w:r>
        <w:rPr>
          <w:sz w:val="24"/>
        </w:rPr>
        <w:t>near</w:t>
      </w:r>
      <w:r>
        <w:rPr>
          <w:spacing w:val="-10"/>
          <w:sz w:val="24"/>
        </w:rPr>
        <w:t xml:space="preserve"> </w:t>
      </w:r>
      <w:r>
        <w:rPr>
          <w:sz w:val="24"/>
        </w:rPr>
        <w:t>AWP</w:t>
      </w:r>
      <w:r>
        <w:rPr>
          <w:spacing w:val="-9"/>
          <w:sz w:val="24"/>
        </w:rPr>
        <w:t xml:space="preserve"> </w:t>
      </w:r>
      <w:r>
        <w:rPr>
          <w:sz w:val="24"/>
        </w:rPr>
        <w:t>on</w:t>
      </w:r>
      <w:r>
        <w:rPr>
          <w:spacing w:val="-10"/>
          <w:sz w:val="24"/>
        </w:rPr>
        <w:t xml:space="preserve"> </w:t>
      </w:r>
      <w:r>
        <w:rPr>
          <w:sz w:val="24"/>
        </w:rPr>
        <w:t>transfer</w:t>
      </w:r>
      <w:r>
        <w:rPr>
          <w:spacing w:val="-9"/>
          <w:sz w:val="24"/>
        </w:rPr>
        <w:t xml:space="preserve"> </w:t>
      </w:r>
      <w:r>
        <w:rPr>
          <w:sz w:val="24"/>
        </w:rPr>
        <w:t>and</w:t>
      </w:r>
      <w:r>
        <w:rPr>
          <w:spacing w:val="-10"/>
          <w:sz w:val="24"/>
        </w:rPr>
        <w:t xml:space="preserve"> </w:t>
      </w:r>
      <w:r>
        <w:rPr>
          <w:sz w:val="24"/>
        </w:rPr>
        <w:t>Sybil</w:t>
      </w:r>
      <w:r>
        <w:rPr>
          <w:spacing w:val="-9"/>
          <w:sz w:val="24"/>
        </w:rPr>
        <w:t xml:space="preserve"> </w:t>
      </w:r>
      <w:r>
        <w:rPr>
          <w:spacing w:val="-2"/>
          <w:sz w:val="24"/>
        </w:rPr>
        <w:t>families.</w:t>
      </w:r>
    </w:p>
    <w:p w14:paraId="00DC2627" w14:textId="77777777" w:rsidR="00350CFB" w:rsidRDefault="00283FFF">
      <w:pPr>
        <w:pStyle w:val="ListParagraph"/>
        <w:numPr>
          <w:ilvl w:val="3"/>
          <w:numId w:val="26"/>
        </w:numPr>
        <w:tabs>
          <w:tab w:val="left" w:pos="806"/>
          <w:tab w:val="left" w:pos="808"/>
        </w:tabs>
        <w:spacing w:before="217" w:line="396" w:lineRule="auto"/>
        <w:ind w:left="808" w:right="549"/>
        <w:jc w:val="both"/>
        <w:rPr>
          <w:sz w:val="24"/>
        </w:rPr>
      </w:pPr>
      <w:r>
        <w:rPr>
          <w:sz w:val="24"/>
        </w:rPr>
        <w:t>Methods</w:t>
      </w:r>
      <w:r>
        <w:rPr>
          <w:spacing w:val="-13"/>
          <w:sz w:val="24"/>
        </w:rPr>
        <w:t xml:space="preserve"> </w:t>
      </w:r>
      <w:r>
        <w:rPr>
          <w:sz w:val="24"/>
        </w:rPr>
        <w:t>with</w:t>
      </w:r>
      <w:r>
        <w:rPr>
          <w:spacing w:val="-13"/>
          <w:sz w:val="24"/>
        </w:rPr>
        <w:t xml:space="preserve"> </w:t>
      </w:r>
      <w:r>
        <w:rPr>
          <w:sz w:val="24"/>
        </w:rPr>
        <w:t>very</w:t>
      </w:r>
      <w:r>
        <w:rPr>
          <w:spacing w:val="-13"/>
          <w:sz w:val="24"/>
        </w:rPr>
        <w:t xml:space="preserve"> </w:t>
      </w:r>
      <w:r>
        <w:rPr>
          <w:sz w:val="24"/>
        </w:rPr>
        <w:t>small</w:t>
      </w:r>
      <w:r>
        <w:rPr>
          <w:spacing w:val="-13"/>
          <w:sz w:val="24"/>
        </w:rPr>
        <w:t xml:space="preserve"> </w:t>
      </w:r>
      <w:r>
        <w:rPr>
          <w:sz w:val="24"/>
        </w:rPr>
        <w:t>edge</w:t>
      </w:r>
      <w:r>
        <w:rPr>
          <w:spacing w:val="-13"/>
          <w:sz w:val="24"/>
        </w:rPr>
        <w:t xml:space="preserve"> </w:t>
      </w:r>
      <w:r>
        <w:rPr>
          <w:sz w:val="24"/>
        </w:rPr>
        <w:t>counts</w:t>
      </w:r>
      <w:r>
        <w:rPr>
          <w:spacing w:val="-13"/>
          <w:sz w:val="24"/>
        </w:rPr>
        <w:t xml:space="preserve"> </w:t>
      </w:r>
      <w:r>
        <w:rPr>
          <w:sz w:val="24"/>
        </w:rPr>
        <w:t>(e.g.,</w:t>
      </w:r>
      <w:r>
        <w:rPr>
          <w:spacing w:val="-11"/>
          <w:sz w:val="24"/>
        </w:rPr>
        <w:t xml:space="preserve"> </w:t>
      </w:r>
      <w:r>
        <w:rPr>
          <w:sz w:val="24"/>
        </w:rPr>
        <w:t>liquidation-oriented</w:t>
      </w:r>
      <w:r>
        <w:rPr>
          <w:spacing w:val="-13"/>
          <w:sz w:val="24"/>
        </w:rPr>
        <w:t xml:space="preserve"> </w:t>
      </w:r>
      <w:r>
        <w:rPr>
          <w:sz w:val="24"/>
        </w:rPr>
        <w:t>graphs</w:t>
      </w:r>
      <w:r>
        <w:rPr>
          <w:spacing w:val="-13"/>
          <w:sz w:val="24"/>
        </w:rPr>
        <w:t xml:space="preserve"> </w:t>
      </w:r>
      <w:r>
        <w:rPr>
          <w:sz w:val="24"/>
        </w:rPr>
        <w:t>with</w:t>
      </w:r>
      <w:r>
        <w:rPr>
          <w:spacing w:val="-13"/>
          <w:sz w:val="24"/>
        </w:rPr>
        <w:t xml:space="preserve"> </w:t>
      </w:r>
      <w:r>
        <w:rPr>
          <w:sz w:val="24"/>
        </w:rPr>
        <w:t>dozens</w:t>
      </w:r>
      <w:r>
        <w:rPr>
          <w:spacing w:val="-13"/>
          <w:sz w:val="24"/>
        </w:rPr>
        <w:t xml:space="preserve"> </w:t>
      </w:r>
      <w:r>
        <w:rPr>
          <w:sz w:val="24"/>
        </w:rPr>
        <w:t>of</w:t>
      </w:r>
      <w:r>
        <w:rPr>
          <w:spacing w:val="-13"/>
          <w:sz w:val="24"/>
        </w:rPr>
        <w:t xml:space="preserve"> </w:t>
      </w:r>
      <w:r>
        <w:rPr>
          <w:sz w:val="24"/>
        </w:rPr>
        <w:t>edges) can</w:t>
      </w:r>
      <w:r>
        <w:rPr>
          <w:spacing w:val="-7"/>
          <w:sz w:val="24"/>
        </w:rPr>
        <w:t xml:space="preserve"> </w:t>
      </w:r>
      <w:r>
        <w:rPr>
          <w:sz w:val="24"/>
        </w:rPr>
        <w:t>produce</w:t>
      </w:r>
      <w:r>
        <w:rPr>
          <w:spacing w:val="-7"/>
          <w:sz w:val="24"/>
        </w:rPr>
        <w:t xml:space="preserve"> </w:t>
      </w:r>
      <w:r>
        <w:rPr>
          <w:sz w:val="24"/>
        </w:rPr>
        <w:t>unstable</w:t>
      </w:r>
      <w:r>
        <w:rPr>
          <w:spacing w:val="-7"/>
          <w:sz w:val="24"/>
        </w:rPr>
        <w:t xml:space="preserve"> </w:t>
      </w:r>
      <w:r>
        <w:rPr>
          <w:sz w:val="24"/>
        </w:rPr>
        <w:t>or</w:t>
      </w:r>
      <w:r>
        <w:rPr>
          <w:spacing w:val="-7"/>
          <w:sz w:val="24"/>
        </w:rPr>
        <w:t xml:space="preserve"> </w:t>
      </w:r>
      <w:r>
        <w:rPr>
          <w:sz w:val="24"/>
        </w:rPr>
        <w:t>degenerate</w:t>
      </w:r>
      <w:r>
        <w:rPr>
          <w:spacing w:val="-7"/>
          <w:sz w:val="24"/>
        </w:rPr>
        <w:t xml:space="preserve"> </w:t>
      </w:r>
      <w:r>
        <w:rPr>
          <w:sz w:val="24"/>
        </w:rPr>
        <w:t>rankings;</w:t>
      </w:r>
      <w:r>
        <w:rPr>
          <w:spacing w:val="-5"/>
          <w:sz w:val="24"/>
        </w:rPr>
        <w:t xml:space="preserve"> </w:t>
      </w:r>
      <w:r>
        <w:rPr>
          <w:sz w:val="24"/>
        </w:rPr>
        <w:t>their</w:t>
      </w:r>
      <w:r>
        <w:rPr>
          <w:spacing w:val="-7"/>
          <w:sz w:val="24"/>
        </w:rPr>
        <w:t xml:space="preserve"> </w:t>
      </w:r>
      <w:r>
        <w:rPr>
          <w:sz w:val="24"/>
        </w:rPr>
        <w:t>runtimes</w:t>
      </w:r>
      <w:r>
        <w:rPr>
          <w:spacing w:val="-7"/>
          <w:sz w:val="24"/>
        </w:rPr>
        <w:t xml:space="preserve"> </w:t>
      </w:r>
      <w:r>
        <w:rPr>
          <w:sz w:val="24"/>
        </w:rPr>
        <w:t>may</w:t>
      </w:r>
      <w:r>
        <w:rPr>
          <w:spacing w:val="-7"/>
          <w:sz w:val="24"/>
        </w:rPr>
        <w:t xml:space="preserve"> </w:t>
      </w:r>
      <w:r>
        <w:rPr>
          <w:sz w:val="24"/>
        </w:rPr>
        <w:t>be</w:t>
      </w:r>
      <w:r>
        <w:rPr>
          <w:spacing w:val="-7"/>
          <w:sz w:val="24"/>
        </w:rPr>
        <w:t xml:space="preserve"> </w:t>
      </w:r>
      <w:r>
        <w:rPr>
          <w:sz w:val="24"/>
        </w:rPr>
        <w:t>low</w:t>
      </w:r>
      <w:r>
        <w:rPr>
          <w:spacing w:val="-7"/>
          <w:sz w:val="24"/>
        </w:rPr>
        <w:t xml:space="preserve"> </w:t>
      </w:r>
      <w:r>
        <w:rPr>
          <w:sz w:val="24"/>
        </w:rPr>
        <w:t>simply</w:t>
      </w:r>
      <w:r>
        <w:rPr>
          <w:spacing w:val="-7"/>
          <w:sz w:val="24"/>
        </w:rPr>
        <w:t xml:space="preserve"> </w:t>
      </w:r>
      <w:r>
        <w:rPr>
          <w:sz w:val="24"/>
        </w:rPr>
        <w:t>because</w:t>
      </w:r>
      <w:r>
        <w:rPr>
          <w:spacing w:val="-8"/>
          <w:sz w:val="24"/>
        </w:rPr>
        <w:t xml:space="preserve"> </w:t>
      </w:r>
      <w:r>
        <w:rPr>
          <w:i/>
          <w:sz w:val="24"/>
        </w:rPr>
        <w:t>m</w:t>
      </w:r>
      <w:r>
        <w:rPr>
          <w:i/>
          <w:spacing w:val="-7"/>
          <w:sz w:val="24"/>
        </w:rPr>
        <w:t xml:space="preserve"> </w:t>
      </w:r>
      <w:r>
        <w:rPr>
          <w:sz w:val="24"/>
        </w:rPr>
        <w:t xml:space="preserve">is </w:t>
      </w:r>
      <w:r>
        <w:rPr>
          <w:spacing w:val="-2"/>
          <w:sz w:val="24"/>
        </w:rPr>
        <w:t>tiny.</w:t>
      </w:r>
    </w:p>
    <w:p w14:paraId="00DC2628" w14:textId="77777777" w:rsidR="00350CFB" w:rsidRDefault="00283FFF">
      <w:pPr>
        <w:pStyle w:val="ListParagraph"/>
        <w:numPr>
          <w:ilvl w:val="3"/>
          <w:numId w:val="26"/>
        </w:numPr>
        <w:tabs>
          <w:tab w:val="left" w:pos="806"/>
          <w:tab w:val="left" w:pos="808"/>
        </w:tabs>
        <w:spacing w:before="40" w:line="396" w:lineRule="auto"/>
        <w:ind w:left="808" w:right="559"/>
        <w:jc w:val="both"/>
        <w:rPr>
          <w:sz w:val="24"/>
        </w:rPr>
      </w:pPr>
      <w:r>
        <w:rPr>
          <w:sz w:val="24"/>
        </w:rPr>
        <w:t>RiskProp-style rows that mirror AWP numerically indicate shared transfer structure rather than independent discovery.</w:t>
      </w:r>
    </w:p>
    <w:p w14:paraId="00DC2629" w14:textId="77777777" w:rsidR="00350CFB" w:rsidRDefault="00283FFF">
      <w:pPr>
        <w:pStyle w:val="ListParagraph"/>
        <w:numPr>
          <w:ilvl w:val="3"/>
          <w:numId w:val="26"/>
        </w:numPr>
        <w:tabs>
          <w:tab w:val="left" w:pos="806"/>
          <w:tab w:val="left" w:pos="808"/>
        </w:tabs>
        <w:spacing w:before="39" w:line="396" w:lineRule="auto"/>
        <w:ind w:left="808" w:right="564"/>
        <w:jc w:val="both"/>
        <w:rPr>
          <w:sz w:val="24"/>
        </w:rPr>
      </w:pPr>
      <w:r>
        <w:rPr>
          <w:sz w:val="24"/>
        </w:rPr>
        <w:t xml:space="preserve">GF-PR’s dominance on outcome families remains a construct-overlap warning, identical to Chapter </w:t>
      </w:r>
      <w:hyperlink w:anchor="_bookmark84" w:history="1">
        <w:r>
          <w:rPr>
            <w:sz w:val="24"/>
          </w:rPr>
          <w:t>4</w:t>
        </w:r>
      </w:hyperlink>
      <w:r>
        <w:rPr>
          <w:sz w:val="24"/>
        </w:rPr>
        <w:t>.</w:t>
      </w:r>
    </w:p>
    <w:p w14:paraId="00DC262A" w14:textId="77777777" w:rsidR="00350CFB" w:rsidRDefault="00350CFB">
      <w:pPr>
        <w:pStyle w:val="ListParagraph"/>
        <w:spacing w:line="396" w:lineRule="auto"/>
        <w:jc w:val="both"/>
        <w:rPr>
          <w:sz w:val="24"/>
        </w:rPr>
        <w:sectPr w:rsidR="00350CFB">
          <w:pgSz w:w="11910" w:h="16840"/>
          <w:pgMar w:top="1840" w:right="708" w:bottom="2300" w:left="992" w:header="0" w:footer="2115" w:gutter="0"/>
          <w:cols w:space="720"/>
        </w:sectPr>
      </w:pPr>
    </w:p>
    <w:p w14:paraId="00DC262B" w14:textId="77777777" w:rsidR="00350CFB" w:rsidRDefault="00283FFF">
      <w:pPr>
        <w:pStyle w:val="Heading3"/>
        <w:numPr>
          <w:ilvl w:val="2"/>
          <w:numId w:val="26"/>
        </w:numPr>
        <w:tabs>
          <w:tab w:val="left" w:pos="879"/>
        </w:tabs>
        <w:spacing w:before="73"/>
        <w:ind w:left="879" w:hanging="597"/>
      </w:pPr>
      <w:r>
        <w:rPr>
          <w:spacing w:val="-2"/>
        </w:rPr>
        <w:lastRenderedPageBreak/>
        <w:t>Six-method Aave-oriented matrix</w:t>
      </w:r>
    </w:p>
    <w:p w14:paraId="00DC262C" w14:textId="77777777" w:rsidR="00350CFB" w:rsidRDefault="00350CFB">
      <w:pPr>
        <w:pStyle w:val="BodyText"/>
        <w:spacing w:before="46"/>
        <w:rPr>
          <w:b/>
        </w:rPr>
      </w:pPr>
    </w:p>
    <w:p w14:paraId="00DC262D" w14:textId="77777777" w:rsidR="00350CFB" w:rsidRDefault="00283FFF">
      <w:pPr>
        <w:pStyle w:val="BodyText"/>
        <w:spacing w:line="384" w:lineRule="auto"/>
        <w:ind w:left="273" w:right="563" w:firstLine="1"/>
        <w:jc w:val="both"/>
      </w:pPr>
      <w:r>
        <w:t xml:space="preserve">Table </w:t>
      </w:r>
      <w:hyperlink w:anchor="_bookmark231" w:history="1">
        <w:r>
          <w:t>8.5</w:t>
        </w:r>
      </w:hyperlink>
      <w:r>
        <w:t xml:space="preserve"> reports an Aave-oriented preset.</w:t>
      </w:r>
      <w:r>
        <w:rPr>
          <w:spacing w:val="40"/>
        </w:rPr>
        <w:t xml:space="preserve"> </w:t>
      </w:r>
      <w:r>
        <w:t xml:space="preserve">Several lending-event graphs are sparse on Arbitrum </w:t>
      </w:r>
      <w:r>
        <w:rPr>
          <w:spacing w:val="-4"/>
        </w:rPr>
        <w:t>within</w:t>
      </w:r>
      <w:r>
        <w:rPr>
          <w:spacing w:val="-11"/>
        </w:rPr>
        <w:t xml:space="preserve"> </w:t>
      </w:r>
      <w:r>
        <w:rPr>
          <w:spacing w:val="-4"/>
        </w:rPr>
        <w:t>the</w:t>
      </w:r>
      <w:r>
        <w:rPr>
          <w:spacing w:val="-11"/>
        </w:rPr>
        <w:t xml:space="preserve"> </w:t>
      </w:r>
      <w:r>
        <w:rPr>
          <w:spacing w:val="-4"/>
        </w:rPr>
        <w:t>study</w:t>
      </w:r>
      <w:r>
        <w:rPr>
          <w:spacing w:val="-11"/>
        </w:rPr>
        <w:t xml:space="preserve"> </w:t>
      </w:r>
      <w:r>
        <w:rPr>
          <w:spacing w:val="-4"/>
        </w:rPr>
        <w:t>window;</w:t>
      </w:r>
      <w:r>
        <w:rPr>
          <w:spacing w:val="-10"/>
        </w:rPr>
        <w:t xml:space="preserve"> </w:t>
      </w:r>
      <w:r>
        <w:rPr>
          <w:spacing w:val="-4"/>
        </w:rPr>
        <w:t>delegation-based</w:t>
      </w:r>
      <w:r>
        <w:rPr>
          <w:spacing w:val="-11"/>
        </w:rPr>
        <w:t xml:space="preserve"> </w:t>
      </w:r>
      <w:r>
        <w:rPr>
          <w:spacing w:val="-4"/>
        </w:rPr>
        <w:t>rows</w:t>
      </w:r>
      <w:r>
        <w:rPr>
          <w:spacing w:val="-10"/>
        </w:rPr>
        <w:t xml:space="preserve"> </w:t>
      </w:r>
      <w:r>
        <w:rPr>
          <w:spacing w:val="-4"/>
        </w:rPr>
        <w:t>may</w:t>
      </w:r>
      <w:r>
        <w:rPr>
          <w:spacing w:val="-11"/>
        </w:rPr>
        <w:t xml:space="preserve"> </w:t>
      </w:r>
      <w:r>
        <w:rPr>
          <w:spacing w:val="-4"/>
        </w:rPr>
        <w:t>be</w:t>
      </w:r>
      <w:r>
        <w:rPr>
          <w:spacing w:val="-11"/>
        </w:rPr>
        <w:t xml:space="preserve"> </w:t>
      </w:r>
      <w:r>
        <w:rPr>
          <w:spacing w:val="-4"/>
        </w:rPr>
        <w:t>degenerate</w:t>
      </w:r>
      <w:r>
        <w:rPr>
          <w:spacing w:val="-10"/>
        </w:rPr>
        <w:t xml:space="preserve"> </w:t>
      </w:r>
      <w:r>
        <w:rPr>
          <w:spacing w:val="-4"/>
        </w:rPr>
        <w:t>when</w:t>
      </w:r>
      <w:r>
        <w:rPr>
          <w:spacing w:val="-11"/>
        </w:rPr>
        <w:t xml:space="preserve"> </w:t>
      </w:r>
      <w:r>
        <w:rPr>
          <w:rFonts w:ascii="Courier New" w:hAnsi="Courier New"/>
          <w:spacing w:val="-4"/>
        </w:rPr>
        <w:t xml:space="preserve">BorrowAllowanceDel </w:t>
      </w:r>
      <w:r>
        <w:rPr>
          <w:rFonts w:ascii="Courier New" w:hAnsi="Courier New"/>
        </w:rPr>
        <w:t>egated</w:t>
      </w:r>
      <w:r>
        <w:rPr>
          <w:rFonts w:ascii="Courier New" w:hAnsi="Courier New"/>
          <w:spacing w:val="-83"/>
        </w:rPr>
        <w:t xml:space="preserve"> </w:t>
      </w:r>
      <w:r>
        <w:t xml:space="preserve">events were not extracted (Appendix </w:t>
      </w:r>
      <w:hyperlink w:anchor="_bookmark198" w:history="1">
        <w:r>
          <w:t>8.1</w:t>
        </w:r>
      </w:hyperlink>
      <w:r>
        <w:t>).</w:t>
      </w:r>
    </w:p>
    <w:p w14:paraId="00DC262E" w14:textId="77777777" w:rsidR="00350CFB" w:rsidRDefault="00283FFF">
      <w:pPr>
        <w:pStyle w:val="BodyText"/>
        <w:spacing w:before="130" w:line="182" w:lineRule="auto"/>
        <w:ind w:left="274" w:right="524"/>
        <w:jc w:val="both"/>
      </w:pPr>
      <w:bookmarkStart w:id="531" w:name="_bookmark231"/>
      <w:bookmarkEnd w:id="531"/>
      <w:r>
        <w:rPr>
          <w:w w:val="105"/>
        </w:rPr>
        <w:t xml:space="preserve">Table 8.5: Mean Kendall </w:t>
      </w:r>
      <w:r>
        <w:rPr>
          <w:i/>
          <w:w w:val="105"/>
        </w:rPr>
        <w:t xml:space="preserve">τ </w:t>
      </w:r>
      <w:r>
        <w:rPr>
          <w:w w:val="105"/>
        </w:rPr>
        <w:t>by proxy family across 6 PageRank methods (</w:t>
      </w:r>
      <w:r>
        <w:rPr>
          <w:i/>
          <w:w w:val="105"/>
        </w:rPr>
        <w:t xml:space="preserve">n </w:t>
      </w:r>
      <w:r>
        <w:rPr>
          <w:w w:val="105"/>
        </w:rPr>
        <w:t>= 5521).</w:t>
      </w:r>
      <w:r>
        <w:rPr>
          <w:spacing w:val="40"/>
          <w:w w:val="105"/>
        </w:rPr>
        <w:t xml:space="preserve"> </w:t>
      </w:r>
      <w:r>
        <w:rPr>
          <w:w w:val="105"/>
        </w:rPr>
        <w:t>Bold = column maximum.</w:t>
      </w:r>
      <w:r>
        <w:rPr>
          <w:spacing w:val="40"/>
          <w:w w:val="105"/>
        </w:rPr>
        <w:t xml:space="preserve"> </w:t>
      </w:r>
      <w:r>
        <w:rPr>
          <w:w w:val="105"/>
        </w:rPr>
        <w:t>Runtime = mean PageRank wall time (s, 3 repeats).</w:t>
      </w:r>
      <w:r>
        <w:rPr>
          <w:spacing w:val="40"/>
          <w:w w:val="105"/>
        </w:rPr>
        <w:t xml:space="preserve"> </w:t>
      </w:r>
      <w:r>
        <w:rPr>
          <w:w w:val="105"/>
        </w:rPr>
        <w:t>Aave W</w:t>
      </w:r>
      <w:r>
        <w:rPr>
          <w:rFonts w:ascii="Arial Unicode MS" w:hAnsi="Arial Unicode MS"/>
          <w:w w:val="105"/>
        </w:rPr>
        <w:t>→</w:t>
      </w:r>
      <w:r>
        <w:rPr>
          <w:w w:val="105"/>
        </w:rPr>
        <w:t>W edges: LiqCall</w:t>
      </w:r>
      <w:r>
        <w:rPr>
          <w:spacing w:val="-16"/>
          <w:w w:val="105"/>
        </w:rPr>
        <w:t xml:space="preserve"> </w:t>
      </w:r>
      <w:r>
        <w:rPr>
          <w:w w:val="105"/>
        </w:rPr>
        <w:t>(liquidator</w:t>
      </w:r>
      <w:r>
        <w:rPr>
          <w:rFonts w:ascii="Arial Unicode MS" w:hAnsi="Arial Unicode MS"/>
          <w:w w:val="105"/>
        </w:rPr>
        <w:t>→</w:t>
      </w:r>
      <w:r>
        <w:rPr>
          <w:w w:val="105"/>
        </w:rPr>
        <w:t>user),</w:t>
      </w:r>
      <w:r>
        <w:rPr>
          <w:spacing w:val="-16"/>
          <w:w w:val="105"/>
        </w:rPr>
        <w:t xml:space="preserve"> </w:t>
      </w:r>
      <w:r>
        <w:rPr>
          <w:w w:val="105"/>
        </w:rPr>
        <w:t>Borrow</w:t>
      </w:r>
      <w:r>
        <w:rPr>
          <w:spacing w:val="-15"/>
          <w:w w:val="105"/>
        </w:rPr>
        <w:t xml:space="preserve"> </w:t>
      </w:r>
      <w:r>
        <w:rPr>
          <w:w w:val="105"/>
        </w:rPr>
        <w:t>(initiator</w:t>
      </w:r>
      <w:r>
        <w:rPr>
          <w:rFonts w:ascii="Arial Unicode MS" w:hAnsi="Arial Unicode MS"/>
          <w:w w:val="105"/>
        </w:rPr>
        <w:t>→</w:t>
      </w:r>
      <w:r>
        <w:rPr>
          <w:w w:val="105"/>
        </w:rPr>
        <w:t>onBehalfOf),</w:t>
      </w:r>
      <w:r>
        <w:rPr>
          <w:spacing w:val="-14"/>
          <w:w w:val="105"/>
        </w:rPr>
        <w:t xml:space="preserve"> </w:t>
      </w:r>
      <w:r>
        <w:rPr>
          <w:w w:val="105"/>
        </w:rPr>
        <w:t>Repay</w:t>
      </w:r>
      <w:r>
        <w:rPr>
          <w:spacing w:val="-16"/>
          <w:w w:val="105"/>
        </w:rPr>
        <w:t xml:space="preserve"> </w:t>
      </w:r>
      <w:r>
        <w:rPr>
          <w:w w:val="105"/>
        </w:rPr>
        <w:t>(repayer</w:t>
      </w:r>
      <w:r>
        <w:rPr>
          <w:rFonts w:ascii="Arial Unicode MS" w:hAnsi="Arial Unicode MS"/>
          <w:w w:val="105"/>
        </w:rPr>
        <w:t>→</w:t>
      </w:r>
      <w:r>
        <w:rPr>
          <w:w w:val="105"/>
        </w:rPr>
        <w:t>user),</w:t>
      </w:r>
      <w:r>
        <w:rPr>
          <w:spacing w:val="-13"/>
          <w:w w:val="105"/>
        </w:rPr>
        <w:t xml:space="preserve"> </w:t>
      </w:r>
      <w:r>
        <w:rPr>
          <w:w w:val="105"/>
        </w:rPr>
        <w:t>Delegation (delegator</w:t>
      </w:r>
      <w:r>
        <w:rPr>
          <w:rFonts w:ascii="Arial Unicode MS" w:hAnsi="Arial Unicode MS"/>
          <w:w w:val="105"/>
        </w:rPr>
        <w:t>→</w:t>
      </w:r>
      <w:r>
        <w:rPr>
          <w:w w:val="105"/>
        </w:rPr>
        <w:t>delegatee).</w:t>
      </w:r>
      <w:r>
        <w:rPr>
          <w:spacing w:val="23"/>
          <w:w w:val="105"/>
        </w:rPr>
        <w:t xml:space="preserve"> </w:t>
      </w:r>
      <w:r>
        <w:rPr>
          <w:w w:val="105"/>
        </w:rPr>
        <w:t>Credit</w:t>
      </w:r>
      <w:r>
        <w:rPr>
          <w:spacing w:val="-16"/>
          <w:w w:val="105"/>
        </w:rPr>
        <w:t xml:space="preserve"> </w:t>
      </w:r>
      <w:r>
        <w:rPr>
          <w:w w:val="105"/>
        </w:rPr>
        <w:t>Delegation</w:t>
      </w:r>
      <w:r>
        <w:rPr>
          <w:spacing w:val="-16"/>
          <w:w w:val="105"/>
        </w:rPr>
        <w:t xml:space="preserve"> </w:t>
      </w:r>
      <w:r>
        <w:rPr>
          <w:w w:val="105"/>
        </w:rPr>
        <w:t>extract</w:t>
      </w:r>
      <w:r>
        <w:rPr>
          <w:spacing w:val="-15"/>
          <w:w w:val="105"/>
        </w:rPr>
        <w:t xml:space="preserve"> </w:t>
      </w:r>
      <w:r>
        <w:rPr>
          <w:w w:val="105"/>
        </w:rPr>
        <w:t>deferred</w:t>
      </w:r>
      <w:r>
        <w:rPr>
          <w:spacing w:val="-16"/>
          <w:w w:val="105"/>
        </w:rPr>
        <w:t xml:space="preserve"> </w:t>
      </w:r>
      <w:r>
        <w:rPr>
          <w:w w:val="105"/>
        </w:rPr>
        <w:t>when</w:t>
      </w:r>
      <w:r>
        <w:rPr>
          <w:spacing w:val="-16"/>
          <w:w w:val="105"/>
        </w:rPr>
        <w:t xml:space="preserve"> </w:t>
      </w:r>
      <w:r>
        <w:rPr>
          <w:w w:val="105"/>
        </w:rPr>
        <w:t>parquet</w:t>
      </w:r>
      <w:r>
        <w:rPr>
          <w:spacing w:val="-15"/>
          <w:w w:val="105"/>
        </w:rPr>
        <w:t xml:space="preserve"> </w:t>
      </w:r>
      <w:r>
        <w:rPr>
          <w:w w:val="105"/>
        </w:rPr>
        <w:t>absent—</w:t>
      </w:r>
      <w:r>
        <w:rPr>
          <w:i/>
          <w:w w:val="105"/>
        </w:rPr>
        <w:t xml:space="preserve">τ </w:t>
      </w:r>
      <w:r>
        <w:rPr>
          <w:w w:val="105"/>
        </w:rPr>
        <w:t>may</w:t>
      </w:r>
      <w:r>
        <w:rPr>
          <w:spacing w:val="-16"/>
          <w:w w:val="105"/>
        </w:rPr>
        <w:t xml:space="preserve"> </w:t>
      </w:r>
      <w:r>
        <w:rPr>
          <w:w w:val="105"/>
        </w:rPr>
        <w:t>be</w:t>
      </w:r>
      <w:r>
        <w:rPr>
          <w:spacing w:val="-16"/>
          <w:w w:val="105"/>
        </w:rPr>
        <w:t xml:space="preserve"> </w:t>
      </w:r>
      <w:r>
        <w:rPr>
          <w:w w:val="105"/>
        </w:rPr>
        <w:t>de-</w:t>
      </w:r>
      <w:r>
        <w:t>generate.</w:t>
      </w:r>
      <w:r>
        <w:rPr>
          <w:spacing w:val="36"/>
        </w:rPr>
        <w:t xml:space="preserve"> </w:t>
      </w:r>
      <w:r>
        <w:t>Edge counts:</w:t>
      </w:r>
      <w:r>
        <w:rPr>
          <w:spacing w:val="27"/>
        </w:rPr>
        <w:t xml:space="preserve"> </w:t>
      </w:r>
      <w:r>
        <w:t>liq-pr=45,</w:t>
      </w:r>
      <w:r>
        <w:rPr>
          <w:spacing w:val="2"/>
        </w:rPr>
        <w:t xml:space="preserve"> </w:t>
      </w:r>
      <w:r>
        <w:t>borrow-pr=484,</w:t>
      </w:r>
      <w:r>
        <w:rPr>
          <w:spacing w:val="3"/>
        </w:rPr>
        <w:t xml:space="preserve"> </w:t>
      </w:r>
      <w:r>
        <w:t>repay-pr=787,</w:t>
      </w:r>
      <w:r>
        <w:rPr>
          <w:spacing w:val="2"/>
        </w:rPr>
        <w:t xml:space="preserve"> </w:t>
      </w:r>
      <w:r>
        <w:t>borrow-pr-pool=262,</w:t>
      </w:r>
      <w:r>
        <w:rPr>
          <w:spacing w:val="3"/>
        </w:rPr>
        <w:t xml:space="preserve"> </w:t>
      </w:r>
      <w:r>
        <w:t>repay-</w:t>
      </w:r>
      <w:r>
        <w:rPr>
          <w:spacing w:val="-5"/>
        </w:rPr>
        <w:t>pr-</w:t>
      </w:r>
    </w:p>
    <w:p w14:paraId="00DC262F" w14:textId="77777777" w:rsidR="00350CFB" w:rsidRDefault="00283FFF">
      <w:pPr>
        <w:pStyle w:val="BodyText"/>
        <w:spacing w:before="18"/>
        <w:ind w:left="282"/>
        <w:jc w:val="both"/>
      </w:pPr>
      <w:r>
        <w:rPr>
          <w:spacing w:val="-2"/>
        </w:rPr>
        <w:t>pool=232,</w:t>
      </w:r>
      <w:r>
        <w:rPr>
          <w:spacing w:val="18"/>
        </w:rPr>
        <w:t xml:space="preserve"> </w:t>
      </w:r>
      <w:r>
        <w:rPr>
          <w:spacing w:val="-2"/>
        </w:rPr>
        <w:t>delegation-pr=0.</w:t>
      </w:r>
    </w:p>
    <w:p w14:paraId="00DC2630" w14:textId="77777777" w:rsidR="00350CFB" w:rsidRDefault="00350CFB">
      <w:pPr>
        <w:pStyle w:val="BodyText"/>
        <w:spacing w:before="13"/>
        <w:rPr>
          <w:sz w:val="20"/>
        </w:rPr>
      </w:pPr>
    </w:p>
    <w:tbl>
      <w:tblPr>
        <w:tblW w:w="0" w:type="auto"/>
        <w:tblInd w:w="1294" w:type="dxa"/>
        <w:tblLayout w:type="fixed"/>
        <w:tblCellMar>
          <w:left w:w="0" w:type="dxa"/>
          <w:right w:w="0" w:type="dxa"/>
        </w:tblCellMar>
        <w:tblLook w:val="01E0" w:firstRow="1" w:lastRow="1" w:firstColumn="1" w:lastColumn="1" w:noHBand="0" w:noVBand="0"/>
      </w:tblPr>
      <w:tblGrid>
        <w:gridCol w:w="1436"/>
        <w:gridCol w:w="871"/>
        <w:gridCol w:w="1085"/>
        <w:gridCol w:w="703"/>
        <w:gridCol w:w="798"/>
        <w:gridCol w:w="630"/>
        <w:gridCol w:w="648"/>
        <w:gridCol w:w="1175"/>
      </w:tblGrid>
      <w:tr w:rsidR="00350CFB" w14:paraId="00DC2639" w14:textId="77777777">
        <w:trPr>
          <w:trHeight w:val="381"/>
        </w:trPr>
        <w:tc>
          <w:tcPr>
            <w:tcW w:w="1436" w:type="dxa"/>
            <w:tcBorders>
              <w:top w:val="single" w:sz="8" w:space="0" w:color="000000"/>
              <w:bottom w:val="single" w:sz="6" w:space="0" w:color="000000"/>
            </w:tcBorders>
          </w:tcPr>
          <w:p w14:paraId="00DC2631" w14:textId="77777777" w:rsidR="00350CFB" w:rsidRDefault="00283FFF">
            <w:pPr>
              <w:pStyle w:val="TableParagraph"/>
              <w:spacing w:before="53"/>
              <w:ind w:left="69"/>
              <w:jc w:val="left"/>
            </w:pPr>
            <w:r>
              <w:rPr>
                <w:spacing w:val="-2"/>
              </w:rPr>
              <w:t>Method</w:t>
            </w:r>
          </w:p>
        </w:tc>
        <w:tc>
          <w:tcPr>
            <w:tcW w:w="871" w:type="dxa"/>
            <w:tcBorders>
              <w:top w:val="single" w:sz="8" w:space="0" w:color="000000"/>
              <w:bottom w:val="single" w:sz="6" w:space="0" w:color="000000"/>
            </w:tcBorders>
          </w:tcPr>
          <w:p w14:paraId="00DC2632" w14:textId="77777777" w:rsidR="00350CFB" w:rsidRDefault="00283FFF">
            <w:pPr>
              <w:pStyle w:val="TableParagraph"/>
              <w:spacing w:before="53"/>
            </w:pPr>
            <w:r>
              <w:rPr>
                <w:spacing w:val="-2"/>
              </w:rPr>
              <w:t>Transfer</w:t>
            </w:r>
          </w:p>
        </w:tc>
        <w:tc>
          <w:tcPr>
            <w:tcW w:w="1085" w:type="dxa"/>
            <w:tcBorders>
              <w:top w:val="single" w:sz="8" w:space="0" w:color="000000"/>
              <w:bottom w:val="single" w:sz="6" w:space="0" w:color="000000"/>
            </w:tcBorders>
          </w:tcPr>
          <w:p w14:paraId="00DC2633" w14:textId="77777777" w:rsidR="00350CFB" w:rsidRDefault="00283FFF">
            <w:pPr>
              <w:pStyle w:val="TableParagraph"/>
              <w:spacing w:before="53"/>
              <w:ind w:left="1" w:right="1"/>
            </w:pPr>
            <w:r>
              <w:rPr>
                <w:spacing w:val="-2"/>
              </w:rPr>
              <w:t>Allowance</w:t>
            </w:r>
          </w:p>
        </w:tc>
        <w:tc>
          <w:tcPr>
            <w:tcW w:w="703" w:type="dxa"/>
            <w:tcBorders>
              <w:top w:val="single" w:sz="8" w:space="0" w:color="000000"/>
              <w:bottom w:val="single" w:sz="6" w:space="0" w:color="000000"/>
            </w:tcBorders>
          </w:tcPr>
          <w:p w14:paraId="00DC2634" w14:textId="77777777" w:rsidR="00350CFB" w:rsidRDefault="00283FFF">
            <w:pPr>
              <w:pStyle w:val="TableParagraph"/>
              <w:spacing w:before="53"/>
              <w:ind w:left="1" w:right="1"/>
            </w:pPr>
            <w:r>
              <w:rPr>
                <w:spacing w:val="-4"/>
              </w:rPr>
              <w:t>Liq.</w:t>
            </w:r>
          </w:p>
        </w:tc>
        <w:tc>
          <w:tcPr>
            <w:tcW w:w="798" w:type="dxa"/>
            <w:tcBorders>
              <w:top w:val="single" w:sz="8" w:space="0" w:color="000000"/>
              <w:bottom w:val="single" w:sz="6" w:space="0" w:color="000000"/>
            </w:tcBorders>
          </w:tcPr>
          <w:p w14:paraId="00DC2635" w14:textId="77777777" w:rsidR="00350CFB" w:rsidRDefault="00283FFF">
            <w:pPr>
              <w:pStyle w:val="TableParagraph"/>
              <w:spacing w:before="53"/>
              <w:ind w:left="1" w:right="1"/>
            </w:pPr>
            <w:r>
              <w:rPr>
                <w:spacing w:val="-2"/>
              </w:rPr>
              <w:t>Inv.risk</w:t>
            </w:r>
          </w:p>
        </w:tc>
        <w:tc>
          <w:tcPr>
            <w:tcW w:w="630" w:type="dxa"/>
            <w:tcBorders>
              <w:top w:val="single" w:sz="8" w:space="0" w:color="000000"/>
              <w:bottom w:val="single" w:sz="6" w:space="0" w:color="000000"/>
            </w:tcBorders>
          </w:tcPr>
          <w:p w14:paraId="00DC2636" w14:textId="77777777" w:rsidR="00350CFB" w:rsidRDefault="00283FFF">
            <w:pPr>
              <w:pStyle w:val="TableParagraph"/>
              <w:spacing w:before="53"/>
            </w:pPr>
            <w:r>
              <w:rPr>
                <w:spacing w:val="-2"/>
              </w:rPr>
              <w:t>Sybil</w:t>
            </w:r>
          </w:p>
        </w:tc>
        <w:tc>
          <w:tcPr>
            <w:tcW w:w="648" w:type="dxa"/>
            <w:tcBorders>
              <w:top w:val="single" w:sz="8" w:space="0" w:color="000000"/>
              <w:bottom w:val="single" w:sz="6" w:space="0" w:color="000000"/>
            </w:tcBorders>
          </w:tcPr>
          <w:p w14:paraId="00DC2637" w14:textId="77777777" w:rsidR="00350CFB" w:rsidRDefault="00283FFF">
            <w:pPr>
              <w:pStyle w:val="TableParagraph"/>
              <w:spacing w:before="53"/>
              <w:ind w:left="3" w:right="3"/>
            </w:pPr>
            <w:r>
              <w:rPr>
                <w:spacing w:val="-5"/>
              </w:rPr>
              <w:t>GMX</w:t>
            </w:r>
          </w:p>
        </w:tc>
        <w:tc>
          <w:tcPr>
            <w:tcW w:w="1175" w:type="dxa"/>
            <w:tcBorders>
              <w:top w:val="single" w:sz="8" w:space="0" w:color="000000"/>
              <w:bottom w:val="single" w:sz="6" w:space="0" w:color="000000"/>
            </w:tcBorders>
          </w:tcPr>
          <w:p w14:paraId="00DC2638" w14:textId="77777777" w:rsidR="00350CFB" w:rsidRDefault="00283FFF">
            <w:pPr>
              <w:pStyle w:val="TableParagraph"/>
              <w:spacing w:before="53"/>
              <w:ind w:right="65"/>
              <w:jc w:val="right"/>
            </w:pPr>
            <w:r>
              <w:t>Runtime</w:t>
            </w:r>
            <w:r>
              <w:rPr>
                <w:spacing w:val="-9"/>
              </w:rPr>
              <w:t xml:space="preserve"> </w:t>
            </w:r>
            <w:r>
              <w:rPr>
                <w:spacing w:val="-5"/>
              </w:rPr>
              <w:t>(s)</w:t>
            </w:r>
          </w:p>
        </w:tc>
      </w:tr>
      <w:tr w:rsidR="00350CFB" w14:paraId="00DC2642" w14:textId="77777777">
        <w:trPr>
          <w:trHeight w:val="319"/>
        </w:trPr>
        <w:tc>
          <w:tcPr>
            <w:tcW w:w="1436" w:type="dxa"/>
            <w:tcBorders>
              <w:top w:val="single" w:sz="6" w:space="0" w:color="000000"/>
            </w:tcBorders>
          </w:tcPr>
          <w:p w14:paraId="00DC263A" w14:textId="77777777" w:rsidR="00350CFB" w:rsidRDefault="00283FFF">
            <w:pPr>
              <w:pStyle w:val="TableParagraph"/>
              <w:spacing w:before="52" w:line="247" w:lineRule="exact"/>
              <w:ind w:left="69"/>
              <w:jc w:val="left"/>
            </w:pPr>
            <w:r>
              <w:rPr>
                <w:spacing w:val="-5"/>
              </w:rPr>
              <w:t>AWP</w:t>
            </w:r>
          </w:p>
        </w:tc>
        <w:tc>
          <w:tcPr>
            <w:tcW w:w="871" w:type="dxa"/>
            <w:tcBorders>
              <w:top w:val="single" w:sz="6" w:space="0" w:color="000000"/>
            </w:tcBorders>
          </w:tcPr>
          <w:p w14:paraId="00DC263B" w14:textId="77777777" w:rsidR="00350CFB" w:rsidRDefault="00283FFF">
            <w:pPr>
              <w:pStyle w:val="TableParagraph"/>
              <w:spacing w:before="52" w:line="247" w:lineRule="exact"/>
              <w:rPr>
                <w:b/>
              </w:rPr>
            </w:pPr>
            <w:r>
              <w:rPr>
                <w:b/>
                <w:spacing w:val="-2"/>
              </w:rPr>
              <w:t>0.534</w:t>
            </w:r>
          </w:p>
        </w:tc>
        <w:tc>
          <w:tcPr>
            <w:tcW w:w="1085" w:type="dxa"/>
            <w:tcBorders>
              <w:top w:val="single" w:sz="6" w:space="0" w:color="000000"/>
            </w:tcBorders>
          </w:tcPr>
          <w:p w14:paraId="00DC263C" w14:textId="77777777" w:rsidR="00350CFB" w:rsidRDefault="00283FFF">
            <w:pPr>
              <w:pStyle w:val="TableParagraph"/>
              <w:spacing w:before="52" w:line="247" w:lineRule="exact"/>
              <w:ind w:left="1" w:right="1"/>
            </w:pPr>
            <w:r>
              <w:rPr>
                <w:spacing w:val="-2"/>
              </w:rPr>
              <w:t>-0.030</w:t>
            </w:r>
          </w:p>
        </w:tc>
        <w:tc>
          <w:tcPr>
            <w:tcW w:w="703" w:type="dxa"/>
            <w:tcBorders>
              <w:top w:val="single" w:sz="6" w:space="0" w:color="000000"/>
            </w:tcBorders>
          </w:tcPr>
          <w:p w14:paraId="00DC263D" w14:textId="77777777" w:rsidR="00350CFB" w:rsidRDefault="00283FFF">
            <w:pPr>
              <w:pStyle w:val="TableParagraph"/>
              <w:spacing w:before="52" w:line="247" w:lineRule="exact"/>
              <w:ind w:left="1" w:right="1"/>
              <w:rPr>
                <w:b/>
              </w:rPr>
            </w:pPr>
            <w:r>
              <w:rPr>
                <w:b/>
                <w:spacing w:val="-2"/>
              </w:rPr>
              <w:t>0.113</w:t>
            </w:r>
          </w:p>
        </w:tc>
        <w:tc>
          <w:tcPr>
            <w:tcW w:w="798" w:type="dxa"/>
            <w:tcBorders>
              <w:top w:val="single" w:sz="6" w:space="0" w:color="000000"/>
            </w:tcBorders>
          </w:tcPr>
          <w:p w14:paraId="00DC263E" w14:textId="77777777" w:rsidR="00350CFB" w:rsidRDefault="00283FFF">
            <w:pPr>
              <w:pStyle w:val="TableParagraph"/>
              <w:spacing w:before="52" w:line="247" w:lineRule="exact"/>
              <w:ind w:right="1"/>
              <w:rPr>
                <w:b/>
              </w:rPr>
            </w:pPr>
            <w:r>
              <w:rPr>
                <w:b/>
                <w:spacing w:val="-2"/>
              </w:rPr>
              <w:t>0.107</w:t>
            </w:r>
          </w:p>
        </w:tc>
        <w:tc>
          <w:tcPr>
            <w:tcW w:w="630" w:type="dxa"/>
            <w:tcBorders>
              <w:top w:val="single" w:sz="6" w:space="0" w:color="000000"/>
            </w:tcBorders>
          </w:tcPr>
          <w:p w14:paraId="00DC263F" w14:textId="77777777" w:rsidR="00350CFB" w:rsidRDefault="00283FFF">
            <w:pPr>
              <w:pStyle w:val="TableParagraph"/>
              <w:spacing w:before="52" w:line="247" w:lineRule="exact"/>
              <w:rPr>
                <w:b/>
              </w:rPr>
            </w:pPr>
            <w:r>
              <w:rPr>
                <w:b/>
                <w:spacing w:val="-2"/>
              </w:rPr>
              <w:t>0.286</w:t>
            </w:r>
          </w:p>
        </w:tc>
        <w:tc>
          <w:tcPr>
            <w:tcW w:w="648" w:type="dxa"/>
            <w:tcBorders>
              <w:top w:val="single" w:sz="6" w:space="0" w:color="000000"/>
            </w:tcBorders>
          </w:tcPr>
          <w:p w14:paraId="00DC2640" w14:textId="77777777" w:rsidR="00350CFB" w:rsidRDefault="00283FFF">
            <w:pPr>
              <w:pStyle w:val="TableParagraph"/>
              <w:spacing w:before="52" w:line="247" w:lineRule="exact"/>
              <w:ind w:left="3" w:right="3"/>
              <w:rPr>
                <w:b/>
              </w:rPr>
            </w:pPr>
            <w:r>
              <w:rPr>
                <w:b/>
                <w:spacing w:val="-2"/>
              </w:rPr>
              <w:t>0.179</w:t>
            </w:r>
          </w:p>
        </w:tc>
        <w:tc>
          <w:tcPr>
            <w:tcW w:w="1175" w:type="dxa"/>
            <w:tcBorders>
              <w:top w:val="single" w:sz="6" w:space="0" w:color="000000"/>
            </w:tcBorders>
          </w:tcPr>
          <w:p w14:paraId="00DC2641" w14:textId="77777777" w:rsidR="00350CFB" w:rsidRDefault="00283FFF">
            <w:pPr>
              <w:pStyle w:val="TableParagraph"/>
              <w:spacing w:before="52" w:line="247" w:lineRule="exact"/>
              <w:ind w:right="66"/>
              <w:jc w:val="right"/>
            </w:pPr>
            <w:r>
              <w:rPr>
                <w:spacing w:val="-2"/>
              </w:rPr>
              <w:t>22.757</w:t>
            </w:r>
          </w:p>
        </w:tc>
      </w:tr>
      <w:tr w:rsidR="00350CFB" w14:paraId="00DC264B" w14:textId="77777777">
        <w:trPr>
          <w:trHeight w:val="270"/>
        </w:trPr>
        <w:tc>
          <w:tcPr>
            <w:tcW w:w="1436" w:type="dxa"/>
          </w:tcPr>
          <w:p w14:paraId="00DC2643" w14:textId="77777777" w:rsidR="00350CFB" w:rsidRDefault="00283FFF">
            <w:pPr>
              <w:pStyle w:val="TableParagraph"/>
              <w:spacing w:line="247" w:lineRule="exact"/>
              <w:ind w:left="69"/>
              <w:jc w:val="left"/>
            </w:pPr>
            <w:r>
              <w:rPr>
                <w:spacing w:val="-2"/>
              </w:rPr>
              <w:t>EndorseRank</w:t>
            </w:r>
          </w:p>
        </w:tc>
        <w:tc>
          <w:tcPr>
            <w:tcW w:w="871" w:type="dxa"/>
          </w:tcPr>
          <w:p w14:paraId="00DC2644" w14:textId="77777777" w:rsidR="00350CFB" w:rsidRDefault="00283FFF">
            <w:pPr>
              <w:pStyle w:val="TableParagraph"/>
              <w:spacing w:line="247" w:lineRule="exact"/>
            </w:pPr>
            <w:r>
              <w:rPr>
                <w:spacing w:val="-2"/>
              </w:rPr>
              <w:t>0.333</w:t>
            </w:r>
          </w:p>
        </w:tc>
        <w:tc>
          <w:tcPr>
            <w:tcW w:w="1085" w:type="dxa"/>
          </w:tcPr>
          <w:p w14:paraId="00DC2645" w14:textId="77777777" w:rsidR="00350CFB" w:rsidRDefault="00283FFF">
            <w:pPr>
              <w:pStyle w:val="TableParagraph"/>
              <w:spacing w:line="247" w:lineRule="exact"/>
              <w:ind w:left="1" w:right="1"/>
              <w:rPr>
                <w:b/>
              </w:rPr>
            </w:pPr>
            <w:r>
              <w:rPr>
                <w:b/>
                <w:spacing w:val="-2"/>
              </w:rPr>
              <w:t>0.355</w:t>
            </w:r>
          </w:p>
        </w:tc>
        <w:tc>
          <w:tcPr>
            <w:tcW w:w="703" w:type="dxa"/>
          </w:tcPr>
          <w:p w14:paraId="00DC2646" w14:textId="77777777" w:rsidR="00350CFB" w:rsidRDefault="00283FFF">
            <w:pPr>
              <w:pStyle w:val="TableParagraph"/>
              <w:spacing w:line="247" w:lineRule="exact"/>
              <w:ind w:right="1"/>
            </w:pPr>
            <w:r>
              <w:rPr>
                <w:spacing w:val="-2"/>
              </w:rPr>
              <w:t>0.093</w:t>
            </w:r>
          </w:p>
        </w:tc>
        <w:tc>
          <w:tcPr>
            <w:tcW w:w="798" w:type="dxa"/>
          </w:tcPr>
          <w:p w14:paraId="00DC2647" w14:textId="77777777" w:rsidR="00350CFB" w:rsidRDefault="00283FFF">
            <w:pPr>
              <w:pStyle w:val="TableParagraph"/>
              <w:spacing w:line="247" w:lineRule="exact"/>
              <w:ind w:right="1"/>
            </w:pPr>
            <w:r>
              <w:rPr>
                <w:spacing w:val="-2"/>
              </w:rPr>
              <w:t>0.035</w:t>
            </w:r>
          </w:p>
        </w:tc>
        <w:tc>
          <w:tcPr>
            <w:tcW w:w="630" w:type="dxa"/>
          </w:tcPr>
          <w:p w14:paraId="00DC2648" w14:textId="77777777" w:rsidR="00350CFB" w:rsidRDefault="00283FFF">
            <w:pPr>
              <w:pStyle w:val="TableParagraph"/>
              <w:spacing w:line="247" w:lineRule="exact"/>
            </w:pPr>
            <w:r>
              <w:rPr>
                <w:spacing w:val="-2"/>
              </w:rPr>
              <w:t>0.233</w:t>
            </w:r>
          </w:p>
        </w:tc>
        <w:tc>
          <w:tcPr>
            <w:tcW w:w="648" w:type="dxa"/>
          </w:tcPr>
          <w:p w14:paraId="00DC2649" w14:textId="77777777" w:rsidR="00350CFB" w:rsidRDefault="00283FFF">
            <w:pPr>
              <w:pStyle w:val="TableParagraph"/>
              <w:spacing w:line="247" w:lineRule="exact"/>
              <w:ind w:left="3" w:right="3"/>
            </w:pPr>
            <w:r>
              <w:rPr>
                <w:spacing w:val="-2"/>
              </w:rPr>
              <w:t>0.096</w:t>
            </w:r>
          </w:p>
        </w:tc>
        <w:tc>
          <w:tcPr>
            <w:tcW w:w="1175" w:type="dxa"/>
          </w:tcPr>
          <w:p w14:paraId="00DC264A" w14:textId="77777777" w:rsidR="00350CFB" w:rsidRDefault="00283FFF">
            <w:pPr>
              <w:pStyle w:val="TableParagraph"/>
              <w:spacing w:line="247" w:lineRule="exact"/>
              <w:ind w:right="66"/>
              <w:jc w:val="right"/>
            </w:pPr>
            <w:r>
              <w:rPr>
                <w:spacing w:val="-2"/>
              </w:rPr>
              <w:t>2.544</w:t>
            </w:r>
          </w:p>
        </w:tc>
      </w:tr>
      <w:tr w:rsidR="00350CFB" w14:paraId="00DC2654" w14:textId="77777777">
        <w:trPr>
          <w:trHeight w:val="270"/>
        </w:trPr>
        <w:tc>
          <w:tcPr>
            <w:tcW w:w="1436" w:type="dxa"/>
          </w:tcPr>
          <w:p w14:paraId="00DC264C" w14:textId="77777777" w:rsidR="00350CFB" w:rsidRDefault="00283FFF">
            <w:pPr>
              <w:pStyle w:val="TableParagraph"/>
              <w:spacing w:line="247" w:lineRule="exact"/>
              <w:ind w:left="69"/>
              <w:jc w:val="left"/>
            </w:pPr>
            <w:r>
              <w:rPr>
                <w:spacing w:val="-2"/>
              </w:rPr>
              <w:t>LiqCall-</w:t>
            </w:r>
            <w:r>
              <w:rPr>
                <w:spacing w:val="-5"/>
              </w:rPr>
              <w:t>PR</w:t>
            </w:r>
          </w:p>
        </w:tc>
        <w:tc>
          <w:tcPr>
            <w:tcW w:w="871" w:type="dxa"/>
          </w:tcPr>
          <w:p w14:paraId="00DC264D" w14:textId="77777777" w:rsidR="00350CFB" w:rsidRDefault="00283FFF">
            <w:pPr>
              <w:pStyle w:val="TableParagraph"/>
              <w:spacing w:line="247" w:lineRule="exact"/>
            </w:pPr>
            <w:r>
              <w:rPr>
                <w:spacing w:val="-2"/>
              </w:rPr>
              <w:t>0.053</w:t>
            </w:r>
          </w:p>
        </w:tc>
        <w:tc>
          <w:tcPr>
            <w:tcW w:w="1085" w:type="dxa"/>
          </w:tcPr>
          <w:p w14:paraId="00DC264E" w14:textId="77777777" w:rsidR="00350CFB" w:rsidRDefault="00283FFF">
            <w:pPr>
              <w:pStyle w:val="TableParagraph"/>
              <w:spacing w:line="247" w:lineRule="exact"/>
              <w:ind w:left="1" w:right="1"/>
            </w:pPr>
            <w:r>
              <w:rPr>
                <w:spacing w:val="-2"/>
              </w:rPr>
              <w:t>-0.012</w:t>
            </w:r>
          </w:p>
        </w:tc>
        <w:tc>
          <w:tcPr>
            <w:tcW w:w="703" w:type="dxa"/>
          </w:tcPr>
          <w:p w14:paraId="00DC264F" w14:textId="77777777" w:rsidR="00350CFB" w:rsidRDefault="00283FFF">
            <w:pPr>
              <w:pStyle w:val="TableParagraph"/>
              <w:spacing w:line="247" w:lineRule="exact"/>
              <w:ind w:right="1"/>
            </w:pPr>
            <w:r>
              <w:rPr>
                <w:spacing w:val="-2"/>
              </w:rPr>
              <w:t>-0.008</w:t>
            </w:r>
          </w:p>
        </w:tc>
        <w:tc>
          <w:tcPr>
            <w:tcW w:w="798" w:type="dxa"/>
          </w:tcPr>
          <w:p w14:paraId="00DC2650" w14:textId="77777777" w:rsidR="00350CFB" w:rsidRDefault="00283FFF">
            <w:pPr>
              <w:pStyle w:val="TableParagraph"/>
              <w:spacing w:line="247" w:lineRule="exact"/>
              <w:ind w:right="1"/>
            </w:pPr>
            <w:r>
              <w:rPr>
                <w:spacing w:val="-2"/>
              </w:rPr>
              <w:t>0.026</w:t>
            </w:r>
          </w:p>
        </w:tc>
        <w:tc>
          <w:tcPr>
            <w:tcW w:w="630" w:type="dxa"/>
          </w:tcPr>
          <w:p w14:paraId="00DC2651" w14:textId="77777777" w:rsidR="00350CFB" w:rsidRDefault="00283FFF">
            <w:pPr>
              <w:pStyle w:val="TableParagraph"/>
              <w:spacing w:line="247" w:lineRule="exact"/>
            </w:pPr>
            <w:r>
              <w:rPr>
                <w:spacing w:val="-2"/>
              </w:rPr>
              <w:t>0.025</w:t>
            </w:r>
          </w:p>
        </w:tc>
        <w:tc>
          <w:tcPr>
            <w:tcW w:w="648" w:type="dxa"/>
          </w:tcPr>
          <w:p w14:paraId="00DC2652" w14:textId="77777777" w:rsidR="00350CFB" w:rsidRDefault="00283FFF">
            <w:pPr>
              <w:pStyle w:val="TableParagraph"/>
              <w:spacing w:line="247" w:lineRule="exact"/>
              <w:ind w:left="3" w:right="3"/>
            </w:pPr>
            <w:r>
              <w:rPr>
                <w:spacing w:val="-2"/>
              </w:rPr>
              <w:t>0.030</w:t>
            </w:r>
          </w:p>
        </w:tc>
        <w:tc>
          <w:tcPr>
            <w:tcW w:w="1175" w:type="dxa"/>
          </w:tcPr>
          <w:p w14:paraId="00DC2653" w14:textId="77777777" w:rsidR="00350CFB" w:rsidRDefault="00283FFF">
            <w:pPr>
              <w:pStyle w:val="TableParagraph"/>
              <w:spacing w:line="247" w:lineRule="exact"/>
              <w:ind w:right="66"/>
              <w:jc w:val="right"/>
            </w:pPr>
            <w:r>
              <w:rPr>
                <w:spacing w:val="-2"/>
              </w:rPr>
              <w:t>0.011</w:t>
            </w:r>
          </w:p>
        </w:tc>
      </w:tr>
      <w:tr w:rsidR="00350CFB" w14:paraId="00DC265D" w14:textId="77777777">
        <w:trPr>
          <w:trHeight w:val="270"/>
        </w:trPr>
        <w:tc>
          <w:tcPr>
            <w:tcW w:w="1436" w:type="dxa"/>
          </w:tcPr>
          <w:p w14:paraId="00DC2655" w14:textId="77777777" w:rsidR="00350CFB" w:rsidRDefault="00283FFF">
            <w:pPr>
              <w:pStyle w:val="TableParagraph"/>
              <w:spacing w:line="247" w:lineRule="exact"/>
              <w:ind w:left="69"/>
              <w:jc w:val="left"/>
            </w:pPr>
            <w:r>
              <w:rPr>
                <w:spacing w:val="-2"/>
              </w:rPr>
              <w:t>Borrow-</w:t>
            </w:r>
            <w:r>
              <w:rPr>
                <w:spacing w:val="-5"/>
              </w:rPr>
              <w:t>PR</w:t>
            </w:r>
          </w:p>
        </w:tc>
        <w:tc>
          <w:tcPr>
            <w:tcW w:w="871" w:type="dxa"/>
          </w:tcPr>
          <w:p w14:paraId="00DC2656" w14:textId="77777777" w:rsidR="00350CFB" w:rsidRDefault="00283FFF">
            <w:pPr>
              <w:pStyle w:val="TableParagraph"/>
              <w:spacing w:line="247" w:lineRule="exact"/>
            </w:pPr>
            <w:r>
              <w:rPr>
                <w:spacing w:val="-2"/>
              </w:rPr>
              <w:t>0.113</w:t>
            </w:r>
          </w:p>
        </w:tc>
        <w:tc>
          <w:tcPr>
            <w:tcW w:w="1085" w:type="dxa"/>
          </w:tcPr>
          <w:p w14:paraId="00DC2657" w14:textId="77777777" w:rsidR="00350CFB" w:rsidRDefault="00283FFF">
            <w:pPr>
              <w:pStyle w:val="TableParagraph"/>
              <w:spacing w:line="247" w:lineRule="exact"/>
              <w:ind w:left="1" w:right="1"/>
            </w:pPr>
            <w:r>
              <w:rPr>
                <w:spacing w:val="-2"/>
              </w:rPr>
              <w:t>-0.019</w:t>
            </w:r>
          </w:p>
        </w:tc>
        <w:tc>
          <w:tcPr>
            <w:tcW w:w="703" w:type="dxa"/>
          </w:tcPr>
          <w:p w14:paraId="00DC2658" w14:textId="77777777" w:rsidR="00350CFB" w:rsidRDefault="00283FFF">
            <w:pPr>
              <w:pStyle w:val="TableParagraph"/>
              <w:spacing w:line="247" w:lineRule="exact"/>
              <w:ind w:right="1"/>
            </w:pPr>
            <w:r>
              <w:rPr>
                <w:spacing w:val="-2"/>
              </w:rPr>
              <w:t>0.020</w:t>
            </w:r>
          </w:p>
        </w:tc>
        <w:tc>
          <w:tcPr>
            <w:tcW w:w="798" w:type="dxa"/>
          </w:tcPr>
          <w:p w14:paraId="00DC2659" w14:textId="77777777" w:rsidR="00350CFB" w:rsidRDefault="00283FFF">
            <w:pPr>
              <w:pStyle w:val="TableParagraph"/>
              <w:spacing w:line="247" w:lineRule="exact"/>
              <w:ind w:right="1"/>
            </w:pPr>
            <w:r>
              <w:rPr>
                <w:spacing w:val="-2"/>
              </w:rPr>
              <w:t>0.014</w:t>
            </w:r>
          </w:p>
        </w:tc>
        <w:tc>
          <w:tcPr>
            <w:tcW w:w="630" w:type="dxa"/>
          </w:tcPr>
          <w:p w14:paraId="00DC265A" w14:textId="77777777" w:rsidR="00350CFB" w:rsidRDefault="00283FFF">
            <w:pPr>
              <w:pStyle w:val="TableParagraph"/>
              <w:spacing w:line="247" w:lineRule="exact"/>
            </w:pPr>
            <w:r>
              <w:rPr>
                <w:spacing w:val="-2"/>
              </w:rPr>
              <w:t>0.055</w:t>
            </w:r>
          </w:p>
        </w:tc>
        <w:tc>
          <w:tcPr>
            <w:tcW w:w="648" w:type="dxa"/>
          </w:tcPr>
          <w:p w14:paraId="00DC265B" w14:textId="77777777" w:rsidR="00350CFB" w:rsidRDefault="00283FFF">
            <w:pPr>
              <w:pStyle w:val="TableParagraph"/>
              <w:spacing w:line="247" w:lineRule="exact"/>
              <w:ind w:left="3" w:right="3"/>
            </w:pPr>
            <w:r>
              <w:rPr>
                <w:spacing w:val="-2"/>
              </w:rPr>
              <w:t>0.023</w:t>
            </w:r>
          </w:p>
        </w:tc>
        <w:tc>
          <w:tcPr>
            <w:tcW w:w="1175" w:type="dxa"/>
          </w:tcPr>
          <w:p w14:paraId="00DC265C" w14:textId="77777777" w:rsidR="00350CFB" w:rsidRDefault="00283FFF">
            <w:pPr>
              <w:pStyle w:val="TableParagraph"/>
              <w:spacing w:line="247" w:lineRule="exact"/>
              <w:ind w:right="66"/>
              <w:jc w:val="right"/>
            </w:pPr>
            <w:r>
              <w:rPr>
                <w:spacing w:val="-2"/>
              </w:rPr>
              <w:t>0.083</w:t>
            </w:r>
          </w:p>
        </w:tc>
      </w:tr>
      <w:tr w:rsidR="00350CFB" w14:paraId="00DC2666" w14:textId="77777777">
        <w:trPr>
          <w:trHeight w:val="270"/>
        </w:trPr>
        <w:tc>
          <w:tcPr>
            <w:tcW w:w="1436" w:type="dxa"/>
          </w:tcPr>
          <w:p w14:paraId="00DC265E" w14:textId="77777777" w:rsidR="00350CFB" w:rsidRDefault="00283FFF">
            <w:pPr>
              <w:pStyle w:val="TableParagraph"/>
              <w:spacing w:line="247" w:lineRule="exact"/>
              <w:ind w:left="69"/>
              <w:jc w:val="left"/>
            </w:pPr>
            <w:r>
              <w:rPr>
                <w:spacing w:val="-2"/>
              </w:rPr>
              <w:t>Repay-</w:t>
            </w:r>
            <w:r>
              <w:rPr>
                <w:spacing w:val="-5"/>
              </w:rPr>
              <w:t>PR</w:t>
            </w:r>
          </w:p>
        </w:tc>
        <w:tc>
          <w:tcPr>
            <w:tcW w:w="871" w:type="dxa"/>
          </w:tcPr>
          <w:p w14:paraId="00DC265F" w14:textId="77777777" w:rsidR="00350CFB" w:rsidRDefault="00283FFF">
            <w:pPr>
              <w:pStyle w:val="TableParagraph"/>
              <w:spacing w:line="247" w:lineRule="exact"/>
            </w:pPr>
            <w:r>
              <w:rPr>
                <w:spacing w:val="-2"/>
              </w:rPr>
              <w:t>0.143</w:t>
            </w:r>
          </w:p>
        </w:tc>
        <w:tc>
          <w:tcPr>
            <w:tcW w:w="1085" w:type="dxa"/>
          </w:tcPr>
          <w:p w14:paraId="00DC2660" w14:textId="77777777" w:rsidR="00350CFB" w:rsidRDefault="00283FFF">
            <w:pPr>
              <w:pStyle w:val="TableParagraph"/>
              <w:spacing w:line="247" w:lineRule="exact"/>
              <w:ind w:left="1" w:right="1"/>
            </w:pPr>
            <w:r>
              <w:rPr>
                <w:spacing w:val="-2"/>
              </w:rPr>
              <w:t>-0.024</w:t>
            </w:r>
          </w:p>
        </w:tc>
        <w:tc>
          <w:tcPr>
            <w:tcW w:w="703" w:type="dxa"/>
          </w:tcPr>
          <w:p w14:paraId="00DC2661" w14:textId="77777777" w:rsidR="00350CFB" w:rsidRDefault="00283FFF">
            <w:pPr>
              <w:pStyle w:val="TableParagraph"/>
              <w:spacing w:line="247" w:lineRule="exact"/>
              <w:ind w:right="1"/>
            </w:pPr>
            <w:r>
              <w:rPr>
                <w:spacing w:val="-2"/>
              </w:rPr>
              <w:t>0.016</w:t>
            </w:r>
          </w:p>
        </w:tc>
        <w:tc>
          <w:tcPr>
            <w:tcW w:w="798" w:type="dxa"/>
          </w:tcPr>
          <w:p w14:paraId="00DC2662" w14:textId="77777777" w:rsidR="00350CFB" w:rsidRDefault="00283FFF">
            <w:pPr>
              <w:pStyle w:val="TableParagraph"/>
              <w:spacing w:line="247" w:lineRule="exact"/>
              <w:ind w:right="1"/>
            </w:pPr>
            <w:r>
              <w:rPr>
                <w:spacing w:val="-2"/>
              </w:rPr>
              <w:t>0.022</w:t>
            </w:r>
          </w:p>
        </w:tc>
        <w:tc>
          <w:tcPr>
            <w:tcW w:w="630" w:type="dxa"/>
          </w:tcPr>
          <w:p w14:paraId="00DC2663" w14:textId="77777777" w:rsidR="00350CFB" w:rsidRDefault="00283FFF">
            <w:pPr>
              <w:pStyle w:val="TableParagraph"/>
              <w:spacing w:line="247" w:lineRule="exact"/>
            </w:pPr>
            <w:r>
              <w:rPr>
                <w:spacing w:val="-2"/>
              </w:rPr>
              <w:t>0.068</w:t>
            </w:r>
          </w:p>
        </w:tc>
        <w:tc>
          <w:tcPr>
            <w:tcW w:w="648" w:type="dxa"/>
          </w:tcPr>
          <w:p w14:paraId="00DC2664" w14:textId="77777777" w:rsidR="00350CFB" w:rsidRDefault="00283FFF">
            <w:pPr>
              <w:pStyle w:val="TableParagraph"/>
              <w:spacing w:line="247" w:lineRule="exact"/>
              <w:ind w:left="3" w:right="3"/>
            </w:pPr>
            <w:r>
              <w:rPr>
                <w:spacing w:val="-2"/>
              </w:rPr>
              <w:t>0.026</w:t>
            </w:r>
          </w:p>
        </w:tc>
        <w:tc>
          <w:tcPr>
            <w:tcW w:w="1175" w:type="dxa"/>
          </w:tcPr>
          <w:p w14:paraId="00DC2665" w14:textId="77777777" w:rsidR="00350CFB" w:rsidRDefault="00283FFF">
            <w:pPr>
              <w:pStyle w:val="TableParagraph"/>
              <w:spacing w:line="247" w:lineRule="exact"/>
              <w:ind w:right="66"/>
              <w:jc w:val="right"/>
            </w:pPr>
            <w:r>
              <w:rPr>
                <w:spacing w:val="-2"/>
              </w:rPr>
              <w:t>0.131</w:t>
            </w:r>
          </w:p>
        </w:tc>
      </w:tr>
      <w:tr w:rsidR="00350CFB" w14:paraId="00DC266F" w14:textId="77777777">
        <w:trPr>
          <w:trHeight w:val="332"/>
        </w:trPr>
        <w:tc>
          <w:tcPr>
            <w:tcW w:w="1436" w:type="dxa"/>
            <w:tcBorders>
              <w:bottom w:val="single" w:sz="8" w:space="0" w:color="000000"/>
            </w:tcBorders>
          </w:tcPr>
          <w:p w14:paraId="00DC2667" w14:textId="77777777" w:rsidR="00350CFB" w:rsidRDefault="00283FFF">
            <w:pPr>
              <w:pStyle w:val="TableParagraph"/>
              <w:ind w:left="69"/>
              <w:jc w:val="left"/>
            </w:pPr>
            <w:r>
              <w:rPr>
                <w:spacing w:val="-2"/>
              </w:rPr>
              <w:t>Delegation-</w:t>
            </w:r>
            <w:r>
              <w:rPr>
                <w:spacing w:val="-5"/>
              </w:rPr>
              <w:t>PR</w:t>
            </w:r>
          </w:p>
        </w:tc>
        <w:tc>
          <w:tcPr>
            <w:tcW w:w="871" w:type="dxa"/>
            <w:tcBorders>
              <w:bottom w:val="single" w:sz="8" w:space="0" w:color="000000"/>
            </w:tcBorders>
          </w:tcPr>
          <w:p w14:paraId="00DC2668" w14:textId="77777777" w:rsidR="00350CFB" w:rsidRDefault="00283FFF">
            <w:pPr>
              <w:pStyle w:val="TableParagraph"/>
            </w:pPr>
            <w:r>
              <w:rPr>
                <w:spacing w:val="-10"/>
              </w:rPr>
              <w:t>—</w:t>
            </w:r>
          </w:p>
        </w:tc>
        <w:tc>
          <w:tcPr>
            <w:tcW w:w="1085" w:type="dxa"/>
            <w:tcBorders>
              <w:bottom w:val="single" w:sz="8" w:space="0" w:color="000000"/>
            </w:tcBorders>
          </w:tcPr>
          <w:p w14:paraId="00DC2669" w14:textId="77777777" w:rsidR="00350CFB" w:rsidRDefault="00283FFF">
            <w:pPr>
              <w:pStyle w:val="TableParagraph"/>
              <w:ind w:left="1" w:right="1"/>
            </w:pPr>
            <w:r>
              <w:rPr>
                <w:spacing w:val="-10"/>
              </w:rPr>
              <w:t>—</w:t>
            </w:r>
          </w:p>
        </w:tc>
        <w:tc>
          <w:tcPr>
            <w:tcW w:w="703" w:type="dxa"/>
            <w:tcBorders>
              <w:bottom w:val="single" w:sz="8" w:space="0" w:color="000000"/>
            </w:tcBorders>
          </w:tcPr>
          <w:p w14:paraId="00DC266A" w14:textId="77777777" w:rsidR="00350CFB" w:rsidRDefault="00283FFF">
            <w:pPr>
              <w:pStyle w:val="TableParagraph"/>
              <w:ind w:right="1"/>
            </w:pPr>
            <w:r>
              <w:rPr>
                <w:spacing w:val="-10"/>
              </w:rPr>
              <w:t>—</w:t>
            </w:r>
          </w:p>
        </w:tc>
        <w:tc>
          <w:tcPr>
            <w:tcW w:w="798" w:type="dxa"/>
            <w:tcBorders>
              <w:bottom w:val="single" w:sz="8" w:space="0" w:color="000000"/>
            </w:tcBorders>
          </w:tcPr>
          <w:p w14:paraId="00DC266B" w14:textId="77777777" w:rsidR="00350CFB" w:rsidRDefault="00283FFF">
            <w:pPr>
              <w:pStyle w:val="TableParagraph"/>
              <w:ind w:right="1"/>
            </w:pPr>
            <w:r>
              <w:rPr>
                <w:spacing w:val="-10"/>
              </w:rPr>
              <w:t>—</w:t>
            </w:r>
          </w:p>
        </w:tc>
        <w:tc>
          <w:tcPr>
            <w:tcW w:w="630" w:type="dxa"/>
            <w:tcBorders>
              <w:bottom w:val="single" w:sz="8" w:space="0" w:color="000000"/>
            </w:tcBorders>
          </w:tcPr>
          <w:p w14:paraId="00DC266C" w14:textId="77777777" w:rsidR="00350CFB" w:rsidRDefault="00283FFF">
            <w:pPr>
              <w:pStyle w:val="TableParagraph"/>
            </w:pPr>
            <w:r>
              <w:rPr>
                <w:spacing w:val="-10"/>
              </w:rPr>
              <w:t>—</w:t>
            </w:r>
          </w:p>
        </w:tc>
        <w:tc>
          <w:tcPr>
            <w:tcW w:w="648" w:type="dxa"/>
            <w:tcBorders>
              <w:bottom w:val="single" w:sz="8" w:space="0" w:color="000000"/>
            </w:tcBorders>
          </w:tcPr>
          <w:p w14:paraId="00DC266D" w14:textId="77777777" w:rsidR="00350CFB" w:rsidRDefault="00283FFF">
            <w:pPr>
              <w:pStyle w:val="TableParagraph"/>
              <w:ind w:left="3" w:right="3"/>
            </w:pPr>
            <w:r>
              <w:rPr>
                <w:spacing w:val="-10"/>
              </w:rPr>
              <w:t>—</w:t>
            </w:r>
          </w:p>
        </w:tc>
        <w:tc>
          <w:tcPr>
            <w:tcW w:w="1175" w:type="dxa"/>
            <w:tcBorders>
              <w:bottom w:val="single" w:sz="8" w:space="0" w:color="000000"/>
            </w:tcBorders>
          </w:tcPr>
          <w:p w14:paraId="00DC266E" w14:textId="77777777" w:rsidR="00350CFB" w:rsidRDefault="00283FFF">
            <w:pPr>
              <w:pStyle w:val="TableParagraph"/>
              <w:ind w:right="66"/>
              <w:jc w:val="right"/>
            </w:pPr>
            <w:r>
              <w:rPr>
                <w:spacing w:val="-2"/>
              </w:rPr>
              <w:t>0.000</w:t>
            </w:r>
          </w:p>
        </w:tc>
      </w:tr>
    </w:tbl>
    <w:p w14:paraId="00DC2670" w14:textId="77777777" w:rsidR="00350CFB" w:rsidRDefault="00350CFB">
      <w:pPr>
        <w:pStyle w:val="BodyText"/>
        <w:spacing w:before="167"/>
      </w:pPr>
    </w:p>
    <w:p w14:paraId="00DC2671" w14:textId="77777777" w:rsidR="00350CFB" w:rsidRDefault="00283FFF">
      <w:pPr>
        <w:pStyle w:val="BodyText"/>
        <w:spacing w:line="396" w:lineRule="auto"/>
        <w:ind w:left="282" w:right="534" w:hanging="8"/>
        <w:jc w:val="both"/>
      </w:pPr>
      <w:r>
        <w:t>These</w:t>
      </w:r>
      <w:r>
        <w:rPr>
          <w:spacing w:val="-6"/>
        </w:rPr>
        <w:t xml:space="preserve"> </w:t>
      </w:r>
      <w:r>
        <w:t>matrices</w:t>
      </w:r>
      <w:r>
        <w:rPr>
          <w:spacing w:val="-6"/>
        </w:rPr>
        <w:t xml:space="preserve"> </w:t>
      </w:r>
      <w:r>
        <w:t>motivate</w:t>
      </w:r>
      <w:r>
        <w:rPr>
          <w:spacing w:val="-6"/>
        </w:rPr>
        <w:t xml:space="preserve"> </w:t>
      </w:r>
      <w:r>
        <w:t>future</w:t>
      </w:r>
      <w:r>
        <w:rPr>
          <w:spacing w:val="-6"/>
        </w:rPr>
        <w:t xml:space="preserve"> </w:t>
      </w:r>
      <w:r>
        <w:t>work</w:t>
      </w:r>
      <w:r>
        <w:rPr>
          <w:spacing w:val="-6"/>
        </w:rPr>
        <w:t xml:space="preserve"> </w:t>
      </w:r>
      <w:r>
        <w:t>on</w:t>
      </w:r>
      <w:r>
        <w:rPr>
          <w:spacing w:val="-6"/>
        </w:rPr>
        <w:t xml:space="preserve"> </w:t>
      </w:r>
      <w:r>
        <w:t>credit-delegation</w:t>
      </w:r>
      <w:r>
        <w:rPr>
          <w:spacing w:val="-6"/>
        </w:rPr>
        <w:t xml:space="preserve"> </w:t>
      </w:r>
      <w:r>
        <w:t>edges</w:t>
      </w:r>
      <w:r>
        <w:rPr>
          <w:spacing w:val="-6"/>
        </w:rPr>
        <w:t xml:space="preserve"> </w:t>
      </w:r>
      <w:r>
        <w:t>and</w:t>
      </w:r>
      <w:r>
        <w:rPr>
          <w:spacing w:val="-6"/>
        </w:rPr>
        <w:t xml:space="preserve"> </w:t>
      </w:r>
      <w:r>
        <w:t>cross-protocol</w:t>
      </w:r>
      <w:r>
        <w:rPr>
          <w:spacing w:val="-6"/>
        </w:rPr>
        <w:t xml:space="preserve"> </w:t>
      </w:r>
      <w:r>
        <w:t>lending</w:t>
      </w:r>
      <w:r>
        <w:rPr>
          <w:spacing w:val="-6"/>
        </w:rPr>
        <w:t xml:space="preserve"> </w:t>
      </w:r>
      <w:r>
        <w:t xml:space="preserve">labels, </w:t>
      </w:r>
      <w:bookmarkStart w:id="532" w:name="Why_the_main_narrative_uses_three_method"/>
      <w:bookmarkStart w:id="533" w:name="_bookmark232"/>
      <w:bookmarkEnd w:id="532"/>
      <w:bookmarkEnd w:id="533"/>
      <w:r>
        <w:t>but they do not alter Claims C1–C4 or SC1.</w:t>
      </w:r>
    </w:p>
    <w:p w14:paraId="00DC2672" w14:textId="77777777" w:rsidR="00350CFB" w:rsidRDefault="00350CFB">
      <w:pPr>
        <w:pStyle w:val="BodyText"/>
        <w:spacing w:before="5"/>
      </w:pPr>
    </w:p>
    <w:p w14:paraId="00DC2673" w14:textId="77777777" w:rsidR="00350CFB" w:rsidRDefault="00283FFF">
      <w:pPr>
        <w:pStyle w:val="Heading3"/>
        <w:numPr>
          <w:ilvl w:val="2"/>
          <w:numId w:val="26"/>
        </w:numPr>
        <w:tabs>
          <w:tab w:val="left" w:pos="879"/>
        </w:tabs>
        <w:ind w:left="879" w:hanging="597"/>
      </w:pPr>
      <w:r>
        <w:t>Why</w:t>
      </w:r>
      <w:r>
        <w:rPr>
          <w:spacing w:val="-9"/>
        </w:rPr>
        <w:t xml:space="preserve"> </w:t>
      </w:r>
      <w:r>
        <w:t>the</w:t>
      </w:r>
      <w:r>
        <w:rPr>
          <w:spacing w:val="-8"/>
        </w:rPr>
        <w:t xml:space="preserve"> </w:t>
      </w:r>
      <w:r>
        <w:t>main</w:t>
      </w:r>
      <w:r>
        <w:rPr>
          <w:spacing w:val="-8"/>
        </w:rPr>
        <w:t xml:space="preserve"> </w:t>
      </w:r>
      <w:r>
        <w:t>narrative</w:t>
      </w:r>
      <w:r>
        <w:rPr>
          <w:spacing w:val="-9"/>
        </w:rPr>
        <w:t xml:space="preserve"> </w:t>
      </w:r>
      <w:r>
        <w:t>uses</w:t>
      </w:r>
      <w:r>
        <w:rPr>
          <w:spacing w:val="-8"/>
        </w:rPr>
        <w:t xml:space="preserve"> </w:t>
      </w:r>
      <w:r>
        <w:t>three</w:t>
      </w:r>
      <w:r>
        <w:rPr>
          <w:spacing w:val="-8"/>
        </w:rPr>
        <w:t xml:space="preserve"> </w:t>
      </w:r>
      <w:r>
        <w:rPr>
          <w:spacing w:val="-2"/>
        </w:rPr>
        <w:t>methods</w:t>
      </w:r>
    </w:p>
    <w:p w14:paraId="00DC2674" w14:textId="77777777" w:rsidR="00350CFB" w:rsidRDefault="00350CFB">
      <w:pPr>
        <w:pStyle w:val="BodyText"/>
        <w:spacing w:before="47"/>
        <w:rPr>
          <w:b/>
        </w:rPr>
      </w:pPr>
    </w:p>
    <w:p w14:paraId="00DC2675" w14:textId="284EA8C4" w:rsidR="00350CFB" w:rsidRDefault="00283FFF">
      <w:pPr>
        <w:pStyle w:val="BodyText"/>
        <w:ind w:left="282"/>
        <w:jc w:val="both"/>
      </w:pPr>
      <w:r>
        <w:t>Focusing</w:t>
      </w:r>
      <w:r>
        <w:rPr>
          <w:spacing w:val="-13"/>
        </w:rPr>
        <w:t xml:space="preserve"> </w:t>
      </w:r>
      <w:r>
        <w:t>the</w:t>
      </w:r>
      <w:r>
        <w:rPr>
          <w:spacing w:val="-13"/>
        </w:rPr>
        <w:t xml:space="preserve"> </w:t>
      </w:r>
      <w:del w:id="534" w:author="Moulla, Donatien Koulla" w:date="2026-08-27T17:13:00Z">
        <w:r>
          <w:delText>dissertation</w:delText>
        </w:r>
      </w:del>
      <w:ins w:id="535" w:author="Moulla, Donatien Koulla" w:date="2026-08-27T17:13:00Z">
        <w:r>
          <w:t>thesis</w:t>
        </w:r>
      </w:ins>
      <w:r>
        <w:rPr>
          <w:spacing w:val="-13"/>
        </w:rPr>
        <w:t xml:space="preserve"> </w:t>
      </w:r>
      <w:r>
        <w:t>on</w:t>
      </w:r>
      <w:r>
        <w:rPr>
          <w:spacing w:val="-13"/>
        </w:rPr>
        <w:t xml:space="preserve"> </w:t>
      </w:r>
      <w:r>
        <w:t>EndorseRank,</w:t>
      </w:r>
      <w:r>
        <w:rPr>
          <w:spacing w:val="-13"/>
        </w:rPr>
        <w:t xml:space="preserve"> </w:t>
      </w:r>
      <w:r>
        <w:t>AWP,</w:t>
      </w:r>
      <w:r>
        <w:rPr>
          <w:spacing w:val="-13"/>
        </w:rPr>
        <w:t xml:space="preserve"> </w:t>
      </w:r>
      <w:r>
        <w:t>and</w:t>
      </w:r>
      <w:r>
        <w:rPr>
          <w:spacing w:val="-13"/>
        </w:rPr>
        <w:t xml:space="preserve"> </w:t>
      </w:r>
      <w:r>
        <w:t>supplementary</w:t>
      </w:r>
      <w:r>
        <w:rPr>
          <w:spacing w:val="-13"/>
        </w:rPr>
        <w:t xml:space="preserve"> </w:t>
      </w:r>
      <w:r>
        <w:t>GF-PR</w:t>
      </w:r>
      <w:r>
        <w:rPr>
          <w:spacing w:val="-13"/>
        </w:rPr>
        <w:t xml:space="preserve"> </w:t>
      </w:r>
      <w:r>
        <w:t>serves</w:t>
      </w:r>
      <w:r>
        <w:rPr>
          <w:spacing w:val="-13"/>
        </w:rPr>
        <w:t xml:space="preserve"> </w:t>
      </w:r>
      <w:r>
        <w:t>three</w:t>
      </w:r>
      <w:r>
        <w:rPr>
          <w:spacing w:val="-13"/>
        </w:rPr>
        <w:t xml:space="preserve"> </w:t>
      </w:r>
      <w:r>
        <w:rPr>
          <w:spacing w:val="-2"/>
        </w:rPr>
        <w:t>goals:</w:t>
      </w:r>
    </w:p>
    <w:p w14:paraId="00DC2676" w14:textId="77777777" w:rsidR="00350CFB" w:rsidRDefault="00350CFB">
      <w:pPr>
        <w:pStyle w:val="BodyText"/>
        <w:spacing w:before="19"/>
      </w:pPr>
    </w:p>
    <w:p w14:paraId="00DC2677" w14:textId="77777777" w:rsidR="00350CFB" w:rsidRDefault="00283FFF">
      <w:pPr>
        <w:pStyle w:val="ListParagraph"/>
        <w:numPr>
          <w:ilvl w:val="0"/>
          <w:numId w:val="3"/>
        </w:numPr>
        <w:tabs>
          <w:tab w:val="left" w:pos="856"/>
        </w:tabs>
        <w:spacing w:before="1" w:line="396" w:lineRule="auto"/>
        <w:ind w:right="563"/>
        <w:rPr>
          <w:sz w:val="24"/>
        </w:rPr>
      </w:pPr>
      <w:r>
        <w:rPr>
          <w:b/>
          <w:sz w:val="24"/>
        </w:rPr>
        <w:t>Clarity</w:t>
      </w:r>
      <w:r>
        <w:rPr>
          <w:b/>
          <w:spacing w:val="-5"/>
          <w:sz w:val="24"/>
        </w:rPr>
        <w:t xml:space="preserve"> </w:t>
      </w:r>
      <w:r>
        <w:rPr>
          <w:b/>
          <w:sz w:val="24"/>
        </w:rPr>
        <w:t>of</w:t>
      </w:r>
      <w:r>
        <w:rPr>
          <w:b/>
          <w:spacing w:val="-5"/>
          <w:sz w:val="24"/>
        </w:rPr>
        <w:t xml:space="preserve"> </w:t>
      </w:r>
      <w:r>
        <w:rPr>
          <w:b/>
          <w:sz w:val="24"/>
        </w:rPr>
        <w:t xml:space="preserve">contribution: </w:t>
      </w:r>
      <w:r>
        <w:rPr>
          <w:sz w:val="24"/>
        </w:rPr>
        <w:t>The</w:t>
      </w:r>
      <w:r>
        <w:rPr>
          <w:spacing w:val="-5"/>
          <w:sz w:val="24"/>
        </w:rPr>
        <w:t xml:space="preserve"> </w:t>
      </w:r>
      <w:r>
        <w:rPr>
          <w:sz w:val="24"/>
        </w:rPr>
        <w:t>novel</w:t>
      </w:r>
      <w:r>
        <w:rPr>
          <w:spacing w:val="-5"/>
          <w:sz w:val="24"/>
        </w:rPr>
        <w:t xml:space="preserve"> </w:t>
      </w:r>
      <w:r>
        <w:rPr>
          <w:sz w:val="24"/>
        </w:rPr>
        <w:t>construct</w:t>
      </w:r>
      <w:r>
        <w:rPr>
          <w:spacing w:val="-5"/>
          <w:sz w:val="24"/>
        </w:rPr>
        <w:t xml:space="preserve"> </w:t>
      </w:r>
      <w:r>
        <w:rPr>
          <w:sz w:val="24"/>
        </w:rPr>
        <w:t>is</w:t>
      </w:r>
      <w:r>
        <w:rPr>
          <w:spacing w:val="-5"/>
          <w:sz w:val="24"/>
        </w:rPr>
        <w:t xml:space="preserve"> </w:t>
      </w:r>
      <w:r>
        <w:rPr>
          <w:sz w:val="24"/>
        </w:rPr>
        <w:t>allowance-based</w:t>
      </w:r>
      <w:r>
        <w:rPr>
          <w:spacing w:val="-5"/>
          <w:sz w:val="24"/>
        </w:rPr>
        <w:t xml:space="preserve"> </w:t>
      </w:r>
      <w:r>
        <w:rPr>
          <w:sz w:val="24"/>
        </w:rPr>
        <w:t>endorsement.</w:t>
      </w:r>
      <w:r>
        <w:rPr>
          <w:spacing w:val="18"/>
          <w:sz w:val="24"/>
        </w:rPr>
        <w:t xml:space="preserve"> </w:t>
      </w:r>
      <w:r>
        <w:rPr>
          <w:sz w:val="24"/>
        </w:rPr>
        <w:t xml:space="preserve">Comparing it to the established transfer baseline </w:t>
      </w:r>
      <w:hyperlink w:anchor="_bookmark149" w:history="1">
        <w:r>
          <w:rPr>
            <w:sz w:val="24"/>
            <w:vertAlign w:val="superscript"/>
          </w:rPr>
          <w:t>[16]</w:t>
        </w:r>
      </w:hyperlink>
      <w:r>
        <w:rPr>
          <w:sz w:val="24"/>
        </w:rPr>
        <w:t xml:space="preserve"> isolates the research question.</w:t>
      </w:r>
    </w:p>
    <w:p w14:paraId="00DC2678" w14:textId="77777777" w:rsidR="00350CFB" w:rsidRDefault="00283FFF">
      <w:pPr>
        <w:pStyle w:val="ListParagraph"/>
        <w:numPr>
          <w:ilvl w:val="0"/>
          <w:numId w:val="3"/>
        </w:numPr>
        <w:tabs>
          <w:tab w:val="left" w:pos="845"/>
          <w:tab w:val="left" w:pos="847"/>
        </w:tabs>
        <w:spacing w:before="38" w:line="396" w:lineRule="auto"/>
        <w:ind w:left="847" w:right="564" w:hanging="303"/>
        <w:rPr>
          <w:sz w:val="24"/>
        </w:rPr>
      </w:pPr>
      <w:r>
        <w:rPr>
          <w:b/>
          <w:sz w:val="24"/>
        </w:rPr>
        <w:t>Avoiding</w:t>
      </w:r>
      <w:r>
        <w:rPr>
          <w:b/>
          <w:spacing w:val="-15"/>
          <w:sz w:val="24"/>
        </w:rPr>
        <w:t xml:space="preserve"> </w:t>
      </w:r>
      <w:r>
        <w:rPr>
          <w:b/>
          <w:sz w:val="24"/>
        </w:rPr>
        <w:t>baseline</w:t>
      </w:r>
      <w:r>
        <w:rPr>
          <w:b/>
          <w:spacing w:val="-15"/>
          <w:sz w:val="24"/>
        </w:rPr>
        <w:t xml:space="preserve"> </w:t>
      </w:r>
      <w:r>
        <w:rPr>
          <w:b/>
          <w:sz w:val="24"/>
        </w:rPr>
        <w:t>sprawl:</w:t>
      </w:r>
      <w:r>
        <w:rPr>
          <w:b/>
          <w:spacing w:val="-12"/>
          <w:sz w:val="24"/>
        </w:rPr>
        <w:t xml:space="preserve"> </w:t>
      </w:r>
      <w:r>
        <w:rPr>
          <w:sz w:val="24"/>
        </w:rPr>
        <w:t>Additional</w:t>
      </w:r>
      <w:r>
        <w:rPr>
          <w:spacing w:val="-15"/>
          <w:sz w:val="24"/>
        </w:rPr>
        <w:t xml:space="preserve"> </w:t>
      </w:r>
      <w:r>
        <w:rPr>
          <w:sz w:val="24"/>
        </w:rPr>
        <w:t>variants</w:t>
      </w:r>
      <w:r>
        <w:rPr>
          <w:spacing w:val="-15"/>
          <w:sz w:val="24"/>
        </w:rPr>
        <w:t xml:space="preserve"> </w:t>
      </w:r>
      <w:r>
        <w:rPr>
          <w:sz w:val="24"/>
        </w:rPr>
        <w:t>that</w:t>
      </w:r>
      <w:r>
        <w:rPr>
          <w:spacing w:val="-15"/>
          <w:sz w:val="24"/>
        </w:rPr>
        <w:t xml:space="preserve"> </w:t>
      </w:r>
      <w:r>
        <w:rPr>
          <w:sz w:val="24"/>
        </w:rPr>
        <w:t>share</w:t>
      </w:r>
      <w:r>
        <w:rPr>
          <w:spacing w:val="-15"/>
          <w:sz w:val="24"/>
        </w:rPr>
        <w:t xml:space="preserve"> </w:t>
      </w:r>
      <w:r>
        <w:rPr>
          <w:sz w:val="24"/>
        </w:rPr>
        <w:t>transfer</w:t>
      </w:r>
      <w:r>
        <w:rPr>
          <w:spacing w:val="-15"/>
          <w:sz w:val="24"/>
        </w:rPr>
        <w:t xml:space="preserve"> </w:t>
      </w:r>
      <w:r>
        <w:rPr>
          <w:sz w:val="24"/>
        </w:rPr>
        <w:t>edges</w:t>
      </w:r>
      <w:r>
        <w:rPr>
          <w:spacing w:val="-15"/>
          <w:sz w:val="24"/>
        </w:rPr>
        <w:t xml:space="preserve"> </w:t>
      </w:r>
      <w:r>
        <w:rPr>
          <w:sz w:val="24"/>
        </w:rPr>
        <w:t>with</w:t>
      </w:r>
      <w:r>
        <w:rPr>
          <w:spacing w:val="-15"/>
          <w:sz w:val="24"/>
        </w:rPr>
        <w:t xml:space="preserve"> </w:t>
      </w:r>
      <w:r>
        <w:rPr>
          <w:sz w:val="24"/>
        </w:rPr>
        <w:t>AWP</w:t>
      </w:r>
      <w:r>
        <w:rPr>
          <w:spacing w:val="-15"/>
          <w:sz w:val="24"/>
        </w:rPr>
        <w:t xml:space="preserve"> </w:t>
      </w:r>
      <w:r>
        <w:rPr>
          <w:sz w:val="24"/>
        </w:rPr>
        <w:t>add</w:t>
      </w:r>
      <w:r>
        <w:rPr>
          <w:spacing w:val="-15"/>
          <w:sz w:val="24"/>
        </w:rPr>
        <w:t xml:space="preserve"> </w:t>
      </w:r>
      <w:r>
        <w:rPr>
          <w:sz w:val="24"/>
        </w:rPr>
        <w:t>rows without adding independent constructs.</w:t>
      </w:r>
    </w:p>
    <w:p w14:paraId="00DC2679" w14:textId="77777777" w:rsidR="00350CFB" w:rsidRDefault="00283FFF">
      <w:pPr>
        <w:pStyle w:val="ListParagraph"/>
        <w:numPr>
          <w:ilvl w:val="0"/>
          <w:numId w:val="3"/>
        </w:numPr>
        <w:tabs>
          <w:tab w:val="left" w:pos="856"/>
        </w:tabs>
        <w:spacing w:before="39" w:line="396" w:lineRule="auto"/>
        <w:ind w:right="564"/>
        <w:rPr>
          <w:sz w:val="24"/>
        </w:rPr>
      </w:pPr>
      <w:r>
        <w:rPr>
          <w:b/>
          <w:sz w:val="24"/>
        </w:rPr>
        <w:t xml:space="preserve">Honest use of GF-PR: </w:t>
      </w:r>
      <w:r>
        <w:rPr>
          <w:sz w:val="24"/>
        </w:rPr>
        <w:t>Keeping GF-PR supplementary prevents readers from treating an outcome-native ceiling as a social reputation competitor.</w:t>
      </w:r>
    </w:p>
    <w:p w14:paraId="00DC267A" w14:textId="77777777" w:rsidR="00350CFB" w:rsidRDefault="00283FFF">
      <w:pPr>
        <w:pStyle w:val="BodyText"/>
        <w:spacing w:before="117"/>
        <w:ind w:left="282"/>
      </w:pPr>
      <w:r>
        <w:rPr>
          <w:spacing w:val="-2"/>
        </w:rPr>
        <w:t>Researchers</w:t>
      </w:r>
      <w:r>
        <w:rPr>
          <w:spacing w:val="-9"/>
        </w:rPr>
        <w:t xml:space="preserve"> </w:t>
      </w:r>
      <w:r>
        <w:rPr>
          <w:spacing w:val="-2"/>
        </w:rPr>
        <w:t>who</w:t>
      </w:r>
      <w:r>
        <w:rPr>
          <w:spacing w:val="-8"/>
        </w:rPr>
        <w:t xml:space="preserve"> </w:t>
      </w:r>
      <w:r>
        <w:rPr>
          <w:spacing w:val="-2"/>
        </w:rPr>
        <w:t>need</w:t>
      </w:r>
      <w:r>
        <w:rPr>
          <w:spacing w:val="-9"/>
        </w:rPr>
        <w:t xml:space="preserve"> </w:t>
      </w:r>
      <w:r>
        <w:rPr>
          <w:spacing w:val="-2"/>
        </w:rPr>
        <w:t>broader</w:t>
      </w:r>
      <w:r>
        <w:rPr>
          <w:spacing w:val="-8"/>
        </w:rPr>
        <w:t xml:space="preserve"> </w:t>
      </w:r>
      <w:r>
        <w:rPr>
          <w:spacing w:val="-2"/>
        </w:rPr>
        <w:t>baselines</w:t>
      </w:r>
      <w:r>
        <w:rPr>
          <w:spacing w:val="-8"/>
        </w:rPr>
        <w:t xml:space="preserve"> </w:t>
      </w:r>
      <w:r>
        <w:rPr>
          <w:spacing w:val="-2"/>
        </w:rPr>
        <w:t>can</w:t>
      </w:r>
      <w:r>
        <w:rPr>
          <w:spacing w:val="-9"/>
        </w:rPr>
        <w:t xml:space="preserve"> </w:t>
      </w:r>
      <w:r>
        <w:rPr>
          <w:spacing w:val="-2"/>
        </w:rPr>
        <w:t>regenerate</w:t>
      </w:r>
      <w:r>
        <w:rPr>
          <w:spacing w:val="-8"/>
        </w:rPr>
        <w:t xml:space="preserve"> </w:t>
      </w:r>
      <w:r>
        <w:rPr>
          <w:spacing w:val="-2"/>
        </w:rPr>
        <w:t>the</w:t>
      </w:r>
      <w:r>
        <w:rPr>
          <w:spacing w:val="-8"/>
        </w:rPr>
        <w:t xml:space="preserve"> </w:t>
      </w:r>
      <w:r>
        <w:rPr>
          <w:spacing w:val="-2"/>
        </w:rPr>
        <w:t>archive</w:t>
      </w:r>
      <w:r>
        <w:rPr>
          <w:spacing w:val="-9"/>
        </w:rPr>
        <w:t xml:space="preserve"> </w:t>
      </w:r>
      <w:r>
        <w:rPr>
          <w:spacing w:val="-2"/>
        </w:rPr>
        <w:t>tables</w:t>
      </w:r>
      <w:r>
        <w:rPr>
          <w:spacing w:val="-8"/>
        </w:rPr>
        <w:t xml:space="preserve"> </w:t>
      </w:r>
      <w:r>
        <w:rPr>
          <w:spacing w:val="-2"/>
        </w:rPr>
        <w:t>from</w:t>
      </w:r>
      <w:r>
        <w:rPr>
          <w:spacing w:val="-8"/>
        </w:rPr>
        <w:t xml:space="preserve"> </w:t>
      </w:r>
      <w:r>
        <w:rPr>
          <w:spacing w:val="-2"/>
        </w:rPr>
        <w:t>the</w:t>
      </w:r>
      <w:r>
        <w:rPr>
          <w:spacing w:val="-9"/>
        </w:rPr>
        <w:t xml:space="preserve"> </w:t>
      </w:r>
      <w:r>
        <w:rPr>
          <w:spacing w:val="-2"/>
        </w:rPr>
        <w:t>open</w:t>
      </w:r>
      <w:r>
        <w:rPr>
          <w:spacing w:val="-8"/>
        </w:rPr>
        <w:t xml:space="preserve"> </w:t>
      </w:r>
      <w:r>
        <w:rPr>
          <w:spacing w:val="-2"/>
        </w:rPr>
        <w:t>evaluation</w:t>
      </w:r>
    </w:p>
    <w:p w14:paraId="00DC267B" w14:textId="77777777" w:rsidR="00350CFB" w:rsidRDefault="00350CFB">
      <w:pPr>
        <w:pStyle w:val="BodyText"/>
        <w:sectPr w:rsidR="00350CFB">
          <w:pgSz w:w="11910" w:h="16840"/>
          <w:pgMar w:top="1920" w:right="708" w:bottom="2300" w:left="992" w:header="0" w:footer="2115" w:gutter="0"/>
          <w:cols w:space="720"/>
        </w:sectPr>
      </w:pPr>
    </w:p>
    <w:p w14:paraId="00DC267C" w14:textId="77777777" w:rsidR="00350CFB" w:rsidRDefault="00283FFF">
      <w:pPr>
        <w:pStyle w:val="BodyText"/>
        <w:spacing w:before="72"/>
        <w:ind w:left="282"/>
      </w:pPr>
      <w:bookmarkStart w:id="536" w:name="Reproducing_archive_tables"/>
      <w:bookmarkStart w:id="537" w:name="_bookmark233"/>
      <w:bookmarkEnd w:id="536"/>
      <w:bookmarkEnd w:id="537"/>
      <w:r>
        <w:lastRenderedPageBreak/>
        <w:t>pipeline</w:t>
      </w:r>
      <w:r>
        <w:rPr>
          <w:spacing w:val="-8"/>
        </w:rPr>
        <w:t xml:space="preserve"> </w:t>
      </w:r>
      <w:r>
        <w:t>using</w:t>
      </w:r>
      <w:r>
        <w:rPr>
          <w:spacing w:val="-8"/>
        </w:rPr>
        <w:t xml:space="preserve"> </w:t>
      </w:r>
      <w:r>
        <w:t>the</w:t>
      </w:r>
      <w:r>
        <w:rPr>
          <w:spacing w:val="-8"/>
        </w:rPr>
        <w:t xml:space="preserve"> </w:t>
      </w:r>
      <w:r>
        <w:t>seven-method</w:t>
      </w:r>
      <w:r>
        <w:rPr>
          <w:spacing w:val="-8"/>
        </w:rPr>
        <w:t xml:space="preserve"> </w:t>
      </w:r>
      <w:r>
        <w:t>and</w:t>
      </w:r>
      <w:r>
        <w:rPr>
          <w:spacing w:val="-8"/>
        </w:rPr>
        <w:t xml:space="preserve"> </w:t>
      </w:r>
      <w:r>
        <w:t>six-Aave</w:t>
      </w:r>
      <w:r>
        <w:rPr>
          <w:spacing w:val="-8"/>
        </w:rPr>
        <w:t xml:space="preserve"> </w:t>
      </w:r>
      <w:r>
        <w:rPr>
          <w:spacing w:val="-2"/>
        </w:rPr>
        <w:t>presets.</w:t>
      </w:r>
    </w:p>
    <w:p w14:paraId="00DC267D" w14:textId="77777777" w:rsidR="00350CFB" w:rsidRDefault="00350CFB">
      <w:pPr>
        <w:pStyle w:val="BodyText"/>
        <w:spacing w:before="186"/>
      </w:pPr>
    </w:p>
    <w:p w14:paraId="00DC267E" w14:textId="77777777" w:rsidR="00350CFB" w:rsidRDefault="00283FFF">
      <w:pPr>
        <w:pStyle w:val="Heading3"/>
        <w:numPr>
          <w:ilvl w:val="2"/>
          <w:numId w:val="26"/>
        </w:numPr>
        <w:tabs>
          <w:tab w:val="left" w:pos="879"/>
        </w:tabs>
        <w:ind w:left="879" w:hanging="597"/>
      </w:pPr>
      <w:r>
        <w:rPr>
          <w:spacing w:val="-2"/>
        </w:rPr>
        <w:t>Reproducing</w:t>
      </w:r>
      <w:r>
        <w:rPr>
          <w:spacing w:val="1"/>
        </w:rPr>
        <w:t xml:space="preserve"> </w:t>
      </w:r>
      <w:r>
        <w:rPr>
          <w:spacing w:val="-2"/>
        </w:rPr>
        <w:t>archive</w:t>
      </w:r>
      <w:r>
        <w:rPr>
          <w:spacing w:val="2"/>
        </w:rPr>
        <w:t xml:space="preserve"> </w:t>
      </w:r>
      <w:r>
        <w:rPr>
          <w:spacing w:val="-2"/>
        </w:rPr>
        <w:t>tables</w:t>
      </w:r>
    </w:p>
    <w:p w14:paraId="00DC267F" w14:textId="77777777" w:rsidR="00350CFB" w:rsidRDefault="00350CFB">
      <w:pPr>
        <w:pStyle w:val="BodyText"/>
        <w:spacing w:before="46"/>
        <w:rPr>
          <w:b/>
        </w:rPr>
      </w:pPr>
    </w:p>
    <w:p w14:paraId="00DC2680" w14:textId="77777777" w:rsidR="00350CFB" w:rsidRDefault="00283FFF">
      <w:pPr>
        <w:pStyle w:val="BodyText"/>
        <w:spacing w:line="396" w:lineRule="auto"/>
        <w:ind w:left="273" w:right="521"/>
      </w:pPr>
      <w:r>
        <w:t>Archive</w:t>
      </w:r>
      <w:r>
        <w:rPr>
          <w:spacing w:val="-15"/>
        </w:rPr>
        <w:t xml:space="preserve"> </w:t>
      </w:r>
      <w:r>
        <w:t>tables</w:t>
      </w:r>
      <w:r>
        <w:rPr>
          <w:spacing w:val="-15"/>
        </w:rPr>
        <w:t xml:space="preserve"> </w:t>
      </w:r>
      <w:r>
        <w:t>are</w:t>
      </w:r>
      <w:r>
        <w:rPr>
          <w:spacing w:val="-15"/>
        </w:rPr>
        <w:t xml:space="preserve"> </w:t>
      </w:r>
      <w:r>
        <w:t>regenerated</w:t>
      </w:r>
      <w:r>
        <w:rPr>
          <w:spacing w:val="-15"/>
        </w:rPr>
        <w:t xml:space="preserve"> </w:t>
      </w:r>
      <w:r>
        <w:t>by</w:t>
      </w:r>
      <w:r>
        <w:rPr>
          <w:spacing w:val="-15"/>
        </w:rPr>
        <w:t xml:space="preserve"> </w:t>
      </w:r>
      <w:r>
        <w:t>the</w:t>
      </w:r>
      <w:r>
        <w:rPr>
          <w:spacing w:val="-15"/>
        </w:rPr>
        <w:t xml:space="preserve"> </w:t>
      </w:r>
      <w:r>
        <w:t>evaluation</w:t>
      </w:r>
      <w:r>
        <w:rPr>
          <w:spacing w:val="-15"/>
        </w:rPr>
        <w:t xml:space="preserve"> </w:t>
      </w:r>
      <w:r>
        <w:t>pipeline’s</w:t>
      </w:r>
      <w:r>
        <w:rPr>
          <w:spacing w:val="-15"/>
        </w:rPr>
        <w:t xml:space="preserve"> </w:t>
      </w:r>
      <w:r>
        <w:t>table</w:t>
      </w:r>
      <w:r>
        <w:rPr>
          <w:spacing w:val="-15"/>
        </w:rPr>
        <w:t xml:space="preserve"> </w:t>
      </w:r>
      <w:r>
        <w:t>export</w:t>
      </w:r>
      <w:r>
        <w:rPr>
          <w:spacing w:val="-15"/>
        </w:rPr>
        <w:t xml:space="preserve"> </w:t>
      </w:r>
      <w:r>
        <w:t>with</w:t>
      </w:r>
      <w:r>
        <w:rPr>
          <w:spacing w:val="-15"/>
        </w:rPr>
        <w:t xml:space="preserve"> </w:t>
      </w:r>
      <w:r>
        <w:t>seven-method</w:t>
      </w:r>
      <w:r>
        <w:rPr>
          <w:spacing w:val="-15"/>
        </w:rPr>
        <w:t xml:space="preserve"> </w:t>
      </w:r>
      <w:r>
        <w:t>and</w:t>
      </w:r>
      <w:r>
        <w:rPr>
          <w:spacing w:val="-15"/>
        </w:rPr>
        <w:t xml:space="preserve"> </w:t>
      </w:r>
      <w:r>
        <w:t>six-</w:t>
      </w:r>
      <w:bookmarkStart w:id="538" w:name="Notes_on_archived_method_identifiers"/>
      <w:bookmarkStart w:id="539" w:name="_bookmark234"/>
      <w:bookmarkEnd w:id="538"/>
      <w:bookmarkEnd w:id="539"/>
      <w:r>
        <w:t>Aave</w:t>
      </w:r>
      <w:r>
        <w:rPr>
          <w:spacing w:val="-12"/>
        </w:rPr>
        <w:t xml:space="preserve"> </w:t>
      </w:r>
      <w:r>
        <w:t>presets.</w:t>
      </w:r>
      <w:r>
        <w:rPr>
          <w:spacing w:val="5"/>
        </w:rPr>
        <w:t xml:space="preserve"> </w:t>
      </w:r>
      <w:r>
        <w:t>CSV</w:t>
      </w:r>
      <w:r>
        <w:rPr>
          <w:spacing w:val="-11"/>
        </w:rPr>
        <w:t xml:space="preserve"> </w:t>
      </w:r>
      <w:r>
        <w:t>copies</w:t>
      </w:r>
      <w:r>
        <w:rPr>
          <w:spacing w:val="-12"/>
        </w:rPr>
        <w:t xml:space="preserve"> </w:t>
      </w:r>
      <w:r>
        <w:t>are</w:t>
      </w:r>
      <w:r>
        <w:rPr>
          <w:spacing w:val="-12"/>
        </w:rPr>
        <w:t xml:space="preserve"> </w:t>
      </w:r>
      <w:r>
        <w:t>recorded</w:t>
      </w:r>
      <w:r>
        <w:rPr>
          <w:spacing w:val="-12"/>
        </w:rPr>
        <w:t xml:space="preserve"> </w:t>
      </w:r>
      <w:r>
        <w:t>alongside</w:t>
      </w:r>
      <w:r>
        <w:rPr>
          <w:spacing w:val="-12"/>
        </w:rPr>
        <w:t xml:space="preserve"> </w:t>
      </w:r>
      <w:r>
        <w:t>the</w:t>
      </w:r>
      <w:r>
        <w:rPr>
          <w:spacing w:val="-12"/>
        </w:rPr>
        <w:t xml:space="preserve"> </w:t>
      </w:r>
      <w:r>
        <w:t>LaTeX</w:t>
      </w:r>
      <w:r>
        <w:rPr>
          <w:spacing w:val="-12"/>
        </w:rPr>
        <w:t xml:space="preserve"> </w:t>
      </w:r>
      <w:r>
        <w:t>fragments</w:t>
      </w:r>
      <w:r>
        <w:rPr>
          <w:spacing w:val="-12"/>
        </w:rPr>
        <w:t xml:space="preserve"> </w:t>
      </w:r>
      <w:r>
        <w:t>for</w:t>
      </w:r>
      <w:r>
        <w:rPr>
          <w:spacing w:val="-12"/>
        </w:rPr>
        <w:t xml:space="preserve"> </w:t>
      </w:r>
      <w:r>
        <w:t>spreadsheet</w:t>
      </w:r>
      <w:r>
        <w:rPr>
          <w:spacing w:val="-11"/>
        </w:rPr>
        <w:t xml:space="preserve"> </w:t>
      </w:r>
      <w:r>
        <w:rPr>
          <w:spacing w:val="-2"/>
        </w:rPr>
        <w:t>inspection.</w:t>
      </w:r>
    </w:p>
    <w:p w14:paraId="00DC2681" w14:textId="77777777" w:rsidR="00350CFB" w:rsidRDefault="00350CFB">
      <w:pPr>
        <w:pStyle w:val="BodyText"/>
        <w:spacing w:before="7"/>
      </w:pPr>
    </w:p>
    <w:p w14:paraId="00DC2682" w14:textId="77777777" w:rsidR="00350CFB" w:rsidRDefault="00283FFF">
      <w:pPr>
        <w:pStyle w:val="Heading3"/>
        <w:numPr>
          <w:ilvl w:val="2"/>
          <w:numId w:val="26"/>
        </w:numPr>
        <w:tabs>
          <w:tab w:val="left" w:pos="879"/>
        </w:tabs>
        <w:spacing w:before="1"/>
        <w:ind w:left="879" w:hanging="597"/>
      </w:pPr>
      <w:r>
        <w:t>Notes</w:t>
      </w:r>
      <w:r>
        <w:rPr>
          <w:spacing w:val="-13"/>
        </w:rPr>
        <w:t xml:space="preserve"> </w:t>
      </w:r>
      <w:r>
        <w:t>on</w:t>
      </w:r>
      <w:r>
        <w:rPr>
          <w:spacing w:val="-12"/>
        </w:rPr>
        <w:t xml:space="preserve"> </w:t>
      </w:r>
      <w:r>
        <w:t>archived</w:t>
      </w:r>
      <w:r>
        <w:rPr>
          <w:spacing w:val="-12"/>
        </w:rPr>
        <w:t xml:space="preserve"> </w:t>
      </w:r>
      <w:r>
        <w:t>method</w:t>
      </w:r>
      <w:r>
        <w:rPr>
          <w:spacing w:val="-12"/>
        </w:rPr>
        <w:t xml:space="preserve"> </w:t>
      </w:r>
      <w:r>
        <w:rPr>
          <w:spacing w:val="-2"/>
        </w:rPr>
        <w:t>identifiers</w:t>
      </w:r>
    </w:p>
    <w:p w14:paraId="00DC2683" w14:textId="77777777" w:rsidR="00350CFB" w:rsidRDefault="00350CFB">
      <w:pPr>
        <w:pStyle w:val="BodyText"/>
        <w:spacing w:before="46"/>
        <w:rPr>
          <w:b/>
        </w:rPr>
      </w:pPr>
    </w:p>
    <w:p w14:paraId="00DC2684" w14:textId="77777777" w:rsidR="00350CFB" w:rsidRDefault="00283FFF">
      <w:pPr>
        <w:pStyle w:val="BodyText"/>
        <w:spacing w:line="396" w:lineRule="auto"/>
        <w:ind w:left="282" w:hanging="8"/>
      </w:pPr>
      <w:r>
        <w:t>The following identifiers appear in archive tables and CSV exports.</w:t>
      </w:r>
      <w:r>
        <w:rPr>
          <w:spacing w:val="40"/>
        </w:rPr>
        <w:t xml:space="preserve"> </w:t>
      </w:r>
      <w:r>
        <w:t>They document exploratory implementations in the evaluation codebase.</w:t>
      </w:r>
    </w:p>
    <w:p w14:paraId="00DC2685" w14:textId="77777777" w:rsidR="00350CFB" w:rsidRDefault="00283FFF">
      <w:pPr>
        <w:pStyle w:val="BodyText"/>
        <w:spacing w:before="275" w:line="396" w:lineRule="auto"/>
        <w:ind w:left="880" w:right="524" w:hanging="598"/>
        <w:jc w:val="both"/>
      </w:pPr>
      <w:r>
        <w:rPr>
          <w:b/>
        </w:rPr>
        <w:t xml:space="preserve">LP-PR </w:t>
      </w:r>
      <w:r>
        <w:t>A transfer-graph variant with alternative loss-penalized or liquidity-oriented weighting explored during development.</w:t>
      </w:r>
      <w:r>
        <w:rPr>
          <w:spacing w:val="40"/>
        </w:rPr>
        <w:t xml:space="preserve"> </w:t>
      </w:r>
      <w:r>
        <w:t xml:space="preserve">Empirically it tracks AWP closely on transfer families (Ta-ble </w:t>
      </w:r>
      <w:hyperlink w:anchor="_bookmark229" w:history="1">
        <w:r>
          <w:t>8.4</w:t>
        </w:r>
      </w:hyperlink>
      <w:r>
        <w:t>), indicating shared payment-flow structure.</w:t>
      </w:r>
    </w:p>
    <w:p w14:paraId="00DC2686" w14:textId="77777777" w:rsidR="00350CFB" w:rsidRDefault="00283FFF">
      <w:pPr>
        <w:pStyle w:val="BodyText"/>
        <w:spacing w:before="203" w:line="396" w:lineRule="auto"/>
        <w:ind w:left="880" w:right="564" w:hanging="598"/>
        <w:jc w:val="both"/>
      </w:pPr>
      <w:r>
        <w:rPr>
          <w:b/>
        </w:rPr>
        <w:t>CW-AWP</w:t>
      </w:r>
      <w:r>
        <w:rPr>
          <w:b/>
          <w:spacing w:val="31"/>
        </w:rPr>
        <w:t xml:space="preserve"> </w:t>
      </w:r>
      <w:r>
        <w:t>A</w:t>
      </w:r>
      <w:r>
        <w:rPr>
          <w:spacing w:val="-1"/>
        </w:rPr>
        <w:t xml:space="preserve"> </w:t>
      </w:r>
      <w:r>
        <w:t>counterparty-weighted</w:t>
      </w:r>
      <w:r>
        <w:rPr>
          <w:spacing w:val="-1"/>
        </w:rPr>
        <w:t xml:space="preserve"> </w:t>
      </w:r>
      <w:r>
        <w:t>AWP</w:t>
      </w:r>
      <w:r>
        <w:rPr>
          <w:spacing w:val="-1"/>
        </w:rPr>
        <w:t xml:space="preserve"> </w:t>
      </w:r>
      <w:r>
        <w:t>variant</w:t>
      </w:r>
      <w:r>
        <w:rPr>
          <w:spacing w:val="-1"/>
        </w:rPr>
        <w:t xml:space="preserve"> </w:t>
      </w:r>
      <w:r>
        <w:t>that</w:t>
      </w:r>
      <w:r>
        <w:rPr>
          <w:spacing w:val="-1"/>
        </w:rPr>
        <w:t xml:space="preserve"> </w:t>
      </w:r>
      <w:r>
        <w:t>down-weights</w:t>
      </w:r>
      <w:r>
        <w:rPr>
          <w:spacing w:val="-1"/>
        </w:rPr>
        <w:t xml:space="preserve"> </w:t>
      </w:r>
      <w:r>
        <w:t>repeated</w:t>
      </w:r>
      <w:r>
        <w:rPr>
          <w:spacing w:val="-1"/>
        </w:rPr>
        <w:t xml:space="preserve"> </w:t>
      </w:r>
      <w:r>
        <w:t>transfers</w:t>
      </w:r>
      <w:r>
        <w:rPr>
          <w:spacing w:val="-1"/>
        </w:rPr>
        <w:t xml:space="preserve"> </w:t>
      </w:r>
      <w:r>
        <w:t>between the same pair.</w:t>
      </w:r>
      <w:r>
        <w:rPr>
          <w:spacing w:val="40"/>
        </w:rPr>
        <w:t xml:space="preserve"> </w:t>
      </w:r>
      <w:r>
        <w:t xml:space="preserve">It slightly reduces transfer </w:t>
      </w:r>
      <w:r>
        <w:rPr>
          <w:i/>
        </w:rPr>
        <w:t xml:space="preserve">τ </w:t>
      </w:r>
      <w:r>
        <w:t>relative to AWP while remaining in the same construct family.</w:t>
      </w:r>
    </w:p>
    <w:p w14:paraId="00DC2687" w14:textId="77777777" w:rsidR="00350CFB" w:rsidRDefault="00283FFF">
      <w:pPr>
        <w:pStyle w:val="BodyText"/>
        <w:spacing w:before="202" w:line="396" w:lineRule="auto"/>
        <w:ind w:left="880" w:right="524" w:hanging="598"/>
        <w:jc w:val="both"/>
      </w:pPr>
      <w:r>
        <w:rPr>
          <w:b/>
        </w:rPr>
        <w:t>LF-PR</w:t>
      </w:r>
      <w:r>
        <w:rPr>
          <w:b/>
          <w:spacing w:val="40"/>
        </w:rPr>
        <w:t xml:space="preserve"> </w:t>
      </w:r>
      <w:r>
        <w:t>A low-frequency or lightly filtered graph with very small edge counts and near-zero run-times; rankings are not comparable to full AWP and are retained only to document a failed sparse baseline.</w:t>
      </w:r>
    </w:p>
    <w:p w14:paraId="00DC2688" w14:textId="77777777" w:rsidR="00350CFB" w:rsidRDefault="00283FFF">
      <w:pPr>
        <w:pStyle w:val="BodyText"/>
        <w:spacing w:before="203" w:line="396" w:lineRule="auto"/>
        <w:ind w:left="880" w:right="558" w:hanging="598"/>
        <w:jc w:val="both"/>
      </w:pPr>
      <w:r>
        <w:rPr>
          <w:b/>
        </w:rPr>
        <w:t>RiskProp</w:t>
      </w:r>
      <w:r>
        <w:rPr>
          <w:b/>
          <w:spacing w:val="40"/>
        </w:rPr>
        <w:t xml:space="preserve"> </w:t>
      </w:r>
      <w:r>
        <w:t>A</w:t>
      </w:r>
      <w:r>
        <w:rPr>
          <w:spacing w:val="-15"/>
        </w:rPr>
        <w:t xml:space="preserve"> </w:t>
      </w:r>
      <w:r>
        <w:t>risk-propagation</w:t>
      </w:r>
      <w:r>
        <w:rPr>
          <w:spacing w:val="-14"/>
        </w:rPr>
        <w:t xml:space="preserve"> </w:t>
      </w:r>
      <w:r>
        <w:t>style</w:t>
      </w:r>
      <w:r>
        <w:rPr>
          <w:spacing w:val="-14"/>
        </w:rPr>
        <w:t xml:space="preserve"> </w:t>
      </w:r>
      <w:r>
        <w:t>ranking</w:t>
      </w:r>
      <w:r>
        <w:rPr>
          <w:spacing w:val="-14"/>
        </w:rPr>
        <w:t xml:space="preserve"> </w:t>
      </w:r>
      <w:r>
        <w:t>on</w:t>
      </w:r>
      <w:r>
        <w:rPr>
          <w:spacing w:val="-14"/>
        </w:rPr>
        <w:t xml:space="preserve"> </w:t>
      </w:r>
      <w:r>
        <w:t>transfer-like</w:t>
      </w:r>
      <w:r>
        <w:rPr>
          <w:spacing w:val="-14"/>
        </w:rPr>
        <w:t xml:space="preserve"> </w:t>
      </w:r>
      <w:r>
        <w:t>edges</w:t>
      </w:r>
      <w:r>
        <w:rPr>
          <w:spacing w:val="-14"/>
        </w:rPr>
        <w:t xml:space="preserve"> </w:t>
      </w:r>
      <w:r>
        <w:t>inspired</w:t>
      </w:r>
      <w:r>
        <w:rPr>
          <w:spacing w:val="-14"/>
        </w:rPr>
        <w:t xml:space="preserve"> </w:t>
      </w:r>
      <w:r>
        <w:t>by</w:t>
      </w:r>
      <w:r>
        <w:rPr>
          <w:spacing w:val="-14"/>
        </w:rPr>
        <w:t xml:space="preserve"> </w:t>
      </w:r>
      <w:r>
        <w:t>Lin</w:t>
      </w:r>
      <w:r>
        <w:rPr>
          <w:spacing w:val="-14"/>
        </w:rPr>
        <w:t xml:space="preserve"> </w:t>
      </w:r>
      <w:r>
        <w:t>et</w:t>
      </w:r>
      <w:r>
        <w:rPr>
          <w:spacing w:val="-14"/>
        </w:rPr>
        <w:t xml:space="preserve"> </w:t>
      </w:r>
      <w:r>
        <w:t>al.</w:t>
      </w:r>
      <w:hyperlink w:anchor="_bookmark177" w:history="1">
        <w:r>
          <w:rPr>
            <w:vertAlign w:val="superscript"/>
          </w:rPr>
          <w:t>[44]</w:t>
        </w:r>
      </w:hyperlink>
      <w:r>
        <w:t>.</w:t>
      </w:r>
      <w:r>
        <w:rPr>
          <w:spacing w:val="10"/>
        </w:rPr>
        <w:t xml:space="preserve"> </w:t>
      </w:r>
      <w:r>
        <w:t>On</w:t>
      </w:r>
      <w:r>
        <w:rPr>
          <w:spacing w:val="-15"/>
        </w:rPr>
        <w:t xml:space="preserve"> </w:t>
      </w:r>
      <w:r>
        <w:t>this cohort</w:t>
      </w:r>
      <w:r>
        <w:rPr>
          <w:spacing w:val="-15"/>
        </w:rPr>
        <w:t xml:space="preserve"> </w:t>
      </w:r>
      <w:r>
        <w:t>it</w:t>
      </w:r>
      <w:r>
        <w:rPr>
          <w:spacing w:val="-15"/>
        </w:rPr>
        <w:t xml:space="preserve"> </w:t>
      </w:r>
      <w:r>
        <w:t>numerically</w:t>
      </w:r>
      <w:r>
        <w:rPr>
          <w:spacing w:val="-14"/>
        </w:rPr>
        <w:t xml:space="preserve"> </w:t>
      </w:r>
      <w:r>
        <w:t>mirrors</w:t>
      </w:r>
      <w:r>
        <w:rPr>
          <w:spacing w:val="-15"/>
        </w:rPr>
        <w:t xml:space="preserve"> </w:t>
      </w:r>
      <w:r>
        <w:t>AWP</w:t>
      </w:r>
      <w:r>
        <w:rPr>
          <w:spacing w:val="-15"/>
        </w:rPr>
        <w:t xml:space="preserve"> </w:t>
      </w:r>
      <w:r>
        <w:t>on</w:t>
      </w:r>
      <w:r>
        <w:rPr>
          <w:spacing w:val="-15"/>
        </w:rPr>
        <w:t xml:space="preserve"> </w:t>
      </w:r>
      <w:r>
        <w:t>several</w:t>
      </w:r>
      <w:r>
        <w:rPr>
          <w:spacing w:val="-15"/>
        </w:rPr>
        <w:t xml:space="preserve"> </w:t>
      </w:r>
      <w:r>
        <w:t>families,</w:t>
      </w:r>
      <w:r>
        <w:rPr>
          <w:spacing w:val="-13"/>
        </w:rPr>
        <w:t xml:space="preserve"> </w:t>
      </w:r>
      <w:r>
        <w:t>suggesting</w:t>
      </w:r>
      <w:r>
        <w:rPr>
          <w:spacing w:val="-15"/>
        </w:rPr>
        <w:t xml:space="preserve"> </w:t>
      </w:r>
      <w:r>
        <w:t>that</w:t>
      </w:r>
      <w:r>
        <w:rPr>
          <w:spacing w:val="-15"/>
        </w:rPr>
        <w:t xml:space="preserve"> </w:t>
      </w:r>
      <w:r>
        <w:t>the</w:t>
      </w:r>
      <w:r>
        <w:rPr>
          <w:spacing w:val="-14"/>
        </w:rPr>
        <w:t xml:space="preserve"> </w:t>
      </w:r>
      <w:r>
        <w:t>implemented</w:t>
      </w:r>
      <w:r>
        <w:rPr>
          <w:spacing w:val="-15"/>
        </w:rPr>
        <w:t xml:space="preserve"> </w:t>
      </w:r>
      <w:r>
        <w:t>risk signal did not diverge strongly from transfer centrality under the study’s parameterization.</w:t>
      </w:r>
    </w:p>
    <w:p w14:paraId="00DC2689" w14:textId="77777777" w:rsidR="00350CFB" w:rsidRDefault="00283FFF">
      <w:pPr>
        <w:pStyle w:val="BodyText"/>
        <w:spacing w:before="203" w:line="396" w:lineRule="auto"/>
        <w:ind w:left="871" w:right="523" w:hanging="590"/>
        <w:jc w:val="both"/>
      </w:pPr>
      <w:r>
        <w:rPr>
          <w:b/>
        </w:rPr>
        <w:t>LiqCall-PR</w:t>
      </w:r>
      <w:r>
        <w:rPr>
          <w:b/>
          <w:spacing w:val="-7"/>
        </w:rPr>
        <w:t xml:space="preserve"> </w:t>
      </w:r>
      <w:r>
        <w:rPr>
          <w:b/>
        </w:rPr>
        <w:t>/</w:t>
      </w:r>
      <w:r>
        <w:rPr>
          <w:b/>
          <w:spacing w:val="-7"/>
        </w:rPr>
        <w:t xml:space="preserve"> </w:t>
      </w:r>
      <w:r>
        <w:rPr>
          <w:b/>
        </w:rPr>
        <w:t>Borrow-PR</w:t>
      </w:r>
      <w:r>
        <w:rPr>
          <w:b/>
          <w:spacing w:val="-7"/>
        </w:rPr>
        <w:t xml:space="preserve"> </w:t>
      </w:r>
      <w:r>
        <w:rPr>
          <w:b/>
        </w:rPr>
        <w:t>/</w:t>
      </w:r>
      <w:r>
        <w:rPr>
          <w:b/>
          <w:spacing w:val="-7"/>
        </w:rPr>
        <w:t xml:space="preserve"> </w:t>
      </w:r>
      <w:r>
        <w:rPr>
          <w:b/>
        </w:rPr>
        <w:t>Repay-PR</w:t>
      </w:r>
      <w:r>
        <w:rPr>
          <w:b/>
          <w:spacing w:val="40"/>
        </w:rPr>
        <w:t xml:space="preserve"> </w:t>
      </w:r>
      <w:r>
        <w:t>Aave-oriented wallet-to-wallet graphs built from liquida-tion calls, borrows, and repays when those events are present.</w:t>
      </w:r>
      <w:r>
        <w:rPr>
          <w:spacing w:val="40"/>
        </w:rPr>
        <w:t xml:space="preserve"> </w:t>
      </w:r>
      <w:r>
        <w:t xml:space="preserve">On Arbitrum in the study window, edge counts are small (tens to hundreds), so alignment is weak and runtimes are </w:t>
      </w:r>
      <w:r>
        <w:rPr>
          <w:spacing w:val="-2"/>
        </w:rPr>
        <w:t>negligible.</w:t>
      </w:r>
    </w:p>
    <w:p w14:paraId="00DC268A" w14:textId="77777777" w:rsidR="00350CFB" w:rsidRDefault="00350CFB">
      <w:pPr>
        <w:pStyle w:val="BodyText"/>
        <w:spacing w:line="396" w:lineRule="auto"/>
        <w:jc w:val="both"/>
        <w:sectPr w:rsidR="00350CFB">
          <w:pgSz w:w="11910" w:h="16840"/>
          <w:pgMar w:top="1840" w:right="708" w:bottom="2300" w:left="992" w:header="0" w:footer="2115" w:gutter="0"/>
          <w:cols w:space="720"/>
        </w:sectPr>
      </w:pPr>
    </w:p>
    <w:p w14:paraId="00DC268B" w14:textId="77777777" w:rsidR="00350CFB" w:rsidRDefault="00283FFF">
      <w:pPr>
        <w:pStyle w:val="BodyText"/>
        <w:spacing w:before="72" w:line="396" w:lineRule="auto"/>
        <w:ind w:left="880" w:right="534" w:hanging="598"/>
      </w:pPr>
      <w:r>
        <w:rPr>
          <w:b/>
        </w:rPr>
        <w:lastRenderedPageBreak/>
        <w:t>Delegation-PR</w:t>
      </w:r>
      <w:r>
        <w:rPr>
          <w:b/>
          <w:spacing w:val="18"/>
        </w:rPr>
        <w:t xml:space="preserve"> </w:t>
      </w:r>
      <w:r>
        <w:t>Intended</w:t>
      </w:r>
      <w:r>
        <w:rPr>
          <w:spacing w:val="-19"/>
        </w:rPr>
        <w:t xml:space="preserve"> </w:t>
      </w:r>
      <w:r>
        <w:t>to</w:t>
      </w:r>
      <w:r>
        <w:rPr>
          <w:spacing w:val="-19"/>
        </w:rPr>
        <w:t xml:space="preserve"> </w:t>
      </w:r>
      <w:r>
        <w:t>use</w:t>
      </w:r>
      <w:r>
        <w:rPr>
          <w:spacing w:val="-19"/>
        </w:rPr>
        <w:t xml:space="preserve"> </w:t>
      </w:r>
      <w:r>
        <w:t>credit-delegation</w:t>
      </w:r>
      <w:r>
        <w:rPr>
          <w:spacing w:val="-19"/>
        </w:rPr>
        <w:t xml:space="preserve"> </w:t>
      </w:r>
      <w:r>
        <w:t>allowances;</w:t>
      </w:r>
      <w:r>
        <w:rPr>
          <w:spacing w:val="-15"/>
        </w:rPr>
        <w:t xml:space="preserve"> </w:t>
      </w:r>
      <w:r>
        <w:t>with</w:t>
      </w:r>
      <w:r>
        <w:rPr>
          <w:spacing w:val="-19"/>
        </w:rPr>
        <w:t xml:space="preserve"> </w:t>
      </w:r>
      <w:r>
        <w:t>zero</w:t>
      </w:r>
      <w:r>
        <w:rPr>
          <w:spacing w:val="-19"/>
        </w:rPr>
        <w:t xml:space="preserve"> </w:t>
      </w:r>
      <w:r>
        <w:t>delegation</w:t>
      </w:r>
      <w:r>
        <w:rPr>
          <w:spacing w:val="-19"/>
        </w:rPr>
        <w:t xml:space="preserve"> </w:t>
      </w:r>
      <w:r>
        <w:t>edges</w:t>
      </w:r>
      <w:r>
        <w:rPr>
          <w:spacing w:val="-19"/>
        </w:rPr>
        <w:t xml:space="preserve"> </w:t>
      </w:r>
      <w:r>
        <w:t xml:space="preserve">extracted, scores are degenerate and </w:t>
      </w:r>
      <w:r>
        <w:rPr>
          <w:i/>
        </w:rPr>
        <w:t>τ</w:t>
      </w:r>
      <w:r>
        <w:rPr>
          <w:i/>
          <w:spacing w:val="40"/>
        </w:rPr>
        <w:t xml:space="preserve"> </w:t>
      </w:r>
      <w:r>
        <w:t>is not interpretable.</w:t>
      </w:r>
    </w:p>
    <w:p w14:paraId="00DC268C" w14:textId="77777777" w:rsidR="00350CFB" w:rsidRDefault="00283FFF">
      <w:pPr>
        <w:pStyle w:val="BodyText"/>
        <w:spacing w:before="275" w:line="396" w:lineRule="auto"/>
        <w:ind w:left="282" w:right="521" w:hanging="8"/>
      </w:pPr>
      <w:r>
        <w:rPr>
          <w:spacing w:val="-2"/>
        </w:rPr>
        <w:t>These</w:t>
      </w:r>
      <w:r>
        <w:rPr>
          <w:spacing w:val="-12"/>
        </w:rPr>
        <w:t xml:space="preserve"> </w:t>
      </w:r>
      <w:r>
        <w:rPr>
          <w:spacing w:val="-2"/>
        </w:rPr>
        <w:t>notes</w:t>
      </w:r>
      <w:r>
        <w:rPr>
          <w:spacing w:val="-12"/>
        </w:rPr>
        <w:t xml:space="preserve"> </w:t>
      </w:r>
      <w:r>
        <w:rPr>
          <w:spacing w:val="-2"/>
        </w:rPr>
        <w:t>exist</w:t>
      </w:r>
      <w:r>
        <w:rPr>
          <w:spacing w:val="-12"/>
        </w:rPr>
        <w:t xml:space="preserve"> </w:t>
      </w:r>
      <w:r>
        <w:rPr>
          <w:spacing w:val="-2"/>
        </w:rPr>
        <w:t>so</w:t>
      </w:r>
      <w:r>
        <w:rPr>
          <w:spacing w:val="-12"/>
        </w:rPr>
        <w:t xml:space="preserve"> </w:t>
      </w:r>
      <w:r>
        <w:rPr>
          <w:spacing w:val="-2"/>
        </w:rPr>
        <w:t>that</w:t>
      </w:r>
      <w:r>
        <w:rPr>
          <w:spacing w:val="-12"/>
        </w:rPr>
        <w:t xml:space="preserve"> </w:t>
      </w:r>
      <w:r>
        <w:rPr>
          <w:spacing w:val="-2"/>
        </w:rPr>
        <w:t>future</w:t>
      </w:r>
      <w:r>
        <w:rPr>
          <w:spacing w:val="-12"/>
        </w:rPr>
        <w:t xml:space="preserve"> </w:t>
      </w:r>
      <w:r>
        <w:rPr>
          <w:spacing w:val="-2"/>
        </w:rPr>
        <w:t>researchers</w:t>
      </w:r>
      <w:r>
        <w:rPr>
          <w:spacing w:val="-12"/>
        </w:rPr>
        <w:t xml:space="preserve"> </w:t>
      </w:r>
      <w:r>
        <w:rPr>
          <w:spacing w:val="-2"/>
        </w:rPr>
        <w:t>can</w:t>
      </w:r>
      <w:r>
        <w:rPr>
          <w:spacing w:val="-12"/>
        </w:rPr>
        <w:t xml:space="preserve"> </w:t>
      </w:r>
      <w:r>
        <w:rPr>
          <w:spacing w:val="-2"/>
        </w:rPr>
        <w:t>decide</w:t>
      </w:r>
      <w:r>
        <w:rPr>
          <w:spacing w:val="-12"/>
        </w:rPr>
        <w:t xml:space="preserve"> </w:t>
      </w:r>
      <w:r>
        <w:rPr>
          <w:spacing w:val="-2"/>
        </w:rPr>
        <w:t>which</w:t>
      </w:r>
      <w:r>
        <w:rPr>
          <w:spacing w:val="-12"/>
        </w:rPr>
        <w:t xml:space="preserve"> </w:t>
      </w:r>
      <w:r>
        <w:rPr>
          <w:spacing w:val="-2"/>
        </w:rPr>
        <w:t>variants</w:t>
      </w:r>
      <w:r>
        <w:rPr>
          <w:spacing w:val="-12"/>
        </w:rPr>
        <w:t xml:space="preserve"> </w:t>
      </w:r>
      <w:r>
        <w:rPr>
          <w:spacing w:val="-2"/>
        </w:rPr>
        <w:t>deserve</w:t>
      </w:r>
      <w:r>
        <w:rPr>
          <w:spacing w:val="-12"/>
        </w:rPr>
        <w:t xml:space="preserve"> </w:t>
      </w:r>
      <w:r>
        <w:rPr>
          <w:spacing w:val="-2"/>
        </w:rPr>
        <w:t>full</w:t>
      </w:r>
      <w:r>
        <w:rPr>
          <w:spacing w:val="-12"/>
        </w:rPr>
        <w:t xml:space="preserve"> </w:t>
      </w:r>
      <w:r>
        <w:rPr>
          <w:spacing w:val="-2"/>
        </w:rPr>
        <w:t xml:space="preserve">re-implementation </w:t>
      </w:r>
      <w:bookmarkStart w:id="540" w:name="Decision_log:_what_stayed_in_the_main_te"/>
      <w:bookmarkStart w:id="541" w:name="_bookmark235"/>
      <w:bookmarkEnd w:id="540"/>
      <w:bookmarkEnd w:id="541"/>
      <w:r>
        <w:t>rather than treating archive rows as peer-reviewed baselines.</w:t>
      </w:r>
    </w:p>
    <w:p w14:paraId="00DC268D" w14:textId="77777777" w:rsidR="00350CFB" w:rsidRDefault="00350CFB">
      <w:pPr>
        <w:pStyle w:val="BodyText"/>
        <w:spacing w:before="7"/>
      </w:pPr>
    </w:p>
    <w:p w14:paraId="00DC268E" w14:textId="77777777" w:rsidR="00350CFB" w:rsidRDefault="00283FFF">
      <w:pPr>
        <w:pStyle w:val="Heading3"/>
        <w:numPr>
          <w:ilvl w:val="2"/>
          <w:numId w:val="26"/>
        </w:numPr>
        <w:tabs>
          <w:tab w:val="left" w:pos="879"/>
        </w:tabs>
        <w:ind w:left="879" w:hanging="597"/>
      </w:pPr>
      <w:r>
        <w:t>Decision</w:t>
      </w:r>
      <w:r>
        <w:rPr>
          <w:spacing w:val="-8"/>
        </w:rPr>
        <w:t xml:space="preserve"> </w:t>
      </w:r>
      <w:r>
        <w:t>log:</w:t>
      </w:r>
      <w:r>
        <w:rPr>
          <w:spacing w:val="9"/>
        </w:rPr>
        <w:t xml:space="preserve"> </w:t>
      </w:r>
      <w:r>
        <w:t>what</w:t>
      </w:r>
      <w:r>
        <w:rPr>
          <w:spacing w:val="-7"/>
        </w:rPr>
        <w:t xml:space="preserve"> </w:t>
      </w:r>
      <w:r>
        <w:t>stayed</w:t>
      </w:r>
      <w:r>
        <w:rPr>
          <w:spacing w:val="-8"/>
        </w:rPr>
        <w:t xml:space="preserve"> </w:t>
      </w:r>
      <w:r>
        <w:t>in</w:t>
      </w:r>
      <w:r>
        <w:rPr>
          <w:spacing w:val="-8"/>
        </w:rPr>
        <w:t xml:space="preserve"> </w:t>
      </w:r>
      <w:r>
        <w:t>the</w:t>
      </w:r>
      <w:r>
        <w:rPr>
          <w:spacing w:val="-8"/>
        </w:rPr>
        <w:t xml:space="preserve"> </w:t>
      </w:r>
      <w:r>
        <w:t>main</w:t>
      </w:r>
      <w:r>
        <w:rPr>
          <w:spacing w:val="-8"/>
        </w:rPr>
        <w:t xml:space="preserve"> </w:t>
      </w:r>
      <w:r>
        <w:rPr>
          <w:spacing w:val="-4"/>
        </w:rPr>
        <w:t>text</w:t>
      </w:r>
    </w:p>
    <w:p w14:paraId="00DC268F" w14:textId="77777777" w:rsidR="00350CFB" w:rsidRDefault="00350CFB">
      <w:pPr>
        <w:pStyle w:val="BodyText"/>
        <w:spacing w:before="47"/>
        <w:rPr>
          <w:b/>
        </w:rPr>
      </w:pPr>
    </w:p>
    <w:p w14:paraId="00DC2690" w14:textId="77777777" w:rsidR="00350CFB" w:rsidRDefault="00283FFF">
      <w:pPr>
        <w:pStyle w:val="BodyText"/>
        <w:spacing w:line="396" w:lineRule="auto"/>
        <w:ind w:left="282" w:right="521" w:hanging="8"/>
      </w:pPr>
      <w:r>
        <w:t xml:space="preserve">The decision to keep only EndorseRank, AWP, and supplementary GF-PR in Chapters </w:t>
      </w:r>
      <w:hyperlink w:anchor="_bookmark84" w:history="1">
        <w:r>
          <w:t>4</w:t>
        </w:r>
      </w:hyperlink>
      <w:r>
        <w:t>–</w:t>
      </w:r>
      <w:hyperlink w:anchor="_bookmark114" w:history="1">
        <w:r>
          <w:t>5</w:t>
        </w:r>
      </w:hyperlink>
      <w:r>
        <w:t xml:space="preserve"> was made after inspecting the seven-method and six-Aave matrices. Criteria were:</w:t>
      </w:r>
    </w:p>
    <w:p w14:paraId="00DC2691" w14:textId="77777777" w:rsidR="00350CFB" w:rsidRDefault="00283FFF">
      <w:pPr>
        <w:pStyle w:val="ListParagraph"/>
        <w:numPr>
          <w:ilvl w:val="0"/>
          <w:numId w:val="2"/>
        </w:numPr>
        <w:tabs>
          <w:tab w:val="left" w:pos="856"/>
        </w:tabs>
        <w:spacing w:before="121" w:line="396" w:lineRule="auto"/>
        <w:ind w:right="559"/>
        <w:rPr>
          <w:sz w:val="24"/>
        </w:rPr>
      </w:pPr>
      <w:r>
        <w:rPr>
          <w:b/>
          <w:sz w:val="24"/>
        </w:rPr>
        <w:t>Construct</w:t>
      </w:r>
      <w:r>
        <w:rPr>
          <w:b/>
          <w:spacing w:val="-15"/>
          <w:sz w:val="24"/>
        </w:rPr>
        <w:t xml:space="preserve"> </w:t>
      </w:r>
      <w:r>
        <w:rPr>
          <w:b/>
          <w:sz w:val="24"/>
        </w:rPr>
        <w:t>independence:</w:t>
      </w:r>
      <w:r>
        <w:rPr>
          <w:b/>
          <w:spacing w:val="-13"/>
          <w:sz w:val="24"/>
        </w:rPr>
        <w:t xml:space="preserve"> </w:t>
      </w:r>
      <w:r>
        <w:rPr>
          <w:sz w:val="24"/>
        </w:rPr>
        <w:t>A</w:t>
      </w:r>
      <w:r>
        <w:rPr>
          <w:spacing w:val="-15"/>
          <w:sz w:val="24"/>
        </w:rPr>
        <w:t xml:space="preserve"> </w:t>
      </w:r>
      <w:r>
        <w:rPr>
          <w:sz w:val="24"/>
        </w:rPr>
        <w:t>baseline</w:t>
      </w:r>
      <w:r>
        <w:rPr>
          <w:spacing w:val="-15"/>
          <w:sz w:val="24"/>
        </w:rPr>
        <w:t xml:space="preserve"> </w:t>
      </w:r>
      <w:r>
        <w:rPr>
          <w:sz w:val="24"/>
        </w:rPr>
        <w:t>must</w:t>
      </w:r>
      <w:r>
        <w:rPr>
          <w:spacing w:val="-15"/>
          <w:sz w:val="24"/>
        </w:rPr>
        <w:t xml:space="preserve"> </w:t>
      </w:r>
      <w:r>
        <w:rPr>
          <w:sz w:val="24"/>
        </w:rPr>
        <w:t>implement</w:t>
      </w:r>
      <w:r>
        <w:rPr>
          <w:spacing w:val="-15"/>
          <w:sz w:val="24"/>
        </w:rPr>
        <w:t xml:space="preserve"> </w:t>
      </w:r>
      <w:r>
        <w:rPr>
          <w:sz w:val="24"/>
        </w:rPr>
        <w:t>a</w:t>
      </w:r>
      <w:r>
        <w:rPr>
          <w:spacing w:val="-15"/>
          <w:sz w:val="24"/>
        </w:rPr>
        <w:t xml:space="preserve"> </w:t>
      </w:r>
      <w:r>
        <w:rPr>
          <w:sz w:val="24"/>
        </w:rPr>
        <w:t>distinct</w:t>
      </w:r>
      <w:r>
        <w:rPr>
          <w:spacing w:val="-15"/>
          <w:sz w:val="24"/>
        </w:rPr>
        <w:t xml:space="preserve"> </w:t>
      </w:r>
      <w:r>
        <w:rPr>
          <w:sz w:val="24"/>
        </w:rPr>
        <w:t>edge</w:t>
      </w:r>
      <w:r>
        <w:rPr>
          <w:spacing w:val="-15"/>
          <w:sz w:val="24"/>
        </w:rPr>
        <w:t xml:space="preserve"> </w:t>
      </w:r>
      <w:r>
        <w:rPr>
          <w:sz w:val="24"/>
        </w:rPr>
        <w:t>semantics,</w:t>
      </w:r>
      <w:r>
        <w:rPr>
          <w:spacing w:val="-15"/>
          <w:sz w:val="24"/>
        </w:rPr>
        <w:t xml:space="preserve"> </w:t>
      </w:r>
      <w:r>
        <w:rPr>
          <w:sz w:val="24"/>
        </w:rPr>
        <w:t>not</w:t>
      </w:r>
      <w:r>
        <w:rPr>
          <w:spacing w:val="-15"/>
          <w:sz w:val="24"/>
        </w:rPr>
        <w:t xml:space="preserve"> </w:t>
      </w:r>
      <w:r>
        <w:rPr>
          <w:sz w:val="24"/>
        </w:rPr>
        <w:t>a</w:t>
      </w:r>
      <w:r>
        <w:rPr>
          <w:spacing w:val="-15"/>
          <w:sz w:val="24"/>
        </w:rPr>
        <w:t xml:space="preserve"> </w:t>
      </w:r>
      <w:r>
        <w:rPr>
          <w:sz w:val="24"/>
        </w:rPr>
        <w:t>minor reweighting of transfers.</w:t>
      </w:r>
    </w:p>
    <w:p w14:paraId="00DC2692" w14:textId="77777777" w:rsidR="00350CFB" w:rsidRDefault="00283FFF">
      <w:pPr>
        <w:pStyle w:val="ListParagraph"/>
        <w:numPr>
          <w:ilvl w:val="0"/>
          <w:numId w:val="2"/>
        </w:numPr>
        <w:tabs>
          <w:tab w:val="left" w:pos="856"/>
        </w:tabs>
        <w:spacing w:before="39" w:line="396" w:lineRule="auto"/>
        <w:ind w:right="564"/>
        <w:rPr>
          <w:sz w:val="24"/>
        </w:rPr>
      </w:pPr>
      <w:r>
        <w:rPr>
          <w:b/>
          <w:sz w:val="24"/>
        </w:rPr>
        <w:t>Data adequacy:</w:t>
      </w:r>
      <w:r>
        <w:rPr>
          <w:b/>
          <w:spacing w:val="40"/>
          <w:sz w:val="24"/>
        </w:rPr>
        <w:t xml:space="preserve"> </w:t>
      </w:r>
      <w:r>
        <w:rPr>
          <w:sz w:val="24"/>
        </w:rPr>
        <w:t>Edge counts must be large enough for stable PageRank on the matched</w:t>
      </w:r>
      <w:r>
        <w:rPr>
          <w:spacing w:val="40"/>
          <w:sz w:val="24"/>
        </w:rPr>
        <w:t xml:space="preserve"> </w:t>
      </w:r>
      <w:r>
        <w:rPr>
          <w:spacing w:val="-2"/>
          <w:sz w:val="24"/>
        </w:rPr>
        <w:t>cohort.</w:t>
      </w:r>
    </w:p>
    <w:p w14:paraId="00DC2693" w14:textId="656B915D" w:rsidR="00350CFB" w:rsidRDefault="00283FFF">
      <w:pPr>
        <w:pStyle w:val="ListParagraph"/>
        <w:numPr>
          <w:ilvl w:val="0"/>
          <w:numId w:val="2"/>
        </w:numPr>
        <w:tabs>
          <w:tab w:val="left" w:pos="850"/>
          <w:tab w:val="left" w:pos="855"/>
        </w:tabs>
        <w:spacing w:before="39" w:line="396" w:lineRule="auto"/>
        <w:ind w:left="850" w:right="524" w:hanging="305"/>
        <w:rPr>
          <w:sz w:val="24"/>
        </w:rPr>
      </w:pPr>
      <w:r>
        <w:rPr>
          <w:b/>
          <w:sz w:val="24"/>
        </w:rPr>
        <w:t>Narrative</w:t>
      </w:r>
      <w:r>
        <w:rPr>
          <w:b/>
          <w:spacing w:val="-7"/>
          <w:sz w:val="24"/>
        </w:rPr>
        <w:t xml:space="preserve"> </w:t>
      </w:r>
      <w:r>
        <w:rPr>
          <w:b/>
          <w:sz w:val="24"/>
        </w:rPr>
        <w:t xml:space="preserve">focus: </w:t>
      </w:r>
      <w:r>
        <w:rPr>
          <w:sz w:val="24"/>
        </w:rPr>
        <w:t>The</w:t>
      </w:r>
      <w:r>
        <w:rPr>
          <w:spacing w:val="-11"/>
          <w:sz w:val="24"/>
        </w:rPr>
        <w:t xml:space="preserve"> </w:t>
      </w:r>
      <w:del w:id="542" w:author="Moulla, Donatien Koulla" w:date="2026-08-27T17:13:00Z">
        <w:r>
          <w:rPr>
            <w:sz w:val="24"/>
          </w:rPr>
          <w:delText>dissertation</w:delText>
        </w:r>
      </w:del>
      <w:ins w:id="543" w:author="Moulla, Donatien Koulla" w:date="2026-08-27T17:13:00Z">
        <w:r>
          <w:rPr>
            <w:sz w:val="24"/>
          </w:rPr>
          <w:t>thesis</w:t>
        </w:r>
      </w:ins>
      <w:r>
        <w:rPr>
          <w:sz w:val="24"/>
        </w:rPr>
        <w:t>’s</w:t>
      </w:r>
      <w:r>
        <w:rPr>
          <w:spacing w:val="-11"/>
          <w:sz w:val="24"/>
        </w:rPr>
        <w:t xml:space="preserve"> </w:t>
      </w:r>
      <w:r>
        <w:rPr>
          <w:sz w:val="24"/>
        </w:rPr>
        <w:t>contribution</w:t>
      </w:r>
      <w:r>
        <w:rPr>
          <w:spacing w:val="-10"/>
          <w:sz w:val="24"/>
        </w:rPr>
        <w:t xml:space="preserve"> </w:t>
      </w:r>
      <w:r>
        <w:rPr>
          <w:sz w:val="24"/>
        </w:rPr>
        <w:t>is</w:t>
      </w:r>
      <w:r>
        <w:rPr>
          <w:spacing w:val="-11"/>
          <w:sz w:val="24"/>
        </w:rPr>
        <w:t xml:space="preserve"> </w:t>
      </w:r>
      <w:r>
        <w:rPr>
          <w:sz w:val="24"/>
        </w:rPr>
        <w:t>allowance-based</w:t>
      </w:r>
      <w:r>
        <w:rPr>
          <w:spacing w:val="-10"/>
          <w:sz w:val="24"/>
        </w:rPr>
        <w:t xml:space="preserve"> </w:t>
      </w:r>
      <w:r>
        <w:rPr>
          <w:sz w:val="24"/>
        </w:rPr>
        <w:t>endorsement,</w:t>
      </w:r>
      <w:r>
        <w:rPr>
          <w:spacing w:val="-10"/>
          <w:sz w:val="24"/>
        </w:rPr>
        <w:t xml:space="preserve"> </w:t>
      </w:r>
      <w:r>
        <w:rPr>
          <w:sz w:val="24"/>
        </w:rPr>
        <w:t>not</w:t>
      </w:r>
      <w:r>
        <w:rPr>
          <w:spacing w:val="-11"/>
          <w:sz w:val="24"/>
        </w:rPr>
        <w:t xml:space="preserve"> </w:t>
      </w:r>
      <w:r>
        <w:rPr>
          <w:sz w:val="24"/>
        </w:rPr>
        <w:t>a</w:t>
      </w:r>
      <w:r>
        <w:rPr>
          <w:spacing w:val="-10"/>
          <w:sz w:val="24"/>
        </w:rPr>
        <w:t xml:space="preserve"> </w:t>
      </w:r>
      <w:r>
        <w:rPr>
          <w:sz w:val="24"/>
        </w:rPr>
        <w:t>sur-vey of all possible PageRank variants.</w:t>
      </w:r>
    </w:p>
    <w:p w14:paraId="00DC2694" w14:textId="77777777" w:rsidR="00350CFB" w:rsidRDefault="00283FFF">
      <w:pPr>
        <w:pStyle w:val="ListParagraph"/>
        <w:numPr>
          <w:ilvl w:val="0"/>
          <w:numId w:val="2"/>
        </w:numPr>
        <w:tabs>
          <w:tab w:val="left" w:pos="855"/>
        </w:tabs>
        <w:spacing w:before="39"/>
        <w:ind w:left="855" w:hanging="310"/>
        <w:rPr>
          <w:sz w:val="24"/>
        </w:rPr>
      </w:pPr>
      <w:r>
        <w:rPr>
          <w:b/>
          <w:sz w:val="24"/>
        </w:rPr>
        <w:t>Evaluation</w:t>
      </w:r>
      <w:r>
        <w:rPr>
          <w:b/>
          <w:spacing w:val="-14"/>
          <w:sz w:val="24"/>
        </w:rPr>
        <w:t xml:space="preserve"> </w:t>
      </w:r>
      <w:r>
        <w:rPr>
          <w:b/>
          <w:sz w:val="24"/>
        </w:rPr>
        <w:t>honesty:</w:t>
      </w:r>
      <w:r>
        <w:rPr>
          <w:b/>
          <w:spacing w:val="3"/>
          <w:sz w:val="24"/>
        </w:rPr>
        <w:t xml:space="preserve"> </w:t>
      </w:r>
      <w:r>
        <w:rPr>
          <w:sz w:val="24"/>
        </w:rPr>
        <w:t>Outcome-native</w:t>
      </w:r>
      <w:r>
        <w:rPr>
          <w:spacing w:val="-13"/>
          <w:sz w:val="24"/>
        </w:rPr>
        <w:t xml:space="preserve"> </w:t>
      </w:r>
      <w:r>
        <w:rPr>
          <w:sz w:val="24"/>
        </w:rPr>
        <w:t>methods</w:t>
      </w:r>
      <w:r>
        <w:rPr>
          <w:spacing w:val="-14"/>
          <w:sz w:val="24"/>
        </w:rPr>
        <w:t xml:space="preserve"> </w:t>
      </w:r>
      <w:r>
        <w:rPr>
          <w:sz w:val="24"/>
        </w:rPr>
        <w:t>remain</w:t>
      </w:r>
      <w:r>
        <w:rPr>
          <w:spacing w:val="-13"/>
          <w:sz w:val="24"/>
        </w:rPr>
        <w:t xml:space="preserve"> </w:t>
      </w:r>
      <w:r>
        <w:rPr>
          <w:sz w:val="24"/>
        </w:rPr>
        <w:t>supplementary</w:t>
      </w:r>
      <w:r>
        <w:rPr>
          <w:spacing w:val="-14"/>
          <w:sz w:val="24"/>
        </w:rPr>
        <w:t xml:space="preserve"> </w:t>
      </w:r>
      <w:r>
        <w:rPr>
          <w:spacing w:val="-2"/>
          <w:sz w:val="24"/>
        </w:rPr>
        <w:t>diagnostics.</w:t>
      </w:r>
    </w:p>
    <w:p w14:paraId="00DC2695" w14:textId="77777777" w:rsidR="00350CFB" w:rsidRDefault="00350CFB">
      <w:pPr>
        <w:pStyle w:val="BodyText"/>
        <w:spacing w:before="23"/>
      </w:pPr>
    </w:p>
    <w:p w14:paraId="00DC2696" w14:textId="77777777" w:rsidR="00350CFB" w:rsidRDefault="00283FFF">
      <w:pPr>
        <w:pStyle w:val="BodyText"/>
        <w:spacing w:line="396" w:lineRule="auto"/>
        <w:ind w:left="282" w:right="524"/>
        <w:jc w:val="both"/>
      </w:pPr>
      <w:r>
        <w:t>Under</w:t>
      </w:r>
      <w:r>
        <w:rPr>
          <w:spacing w:val="-7"/>
        </w:rPr>
        <w:t xml:space="preserve"> </w:t>
      </w:r>
      <w:r>
        <w:t>these</w:t>
      </w:r>
      <w:r>
        <w:rPr>
          <w:spacing w:val="-7"/>
        </w:rPr>
        <w:t xml:space="preserve"> </w:t>
      </w:r>
      <w:r>
        <w:t>criteria,</w:t>
      </w:r>
      <w:r>
        <w:rPr>
          <w:spacing w:val="-6"/>
        </w:rPr>
        <w:t xml:space="preserve"> </w:t>
      </w:r>
      <w:r>
        <w:t>EndorseRank</w:t>
      </w:r>
      <w:r>
        <w:rPr>
          <w:spacing w:val="-7"/>
        </w:rPr>
        <w:t xml:space="preserve"> </w:t>
      </w:r>
      <w:r>
        <w:t>(allowance),</w:t>
      </w:r>
      <w:r>
        <w:rPr>
          <w:spacing w:val="-6"/>
        </w:rPr>
        <w:t xml:space="preserve"> </w:t>
      </w:r>
      <w:r>
        <w:t>AWP</w:t>
      </w:r>
      <w:r>
        <w:rPr>
          <w:spacing w:val="-7"/>
        </w:rPr>
        <w:t xml:space="preserve"> </w:t>
      </w:r>
      <w:r>
        <w:t>(transfer),</w:t>
      </w:r>
      <w:r>
        <w:rPr>
          <w:spacing w:val="-6"/>
        </w:rPr>
        <w:t xml:space="preserve"> </w:t>
      </w:r>
      <w:r>
        <w:t>and</w:t>
      </w:r>
      <w:r>
        <w:rPr>
          <w:spacing w:val="-7"/>
        </w:rPr>
        <w:t xml:space="preserve"> </w:t>
      </w:r>
      <w:r>
        <w:t>GF-PR</w:t>
      </w:r>
      <w:r>
        <w:rPr>
          <w:spacing w:val="-7"/>
        </w:rPr>
        <w:t xml:space="preserve"> </w:t>
      </w:r>
      <w:r>
        <w:t>(outcome-native</w:t>
      </w:r>
      <w:r>
        <w:rPr>
          <w:spacing w:val="-7"/>
        </w:rPr>
        <w:t xml:space="preserve"> </w:t>
      </w:r>
      <w:r>
        <w:t>ceil-</w:t>
      </w:r>
      <w:r>
        <w:rPr>
          <w:spacing w:val="-2"/>
        </w:rPr>
        <w:t>ing)</w:t>
      </w:r>
      <w:r>
        <w:rPr>
          <w:spacing w:val="-10"/>
        </w:rPr>
        <w:t xml:space="preserve"> </w:t>
      </w:r>
      <w:r>
        <w:rPr>
          <w:spacing w:val="-2"/>
        </w:rPr>
        <w:t>form</w:t>
      </w:r>
      <w:r>
        <w:rPr>
          <w:spacing w:val="-9"/>
        </w:rPr>
        <w:t xml:space="preserve"> </w:t>
      </w:r>
      <w:r>
        <w:rPr>
          <w:spacing w:val="-2"/>
        </w:rPr>
        <w:t>a</w:t>
      </w:r>
      <w:r>
        <w:rPr>
          <w:spacing w:val="-10"/>
        </w:rPr>
        <w:t xml:space="preserve"> </w:t>
      </w:r>
      <w:r>
        <w:rPr>
          <w:spacing w:val="-2"/>
        </w:rPr>
        <w:t>minimal</w:t>
      </w:r>
      <w:r>
        <w:rPr>
          <w:spacing w:val="-9"/>
        </w:rPr>
        <w:t xml:space="preserve"> </w:t>
      </w:r>
      <w:r>
        <w:rPr>
          <w:spacing w:val="-2"/>
        </w:rPr>
        <w:t>sufficient</w:t>
      </w:r>
      <w:r>
        <w:rPr>
          <w:spacing w:val="-10"/>
        </w:rPr>
        <w:t xml:space="preserve"> </w:t>
      </w:r>
      <w:r>
        <w:rPr>
          <w:spacing w:val="-2"/>
        </w:rPr>
        <w:t>set.</w:t>
      </w:r>
      <w:r>
        <w:rPr>
          <w:spacing w:val="29"/>
        </w:rPr>
        <w:t xml:space="preserve"> </w:t>
      </w:r>
      <w:r>
        <w:rPr>
          <w:spacing w:val="-2"/>
        </w:rPr>
        <w:t>Archive</w:t>
      </w:r>
      <w:r>
        <w:rPr>
          <w:spacing w:val="-10"/>
        </w:rPr>
        <w:t xml:space="preserve"> </w:t>
      </w:r>
      <w:r>
        <w:rPr>
          <w:spacing w:val="-2"/>
        </w:rPr>
        <w:t>tables</w:t>
      </w:r>
      <w:r>
        <w:rPr>
          <w:spacing w:val="-9"/>
        </w:rPr>
        <w:t xml:space="preserve"> </w:t>
      </w:r>
      <w:r>
        <w:rPr>
          <w:spacing w:val="-2"/>
        </w:rPr>
        <w:t>remain</w:t>
      </w:r>
      <w:r>
        <w:rPr>
          <w:spacing w:val="-10"/>
        </w:rPr>
        <w:t xml:space="preserve"> </w:t>
      </w:r>
      <w:r>
        <w:rPr>
          <w:spacing w:val="-2"/>
        </w:rPr>
        <w:t>available</w:t>
      </w:r>
      <w:r>
        <w:rPr>
          <w:spacing w:val="-9"/>
        </w:rPr>
        <w:t xml:space="preserve"> </w:t>
      </w:r>
      <w:r>
        <w:rPr>
          <w:spacing w:val="-2"/>
        </w:rPr>
        <w:t>for</w:t>
      </w:r>
      <w:r>
        <w:rPr>
          <w:spacing w:val="-10"/>
        </w:rPr>
        <w:t xml:space="preserve"> </w:t>
      </w:r>
      <w:r>
        <w:rPr>
          <w:spacing w:val="-2"/>
        </w:rPr>
        <w:t>readers</w:t>
      </w:r>
      <w:r>
        <w:rPr>
          <w:spacing w:val="-9"/>
        </w:rPr>
        <w:t xml:space="preserve"> </w:t>
      </w:r>
      <w:r>
        <w:rPr>
          <w:spacing w:val="-2"/>
        </w:rPr>
        <w:t>who</w:t>
      </w:r>
      <w:r>
        <w:rPr>
          <w:spacing w:val="-9"/>
        </w:rPr>
        <w:t xml:space="preserve"> </w:t>
      </w:r>
      <w:r>
        <w:rPr>
          <w:spacing w:val="-2"/>
        </w:rPr>
        <w:t>want</w:t>
      </w:r>
      <w:r>
        <w:rPr>
          <w:spacing w:val="-10"/>
        </w:rPr>
        <w:t xml:space="preserve"> </w:t>
      </w:r>
      <w:r>
        <w:rPr>
          <w:spacing w:val="-2"/>
        </w:rPr>
        <w:t>the</w:t>
      </w:r>
      <w:r>
        <w:rPr>
          <w:spacing w:val="-9"/>
        </w:rPr>
        <w:t xml:space="preserve"> </w:t>
      </w:r>
      <w:r>
        <w:rPr>
          <w:spacing w:val="-2"/>
        </w:rPr>
        <w:t xml:space="preserve">broader </w:t>
      </w:r>
      <w:bookmarkStart w:id="544" w:name="Claim-to-Evidence_Map"/>
      <w:bookmarkStart w:id="545" w:name="_bookmark236"/>
      <w:bookmarkEnd w:id="544"/>
      <w:bookmarkEnd w:id="545"/>
      <w:r>
        <w:t>landscape without diluting the primary claims.</w:t>
      </w:r>
    </w:p>
    <w:p w14:paraId="00DC2697" w14:textId="77777777" w:rsidR="00350CFB" w:rsidRDefault="00350CFB">
      <w:pPr>
        <w:pStyle w:val="BodyText"/>
        <w:spacing w:before="162"/>
      </w:pPr>
    </w:p>
    <w:p w14:paraId="00DC2698" w14:textId="77777777" w:rsidR="00350CFB" w:rsidRDefault="00283FFF">
      <w:pPr>
        <w:pStyle w:val="Heading2"/>
        <w:numPr>
          <w:ilvl w:val="1"/>
          <w:numId w:val="26"/>
        </w:numPr>
        <w:tabs>
          <w:tab w:val="left" w:pos="783"/>
        </w:tabs>
        <w:ind w:left="783" w:hanging="501"/>
      </w:pPr>
      <w:r>
        <w:t>Claim-to-Evidence</w:t>
      </w:r>
      <w:r>
        <w:rPr>
          <w:spacing w:val="45"/>
        </w:rPr>
        <w:t xml:space="preserve"> </w:t>
      </w:r>
      <w:r>
        <w:rPr>
          <w:spacing w:val="-5"/>
        </w:rPr>
        <w:t>Map</w:t>
      </w:r>
    </w:p>
    <w:p w14:paraId="00DC2699" w14:textId="77777777" w:rsidR="00350CFB" w:rsidRDefault="00350CFB">
      <w:pPr>
        <w:pStyle w:val="BodyText"/>
        <w:spacing w:before="24"/>
        <w:rPr>
          <w:b/>
          <w:sz w:val="28"/>
        </w:rPr>
      </w:pPr>
    </w:p>
    <w:p w14:paraId="00DC269A" w14:textId="77777777" w:rsidR="00350CFB" w:rsidRDefault="00283FFF">
      <w:pPr>
        <w:pStyle w:val="BodyText"/>
        <w:spacing w:line="396" w:lineRule="auto"/>
        <w:ind w:left="282" w:right="523" w:hanging="8"/>
        <w:jc w:val="both"/>
      </w:pPr>
      <w:r>
        <w:t>This appendix maps each hypothesis, research question, and empirical claim to the specific evi-</w:t>
      </w:r>
      <w:bookmarkStart w:id="546" w:name="H1_/_RQ1_—_Rank_divergence"/>
      <w:bookmarkStart w:id="547" w:name="_bookmark237"/>
      <w:bookmarkEnd w:id="546"/>
      <w:bookmarkEnd w:id="547"/>
      <w:r>
        <w:t xml:space="preserve">dence in Chapter </w:t>
      </w:r>
      <w:hyperlink w:anchor="_bookmark84" w:history="1">
        <w:r>
          <w:t>4</w:t>
        </w:r>
      </w:hyperlink>
      <w:r>
        <w:t>. It is intended as a navigation aid for examiners and replicators.</w:t>
      </w:r>
    </w:p>
    <w:p w14:paraId="00DC269B" w14:textId="77777777" w:rsidR="00350CFB" w:rsidRDefault="00350CFB">
      <w:pPr>
        <w:pStyle w:val="BodyText"/>
        <w:spacing w:before="7"/>
      </w:pPr>
    </w:p>
    <w:p w14:paraId="00DC269C" w14:textId="77777777" w:rsidR="00350CFB" w:rsidRDefault="00283FFF">
      <w:pPr>
        <w:pStyle w:val="Heading3"/>
        <w:numPr>
          <w:ilvl w:val="2"/>
          <w:numId w:val="26"/>
        </w:numPr>
        <w:tabs>
          <w:tab w:val="left" w:pos="879"/>
        </w:tabs>
        <w:ind w:left="879" w:hanging="597"/>
      </w:pPr>
      <w:r>
        <w:t>H1</w:t>
      </w:r>
      <w:r>
        <w:rPr>
          <w:spacing w:val="-5"/>
        </w:rPr>
        <w:t xml:space="preserve"> </w:t>
      </w:r>
      <w:r>
        <w:t>/</w:t>
      </w:r>
      <w:r>
        <w:rPr>
          <w:spacing w:val="-5"/>
        </w:rPr>
        <w:t xml:space="preserve"> </w:t>
      </w:r>
      <w:r>
        <w:t>RQ1</w:t>
      </w:r>
      <w:r>
        <w:rPr>
          <w:spacing w:val="-5"/>
        </w:rPr>
        <w:t xml:space="preserve"> </w:t>
      </w:r>
      <w:r>
        <w:t>—</w:t>
      </w:r>
      <w:r>
        <w:rPr>
          <w:spacing w:val="-5"/>
        </w:rPr>
        <w:t xml:space="preserve"> </w:t>
      </w:r>
      <w:r>
        <w:t>Rank</w:t>
      </w:r>
      <w:r>
        <w:rPr>
          <w:spacing w:val="-5"/>
        </w:rPr>
        <w:t xml:space="preserve"> </w:t>
      </w:r>
      <w:r>
        <w:rPr>
          <w:spacing w:val="-2"/>
        </w:rPr>
        <w:t>divergence</w:t>
      </w:r>
    </w:p>
    <w:p w14:paraId="00DC269D" w14:textId="77777777" w:rsidR="00350CFB" w:rsidRDefault="00350CFB">
      <w:pPr>
        <w:pStyle w:val="BodyText"/>
        <w:spacing w:before="47"/>
        <w:rPr>
          <w:b/>
        </w:rPr>
      </w:pPr>
    </w:p>
    <w:p w14:paraId="00DC269E" w14:textId="77777777" w:rsidR="00350CFB" w:rsidRDefault="00283FFF">
      <w:pPr>
        <w:pStyle w:val="ListParagraph"/>
        <w:numPr>
          <w:ilvl w:val="3"/>
          <w:numId w:val="26"/>
        </w:numPr>
        <w:tabs>
          <w:tab w:val="left" w:pos="807"/>
        </w:tabs>
        <w:ind w:left="807" w:hanging="214"/>
        <w:rPr>
          <w:sz w:val="24"/>
        </w:rPr>
      </w:pPr>
      <w:r>
        <w:rPr>
          <w:b/>
          <w:sz w:val="24"/>
        </w:rPr>
        <w:t>Statement:</w:t>
      </w:r>
      <w:r>
        <w:rPr>
          <w:b/>
          <w:spacing w:val="7"/>
          <w:sz w:val="24"/>
        </w:rPr>
        <w:t xml:space="preserve"> </w:t>
      </w:r>
      <w:r>
        <w:rPr>
          <w:sz w:val="24"/>
        </w:rPr>
        <w:t>EndorseRank</w:t>
      </w:r>
      <w:r>
        <w:rPr>
          <w:spacing w:val="-10"/>
          <w:sz w:val="24"/>
        </w:rPr>
        <w:t xml:space="preserve"> </w:t>
      </w:r>
      <w:r>
        <w:rPr>
          <w:sz w:val="24"/>
        </w:rPr>
        <w:t>and</w:t>
      </w:r>
      <w:r>
        <w:rPr>
          <w:spacing w:val="-10"/>
          <w:sz w:val="24"/>
        </w:rPr>
        <w:t xml:space="preserve"> </w:t>
      </w:r>
      <w:r>
        <w:rPr>
          <w:sz w:val="24"/>
        </w:rPr>
        <w:t>AWP</w:t>
      </w:r>
      <w:r>
        <w:rPr>
          <w:spacing w:val="-9"/>
          <w:sz w:val="24"/>
        </w:rPr>
        <w:t xml:space="preserve"> </w:t>
      </w:r>
      <w:r>
        <w:rPr>
          <w:sz w:val="24"/>
        </w:rPr>
        <w:t>yield</w:t>
      </w:r>
      <w:r>
        <w:rPr>
          <w:spacing w:val="-10"/>
          <w:sz w:val="24"/>
        </w:rPr>
        <w:t xml:space="preserve"> </w:t>
      </w:r>
      <w:r>
        <w:rPr>
          <w:sz w:val="24"/>
        </w:rPr>
        <w:t>distinct</w:t>
      </w:r>
      <w:r>
        <w:rPr>
          <w:spacing w:val="-10"/>
          <w:sz w:val="24"/>
        </w:rPr>
        <w:t xml:space="preserve"> </w:t>
      </w:r>
      <w:r>
        <w:rPr>
          <w:sz w:val="24"/>
        </w:rPr>
        <w:t>wallet</w:t>
      </w:r>
      <w:r>
        <w:rPr>
          <w:spacing w:val="-10"/>
          <w:sz w:val="24"/>
        </w:rPr>
        <w:t xml:space="preserve"> </w:t>
      </w:r>
      <w:r>
        <w:rPr>
          <w:sz w:val="24"/>
        </w:rPr>
        <w:t>orderings</w:t>
      </w:r>
      <w:r>
        <w:rPr>
          <w:spacing w:val="-9"/>
          <w:sz w:val="24"/>
        </w:rPr>
        <w:t xml:space="preserve"> </w:t>
      </w:r>
      <w:r>
        <w:rPr>
          <w:sz w:val="24"/>
        </w:rPr>
        <w:t>on</w:t>
      </w:r>
      <w:r>
        <w:rPr>
          <w:spacing w:val="-10"/>
          <w:sz w:val="24"/>
        </w:rPr>
        <w:t xml:space="preserve"> </w:t>
      </w:r>
      <w:r>
        <w:rPr>
          <w:sz w:val="24"/>
        </w:rPr>
        <w:t>the</w:t>
      </w:r>
      <w:r>
        <w:rPr>
          <w:spacing w:val="-10"/>
          <w:sz w:val="24"/>
        </w:rPr>
        <w:t xml:space="preserve"> </w:t>
      </w:r>
      <w:r>
        <w:rPr>
          <w:sz w:val="24"/>
        </w:rPr>
        <w:t>same</w:t>
      </w:r>
      <w:r>
        <w:rPr>
          <w:spacing w:val="-9"/>
          <w:sz w:val="24"/>
        </w:rPr>
        <w:t xml:space="preserve"> </w:t>
      </w:r>
      <w:r>
        <w:rPr>
          <w:spacing w:val="-2"/>
          <w:sz w:val="24"/>
        </w:rPr>
        <w:t>cohort.</w:t>
      </w:r>
    </w:p>
    <w:p w14:paraId="00DC269F" w14:textId="77777777" w:rsidR="00350CFB" w:rsidRDefault="00350CFB">
      <w:pPr>
        <w:pStyle w:val="ListParagraph"/>
        <w:rPr>
          <w:sz w:val="24"/>
        </w:rPr>
        <w:sectPr w:rsidR="00350CFB">
          <w:pgSz w:w="11910" w:h="16840"/>
          <w:pgMar w:top="1840" w:right="708" w:bottom="2300" w:left="992" w:header="0" w:footer="2115" w:gutter="0"/>
          <w:cols w:space="720"/>
        </w:sectPr>
      </w:pPr>
    </w:p>
    <w:p w14:paraId="00DC26A0" w14:textId="77777777" w:rsidR="00350CFB" w:rsidRDefault="00283FFF">
      <w:pPr>
        <w:pStyle w:val="ListParagraph"/>
        <w:numPr>
          <w:ilvl w:val="3"/>
          <w:numId w:val="26"/>
        </w:numPr>
        <w:tabs>
          <w:tab w:val="left" w:pos="806"/>
          <w:tab w:val="left" w:pos="808"/>
        </w:tabs>
        <w:spacing w:before="72" w:line="396" w:lineRule="auto"/>
        <w:ind w:left="808" w:right="560"/>
        <w:rPr>
          <w:sz w:val="24"/>
        </w:rPr>
      </w:pPr>
      <w:bookmarkStart w:id="548" w:name="Claims_C1–C4"/>
      <w:bookmarkStart w:id="549" w:name="_bookmark242"/>
      <w:bookmarkEnd w:id="548"/>
      <w:bookmarkEnd w:id="549"/>
      <w:r>
        <w:rPr>
          <w:b/>
          <w:sz w:val="24"/>
        </w:rPr>
        <w:lastRenderedPageBreak/>
        <w:t xml:space="preserve">Evidence: </w:t>
      </w:r>
      <w:r>
        <w:rPr>
          <w:sz w:val="24"/>
        </w:rPr>
        <w:t>Inter-method</w:t>
      </w:r>
      <w:r>
        <w:rPr>
          <w:spacing w:val="-7"/>
          <w:sz w:val="24"/>
        </w:rPr>
        <w:t xml:space="preserve"> </w:t>
      </w:r>
      <w:r>
        <w:rPr>
          <w:sz w:val="24"/>
        </w:rPr>
        <w:t>Kendall</w:t>
      </w:r>
      <w:r>
        <w:rPr>
          <w:spacing w:val="-7"/>
          <w:sz w:val="24"/>
        </w:rPr>
        <w:t xml:space="preserve"> </w:t>
      </w:r>
      <w:r>
        <w:rPr>
          <w:i/>
          <w:sz w:val="24"/>
        </w:rPr>
        <w:t>τ</w:t>
      </w:r>
      <w:r>
        <w:rPr>
          <w:i/>
          <w:spacing w:val="32"/>
          <w:sz w:val="24"/>
        </w:rPr>
        <w:t xml:space="preserve"> </w:t>
      </w:r>
      <w:r>
        <w:rPr>
          <w:sz w:val="24"/>
        </w:rPr>
        <w:t>= 0</w:t>
      </w:r>
      <w:r>
        <w:rPr>
          <w:i/>
          <w:sz w:val="24"/>
        </w:rPr>
        <w:t>.</w:t>
      </w:r>
      <w:r>
        <w:rPr>
          <w:sz w:val="24"/>
        </w:rPr>
        <w:t>316</w:t>
      </w:r>
      <w:r>
        <w:rPr>
          <w:spacing w:val="-7"/>
          <w:sz w:val="24"/>
        </w:rPr>
        <w:t xml:space="preserve"> </w:t>
      </w:r>
      <w:r>
        <w:rPr>
          <w:sz w:val="24"/>
        </w:rPr>
        <w:t>between</w:t>
      </w:r>
      <w:r>
        <w:rPr>
          <w:spacing w:val="-7"/>
          <w:sz w:val="24"/>
        </w:rPr>
        <w:t xml:space="preserve"> </w:t>
      </w:r>
      <w:r>
        <w:rPr>
          <w:sz w:val="24"/>
        </w:rPr>
        <w:t>score</w:t>
      </w:r>
      <w:r>
        <w:rPr>
          <w:spacing w:val="-7"/>
          <w:sz w:val="24"/>
        </w:rPr>
        <w:t xml:space="preserve"> </w:t>
      </w:r>
      <w:r>
        <w:rPr>
          <w:sz w:val="24"/>
        </w:rPr>
        <w:t>vectors</w:t>
      </w:r>
      <w:r>
        <w:rPr>
          <w:spacing w:val="-7"/>
          <w:sz w:val="24"/>
        </w:rPr>
        <w:t xml:space="preserve"> </w:t>
      </w:r>
      <w:r>
        <w:rPr>
          <w:sz w:val="24"/>
        </w:rPr>
        <w:t>(Section</w:t>
      </w:r>
      <w:r>
        <w:rPr>
          <w:spacing w:val="-7"/>
          <w:sz w:val="24"/>
        </w:rPr>
        <w:t xml:space="preserve"> </w:t>
      </w:r>
      <w:hyperlink w:anchor="_bookmark109" w:history="1">
        <w:r>
          <w:rPr>
            <w:sz w:val="24"/>
          </w:rPr>
          <w:t>4.6</w:t>
        </w:r>
      </w:hyperlink>
      <w:r>
        <w:rPr>
          <w:sz w:val="24"/>
        </w:rPr>
        <w:t>);</w:t>
      </w:r>
      <w:r>
        <w:rPr>
          <w:spacing w:val="-5"/>
          <w:sz w:val="24"/>
        </w:rPr>
        <w:t xml:space="preserve"> </w:t>
      </w:r>
      <w:r>
        <w:rPr>
          <w:sz w:val="24"/>
        </w:rPr>
        <w:t>rank</w:t>
      </w:r>
      <w:r>
        <w:rPr>
          <w:spacing w:val="-7"/>
          <w:sz w:val="24"/>
        </w:rPr>
        <w:t xml:space="preserve"> </w:t>
      </w:r>
      <w:r>
        <w:rPr>
          <w:sz w:val="24"/>
        </w:rPr>
        <w:t xml:space="preserve">scatter </w:t>
      </w:r>
      <w:r>
        <w:rPr>
          <w:w w:val="105"/>
          <w:sz w:val="24"/>
        </w:rPr>
        <w:t>in</w:t>
      </w:r>
      <w:r>
        <w:rPr>
          <w:spacing w:val="-15"/>
          <w:w w:val="105"/>
          <w:sz w:val="24"/>
        </w:rPr>
        <w:t xml:space="preserve"> </w:t>
      </w:r>
      <w:r>
        <w:rPr>
          <w:w w:val="105"/>
          <w:sz w:val="24"/>
        </w:rPr>
        <w:t>Figure</w:t>
      </w:r>
      <w:r>
        <w:rPr>
          <w:spacing w:val="-15"/>
          <w:w w:val="105"/>
          <w:sz w:val="24"/>
        </w:rPr>
        <w:t xml:space="preserve"> </w:t>
      </w:r>
      <w:hyperlink w:anchor="_bookmark111" w:history="1">
        <w:r>
          <w:rPr>
            <w:w w:val="105"/>
            <w:sz w:val="24"/>
          </w:rPr>
          <w:t>4.8</w:t>
        </w:r>
      </w:hyperlink>
      <w:r>
        <w:rPr>
          <w:w w:val="105"/>
          <w:sz w:val="24"/>
        </w:rPr>
        <w:t>;</w:t>
      </w:r>
      <w:r>
        <w:rPr>
          <w:spacing w:val="-15"/>
          <w:w w:val="105"/>
          <w:sz w:val="24"/>
        </w:rPr>
        <w:t xml:space="preserve"> </w:t>
      </w:r>
      <w:r>
        <w:rPr>
          <w:w w:val="105"/>
          <w:sz w:val="24"/>
        </w:rPr>
        <w:t>score</w:t>
      </w:r>
      <w:r>
        <w:rPr>
          <w:spacing w:val="-15"/>
          <w:w w:val="105"/>
          <w:sz w:val="24"/>
        </w:rPr>
        <w:t xml:space="preserve"> </w:t>
      </w:r>
      <w:r>
        <w:rPr>
          <w:w w:val="105"/>
          <w:sz w:val="24"/>
        </w:rPr>
        <w:t>distributions</w:t>
      </w:r>
      <w:r>
        <w:rPr>
          <w:spacing w:val="-15"/>
          <w:w w:val="105"/>
          <w:sz w:val="24"/>
        </w:rPr>
        <w:t xml:space="preserve"> </w:t>
      </w:r>
      <w:r>
        <w:rPr>
          <w:w w:val="105"/>
          <w:sz w:val="24"/>
        </w:rPr>
        <w:t>in</w:t>
      </w:r>
      <w:r>
        <w:rPr>
          <w:spacing w:val="-15"/>
          <w:w w:val="105"/>
          <w:sz w:val="24"/>
        </w:rPr>
        <w:t xml:space="preserve"> </w:t>
      </w:r>
      <w:r>
        <w:rPr>
          <w:w w:val="105"/>
          <w:sz w:val="24"/>
        </w:rPr>
        <w:t>Figure</w:t>
      </w:r>
      <w:r>
        <w:rPr>
          <w:spacing w:val="-14"/>
          <w:w w:val="105"/>
          <w:sz w:val="24"/>
        </w:rPr>
        <w:t xml:space="preserve"> </w:t>
      </w:r>
      <w:hyperlink w:anchor="_bookmark110" w:history="1">
        <w:r>
          <w:rPr>
            <w:w w:val="105"/>
            <w:sz w:val="24"/>
          </w:rPr>
          <w:t>4.7</w:t>
        </w:r>
      </w:hyperlink>
      <w:r>
        <w:rPr>
          <w:w w:val="105"/>
          <w:sz w:val="24"/>
        </w:rPr>
        <w:t>.</w:t>
      </w:r>
    </w:p>
    <w:p w14:paraId="00DC26A1" w14:textId="77777777" w:rsidR="00350CFB" w:rsidRDefault="00283FFF">
      <w:pPr>
        <w:pStyle w:val="ListParagraph"/>
        <w:numPr>
          <w:ilvl w:val="3"/>
          <w:numId w:val="26"/>
        </w:numPr>
        <w:tabs>
          <w:tab w:val="left" w:pos="806"/>
          <w:tab w:val="left" w:pos="808"/>
        </w:tabs>
        <w:spacing w:before="39" w:line="396" w:lineRule="auto"/>
        <w:ind w:left="808" w:right="522"/>
        <w:rPr>
          <w:sz w:val="24"/>
        </w:rPr>
      </w:pPr>
      <w:r>
        <w:rPr>
          <w:b/>
          <w:sz w:val="24"/>
        </w:rPr>
        <w:t>Interpretation band:</w:t>
      </w:r>
      <w:r>
        <w:rPr>
          <w:b/>
          <w:spacing w:val="40"/>
          <w:sz w:val="24"/>
        </w:rPr>
        <w:t xml:space="preserve"> </w:t>
      </w:r>
      <w:r>
        <w:rPr>
          <w:sz w:val="24"/>
        </w:rPr>
        <w:t>Weak-to-moderate agreement:</w:t>
      </w:r>
      <w:r>
        <w:rPr>
          <w:spacing w:val="40"/>
          <w:sz w:val="24"/>
        </w:rPr>
        <w:t xml:space="preserve"> </w:t>
      </w:r>
      <w:r>
        <w:rPr>
          <w:sz w:val="24"/>
        </w:rPr>
        <w:t>related but not interchangeable rank-</w:t>
      </w:r>
      <w:r>
        <w:rPr>
          <w:spacing w:val="-2"/>
          <w:sz w:val="24"/>
        </w:rPr>
        <w:t>ings.</w:t>
      </w:r>
    </w:p>
    <w:p w14:paraId="00DC26A2" w14:textId="77777777" w:rsidR="00350CFB" w:rsidRDefault="00350CFB">
      <w:pPr>
        <w:pStyle w:val="BodyText"/>
        <w:spacing w:before="7"/>
      </w:pPr>
    </w:p>
    <w:p w14:paraId="00DC26A3" w14:textId="77777777" w:rsidR="00350CFB" w:rsidRDefault="00283FFF">
      <w:pPr>
        <w:pStyle w:val="Heading3"/>
        <w:numPr>
          <w:ilvl w:val="2"/>
          <w:numId w:val="26"/>
        </w:numPr>
        <w:tabs>
          <w:tab w:val="left" w:pos="879"/>
        </w:tabs>
        <w:ind w:left="879" w:hanging="597"/>
      </w:pPr>
      <w:bookmarkStart w:id="550" w:name="H2_/_RQ2_—_Construct-specific_alignment"/>
      <w:bookmarkStart w:id="551" w:name="_bookmark238"/>
      <w:bookmarkEnd w:id="550"/>
      <w:bookmarkEnd w:id="551"/>
      <w:r>
        <w:t>H2</w:t>
      </w:r>
      <w:r>
        <w:rPr>
          <w:spacing w:val="-7"/>
        </w:rPr>
        <w:t xml:space="preserve"> </w:t>
      </w:r>
      <w:r>
        <w:t>/</w:t>
      </w:r>
      <w:r>
        <w:rPr>
          <w:spacing w:val="-7"/>
        </w:rPr>
        <w:t xml:space="preserve"> </w:t>
      </w:r>
      <w:r>
        <w:t>RQ2</w:t>
      </w:r>
      <w:r>
        <w:rPr>
          <w:spacing w:val="-7"/>
        </w:rPr>
        <w:t xml:space="preserve"> </w:t>
      </w:r>
      <w:r>
        <w:t>—</w:t>
      </w:r>
      <w:r>
        <w:rPr>
          <w:spacing w:val="-7"/>
        </w:rPr>
        <w:t xml:space="preserve"> </w:t>
      </w:r>
      <w:r>
        <w:t>Construct-specific</w:t>
      </w:r>
      <w:r>
        <w:rPr>
          <w:spacing w:val="-7"/>
        </w:rPr>
        <w:t xml:space="preserve"> </w:t>
      </w:r>
      <w:r>
        <w:rPr>
          <w:spacing w:val="-2"/>
        </w:rPr>
        <w:t>alignment</w:t>
      </w:r>
    </w:p>
    <w:p w14:paraId="00DC26A4" w14:textId="77777777" w:rsidR="00350CFB" w:rsidRDefault="00350CFB">
      <w:pPr>
        <w:pStyle w:val="BodyText"/>
        <w:spacing w:before="47"/>
        <w:rPr>
          <w:b/>
        </w:rPr>
      </w:pPr>
    </w:p>
    <w:p w14:paraId="00DC26A5" w14:textId="77777777" w:rsidR="00350CFB" w:rsidRDefault="00283FFF">
      <w:pPr>
        <w:pStyle w:val="ListParagraph"/>
        <w:numPr>
          <w:ilvl w:val="3"/>
          <w:numId w:val="26"/>
        </w:numPr>
        <w:tabs>
          <w:tab w:val="left" w:pos="807"/>
        </w:tabs>
        <w:ind w:left="807" w:hanging="214"/>
        <w:rPr>
          <w:sz w:val="24"/>
        </w:rPr>
      </w:pPr>
      <w:r>
        <w:rPr>
          <w:b/>
          <w:sz w:val="24"/>
        </w:rPr>
        <w:t>Statement:</w:t>
      </w:r>
      <w:r>
        <w:rPr>
          <w:b/>
          <w:spacing w:val="8"/>
          <w:sz w:val="24"/>
        </w:rPr>
        <w:t xml:space="preserve"> </w:t>
      </w:r>
      <w:r>
        <w:rPr>
          <w:sz w:val="24"/>
        </w:rPr>
        <w:t>Social</w:t>
      </w:r>
      <w:r>
        <w:rPr>
          <w:spacing w:val="-8"/>
          <w:sz w:val="24"/>
        </w:rPr>
        <w:t xml:space="preserve"> </w:t>
      </w:r>
      <w:r>
        <w:rPr>
          <w:sz w:val="24"/>
        </w:rPr>
        <w:t>methods</w:t>
      </w:r>
      <w:r>
        <w:rPr>
          <w:spacing w:val="-9"/>
          <w:sz w:val="24"/>
        </w:rPr>
        <w:t xml:space="preserve"> </w:t>
      </w:r>
      <w:r>
        <w:rPr>
          <w:sz w:val="24"/>
        </w:rPr>
        <w:t>differ</w:t>
      </w:r>
      <w:r>
        <w:rPr>
          <w:spacing w:val="-8"/>
          <w:sz w:val="24"/>
        </w:rPr>
        <w:t xml:space="preserve"> </w:t>
      </w:r>
      <w:r>
        <w:rPr>
          <w:sz w:val="24"/>
        </w:rPr>
        <w:t>in</w:t>
      </w:r>
      <w:r>
        <w:rPr>
          <w:spacing w:val="-9"/>
          <w:sz w:val="24"/>
        </w:rPr>
        <w:t xml:space="preserve"> </w:t>
      </w:r>
      <w:r>
        <w:rPr>
          <w:sz w:val="24"/>
        </w:rPr>
        <w:t>which</w:t>
      </w:r>
      <w:r>
        <w:rPr>
          <w:spacing w:val="-9"/>
          <w:sz w:val="24"/>
        </w:rPr>
        <w:t xml:space="preserve"> </w:t>
      </w:r>
      <w:r>
        <w:rPr>
          <w:sz w:val="24"/>
        </w:rPr>
        <w:t>proxy</w:t>
      </w:r>
      <w:r>
        <w:rPr>
          <w:spacing w:val="-8"/>
          <w:sz w:val="24"/>
        </w:rPr>
        <w:t xml:space="preserve"> </w:t>
      </w:r>
      <w:r>
        <w:rPr>
          <w:sz w:val="24"/>
        </w:rPr>
        <w:t>families</w:t>
      </w:r>
      <w:r>
        <w:rPr>
          <w:spacing w:val="-9"/>
          <w:sz w:val="24"/>
        </w:rPr>
        <w:t xml:space="preserve"> </w:t>
      </w:r>
      <w:r>
        <w:rPr>
          <w:sz w:val="24"/>
        </w:rPr>
        <w:t>they</w:t>
      </w:r>
      <w:r>
        <w:rPr>
          <w:spacing w:val="-9"/>
          <w:sz w:val="24"/>
        </w:rPr>
        <w:t xml:space="preserve"> </w:t>
      </w:r>
      <w:r>
        <w:rPr>
          <w:sz w:val="24"/>
        </w:rPr>
        <w:t>align</w:t>
      </w:r>
      <w:r>
        <w:rPr>
          <w:spacing w:val="-8"/>
          <w:sz w:val="24"/>
        </w:rPr>
        <w:t xml:space="preserve"> </w:t>
      </w:r>
      <w:r>
        <w:rPr>
          <w:spacing w:val="-2"/>
          <w:sz w:val="24"/>
        </w:rPr>
        <w:t>with.</w:t>
      </w:r>
    </w:p>
    <w:p w14:paraId="00DC26A6" w14:textId="77777777" w:rsidR="00350CFB" w:rsidRDefault="00283FFF">
      <w:pPr>
        <w:pStyle w:val="ListParagraph"/>
        <w:numPr>
          <w:ilvl w:val="3"/>
          <w:numId w:val="26"/>
        </w:numPr>
        <w:tabs>
          <w:tab w:val="left" w:pos="807"/>
        </w:tabs>
        <w:spacing w:before="217"/>
        <w:ind w:left="807" w:hanging="214"/>
        <w:rPr>
          <w:sz w:val="24"/>
        </w:rPr>
      </w:pPr>
      <w:r>
        <w:rPr>
          <w:b/>
          <w:sz w:val="24"/>
        </w:rPr>
        <w:t>Evidence:</w:t>
      </w:r>
      <w:r>
        <w:rPr>
          <w:b/>
          <w:spacing w:val="2"/>
          <w:sz w:val="24"/>
        </w:rPr>
        <w:t xml:space="preserve"> </w:t>
      </w:r>
      <w:r>
        <w:rPr>
          <w:sz w:val="24"/>
        </w:rPr>
        <w:t>Table</w:t>
      </w:r>
      <w:r>
        <w:rPr>
          <w:spacing w:val="-13"/>
          <w:sz w:val="24"/>
        </w:rPr>
        <w:t xml:space="preserve"> </w:t>
      </w:r>
      <w:hyperlink w:anchor="_bookmark101" w:history="1">
        <w:r>
          <w:rPr>
            <w:sz w:val="24"/>
          </w:rPr>
          <w:t>4.7</w:t>
        </w:r>
      </w:hyperlink>
      <w:r>
        <w:rPr>
          <w:sz w:val="24"/>
        </w:rPr>
        <w:t>;</w:t>
      </w:r>
      <w:r>
        <w:rPr>
          <w:spacing w:val="-14"/>
          <w:sz w:val="24"/>
        </w:rPr>
        <w:t xml:space="preserve"> </w:t>
      </w:r>
      <w:r>
        <w:rPr>
          <w:sz w:val="24"/>
        </w:rPr>
        <w:t>per-family</w:t>
      </w:r>
      <w:r>
        <w:rPr>
          <w:spacing w:val="-13"/>
          <w:sz w:val="24"/>
        </w:rPr>
        <w:t xml:space="preserve"> </w:t>
      </w:r>
      <w:r>
        <w:rPr>
          <w:sz w:val="24"/>
        </w:rPr>
        <w:t>Tables</w:t>
      </w:r>
      <w:r>
        <w:rPr>
          <w:spacing w:val="-14"/>
          <w:sz w:val="24"/>
        </w:rPr>
        <w:t xml:space="preserve"> </w:t>
      </w:r>
      <w:hyperlink w:anchor="_bookmark104" w:history="1">
        <w:r>
          <w:rPr>
            <w:sz w:val="24"/>
          </w:rPr>
          <w:t>4.8</w:t>
        </w:r>
      </w:hyperlink>
      <w:r>
        <w:rPr>
          <w:sz w:val="24"/>
        </w:rPr>
        <w:t>–</w:t>
      </w:r>
      <w:hyperlink w:anchor="_bookmark108" w:history="1">
        <w:r>
          <w:rPr>
            <w:sz w:val="24"/>
          </w:rPr>
          <w:t>4.12</w:t>
        </w:r>
      </w:hyperlink>
      <w:r>
        <w:rPr>
          <w:sz w:val="24"/>
        </w:rPr>
        <w:t>;</w:t>
      </w:r>
      <w:r>
        <w:rPr>
          <w:spacing w:val="-13"/>
          <w:sz w:val="24"/>
        </w:rPr>
        <w:t xml:space="preserve"> </w:t>
      </w:r>
      <w:r>
        <w:rPr>
          <w:sz w:val="24"/>
        </w:rPr>
        <w:t>heatmap</w:t>
      </w:r>
      <w:r>
        <w:rPr>
          <w:spacing w:val="-13"/>
          <w:sz w:val="24"/>
        </w:rPr>
        <w:t xml:space="preserve"> </w:t>
      </w:r>
      <w:r>
        <w:rPr>
          <w:sz w:val="24"/>
        </w:rPr>
        <w:t>Figure</w:t>
      </w:r>
      <w:r>
        <w:rPr>
          <w:spacing w:val="-14"/>
          <w:sz w:val="24"/>
        </w:rPr>
        <w:t xml:space="preserve"> </w:t>
      </w:r>
      <w:hyperlink w:anchor="_bookmark102" w:history="1">
        <w:r>
          <w:rPr>
            <w:spacing w:val="-4"/>
            <w:sz w:val="24"/>
          </w:rPr>
          <w:t>4.6</w:t>
        </w:r>
      </w:hyperlink>
      <w:r>
        <w:rPr>
          <w:spacing w:val="-4"/>
          <w:sz w:val="24"/>
        </w:rPr>
        <w:t>.</w:t>
      </w:r>
    </w:p>
    <w:p w14:paraId="00DC26A7" w14:textId="77777777" w:rsidR="00350CFB" w:rsidRDefault="00283FFF">
      <w:pPr>
        <w:pStyle w:val="ListParagraph"/>
        <w:numPr>
          <w:ilvl w:val="3"/>
          <w:numId w:val="26"/>
        </w:numPr>
        <w:tabs>
          <w:tab w:val="left" w:pos="795"/>
        </w:tabs>
        <w:spacing w:before="137"/>
        <w:ind w:left="795" w:hanging="202"/>
        <w:rPr>
          <w:sz w:val="24"/>
        </w:rPr>
      </w:pPr>
      <w:r>
        <w:rPr>
          <w:b/>
          <w:sz w:val="24"/>
        </w:rPr>
        <w:t>Winners:</w:t>
      </w:r>
      <w:r>
        <w:rPr>
          <w:b/>
          <w:spacing w:val="42"/>
          <w:sz w:val="24"/>
        </w:rPr>
        <w:t xml:space="preserve"> </w:t>
      </w:r>
      <w:r>
        <w:rPr>
          <w:sz w:val="24"/>
        </w:rPr>
        <w:t>EndorseRank</w:t>
      </w:r>
      <w:r>
        <w:rPr>
          <w:spacing w:val="11"/>
          <w:sz w:val="24"/>
        </w:rPr>
        <w:t xml:space="preserve"> </w:t>
      </w:r>
      <w:r>
        <w:rPr>
          <w:sz w:val="24"/>
        </w:rPr>
        <w:t>on</w:t>
      </w:r>
      <w:r>
        <w:rPr>
          <w:spacing w:val="10"/>
          <w:sz w:val="24"/>
        </w:rPr>
        <w:t xml:space="preserve"> </w:t>
      </w:r>
      <w:r>
        <w:rPr>
          <w:sz w:val="24"/>
        </w:rPr>
        <w:t>allowance</w:t>
      </w:r>
      <w:r>
        <w:rPr>
          <w:spacing w:val="11"/>
          <w:sz w:val="24"/>
        </w:rPr>
        <w:t xml:space="preserve"> </w:t>
      </w:r>
      <w:r>
        <w:rPr>
          <w:sz w:val="24"/>
        </w:rPr>
        <w:t>(</w:t>
      </w:r>
      <w:r>
        <w:rPr>
          <w:i/>
          <w:sz w:val="24"/>
        </w:rPr>
        <w:t>τ</w:t>
      </w:r>
      <w:r>
        <w:rPr>
          <w:i/>
          <w:spacing w:val="58"/>
          <w:sz w:val="24"/>
        </w:rPr>
        <w:t xml:space="preserve"> </w:t>
      </w:r>
      <w:r>
        <w:rPr>
          <w:sz w:val="24"/>
        </w:rPr>
        <w:t>=</w:t>
      </w:r>
      <w:r>
        <w:rPr>
          <w:spacing w:val="32"/>
          <w:sz w:val="24"/>
        </w:rPr>
        <w:t xml:space="preserve"> </w:t>
      </w:r>
      <w:r>
        <w:rPr>
          <w:sz w:val="24"/>
        </w:rPr>
        <w:t>0</w:t>
      </w:r>
      <w:r>
        <w:rPr>
          <w:i/>
          <w:sz w:val="24"/>
        </w:rPr>
        <w:t>.</w:t>
      </w:r>
      <w:r>
        <w:rPr>
          <w:sz w:val="24"/>
        </w:rPr>
        <w:t>355</w:t>
      </w:r>
      <w:r>
        <w:rPr>
          <w:spacing w:val="10"/>
          <w:sz w:val="24"/>
        </w:rPr>
        <w:t xml:space="preserve"> </w:t>
      </w:r>
      <w:r>
        <w:rPr>
          <w:sz w:val="24"/>
        </w:rPr>
        <w:t>vs.</w:t>
      </w:r>
      <w:r>
        <w:rPr>
          <w:spacing w:val="11"/>
          <w:sz w:val="24"/>
        </w:rPr>
        <w:t xml:space="preserve"> </w:t>
      </w:r>
      <w:r>
        <w:rPr>
          <w:rFonts w:ascii="Arial Unicode MS" w:hAnsi="Arial Unicode MS"/>
          <w:sz w:val="24"/>
        </w:rPr>
        <w:t>−</w:t>
      </w:r>
      <w:r>
        <w:rPr>
          <w:sz w:val="24"/>
        </w:rPr>
        <w:t>0</w:t>
      </w:r>
      <w:r>
        <w:rPr>
          <w:i/>
          <w:sz w:val="24"/>
        </w:rPr>
        <w:t>.</w:t>
      </w:r>
      <w:r>
        <w:rPr>
          <w:sz w:val="24"/>
        </w:rPr>
        <w:t>030);</w:t>
      </w:r>
      <w:r>
        <w:rPr>
          <w:spacing w:val="16"/>
          <w:sz w:val="24"/>
        </w:rPr>
        <w:t xml:space="preserve"> </w:t>
      </w:r>
      <w:r>
        <w:rPr>
          <w:sz w:val="24"/>
        </w:rPr>
        <w:t>AWP</w:t>
      </w:r>
      <w:r>
        <w:rPr>
          <w:spacing w:val="10"/>
          <w:sz w:val="24"/>
        </w:rPr>
        <w:t xml:space="preserve"> </w:t>
      </w:r>
      <w:r>
        <w:rPr>
          <w:sz w:val="24"/>
        </w:rPr>
        <w:t>on</w:t>
      </w:r>
      <w:r>
        <w:rPr>
          <w:spacing w:val="11"/>
          <w:sz w:val="24"/>
        </w:rPr>
        <w:t xml:space="preserve"> </w:t>
      </w:r>
      <w:r>
        <w:rPr>
          <w:sz w:val="24"/>
        </w:rPr>
        <w:t>transfer</w:t>
      </w:r>
      <w:r>
        <w:rPr>
          <w:spacing w:val="10"/>
          <w:sz w:val="24"/>
        </w:rPr>
        <w:t xml:space="preserve"> </w:t>
      </w:r>
      <w:r>
        <w:rPr>
          <w:sz w:val="24"/>
        </w:rPr>
        <w:t>(0</w:t>
      </w:r>
      <w:r>
        <w:rPr>
          <w:i/>
          <w:sz w:val="24"/>
        </w:rPr>
        <w:t>.</w:t>
      </w:r>
      <w:r>
        <w:rPr>
          <w:sz w:val="24"/>
        </w:rPr>
        <w:t>534</w:t>
      </w:r>
      <w:r>
        <w:rPr>
          <w:spacing w:val="11"/>
          <w:sz w:val="24"/>
        </w:rPr>
        <w:t xml:space="preserve"> </w:t>
      </w:r>
      <w:r>
        <w:rPr>
          <w:spacing w:val="-5"/>
          <w:sz w:val="24"/>
        </w:rPr>
        <w:t>vs.</w:t>
      </w:r>
    </w:p>
    <w:p w14:paraId="00DC26A8" w14:textId="77777777" w:rsidR="00350CFB" w:rsidRDefault="00283FFF">
      <w:pPr>
        <w:pStyle w:val="BodyText"/>
        <w:spacing w:before="118"/>
        <w:ind w:left="808"/>
      </w:pPr>
      <w:r>
        <w:t>0</w:t>
      </w:r>
      <w:r>
        <w:rPr>
          <w:i/>
        </w:rPr>
        <w:t>.</w:t>
      </w:r>
      <w:r>
        <w:t>333)</w:t>
      </w:r>
      <w:r>
        <w:rPr>
          <w:spacing w:val="-10"/>
        </w:rPr>
        <w:t xml:space="preserve"> </w:t>
      </w:r>
      <w:r>
        <w:t>and</w:t>
      </w:r>
      <w:r>
        <w:rPr>
          <w:spacing w:val="-9"/>
        </w:rPr>
        <w:t xml:space="preserve"> </w:t>
      </w:r>
      <w:r>
        <w:t>trading</w:t>
      </w:r>
      <w:r>
        <w:rPr>
          <w:spacing w:val="-9"/>
        </w:rPr>
        <w:t xml:space="preserve"> </w:t>
      </w:r>
      <w:r>
        <w:t>success</w:t>
      </w:r>
      <w:r>
        <w:rPr>
          <w:spacing w:val="-10"/>
        </w:rPr>
        <w:t xml:space="preserve"> </w:t>
      </w:r>
      <w:r>
        <w:t>among</w:t>
      </w:r>
      <w:r>
        <w:rPr>
          <w:spacing w:val="-9"/>
        </w:rPr>
        <w:t xml:space="preserve"> </w:t>
      </w:r>
      <w:r>
        <w:t>social</w:t>
      </w:r>
      <w:r>
        <w:rPr>
          <w:spacing w:val="-9"/>
        </w:rPr>
        <w:t xml:space="preserve"> </w:t>
      </w:r>
      <w:r>
        <w:t>methods</w:t>
      </w:r>
      <w:r>
        <w:rPr>
          <w:spacing w:val="-9"/>
        </w:rPr>
        <w:t xml:space="preserve"> </w:t>
      </w:r>
      <w:r>
        <w:t>(0</w:t>
      </w:r>
      <w:r>
        <w:rPr>
          <w:i/>
        </w:rPr>
        <w:t>.</w:t>
      </w:r>
      <w:r>
        <w:t>179</w:t>
      </w:r>
      <w:r>
        <w:rPr>
          <w:spacing w:val="-9"/>
        </w:rPr>
        <w:t xml:space="preserve"> </w:t>
      </w:r>
      <w:r>
        <w:t>vs.</w:t>
      </w:r>
      <w:r>
        <w:rPr>
          <w:spacing w:val="-9"/>
        </w:rPr>
        <w:t xml:space="preserve"> </w:t>
      </w:r>
      <w:r>
        <w:rPr>
          <w:spacing w:val="-2"/>
        </w:rPr>
        <w:t>0</w:t>
      </w:r>
      <w:r>
        <w:rPr>
          <w:i/>
          <w:spacing w:val="-2"/>
        </w:rPr>
        <w:t>.</w:t>
      </w:r>
      <w:r>
        <w:rPr>
          <w:spacing w:val="-2"/>
        </w:rPr>
        <w:t>096).</w:t>
      </w:r>
    </w:p>
    <w:p w14:paraId="00DC26A9" w14:textId="77777777" w:rsidR="00350CFB" w:rsidRDefault="00350CFB">
      <w:pPr>
        <w:pStyle w:val="BodyText"/>
        <w:spacing w:before="186"/>
      </w:pPr>
    </w:p>
    <w:p w14:paraId="00DC26AA" w14:textId="77777777" w:rsidR="00350CFB" w:rsidRDefault="00283FFF">
      <w:pPr>
        <w:pStyle w:val="Heading3"/>
        <w:numPr>
          <w:ilvl w:val="2"/>
          <w:numId w:val="26"/>
        </w:numPr>
        <w:tabs>
          <w:tab w:val="left" w:pos="879"/>
        </w:tabs>
        <w:ind w:left="879" w:hanging="597"/>
      </w:pPr>
      <w:bookmarkStart w:id="552" w:name="H3_/_RQ3_—_Computational_efficiency"/>
      <w:bookmarkStart w:id="553" w:name="_bookmark239"/>
      <w:bookmarkEnd w:id="552"/>
      <w:bookmarkEnd w:id="553"/>
      <w:r>
        <w:t>H3</w:t>
      </w:r>
      <w:r>
        <w:rPr>
          <w:spacing w:val="-7"/>
        </w:rPr>
        <w:t xml:space="preserve"> </w:t>
      </w:r>
      <w:r>
        <w:t>/</w:t>
      </w:r>
      <w:r>
        <w:rPr>
          <w:spacing w:val="-6"/>
        </w:rPr>
        <w:t xml:space="preserve"> </w:t>
      </w:r>
      <w:r>
        <w:t>RQ3</w:t>
      </w:r>
      <w:r>
        <w:rPr>
          <w:spacing w:val="-6"/>
        </w:rPr>
        <w:t xml:space="preserve"> </w:t>
      </w:r>
      <w:r>
        <w:t>—</w:t>
      </w:r>
      <w:r>
        <w:rPr>
          <w:spacing w:val="-7"/>
        </w:rPr>
        <w:t xml:space="preserve"> </w:t>
      </w:r>
      <w:r>
        <w:t>Computational</w:t>
      </w:r>
      <w:r>
        <w:rPr>
          <w:spacing w:val="-6"/>
        </w:rPr>
        <w:t xml:space="preserve"> </w:t>
      </w:r>
      <w:r>
        <w:rPr>
          <w:spacing w:val="-2"/>
        </w:rPr>
        <w:t>efficiency</w:t>
      </w:r>
    </w:p>
    <w:p w14:paraId="00DC26AB" w14:textId="77777777" w:rsidR="00350CFB" w:rsidRDefault="00350CFB">
      <w:pPr>
        <w:pStyle w:val="BodyText"/>
        <w:spacing w:before="46"/>
        <w:rPr>
          <w:b/>
        </w:rPr>
      </w:pPr>
    </w:p>
    <w:p w14:paraId="00DC26AC" w14:textId="77777777" w:rsidR="00350CFB" w:rsidRDefault="00283FFF">
      <w:pPr>
        <w:pStyle w:val="ListParagraph"/>
        <w:numPr>
          <w:ilvl w:val="3"/>
          <w:numId w:val="26"/>
        </w:numPr>
        <w:tabs>
          <w:tab w:val="left" w:pos="807"/>
        </w:tabs>
        <w:ind w:left="807" w:hanging="214"/>
        <w:rPr>
          <w:sz w:val="24"/>
        </w:rPr>
      </w:pPr>
      <w:r>
        <w:rPr>
          <w:b/>
          <w:sz w:val="24"/>
        </w:rPr>
        <w:t>Statement:</w:t>
      </w:r>
      <w:r>
        <w:rPr>
          <w:b/>
          <w:spacing w:val="7"/>
          <w:sz w:val="24"/>
        </w:rPr>
        <w:t xml:space="preserve"> </w:t>
      </w:r>
      <w:r>
        <w:rPr>
          <w:sz w:val="24"/>
        </w:rPr>
        <w:t>EndorseRank</w:t>
      </w:r>
      <w:r>
        <w:rPr>
          <w:spacing w:val="-9"/>
          <w:sz w:val="24"/>
        </w:rPr>
        <w:t xml:space="preserve"> </w:t>
      </w:r>
      <w:r>
        <w:rPr>
          <w:sz w:val="24"/>
        </w:rPr>
        <w:t>is</w:t>
      </w:r>
      <w:r>
        <w:rPr>
          <w:spacing w:val="-9"/>
          <w:sz w:val="24"/>
        </w:rPr>
        <w:t xml:space="preserve"> </w:t>
      </w:r>
      <w:r>
        <w:rPr>
          <w:sz w:val="24"/>
        </w:rPr>
        <w:t>faster</w:t>
      </w:r>
      <w:r>
        <w:rPr>
          <w:spacing w:val="-10"/>
          <w:sz w:val="24"/>
        </w:rPr>
        <w:t xml:space="preserve"> </w:t>
      </w:r>
      <w:r>
        <w:rPr>
          <w:sz w:val="24"/>
        </w:rPr>
        <w:t>than</w:t>
      </w:r>
      <w:r>
        <w:rPr>
          <w:spacing w:val="-9"/>
          <w:sz w:val="24"/>
        </w:rPr>
        <w:t xml:space="preserve"> </w:t>
      </w:r>
      <w:r>
        <w:rPr>
          <w:sz w:val="24"/>
        </w:rPr>
        <w:t>AWP</w:t>
      </w:r>
      <w:r>
        <w:rPr>
          <w:spacing w:val="-9"/>
          <w:sz w:val="24"/>
        </w:rPr>
        <w:t xml:space="preserve"> </w:t>
      </w:r>
      <w:r>
        <w:rPr>
          <w:sz w:val="24"/>
        </w:rPr>
        <w:t>at</w:t>
      </w:r>
      <w:r>
        <w:rPr>
          <w:spacing w:val="-10"/>
          <w:sz w:val="24"/>
        </w:rPr>
        <w:t xml:space="preserve"> </w:t>
      </w:r>
      <w:r>
        <w:rPr>
          <w:sz w:val="24"/>
        </w:rPr>
        <w:t>equal</w:t>
      </w:r>
      <w:r>
        <w:rPr>
          <w:spacing w:val="-9"/>
          <w:sz w:val="24"/>
        </w:rPr>
        <w:t xml:space="preserve"> </w:t>
      </w:r>
      <w:r>
        <w:rPr>
          <w:i/>
          <w:spacing w:val="-5"/>
          <w:sz w:val="24"/>
        </w:rPr>
        <w:t>n</w:t>
      </w:r>
      <w:r>
        <w:rPr>
          <w:spacing w:val="-5"/>
          <w:sz w:val="24"/>
        </w:rPr>
        <w:t>.</w:t>
      </w:r>
    </w:p>
    <w:p w14:paraId="00DC26AD" w14:textId="77777777" w:rsidR="00350CFB" w:rsidRDefault="00283FFF">
      <w:pPr>
        <w:pStyle w:val="ListParagraph"/>
        <w:numPr>
          <w:ilvl w:val="3"/>
          <w:numId w:val="26"/>
        </w:numPr>
        <w:tabs>
          <w:tab w:val="left" w:pos="807"/>
        </w:tabs>
        <w:spacing w:before="137"/>
        <w:ind w:left="807" w:hanging="214"/>
        <w:rPr>
          <w:sz w:val="24"/>
        </w:rPr>
      </w:pPr>
      <w:r>
        <w:rPr>
          <w:b/>
          <w:w w:val="105"/>
          <w:sz w:val="24"/>
        </w:rPr>
        <w:t>Evidence:</w:t>
      </w:r>
      <w:r>
        <w:rPr>
          <w:b/>
          <w:spacing w:val="36"/>
          <w:w w:val="105"/>
          <w:sz w:val="24"/>
        </w:rPr>
        <w:t xml:space="preserve"> </w:t>
      </w:r>
      <w:r>
        <w:rPr>
          <w:w w:val="105"/>
          <w:sz w:val="24"/>
        </w:rPr>
        <w:t>Table</w:t>
      </w:r>
      <w:r>
        <w:rPr>
          <w:spacing w:val="8"/>
          <w:w w:val="105"/>
          <w:sz w:val="24"/>
        </w:rPr>
        <w:t xml:space="preserve"> </w:t>
      </w:r>
      <w:hyperlink w:anchor="_bookmark91" w:history="1">
        <w:r>
          <w:rPr>
            <w:w w:val="105"/>
            <w:sz w:val="24"/>
          </w:rPr>
          <w:t>4.2</w:t>
        </w:r>
      </w:hyperlink>
      <w:r>
        <w:rPr>
          <w:spacing w:val="9"/>
          <w:w w:val="105"/>
          <w:sz w:val="24"/>
        </w:rPr>
        <w:t xml:space="preserve"> </w:t>
      </w:r>
      <w:r>
        <w:rPr>
          <w:w w:val="105"/>
          <w:sz w:val="24"/>
        </w:rPr>
        <w:t>(2</w:t>
      </w:r>
      <w:r>
        <w:rPr>
          <w:i/>
          <w:w w:val="105"/>
          <w:sz w:val="24"/>
        </w:rPr>
        <w:t>.</w:t>
      </w:r>
      <w:r>
        <w:rPr>
          <w:w w:val="105"/>
          <w:sz w:val="24"/>
        </w:rPr>
        <w:t>105</w:t>
      </w:r>
      <w:r>
        <w:rPr>
          <w:spacing w:val="-23"/>
          <w:w w:val="105"/>
          <w:sz w:val="24"/>
        </w:rPr>
        <w:t xml:space="preserve"> </w:t>
      </w:r>
      <w:r>
        <w:rPr>
          <w:w w:val="105"/>
          <w:sz w:val="24"/>
        </w:rPr>
        <w:t>s</w:t>
      </w:r>
      <w:r>
        <w:rPr>
          <w:spacing w:val="9"/>
          <w:w w:val="105"/>
          <w:sz w:val="24"/>
        </w:rPr>
        <w:t xml:space="preserve"> </w:t>
      </w:r>
      <w:r>
        <w:rPr>
          <w:w w:val="105"/>
          <w:sz w:val="24"/>
        </w:rPr>
        <w:t>vs.</w:t>
      </w:r>
      <w:r>
        <w:rPr>
          <w:spacing w:val="9"/>
          <w:w w:val="105"/>
          <w:sz w:val="24"/>
        </w:rPr>
        <w:t xml:space="preserve"> </w:t>
      </w:r>
      <w:r>
        <w:rPr>
          <w:w w:val="105"/>
          <w:sz w:val="24"/>
        </w:rPr>
        <w:t>18</w:t>
      </w:r>
      <w:r>
        <w:rPr>
          <w:i/>
          <w:w w:val="105"/>
          <w:sz w:val="24"/>
        </w:rPr>
        <w:t>.</w:t>
      </w:r>
      <w:r>
        <w:rPr>
          <w:w w:val="105"/>
          <w:sz w:val="24"/>
        </w:rPr>
        <w:t>711</w:t>
      </w:r>
      <w:r>
        <w:rPr>
          <w:spacing w:val="-23"/>
          <w:w w:val="105"/>
          <w:sz w:val="24"/>
        </w:rPr>
        <w:t xml:space="preserve"> </w:t>
      </w:r>
      <w:r>
        <w:rPr>
          <w:w w:val="105"/>
          <w:sz w:val="24"/>
        </w:rPr>
        <w:t>s,</w:t>
      </w:r>
      <w:r>
        <w:rPr>
          <w:spacing w:val="14"/>
          <w:w w:val="105"/>
          <w:sz w:val="24"/>
        </w:rPr>
        <w:t xml:space="preserve"> </w:t>
      </w:r>
      <w:r>
        <w:rPr>
          <w:rFonts w:ascii="Arial Unicode MS" w:hAnsi="Arial Unicode MS"/>
          <w:w w:val="105"/>
          <w:sz w:val="24"/>
        </w:rPr>
        <w:t>≈</w:t>
      </w:r>
      <w:r>
        <w:rPr>
          <w:rFonts w:ascii="Arial Unicode MS" w:hAnsi="Arial Unicode MS"/>
          <w:spacing w:val="31"/>
          <w:w w:val="105"/>
          <w:sz w:val="24"/>
        </w:rPr>
        <w:t xml:space="preserve"> </w:t>
      </w:r>
      <w:r>
        <w:rPr>
          <w:w w:val="105"/>
          <w:sz w:val="24"/>
        </w:rPr>
        <w:t>8</w:t>
      </w:r>
      <w:r>
        <w:rPr>
          <w:i/>
          <w:w w:val="105"/>
          <w:sz w:val="24"/>
        </w:rPr>
        <w:t>.</w:t>
      </w:r>
      <w:r>
        <w:rPr>
          <w:w w:val="105"/>
          <w:sz w:val="24"/>
        </w:rPr>
        <w:t>9</w:t>
      </w:r>
      <w:r>
        <w:rPr>
          <w:rFonts w:ascii="Arial Unicode MS" w:hAnsi="Arial Unicode MS"/>
          <w:w w:val="105"/>
          <w:sz w:val="24"/>
        </w:rPr>
        <w:t>×</w:t>
      </w:r>
      <w:r>
        <w:rPr>
          <w:w w:val="105"/>
          <w:sz w:val="24"/>
        </w:rPr>
        <w:t>);</w:t>
      </w:r>
      <w:r>
        <w:rPr>
          <w:spacing w:val="19"/>
          <w:w w:val="105"/>
          <w:sz w:val="24"/>
        </w:rPr>
        <w:t xml:space="preserve"> </w:t>
      </w:r>
      <w:r>
        <w:rPr>
          <w:w w:val="105"/>
          <w:sz w:val="24"/>
        </w:rPr>
        <w:t>Table</w:t>
      </w:r>
      <w:r>
        <w:rPr>
          <w:spacing w:val="8"/>
          <w:w w:val="105"/>
          <w:sz w:val="24"/>
        </w:rPr>
        <w:t xml:space="preserve"> </w:t>
      </w:r>
      <w:hyperlink w:anchor="_bookmark93" w:history="1">
        <w:r>
          <w:rPr>
            <w:w w:val="105"/>
            <w:sz w:val="24"/>
          </w:rPr>
          <w:t>4.3</w:t>
        </w:r>
      </w:hyperlink>
      <w:r>
        <w:rPr>
          <w:spacing w:val="9"/>
          <w:w w:val="105"/>
          <w:sz w:val="24"/>
        </w:rPr>
        <w:t xml:space="preserve"> </w:t>
      </w:r>
      <w:r>
        <w:rPr>
          <w:w w:val="105"/>
          <w:sz w:val="24"/>
        </w:rPr>
        <w:t>(</w:t>
      </w:r>
      <w:r>
        <w:rPr>
          <w:rFonts w:ascii="Arial Unicode MS" w:hAnsi="Arial Unicode MS"/>
          <w:w w:val="105"/>
          <w:sz w:val="24"/>
        </w:rPr>
        <w:t>≈</w:t>
      </w:r>
      <w:r>
        <w:rPr>
          <w:rFonts w:ascii="Arial Unicode MS" w:hAnsi="Arial Unicode MS"/>
          <w:spacing w:val="32"/>
          <w:w w:val="105"/>
          <w:sz w:val="24"/>
        </w:rPr>
        <w:t xml:space="preserve"> </w:t>
      </w:r>
      <w:r>
        <w:rPr>
          <w:w w:val="105"/>
          <w:sz w:val="24"/>
        </w:rPr>
        <w:t>10</w:t>
      </w:r>
      <w:r>
        <w:rPr>
          <w:i/>
          <w:w w:val="105"/>
          <w:sz w:val="24"/>
        </w:rPr>
        <w:t>.</w:t>
      </w:r>
      <w:r>
        <w:rPr>
          <w:w w:val="105"/>
          <w:sz w:val="24"/>
        </w:rPr>
        <w:t>4</w:t>
      </w:r>
      <w:r>
        <w:rPr>
          <w:rFonts w:ascii="Arial Unicode MS" w:hAnsi="Arial Unicode MS"/>
          <w:w w:val="105"/>
          <w:sz w:val="24"/>
        </w:rPr>
        <w:t>×</w:t>
      </w:r>
      <w:r>
        <w:rPr>
          <w:rFonts w:ascii="Arial Unicode MS" w:hAnsi="Arial Unicode MS"/>
          <w:spacing w:val="1"/>
          <w:w w:val="105"/>
          <w:sz w:val="24"/>
        </w:rPr>
        <w:t xml:space="preserve"> </w:t>
      </w:r>
      <w:r>
        <w:rPr>
          <w:w w:val="105"/>
          <w:sz w:val="24"/>
        </w:rPr>
        <w:t>at</w:t>
      </w:r>
      <w:r>
        <w:rPr>
          <w:spacing w:val="10"/>
          <w:w w:val="105"/>
          <w:sz w:val="24"/>
        </w:rPr>
        <w:t xml:space="preserve"> </w:t>
      </w:r>
      <w:r>
        <w:rPr>
          <w:i/>
          <w:w w:val="105"/>
          <w:sz w:val="24"/>
        </w:rPr>
        <w:t>n</w:t>
      </w:r>
      <w:r>
        <w:rPr>
          <w:i/>
          <w:spacing w:val="38"/>
          <w:w w:val="105"/>
          <w:sz w:val="24"/>
        </w:rPr>
        <w:t xml:space="preserve"> </w:t>
      </w:r>
      <w:r>
        <w:rPr>
          <w:w w:val="105"/>
          <w:sz w:val="24"/>
        </w:rPr>
        <w:t>=</w:t>
      </w:r>
      <w:r>
        <w:rPr>
          <w:spacing w:val="39"/>
          <w:w w:val="105"/>
          <w:sz w:val="24"/>
        </w:rPr>
        <w:t xml:space="preserve"> </w:t>
      </w:r>
      <w:r>
        <w:rPr>
          <w:spacing w:val="-2"/>
          <w:w w:val="105"/>
          <w:sz w:val="24"/>
        </w:rPr>
        <w:t>10</w:t>
      </w:r>
      <w:r>
        <w:rPr>
          <w:i/>
          <w:spacing w:val="-2"/>
          <w:w w:val="105"/>
          <w:sz w:val="24"/>
        </w:rPr>
        <w:t>,</w:t>
      </w:r>
      <w:r>
        <w:rPr>
          <w:spacing w:val="-2"/>
          <w:w w:val="105"/>
          <w:sz w:val="24"/>
        </w:rPr>
        <w:t>000;</w:t>
      </w:r>
    </w:p>
    <w:p w14:paraId="00DC26AE" w14:textId="77777777" w:rsidR="00350CFB" w:rsidRDefault="00283FFF">
      <w:pPr>
        <w:pStyle w:val="BodyText"/>
        <w:spacing w:before="39"/>
        <w:ind w:left="808"/>
      </w:pPr>
      <w:r>
        <w:rPr>
          <w:rFonts w:ascii="Arial Unicode MS" w:hAnsi="Arial Unicode MS"/>
          <w:w w:val="105"/>
        </w:rPr>
        <w:t>≈</w:t>
      </w:r>
      <w:r>
        <w:rPr>
          <w:rFonts w:ascii="Arial Unicode MS" w:hAnsi="Arial Unicode MS"/>
          <w:spacing w:val="-18"/>
          <w:w w:val="105"/>
        </w:rPr>
        <w:t xml:space="preserve"> </w:t>
      </w:r>
      <w:r>
        <w:rPr>
          <w:w w:val="105"/>
        </w:rPr>
        <w:t>9</w:t>
      </w:r>
      <w:r>
        <w:rPr>
          <w:i/>
          <w:w w:val="105"/>
        </w:rPr>
        <w:t>.</w:t>
      </w:r>
      <w:r>
        <w:rPr>
          <w:w w:val="105"/>
        </w:rPr>
        <w:t>4</w:t>
      </w:r>
      <w:r>
        <w:rPr>
          <w:rFonts w:ascii="Arial Unicode MS" w:hAnsi="Arial Unicode MS"/>
          <w:w w:val="105"/>
        </w:rPr>
        <w:t>×</w:t>
      </w:r>
      <w:r>
        <w:rPr>
          <w:rFonts w:ascii="Arial Unicode MS" w:hAnsi="Arial Unicode MS"/>
          <w:spacing w:val="-17"/>
          <w:w w:val="105"/>
        </w:rPr>
        <w:t xml:space="preserve"> </w:t>
      </w:r>
      <w:r>
        <w:rPr>
          <w:w w:val="105"/>
        </w:rPr>
        <w:t>at</w:t>
      </w:r>
      <w:r>
        <w:rPr>
          <w:spacing w:val="-16"/>
          <w:w w:val="105"/>
        </w:rPr>
        <w:t xml:space="preserve"> </w:t>
      </w:r>
      <w:r>
        <w:rPr>
          <w:i/>
          <w:w w:val="105"/>
        </w:rPr>
        <w:t>N</w:t>
      </w:r>
      <w:r>
        <w:rPr>
          <w:i/>
          <w:spacing w:val="8"/>
          <w:w w:val="105"/>
        </w:rPr>
        <w:t xml:space="preserve"> </w:t>
      </w:r>
      <w:r>
        <w:rPr>
          <w:w w:val="105"/>
        </w:rPr>
        <w:t>=</w:t>
      </w:r>
      <w:r>
        <w:rPr>
          <w:spacing w:val="-9"/>
          <w:w w:val="105"/>
        </w:rPr>
        <w:t xml:space="preserve"> </w:t>
      </w:r>
      <w:r>
        <w:rPr>
          <w:w w:val="105"/>
        </w:rPr>
        <w:t>31</w:t>
      </w:r>
      <w:r>
        <w:rPr>
          <w:i/>
          <w:w w:val="105"/>
        </w:rPr>
        <w:t>,</w:t>
      </w:r>
      <w:r>
        <w:rPr>
          <w:w w:val="105"/>
        </w:rPr>
        <w:t>612);</w:t>
      </w:r>
      <w:r>
        <w:rPr>
          <w:spacing w:val="-16"/>
          <w:w w:val="105"/>
        </w:rPr>
        <w:t xml:space="preserve"> </w:t>
      </w:r>
      <w:r>
        <w:rPr>
          <w:w w:val="105"/>
        </w:rPr>
        <w:t>Figure</w:t>
      </w:r>
      <w:r>
        <w:rPr>
          <w:spacing w:val="-15"/>
          <w:w w:val="105"/>
        </w:rPr>
        <w:t xml:space="preserve"> </w:t>
      </w:r>
      <w:hyperlink w:anchor="_bookmark94" w:history="1">
        <w:r>
          <w:rPr>
            <w:w w:val="105"/>
          </w:rPr>
          <w:t>4.4</w:t>
        </w:r>
      </w:hyperlink>
      <w:r>
        <w:rPr>
          <w:w w:val="105"/>
        </w:rPr>
        <w:t>;</w:t>
      </w:r>
      <w:r>
        <w:rPr>
          <w:spacing w:val="-15"/>
          <w:w w:val="105"/>
        </w:rPr>
        <w:t xml:space="preserve"> </w:t>
      </w:r>
      <w:r>
        <w:rPr>
          <w:w w:val="105"/>
        </w:rPr>
        <w:t>edge</w:t>
      </w:r>
      <w:r>
        <w:rPr>
          <w:spacing w:val="-15"/>
          <w:w w:val="105"/>
        </w:rPr>
        <w:t xml:space="preserve"> </w:t>
      </w:r>
      <w:r>
        <w:rPr>
          <w:w w:val="105"/>
        </w:rPr>
        <w:t>counts</w:t>
      </w:r>
      <w:r>
        <w:rPr>
          <w:spacing w:val="-14"/>
          <w:w w:val="105"/>
        </w:rPr>
        <w:t xml:space="preserve"> </w:t>
      </w:r>
      <w:r>
        <w:rPr>
          <w:w w:val="105"/>
        </w:rPr>
        <w:t>14</w:t>
      </w:r>
      <w:r>
        <w:rPr>
          <w:i/>
          <w:w w:val="105"/>
        </w:rPr>
        <w:t>,</w:t>
      </w:r>
      <w:r>
        <w:rPr>
          <w:w w:val="105"/>
        </w:rPr>
        <w:t>727</w:t>
      </w:r>
      <w:r>
        <w:rPr>
          <w:spacing w:val="-14"/>
          <w:w w:val="105"/>
        </w:rPr>
        <w:t xml:space="preserve"> </w:t>
      </w:r>
      <w:r>
        <w:rPr>
          <w:w w:val="105"/>
        </w:rPr>
        <w:t>vs.</w:t>
      </w:r>
      <w:r>
        <w:rPr>
          <w:spacing w:val="-16"/>
          <w:w w:val="105"/>
        </w:rPr>
        <w:t xml:space="preserve"> </w:t>
      </w:r>
      <w:r>
        <w:rPr>
          <w:spacing w:val="-2"/>
          <w:w w:val="105"/>
        </w:rPr>
        <w:t>137</w:t>
      </w:r>
      <w:r>
        <w:rPr>
          <w:i/>
          <w:spacing w:val="-2"/>
          <w:w w:val="105"/>
        </w:rPr>
        <w:t>,</w:t>
      </w:r>
      <w:r>
        <w:rPr>
          <w:spacing w:val="-2"/>
          <w:w w:val="105"/>
        </w:rPr>
        <w:t>087.</w:t>
      </w:r>
    </w:p>
    <w:p w14:paraId="00DC26AF" w14:textId="77777777" w:rsidR="00350CFB" w:rsidRDefault="00350CFB">
      <w:pPr>
        <w:pStyle w:val="BodyText"/>
        <w:spacing w:before="123"/>
      </w:pPr>
    </w:p>
    <w:p w14:paraId="00DC26B0" w14:textId="77777777" w:rsidR="00350CFB" w:rsidRDefault="00283FFF">
      <w:pPr>
        <w:pStyle w:val="Heading3"/>
        <w:numPr>
          <w:ilvl w:val="2"/>
          <w:numId w:val="26"/>
        </w:numPr>
        <w:tabs>
          <w:tab w:val="left" w:pos="879"/>
        </w:tabs>
        <w:ind w:left="879" w:hanging="597"/>
      </w:pPr>
      <w:bookmarkStart w:id="554" w:name="RQ4_—_Validation_frame"/>
      <w:bookmarkStart w:id="555" w:name="_bookmark240"/>
      <w:bookmarkEnd w:id="554"/>
      <w:bookmarkEnd w:id="555"/>
      <w:r>
        <w:rPr>
          <w:spacing w:val="-2"/>
        </w:rPr>
        <w:t>RQ4</w:t>
      </w:r>
      <w:r>
        <w:rPr>
          <w:spacing w:val="-10"/>
        </w:rPr>
        <w:t xml:space="preserve"> </w:t>
      </w:r>
      <w:r>
        <w:rPr>
          <w:spacing w:val="-2"/>
        </w:rPr>
        <w:t>—</w:t>
      </w:r>
      <w:r>
        <w:rPr>
          <w:spacing w:val="-8"/>
        </w:rPr>
        <w:t xml:space="preserve"> </w:t>
      </w:r>
      <w:r>
        <w:rPr>
          <w:spacing w:val="-2"/>
        </w:rPr>
        <w:t>Validation</w:t>
      </w:r>
      <w:r>
        <w:rPr>
          <w:spacing w:val="-7"/>
        </w:rPr>
        <w:t xml:space="preserve"> </w:t>
      </w:r>
      <w:r>
        <w:rPr>
          <w:spacing w:val="-4"/>
        </w:rPr>
        <w:t>frame</w:t>
      </w:r>
    </w:p>
    <w:p w14:paraId="00DC26B1" w14:textId="77777777" w:rsidR="00350CFB" w:rsidRDefault="00350CFB">
      <w:pPr>
        <w:pStyle w:val="BodyText"/>
        <w:spacing w:before="47"/>
        <w:rPr>
          <w:b/>
        </w:rPr>
      </w:pPr>
    </w:p>
    <w:p w14:paraId="00DC26B2" w14:textId="77777777" w:rsidR="00350CFB" w:rsidRDefault="00283FFF">
      <w:pPr>
        <w:pStyle w:val="ListParagraph"/>
        <w:numPr>
          <w:ilvl w:val="3"/>
          <w:numId w:val="26"/>
        </w:numPr>
        <w:tabs>
          <w:tab w:val="left" w:pos="806"/>
          <w:tab w:val="left" w:pos="808"/>
        </w:tabs>
        <w:spacing w:line="396" w:lineRule="auto"/>
        <w:ind w:left="808" w:right="564"/>
        <w:rPr>
          <w:sz w:val="24"/>
        </w:rPr>
      </w:pPr>
      <w:r>
        <w:rPr>
          <w:b/>
          <w:sz w:val="24"/>
        </w:rPr>
        <w:t>Statement:</w:t>
      </w:r>
      <w:r>
        <w:rPr>
          <w:b/>
          <w:spacing w:val="40"/>
          <w:sz w:val="24"/>
        </w:rPr>
        <w:t xml:space="preserve"> </w:t>
      </w:r>
      <w:r>
        <w:rPr>
          <w:sz w:val="24"/>
        </w:rPr>
        <w:t>For social methods, transfer proxies align more strongly than trading-success proxies on this chain.</w:t>
      </w:r>
    </w:p>
    <w:p w14:paraId="00DC26B3" w14:textId="77777777" w:rsidR="00350CFB" w:rsidRDefault="00283FFF">
      <w:pPr>
        <w:pStyle w:val="ListParagraph"/>
        <w:numPr>
          <w:ilvl w:val="3"/>
          <w:numId w:val="26"/>
        </w:numPr>
        <w:tabs>
          <w:tab w:val="left" w:pos="806"/>
          <w:tab w:val="left" w:pos="808"/>
        </w:tabs>
        <w:spacing w:before="39" w:line="396" w:lineRule="auto"/>
        <w:ind w:left="808" w:right="565"/>
        <w:rPr>
          <w:sz w:val="24"/>
        </w:rPr>
      </w:pPr>
      <w:r>
        <w:rPr>
          <w:b/>
          <w:sz w:val="24"/>
        </w:rPr>
        <w:t>Evidence:</w:t>
      </w:r>
      <w:r>
        <w:rPr>
          <w:b/>
          <w:spacing w:val="38"/>
          <w:sz w:val="24"/>
        </w:rPr>
        <w:t xml:space="preserve"> </w:t>
      </w:r>
      <w:r>
        <w:rPr>
          <w:sz w:val="24"/>
        </w:rPr>
        <w:t xml:space="preserve">Table </w:t>
      </w:r>
      <w:hyperlink w:anchor="_bookmark101" w:history="1">
        <w:r>
          <w:rPr>
            <w:sz w:val="24"/>
          </w:rPr>
          <w:t>4.7</w:t>
        </w:r>
      </w:hyperlink>
      <w:r>
        <w:rPr>
          <w:sz w:val="24"/>
        </w:rPr>
        <w:t>:</w:t>
      </w:r>
      <w:r>
        <w:rPr>
          <w:spacing w:val="37"/>
          <w:sz w:val="24"/>
        </w:rPr>
        <w:t xml:space="preserve"> </w:t>
      </w:r>
      <w:r>
        <w:rPr>
          <w:sz w:val="24"/>
        </w:rPr>
        <w:t>transfer means 0</w:t>
      </w:r>
      <w:r>
        <w:rPr>
          <w:i/>
          <w:sz w:val="24"/>
        </w:rPr>
        <w:t>.</w:t>
      </w:r>
      <w:r>
        <w:rPr>
          <w:sz w:val="24"/>
        </w:rPr>
        <w:t>333 (ER) and 0</w:t>
      </w:r>
      <w:r>
        <w:rPr>
          <w:i/>
          <w:sz w:val="24"/>
        </w:rPr>
        <w:t>.</w:t>
      </w:r>
      <w:r>
        <w:rPr>
          <w:sz w:val="24"/>
        </w:rPr>
        <w:t>534 (AWP) exceed trading-success means 0</w:t>
      </w:r>
      <w:r>
        <w:rPr>
          <w:i/>
          <w:sz w:val="24"/>
        </w:rPr>
        <w:t>.</w:t>
      </w:r>
      <w:r>
        <w:rPr>
          <w:sz w:val="24"/>
        </w:rPr>
        <w:t>096 (ER) and 0</w:t>
      </w:r>
      <w:r>
        <w:rPr>
          <w:i/>
          <w:sz w:val="24"/>
        </w:rPr>
        <w:t>.</w:t>
      </w:r>
      <w:r>
        <w:rPr>
          <w:sz w:val="24"/>
        </w:rPr>
        <w:t>179 (AWP).</w:t>
      </w:r>
    </w:p>
    <w:p w14:paraId="00DC26B4" w14:textId="77777777" w:rsidR="00350CFB" w:rsidRDefault="00350CFB">
      <w:pPr>
        <w:pStyle w:val="BodyText"/>
        <w:spacing w:before="7"/>
      </w:pPr>
    </w:p>
    <w:p w14:paraId="00DC26B5" w14:textId="77777777" w:rsidR="00350CFB" w:rsidRDefault="00283FFF">
      <w:pPr>
        <w:pStyle w:val="Heading3"/>
        <w:numPr>
          <w:ilvl w:val="2"/>
          <w:numId w:val="26"/>
        </w:numPr>
        <w:tabs>
          <w:tab w:val="left" w:pos="879"/>
        </w:tabs>
        <w:ind w:left="879" w:hanging="597"/>
      </w:pPr>
      <w:bookmarkStart w:id="556" w:name="SRQ1_/_SC1_—_GF-PR_ceiling"/>
      <w:bookmarkStart w:id="557" w:name="_bookmark241"/>
      <w:bookmarkEnd w:id="556"/>
      <w:bookmarkEnd w:id="557"/>
      <w:r>
        <w:t>SRQ1</w:t>
      </w:r>
      <w:r>
        <w:rPr>
          <w:spacing w:val="-6"/>
        </w:rPr>
        <w:t xml:space="preserve"> </w:t>
      </w:r>
      <w:r>
        <w:t>/</w:t>
      </w:r>
      <w:r>
        <w:rPr>
          <w:spacing w:val="-6"/>
        </w:rPr>
        <w:t xml:space="preserve"> </w:t>
      </w:r>
      <w:r>
        <w:t>SC1</w:t>
      </w:r>
      <w:r>
        <w:rPr>
          <w:spacing w:val="-6"/>
        </w:rPr>
        <w:t xml:space="preserve"> </w:t>
      </w:r>
      <w:r>
        <w:t>—</w:t>
      </w:r>
      <w:r>
        <w:rPr>
          <w:spacing w:val="-6"/>
        </w:rPr>
        <w:t xml:space="preserve"> </w:t>
      </w:r>
      <w:r>
        <w:t>GF-PR</w:t>
      </w:r>
      <w:r>
        <w:rPr>
          <w:spacing w:val="-6"/>
        </w:rPr>
        <w:t xml:space="preserve"> </w:t>
      </w:r>
      <w:r>
        <w:rPr>
          <w:spacing w:val="-2"/>
        </w:rPr>
        <w:t>ceiling</w:t>
      </w:r>
    </w:p>
    <w:p w14:paraId="00DC26B6" w14:textId="77777777" w:rsidR="00350CFB" w:rsidRDefault="00350CFB">
      <w:pPr>
        <w:pStyle w:val="BodyText"/>
        <w:spacing w:before="46"/>
        <w:rPr>
          <w:b/>
        </w:rPr>
      </w:pPr>
    </w:p>
    <w:p w14:paraId="00DC26B7" w14:textId="77777777" w:rsidR="00350CFB" w:rsidRDefault="00283FFF">
      <w:pPr>
        <w:pStyle w:val="ListParagraph"/>
        <w:numPr>
          <w:ilvl w:val="3"/>
          <w:numId w:val="26"/>
        </w:numPr>
        <w:tabs>
          <w:tab w:val="left" w:pos="807"/>
        </w:tabs>
        <w:spacing w:before="1"/>
        <w:ind w:left="807" w:hanging="214"/>
        <w:rPr>
          <w:sz w:val="24"/>
        </w:rPr>
      </w:pPr>
      <w:r>
        <w:rPr>
          <w:b/>
          <w:sz w:val="24"/>
        </w:rPr>
        <w:t>Statement:</w:t>
      </w:r>
      <w:r>
        <w:rPr>
          <w:b/>
          <w:spacing w:val="6"/>
          <w:sz w:val="24"/>
        </w:rPr>
        <w:t xml:space="preserve"> </w:t>
      </w:r>
      <w:r>
        <w:rPr>
          <w:sz w:val="24"/>
        </w:rPr>
        <w:t>GF-PR</w:t>
      </w:r>
      <w:r>
        <w:rPr>
          <w:spacing w:val="-10"/>
          <w:sz w:val="24"/>
        </w:rPr>
        <w:t xml:space="preserve"> </w:t>
      </w:r>
      <w:r>
        <w:rPr>
          <w:sz w:val="24"/>
        </w:rPr>
        <w:t>bounds</w:t>
      </w:r>
      <w:r>
        <w:rPr>
          <w:spacing w:val="-10"/>
          <w:sz w:val="24"/>
        </w:rPr>
        <w:t xml:space="preserve"> </w:t>
      </w:r>
      <w:r>
        <w:rPr>
          <w:sz w:val="24"/>
        </w:rPr>
        <w:t>trading-outcome</w:t>
      </w:r>
      <w:r>
        <w:rPr>
          <w:spacing w:val="-10"/>
          <w:sz w:val="24"/>
        </w:rPr>
        <w:t xml:space="preserve"> </w:t>
      </w:r>
      <w:r>
        <w:rPr>
          <w:sz w:val="24"/>
        </w:rPr>
        <w:t>alignment</w:t>
      </w:r>
      <w:r>
        <w:rPr>
          <w:spacing w:val="-10"/>
          <w:sz w:val="24"/>
        </w:rPr>
        <w:t xml:space="preserve"> </w:t>
      </w:r>
      <w:r>
        <w:rPr>
          <w:sz w:val="24"/>
        </w:rPr>
        <w:t>via</w:t>
      </w:r>
      <w:r>
        <w:rPr>
          <w:spacing w:val="-10"/>
          <w:sz w:val="24"/>
        </w:rPr>
        <w:t xml:space="preserve"> </w:t>
      </w:r>
      <w:r>
        <w:rPr>
          <w:sz w:val="24"/>
        </w:rPr>
        <w:t>construct</w:t>
      </w:r>
      <w:r>
        <w:rPr>
          <w:spacing w:val="-11"/>
          <w:sz w:val="24"/>
        </w:rPr>
        <w:t xml:space="preserve"> </w:t>
      </w:r>
      <w:r>
        <w:rPr>
          <w:spacing w:val="-2"/>
          <w:sz w:val="24"/>
        </w:rPr>
        <w:t>overlap.</w:t>
      </w:r>
    </w:p>
    <w:p w14:paraId="00DC26B8" w14:textId="77777777" w:rsidR="00350CFB" w:rsidRDefault="00283FFF">
      <w:pPr>
        <w:pStyle w:val="ListParagraph"/>
        <w:numPr>
          <w:ilvl w:val="3"/>
          <w:numId w:val="26"/>
        </w:numPr>
        <w:tabs>
          <w:tab w:val="left" w:pos="807"/>
        </w:tabs>
        <w:spacing w:before="217"/>
        <w:ind w:left="807" w:hanging="214"/>
        <w:rPr>
          <w:sz w:val="24"/>
        </w:rPr>
      </w:pPr>
      <w:r>
        <w:rPr>
          <w:b/>
          <w:sz w:val="24"/>
        </w:rPr>
        <w:t>Evidence:</w:t>
      </w:r>
      <w:r>
        <w:rPr>
          <w:b/>
          <w:spacing w:val="6"/>
          <w:sz w:val="24"/>
        </w:rPr>
        <w:t xml:space="preserve"> </w:t>
      </w:r>
      <w:r>
        <w:rPr>
          <w:sz w:val="24"/>
        </w:rPr>
        <w:t>Table</w:t>
      </w:r>
      <w:r>
        <w:rPr>
          <w:spacing w:val="-11"/>
          <w:sz w:val="24"/>
        </w:rPr>
        <w:t xml:space="preserve"> </w:t>
      </w:r>
      <w:hyperlink w:anchor="_bookmark101" w:history="1">
        <w:r>
          <w:rPr>
            <w:sz w:val="24"/>
          </w:rPr>
          <w:t>4.7</w:t>
        </w:r>
      </w:hyperlink>
      <w:r>
        <w:rPr>
          <w:spacing w:val="-11"/>
          <w:sz w:val="24"/>
        </w:rPr>
        <w:t xml:space="preserve"> </w:t>
      </w:r>
      <w:r>
        <w:rPr>
          <w:sz w:val="24"/>
        </w:rPr>
        <w:t>row</w:t>
      </w:r>
      <w:r>
        <w:rPr>
          <w:spacing w:val="-10"/>
          <w:sz w:val="24"/>
        </w:rPr>
        <w:t xml:space="preserve"> </w:t>
      </w:r>
      <w:r>
        <w:rPr>
          <w:sz w:val="24"/>
        </w:rPr>
        <w:t>GF-PR:</w:t>
      </w:r>
      <w:r>
        <w:rPr>
          <w:spacing w:val="-11"/>
          <w:sz w:val="24"/>
        </w:rPr>
        <w:t xml:space="preserve"> </w:t>
      </w:r>
      <w:r>
        <w:rPr>
          <w:sz w:val="24"/>
        </w:rPr>
        <w:t>inverse-risk</w:t>
      </w:r>
      <w:r>
        <w:rPr>
          <w:spacing w:val="-10"/>
          <w:sz w:val="24"/>
        </w:rPr>
        <w:t xml:space="preserve"> </w:t>
      </w:r>
      <w:r>
        <w:rPr>
          <w:sz w:val="24"/>
        </w:rPr>
        <w:t>0</w:t>
      </w:r>
      <w:r>
        <w:rPr>
          <w:i/>
          <w:sz w:val="24"/>
        </w:rPr>
        <w:t>.</w:t>
      </w:r>
      <w:r>
        <w:rPr>
          <w:sz w:val="24"/>
        </w:rPr>
        <w:t>376,</w:t>
      </w:r>
      <w:r>
        <w:rPr>
          <w:spacing w:val="-11"/>
          <w:sz w:val="24"/>
        </w:rPr>
        <w:t xml:space="preserve"> </w:t>
      </w:r>
      <w:r>
        <w:rPr>
          <w:sz w:val="24"/>
        </w:rPr>
        <w:t>trading</w:t>
      </w:r>
      <w:r>
        <w:rPr>
          <w:spacing w:val="-11"/>
          <w:sz w:val="24"/>
        </w:rPr>
        <w:t xml:space="preserve"> </w:t>
      </w:r>
      <w:r>
        <w:rPr>
          <w:sz w:val="24"/>
        </w:rPr>
        <w:t>success</w:t>
      </w:r>
      <w:r>
        <w:rPr>
          <w:spacing w:val="-9"/>
          <w:sz w:val="24"/>
        </w:rPr>
        <w:t xml:space="preserve"> </w:t>
      </w:r>
      <w:r>
        <w:rPr>
          <w:sz w:val="24"/>
        </w:rPr>
        <w:t>0</w:t>
      </w:r>
      <w:r>
        <w:rPr>
          <w:i/>
          <w:sz w:val="24"/>
        </w:rPr>
        <w:t>.</w:t>
      </w:r>
      <w:r>
        <w:rPr>
          <w:sz w:val="24"/>
        </w:rPr>
        <w:t>583;</w:t>
      </w:r>
      <w:r>
        <w:rPr>
          <w:spacing w:val="-11"/>
          <w:sz w:val="24"/>
        </w:rPr>
        <w:t xml:space="preserve"> </w:t>
      </w:r>
      <w:r>
        <w:rPr>
          <w:sz w:val="24"/>
        </w:rPr>
        <w:t>Section</w:t>
      </w:r>
      <w:r>
        <w:rPr>
          <w:spacing w:val="-10"/>
          <w:sz w:val="24"/>
        </w:rPr>
        <w:t xml:space="preserve"> </w:t>
      </w:r>
      <w:hyperlink w:anchor="_bookmark112" w:history="1">
        <w:r>
          <w:rPr>
            <w:spacing w:val="-4"/>
            <w:sz w:val="24"/>
          </w:rPr>
          <w:t>4.7</w:t>
        </w:r>
      </w:hyperlink>
      <w:r>
        <w:rPr>
          <w:spacing w:val="-4"/>
          <w:sz w:val="24"/>
        </w:rPr>
        <w:t>.</w:t>
      </w:r>
    </w:p>
    <w:p w14:paraId="00DC26B9" w14:textId="77777777" w:rsidR="00350CFB" w:rsidRDefault="00350CFB">
      <w:pPr>
        <w:pStyle w:val="ListParagraph"/>
        <w:rPr>
          <w:sz w:val="24"/>
        </w:rPr>
        <w:sectPr w:rsidR="00350CFB">
          <w:pgSz w:w="11910" w:h="16840"/>
          <w:pgMar w:top="1840" w:right="708" w:bottom="2300" w:left="992" w:header="0" w:footer="2115" w:gutter="0"/>
          <w:cols w:space="720"/>
        </w:sectPr>
      </w:pPr>
    </w:p>
    <w:p w14:paraId="00DC26BA" w14:textId="77777777" w:rsidR="00350CFB" w:rsidRDefault="00283FFF">
      <w:pPr>
        <w:pStyle w:val="Heading3"/>
        <w:numPr>
          <w:ilvl w:val="2"/>
          <w:numId w:val="26"/>
        </w:numPr>
        <w:tabs>
          <w:tab w:val="left" w:pos="879"/>
        </w:tabs>
        <w:spacing w:before="73"/>
        <w:ind w:left="879" w:hanging="597"/>
      </w:pPr>
      <w:r>
        <w:rPr>
          <w:spacing w:val="-2"/>
        </w:rPr>
        <w:lastRenderedPageBreak/>
        <w:t>Claims</w:t>
      </w:r>
      <w:r>
        <w:t xml:space="preserve"> </w:t>
      </w:r>
      <w:r>
        <w:rPr>
          <w:spacing w:val="-2"/>
        </w:rPr>
        <w:t>C1–</w:t>
      </w:r>
      <w:r>
        <w:rPr>
          <w:spacing w:val="-5"/>
        </w:rPr>
        <w:t>C4</w:t>
      </w:r>
    </w:p>
    <w:p w14:paraId="00DC26BB" w14:textId="77777777" w:rsidR="00350CFB" w:rsidRDefault="00350CFB">
      <w:pPr>
        <w:pStyle w:val="BodyText"/>
        <w:spacing w:before="46"/>
        <w:rPr>
          <w:b/>
        </w:rPr>
      </w:pPr>
    </w:p>
    <w:p w14:paraId="00DC26BC" w14:textId="77777777" w:rsidR="00350CFB" w:rsidRDefault="00283FFF">
      <w:pPr>
        <w:pStyle w:val="ListParagraph"/>
        <w:numPr>
          <w:ilvl w:val="3"/>
          <w:numId w:val="26"/>
        </w:numPr>
        <w:tabs>
          <w:tab w:val="left" w:pos="807"/>
        </w:tabs>
        <w:ind w:left="807" w:hanging="214"/>
        <w:rPr>
          <w:sz w:val="24"/>
        </w:rPr>
      </w:pPr>
      <w:r>
        <w:rPr>
          <w:b/>
          <w:sz w:val="24"/>
        </w:rPr>
        <w:t>C1:</w:t>
      </w:r>
      <w:r>
        <w:rPr>
          <w:b/>
          <w:spacing w:val="12"/>
          <w:sz w:val="24"/>
        </w:rPr>
        <w:t xml:space="preserve"> </w:t>
      </w:r>
      <w:r>
        <w:rPr>
          <w:sz w:val="24"/>
        </w:rPr>
        <w:t>runtime</w:t>
      </w:r>
      <w:r>
        <w:rPr>
          <w:spacing w:val="-5"/>
          <w:sz w:val="24"/>
        </w:rPr>
        <w:t xml:space="preserve"> </w:t>
      </w:r>
      <w:r>
        <w:rPr>
          <w:sz w:val="24"/>
        </w:rPr>
        <w:t>evidence</w:t>
      </w:r>
      <w:r>
        <w:rPr>
          <w:spacing w:val="-6"/>
          <w:sz w:val="24"/>
        </w:rPr>
        <w:t xml:space="preserve"> </w:t>
      </w:r>
      <w:r>
        <w:rPr>
          <w:sz w:val="24"/>
        </w:rPr>
        <w:t>as</w:t>
      </w:r>
      <w:r>
        <w:rPr>
          <w:spacing w:val="-5"/>
          <w:sz w:val="24"/>
        </w:rPr>
        <w:t xml:space="preserve"> </w:t>
      </w:r>
      <w:r>
        <w:rPr>
          <w:sz w:val="24"/>
        </w:rPr>
        <w:t>in</w:t>
      </w:r>
      <w:r>
        <w:rPr>
          <w:spacing w:val="-6"/>
          <w:sz w:val="24"/>
        </w:rPr>
        <w:t xml:space="preserve"> </w:t>
      </w:r>
      <w:r>
        <w:rPr>
          <w:spacing w:val="-2"/>
          <w:sz w:val="24"/>
        </w:rPr>
        <w:t>H3/RQ3.</w:t>
      </w:r>
    </w:p>
    <w:p w14:paraId="00DC26BD" w14:textId="77777777" w:rsidR="00350CFB" w:rsidRDefault="00283FFF">
      <w:pPr>
        <w:pStyle w:val="ListParagraph"/>
        <w:numPr>
          <w:ilvl w:val="3"/>
          <w:numId w:val="26"/>
        </w:numPr>
        <w:tabs>
          <w:tab w:val="left" w:pos="806"/>
          <w:tab w:val="left" w:pos="808"/>
        </w:tabs>
        <w:spacing w:before="217" w:line="396" w:lineRule="auto"/>
        <w:ind w:left="808" w:right="523"/>
        <w:rPr>
          <w:sz w:val="24"/>
        </w:rPr>
      </w:pPr>
      <w:r>
        <w:rPr>
          <w:b/>
          <w:sz w:val="24"/>
        </w:rPr>
        <w:t>C2:</w:t>
      </w:r>
      <w:r>
        <w:rPr>
          <w:b/>
          <w:spacing w:val="40"/>
          <w:sz w:val="24"/>
        </w:rPr>
        <w:t xml:space="preserve"> </w:t>
      </w:r>
      <w:r>
        <w:rPr>
          <w:sz w:val="24"/>
        </w:rPr>
        <w:t xml:space="preserve">credible alignment on selected proxies—allowance for ER, transfer for AWP—in Ta-bles </w:t>
      </w:r>
      <w:hyperlink w:anchor="_bookmark105" w:history="1">
        <w:r>
          <w:rPr>
            <w:sz w:val="24"/>
          </w:rPr>
          <w:t>4.9</w:t>
        </w:r>
      </w:hyperlink>
      <w:r>
        <w:rPr>
          <w:sz w:val="24"/>
        </w:rPr>
        <w:t xml:space="preserve"> and </w:t>
      </w:r>
      <w:hyperlink w:anchor="_bookmark104" w:history="1">
        <w:r>
          <w:rPr>
            <w:sz w:val="24"/>
          </w:rPr>
          <w:t>4.8</w:t>
        </w:r>
      </w:hyperlink>
      <w:r>
        <w:rPr>
          <w:sz w:val="24"/>
        </w:rPr>
        <w:t>.</w:t>
      </w:r>
    </w:p>
    <w:p w14:paraId="00DC26BE" w14:textId="77777777" w:rsidR="00350CFB" w:rsidRDefault="00283FFF">
      <w:pPr>
        <w:pStyle w:val="ListParagraph"/>
        <w:numPr>
          <w:ilvl w:val="3"/>
          <w:numId w:val="26"/>
        </w:numPr>
        <w:tabs>
          <w:tab w:val="left" w:pos="807"/>
        </w:tabs>
        <w:spacing w:before="39"/>
        <w:ind w:left="807" w:hanging="214"/>
        <w:rPr>
          <w:sz w:val="24"/>
        </w:rPr>
      </w:pPr>
      <w:r>
        <w:rPr>
          <w:b/>
          <w:sz w:val="24"/>
        </w:rPr>
        <w:t>C3:</w:t>
      </w:r>
      <w:r>
        <w:rPr>
          <w:b/>
          <w:spacing w:val="9"/>
          <w:sz w:val="24"/>
        </w:rPr>
        <w:t xml:space="preserve"> </w:t>
      </w:r>
      <w:r>
        <w:rPr>
          <w:sz w:val="24"/>
        </w:rPr>
        <w:t>construct-specific</w:t>
      </w:r>
      <w:r>
        <w:rPr>
          <w:spacing w:val="-9"/>
          <w:sz w:val="24"/>
        </w:rPr>
        <w:t xml:space="preserve"> </w:t>
      </w:r>
      <w:r>
        <w:rPr>
          <w:sz w:val="24"/>
        </w:rPr>
        <w:t>winners</w:t>
      </w:r>
      <w:r>
        <w:rPr>
          <w:spacing w:val="-8"/>
          <w:sz w:val="24"/>
        </w:rPr>
        <w:t xml:space="preserve"> </w:t>
      </w:r>
      <w:r>
        <w:rPr>
          <w:sz w:val="24"/>
        </w:rPr>
        <w:t>as</w:t>
      </w:r>
      <w:r>
        <w:rPr>
          <w:spacing w:val="-8"/>
          <w:sz w:val="24"/>
        </w:rPr>
        <w:t xml:space="preserve"> </w:t>
      </w:r>
      <w:r>
        <w:rPr>
          <w:sz w:val="24"/>
        </w:rPr>
        <w:t>in</w:t>
      </w:r>
      <w:r>
        <w:rPr>
          <w:spacing w:val="-9"/>
          <w:sz w:val="24"/>
        </w:rPr>
        <w:t xml:space="preserve"> </w:t>
      </w:r>
      <w:r>
        <w:rPr>
          <w:spacing w:val="-2"/>
          <w:sz w:val="24"/>
        </w:rPr>
        <w:t>H2/RQ2.</w:t>
      </w:r>
    </w:p>
    <w:p w14:paraId="00DC26BF" w14:textId="77777777" w:rsidR="00350CFB" w:rsidRDefault="00283FFF">
      <w:pPr>
        <w:pStyle w:val="ListParagraph"/>
        <w:numPr>
          <w:ilvl w:val="3"/>
          <w:numId w:val="26"/>
        </w:numPr>
        <w:tabs>
          <w:tab w:val="left" w:pos="807"/>
        </w:tabs>
        <w:spacing w:before="217"/>
        <w:ind w:left="807" w:hanging="214"/>
        <w:rPr>
          <w:sz w:val="24"/>
        </w:rPr>
      </w:pPr>
      <w:r>
        <w:rPr>
          <w:b/>
          <w:sz w:val="24"/>
        </w:rPr>
        <w:t>C4:</w:t>
      </w:r>
      <w:r>
        <w:rPr>
          <w:b/>
          <w:spacing w:val="57"/>
          <w:sz w:val="24"/>
        </w:rPr>
        <w:t xml:space="preserve"> </w:t>
      </w:r>
      <w:r>
        <w:rPr>
          <w:sz w:val="24"/>
        </w:rPr>
        <w:t>efficiency–alignment</w:t>
      </w:r>
      <w:r>
        <w:rPr>
          <w:spacing w:val="18"/>
          <w:sz w:val="24"/>
        </w:rPr>
        <w:t xml:space="preserve"> </w:t>
      </w:r>
      <w:r>
        <w:rPr>
          <w:sz w:val="24"/>
        </w:rPr>
        <w:t>trade-off</w:t>
      </w:r>
      <w:r>
        <w:rPr>
          <w:spacing w:val="18"/>
          <w:sz w:val="24"/>
        </w:rPr>
        <w:t xml:space="preserve"> </w:t>
      </w:r>
      <w:r>
        <w:rPr>
          <w:sz w:val="24"/>
        </w:rPr>
        <w:t>combining</w:t>
      </w:r>
      <w:r>
        <w:rPr>
          <w:spacing w:val="19"/>
          <w:sz w:val="24"/>
        </w:rPr>
        <w:t xml:space="preserve"> </w:t>
      </w:r>
      <w:r>
        <w:rPr>
          <w:sz w:val="24"/>
        </w:rPr>
        <w:t>C1</w:t>
      </w:r>
      <w:r>
        <w:rPr>
          <w:spacing w:val="18"/>
          <w:sz w:val="24"/>
        </w:rPr>
        <w:t xml:space="preserve"> </w:t>
      </w:r>
      <w:r>
        <w:rPr>
          <w:sz w:val="24"/>
        </w:rPr>
        <w:t>with</w:t>
      </w:r>
      <w:r>
        <w:rPr>
          <w:spacing w:val="18"/>
          <w:sz w:val="24"/>
        </w:rPr>
        <w:t xml:space="preserve"> </w:t>
      </w:r>
      <w:r>
        <w:rPr>
          <w:sz w:val="24"/>
        </w:rPr>
        <w:t>allowance</w:t>
      </w:r>
      <w:r>
        <w:rPr>
          <w:spacing w:val="18"/>
          <w:sz w:val="24"/>
        </w:rPr>
        <w:t xml:space="preserve"> </w:t>
      </w:r>
      <w:r>
        <w:rPr>
          <w:i/>
          <w:sz w:val="24"/>
        </w:rPr>
        <w:t>τ</w:t>
      </w:r>
      <w:r>
        <w:rPr>
          <w:i/>
          <w:spacing w:val="76"/>
          <w:sz w:val="24"/>
        </w:rPr>
        <w:t xml:space="preserve"> </w:t>
      </w:r>
      <w:r>
        <w:rPr>
          <w:sz w:val="24"/>
        </w:rPr>
        <w:t>=</w:t>
      </w:r>
      <w:r>
        <w:rPr>
          <w:spacing w:val="49"/>
          <w:sz w:val="24"/>
        </w:rPr>
        <w:t xml:space="preserve"> </w:t>
      </w:r>
      <w:r>
        <w:rPr>
          <w:sz w:val="24"/>
        </w:rPr>
        <w:t>0</w:t>
      </w:r>
      <w:r>
        <w:rPr>
          <w:i/>
          <w:sz w:val="24"/>
        </w:rPr>
        <w:t>.</w:t>
      </w:r>
      <w:r>
        <w:rPr>
          <w:sz w:val="24"/>
        </w:rPr>
        <w:t>355</w:t>
      </w:r>
      <w:r>
        <w:rPr>
          <w:spacing w:val="18"/>
          <w:sz w:val="24"/>
        </w:rPr>
        <w:t xml:space="preserve"> </w:t>
      </w:r>
      <w:r>
        <w:rPr>
          <w:sz w:val="24"/>
        </w:rPr>
        <w:t>and</w:t>
      </w:r>
      <w:r>
        <w:rPr>
          <w:spacing w:val="19"/>
          <w:sz w:val="24"/>
        </w:rPr>
        <w:t xml:space="preserve"> </w:t>
      </w:r>
      <w:r>
        <w:rPr>
          <w:spacing w:val="-2"/>
          <w:sz w:val="24"/>
        </w:rPr>
        <w:t>transfer</w:t>
      </w:r>
    </w:p>
    <w:p w14:paraId="00DC26C0" w14:textId="77777777" w:rsidR="00350CFB" w:rsidRDefault="00283FFF">
      <w:pPr>
        <w:pStyle w:val="BodyText"/>
        <w:spacing w:before="180"/>
        <w:ind w:left="808"/>
      </w:pPr>
      <w:r>
        <w:rPr>
          <w:i/>
        </w:rPr>
        <w:t>τ</w:t>
      </w:r>
      <w:r>
        <w:rPr>
          <w:i/>
          <w:spacing w:val="28"/>
        </w:rPr>
        <w:t xml:space="preserve"> </w:t>
      </w:r>
      <w:r>
        <w:t>=</w:t>
      </w:r>
      <w:r>
        <w:rPr>
          <w:spacing w:val="3"/>
        </w:rPr>
        <w:t xml:space="preserve"> </w:t>
      </w:r>
      <w:r>
        <w:t>0</w:t>
      </w:r>
      <w:r>
        <w:rPr>
          <w:i/>
        </w:rPr>
        <w:t>.</w:t>
      </w:r>
      <w:r>
        <w:t>333</w:t>
      </w:r>
      <w:r>
        <w:rPr>
          <w:spacing w:val="-2"/>
        </w:rPr>
        <w:t xml:space="preserve"> </w:t>
      </w:r>
      <w:r>
        <w:t>for</w:t>
      </w:r>
      <w:r>
        <w:rPr>
          <w:spacing w:val="-4"/>
        </w:rPr>
        <w:t xml:space="preserve"> </w:t>
      </w:r>
      <w:r>
        <w:t>EndorseRank;</w:t>
      </w:r>
      <w:r>
        <w:rPr>
          <w:spacing w:val="-4"/>
        </w:rPr>
        <w:t xml:space="preserve"> </w:t>
      </w:r>
      <w:r>
        <w:t>robustness</w:t>
      </w:r>
      <w:r>
        <w:rPr>
          <w:spacing w:val="-4"/>
        </w:rPr>
        <w:t xml:space="preserve"> </w:t>
      </w:r>
      <w:r>
        <w:t>in</w:t>
      </w:r>
      <w:r>
        <w:rPr>
          <w:spacing w:val="-3"/>
        </w:rPr>
        <w:t xml:space="preserve"> </w:t>
      </w:r>
      <w:r>
        <w:t>Tables</w:t>
      </w:r>
      <w:r>
        <w:rPr>
          <w:spacing w:val="-4"/>
        </w:rPr>
        <w:t xml:space="preserve"> </w:t>
      </w:r>
      <w:hyperlink w:anchor="_bookmark96" w:history="1">
        <w:r>
          <w:t>4.4</w:t>
        </w:r>
      </w:hyperlink>
      <w:r>
        <w:t>–</w:t>
      </w:r>
      <w:hyperlink w:anchor="_bookmark99" w:history="1">
        <w:r>
          <w:t>4.6</w:t>
        </w:r>
      </w:hyperlink>
      <w:r>
        <w:rPr>
          <w:spacing w:val="-4"/>
        </w:rPr>
        <w:t xml:space="preserve"> </w:t>
      </w:r>
      <w:r>
        <w:t>and</w:t>
      </w:r>
      <w:r>
        <w:rPr>
          <w:spacing w:val="-3"/>
        </w:rPr>
        <w:t xml:space="preserve"> </w:t>
      </w:r>
      <w:r>
        <w:t>Figure</w:t>
      </w:r>
      <w:r>
        <w:rPr>
          <w:spacing w:val="-4"/>
        </w:rPr>
        <w:t xml:space="preserve"> </w:t>
      </w:r>
      <w:hyperlink w:anchor="_bookmark97" w:history="1">
        <w:r>
          <w:rPr>
            <w:spacing w:val="-4"/>
          </w:rPr>
          <w:t>4.5</w:t>
        </w:r>
      </w:hyperlink>
      <w:r>
        <w:rPr>
          <w:spacing w:val="-4"/>
        </w:rPr>
        <w:t>.</w:t>
      </w:r>
    </w:p>
    <w:p w14:paraId="00DC26C1" w14:textId="77777777" w:rsidR="00350CFB" w:rsidRDefault="00350CFB">
      <w:pPr>
        <w:pStyle w:val="BodyText"/>
        <w:spacing w:before="186"/>
      </w:pPr>
    </w:p>
    <w:p w14:paraId="00DC26C2" w14:textId="77777777" w:rsidR="00350CFB" w:rsidRDefault="00283FFF">
      <w:pPr>
        <w:pStyle w:val="Heading3"/>
        <w:numPr>
          <w:ilvl w:val="2"/>
          <w:numId w:val="26"/>
        </w:numPr>
        <w:tabs>
          <w:tab w:val="left" w:pos="879"/>
        </w:tabs>
        <w:ind w:left="879" w:hanging="597"/>
      </w:pPr>
      <w:bookmarkStart w:id="558" w:name="Explicit_non-claims"/>
      <w:bookmarkStart w:id="559" w:name="_bookmark243"/>
      <w:bookmarkEnd w:id="558"/>
      <w:bookmarkEnd w:id="559"/>
      <w:r>
        <w:rPr>
          <w:spacing w:val="-2"/>
        </w:rPr>
        <w:t>Explicit</w:t>
      </w:r>
      <w:r>
        <w:rPr>
          <w:spacing w:val="6"/>
        </w:rPr>
        <w:t xml:space="preserve"> </w:t>
      </w:r>
      <w:r>
        <w:rPr>
          <w:spacing w:val="-2"/>
        </w:rPr>
        <w:t>non-claims</w:t>
      </w:r>
    </w:p>
    <w:p w14:paraId="00DC26C3" w14:textId="77777777" w:rsidR="00350CFB" w:rsidRDefault="00350CFB">
      <w:pPr>
        <w:pStyle w:val="BodyText"/>
        <w:spacing w:before="46"/>
        <w:rPr>
          <w:b/>
        </w:rPr>
      </w:pPr>
    </w:p>
    <w:p w14:paraId="00DC26C4" w14:textId="77777777" w:rsidR="00350CFB" w:rsidRDefault="00283FFF">
      <w:pPr>
        <w:pStyle w:val="BodyText"/>
        <w:spacing w:before="1"/>
        <w:ind w:left="274"/>
      </w:pPr>
      <w:r>
        <w:t>The</w:t>
      </w:r>
      <w:r>
        <w:rPr>
          <w:spacing w:val="-8"/>
        </w:rPr>
        <w:t xml:space="preserve"> </w:t>
      </w:r>
      <w:r>
        <w:t>dissertation</w:t>
      </w:r>
      <w:r>
        <w:rPr>
          <w:spacing w:val="-7"/>
        </w:rPr>
        <w:t xml:space="preserve"> </w:t>
      </w:r>
      <w:r>
        <w:t>does</w:t>
      </w:r>
      <w:r>
        <w:rPr>
          <w:spacing w:val="-7"/>
        </w:rPr>
        <w:t xml:space="preserve"> </w:t>
      </w:r>
      <w:r>
        <w:rPr>
          <w:i/>
        </w:rPr>
        <w:t>not</w:t>
      </w:r>
      <w:r>
        <w:rPr>
          <w:i/>
          <w:spacing w:val="-3"/>
        </w:rPr>
        <w:t xml:space="preserve"> </w:t>
      </w:r>
      <w:r>
        <w:rPr>
          <w:spacing w:val="-2"/>
        </w:rPr>
        <w:t>claim:</w:t>
      </w:r>
    </w:p>
    <w:p w14:paraId="00DC26C5" w14:textId="77777777" w:rsidR="00350CFB" w:rsidRDefault="00350CFB">
      <w:pPr>
        <w:pStyle w:val="BodyText"/>
        <w:spacing w:before="23"/>
      </w:pPr>
    </w:p>
    <w:p w14:paraId="00DC26C6" w14:textId="77777777" w:rsidR="00350CFB" w:rsidRDefault="00283FFF">
      <w:pPr>
        <w:pStyle w:val="ListParagraph"/>
        <w:numPr>
          <w:ilvl w:val="3"/>
          <w:numId w:val="26"/>
        </w:numPr>
        <w:tabs>
          <w:tab w:val="left" w:pos="807"/>
        </w:tabs>
        <w:ind w:left="807" w:hanging="214"/>
        <w:rPr>
          <w:sz w:val="24"/>
        </w:rPr>
      </w:pPr>
      <w:r>
        <w:rPr>
          <w:sz w:val="24"/>
        </w:rPr>
        <w:t>that</w:t>
      </w:r>
      <w:r>
        <w:rPr>
          <w:spacing w:val="-11"/>
          <w:sz w:val="24"/>
        </w:rPr>
        <w:t xml:space="preserve"> </w:t>
      </w:r>
      <w:r>
        <w:rPr>
          <w:sz w:val="24"/>
        </w:rPr>
        <w:t>EndorseRank</w:t>
      </w:r>
      <w:r>
        <w:rPr>
          <w:spacing w:val="-11"/>
          <w:sz w:val="24"/>
        </w:rPr>
        <w:t xml:space="preserve"> </w:t>
      </w:r>
      <w:r>
        <w:rPr>
          <w:sz w:val="24"/>
        </w:rPr>
        <w:t>or</w:t>
      </w:r>
      <w:r>
        <w:rPr>
          <w:spacing w:val="-11"/>
          <w:sz w:val="24"/>
        </w:rPr>
        <w:t xml:space="preserve"> </w:t>
      </w:r>
      <w:r>
        <w:rPr>
          <w:sz w:val="24"/>
        </w:rPr>
        <w:t>AWP</w:t>
      </w:r>
      <w:r>
        <w:rPr>
          <w:spacing w:val="-11"/>
          <w:sz w:val="24"/>
        </w:rPr>
        <w:t xml:space="preserve"> </w:t>
      </w:r>
      <w:r>
        <w:rPr>
          <w:sz w:val="24"/>
        </w:rPr>
        <w:t>predicts</w:t>
      </w:r>
      <w:r>
        <w:rPr>
          <w:spacing w:val="-11"/>
          <w:sz w:val="24"/>
        </w:rPr>
        <w:t xml:space="preserve"> </w:t>
      </w:r>
      <w:r>
        <w:rPr>
          <w:sz w:val="24"/>
        </w:rPr>
        <w:t>trading</w:t>
      </w:r>
      <w:r>
        <w:rPr>
          <w:spacing w:val="-11"/>
          <w:sz w:val="24"/>
        </w:rPr>
        <w:t xml:space="preserve"> </w:t>
      </w:r>
      <w:r>
        <w:rPr>
          <w:sz w:val="24"/>
        </w:rPr>
        <w:t>profits</w:t>
      </w:r>
      <w:r>
        <w:rPr>
          <w:spacing w:val="-11"/>
          <w:sz w:val="24"/>
        </w:rPr>
        <w:t xml:space="preserve"> </w:t>
      </w:r>
      <w:r>
        <w:rPr>
          <w:sz w:val="24"/>
        </w:rPr>
        <w:t>from</w:t>
      </w:r>
      <w:r>
        <w:rPr>
          <w:spacing w:val="-11"/>
          <w:sz w:val="24"/>
        </w:rPr>
        <w:t xml:space="preserve"> </w:t>
      </w:r>
      <w:r>
        <w:rPr>
          <w:sz w:val="24"/>
        </w:rPr>
        <w:t>social</w:t>
      </w:r>
      <w:r>
        <w:rPr>
          <w:spacing w:val="-11"/>
          <w:sz w:val="24"/>
        </w:rPr>
        <w:t xml:space="preserve"> </w:t>
      </w:r>
      <w:r>
        <w:rPr>
          <w:sz w:val="24"/>
        </w:rPr>
        <w:t>graphs</w:t>
      </w:r>
      <w:r>
        <w:rPr>
          <w:spacing w:val="-11"/>
          <w:sz w:val="24"/>
        </w:rPr>
        <w:t xml:space="preserve"> </w:t>
      </w:r>
      <w:r>
        <w:rPr>
          <w:spacing w:val="-2"/>
          <w:sz w:val="24"/>
        </w:rPr>
        <w:t>alone;</w:t>
      </w:r>
    </w:p>
    <w:p w14:paraId="00DC26C7" w14:textId="77777777" w:rsidR="00350CFB" w:rsidRDefault="00283FFF">
      <w:pPr>
        <w:pStyle w:val="ListParagraph"/>
        <w:numPr>
          <w:ilvl w:val="3"/>
          <w:numId w:val="26"/>
        </w:numPr>
        <w:tabs>
          <w:tab w:val="left" w:pos="807"/>
        </w:tabs>
        <w:spacing w:before="217"/>
        <w:ind w:left="807" w:hanging="214"/>
        <w:rPr>
          <w:sz w:val="24"/>
        </w:rPr>
      </w:pPr>
      <w:r>
        <w:rPr>
          <w:sz w:val="24"/>
        </w:rPr>
        <w:t>that</w:t>
      </w:r>
      <w:r>
        <w:rPr>
          <w:spacing w:val="-12"/>
          <w:sz w:val="24"/>
        </w:rPr>
        <w:t xml:space="preserve"> </w:t>
      </w:r>
      <w:r>
        <w:rPr>
          <w:sz w:val="24"/>
        </w:rPr>
        <w:t>AWP</w:t>
      </w:r>
      <w:r>
        <w:rPr>
          <w:spacing w:val="-12"/>
          <w:sz w:val="24"/>
        </w:rPr>
        <w:t xml:space="preserve"> </w:t>
      </w:r>
      <w:r>
        <w:rPr>
          <w:sz w:val="24"/>
        </w:rPr>
        <w:t>is</w:t>
      </w:r>
      <w:r>
        <w:rPr>
          <w:spacing w:val="-11"/>
          <w:sz w:val="24"/>
        </w:rPr>
        <w:t xml:space="preserve"> </w:t>
      </w:r>
      <w:r>
        <w:rPr>
          <w:spacing w:val="-2"/>
          <w:sz w:val="24"/>
        </w:rPr>
        <w:t>obsolete;</w:t>
      </w:r>
    </w:p>
    <w:p w14:paraId="00DC26C8" w14:textId="77777777" w:rsidR="00350CFB" w:rsidRDefault="00283FFF">
      <w:pPr>
        <w:pStyle w:val="ListParagraph"/>
        <w:numPr>
          <w:ilvl w:val="3"/>
          <w:numId w:val="26"/>
        </w:numPr>
        <w:tabs>
          <w:tab w:val="left" w:pos="807"/>
        </w:tabs>
        <w:spacing w:before="217"/>
        <w:ind w:left="807" w:hanging="214"/>
        <w:rPr>
          <w:sz w:val="24"/>
        </w:rPr>
      </w:pPr>
      <w:r>
        <w:rPr>
          <w:sz w:val="24"/>
        </w:rPr>
        <w:t>that</w:t>
      </w:r>
      <w:r>
        <w:rPr>
          <w:spacing w:val="-7"/>
          <w:sz w:val="24"/>
        </w:rPr>
        <w:t xml:space="preserve"> </w:t>
      </w:r>
      <w:r>
        <w:rPr>
          <w:sz w:val="24"/>
        </w:rPr>
        <w:t>GF-PR</w:t>
      </w:r>
      <w:r>
        <w:rPr>
          <w:spacing w:val="-7"/>
          <w:sz w:val="24"/>
        </w:rPr>
        <w:t xml:space="preserve"> </w:t>
      </w:r>
      <w:r>
        <w:rPr>
          <w:sz w:val="24"/>
        </w:rPr>
        <w:t>is</w:t>
      </w:r>
      <w:r>
        <w:rPr>
          <w:spacing w:val="-7"/>
          <w:sz w:val="24"/>
        </w:rPr>
        <w:t xml:space="preserve"> </w:t>
      </w:r>
      <w:r>
        <w:rPr>
          <w:sz w:val="24"/>
        </w:rPr>
        <w:t>a</w:t>
      </w:r>
      <w:r>
        <w:rPr>
          <w:spacing w:val="-6"/>
          <w:sz w:val="24"/>
        </w:rPr>
        <w:t xml:space="preserve"> </w:t>
      </w:r>
      <w:r>
        <w:rPr>
          <w:sz w:val="24"/>
        </w:rPr>
        <w:t>deployable</w:t>
      </w:r>
      <w:r>
        <w:rPr>
          <w:spacing w:val="-7"/>
          <w:sz w:val="24"/>
        </w:rPr>
        <w:t xml:space="preserve"> </w:t>
      </w:r>
      <w:r>
        <w:rPr>
          <w:sz w:val="24"/>
        </w:rPr>
        <w:t>social</w:t>
      </w:r>
      <w:r>
        <w:rPr>
          <w:spacing w:val="-7"/>
          <w:sz w:val="24"/>
        </w:rPr>
        <w:t xml:space="preserve"> </w:t>
      </w:r>
      <w:r>
        <w:rPr>
          <w:sz w:val="24"/>
        </w:rPr>
        <w:t>reputation</w:t>
      </w:r>
      <w:r>
        <w:rPr>
          <w:spacing w:val="-6"/>
          <w:sz w:val="24"/>
        </w:rPr>
        <w:t xml:space="preserve"> </w:t>
      </w:r>
      <w:r>
        <w:rPr>
          <w:spacing w:val="-2"/>
          <w:sz w:val="24"/>
        </w:rPr>
        <w:t>score;</w:t>
      </w:r>
    </w:p>
    <w:p w14:paraId="00DC26C9" w14:textId="77777777" w:rsidR="00350CFB" w:rsidRDefault="00283FFF">
      <w:pPr>
        <w:pStyle w:val="ListParagraph"/>
        <w:numPr>
          <w:ilvl w:val="3"/>
          <w:numId w:val="26"/>
        </w:numPr>
        <w:tabs>
          <w:tab w:val="left" w:pos="806"/>
          <w:tab w:val="left" w:pos="808"/>
        </w:tabs>
        <w:spacing w:before="217" w:line="396" w:lineRule="auto"/>
        <w:ind w:left="808" w:right="523"/>
        <w:rPr>
          <w:sz w:val="24"/>
        </w:rPr>
      </w:pPr>
      <w:r>
        <w:rPr>
          <w:sz w:val="24"/>
        </w:rPr>
        <w:t>that</w:t>
      </w:r>
      <w:r>
        <w:rPr>
          <w:spacing w:val="-6"/>
          <w:sz w:val="24"/>
        </w:rPr>
        <w:t xml:space="preserve"> </w:t>
      </w:r>
      <w:r>
        <w:rPr>
          <w:sz w:val="24"/>
        </w:rPr>
        <w:t>results</w:t>
      </w:r>
      <w:r>
        <w:rPr>
          <w:spacing w:val="-6"/>
          <w:sz w:val="24"/>
        </w:rPr>
        <w:t xml:space="preserve"> </w:t>
      </w:r>
      <w:r>
        <w:rPr>
          <w:sz w:val="24"/>
        </w:rPr>
        <w:t>generalize</w:t>
      </w:r>
      <w:r>
        <w:rPr>
          <w:spacing w:val="-6"/>
          <w:sz w:val="24"/>
        </w:rPr>
        <w:t xml:space="preserve"> </w:t>
      </w:r>
      <w:r>
        <w:rPr>
          <w:sz w:val="24"/>
        </w:rPr>
        <w:t>beyond</w:t>
      </w:r>
      <w:r>
        <w:rPr>
          <w:spacing w:val="-6"/>
          <w:sz w:val="24"/>
        </w:rPr>
        <w:t xml:space="preserve"> </w:t>
      </w:r>
      <w:r>
        <w:rPr>
          <w:sz w:val="24"/>
        </w:rPr>
        <w:t>Arbitrum</w:t>
      </w:r>
      <w:r>
        <w:rPr>
          <w:spacing w:val="-6"/>
          <w:sz w:val="24"/>
        </w:rPr>
        <w:t xml:space="preserve"> </w:t>
      </w:r>
      <w:r>
        <w:rPr>
          <w:sz w:val="24"/>
        </w:rPr>
        <w:t>One,</w:t>
      </w:r>
      <w:r>
        <w:rPr>
          <w:spacing w:val="-6"/>
          <w:sz w:val="24"/>
        </w:rPr>
        <w:t xml:space="preserve"> </w:t>
      </w:r>
      <w:r>
        <w:rPr>
          <w:sz w:val="24"/>
        </w:rPr>
        <w:t>GMX</w:t>
      </w:r>
      <w:r>
        <w:rPr>
          <w:spacing w:val="-6"/>
          <w:sz w:val="24"/>
        </w:rPr>
        <w:t xml:space="preserve"> </w:t>
      </w:r>
      <w:r>
        <w:rPr>
          <w:sz w:val="24"/>
        </w:rPr>
        <w:t>V2,</w:t>
      </w:r>
      <w:r>
        <w:rPr>
          <w:spacing w:val="-6"/>
          <w:sz w:val="24"/>
        </w:rPr>
        <w:t xml:space="preserve"> </w:t>
      </w:r>
      <w:r>
        <w:rPr>
          <w:sz w:val="24"/>
        </w:rPr>
        <w:t>and</w:t>
      </w:r>
      <w:r>
        <w:rPr>
          <w:spacing w:val="-6"/>
          <w:sz w:val="24"/>
        </w:rPr>
        <w:t xml:space="preserve"> </w:t>
      </w:r>
      <w:r>
        <w:rPr>
          <w:sz w:val="24"/>
        </w:rPr>
        <w:t>the</w:t>
      </w:r>
      <w:r>
        <w:rPr>
          <w:spacing w:val="-6"/>
          <w:sz w:val="24"/>
        </w:rPr>
        <w:t xml:space="preserve"> </w:t>
      </w:r>
      <w:r>
        <w:rPr>
          <w:sz w:val="24"/>
        </w:rPr>
        <w:t>study</w:t>
      </w:r>
      <w:r>
        <w:rPr>
          <w:spacing w:val="-6"/>
          <w:sz w:val="24"/>
        </w:rPr>
        <w:t xml:space="preserve"> </w:t>
      </w:r>
      <w:r>
        <w:rPr>
          <w:sz w:val="24"/>
        </w:rPr>
        <w:t>window</w:t>
      </w:r>
      <w:r>
        <w:rPr>
          <w:spacing w:val="-6"/>
          <w:sz w:val="24"/>
        </w:rPr>
        <w:t xml:space="preserve"> </w:t>
      </w:r>
      <w:r>
        <w:rPr>
          <w:sz w:val="24"/>
        </w:rPr>
        <w:t>without</w:t>
      </w:r>
      <w:r>
        <w:rPr>
          <w:spacing w:val="-6"/>
          <w:sz w:val="24"/>
        </w:rPr>
        <w:t xml:space="preserve"> </w:t>
      </w:r>
      <w:r>
        <w:rPr>
          <w:sz w:val="24"/>
        </w:rPr>
        <w:t>repli-</w:t>
      </w:r>
      <w:r>
        <w:rPr>
          <w:spacing w:val="-2"/>
          <w:sz w:val="24"/>
        </w:rPr>
        <w:t>cation;</w:t>
      </w:r>
    </w:p>
    <w:p w14:paraId="00DC26CA" w14:textId="77777777" w:rsidR="00350CFB" w:rsidRDefault="00283FFF">
      <w:pPr>
        <w:pStyle w:val="ListParagraph"/>
        <w:numPr>
          <w:ilvl w:val="3"/>
          <w:numId w:val="26"/>
        </w:numPr>
        <w:tabs>
          <w:tab w:val="left" w:pos="807"/>
        </w:tabs>
        <w:spacing w:before="39"/>
        <w:ind w:left="807" w:hanging="214"/>
        <w:rPr>
          <w:sz w:val="24"/>
        </w:rPr>
      </w:pPr>
      <w:r>
        <w:rPr>
          <w:sz w:val="24"/>
        </w:rPr>
        <w:t>that</w:t>
      </w:r>
      <w:r>
        <w:rPr>
          <w:spacing w:val="-8"/>
          <w:sz w:val="24"/>
        </w:rPr>
        <w:t xml:space="preserve"> </w:t>
      </w:r>
      <w:r>
        <w:rPr>
          <w:sz w:val="24"/>
        </w:rPr>
        <w:t>on-chain</w:t>
      </w:r>
      <w:r>
        <w:rPr>
          <w:spacing w:val="-8"/>
          <w:sz w:val="24"/>
        </w:rPr>
        <w:t xml:space="preserve"> </w:t>
      </w:r>
      <w:r>
        <w:rPr>
          <w:sz w:val="24"/>
        </w:rPr>
        <w:t>scores</w:t>
      </w:r>
      <w:r>
        <w:rPr>
          <w:spacing w:val="-7"/>
          <w:sz w:val="24"/>
        </w:rPr>
        <w:t xml:space="preserve"> </w:t>
      </w:r>
      <w:r>
        <w:rPr>
          <w:sz w:val="24"/>
        </w:rPr>
        <w:t>replace</w:t>
      </w:r>
      <w:r>
        <w:rPr>
          <w:spacing w:val="-8"/>
          <w:sz w:val="24"/>
        </w:rPr>
        <w:t xml:space="preserve"> </w:t>
      </w:r>
      <w:r>
        <w:rPr>
          <w:sz w:val="24"/>
        </w:rPr>
        <w:t>collateral</w:t>
      </w:r>
      <w:r>
        <w:rPr>
          <w:spacing w:val="-8"/>
          <w:sz w:val="24"/>
        </w:rPr>
        <w:t xml:space="preserve"> </w:t>
      </w:r>
      <w:r>
        <w:rPr>
          <w:sz w:val="24"/>
        </w:rPr>
        <w:t>or</w:t>
      </w:r>
      <w:r>
        <w:rPr>
          <w:spacing w:val="-7"/>
          <w:sz w:val="24"/>
        </w:rPr>
        <w:t xml:space="preserve"> </w:t>
      </w:r>
      <w:r>
        <w:rPr>
          <w:sz w:val="24"/>
        </w:rPr>
        <w:t>legal</w:t>
      </w:r>
      <w:r>
        <w:rPr>
          <w:spacing w:val="-8"/>
          <w:sz w:val="24"/>
        </w:rPr>
        <w:t xml:space="preserve"> </w:t>
      </w:r>
      <w:r>
        <w:rPr>
          <w:sz w:val="24"/>
        </w:rPr>
        <w:t>identity</w:t>
      </w:r>
      <w:r>
        <w:rPr>
          <w:spacing w:val="-7"/>
          <w:sz w:val="24"/>
        </w:rPr>
        <w:t xml:space="preserve"> </w:t>
      </w:r>
      <w:r>
        <w:rPr>
          <w:spacing w:val="-2"/>
          <w:sz w:val="24"/>
        </w:rPr>
        <w:t>systems.</w:t>
      </w:r>
    </w:p>
    <w:p w14:paraId="00DC26CB" w14:textId="77777777" w:rsidR="00350CFB" w:rsidRDefault="00350CFB">
      <w:pPr>
        <w:pStyle w:val="BodyText"/>
        <w:spacing w:before="186"/>
      </w:pPr>
    </w:p>
    <w:p w14:paraId="00DC26CC" w14:textId="77777777" w:rsidR="00350CFB" w:rsidRDefault="00283FFF">
      <w:pPr>
        <w:pStyle w:val="Heading3"/>
        <w:numPr>
          <w:ilvl w:val="2"/>
          <w:numId w:val="26"/>
        </w:numPr>
        <w:tabs>
          <w:tab w:val="left" w:pos="879"/>
        </w:tabs>
        <w:ind w:left="879" w:hanging="597"/>
      </w:pPr>
      <w:bookmarkStart w:id="560" w:name="Artifact_checklist_for_replication"/>
      <w:bookmarkStart w:id="561" w:name="_bookmark244"/>
      <w:bookmarkEnd w:id="560"/>
      <w:bookmarkEnd w:id="561"/>
      <w:r>
        <w:t>Artifact</w:t>
      </w:r>
      <w:r>
        <w:rPr>
          <w:spacing w:val="-8"/>
        </w:rPr>
        <w:t xml:space="preserve"> </w:t>
      </w:r>
      <w:r>
        <w:t>checklist</w:t>
      </w:r>
      <w:r>
        <w:rPr>
          <w:spacing w:val="-8"/>
        </w:rPr>
        <w:t xml:space="preserve"> </w:t>
      </w:r>
      <w:r>
        <w:t>for</w:t>
      </w:r>
      <w:r>
        <w:rPr>
          <w:spacing w:val="-8"/>
        </w:rPr>
        <w:t xml:space="preserve"> </w:t>
      </w:r>
      <w:r>
        <w:rPr>
          <w:spacing w:val="-2"/>
        </w:rPr>
        <w:t>replication</w:t>
      </w:r>
    </w:p>
    <w:p w14:paraId="00DC26CD" w14:textId="77777777" w:rsidR="00350CFB" w:rsidRDefault="00350CFB">
      <w:pPr>
        <w:pStyle w:val="BodyText"/>
        <w:spacing w:before="46"/>
        <w:rPr>
          <w:b/>
        </w:rPr>
      </w:pPr>
    </w:p>
    <w:p w14:paraId="00DC26CE" w14:textId="77777777" w:rsidR="00350CFB" w:rsidRDefault="00283FFF">
      <w:pPr>
        <w:pStyle w:val="ListParagraph"/>
        <w:numPr>
          <w:ilvl w:val="0"/>
          <w:numId w:val="1"/>
        </w:numPr>
        <w:tabs>
          <w:tab w:val="left" w:pos="855"/>
        </w:tabs>
        <w:ind w:left="855" w:hanging="310"/>
        <w:rPr>
          <w:sz w:val="24"/>
        </w:rPr>
      </w:pPr>
      <w:r>
        <w:rPr>
          <w:sz w:val="24"/>
        </w:rPr>
        <w:t>Merged</w:t>
      </w:r>
      <w:r>
        <w:rPr>
          <w:spacing w:val="-15"/>
          <w:sz w:val="24"/>
        </w:rPr>
        <w:t xml:space="preserve"> </w:t>
      </w:r>
      <w:r>
        <w:rPr>
          <w:sz w:val="24"/>
        </w:rPr>
        <w:t>wallet-ranking</w:t>
      </w:r>
      <w:r>
        <w:rPr>
          <w:spacing w:val="-14"/>
          <w:sz w:val="24"/>
        </w:rPr>
        <w:t xml:space="preserve"> </w:t>
      </w:r>
      <w:r>
        <w:rPr>
          <w:sz w:val="24"/>
        </w:rPr>
        <w:t>table</w:t>
      </w:r>
      <w:r>
        <w:rPr>
          <w:spacing w:val="-15"/>
          <w:sz w:val="24"/>
        </w:rPr>
        <w:t xml:space="preserve"> </w:t>
      </w:r>
      <w:r>
        <w:rPr>
          <w:sz w:val="24"/>
        </w:rPr>
        <w:t>—</w:t>
      </w:r>
      <w:r>
        <w:rPr>
          <w:spacing w:val="-14"/>
          <w:sz w:val="24"/>
        </w:rPr>
        <w:t xml:space="preserve"> </w:t>
      </w:r>
      <w:r>
        <w:rPr>
          <w:sz w:val="24"/>
        </w:rPr>
        <w:t>scores</w:t>
      </w:r>
      <w:r>
        <w:rPr>
          <w:spacing w:val="-15"/>
          <w:sz w:val="24"/>
        </w:rPr>
        <w:t xml:space="preserve"> </w:t>
      </w:r>
      <w:r>
        <w:rPr>
          <w:sz w:val="24"/>
        </w:rPr>
        <w:t>for</w:t>
      </w:r>
      <w:r>
        <w:rPr>
          <w:spacing w:val="-14"/>
          <w:sz w:val="24"/>
        </w:rPr>
        <w:t xml:space="preserve"> </w:t>
      </w:r>
      <w:r>
        <w:rPr>
          <w:sz w:val="24"/>
        </w:rPr>
        <w:t>ER,</w:t>
      </w:r>
      <w:r>
        <w:rPr>
          <w:spacing w:val="-15"/>
          <w:sz w:val="24"/>
        </w:rPr>
        <w:t xml:space="preserve"> </w:t>
      </w:r>
      <w:r>
        <w:rPr>
          <w:sz w:val="24"/>
        </w:rPr>
        <w:t>AWP,</w:t>
      </w:r>
      <w:r>
        <w:rPr>
          <w:spacing w:val="-14"/>
          <w:sz w:val="24"/>
        </w:rPr>
        <w:t xml:space="preserve"> </w:t>
      </w:r>
      <w:r>
        <w:rPr>
          <w:sz w:val="24"/>
        </w:rPr>
        <w:t>GF-</w:t>
      </w:r>
      <w:r>
        <w:rPr>
          <w:spacing w:val="-5"/>
          <w:sz w:val="24"/>
        </w:rPr>
        <w:t>PR.</w:t>
      </w:r>
    </w:p>
    <w:p w14:paraId="00DC26CF" w14:textId="77777777" w:rsidR="00350CFB" w:rsidRDefault="00283FFF">
      <w:pPr>
        <w:pStyle w:val="ListParagraph"/>
        <w:numPr>
          <w:ilvl w:val="0"/>
          <w:numId w:val="1"/>
        </w:numPr>
        <w:tabs>
          <w:tab w:val="left" w:pos="855"/>
        </w:tabs>
        <w:spacing w:before="217"/>
        <w:ind w:left="855" w:hanging="310"/>
        <w:rPr>
          <w:sz w:val="24"/>
        </w:rPr>
      </w:pPr>
      <w:r>
        <w:rPr>
          <w:sz w:val="24"/>
        </w:rPr>
        <w:t>Decoded</w:t>
      </w:r>
      <w:r>
        <w:rPr>
          <w:spacing w:val="-8"/>
          <w:sz w:val="24"/>
        </w:rPr>
        <w:t xml:space="preserve"> </w:t>
      </w:r>
      <w:r>
        <w:rPr>
          <w:sz w:val="24"/>
        </w:rPr>
        <w:t>GMX</w:t>
      </w:r>
      <w:r>
        <w:rPr>
          <w:spacing w:val="-8"/>
          <w:sz w:val="24"/>
        </w:rPr>
        <w:t xml:space="preserve"> </w:t>
      </w:r>
      <w:r>
        <w:rPr>
          <w:sz w:val="24"/>
        </w:rPr>
        <w:t>close</w:t>
      </w:r>
      <w:r>
        <w:rPr>
          <w:spacing w:val="-8"/>
          <w:sz w:val="24"/>
        </w:rPr>
        <w:t xml:space="preserve"> </w:t>
      </w:r>
      <w:r>
        <w:rPr>
          <w:sz w:val="24"/>
        </w:rPr>
        <w:t>events</w:t>
      </w:r>
      <w:r>
        <w:rPr>
          <w:spacing w:val="-8"/>
          <w:sz w:val="24"/>
        </w:rPr>
        <w:t xml:space="preserve"> </w:t>
      </w:r>
      <w:r>
        <w:rPr>
          <w:sz w:val="24"/>
        </w:rPr>
        <w:t>with</w:t>
      </w:r>
      <w:r>
        <w:rPr>
          <w:spacing w:val="-7"/>
          <w:sz w:val="24"/>
        </w:rPr>
        <w:t xml:space="preserve"> </w:t>
      </w:r>
      <w:r>
        <w:rPr>
          <w:sz w:val="24"/>
        </w:rPr>
        <w:t>PnL</w:t>
      </w:r>
      <w:r>
        <w:rPr>
          <w:spacing w:val="-8"/>
          <w:sz w:val="24"/>
        </w:rPr>
        <w:t xml:space="preserve"> </w:t>
      </w:r>
      <w:r>
        <w:rPr>
          <w:sz w:val="24"/>
        </w:rPr>
        <w:t>and</w:t>
      </w:r>
      <w:r>
        <w:rPr>
          <w:spacing w:val="-8"/>
          <w:sz w:val="24"/>
        </w:rPr>
        <w:t xml:space="preserve"> </w:t>
      </w:r>
      <w:r>
        <w:rPr>
          <w:sz w:val="24"/>
        </w:rPr>
        <w:t>liquidation</w:t>
      </w:r>
      <w:r>
        <w:rPr>
          <w:spacing w:val="-8"/>
          <w:sz w:val="24"/>
        </w:rPr>
        <w:t xml:space="preserve"> </w:t>
      </w:r>
      <w:r>
        <w:rPr>
          <w:spacing w:val="-2"/>
          <w:sz w:val="24"/>
        </w:rPr>
        <w:t>flags.</w:t>
      </w:r>
    </w:p>
    <w:p w14:paraId="00DC26D0" w14:textId="77777777" w:rsidR="00350CFB" w:rsidRDefault="00283FFF">
      <w:pPr>
        <w:pStyle w:val="ListParagraph"/>
        <w:numPr>
          <w:ilvl w:val="0"/>
          <w:numId w:val="1"/>
        </w:numPr>
        <w:tabs>
          <w:tab w:val="left" w:pos="855"/>
        </w:tabs>
        <w:spacing w:before="217"/>
        <w:ind w:left="855" w:hanging="310"/>
        <w:rPr>
          <w:sz w:val="24"/>
        </w:rPr>
      </w:pPr>
      <w:r>
        <w:rPr>
          <w:sz w:val="24"/>
        </w:rPr>
        <w:t>Machine-readable</w:t>
      </w:r>
      <w:r>
        <w:rPr>
          <w:spacing w:val="-12"/>
          <w:sz w:val="24"/>
        </w:rPr>
        <w:t xml:space="preserve"> </w:t>
      </w:r>
      <w:r>
        <w:rPr>
          <w:sz w:val="24"/>
        </w:rPr>
        <w:t>evaluation</w:t>
      </w:r>
      <w:r>
        <w:rPr>
          <w:spacing w:val="-11"/>
          <w:sz w:val="24"/>
        </w:rPr>
        <w:t xml:space="preserve"> </w:t>
      </w:r>
      <w:r>
        <w:rPr>
          <w:sz w:val="24"/>
        </w:rPr>
        <w:t>summary</w:t>
      </w:r>
      <w:r>
        <w:rPr>
          <w:spacing w:val="-11"/>
          <w:sz w:val="24"/>
        </w:rPr>
        <w:t xml:space="preserve"> </w:t>
      </w:r>
      <w:r>
        <w:rPr>
          <w:sz w:val="24"/>
        </w:rPr>
        <w:t>—</w:t>
      </w:r>
      <w:r>
        <w:rPr>
          <w:spacing w:val="-11"/>
          <w:sz w:val="24"/>
        </w:rPr>
        <w:t xml:space="preserve"> </w:t>
      </w:r>
      <w:r>
        <w:rPr>
          <w:sz w:val="24"/>
        </w:rPr>
        <w:t>authoritative</w:t>
      </w:r>
      <w:r>
        <w:rPr>
          <w:spacing w:val="-11"/>
          <w:sz w:val="24"/>
        </w:rPr>
        <w:t xml:space="preserve"> </w:t>
      </w:r>
      <w:r>
        <w:rPr>
          <w:spacing w:val="-2"/>
          <w:sz w:val="24"/>
        </w:rPr>
        <w:t>numerics.</w:t>
      </w:r>
    </w:p>
    <w:p w14:paraId="00DC26D1" w14:textId="77777777" w:rsidR="00350CFB" w:rsidRDefault="00283FFF">
      <w:pPr>
        <w:pStyle w:val="ListParagraph"/>
        <w:numPr>
          <w:ilvl w:val="0"/>
          <w:numId w:val="1"/>
        </w:numPr>
        <w:tabs>
          <w:tab w:val="left" w:pos="855"/>
        </w:tabs>
        <w:spacing w:before="217"/>
        <w:ind w:left="855" w:hanging="310"/>
        <w:rPr>
          <w:sz w:val="24"/>
        </w:rPr>
      </w:pPr>
      <w:r>
        <w:rPr>
          <w:sz w:val="24"/>
        </w:rPr>
        <w:t>Exported</w:t>
      </w:r>
      <w:r>
        <w:rPr>
          <w:spacing w:val="-14"/>
          <w:sz w:val="24"/>
        </w:rPr>
        <w:t xml:space="preserve"> </w:t>
      </w:r>
      <w:r>
        <w:rPr>
          <w:sz w:val="24"/>
        </w:rPr>
        <w:t>LaTeX</w:t>
      </w:r>
      <w:r>
        <w:rPr>
          <w:spacing w:val="-14"/>
          <w:sz w:val="24"/>
        </w:rPr>
        <w:t xml:space="preserve"> </w:t>
      </w:r>
      <w:r>
        <w:rPr>
          <w:sz w:val="24"/>
        </w:rPr>
        <w:t>table</w:t>
      </w:r>
      <w:r>
        <w:rPr>
          <w:spacing w:val="-14"/>
          <w:sz w:val="24"/>
        </w:rPr>
        <w:t xml:space="preserve"> </w:t>
      </w:r>
      <w:r>
        <w:rPr>
          <w:spacing w:val="-2"/>
          <w:sz w:val="24"/>
        </w:rPr>
        <w:t>fragments.</w:t>
      </w:r>
    </w:p>
    <w:p w14:paraId="00DC26D2" w14:textId="77777777" w:rsidR="00350CFB" w:rsidRDefault="00283FFF">
      <w:pPr>
        <w:pStyle w:val="ListParagraph"/>
        <w:numPr>
          <w:ilvl w:val="0"/>
          <w:numId w:val="1"/>
        </w:numPr>
        <w:tabs>
          <w:tab w:val="left" w:pos="855"/>
        </w:tabs>
        <w:spacing w:before="217"/>
        <w:ind w:left="855" w:hanging="310"/>
        <w:rPr>
          <w:sz w:val="24"/>
        </w:rPr>
      </w:pPr>
      <w:r>
        <w:rPr>
          <w:sz w:val="24"/>
        </w:rPr>
        <w:t>Exported</w:t>
      </w:r>
      <w:r>
        <w:rPr>
          <w:spacing w:val="-9"/>
          <w:sz w:val="24"/>
        </w:rPr>
        <w:t xml:space="preserve"> </w:t>
      </w:r>
      <w:r>
        <w:rPr>
          <w:sz w:val="24"/>
        </w:rPr>
        <w:t>vector</w:t>
      </w:r>
      <w:r>
        <w:rPr>
          <w:spacing w:val="-8"/>
          <w:sz w:val="24"/>
        </w:rPr>
        <w:t xml:space="preserve"> </w:t>
      </w:r>
      <w:r>
        <w:rPr>
          <w:spacing w:val="-2"/>
          <w:sz w:val="24"/>
        </w:rPr>
        <w:t>figures.</w:t>
      </w:r>
    </w:p>
    <w:p w14:paraId="00DC26D3" w14:textId="77777777" w:rsidR="00350CFB" w:rsidRDefault="00283FFF">
      <w:pPr>
        <w:pStyle w:val="ListParagraph"/>
        <w:numPr>
          <w:ilvl w:val="0"/>
          <w:numId w:val="1"/>
        </w:numPr>
        <w:tabs>
          <w:tab w:val="left" w:pos="855"/>
        </w:tabs>
        <w:spacing w:before="217"/>
        <w:ind w:left="855" w:hanging="310"/>
        <w:rPr>
          <w:sz w:val="24"/>
        </w:rPr>
      </w:pPr>
      <w:r>
        <w:rPr>
          <w:sz w:val="24"/>
        </w:rPr>
        <w:t>Optional</w:t>
      </w:r>
      <w:r>
        <w:rPr>
          <w:spacing w:val="-13"/>
          <w:sz w:val="24"/>
        </w:rPr>
        <w:t xml:space="preserve"> </w:t>
      </w:r>
      <w:r>
        <w:rPr>
          <w:sz w:val="24"/>
        </w:rPr>
        <w:t>archived</w:t>
      </w:r>
      <w:r>
        <w:rPr>
          <w:spacing w:val="-12"/>
          <w:sz w:val="24"/>
        </w:rPr>
        <w:t xml:space="preserve"> </w:t>
      </w:r>
      <w:r>
        <w:rPr>
          <w:sz w:val="24"/>
        </w:rPr>
        <w:t>extended-baseline</w:t>
      </w:r>
      <w:r>
        <w:rPr>
          <w:spacing w:val="-12"/>
          <w:sz w:val="24"/>
        </w:rPr>
        <w:t xml:space="preserve"> </w:t>
      </w:r>
      <w:r>
        <w:rPr>
          <w:spacing w:val="-2"/>
          <w:sz w:val="24"/>
        </w:rPr>
        <w:t>matrices.</w:t>
      </w:r>
    </w:p>
    <w:p w14:paraId="00DC26D4" w14:textId="77777777" w:rsidR="00350CFB" w:rsidRDefault="00350CFB">
      <w:pPr>
        <w:pStyle w:val="BodyText"/>
        <w:spacing w:before="24"/>
      </w:pPr>
    </w:p>
    <w:p w14:paraId="00DC26D5" w14:textId="77777777" w:rsidR="00350CFB" w:rsidRDefault="00283FFF">
      <w:pPr>
        <w:pStyle w:val="BodyText"/>
        <w:ind w:left="282"/>
      </w:pPr>
      <w:r>
        <w:t>Replicators</w:t>
      </w:r>
      <w:r>
        <w:rPr>
          <w:spacing w:val="-3"/>
        </w:rPr>
        <w:t xml:space="preserve"> </w:t>
      </w:r>
      <w:r>
        <w:t>can</w:t>
      </w:r>
      <w:r>
        <w:rPr>
          <w:spacing w:val="-2"/>
        </w:rPr>
        <w:t xml:space="preserve"> </w:t>
      </w:r>
      <w:r>
        <w:t>regenerate</w:t>
      </w:r>
      <w:r>
        <w:rPr>
          <w:spacing w:val="-2"/>
        </w:rPr>
        <w:t xml:space="preserve"> </w:t>
      </w:r>
      <w:r>
        <w:t>tables</w:t>
      </w:r>
      <w:r>
        <w:rPr>
          <w:spacing w:val="-2"/>
        </w:rPr>
        <w:t xml:space="preserve"> </w:t>
      </w:r>
      <w:r>
        <w:t>and</w:t>
      </w:r>
      <w:r>
        <w:rPr>
          <w:spacing w:val="-3"/>
        </w:rPr>
        <w:t xml:space="preserve"> </w:t>
      </w:r>
      <w:r>
        <w:t>figures</w:t>
      </w:r>
      <w:r>
        <w:rPr>
          <w:spacing w:val="-2"/>
        </w:rPr>
        <w:t xml:space="preserve"> </w:t>
      </w:r>
      <w:r>
        <w:t>by</w:t>
      </w:r>
      <w:r>
        <w:rPr>
          <w:spacing w:val="-2"/>
        </w:rPr>
        <w:t xml:space="preserve"> </w:t>
      </w:r>
      <w:r>
        <w:t>running</w:t>
      </w:r>
      <w:r>
        <w:rPr>
          <w:spacing w:val="-2"/>
        </w:rPr>
        <w:t xml:space="preserve"> </w:t>
      </w:r>
      <w:r>
        <w:t>the</w:t>
      </w:r>
      <w:r>
        <w:rPr>
          <w:spacing w:val="-3"/>
        </w:rPr>
        <w:t xml:space="preserve"> </w:t>
      </w:r>
      <w:r>
        <w:t>evaluation</w:t>
      </w:r>
      <w:r>
        <w:rPr>
          <w:spacing w:val="-2"/>
        </w:rPr>
        <w:t xml:space="preserve"> </w:t>
      </w:r>
      <w:r>
        <w:t>pipeline</w:t>
      </w:r>
      <w:r>
        <w:rPr>
          <w:spacing w:val="-2"/>
        </w:rPr>
        <w:t xml:space="preserve"> </w:t>
      </w:r>
      <w:r>
        <w:t>on</w:t>
      </w:r>
      <w:r>
        <w:rPr>
          <w:spacing w:val="-2"/>
        </w:rPr>
        <w:t xml:space="preserve"> </w:t>
      </w:r>
      <w:r>
        <w:t>real</w:t>
      </w:r>
      <w:r>
        <w:rPr>
          <w:spacing w:val="-3"/>
        </w:rPr>
        <w:t xml:space="preserve"> </w:t>
      </w:r>
      <w:r>
        <w:t>data</w:t>
      </w:r>
      <w:r>
        <w:rPr>
          <w:spacing w:val="-2"/>
        </w:rPr>
        <w:t xml:space="preserve"> </w:t>
      </w:r>
      <w:r>
        <w:rPr>
          <w:spacing w:val="-4"/>
        </w:rPr>
        <w:t>with</w:t>
      </w:r>
    </w:p>
    <w:p w14:paraId="00DC26D6" w14:textId="77777777" w:rsidR="00350CFB" w:rsidRDefault="00350CFB">
      <w:pPr>
        <w:pStyle w:val="BodyText"/>
        <w:sectPr w:rsidR="00350CFB">
          <w:pgSz w:w="11910" w:h="16840"/>
          <w:pgMar w:top="1920" w:right="708" w:bottom="2300" w:left="992" w:header="0" w:footer="2115" w:gutter="0"/>
          <w:cols w:space="720"/>
        </w:sectPr>
      </w:pPr>
    </w:p>
    <w:p w14:paraId="00DC26D7" w14:textId="77777777" w:rsidR="00350CFB" w:rsidRDefault="00283FFF">
      <w:pPr>
        <w:pStyle w:val="BodyText"/>
        <w:spacing w:before="72"/>
        <w:ind w:left="282"/>
      </w:pPr>
      <w:r>
        <w:lastRenderedPageBreak/>
        <w:t>robustness</w:t>
      </w:r>
      <w:r>
        <w:rPr>
          <w:spacing w:val="-9"/>
        </w:rPr>
        <w:t xml:space="preserve"> </w:t>
      </w:r>
      <w:r>
        <w:t>sweeps</w:t>
      </w:r>
      <w:r>
        <w:rPr>
          <w:spacing w:val="-9"/>
        </w:rPr>
        <w:t xml:space="preserve"> </w:t>
      </w:r>
      <w:r>
        <w:t>and</w:t>
      </w:r>
      <w:r>
        <w:rPr>
          <w:spacing w:val="-9"/>
        </w:rPr>
        <w:t xml:space="preserve"> </w:t>
      </w:r>
      <w:r>
        <w:t>table</w:t>
      </w:r>
      <w:r>
        <w:rPr>
          <w:spacing w:val="-9"/>
        </w:rPr>
        <w:t xml:space="preserve"> </w:t>
      </w:r>
      <w:r>
        <w:t>export,</w:t>
      </w:r>
      <w:r>
        <w:rPr>
          <w:spacing w:val="-9"/>
        </w:rPr>
        <w:t xml:space="preserve"> </w:t>
      </w:r>
      <w:r>
        <w:t>then</w:t>
      </w:r>
      <w:r>
        <w:rPr>
          <w:spacing w:val="-9"/>
        </w:rPr>
        <w:t xml:space="preserve"> </w:t>
      </w:r>
      <w:r>
        <w:t>regenerating</w:t>
      </w:r>
      <w:r>
        <w:rPr>
          <w:spacing w:val="-9"/>
        </w:rPr>
        <w:t xml:space="preserve"> </w:t>
      </w:r>
      <w:r>
        <w:t>figures</w:t>
      </w:r>
      <w:r>
        <w:rPr>
          <w:spacing w:val="-9"/>
        </w:rPr>
        <w:t xml:space="preserve"> </w:t>
      </w:r>
      <w:r>
        <w:t>from</w:t>
      </w:r>
      <w:r>
        <w:rPr>
          <w:spacing w:val="-9"/>
        </w:rPr>
        <w:t xml:space="preserve"> </w:t>
      </w:r>
      <w:r>
        <w:t>the</w:t>
      </w:r>
      <w:r>
        <w:rPr>
          <w:spacing w:val="-9"/>
        </w:rPr>
        <w:t xml:space="preserve"> </w:t>
      </w:r>
      <w:r>
        <w:t>same</w:t>
      </w:r>
      <w:r>
        <w:rPr>
          <w:spacing w:val="-9"/>
        </w:rPr>
        <w:t xml:space="preserve"> </w:t>
      </w:r>
      <w:r>
        <w:rPr>
          <w:spacing w:val="-2"/>
        </w:rPr>
        <w:t>artifacts.</w:t>
      </w:r>
    </w:p>
    <w:sectPr w:rsidR="00350CFB">
      <w:pgSz w:w="11910" w:h="16840"/>
      <w:pgMar w:top="1840" w:right="708" w:bottom="2300" w:left="992" w:header="0" w:footer="2115"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1" w:author="Moulla, Donatien Koulla" w:date="2026-08-27T13:26:00Z" w:initials="MDK">
    <w:p w14:paraId="13E6A0F5" w14:textId="7A0CF15F" w:rsidR="00C8008C" w:rsidRDefault="00C8008C">
      <w:pPr>
        <w:pStyle w:val="CommentText"/>
      </w:pPr>
      <w:r>
        <w:rPr>
          <w:rStyle w:val="CommentReference"/>
        </w:rPr>
        <w:annotationRef/>
      </w:r>
      <w:r w:rsidRPr="00C8008C">
        <w:t xml:space="preserve">This abstract needs to be rewritten to include </w:t>
      </w:r>
      <w:r>
        <w:t xml:space="preserve">the background of the problem, </w:t>
      </w:r>
      <w:r w:rsidRPr="00C8008C">
        <w:t>the identified problem to be solved, the approach/</w:t>
      </w:r>
      <w:r>
        <w:t>methodology</w:t>
      </w:r>
      <w:r w:rsidRPr="00C8008C">
        <w:t xml:space="preserve"> to be used, numerical results, and benchmark with existing techniques in the literature, and the social impact of this study needs to be discussed.</w:t>
      </w:r>
    </w:p>
  </w:comment>
  <w:comment w:id="3" w:author="Moulla, Donatien Koulla" w:date="2026-08-24T12:14:00Z" w:initials="MDK">
    <w:p w14:paraId="6AFF31AD" w14:textId="245D9241" w:rsidR="004216A2" w:rsidRDefault="004216A2">
      <w:pPr>
        <w:pStyle w:val="CommentText"/>
      </w:pPr>
      <w:r>
        <w:rPr>
          <w:rStyle w:val="CommentReference"/>
        </w:rPr>
        <w:annotationRef/>
      </w:r>
      <w:r>
        <w:t xml:space="preserve">This looks strange. </w:t>
      </w:r>
      <w:r w:rsidR="00C8008C">
        <w:t xml:space="preserve">References </w:t>
      </w:r>
      <w:r w:rsidR="00C8008C" w:rsidRPr="00C8008C">
        <w:t>do not belong in an abstract.</w:t>
      </w:r>
    </w:p>
  </w:comment>
  <w:comment w:id="6" w:author="Moulla, Donatien Koulla" w:date="2026-08-27T13:23:00Z" w:initials="MDK">
    <w:p w14:paraId="29CB583B" w14:textId="1998B44C" w:rsidR="00C8008C" w:rsidRDefault="00C8008C">
      <w:pPr>
        <w:pStyle w:val="CommentText"/>
      </w:pPr>
      <w:r>
        <w:rPr>
          <w:rStyle w:val="CommentReference"/>
        </w:rPr>
        <w:annotationRef/>
      </w:r>
      <w:r>
        <w:t>Why this is in bold?</w:t>
      </w:r>
    </w:p>
  </w:comment>
  <w:comment w:id="2" w:author="Dr. David Sena Attipoe" w:date="2026-08-28T07:49:00Z" w:initials="DSA">
    <w:p w14:paraId="16638B20" w14:textId="77777777" w:rsidR="00CD69C4" w:rsidRDefault="00000000" w:rsidP="00CD69C4">
      <w:r>
        <w:annotationRef/>
      </w:r>
      <w:r w:rsidR="00CD69C4">
        <w:rPr>
          <w:color w:val="000000"/>
          <w:sz w:val="20"/>
          <w:szCs w:val="20"/>
        </w:rPr>
        <w:t>Adaptive Weighted PageRank' appears to be a separate 2024 IEEE paper,</w:t>
      </w:r>
      <w:r w:rsidR="00CD69C4">
        <w:rPr>
          <w:color w:val="EE0000"/>
          <w:sz w:val="20"/>
          <w:szCs w:val="20"/>
        </w:rPr>
        <w:t xml:space="preserve"> not Do &amp; Do (2023)</w:t>
      </w:r>
      <w:r w:rsidR="00CD69C4">
        <w:rPr>
          <w:color w:val="000000"/>
          <w:sz w:val="20"/>
          <w:szCs w:val="20"/>
        </w:rPr>
        <w:t>, which proposes PageRank and HodgeRank. I believe you have fused two different works into one citation and then built the entire comparison on the fusion. Kindly confirm which paper actually defines AWP, cite it correctly and separately, and re-attribute the logistic time-decay formulation and the in-degree/in-value proxies to the paper that genuinely contains them. A mis-attributed baseline is a first-order error in a thesis defined relative to that baseline.</w:t>
      </w:r>
    </w:p>
  </w:comment>
  <w:comment w:id="7" w:author="Moulla, Donatien Koulla" w:date="2026-08-24T12:52:00Z" w:initials="MDK">
    <w:p w14:paraId="114F4CE1" w14:textId="4196D7CA" w:rsidR="00FE2490" w:rsidRDefault="00FE2490">
      <w:pPr>
        <w:pStyle w:val="CommentText"/>
      </w:pPr>
      <w:r>
        <w:rPr>
          <w:rStyle w:val="CommentReference"/>
        </w:rPr>
        <w:annotationRef/>
      </w:r>
      <w:r>
        <w:t xml:space="preserve">Did by whom? </w:t>
      </w:r>
    </w:p>
  </w:comment>
  <w:comment w:id="14" w:author="Attipoe, David Sena" w:date="2026-08-28T14:19:00Z" w:initials="ADS">
    <w:p w14:paraId="4C34C697" w14:textId="77777777" w:rsidR="000A61CA" w:rsidRDefault="000A61CA" w:rsidP="000A61CA">
      <w:r>
        <w:rPr>
          <w:rStyle w:val="CommentReference"/>
        </w:rPr>
        <w:annotationRef/>
      </w:r>
      <w:r>
        <w:rPr>
          <w:sz w:val="20"/>
          <w:szCs w:val="20"/>
        </w:rPr>
        <w:t xml:space="preserve">I realise that GainFlow-PageRank is circular by construction: it is built from the same PnL stream that defines the trading-success proxies, so its near perfect alignment with the realized-gain proxy is a tautology (correlating a variable with a monotone function of itself). </w:t>
      </w:r>
    </w:p>
    <w:p w14:paraId="1FB361E1" w14:textId="77777777" w:rsidR="000A61CA" w:rsidRDefault="000A61CA" w:rsidP="000A61CA"/>
    <w:p w14:paraId="410E985A" w14:textId="77777777" w:rsidR="000A61CA" w:rsidRDefault="000A61CA" w:rsidP="000A61CA">
      <w:r>
        <w:rPr>
          <w:sz w:val="20"/>
          <w:szCs w:val="20"/>
        </w:rPr>
        <w:t>I recommend that it should not occupy a named contribution, a research question (SRQ1), a claim (SC1) and several sections. Please reduce the entire process to a single short methodological caveat where possible.</w:t>
      </w:r>
    </w:p>
  </w:comment>
  <w:comment w:id="20" w:author="Attipoe, David Sena" w:date="2026-08-28T14:23:00Z" w:initials="ADS">
    <w:p w14:paraId="0871C721" w14:textId="77777777" w:rsidR="000A61CA" w:rsidRDefault="000A61CA" w:rsidP="000A61CA">
      <w:r>
        <w:rPr>
          <w:rStyle w:val="CommentReference"/>
        </w:rPr>
        <w:annotationRef/>
      </w:r>
      <w:r>
        <w:rPr>
          <w:sz w:val="20"/>
          <w:szCs w:val="20"/>
        </w:rPr>
        <w:t>Three- and four-reference clusters like this recur throughout the document and read as just place holders or decorative. Please cite the specific source for each specific claim so the examiner can check that each reference supports the sentence it is attached to.</w:t>
      </w:r>
    </w:p>
  </w:comment>
  <w:comment w:id="62" w:author="Dr. David Sena Attipoe" w:date="2026-08-28T07:49:00Z" w:initials="DSA">
    <w:p w14:paraId="7F003859" w14:textId="77777777" w:rsidR="002118C2" w:rsidRDefault="00000000">
      <w:r>
        <w:annotationRef/>
      </w:r>
      <w:r>
        <w:rPr>
          <w:color w:val="000000"/>
          <w:sz w:val="20"/>
          <w:szCs w:val="20"/>
        </w:rPr>
        <w:t>[MAJOR] The speedup is fully explained by the allowance graph having ~9x fewer edges and PageRank being O(|E|). There are fewer edges simply because approvals are rarer on-chain events than transfers: a property of the data, not of your algorithm, which is identical to the baseline's. Keep the measurement but demote the framing from a headline contribution (C1) to an expected consequence of sparsity.</w:t>
      </w:r>
    </w:p>
  </w:comment>
  <w:comment w:id="72" w:author="Moulla, Donatien Koulla" w:date="2026-08-27T13:46:00Z" w:initials="MDK">
    <w:p w14:paraId="6D617435" w14:textId="14A12669" w:rsidR="008B32E0" w:rsidRDefault="008B32E0">
      <w:pPr>
        <w:pStyle w:val="CommentText"/>
      </w:pPr>
      <w:r>
        <w:rPr>
          <w:rStyle w:val="CommentReference"/>
        </w:rPr>
        <w:annotationRef/>
      </w:r>
      <w:r>
        <w:rPr>
          <w:color w:val="000000"/>
        </w:rPr>
        <w:t xml:space="preserve">There are no research objectives anywhere in the thesis. Your chapter 5 must show how each objective has been met. Add a Section </w:t>
      </w:r>
      <w:r w:rsidR="008D19DA">
        <w:rPr>
          <w:color w:val="000000"/>
        </w:rPr>
        <w:t>“</w:t>
      </w:r>
      <w:r>
        <w:rPr>
          <w:color w:val="000000"/>
        </w:rPr>
        <w:t>Research objectives</w:t>
      </w:r>
      <w:r w:rsidR="008D19DA">
        <w:rPr>
          <w:color w:val="000000"/>
        </w:rPr>
        <w:t>”</w:t>
      </w:r>
      <w:r>
        <w:rPr>
          <w:color w:val="000000"/>
        </w:rPr>
        <w:t xml:space="preserve"> with three to five objectives derived from the problem statement, each mapped to a research question</w:t>
      </w:r>
      <w:r w:rsidR="008D19DA">
        <w:rPr>
          <w:color w:val="000000"/>
        </w:rPr>
        <w:t>.</w:t>
      </w:r>
      <w:r>
        <w:rPr>
          <w:color w:val="000000"/>
        </w:rPr>
        <w:t xml:space="preserve"> </w:t>
      </w:r>
    </w:p>
  </w:comment>
  <w:comment w:id="74" w:author="Dr. David Sena Attipoe" w:date="2026-08-28T07:49:00Z" w:initials="DSA">
    <w:p w14:paraId="2E1E07B0" w14:textId="77777777" w:rsidR="002118C2" w:rsidRDefault="00000000">
      <w:r>
        <w:annotationRef/>
      </w:r>
      <w:r>
        <w:rPr>
          <w:color w:val="000000"/>
          <w:sz w:val="20"/>
          <w:szCs w:val="20"/>
        </w:rPr>
        <w:t>[MODERATE] RQ4 compares things that are not comparable: the transfer proxies are the same data that builds AWP's graph, so AWP aligning with them is mechanical, not validation. Re-pose this as a construct-validity observation rather than an empirical finding, or compare like with like.</w:t>
      </w:r>
    </w:p>
  </w:comment>
  <w:comment w:id="77" w:author="Moulla, Donatien Koulla" w:date="2026-08-27T14:14:00Z" w:initials="MDK">
    <w:p w14:paraId="258A5153" w14:textId="2B03A08B" w:rsidR="002408A0" w:rsidRDefault="002408A0">
      <w:pPr>
        <w:pStyle w:val="CommentText"/>
      </w:pPr>
      <w:r>
        <w:rPr>
          <w:rStyle w:val="CommentReference"/>
        </w:rPr>
        <w:annotationRef/>
      </w:r>
      <w:r>
        <w:t>The originality of the contributions is not clear to me.</w:t>
      </w:r>
    </w:p>
  </w:comment>
  <w:comment w:id="78" w:author="Dr. David Sena Attipoe" w:date="2026-08-28T07:49:00Z" w:initials="DSA">
    <w:p w14:paraId="48B6F3E6" w14:textId="77777777" w:rsidR="002118C2" w:rsidRDefault="00000000">
      <w:r>
        <w:annotationRef/>
      </w:r>
      <w:r>
        <w:rPr>
          <w:color w:val="000000"/>
          <w:sz w:val="20"/>
          <w:szCs w:val="20"/>
        </w:rPr>
        <w:t>[MAJOR] This is the central doctoral question, so treat it as the most important comment. At its core the thesis substitutes one edge type (allowances) for another (transfers) and runs stock PageRank. That is a strong conference-paper idea; for a PhD I need to see either genuine methodological development beyond 'swap the edge set and run unmodified PageRank', or a substantially stronger empirical payoff than 'it correlates with the thing it is built from'. Bring me a two-page plan for how the contribution grows to doctoral scale.</w:t>
      </w:r>
    </w:p>
  </w:comment>
  <w:comment w:id="81" w:author="Dr. David Sena Attipoe" w:date="2026-08-28T07:49:00Z" w:initials="DSA">
    <w:p w14:paraId="5BD315DE" w14:textId="77777777" w:rsidR="002118C2" w:rsidRDefault="00000000">
      <w:r>
        <w:annotationRef/>
      </w:r>
      <w:r>
        <w:rPr>
          <w:color w:val="000000"/>
          <w:sz w:val="20"/>
          <w:szCs w:val="20"/>
        </w:rPr>
        <w:t>[MUST-FIX] Reproducibility is claimed as a contribution and 'the open pipeline (Appendix 8.1)' is invoked throughout, but there is no repository URL, DOI, archive identifier, or commit hash anywhere in the document. As it stands the claim is unverifiable. Before the next review, provide the actual repository (or an anonymised archive), the versioned configuration file, and the machine-readable results summary the tables are transcribed from.</w:t>
      </w:r>
    </w:p>
  </w:comment>
  <w:comment w:id="82" w:author="Dr. David Sena Attipoe" w:date="2026-08-28T07:49:00Z" w:initials="DSA">
    <w:p w14:paraId="3DFFACEB" w14:textId="77777777" w:rsidR="002118C2" w:rsidRDefault="00000000">
      <w:r>
        <w:annotationRef/>
      </w:r>
      <w:r>
        <w:rPr>
          <w:color w:val="000000"/>
          <w:sz w:val="20"/>
          <w:szCs w:val="20"/>
        </w:rPr>
        <w:t>[MAJOR] These headline numbers (0.316 / 0.355 / 0.534 / ~8.9x) are restated almost verbatim in the abstract, the introduction, each results subsection, the discussion, the conclusion, and the closing reflection. State a result once where it is established and refer back to it thereafter. The repetition roughly doubles the length without adding content.</w:t>
      </w:r>
    </w:p>
  </w:comment>
  <w:comment w:id="129" w:author="Dr. David Sena Attipoe" w:date="2026-08-28T07:49:00Z" w:initials="DSA">
    <w:p w14:paraId="104C3C0D" w14:textId="77777777" w:rsidR="002118C2" w:rsidRDefault="00000000">
      <w:r>
        <w:annotationRef/>
      </w:r>
      <w:r>
        <w:rPr>
          <w:color w:val="000000"/>
          <w:sz w:val="20"/>
          <w:szCs w:val="20"/>
        </w:rPr>
        <w:t>[MAJOR] These interpretation thresholds are asserted with no citation, and your headline result (allowance tau = 0.355) lands just above the 0.35 line you have drawn yourself. Either ground the bands in cited precedent or drop them in favour of confidence intervals. As written this reads as if the goalposts were set around the result.</w:t>
      </w:r>
    </w:p>
  </w:comment>
  <w:comment w:id="128" w:author="Moulla, Donatien Koulla" w:date="2026-08-27T14:23:00Z" w:initials="MDK">
    <w:p w14:paraId="31E424D9" w14:textId="7CB771F6" w:rsidR="00623B1A" w:rsidRDefault="00623B1A" w:rsidP="00623B1A">
      <w:r>
        <w:annotationRef/>
      </w:r>
      <w:r>
        <w:rPr>
          <w:color w:val="000000"/>
          <w:sz w:val="20"/>
          <w:szCs w:val="20"/>
        </w:rPr>
        <w:t>This need reference. Cite the comparable PageRank/blockchain studies these bands come from, or delete them.</w:t>
      </w:r>
    </w:p>
    <w:p w14:paraId="2A180395" w14:textId="18665F7E" w:rsidR="00623B1A" w:rsidRDefault="00623B1A">
      <w:pPr>
        <w:pStyle w:val="CommentText"/>
      </w:pPr>
    </w:p>
  </w:comment>
  <w:comment w:id="237" w:author="Dr. David Sena Attipoe" w:date="2026-08-28T07:49:00Z" w:initials="DSA">
    <w:p w14:paraId="01676DBB" w14:textId="77777777" w:rsidR="002118C2" w:rsidRDefault="00000000">
      <w:r>
        <w:annotationRef/>
      </w:r>
      <w:r>
        <w:rPr>
          <w:color w:val="000000"/>
          <w:sz w:val="20"/>
          <w:szCs w:val="20"/>
        </w:rPr>
        <w:t>[MAJOR] There is no statistical inference anywhere on the quantities the whole thesis compares. Every tau needs a bootstrap confidence interval (trivial at n = 5,521), and the key pairwise differences (e.g. 0.355 vs 0.333, 0.179 vs 0.096) need a test of the difference between correlations. Without this, statements that one tau is 'meaningfully' larger than another are unsupported, and an examiner will press hard here.</w:t>
      </w:r>
    </w:p>
  </w:comment>
  <w:comment w:id="240" w:author="Moulla, Donatien Koulla" w:date="2026-08-27T14:37:00Z" w:initials="MDK">
    <w:p w14:paraId="7FDE6877" w14:textId="3D31494C" w:rsidR="00EC0DF3" w:rsidRDefault="00EC0DF3" w:rsidP="00EC0DF3">
      <w:r>
        <w:rPr>
          <w:rStyle w:val="CommentReference"/>
        </w:rPr>
        <w:annotationRef/>
      </w:r>
      <w:r>
        <w:rPr>
          <w:color w:val="000000"/>
          <w:sz w:val="20"/>
          <w:szCs w:val="20"/>
        </w:rPr>
        <w:t>This contradicts the results chapter. Here you specify five independent runs; the footnote to Table 4.2 and the caption of Table 4.7 both say three repeats, and Appendix 8.1 says “three-run averages”. Settle on one figure.</w:t>
      </w:r>
    </w:p>
    <w:p w14:paraId="0A24EFE5" w14:textId="125A9C89" w:rsidR="00EC0DF3" w:rsidRDefault="00EC0DF3">
      <w:pPr>
        <w:pStyle w:val="CommentText"/>
      </w:pPr>
    </w:p>
  </w:comment>
  <w:comment w:id="264" w:author="Dr. David Sena Attipoe" w:date="2026-08-28T07:49:00Z" w:initials="DSA">
    <w:p w14:paraId="67210CE6" w14:textId="77777777" w:rsidR="002118C2" w:rsidRDefault="00000000">
      <w:r>
        <w:annotationRef/>
      </w:r>
      <w:r>
        <w:rPr>
          <w:color w:val="000000"/>
          <w:sz w:val="20"/>
          <w:szCs w:val="20"/>
        </w:rPr>
        <w:t>[MUST-FIX] The wording here suggests you are not certain whether an exemption or a full clearance was issued. Cite the exact Unisa (SoC/CAES) ethics clearance certificate number and date, and append the certificate. This is required even for public-data research.</w:t>
      </w:r>
    </w:p>
  </w:comment>
  <w:comment w:id="283" w:author="Moulla, Donatien Koulla" w:date="2026-08-27T15:22:00Z" w:initials="MDK">
    <w:p w14:paraId="504A79E2" w14:textId="0689F8DA" w:rsidR="00ED3FB9" w:rsidRDefault="00ED3FB9">
      <w:pPr>
        <w:pStyle w:val="CommentText"/>
      </w:pPr>
      <w:r>
        <w:rPr>
          <w:rStyle w:val="CommentReference"/>
        </w:rPr>
        <w:annotationRef/>
      </w:r>
      <w:r w:rsidR="00E63B74">
        <w:rPr>
          <w:color w:val="000000"/>
        </w:rPr>
        <w:t>Y</w:t>
      </w:r>
      <w:r>
        <w:rPr>
          <w:color w:val="000000"/>
        </w:rPr>
        <w:t>ou report</w:t>
      </w:r>
      <w:r w:rsidR="00E63B74">
        <w:rPr>
          <w:color w:val="000000"/>
        </w:rPr>
        <w:t>s</w:t>
      </w:r>
      <w:r>
        <w:rPr>
          <w:color w:val="000000"/>
        </w:rPr>
        <w:t xml:space="preserve"> three different results: this table gives 2.105 s / 18.711 s (8.9x); the d = 0.85 row of Table 4.4 gives 2.913 s / 21.383 s (7.3x); Table 8.4 gives 2.544 s / 22.757 s.</w:t>
      </w:r>
      <w:r w:rsidR="00E63B74">
        <w:rPr>
          <w:color w:val="000000"/>
        </w:rPr>
        <w:t xml:space="preserve"> Can you explain?</w:t>
      </w:r>
    </w:p>
  </w:comment>
  <w:comment w:id="286" w:author="Dr. David Sena Attipoe" w:date="2026-08-28T07:49:00Z" w:initials="DSA">
    <w:p w14:paraId="2A71F61A" w14:textId="77777777" w:rsidR="002118C2" w:rsidRDefault="00000000">
      <w:r>
        <w:annotationRef/>
      </w:r>
      <w:r>
        <w:rPr>
          <w:color w:val="000000"/>
          <w:sz w:val="20"/>
          <w:szCs w:val="20"/>
        </w:rPr>
        <w:t>[MUST-FIX] This speedup (~10.4x at n = 10,000) contradicts Table 4.6, which reports 8.96x for what is described as the same pool, seed and size. Same experiment, two different answers, and the ordering even flips between the tables. Reconcile them and explain the discrepancy. This is exactly why I need the raw benchmark logs, not the means.</w:t>
      </w:r>
    </w:p>
  </w:comment>
  <w:comment w:id="288" w:author="Dr. David Sena Attipoe" w:date="2026-08-28T07:49:00Z" w:initials="DSA">
    <w:p w14:paraId="2146AC22" w14:textId="77777777" w:rsidR="002118C2" w:rsidRDefault="00000000">
      <w:r>
        <w:annotationRef/>
      </w:r>
      <w:r>
        <w:rPr>
          <w:color w:val="000000"/>
          <w:sz w:val="20"/>
          <w:szCs w:val="20"/>
        </w:rPr>
        <w:t>[MUST-FIX] This cannot be right as a scaling story. A 5,521-wallet cohort and a 31,612-wallet pool both showing 14,727 edges, while the intermediate 10,000-wallet stage shows only 7,067, is non-monotonic. And if |E| is identical between cohort and full pool, the 'runtime scaling' experiment is not scaling the quantity that actually drives PageRank cost. Provide the actual per-stage edge counts and explain the subsampling.</w:t>
      </w:r>
    </w:p>
  </w:comment>
  <w:comment w:id="299" w:author="Dr. David Sena Attipoe" w:date="2026-08-28T07:49:00Z" w:initials="DSA">
    <w:p w14:paraId="6EB4F965" w14:textId="77777777" w:rsidR="002118C2" w:rsidRDefault="00000000">
      <w:r>
        <w:annotationRef/>
      </w:r>
      <w:r>
        <w:rPr>
          <w:color w:val="000000"/>
          <w:sz w:val="20"/>
          <w:szCs w:val="20"/>
        </w:rPr>
        <w:t>[MAJOR] A 'robustness' check that moves allowance tau from 0.355 to 0.555 and transfer tau from 0.534 to 0.789 is not demonstrating stability; it shows the reported tau depends heavily on which sample is used. Decide which sample is primary, present it with intervals, and stop describing a 0.2 swing as robustness.</w:t>
      </w:r>
    </w:p>
  </w:comment>
  <w:comment w:id="310" w:author="Dr. David Sena Attipoe" w:date="2026-08-28T07:49:00Z" w:initials="DSA">
    <w:p w14:paraId="0DD277AC" w14:textId="77777777" w:rsidR="002118C2" w:rsidRDefault="00000000">
      <w:r>
        <w:annotationRef/>
      </w:r>
      <w:r>
        <w:rPr>
          <w:color w:val="000000"/>
          <w:sz w:val="20"/>
          <w:szCs w:val="20"/>
        </w:rPr>
        <w:t>[MAJOR] Be honest about what this actually shows. EndorseRank correlates with allowance in-degree because it is essentially a global smoothing of allowance in-degree, i.e. close to correlating a quantity with itself. On every outcome a protocol would care about (trading-success tau = 0.096 'negligible'; inverse-risk tau = 0.035) the method is at noise level. Confront this directly rather than reframing weak external validity as 'construct-specificity'.</w:t>
      </w:r>
    </w:p>
  </w:comment>
  <w:comment w:id="349" w:author="Dr. David Sena Attipoe" w:date="2026-08-28T07:49:00Z" w:initials="DSA">
    <w:p w14:paraId="41104D61" w14:textId="77777777" w:rsidR="002118C2" w:rsidRDefault="00000000">
      <w:r>
        <w:annotationRef/>
      </w:r>
      <w:r>
        <w:rPr>
          <w:color w:val="000000"/>
          <w:sz w:val="20"/>
          <w:szCs w:val="20"/>
        </w:rPr>
        <w:t>[MODERATE] This extended price-to-earnings analogy pulls in a cluster of finance-theory citations (Akerlof, Graham &amp; Dodd, Basu, Fama-French, Healy &amp; Wahlen) that appear nowhere else in the argument and does not advance the empirical claims. Either tie it rigorously to a testable implication or cut it to a single paragraph.</w:t>
      </w:r>
    </w:p>
  </w:comment>
  <w:comment w:id="378" w:author="Dr. David Sena Attipoe" w:date="2026-08-28T07:49:00Z" w:initials="DSA">
    <w:p w14:paraId="7D74C480" w14:textId="77777777" w:rsidR="002118C2" w:rsidRDefault="00000000">
      <w:r>
        <w:annotationRef/>
      </w:r>
      <w:r>
        <w:rPr>
          <w:color w:val="000000"/>
          <w:sz w:val="20"/>
          <w:szCs w:val="20"/>
        </w:rPr>
        <w:t>[SUMMARY] Overall recommendation: major revision before this can proceed toward examination. The engineering is competent, but the doctoral contribution is thin, the central result is weak and partly tautological (see the allowance-family and trading-success notes), and several results tables are internally inconsistent. Presentation also needs real work: the LaTeX-to-Word export is corrupted, the same headline numbers are repeated many times over, and the definitional apparatus is duplicated across chapters. My full review memo (Supervisory_Review_Taehong_Thesis) sets out the ordered action list; let us meet once Section 8 items 1 to 6 are done.</w:t>
      </w:r>
    </w:p>
  </w:comment>
  <w:comment w:id="396" w:author="Moulla, Donatien Koulla" w:date="2026-08-27T17:05:00Z" w:initials="MDK">
    <w:p w14:paraId="59AB85C9" w14:textId="6A9F76B8" w:rsidR="007D1415" w:rsidRDefault="007D1415">
      <w:pPr>
        <w:pStyle w:val="CommentText"/>
      </w:pPr>
      <w:r>
        <w:rPr>
          <w:rStyle w:val="CommentReference"/>
        </w:rPr>
        <w:annotationRef/>
      </w:r>
      <w:r>
        <w:t xml:space="preserve">Some references are too outdated. References must be updated.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13E6A0F5" w15:done="0"/>
  <w15:commentEx w15:paraId="6AFF31AD" w15:done="0"/>
  <w15:commentEx w15:paraId="29CB583B" w15:done="0"/>
  <w15:commentEx w15:paraId="16638B20" w15:done="0"/>
  <w15:commentEx w15:paraId="114F4CE1" w15:done="0"/>
  <w15:commentEx w15:paraId="410E985A" w15:done="0"/>
  <w15:commentEx w15:paraId="0871C721" w15:done="0"/>
  <w15:commentEx w15:paraId="7F003859" w15:done="0"/>
  <w15:commentEx w15:paraId="6D617435" w15:done="0"/>
  <w15:commentEx w15:paraId="2E1E07B0" w15:done="0"/>
  <w15:commentEx w15:paraId="258A5153" w15:done="0"/>
  <w15:commentEx w15:paraId="48B6F3E6" w15:done="0"/>
  <w15:commentEx w15:paraId="5BD315DE" w15:done="0"/>
  <w15:commentEx w15:paraId="3DFFACEB" w15:done="0"/>
  <w15:commentEx w15:paraId="104C3C0D" w15:done="0"/>
  <w15:commentEx w15:paraId="2A180395" w15:done="0"/>
  <w15:commentEx w15:paraId="01676DBB" w15:done="0"/>
  <w15:commentEx w15:paraId="0A24EFE5" w15:done="0"/>
  <w15:commentEx w15:paraId="67210CE6" w15:done="0"/>
  <w15:commentEx w15:paraId="504A79E2" w15:done="0"/>
  <w15:commentEx w15:paraId="2A71F61A" w15:done="0"/>
  <w15:commentEx w15:paraId="2146AC22" w15:done="0"/>
  <w15:commentEx w15:paraId="6EB4F965" w15:done="0"/>
  <w15:commentEx w15:paraId="0DD277AC" w15:done="0"/>
  <w15:commentEx w15:paraId="41104D61" w15:done="0"/>
  <w15:commentEx w15:paraId="7D74C480" w15:done="0"/>
  <w15:commentEx w15:paraId="59AB85C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2E3AB984" w16cex:dateUtc="2026-08-27T11:26:00Z"/>
  <w16cex:commentExtensible w16cex:durableId="2E36B40C" w16cex:dateUtc="2026-08-24T10:14:00Z"/>
  <w16cex:commentExtensible w16cex:durableId="2E3AB8BD" w16cex:dateUtc="2026-08-27T11:23:00Z"/>
  <w16cex:commentExtensible w16cex:durableId="27A8CBD0" w16cex:dateUtc="2026-08-28T07:49:00Z"/>
  <w16cex:commentExtensible w16cex:durableId="2E36BD10" w16cex:dateUtc="2026-08-24T10:52:00Z"/>
  <w16cex:commentExtensible w16cex:durableId="5E18036B" w16cex:dateUtc="2026-08-28T12:19:00Z"/>
  <w16cex:commentExtensible w16cex:durableId="463C5E39" w16cex:dateUtc="2026-08-28T12:23:00Z"/>
  <w16cex:commentExtensible w16cex:durableId="325B169F" w16cex:dateUtc="2026-08-28T07:49:00Z"/>
  <w16cex:commentExtensible w16cex:durableId="2E3ABE4B" w16cex:dateUtc="2026-08-27T11:46:00Z"/>
  <w16cex:commentExtensible w16cex:durableId="7FD09545" w16cex:dateUtc="2026-08-28T07:49:00Z"/>
  <w16cex:commentExtensible w16cex:durableId="2E3AC4AF" w16cex:dateUtc="2026-08-27T12:14:00Z"/>
  <w16cex:commentExtensible w16cex:durableId="229AD07C" w16cex:dateUtc="2026-08-28T07:49:00Z"/>
  <w16cex:commentExtensible w16cex:durableId="1CC5EE9D" w16cex:dateUtc="2026-08-28T07:49:00Z"/>
  <w16cex:commentExtensible w16cex:durableId="50369C8E" w16cex:dateUtc="2026-08-28T07:49:00Z"/>
  <w16cex:commentExtensible w16cex:durableId="790927AF" w16cex:dateUtc="2026-08-28T07:49:00Z"/>
  <w16cex:commentExtensible w16cex:durableId="2E3AC6C5" w16cex:dateUtc="2026-08-27T12:23:00Z"/>
  <w16cex:commentExtensible w16cex:durableId="2DD4DF09" w16cex:dateUtc="2026-08-28T07:49:00Z"/>
  <w16cex:commentExtensible w16cex:durableId="2E3ACA24" w16cex:dateUtc="2026-08-27T12:37:00Z"/>
  <w16cex:commentExtensible w16cex:durableId="1B9A1E04" w16cex:dateUtc="2026-08-28T07:49:00Z"/>
  <w16cex:commentExtensible w16cex:durableId="2E3AD4CF" w16cex:dateUtc="2026-08-27T13:22:00Z"/>
  <w16cex:commentExtensible w16cex:durableId="3A28D8F4" w16cex:dateUtc="2026-08-28T07:49:00Z"/>
  <w16cex:commentExtensible w16cex:durableId="3B5BE147" w16cex:dateUtc="2026-08-28T07:49:00Z"/>
  <w16cex:commentExtensible w16cex:durableId="2A80EBAD" w16cex:dateUtc="2026-08-28T07:49:00Z"/>
  <w16cex:commentExtensible w16cex:durableId="5B6281FC" w16cex:dateUtc="2026-08-28T07:49:00Z"/>
  <w16cex:commentExtensible w16cex:durableId="1C601BA4" w16cex:dateUtc="2026-08-28T07:49:00Z"/>
  <w16cex:commentExtensible w16cex:durableId="558742D8" w16cex:dateUtc="2026-08-28T07:49:00Z"/>
  <w16cex:commentExtensible w16cex:durableId="2E3AECD1" w16cex:dateUtc="2026-08-27T15: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13E6A0F5" w16cid:durableId="2E3AB984"/>
  <w16cid:commentId w16cid:paraId="6AFF31AD" w16cid:durableId="2E36B40C"/>
  <w16cid:commentId w16cid:paraId="29CB583B" w16cid:durableId="2E3AB8BD"/>
  <w16cid:commentId w16cid:paraId="16638B20" w16cid:durableId="27A8CBD0"/>
  <w16cid:commentId w16cid:paraId="114F4CE1" w16cid:durableId="2E36BD10"/>
  <w16cid:commentId w16cid:paraId="410E985A" w16cid:durableId="5E18036B"/>
  <w16cid:commentId w16cid:paraId="0871C721" w16cid:durableId="463C5E39"/>
  <w16cid:commentId w16cid:paraId="7F003859" w16cid:durableId="325B169F"/>
  <w16cid:commentId w16cid:paraId="6D617435" w16cid:durableId="2E3ABE4B"/>
  <w16cid:commentId w16cid:paraId="2E1E07B0" w16cid:durableId="7FD09545"/>
  <w16cid:commentId w16cid:paraId="258A5153" w16cid:durableId="2E3AC4AF"/>
  <w16cid:commentId w16cid:paraId="48B6F3E6" w16cid:durableId="229AD07C"/>
  <w16cid:commentId w16cid:paraId="5BD315DE" w16cid:durableId="1CC5EE9D"/>
  <w16cid:commentId w16cid:paraId="3DFFACEB" w16cid:durableId="50369C8E"/>
  <w16cid:commentId w16cid:paraId="104C3C0D" w16cid:durableId="790927AF"/>
  <w16cid:commentId w16cid:paraId="2A180395" w16cid:durableId="2E3AC6C5"/>
  <w16cid:commentId w16cid:paraId="01676DBB" w16cid:durableId="2DD4DF09"/>
  <w16cid:commentId w16cid:paraId="0A24EFE5" w16cid:durableId="2E3ACA24"/>
  <w16cid:commentId w16cid:paraId="67210CE6" w16cid:durableId="1B9A1E04"/>
  <w16cid:commentId w16cid:paraId="504A79E2" w16cid:durableId="2E3AD4CF"/>
  <w16cid:commentId w16cid:paraId="2A71F61A" w16cid:durableId="3A28D8F4"/>
  <w16cid:commentId w16cid:paraId="2146AC22" w16cid:durableId="3B5BE147"/>
  <w16cid:commentId w16cid:paraId="6EB4F965" w16cid:durableId="2A80EBAD"/>
  <w16cid:commentId w16cid:paraId="0DD277AC" w16cid:durableId="5B6281FC"/>
  <w16cid:commentId w16cid:paraId="41104D61" w16cid:durableId="1C601BA4"/>
  <w16cid:commentId w16cid:paraId="7D74C480" w16cid:durableId="558742D8"/>
  <w16cid:commentId w16cid:paraId="59AB85C9" w16cid:durableId="2E3AECD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E81A2A4" w14:textId="77777777" w:rsidR="007522BF" w:rsidRDefault="007522BF">
      <w:r>
        <w:separator/>
      </w:r>
    </w:p>
  </w:endnote>
  <w:endnote w:type="continuationSeparator" w:id="0">
    <w:p w14:paraId="2E06115F" w14:textId="77777777" w:rsidR="007522BF" w:rsidRDefault="007522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Menlo">
    <w:altName w:val="DokChampa"/>
    <w:panose1 w:val="020B0609030804020204"/>
    <w:charset w:val="00"/>
    <w:family w:val="modern"/>
    <w:pitch w:val="fixed"/>
    <w:sig w:usb0="E60022FF" w:usb1="D200F9FB" w:usb2="02000028" w:usb3="00000000" w:csb0="000001DF" w:csb1="00000000"/>
  </w:font>
  <w:font w:name="Apple Symbols">
    <w:altName w:val="Arial"/>
    <w:panose1 w:val="02000000000000000000"/>
    <w:charset w:val="B1"/>
    <w:family w:val="auto"/>
    <w:pitch w:val="variable"/>
    <w:sig w:usb0="800008A3" w:usb1="08007BEB" w:usb2="01840034" w:usb3="00000000" w:csb0="000001FB"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DC27FC" w14:textId="77777777" w:rsidR="00350CFB" w:rsidRDefault="00283FFF">
    <w:pPr>
      <w:pStyle w:val="BodyText"/>
      <w:spacing w:line="14" w:lineRule="auto"/>
      <w:rPr>
        <w:sz w:val="20"/>
      </w:rPr>
    </w:pPr>
    <w:r>
      <w:rPr>
        <w:noProof/>
        <w:sz w:val="20"/>
      </w:rPr>
      <mc:AlternateContent>
        <mc:Choice Requires="wps">
          <w:drawing>
            <wp:anchor distT="0" distB="0" distL="0" distR="0" simplePos="0" relativeHeight="484000768" behindDoc="1" locked="0" layoutInCell="1" allowOverlap="1" wp14:anchorId="00DC27FD" wp14:editId="00DC27FE">
              <wp:simplePos x="0" y="0"/>
              <wp:positionH relativeFrom="page">
                <wp:posOffset>3653421</wp:posOffset>
              </wp:positionH>
              <wp:positionV relativeFrom="page">
                <wp:posOffset>9208968</wp:posOffset>
              </wp:positionV>
              <wp:extent cx="253365" cy="1936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3365" cy="193675"/>
                      </a:xfrm>
                      <a:prstGeom prst="rect">
                        <a:avLst/>
                      </a:prstGeom>
                    </wps:spPr>
                    <wps:txbx>
                      <w:txbxContent>
                        <w:p w14:paraId="00DC28A2" w14:textId="77777777" w:rsidR="00350CFB" w:rsidRDefault="00283FFF">
                          <w:pPr>
                            <w:pStyle w:val="BodyText"/>
                            <w:spacing w:before="9"/>
                            <w:ind w:left="20"/>
                          </w:pPr>
                          <w:r>
                            <w:rPr>
                              <w:spacing w:val="-5"/>
                            </w:rPr>
                            <w:fldChar w:fldCharType="begin"/>
                          </w:r>
                          <w:r>
                            <w:rPr>
                              <w:spacing w:val="-5"/>
                            </w:rPr>
                            <w:instrText xml:space="preserve"> PAGE </w:instrText>
                          </w:r>
                          <w:r>
                            <w:rPr>
                              <w:spacing w:val="-5"/>
                            </w:rPr>
                            <w:fldChar w:fldCharType="separate"/>
                          </w:r>
                          <w:r>
                            <w:rPr>
                              <w:spacing w:val="-5"/>
                            </w:rPr>
                            <w:t>100</w:t>
                          </w:r>
                          <w:r>
                            <w:rPr>
                              <w:spacing w:val="-5"/>
                            </w:rPr>
                            <w:fldChar w:fldCharType="end"/>
                          </w:r>
                        </w:p>
                      </w:txbxContent>
                    </wps:txbx>
                    <wps:bodyPr wrap="square" lIns="0" tIns="0" rIns="0" bIns="0" rtlCol="0">
                      <a:noAutofit/>
                    </wps:bodyPr>
                  </wps:wsp>
                </a:graphicData>
              </a:graphic>
            </wp:anchor>
          </w:drawing>
        </mc:Choice>
        <mc:Fallback>
          <w:pict>
            <v:shapetype w14:anchorId="00DC27FD" id="_x0000_t202" coordsize="21600,21600" o:spt="202" path="m,l,21600r21600,l21600,xe">
              <v:stroke joinstyle="miter"/>
              <v:path gradientshapeok="t" o:connecttype="rect"/>
            </v:shapetype>
            <v:shape id="Textbox 1" o:spid="_x0000_s1460" type="#_x0000_t202" style="position:absolute;margin-left:287.65pt;margin-top:725.1pt;width:19.95pt;height:15.25pt;z-index:-19315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" filled="f" stroked="f">
              <v:textbox inset="0,0,0,0">
                <w:txbxContent>
                  <w:p w14:paraId="00DC28A2" w14:textId="77777777" w:rsidR="00350CFB" w:rsidRDefault="00283FFF">
                    <w:pPr>
                      <w:pStyle w:val="BodyText"/>
                      <w:spacing w:before="9"/>
                      <w:ind w:left="20"/>
                    </w:pPr>
                    <w:r>
                      <w:rPr>
                        <w:spacing w:val="-5"/>
                      </w:rPr>
                      <w:fldChar w:fldCharType="begin"/>
                    </w:r>
                    <w:r>
                      <w:rPr>
                        <w:spacing w:val="-5"/>
                      </w:rPr>
                      <w:instrText xml:space="preserve"> PAGE </w:instrText>
                    </w:r>
                    <w:r>
                      <w:rPr>
                        <w:spacing w:val="-5"/>
                      </w:rPr>
                      <w:fldChar w:fldCharType="separate"/>
                    </w:r>
                    <w:r>
                      <w:rPr>
                        <w:spacing w:val="-5"/>
                      </w:rPr>
                      <w:t>100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5BB860C" w14:textId="77777777" w:rsidR="007522BF" w:rsidRDefault="007522BF">
      <w:r>
        <w:separator/>
      </w:r>
    </w:p>
  </w:footnote>
  <w:footnote w:type="continuationSeparator" w:id="0">
    <w:p w14:paraId="245546D2" w14:textId="77777777" w:rsidR="007522BF" w:rsidRDefault="007522B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6D054E"/>
    <w:multiLevelType w:val="multilevel"/>
    <w:tmpl w:val="59BCF562"/>
    <w:lvl w:ilvl="0">
      <w:start w:val="4"/>
      <w:numFmt w:val="decimal"/>
      <w:lvlText w:val="%1"/>
      <w:lvlJc w:val="left"/>
      <w:pPr>
        <w:ind w:left="1190" w:hanging="550"/>
        <w:jc w:val="left"/>
      </w:pPr>
      <w:rPr>
        <w:rFonts w:hint="default"/>
        <w:lang w:val="en-US" w:eastAsia="en-US" w:bidi="ar-SA"/>
      </w:rPr>
    </w:lvl>
    <w:lvl w:ilvl="1">
      <w:start w:val="1"/>
      <w:numFmt w:val="decimal"/>
      <w:lvlText w:val="%1.%2"/>
      <w:lvlJc w:val="left"/>
      <w:pPr>
        <w:ind w:left="1190" w:hanging="550"/>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3001" w:hanging="550"/>
      </w:pPr>
      <w:rPr>
        <w:rFonts w:hint="default"/>
        <w:lang w:val="en-US" w:eastAsia="en-US" w:bidi="ar-SA"/>
      </w:rPr>
    </w:lvl>
    <w:lvl w:ilvl="3">
      <w:numFmt w:val="bullet"/>
      <w:lvlText w:val="•"/>
      <w:lvlJc w:val="left"/>
      <w:pPr>
        <w:ind w:left="3901" w:hanging="550"/>
      </w:pPr>
      <w:rPr>
        <w:rFonts w:hint="default"/>
        <w:lang w:val="en-US" w:eastAsia="en-US" w:bidi="ar-SA"/>
      </w:rPr>
    </w:lvl>
    <w:lvl w:ilvl="4">
      <w:numFmt w:val="bullet"/>
      <w:lvlText w:val="•"/>
      <w:lvlJc w:val="left"/>
      <w:pPr>
        <w:ind w:left="4802" w:hanging="550"/>
      </w:pPr>
      <w:rPr>
        <w:rFonts w:hint="default"/>
        <w:lang w:val="en-US" w:eastAsia="en-US" w:bidi="ar-SA"/>
      </w:rPr>
    </w:lvl>
    <w:lvl w:ilvl="5">
      <w:numFmt w:val="bullet"/>
      <w:lvlText w:val="•"/>
      <w:lvlJc w:val="left"/>
      <w:pPr>
        <w:ind w:left="5702" w:hanging="550"/>
      </w:pPr>
      <w:rPr>
        <w:rFonts w:hint="default"/>
        <w:lang w:val="en-US" w:eastAsia="en-US" w:bidi="ar-SA"/>
      </w:rPr>
    </w:lvl>
    <w:lvl w:ilvl="6">
      <w:numFmt w:val="bullet"/>
      <w:lvlText w:val="•"/>
      <w:lvlJc w:val="left"/>
      <w:pPr>
        <w:ind w:left="6603" w:hanging="550"/>
      </w:pPr>
      <w:rPr>
        <w:rFonts w:hint="default"/>
        <w:lang w:val="en-US" w:eastAsia="en-US" w:bidi="ar-SA"/>
      </w:rPr>
    </w:lvl>
    <w:lvl w:ilvl="7">
      <w:numFmt w:val="bullet"/>
      <w:lvlText w:val="•"/>
      <w:lvlJc w:val="left"/>
      <w:pPr>
        <w:ind w:left="7503" w:hanging="550"/>
      </w:pPr>
      <w:rPr>
        <w:rFonts w:hint="default"/>
        <w:lang w:val="en-US" w:eastAsia="en-US" w:bidi="ar-SA"/>
      </w:rPr>
    </w:lvl>
    <w:lvl w:ilvl="8">
      <w:numFmt w:val="bullet"/>
      <w:lvlText w:val="•"/>
      <w:lvlJc w:val="left"/>
      <w:pPr>
        <w:ind w:left="8404" w:hanging="550"/>
      </w:pPr>
      <w:rPr>
        <w:rFonts w:hint="default"/>
        <w:lang w:val="en-US" w:eastAsia="en-US" w:bidi="ar-SA"/>
      </w:rPr>
    </w:lvl>
  </w:abstractNum>
  <w:abstractNum w:abstractNumId="1" w15:restartNumberingAfterBreak="0">
    <w:nsid w:val="0091710E"/>
    <w:multiLevelType w:val="hybridMultilevel"/>
    <w:tmpl w:val="C836409E"/>
    <w:lvl w:ilvl="0" w:tplc="48EE6112">
      <w:numFmt w:val="bullet"/>
      <w:lvlText w:val="•"/>
      <w:lvlJc w:val="left"/>
      <w:pPr>
        <w:ind w:left="799" w:hanging="216"/>
      </w:pPr>
      <w:rPr>
        <w:rFonts w:ascii="Times New Roman" w:eastAsia="Times New Roman" w:hAnsi="Times New Roman" w:cs="Times New Roman" w:hint="default"/>
        <w:b w:val="0"/>
        <w:bCs w:val="0"/>
        <w:i w:val="0"/>
        <w:iCs w:val="0"/>
        <w:spacing w:val="0"/>
        <w:w w:val="99"/>
        <w:sz w:val="24"/>
        <w:szCs w:val="24"/>
        <w:lang w:val="en-US" w:eastAsia="en-US" w:bidi="ar-SA"/>
      </w:rPr>
    </w:lvl>
    <w:lvl w:ilvl="1" w:tplc="4C3E782E">
      <w:numFmt w:val="bullet"/>
      <w:lvlText w:val="•"/>
      <w:lvlJc w:val="left"/>
      <w:pPr>
        <w:ind w:left="1740" w:hanging="216"/>
      </w:pPr>
      <w:rPr>
        <w:rFonts w:hint="default"/>
        <w:lang w:val="en-US" w:eastAsia="en-US" w:bidi="ar-SA"/>
      </w:rPr>
    </w:lvl>
    <w:lvl w:ilvl="2" w:tplc="156C2946">
      <w:numFmt w:val="bullet"/>
      <w:lvlText w:val="•"/>
      <w:lvlJc w:val="left"/>
      <w:pPr>
        <w:ind w:left="2681" w:hanging="216"/>
      </w:pPr>
      <w:rPr>
        <w:rFonts w:hint="default"/>
        <w:lang w:val="en-US" w:eastAsia="en-US" w:bidi="ar-SA"/>
      </w:rPr>
    </w:lvl>
    <w:lvl w:ilvl="3" w:tplc="E0907E22">
      <w:numFmt w:val="bullet"/>
      <w:lvlText w:val="•"/>
      <w:lvlJc w:val="left"/>
      <w:pPr>
        <w:ind w:left="3621" w:hanging="216"/>
      </w:pPr>
      <w:rPr>
        <w:rFonts w:hint="default"/>
        <w:lang w:val="en-US" w:eastAsia="en-US" w:bidi="ar-SA"/>
      </w:rPr>
    </w:lvl>
    <w:lvl w:ilvl="4" w:tplc="81FACDB2">
      <w:numFmt w:val="bullet"/>
      <w:lvlText w:val="•"/>
      <w:lvlJc w:val="left"/>
      <w:pPr>
        <w:ind w:left="4562" w:hanging="216"/>
      </w:pPr>
      <w:rPr>
        <w:rFonts w:hint="default"/>
        <w:lang w:val="en-US" w:eastAsia="en-US" w:bidi="ar-SA"/>
      </w:rPr>
    </w:lvl>
    <w:lvl w:ilvl="5" w:tplc="C416F9BA">
      <w:numFmt w:val="bullet"/>
      <w:lvlText w:val="•"/>
      <w:lvlJc w:val="left"/>
      <w:pPr>
        <w:ind w:left="5502" w:hanging="216"/>
      </w:pPr>
      <w:rPr>
        <w:rFonts w:hint="default"/>
        <w:lang w:val="en-US" w:eastAsia="en-US" w:bidi="ar-SA"/>
      </w:rPr>
    </w:lvl>
    <w:lvl w:ilvl="6" w:tplc="07686954">
      <w:numFmt w:val="bullet"/>
      <w:lvlText w:val="•"/>
      <w:lvlJc w:val="left"/>
      <w:pPr>
        <w:ind w:left="6443" w:hanging="216"/>
      </w:pPr>
      <w:rPr>
        <w:rFonts w:hint="default"/>
        <w:lang w:val="en-US" w:eastAsia="en-US" w:bidi="ar-SA"/>
      </w:rPr>
    </w:lvl>
    <w:lvl w:ilvl="7" w:tplc="14AC7A10">
      <w:numFmt w:val="bullet"/>
      <w:lvlText w:val="•"/>
      <w:lvlJc w:val="left"/>
      <w:pPr>
        <w:ind w:left="7383" w:hanging="216"/>
      </w:pPr>
      <w:rPr>
        <w:rFonts w:hint="default"/>
        <w:lang w:val="en-US" w:eastAsia="en-US" w:bidi="ar-SA"/>
      </w:rPr>
    </w:lvl>
    <w:lvl w:ilvl="8" w:tplc="599C2894">
      <w:numFmt w:val="bullet"/>
      <w:lvlText w:val="•"/>
      <w:lvlJc w:val="left"/>
      <w:pPr>
        <w:ind w:left="8324" w:hanging="216"/>
      </w:pPr>
      <w:rPr>
        <w:rFonts w:hint="default"/>
        <w:lang w:val="en-US" w:eastAsia="en-US" w:bidi="ar-SA"/>
      </w:rPr>
    </w:lvl>
  </w:abstractNum>
  <w:abstractNum w:abstractNumId="2" w15:restartNumberingAfterBreak="0">
    <w:nsid w:val="011F2FB5"/>
    <w:multiLevelType w:val="hybridMultilevel"/>
    <w:tmpl w:val="E49861DA"/>
    <w:lvl w:ilvl="0" w:tplc="63F89616">
      <w:numFmt w:val="bullet"/>
      <w:lvlText w:val="•"/>
      <w:lvlJc w:val="left"/>
      <w:pPr>
        <w:ind w:left="808" w:hanging="216"/>
      </w:pPr>
      <w:rPr>
        <w:rFonts w:ascii="Times New Roman" w:eastAsia="Times New Roman" w:hAnsi="Times New Roman" w:cs="Times New Roman" w:hint="default"/>
        <w:b w:val="0"/>
        <w:bCs w:val="0"/>
        <w:i w:val="0"/>
        <w:iCs w:val="0"/>
        <w:spacing w:val="0"/>
        <w:w w:val="99"/>
        <w:sz w:val="24"/>
        <w:szCs w:val="24"/>
        <w:lang w:val="en-US" w:eastAsia="en-US" w:bidi="ar-SA"/>
      </w:rPr>
    </w:lvl>
    <w:lvl w:ilvl="1" w:tplc="3B4E86CE">
      <w:numFmt w:val="bullet"/>
      <w:lvlText w:val="•"/>
      <w:lvlJc w:val="left"/>
      <w:pPr>
        <w:ind w:left="1740" w:hanging="216"/>
      </w:pPr>
      <w:rPr>
        <w:rFonts w:hint="default"/>
        <w:lang w:val="en-US" w:eastAsia="en-US" w:bidi="ar-SA"/>
      </w:rPr>
    </w:lvl>
    <w:lvl w:ilvl="2" w:tplc="0A92F76E">
      <w:numFmt w:val="bullet"/>
      <w:lvlText w:val="•"/>
      <w:lvlJc w:val="left"/>
      <w:pPr>
        <w:ind w:left="2681" w:hanging="216"/>
      </w:pPr>
      <w:rPr>
        <w:rFonts w:hint="default"/>
        <w:lang w:val="en-US" w:eastAsia="en-US" w:bidi="ar-SA"/>
      </w:rPr>
    </w:lvl>
    <w:lvl w:ilvl="3" w:tplc="BE6A954A">
      <w:numFmt w:val="bullet"/>
      <w:lvlText w:val="•"/>
      <w:lvlJc w:val="left"/>
      <w:pPr>
        <w:ind w:left="3621" w:hanging="216"/>
      </w:pPr>
      <w:rPr>
        <w:rFonts w:hint="default"/>
        <w:lang w:val="en-US" w:eastAsia="en-US" w:bidi="ar-SA"/>
      </w:rPr>
    </w:lvl>
    <w:lvl w:ilvl="4" w:tplc="D9B21EF2">
      <w:numFmt w:val="bullet"/>
      <w:lvlText w:val="•"/>
      <w:lvlJc w:val="left"/>
      <w:pPr>
        <w:ind w:left="4562" w:hanging="216"/>
      </w:pPr>
      <w:rPr>
        <w:rFonts w:hint="default"/>
        <w:lang w:val="en-US" w:eastAsia="en-US" w:bidi="ar-SA"/>
      </w:rPr>
    </w:lvl>
    <w:lvl w:ilvl="5" w:tplc="7C58D266">
      <w:numFmt w:val="bullet"/>
      <w:lvlText w:val="•"/>
      <w:lvlJc w:val="left"/>
      <w:pPr>
        <w:ind w:left="5502" w:hanging="216"/>
      </w:pPr>
      <w:rPr>
        <w:rFonts w:hint="default"/>
        <w:lang w:val="en-US" w:eastAsia="en-US" w:bidi="ar-SA"/>
      </w:rPr>
    </w:lvl>
    <w:lvl w:ilvl="6" w:tplc="14DCBFB2">
      <w:numFmt w:val="bullet"/>
      <w:lvlText w:val="•"/>
      <w:lvlJc w:val="left"/>
      <w:pPr>
        <w:ind w:left="6443" w:hanging="216"/>
      </w:pPr>
      <w:rPr>
        <w:rFonts w:hint="default"/>
        <w:lang w:val="en-US" w:eastAsia="en-US" w:bidi="ar-SA"/>
      </w:rPr>
    </w:lvl>
    <w:lvl w:ilvl="7" w:tplc="C9C88DB6">
      <w:numFmt w:val="bullet"/>
      <w:lvlText w:val="•"/>
      <w:lvlJc w:val="left"/>
      <w:pPr>
        <w:ind w:left="7383" w:hanging="216"/>
      </w:pPr>
      <w:rPr>
        <w:rFonts w:hint="default"/>
        <w:lang w:val="en-US" w:eastAsia="en-US" w:bidi="ar-SA"/>
      </w:rPr>
    </w:lvl>
    <w:lvl w:ilvl="8" w:tplc="12D84696">
      <w:numFmt w:val="bullet"/>
      <w:lvlText w:val="•"/>
      <w:lvlJc w:val="left"/>
      <w:pPr>
        <w:ind w:left="8324" w:hanging="216"/>
      </w:pPr>
      <w:rPr>
        <w:rFonts w:hint="default"/>
        <w:lang w:val="en-US" w:eastAsia="en-US" w:bidi="ar-SA"/>
      </w:rPr>
    </w:lvl>
  </w:abstractNum>
  <w:abstractNum w:abstractNumId="3" w15:restartNumberingAfterBreak="0">
    <w:nsid w:val="04B12BD6"/>
    <w:multiLevelType w:val="hybridMultilevel"/>
    <w:tmpl w:val="CCD24414"/>
    <w:lvl w:ilvl="0" w:tplc="14F8B998">
      <w:start w:val="1"/>
      <w:numFmt w:val="decimal"/>
      <w:lvlText w:val="%1."/>
      <w:lvlJc w:val="left"/>
      <w:pPr>
        <w:ind w:left="856" w:hanging="303"/>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1" w:tplc="6A0E395A">
      <w:numFmt w:val="bullet"/>
      <w:lvlText w:val="•"/>
      <w:lvlJc w:val="left"/>
      <w:pPr>
        <w:ind w:left="1794" w:hanging="303"/>
      </w:pPr>
      <w:rPr>
        <w:rFonts w:hint="default"/>
        <w:lang w:val="en-US" w:eastAsia="en-US" w:bidi="ar-SA"/>
      </w:rPr>
    </w:lvl>
    <w:lvl w:ilvl="2" w:tplc="BF8E3C38">
      <w:numFmt w:val="bullet"/>
      <w:lvlText w:val="•"/>
      <w:lvlJc w:val="left"/>
      <w:pPr>
        <w:ind w:left="2729" w:hanging="303"/>
      </w:pPr>
      <w:rPr>
        <w:rFonts w:hint="default"/>
        <w:lang w:val="en-US" w:eastAsia="en-US" w:bidi="ar-SA"/>
      </w:rPr>
    </w:lvl>
    <w:lvl w:ilvl="3" w:tplc="7F405398">
      <w:numFmt w:val="bullet"/>
      <w:lvlText w:val="•"/>
      <w:lvlJc w:val="left"/>
      <w:pPr>
        <w:ind w:left="3663" w:hanging="303"/>
      </w:pPr>
      <w:rPr>
        <w:rFonts w:hint="default"/>
        <w:lang w:val="en-US" w:eastAsia="en-US" w:bidi="ar-SA"/>
      </w:rPr>
    </w:lvl>
    <w:lvl w:ilvl="4" w:tplc="6EBE0E3C">
      <w:numFmt w:val="bullet"/>
      <w:lvlText w:val="•"/>
      <w:lvlJc w:val="left"/>
      <w:pPr>
        <w:ind w:left="4598" w:hanging="303"/>
      </w:pPr>
      <w:rPr>
        <w:rFonts w:hint="default"/>
        <w:lang w:val="en-US" w:eastAsia="en-US" w:bidi="ar-SA"/>
      </w:rPr>
    </w:lvl>
    <w:lvl w:ilvl="5" w:tplc="86A620DE">
      <w:numFmt w:val="bullet"/>
      <w:lvlText w:val="•"/>
      <w:lvlJc w:val="left"/>
      <w:pPr>
        <w:ind w:left="5532" w:hanging="303"/>
      </w:pPr>
      <w:rPr>
        <w:rFonts w:hint="default"/>
        <w:lang w:val="en-US" w:eastAsia="en-US" w:bidi="ar-SA"/>
      </w:rPr>
    </w:lvl>
    <w:lvl w:ilvl="6" w:tplc="332A6146">
      <w:numFmt w:val="bullet"/>
      <w:lvlText w:val="•"/>
      <w:lvlJc w:val="left"/>
      <w:pPr>
        <w:ind w:left="6467" w:hanging="303"/>
      </w:pPr>
      <w:rPr>
        <w:rFonts w:hint="default"/>
        <w:lang w:val="en-US" w:eastAsia="en-US" w:bidi="ar-SA"/>
      </w:rPr>
    </w:lvl>
    <w:lvl w:ilvl="7" w:tplc="2A3EFD12">
      <w:numFmt w:val="bullet"/>
      <w:lvlText w:val="•"/>
      <w:lvlJc w:val="left"/>
      <w:pPr>
        <w:ind w:left="7401" w:hanging="303"/>
      </w:pPr>
      <w:rPr>
        <w:rFonts w:hint="default"/>
        <w:lang w:val="en-US" w:eastAsia="en-US" w:bidi="ar-SA"/>
      </w:rPr>
    </w:lvl>
    <w:lvl w:ilvl="8" w:tplc="1E06269C">
      <w:numFmt w:val="bullet"/>
      <w:lvlText w:val="•"/>
      <w:lvlJc w:val="left"/>
      <w:pPr>
        <w:ind w:left="8336" w:hanging="303"/>
      </w:pPr>
      <w:rPr>
        <w:rFonts w:hint="default"/>
        <w:lang w:val="en-US" w:eastAsia="en-US" w:bidi="ar-SA"/>
      </w:rPr>
    </w:lvl>
  </w:abstractNum>
  <w:abstractNum w:abstractNumId="4" w15:restartNumberingAfterBreak="0">
    <w:nsid w:val="0F9F024A"/>
    <w:multiLevelType w:val="multilevel"/>
    <w:tmpl w:val="0D5E0DA2"/>
    <w:lvl w:ilvl="0">
      <w:start w:val="1"/>
      <w:numFmt w:val="decimal"/>
      <w:lvlText w:val="%1"/>
      <w:lvlJc w:val="left"/>
      <w:pPr>
        <w:ind w:left="856" w:hanging="574"/>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1">
      <w:start w:val="1"/>
      <w:numFmt w:val="decimal"/>
      <w:lvlText w:val="%1.%2"/>
      <w:lvlJc w:val="left"/>
      <w:pPr>
        <w:ind w:left="1214" w:hanging="574"/>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2">
      <w:start w:val="1"/>
      <w:numFmt w:val="decimal"/>
      <w:lvlText w:val="%1.%2.%3"/>
      <w:lvlJc w:val="left"/>
      <w:pPr>
        <w:ind w:left="1573" w:hanging="574"/>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3">
      <w:numFmt w:val="bullet"/>
      <w:lvlText w:val="•"/>
      <w:lvlJc w:val="left"/>
      <w:pPr>
        <w:ind w:left="2658" w:hanging="574"/>
      </w:pPr>
      <w:rPr>
        <w:rFonts w:hint="default"/>
        <w:lang w:val="en-US" w:eastAsia="en-US" w:bidi="ar-SA"/>
      </w:rPr>
    </w:lvl>
    <w:lvl w:ilvl="4">
      <w:numFmt w:val="bullet"/>
      <w:lvlText w:val="•"/>
      <w:lvlJc w:val="left"/>
      <w:pPr>
        <w:ind w:left="3736" w:hanging="574"/>
      </w:pPr>
      <w:rPr>
        <w:rFonts w:hint="default"/>
        <w:lang w:val="en-US" w:eastAsia="en-US" w:bidi="ar-SA"/>
      </w:rPr>
    </w:lvl>
    <w:lvl w:ilvl="5">
      <w:numFmt w:val="bullet"/>
      <w:lvlText w:val="•"/>
      <w:lvlJc w:val="left"/>
      <w:pPr>
        <w:ind w:left="4814" w:hanging="574"/>
      </w:pPr>
      <w:rPr>
        <w:rFonts w:hint="default"/>
        <w:lang w:val="en-US" w:eastAsia="en-US" w:bidi="ar-SA"/>
      </w:rPr>
    </w:lvl>
    <w:lvl w:ilvl="6">
      <w:numFmt w:val="bullet"/>
      <w:lvlText w:val="•"/>
      <w:lvlJc w:val="left"/>
      <w:pPr>
        <w:ind w:left="5892" w:hanging="574"/>
      </w:pPr>
      <w:rPr>
        <w:rFonts w:hint="default"/>
        <w:lang w:val="en-US" w:eastAsia="en-US" w:bidi="ar-SA"/>
      </w:rPr>
    </w:lvl>
    <w:lvl w:ilvl="7">
      <w:numFmt w:val="bullet"/>
      <w:lvlText w:val="•"/>
      <w:lvlJc w:val="left"/>
      <w:pPr>
        <w:ind w:left="6971" w:hanging="574"/>
      </w:pPr>
      <w:rPr>
        <w:rFonts w:hint="default"/>
        <w:lang w:val="en-US" w:eastAsia="en-US" w:bidi="ar-SA"/>
      </w:rPr>
    </w:lvl>
    <w:lvl w:ilvl="8">
      <w:numFmt w:val="bullet"/>
      <w:lvlText w:val="•"/>
      <w:lvlJc w:val="left"/>
      <w:pPr>
        <w:ind w:left="8049" w:hanging="574"/>
      </w:pPr>
      <w:rPr>
        <w:rFonts w:hint="default"/>
        <w:lang w:val="en-US" w:eastAsia="en-US" w:bidi="ar-SA"/>
      </w:rPr>
    </w:lvl>
  </w:abstractNum>
  <w:abstractNum w:abstractNumId="5" w15:restartNumberingAfterBreak="0">
    <w:nsid w:val="0FC06BD2"/>
    <w:multiLevelType w:val="hybridMultilevel"/>
    <w:tmpl w:val="3072FFA6"/>
    <w:lvl w:ilvl="0" w:tplc="3648F65C">
      <w:start w:val="1"/>
      <w:numFmt w:val="decimal"/>
      <w:lvlText w:val="%1."/>
      <w:lvlJc w:val="left"/>
      <w:pPr>
        <w:ind w:left="856" w:hanging="303"/>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1" w:tplc="DFB0F026">
      <w:numFmt w:val="bullet"/>
      <w:lvlText w:val="•"/>
      <w:lvlJc w:val="left"/>
      <w:pPr>
        <w:ind w:left="1794" w:hanging="303"/>
      </w:pPr>
      <w:rPr>
        <w:rFonts w:hint="default"/>
        <w:lang w:val="en-US" w:eastAsia="en-US" w:bidi="ar-SA"/>
      </w:rPr>
    </w:lvl>
    <w:lvl w:ilvl="2" w:tplc="62561A38">
      <w:numFmt w:val="bullet"/>
      <w:lvlText w:val="•"/>
      <w:lvlJc w:val="left"/>
      <w:pPr>
        <w:ind w:left="2729" w:hanging="303"/>
      </w:pPr>
      <w:rPr>
        <w:rFonts w:hint="default"/>
        <w:lang w:val="en-US" w:eastAsia="en-US" w:bidi="ar-SA"/>
      </w:rPr>
    </w:lvl>
    <w:lvl w:ilvl="3" w:tplc="322666EE">
      <w:numFmt w:val="bullet"/>
      <w:lvlText w:val="•"/>
      <w:lvlJc w:val="left"/>
      <w:pPr>
        <w:ind w:left="3663" w:hanging="303"/>
      </w:pPr>
      <w:rPr>
        <w:rFonts w:hint="default"/>
        <w:lang w:val="en-US" w:eastAsia="en-US" w:bidi="ar-SA"/>
      </w:rPr>
    </w:lvl>
    <w:lvl w:ilvl="4" w:tplc="35464268">
      <w:numFmt w:val="bullet"/>
      <w:lvlText w:val="•"/>
      <w:lvlJc w:val="left"/>
      <w:pPr>
        <w:ind w:left="4598" w:hanging="303"/>
      </w:pPr>
      <w:rPr>
        <w:rFonts w:hint="default"/>
        <w:lang w:val="en-US" w:eastAsia="en-US" w:bidi="ar-SA"/>
      </w:rPr>
    </w:lvl>
    <w:lvl w:ilvl="5" w:tplc="EC6A5CC0">
      <w:numFmt w:val="bullet"/>
      <w:lvlText w:val="•"/>
      <w:lvlJc w:val="left"/>
      <w:pPr>
        <w:ind w:left="5532" w:hanging="303"/>
      </w:pPr>
      <w:rPr>
        <w:rFonts w:hint="default"/>
        <w:lang w:val="en-US" w:eastAsia="en-US" w:bidi="ar-SA"/>
      </w:rPr>
    </w:lvl>
    <w:lvl w:ilvl="6" w:tplc="CCD4957A">
      <w:numFmt w:val="bullet"/>
      <w:lvlText w:val="•"/>
      <w:lvlJc w:val="left"/>
      <w:pPr>
        <w:ind w:left="6467" w:hanging="303"/>
      </w:pPr>
      <w:rPr>
        <w:rFonts w:hint="default"/>
        <w:lang w:val="en-US" w:eastAsia="en-US" w:bidi="ar-SA"/>
      </w:rPr>
    </w:lvl>
    <w:lvl w:ilvl="7" w:tplc="01AEE216">
      <w:numFmt w:val="bullet"/>
      <w:lvlText w:val="•"/>
      <w:lvlJc w:val="left"/>
      <w:pPr>
        <w:ind w:left="7401" w:hanging="303"/>
      </w:pPr>
      <w:rPr>
        <w:rFonts w:hint="default"/>
        <w:lang w:val="en-US" w:eastAsia="en-US" w:bidi="ar-SA"/>
      </w:rPr>
    </w:lvl>
    <w:lvl w:ilvl="8" w:tplc="F63CFAFC">
      <w:numFmt w:val="bullet"/>
      <w:lvlText w:val="•"/>
      <w:lvlJc w:val="left"/>
      <w:pPr>
        <w:ind w:left="8336" w:hanging="303"/>
      </w:pPr>
      <w:rPr>
        <w:rFonts w:hint="default"/>
        <w:lang w:val="en-US" w:eastAsia="en-US" w:bidi="ar-SA"/>
      </w:rPr>
    </w:lvl>
  </w:abstractNum>
  <w:abstractNum w:abstractNumId="6" w15:restartNumberingAfterBreak="0">
    <w:nsid w:val="16FE3561"/>
    <w:multiLevelType w:val="hybridMultilevel"/>
    <w:tmpl w:val="0F56C13C"/>
    <w:lvl w:ilvl="0" w:tplc="9416AEA8">
      <w:start w:val="1"/>
      <w:numFmt w:val="decimal"/>
      <w:lvlText w:val="%1."/>
      <w:lvlJc w:val="left"/>
      <w:pPr>
        <w:ind w:left="856" w:hanging="311"/>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1" w:tplc="12080032">
      <w:numFmt w:val="bullet"/>
      <w:lvlText w:val="•"/>
      <w:lvlJc w:val="left"/>
      <w:pPr>
        <w:ind w:left="1794" w:hanging="311"/>
      </w:pPr>
      <w:rPr>
        <w:rFonts w:hint="default"/>
        <w:lang w:val="en-US" w:eastAsia="en-US" w:bidi="ar-SA"/>
      </w:rPr>
    </w:lvl>
    <w:lvl w:ilvl="2" w:tplc="C0D09C70">
      <w:numFmt w:val="bullet"/>
      <w:lvlText w:val="•"/>
      <w:lvlJc w:val="left"/>
      <w:pPr>
        <w:ind w:left="2729" w:hanging="311"/>
      </w:pPr>
      <w:rPr>
        <w:rFonts w:hint="default"/>
        <w:lang w:val="en-US" w:eastAsia="en-US" w:bidi="ar-SA"/>
      </w:rPr>
    </w:lvl>
    <w:lvl w:ilvl="3" w:tplc="0CCA1FFE">
      <w:numFmt w:val="bullet"/>
      <w:lvlText w:val="•"/>
      <w:lvlJc w:val="left"/>
      <w:pPr>
        <w:ind w:left="3663" w:hanging="311"/>
      </w:pPr>
      <w:rPr>
        <w:rFonts w:hint="default"/>
        <w:lang w:val="en-US" w:eastAsia="en-US" w:bidi="ar-SA"/>
      </w:rPr>
    </w:lvl>
    <w:lvl w:ilvl="4" w:tplc="AD8A23C8">
      <w:numFmt w:val="bullet"/>
      <w:lvlText w:val="•"/>
      <w:lvlJc w:val="left"/>
      <w:pPr>
        <w:ind w:left="4598" w:hanging="311"/>
      </w:pPr>
      <w:rPr>
        <w:rFonts w:hint="default"/>
        <w:lang w:val="en-US" w:eastAsia="en-US" w:bidi="ar-SA"/>
      </w:rPr>
    </w:lvl>
    <w:lvl w:ilvl="5" w:tplc="23062560">
      <w:numFmt w:val="bullet"/>
      <w:lvlText w:val="•"/>
      <w:lvlJc w:val="left"/>
      <w:pPr>
        <w:ind w:left="5532" w:hanging="311"/>
      </w:pPr>
      <w:rPr>
        <w:rFonts w:hint="default"/>
        <w:lang w:val="en-US" w:eastAsia="en-US" w:bidi="ar-SA"/>
      </w:rPr>
    </w:lvl>
    <w:lvl w:ilvl="6" w:tplc="27949D4C">
      <w:numFmt w:val="bullet"/>
      <w:lvlText w:val="•"/>
      <w:lvlJc w:val="left"/>
      <w:pPr>
        <w:ind w:left="6467" w:hanging="311"/>
      </w:pPr>
      <w:rPr>
        <w:rFonts w:hint="default"/>
        <w:lang w:val="en-US" w:eastAsia="en-US" w:bidi="ar-SA"/>
      </w:rPr>
    </w:lvl>
    <w:lvl w:ilvl="7" w:tplc="F864BF30">
      <w:numFmt w:val="bullet"/>
      <w:lvlText w:val="•"/>
      <w:lvlJc w:val="left"/>
      <w:pPr>
        <w:ind w:left="7401" w:hanging="311"/>
      </w:pPr>
      <w:rPr>
        <w:rFonts w:hint="default"/>
        <w:lang w:val="en-US" w:eastAsia="en-US" w:bidi="ar-SA"/>
      </w:rPr>
    </w:lvl>
    <w:lvl w:ilvl="8" w:tplc="33B05666">
      <w:numFmt w:val="bullet"/>
      <w:lvlText w:val="•"/>
      <w:lvlJc w:val="left"/>
      <w:pPr>
        <w:ind w:left="8336" w:hanging="311"/>
      </w:pPr>
      <w:rPr>
        <w:rFonts w:hint="default"/>
        <w:lang w:val="en-US" w:eastAsia="en-US" w:bidi="ar-SA"/>
      </w:rPr>
    </w:lvl>
  </w:abstractNum>
  <w:abstractNum w:abstractNumId="7" w15:restartNumberingAfterBreak="0">
    <w:nsid w:val="22BD52A6"/>
    <w:multiLevelType w:val="hybridMultilevel"/>
    <w:tmpl w:val="BEC63708"/>
    <w:lvl w:ilvl="0" w:tplc="7B3E788A">
      <w:numFmt w:val="bullet"/>
      <w:lvlText w:val="•"/>
      <w:lvlJc w:val="left"/>
      <w:pPr>
        <w:ind w:left="808" w:hanging="216"/>
      </w:pPr>
      <w:rPr>
        <w:rFonts w:ascii="Times New Roman" w:eastAsia="Times New Roman" w:hAnsi="Times New Roman" w:cs="Times New Roman" w:hint="default"/>
        <w:b w:val="0"/>
        <w:bCs w:val="0"/>
        <w:i w:val="0"/>
        <w:iCs w:val="0"/>
        <w:spacing w:val="0"/>
        <w:w w:val="99"/>
        <w:sz w:val="24"/>
        <w:szCs w:val="24"/>
        <w:lang w:val="en-US" w:eastAsia="en-US" w:bidi="ar-SA"/>
      </w:rPr>
    </w:lvl>
    <w:lvl w:ilvl="1" w:tplc="D194925A">
      <w:numFmt w:val="bullet"/>
      <w:lvlText w:val="•"/>
      <w:lvlJc w:val="left"/>
      <w:pPr>
        <w:ind w:left="1740" w:hanging="216"/>
      </w:pPr>
      <w:rPr>
        <w:rFonts w:hint="default"/>
        <w:lang w:val="en-US" w:eastAsia="en-US" w:bidi="ar-SA"/>
      </w:rPr>
    </w:lvl>
    <w:lvl w:ilvl="2" w:tplc="25A8011C">
      <w:numFmt w:val="bullet"/>
      <w:lvlText w:val="•"/>
      <w:lvlJc w:val="left"/>
      <w:pPr>
        <w:ind w:left="2681" w:hanging="216"/>
      </w:pPr>
      <w:rPr>
        <w:rFonts w:hint="default"/>
        <w:lang w:val="en-US" w:eastAsia="en-US" w:bidi="ar-SA"/>
      </w:rPr>
    </w:lvl>
    <w:lvl w:ilvl="3" w:tplc="C87CDB84">
      <w:numFmt w:val="bullet"/>
      <w:lvlText w:val="•"/>
      <w:lvlJc w:val="left"/>
      <w:pPr>
        <w:ind w:left="3621" w:hanging="216"/>
      </w:pPr>
      <w:rPr>
        <w:rFonts w:hint="default"/>
        <w:lang w:val="en-US" w:eastAsia="en-US" w:bidi="ar-SA"/>
      </w:rPr>
    </w:lvl>
    <w:lvl w:ilvl="4" w:tplc="F6FCE3E4">
      <w:numFmt w:val="bullet"/>
      <w:lvlText w:val="•"/>
      <w:lvlJc w:val="left"/>
      <w:pPr>
        <w:ind w:left="4562" w:hanging="216"/>
      </w:pPr>
      <w:rPr>
        <w:rFonts w:hint="default"/>
        <w:lang w:val="en-US" w:eastAsia="en-US" w:bidi="ar-SA"/>
      </w:rPr>
    </w:lvl>
    <w:lvl w:ilvl="5" w:tplc="62FA6518">
      <w:numFmt w:val="bullet"/>
      <w:lvlText w:val="•"/>
      <w:lvlJc w:val="left"/>
      <w:pPr>
        <w:ind w:left="5502" w:hanging="216"/>
      </w:pPr>
      <w:rPr>
        <w:rFonts w:hint="default"/>
        <w:lang w:val="en-US" w:eastAsia="en-US" w:bidi="ar-SA"/>
      </w:rPr>
    </w:lvl>
    <w:lvl w:ilvl="6" w:tplc="A00456B6">
      <w:numFmt w:val="bullet"/>
      <w:lvlText w:val="•"/>
      <w:lvlJc w:val="left"/>
      <w:pPr>
        <w:ind w:left="6443" w:hanging="216"/>
      </w:pPr>
      <w:rPr>
        <w:rFonts w:hint="default"/>
        <w:lang w:val="en-US" w:eastAsia="en-US" w:bidi="ar-SA"/>
      </w:rPr>
    </w:lvl>
    <w:lvl w:ilvl="7" w:tplc="D458B57A">
      <w:numFmt w:val="bullet"/>
      <w:lvlText w:val="•"/>
      <w:lvlJc w:val="left"/>
      <w:pPr>
        <w:ind w:left="7383" w:hanging="216"/>
      </w:pPr>
      <w:rPr>
        <w:rFonts w:hint="default"/>
        <w:lang w:val="en-US" w:eastAsia="en-US" w:bidi="ar-SA"/>
      </w:rPr>
    </w:lvl>
    <w:lvl w:ilvl="8" w:tplc="7DCEB002">
      <w:numFmt w:val="bullet"/>
      <w:lvlText w:val="•"/>
      <w:lvlJc w:val="left"/>
      <w:pPr>
        <w:ind w:left="8324" w:hanging="216"/>
      </w:pPr>
      <w:rPr>
        <w:rFonts w:hint="default"/>
        <w:lang w:val="en-US" w:eastAsia="en-US" w:bidi="ar-SA"/>
      </w:rPr>
    </w:lvl>
  </w:abstractNum>
  <w:abstractNum w:abstractNumId="8" w15:restartNumberingAfterBreak="0">
    <w:nsid w:val="25114731"/>
    <w:multiLevelType w:val="hybridMultilevel"/>
    <w:tmpl w:val="B5283CE0"/>
    <w:lvl w:ilvl="0" w:tplc="D9B6D236">
      <w:numFmt w:val="bullet"/>
      <w:lvlText w:val="•"/>
      <w:lvlJc w:val="left"/>
      <w:pPr>
        <w:ind w:left="808" w:hanging="216"/>
      </w:pPr>
      <w:rPr>
        <w:rFonts w:ascii="Times New Roman" w:eastAsia="Times New Roman" w:hAnsi="Times New Roman" w:cs="Times New Roman" w:hint="default"/>
        <w:b w:val="0"/>
        <w:bCs w:val="0"/>
        <w:i w:val="0"/>
        <w:iCs w:val="0"/>
        <w:spacing w:val="0"/>
        <w:w w:val="99"/>
        <w:sz w:val="24"/>
        <w:szCs w:val="24"/>
        <w:lang w:val="en-US" w:eastAsia="en-US" w:bidi="ar-SA"/>
      </w:rPr>
    </w:lvl>
    <w:lvl w:ilvl="1" w:tplc="15640390">
      <w:numFmt w:val="bullet"/>
      <w:lvlText w:val="•"/>
      <w:lvlJc w:val="left"/>
      <w:pPr>
        <w:ind w:left="1740" w:hanging="216"/>
      </w:pPr>
      <w:rPr>
        <w:rFonts w:hint="default"/>
        <w:lang w:val="en-US" w:eastAsia="en-US" w:bidi="ar-SA"/>
      </w:rPr>
    </w:lvl>
    <w:lvl w:ilvl="2" w:tplc="0196532C">
      <w:numFmt w:val="bullet"/>
      <w:lvlText w:val="•"/>
      <w:lvlJc w:val="left"/>
      <w:pPr>
        <w:ind w:left="2681" w:hanging="216"/>
      </w:pPr>
      <w:rPr>
        <w:rFonts w:hint="default"/>
        <w:lang w:val="en-US" w:eastAsia="en-US" w:bidi="ar-SA"/>
      </w:rPr>
    </w:lvl>
    <w:lvl w:ilvl="3" w:tplc="13B0C3FE">
      <w:numFmt w:val="bullet"/>
      <w:lvlText w:val="•"/>
      <w:lvlJc w:val="left"/>
      <w:pPr>
        <w:ind w:left="3621" w:hanging="216"/>
      </w:pPr>
      <w:rPr>
        <w:rFonts w:hint="default"/>
        <w:lang w:val="en-US" w:eastAsia="en-US" w:bidi="ar-SA"/>
      </w:rPr>
    </w:lvl>
    <w:lvl w:ilvl="4" w:tplc="8C1C918C">
      <w:numFmt w:val="bullet"/>
      <w:lvlText w:val="•"/>
      <w:lvlJc w:val="left"/>
      <w:pPr>
        <w:ind w:left="4562" w:hanging="216"/>
      </w:pPr>
      <w:rPr>
        <w:rFonts w:hint="default"/>
        <w:lang w:val="en-US" w:eastAsia="en-US" w:bidi="ar-SA"/>
      </w:rPr>
    </w:lvl>
    <w:lvl w:ilvl="5" w:tplc="33A49CAE">
      <w:numFmt w:val="bullet"/>
      <w:lvlText w:val="•"/>
      <w:lvlJc w:val="left"/>
      <w:pPr>
        <w:ind w:left="5502" w:hanging="216"/>
      </w:pPr>
      <w:rPr>
        <w:rFonts w:hint="default"/>
        <w:lang w:val="en-US" w:eastAsia="en-US" w:bidi="ar-SA"/>
      </w:rPr>
    </w:lvl>
    <w:lvl w:ilvl="6" w:tplc="4E7EBA86">
      <w:numFmt w:val="bullet"/>
      <w:lvlText w:val="•"/>
      <w:lvlJc w:val="left"/>
      <w:pPr>
        <w:ind w:left="6443" w:hanging="216"/>
      </w:pPr>
      <w:rPr>
        <w:rFonts w:hint="default"/>
        <w:lang w:val="en-US" w:eastAsia="en-US" w:bidi="ar-SA"/>
      </w:rPr>
    </w:lvl>
    <w:lvl w:ilvl="7" w:tplc="5B843EAC">
      <w:numFmt w:val="bullet"/>
      <w:lvlText w:val="•"/>
      <w:lvlJc w:val="left"/>
      <w:pPr>
        <w:ind w:left="7383" w:hanging="216"/>
      </w:pPr>
      <w:rPr>
        <w:rFonts w:hint="default"/>
        <w:lang w:val="en-US" w:eastAsia="en-US" w:bidi="ar-SA"/>
      </w:rPr>
    </w:lvl>
    <w:lvl w:ilvl="8" w:tplc="DADA6FD0">
      <w:numFmt w:val="bullet"/>
      <w:lvlText w:val="•"/>
      <w:lvlJc w:val="left"/>
      <w:pPr>
        <w:ind w:left="8324" w:hanging="216"/>
      </w:pPr>
      <w:rPr>
        <w:rFonts w:hint="default"/>
        <w:lang w:val="en-US" w:eastAsia="en-US" w:bidi="ar-SA"/>
      </w:rPr>
    </w:lvl>
  </w:abstractNum>
  <w:abstractNum w:abstractNumId="9" w15:restartNumberingAfterBreak="0">
    <w:nsid w:val="27B63350"/>
    <w:multiLevelType w:val="hybridMultilevel"/>
    <w:tmpl w:val="646883FC"/>
    <w:lvl w:ilvl="0" w:tplc="CDC6D2B0">
      <w:numFmt w:val="bullet"/>
      <w:lvlText w:val="•"/>
      <w:lvlJc w:val="left"/>
      <w:pPr>
        <w:ind w:left="808" w:hanging="216"/>
      </w:pPr>
      <w:rPr>
        <w:rFonts w:ascii="Times New Roman" w:eastAsia="Times New Roman" w:hAnsi="Times New Roman" w:cs="Times New Roman" w:hint="default"/>
        <w:b w:val="0"/>
        <w:bCs w:val="0"/>
        <w:i w:val="0"/>
        <w:iCs w:val="0"/>
        <w:spacing w:val="0"/>
        <w:w w:val="99"/>
        <w:sz w:val="24"/>
        <w:szCs w:val="24"/>
        <w:lang w:val="en-US" w:eastAsia="en-US" w:bidi="ar-SA"/>
      </w:rPr>
    </w:lvl>
    <w:lvl w:ilvl="1" w:tplc="21EA93A2">
      <w:numFmt w:val="bullet"/>
      <w:lvlText w:val="•"/>
      <w:lvlJc w:val="left"/>
      <w:pPr>
        <w:ind w:left="1740" w:hanging="216"/>
      </w:pPr>
      <w:rPr>
        <w:rFonts w:hint="default"/>
        <w:lang w:val="en-US" w:eastAsia="en-US" w:bidi="ar-SA"/>
      </w:rPr>
    </w:lvl>
    <w:lvl w:ilvl="2" w:tplc="38D49046">
      <w:numFmt w:val="bullet"/>
      <w:lvlText w:val="•"/>
      <w:lvlJc w:val="left"/>
      <w:pPr>
        <w:ind w:left="2681" w:hanging="216"/>
      </w:pPr>
      <w:rPr>
        <w:rFonts w:hint="default"/>
        <w:lang w:val="en-US" w:eastAsia="en-US" w:bidi="ar-SA"/>
      </w:rPr>
    </w:lvl>
    <w:lvl w:ilvl="3" w:tplc="3550CC82">
      <w:numFmt w:val="bullet"/>
      <w:lvlText w:val="•"/>
      <w:lvlJc w:val="left"/>
      <w:pPr>
        <w:ind w:left="3621" w:hanging="216"/>
      </w:pPr>
      <w:rPr>
        <w:rFonts w:hint="default"/>
        <w:lang w:val="en-US" w:eastAsia="en-US" w:bidi="ar-SA"/>
      </w:rPr>
    </w:lvl>
    <w:lvl w:ilvl="4" w:tplc="16D8D7EA">
      <w:numFmt w:val="bullet"/>
      <w:lvlText w:val="•"/>
      <w:lvlJc w:val="left"/>
      <w:pPr>
        <w:ind w:left="4562" w:hanging="216"/>
      </w:pPr>
      <w:rPr>
        <w:rFonts w:hint="default"/>
        <w:lang w:val="en-US" w:eastAsia="en-US" w:bidi="ar-SA"/>
      </w:rPr>
    </w:lvl>
    <w:lvl w:ilvl="5" w:tplc="D9EE1426">
      <w:numFmt w:val="bullet"/>
      <w:lvlText w:val="•"/>
      <w:lvlJc w:val="left"/>
      <w:pPr>
        <w:ind w:left="5502" w:hanging="216"/>
      </w:pPr>
      <w:rPr>
        <w:rFonts w:hint="default"/>
        <w:lang w:val="en-US" w:eastAsia="en-US" w:bidi="ar-SA"/>
      </w:rPr>
    </w:lvl>
    <w:lvl w:ilvl="6" w:tplc="66F8A0C2">
      <w:numFmt w:val="bullet"/>
      <w:lvlText w:val="•"/>
      <w:lvlJc w:val="left"/>
      <w:pPr>
        <w:ind w:left="6443" w:hanging="216"/>
      </w:pPr>
      <w:rPr>
        <w:rFonts w:hint="default"/>
        <w:lang w:val="en-US" w:eastAsia="en-US" w:bidi="ar-SA"/>
      </w:rPr>
    </w:lvl>
    <w:lvl w:ilvl="7" w:tplc="D7DE0FEE">
      <w:numFmt w:val="bullet"/>
      <w:lvlText w:val="•"/>
      <w:lvlJc w:val="left"/>
      <w:pPr>
        <w:ind w:left="7383" w:hanging="216"/>
      </w:pPr>
      <w:rPr>
        <w:rFonts w:hint="default"/>
        <w:lang w:val="en-US" w:eastAsia="en-US" w:bidi="ar-SA"/>
      </w:rPr>
    </w:lvl>
    <w:lvl w:ilvl="8" w:tplc="6B6C9982">
      <w:numFmt w:val="bullet"/>
      <w:lvlText w:val="•"/>
      <w:lvlJc w:val="left"/>
      <w:pPr>
        <w:ind w:left="8324" w:hanging="216"/>
      </w:pPr>
      <w:rPr>
        <w:rFonts w:hint="default"/>
        <w:lang w:val="en-US" w:eastAsia="en-US" w:bidi="ar-SA"/>
      </w:rPr>
    </w:lvl>
  </w:abstractNum>
  <w:abstractNum w:abstractNumId="10" w15:restartNumberingAfterBreak="0">
    <w:nsid w:val="2E84419B"/>
    <w:multiLevelType w:val="hybridMultilevel"/>
    <w:tmpl w:val="18DAC500"/>
    <w:lvl w:ilvl="0" w:tplc="2BD29A6E">
      <w:numFmt w:val="bullet"/>
      <w:lvlText w:val="•"/>
      <w:lvlJc w:val="left"/>
      <w:pPr>
        <w:ind w:left="808" w:hanging="216"/>
      </w:pPr>
      <w:rPr>
        <w:rFonts w:ascii="Times New Roman" w:eastAsia="Times New Roman" w:hAnsi="Times New Roman" w:cs="Times New Roman" w:hint="default"/>
        <w:b w:val="0"/>
        <w:bCs w:val="0"/>
        <w:i w:val="0"/>
        <w:iCs w:val="0"/>
        <w:spacing w:val="0"/>
        <w:w w:val="99"/>
        <w:sz w:val="24"/>
        <w:szCs w:val="24"/>
        <w:lang w:val="en-US" w:eastAsia="en-US" w:bidi="ar-SA"/>
      </w:rPr>
    </w:lvl>
    <w:lvl w:ilvl="1" w:tplc="0B7C0D02">
      <w:numFmt w:val="bullet"/>
      <w:lvlText w:val="•"/>
      <w:lvlJc w:val="left"/>
      <w:pPr>
        <w:ind w:left="1740" w:hanging="216"/>
      </w:pPr>
      <w:rPr>
        <w:rFonts w:hint="default"/>
        <w:lang w:val="en-US" w:eastAsia="en-US" w:bidi="ar-SA"/>
      </w:rPr>
    </w:lvl>
    <w:lvl w:ilvl="2" w:tplc="4604728A">
      <w:numFmt w:val="bullet"/>
      <w:lvlText w:val="•"/>
      <w:lvlJc w:val="left"/>
      <w:pPr>
        <w:ind w:left="2681" w:hanging="216"/>
      </w:pPr>
      <w:rPr>
        <w:rFonts w:hint="default"/>
        <w:lang w:val="en-US" w:eastAsia="en-US" w:bidi="ar-SA"/>
      </w:rPr>
    </w:lvl>
    <w:lvl w:ilvl="3" w:tplc="AC0E124E">
      <w:numFmt w:val="bullet"/>
      <w:lvlText w:val="•"/>
      <w:lvlJc w:val="left"/>
      <w:pPr>
        <w:ind w:left="3621" w:hanging="216"/>
      </w:pPr>
      <w:rPr>
        <w:rFonts w:hint="default"/>
        <w:lang w:val="en-US" w:eastAsia="en-US" w:bidi="ar-SA"/>
      </w:rPr>
    </w:lvl>
    <w:lvl w:ilvl="4" w:tplc="ACACE3C8">
      <w:numFmt w:val="bullet"/>
      <w:lvlText w:val="•"/>
      <w:lvlJc w:val="left"/>
      <w:pPr>
        <w:ind w:left="4562" w:hanging="216"/>
      </w:pPr>
      <w:rPr>
        <w:rFonts w:hint="default"/>
        <w:lang w:val="en-US" w:eastAsia="en-US" w:bidi="ar-SA"/>
      </w:rPr>
    </w:lvl>
    <w:lvl w:ilvl="5" w:tplc="2E1EA77E">
      <w:numFmt w:val="bullet"/>
      <w:lvlText w:val="•"/>
      <w:lvlJc w:val="left"/>
      <w:pPr>
        <w:ind w:left="5502" w:hanging="216"/>
      </w:pPr>
      <w:rPr>
        <w:rFonts w:hint="default"/>
        <w:lang w:val="en-US" w:eastAsia="en-US" w:bidi="ar-SA"/>
      </w:rPr>
    </w:lvl>
    <w:lvl w:ilvl="6" w:tplc="346A43B8">
      <w:numFmt w:val="bullet"/>
      <w:lvlText w:val="•"/>
      <w:lvlJc w:val="left"/>
      <w:pPr>
        <w:ind w:left="6443" w:hanging="216"/>
      </w:pPr>
      <w:rPr>
        <w:rFonts w:hint="default"/>
        <w:lang w:val="en-US" w:eastAsia="en-US" w:bidi="ar-SA"/>
      </w:rPr>
    </w:lvl>
    <w:lvl w:ilvl="7" w:tplc="6C86CA58">
      <w:numFmt w:val="bullet"/>
      <w:lvlText w:val="•"/>
      <w:lvlJc w:val="left"/>
      <w:pPr>
        <w:ind w:left="7383" w:hanging="216"/>
      </w:pPr>
      <w:rPr>
        <w:rFonts w:hint="default"/>
        <w:lang w:val="en-US" w:eastAsia="en-US" w:bidi="ar-SA"/>
      </w:rPr>
    </w:lvl>
    <w:lvl w:ilvl="8" w:tplc="3C0E35C0">
      <w:numFmt w:val="bullet"/>
      <w:lvlText w:val="•"/>
      <w:lvlJc w:val="left"/>
      <w:pPr>
        <w:ind w:left="8324" w:hanging="216"/>
      </w:pPr>
      <w:rPr>
        <w:rFonts w:hint="default"/>
        <w:lang w:val="en-US" w:eastAsia="en-US" w:bidi="ar-SA"/>
      </w:rPr>
    </w:lvl>
  </w:abstractNum>
  <w:abstractNum w:abstractNumId="11" w15:restartNumberingAfterBreak="0">
    <w:nsid w:val="2F8D5E51"/>
    <w:multiLevelType w:val="hybridMultilevel"/>
    <w:tmpl w:val="15581E30"/>
    <w:lvl w:ilvl="0" w:tplc="5BC6434E">
      <w:start w:val="1"/>
      <w:numFmt w:val="decimal"/>
      <w:lvlText w:val="%1."/>
      <w:lvlJc w:val="left"/>
      <w:pPr>
        <w:ind w:left="856" w:hanging="311"/>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1" w:tplc="6D468C34">
      <w:numFmt w:val="bullet"/>
      <w:lvlText w:val="•"/>
      <w:lvlJc w:val="left"/>
      <w:pPr>
        <w:ind w:left="1794" w:hanging="311"/>
      </w:pPr>
      <w:rPr>
        <w:rFonts w:hint="default"/>
        <w:lang w:val="en-US" w:eastAsia="en-US" w:bidi="ar-SA"/>
      </w:rPr>
    </w:lvl>
    <w:lvl w:ilvl="2" w:tplc="3FA89542">
      <w:numFmt w:val="bullet"/>
      <w:lvlText w:val="•"/>
      <w:lvlJc w:val="left"/>
      <w:pPr>
        <w:ind w:left="2729" w:hanging="311"/>
      </w:pPr>
      <w:rPr>
        <w:rFonts w:hint="default"/>
        <w:lang w:val="en-US" w:eastAsia="en-US" w:bidi="ar-SA"/>
      </w:rPr>
    </w:lvl>
    <w:lvl w:ilvl="3" w:tplc="A3A23104">
      <w:numFmt w:val="bullet"/>
      <w:lvlText w:val="•"/>
      <w:lvlJc w:val="left"/>
      <w:pPr>
        <w:ind w:left="3663" w:hanging="311"/>
      </w:pPr>
      <w:rPr>
        <w:rFonts w:hint="default"/>
        <w:lang w:val="en-US" w:eastAsia="en-US" w:bidi="ar-SA"/>
      </w:rPr>
    </w:lvl>
    <w:lvl w:ilvl="4" w:tplc="D0A6296E">
      <w:numFmt w:val="bullet"/>
      <w:lvlText w:val="•"/>
      <w:lvlJc w:val="left"/>
      <w:pPr>
        <w:ind w:left="4598" w:hanging="311"/>
      </w:pPr>
      <w:rPr>
        <w:rFonts w:hint="default"/>
        <w:lang w:val="en-US" w:eastAsia="en-US" w:bidi="ar-SA"/>
      </w:rPr>
    </w:lvl>
    <w:lvl w:ilvl="5" w:tplc="B23064CA">
      <w:numFmt w:val="bullet"/>
      <w:lvlText w:val="•"/>
      <w:lvlJc w:val="left"/>
      <w:pPr>
        <w:ind w:left="5532" w:hanging="311"/>
      </w:pPr>
      <w:rPr>
        <w:rFonts w:hint="default"/>
        <w:lang w:val="en-US" w:eastAsia="en-US" w:bidi="ar-SA"/>
      </w:rPr>
    </w:lvl>
    <w:lvl w:ilvl="6" w:tplc="F2B8086A">
      <w:numFmt w:val="bullet"/>
      <w:lvlText w:val="•"/>
      <w:lvlJc w:val="left"/>
      <w:pPr>
        <w:ind w:left="6467" w:hanging="311"/>
      </w:pPr>
      <w:rPr>
        <w:rFonts w:hint="default"/>
        <w:lang w:val="en-US" w:eastAsia="en-US" w:bidi="ar-SA"/>
      </w:rPr>
    </w:lvl>
    <w:lvl w:ilvl="7" w:tplc="2CD2CF32">
      <w:numFmt w:val="bullet"/>
      <w:lvlText w:val="•"/>
      <w:lvlJc w:val="left"/>
      <w:pPr>
        <w:ind w:left="7401" w:hanging="311"/>
      </w:pPr>
      <w:rPr>
        <w:rFonts w:hint="default"/>
        <w:lang w:val="en-US" w:eastAsia="en-US" w:bidi="ar-SA"/>
      </w:rPr>
    </w:lvl>
    <w:lvl w:ilvl="8" w:tplc="3DC0683C">
      <w:numFmt w:val="bullet"/>
      <w:lvlText w:val="•"/>
      <w:lvlJc w:val="left"/>
      <w:pPr>
        <w:ind w:left="8336" w:hanging="311"/>
      </w:pPr>
      <w:rPr>
        <w:rFonts w:hint="default"/>
        <w:lang w:val="en-US" w:eastAsia="en-US" w:bidi="ar-SA"/>
      </w:rPr>
    </w:lvl>
  </w:abstractNum>
  <w:abstractNum w:abstractNumId="12" w15:restartNumberingAfterBreak="0">
    <w:nsid w:val="38A71A1A"/>
    <w:multiLevelType w:val="hybridMultilevel"/>
    <w:tmpl w:val="192C17DA"/>
    <w:lvl w:ilvl="0" w:tplc="7FA8E41E">
      <w:start w:val="1"/>
      <w:numFmt w:val="decimal"/>
      <w:lvlText w:val="[%1]"/>
      <w:lvlJc w:val="left"/>
      <w:pPr>
        <w:ind w:left="692" w:hanging="411"/>
        <w:jc w:val="right"/>
      </w:pPr>
      <w:rPr>
        <w:rFonts w:ascii="Times New Roman" w:eastAsia="Times New Roman" w:hAnsi="Times New Roman" w:cs="Times New Roman" w:hint="default"/>
        <w:b w:val="0"/>
        <w:bCs w:val="0"/>
        <w:i w:val="0"/>
        <w:iCs w:val="0"/>
        <w:spacing w:val="0"/>
        <w:w w:val="99"/>
        <w:sz w:val="24"/>
        <w:szCs w:val="24"/>
        <w:lang w:val="en-US" w:eastAsia="en-US" w:bidi="ar-SA"/>
      </w:rPr>
    </w:lvl>
    <w:lvl w:ilvl="1" w:tplc="DCC4E190">
      <w:numFmt w:val="bullet"/>
      <w:lvlText w:val="•"/>
      <w:lvlJc w:val="left"/>
      <w:pPr>
        <w:ind w:left="1650" w:hanging="411"/>
      </w:pPr>
      <w:rPr>
        <w:rFonts w:hint="default"/>
        <w:lang w:val="en-US" w:eastAsia="en-US" w:bidi="ar-SA"/>
      </w:rPr>
    </w:lvl>
    <w:lvl w:ilvl="2" w:tplc="E384EC2E">
      <w:numFmt w:val="bullet"/>
      <w:lvlText w:val="•"/>
      <w:lvlJc w:val="left"/>
      <w:pPr>
        <w:ind w:left="2601" w:hanging="411"/>
      </w:pPr>
      <w:rPr>
        <w:rFonts w:hint="default"/>
        <w:lang w:val="en-US" w:eastAsia="en-US" w:bidi="ar-SA"/>
      </w:rPr>
    </w:lvl>
    <w:lvl w:ilvl="3" w:tplc="574687D0">
      <w:numFmt w:val="bullet"/>
      <w:lvlText w:val="•"/>
      <w:lvlJc w:val="left"/>
      <w:pPr>
        <w:ind w:left="3551" w:hanging="411"/>
      </w:pPr>
      <w:rPr>
        <w:rFonts w:hint="default"/>
        <w:lang w:val="en-US" w:eastAsia="en-US" w:bidi="ar-SA"/>
      </w:rPr>
    </w:lvl>
    <w:lvl w:ilvl="4" w:tplc="CF20A024">
      <w:numFmt w:val="bullet"/>
      <w:lvlText w:val="•"/>
      <w:lvlJc w:val="left"/>
      <w:pPr>
        <w:ind w:left="4502" w:hanging="411"/>
      </w:pPr>
      <w:rPr>
        <w:rFonts w:hint="default"/>
        <w:lang w:val="en-US" w:eastAsia="en-US" w:bidi="ar-SA"/>
      </w:rPr>
    </w:lvl>
    <w:lvl w:ilvl="5" w:tplc="0FC2F528">
      <w:numFmt w:val="bullet"/>
      <w:lvlText w:val="•"/>
      <w:lvlJc w:val="left"/>
      <w:pPr>
        <w:ind w:left="5452" w:hanging="411"/>
      </w:pPr>
      <w:rPr>
        <w:rFonts w:hint="default"/>
        <w:lang w:val="en-US" w:eastAsia="en-US" w:bidi="ar-SA"/>
      </w:rPr>
    </w:lvl>
    <w:lvl w:ilvl="6" w:tplc="8782F0EA">
      <w:numFmt w:val="bullet"/>
      <w:lvlText w:val="•"/>
      <w:lvlJc w:val="left"/>
      <w:pPr>
        <w:ind w:left="6403" w:hanging="411"/>
      </w:pPr>
      <w:rPr>
        <w:rFonts w:hint="default"/>
        <w:lang w:val="en-US" w:eastAsia="en-US" w:bidi="ar-SA"/>
      </w:rPr>
    </w:lvl>
    <w:lvl w:ilvl="7" w:tplc="CD54A56A">
      <w:numFmt w:val="bullet"/>
      <w:lvlText w:val="•"/>
      <w:lvlJc w:val="left"/>
      <w:pPr>
        <w:ind w:left="7353" w:hanging="411"/>
      </w:pPr>
      <w:rPr>
        <w:rFonts w:hint="default"/>
        <w:lang w:val="en-US" w:eastAsia="en-US" w:bidi="ar-SA"/>
      </w:rPr>
    </w:lvl>
    <w:lvl w:ilvl="8" w:tplc="69626EB8">
      <w:numFmt w:val="bullet"/>
      <w:lvlText w:val="•"/>
      <w:lvlJc w:val="left"/>
      <w:pPr>
        <w:ind w:left="8304" w:hanging="411"/>
      </w:pPr>
      <w:rPr>
        <w:rFonts w:hint="default"/>
        <w:lang w:val="en-US" w:eastAsia="en-US" w:bidi="ar-SA"/>
      </w:rPr>
    </w:lvl>
  </w:abstractNum>
  <w:abstractNum w:abstractNumId="13" w15:restartNumberingAfterBreak="0">
    <w:nsid w:val="4439778F"/>
    <w:multiLevelType w:val="hybridMultilevel"/>
    <w:tmpl w:val="F9AE2C92"/>
    <w:lvl w:ilvl="0" w:tplc="507C28BA">
      <w:numFmt w:val="bullet"/>
      <w:lvlText w:val="•"/>
      <w:lvlJc w:val="left"/>
      <w:pPr>
        <w:ind w:left="808" w:hanging="216"/>
      </w:pPr>
      <w:rPr>
        <w:rFonts w:ascii="Times New Roman" w:eastAsia="Times New Roman" w:hAnsi="Times New Roman" w:cs="Times New Roman" w:hint="default"/>
        <w:b w:val="0"/>
        <w:bCs w:val="0"/>
        <w:i w:val="0"/>
        <w:iCs w:val="0"/>
        <w:spacing w:val="0"/>
        <w:w w:val="99"/>
        <w:sz w:val="24"/>
        <w:szCs w:val="24"/>
        <w:lang w:val="en-US" w:eastAsia="en-US" w:bidi="ar-SA"/>
      </w:rPr>
    </w:lvl>
    <w:lvl w:ilvl="1" w:tplc="CBE23810">
      <w:numFmt w:val="bullet"/>
      <w:lvlText w:val="•"/>
      <w:lvlJc w:val="left"/>
      <w:pPr>
        <w:ind w:left="1740" w:hanging="216"/>
      </w:pPr>
      <w:rPr>
        <w:rFonts w:hint="default"/>
        <w:lang w:val="en-US" w:eastAsia="en-US" w:bidi="ar-SA"/>
      </w:rPr>
    </w:lvl>
    <w:lvl w:ilvl="2" w:tplc="46E40A22">
      <w:numFmt w:val="bullet"/>
      <w:lvlText w:val="•"/>
      <w:lvlJc w:val="left"/>
      <w:pPr>
        <w:ind w:left="2681" w:hanging="216"/>
      </w:pPr>
      <w:rPr>
        <w:rFonts w:hint="default"/>
        <w:lang w:val="en-US" w:eastAsia="en-US" w:bidi="ar-SA"/>
      </w:rPr>
    </w:lvl>
    <w:lvl w:ilvl="3" w:tplc="0276EAEE">
      <w:numFmt w:val="bullet"/>
      <w:lvlText w:val="•"/>
      <w:lvlJc w:val="left"/>
      <w:pPr>
        <w:ind w:left="3621" w:hanging="216"/>
      </w:pPr>
      <w:rPr>
        <w:rFonts w:hint="default"/>
        <w:lang w:val="en-US" w:eastAsia="en-US" w:bidi="ar-SA"/>
      </w:rPr>
    </w:lvl>
    <w:lvl w:ilvl="4" w:tplc="2E1E7940">
      <w:numFmt w:val="bullet"/>
      <w:lvlText w:val="•"/>
      <w:lvlJc w:val="left"/>
      <w:pPr>
        <w:ind w:left="4562" w:hanging="216"/>
      </w:pPr>
      <w:rPr>
        <w:rFonts w:hint="default"/>
        <w:lang w:val="en-US" w:eastAsia="en-US" w:bidi="ar-SA"/>
      </w:rPr>
    </w:lvl>
    <w:lvl w:ilvl="5" w:tplc="E7A8B27C">
      <w:numFmt w:val="bullet"/>
      <w:lvlText w:val="•"/>
      <w:lvlJc w:val="left"/>
      <w:pPr>
        <w:ind w:left="5502" w:hanging="216"/>
      </w:pPr>
      <w:rPr>
        <w:rFonts w:hint="default"/>
        <w:lang w:val="en-US" w:eastAsia="en-US" w:bidi="ar-SA"/>
      </w:rPr>
    </w:lvl>
    <w:lvl w:ilvl="6" w:tplc="C9BEF184">
      <w:numFmt w:val="bullet"/>
      <w:lvlText w:val="•"/>
      <w:lvlJc w:val="left"/>
      <w:pPr>
        <w:ind w:left="6443" w:hanging="216"/>
      </w:pPr>
      <w:rPr>
        <w:rFonts w:hint="default"/>
        <w:lang w:val="en-US" w:eastAsia="en-US" w:bidi="ar-SA"/>
      </w:rPr>
    </w:lvl>
    <w:lvl w:ilvl="7" w:tplc="E39EC3EE">
      <w:numFmt w:val="bullet"/>
      <w:lvlText w:val="•"/>
      <w:lvlJc w:val="left"/>
      <w:pPr>
        <w:ind w:left="7383" w:hanging="216"/>
      </w:pPr>
      <w:rPr>
        <w:rFonts w:hint="default"/>
        <w:lang w:val="en-US" w:eastAsia="en-US" w:bidi="ar-SA"/>
      </w:rPr>
    </w:lvl>
    <w:lvl w:ilvl="8" w:tplc="0C9AD764">
      <w:numFmt w:val="bullet"/>
      <w:lvlText w:val="•"/>
      <w:lvlJc w:val="left"/>
      <w:pPr>
        <w:ind w:left="8324" w:hanging="216"/>
      </w:pPr>
      <w:rPr>
        <w:rFonts w:hint="default"/>
        <w:lang w:val="en-US" w:eastAsia="en-US" w:bidi="ar-SA"/>
      </w:rPr>
    </w:lvl>
  </w:abstractNum>
  <w:abstractNum w:abstractNumId="14" w15:restartNumberingAfterBreak="0">
    <w:nsid w:val="4A0E45F6"/>
    <w:multiLevelType w:val="hybridMultilevel"/>
    <w:tmpl w:val="42CAB2BC"/>
    <w:lvl w:ilvl="0" w:tplc="4BBE2866">
      <w:start w:val="1"/>
      <w:numFmt w:val="decimal"/>
      <w:lvlText w:val="%1."/>
      <w:lvlJc w:val="left"/>
      <w:pPr>
        <w:ind w:left="856" w:hanging="311"/>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1" w:tplc="284A11DA">
      <w:numFmt w:val="bullet"/>
      <w:lvlText w:val="•"/>
      <w:lvlJc w:val="left"/>
      <w:pPr>
        <w:ind w:left="1794" w:hanging="311"/>
      </w:pPr>
      <w:rPr>
        <w:rFonts w:hint="default"/>
        <w:lang w:val="en-US" w:eastAsia="en-US" w:bidi="ar-SA"/>
      </w:rPr>
    </w:lvl>
    <w:lvl w:ilvl="2" w:tplc="384C09C4">
      <w:numFmt w:val="bullet"/>
      <w:lvlText w:val="•"/>
      <w:lvlJc w:val="left"/>
      <w:pPr>
        <w:ind w:left="2729" w:hanging="311"/>
      </w:pPr>
      <w:rPr>
        <w:rFonts w:hint="default"/>
        <w:lang w:val="en-US" w:eastAsia="en-US" w:bidi="ar-SA"/>
      </w:rPr>
    </w:lvl>
    <w:lvl w:ilvl="3" w:tplc="E3920FC6">
      <w:numFmt w:val="bullet"/>
      <w:lvlText w:val="•"/>
      <w:lvlJc w:val="left"/>
      <w:pPr>
        <w:ind w:left="3663" w:hanging="311"/>
      </w:pPr>
      <w:rPr>
        <w:rFonts w:hint="default"/>
        <w:lang w:val="en-US" w:eastAsia="en-US" w:bidi="ar-SA"/>
      </w:rPr>
    </w:lvl>
    <w:lvl w:ilvl="4" w:tplc="74F67716">
      <w:numFmt w:val="bullet"/>
      <w:lvlText w:val="•"/>
      <w:lvlJc w:val="left"/>
      <w:pPr>
        <w:ind w:left="4598" w:hanging="311"/>
      </w:pPr>
      <w:rPr>
        <w:rFonts w:hint="default"/>
        <w:lang w:val="en-US" w:eastAsia="en-US" w:bidi="ar-SA"/>
      </w:rPr>
    </w:lvl>
    <w:lvl w:ilvl="5" w:tplc="E66E8EEE">
      <w:numFmt w:val="bullet"/>
      <w:lvlText w:val="•"/>
      <w:lvlJc w:val="left"/>
      <w:pPr>
        <w:ind w:left="5532" w:hanging="311"/>
      </w:pPr>
      <w:rPr>
        <w:rFonts w:hint="default"/>
        <w:lang w:val="en-US" w:eastAsia="en-US" w:bidi="ar-SA"/>
      </w:rPr>
    </w:lvl>
    <w:lvl w:ilvl="6" w:tplc="B792E6BA">
      <w:numFmt w:val="bullet"/>
      <w:lvlText w:val="•"/>
      <w:lvlJc w:val="left"/>
      <w:pPr>
        <w:ind w:left="6467" w:hanging="311"/>
      </w:pPr>
      <w:rPr>
        <w:rFonts w:hint="default"/>
        <w:lang w:val="en-US" w:eastAsia="en-US" w:bidi="ar-SA"/>
      </w:rPr>
    </w:lvl>
    <w:lvl w:ilvl="7" w:tplc="265049DE">
      <w:numFmt w:val="bullet"/>
      <w:lvlText w:val="•"/>
      <w:lvlJc w:val="left"/>
      <w:pPr>
        <w:ind w:left="7401" w:hanging="311"/>
      </w:pPr>
      <w:rPr>
        <w:rFonts w:hint="default"/>
        <w:lang w:val="en-US" w:eastAsia="en-US" w:bidi="ar-SA"/>
      </w:rPr>
    </w:lvl>
    <w:lvl w:ilvl="8" w:tplc="3062880E">
      <w:numFmt w:val="bullet"/>
      <w:lvlText w:val="•"/>
      <w:lvlJc w:val="left"/>
      <w:pPr>
        <w:ind w:left="8336" w:hanging="311"/>
      </w:pPr>
      <w:rPr>
        <w:rFonts w:hint="default"/>
        <w:lang w:val="en-US" w:eastAsia="en-US" w:bidi="ar-SA"/>
      </w:rPr>
    </w:lvl>
  </w:abstractNum>
  <w:abstractNum w:abstractNumId="15" w15:restartNumberingAfterBreak="0">
    <w:nsid w:val="54131C12"/>
    <w:multiLevelType w:val="hybridMultilevel"/>
    <w:tmpl w:val="0F3E27B4"/>
    <w:lvl w:ilvl="0" w:tplc="840085B8">
      <w:numFmt w:val="bullet"/>
      <w:lvlText w:val="•"/>
      <w:lvlJc w:val="left"/>
      <w:pPr>
        <w:ind w:left="808" w:hanging="216"/>
      </w:pPr>
      <w:rPr>
        <w:rFonts w:ascii="Times New Roman" w:eastAsia="Times New Roman" w:hAnsi="Times New Roman" w:cs="Times New Roman" w:hint="default"/>
        <w:b w:val="0"/>
        <w:bCs w:val="0"/>
        <w:i w:val="0"/>
        <w:iCs w:val="0"/>
        <w:spacing w:val="0"/>
        <w:w w:val="99"/>
        <w:sz w:val="24"/>
        <w:szCs w:val="24"/>
        <w:lang w:val="en-US" w:eastAsia="en-US" w:bidi="ar-SA"/>
      </w:rPr>
    </w:lvl>
    <w:lvl w:ilvl="1" w:tplc="63E00790">
      <w:numFmt w:val="bullet"/>
      <w:lvlText w:val="•"/>
      <w:lvlJc w:val="left"/>
      <w:pPr>
        <w:ind w:left="1740" w:hanging="216"/>
      </w:pPr>
      <w:rPr>
        <w:rFonts w:hint="default"/>
        <w:lang w:val="en-US" w:eastAsia="en-US" w:bidi="ar-SA"/>
      </w:rPr>
    </w:lvl>
    <w:lvl w:ilvl="2" w:tplc="689811AA">
      <w:numFmt w:val="bullet"/>
      <w:lvlText w:val="•"/>
      <w:lvlJc w:val="left"/>
      <w:pPr>
        <w:ind w:left="2681" w:hanging="216"/>
      </w:pPr>
      <w:rPr>
        <w:rFonts w:hint="default"/>
        <w:lang w:val="en-US" w:eastAsia="en-US" w:bidi="ar-SA"/>
      </w:rPr>
    </w:lvl>
    <w:lvl w:ilvl="3" w:tplc="12B6177E">
      <w:numFmt w:val="bullet"/>
      <w:lvlText w:val="•"/>
      <w:lvlJc w:val="left"/>
      <w:pPr>
        <w:ind w:left="3621" w:hanging="216"/>
      </w:pPr>
      <w:rPr>
        <w:rFonts w:hint="default"/>
        <w:lang w:val="en-US" w:eastAsia="en-US" w:bidi="ar-SA"/>
      </w:rPr>
    </w:lvl>
    <w:lvl w:ilvl="4" w:tplc="B1489C86">
      <w:numFmt w:val="bullet"/>
      <w:lvlText w:val="•"/>
      <w:lvlJc w:val="left"/>
      <w:pPr>
        <w:ind w:left="4562" w:hanging="216"/>
      </w:pPr>
      <w:rPr>
        <w:rFonts w:hint="default"/>
        <w:lang w:val="en-US" w:eastAsia="en-US" w:bidi="ar-SA"/>
      </w:rPr>
    </w:lvl>
    <w:lvl w:ilvl="5" w:tplc="5328756E">
      <w:numFmt w:val="bullet"/>
      <w:lvlText w:val="•"/>
      <w:lvlJc w:val="left"/>
      <w:pPr>
        <w:ind w:left="5502" w:hanging="216"/>
      </w:pPr>
      <w:rPr>
        <w:rFonts w:hint="default"/>
        <w:lang w:val="en-US" w:eastAsia="en-US" w:bidi="ar-SA"/>
      </w:rPr>
    </w:lvl>
    <w:lvl w:ilvl="6" w:tplc="921A5E30">
      <w:numFmt w:val="bullet"/>
      <w:lvlText w:val="•"/>
      <w:lvlJc w:val="left"/>
      <w:pPr>
        <w:ind w:left="6443" w:hanging="216"/>
      </w:pPr>
      <w:rPr>
        <w:rFonts w:hint="default"/>
        <w:lang w:val="en-US" w:eastAsia="en-US" w:bidi="ar-SA"/>
      </w:rPr>
    </w:lvl>
    <w:lvl w:ilvl="7" w:tplc="C59698BC">
      <w:numFmt w:val="bullet"/>
      <w:lvlText w:val="•"/>
      <w:lvlJc w:val="left"/>
      <w:pPr>
        <w:ind w:left="7383" w:hanging="216"/>
      </w:pPr>
      <w:rPr>
        <w:rFonts w:hint="default"/>
        <w:lang w:val="en-US" w:eastAsia="en-US" w:bidi="ar-SA"/>
      </w:rPr>
    </w:lvl>
    <w:lvl w:ilvl="8" w:tplc="F94C9324">
      <w:numFmt w:val="bullet"/>
      <w:lvlText w:val="•"/>
      <w:lvlJc w:val="left"/>
      <w:pPr>
        <w:ind w:left="8324" w:hanging="216"/>
      </w:pPr>
      <w:rPr>
        <w:rFonts w:hint="default"/>
        <w:lang w:val="en-US" w:eastAsia="en-US" w:bidi="ar-SA"/>
      </w:rPr>
    </w:lvl>
  </w:abstractNum>
  <w:abstractNum w:abstractNumId="16" w15:restartNumberingAfterBreak="0">
    <w:nsid w:val="62DE2B6F"/>
    <w:multiLevelType w:val="hybridMultilevel"/>
    <w:tmpl w:val="07302A3C"/>
    <w:lvl w:ilvl="0" w:tplc="8876790C">
      <w:numFmt w:val="bullet"/>
      <w:lvlText w:val="•"/>
      <w:lvlJc w:val="left"/>
      <w:pPr>
        <w:ind w:left="808" w:hanging="216"/>
      </w:pPr>
      <w:rPr>
        <w:rFonts w:ascii="Times New Roman" w:eastAsia="Times New Roman" w:hAnsi="Times New Roman" w:cs="Times New Roman" w:hint="default"/>
        <w:b w:val="0"/>
        <w:bCs w:val="0"/>
        <w:i w:val="0"/>
        <w:iCs w:val="0"/>
        <w:spacing w:val="0"/>
        <w:w w:val="99"/>
        <w:sz w:val="24"/>
        <w:szCs w:val="24"/>
        <w:lang w:val="en-US" w:eastAsia="en-US" w:bidi="ar-SA"/>
      </w:rPr>
    </w:lvl>
    <w:lvl w:ilvl="1" w:tplc="59C2F0E2">
      <w:numFmt w:val="bullet"/>
      <w:lvlText w:val="•"/>
      <w:lvlJc w:val="left"/>
      <w:pPr>
        <w:ind w:left="1740" w:hanging="216"/>
      </w:pPr>
      <w:rPr>
        <w:rFonts w:hint="default"/>
        <w:lang w:val="en-US" w:eastAsia="en-US" w:bidi="ar-SA"/>
      </w:rPr>
    </w:lvl>
    <w:lvl w:ilvl="2" w:tplc="C212AED6">
      <w:numFmt w:val="bullet"/>
      <w:lvlText w:val="•"/>
      <w:lvlJc w:val="left"/>
      <w:pPr>
        <w:ind w:left="2681" w:hanging="216"/>
      </w:pPr>
      <w:rPr>
        <w:rFonts w:hint="default"/>
        <w:lang w:val="en-US" w:eastAsia="en-US" w:bidi="ar-SA"/>
      </w:rPr>
    </w:lvl>
    <w:lvl w:ilvl="3" w:tplc="F1EC9D0E">
      <w:numFmt w:val="bullet"/>
      <w:lvlText w:val="•"/>
      <w:lvlJc w:val="left"/>
      <w:pPr>
        <w:ind w:left="3621" w:hanging="216"/>
      </w:pPr>
      <w:rPr>
        <w:rFonts w:hint="default"/>
        <w:lang w:val="en-US" w:eastAsia="en-US" w:bidi="ar-SA"/>
      </w:rPr>
    </w:lvl>
    <w:lvl w:ilvl="4" w:tplc="99C8020E">
      <w:numFmt w:val="bullet"/>
      <w:lvlText w:val="•"/>
      <w:lvlJc w:val="left"/>
      <w:pPr>
        <w:ind w:left="4562" w:hanging="216"/>
      </w:pPr>
      <w:rPr>
        <w:rFonts w:hint="default"/>
        <w:lang w:val="en-US" w:eastAsia="en-US" w:bidi="ar-SA"/>
      </w:rPr>
    </w:lvl>
    <w:lvl w:ilvl="5" w:tplc="1CBC9E9E">
      <w:numFmt w:val="bullet"/>
      <w:lvlText w:val="•"/>
      <w:lvlJc w:val="left"/>
      <w:pPr>
        <w:ind w:left="5502" w:hanging="216"/>
      </w:pPr>
      <w:rPr>
        <w:rFonts w:hint="default"/>
        <w:lang w:val="en-US" w:eastAsia="en-US" w:bidi="ar-SA"/>
      </w:rPr>
    </w:lvl>
    <w:lvl w:ilvl="6" w:tplc="9AA2E530">
      <w:numFmt w:val="bullet"/>
      <w:lvlText w:val="•"/>
      <w:lvlJc w:val="left"/>
      <w:pPr>
        <w:ind w:left="6443" w:hanging="216"/>
      </w:pPr>
      <w:rPr>
        <w:rFonts w:hint="default"/>
        <w:lang w:val="en-US" w:eastAsia="en-US" w:bidi="ar-SA"/>
      </w:rPr>
    </w:lvl>
    <w:lvl w:ilvl="7" w:tplc="22F68CFC">
      <w:numFmt w:val="bullet"/>
      <w:lvlText w:val="•"/>
      <w:lvlJc w:val="left"/>
      <w:pPr>
        <w:ind w:left="7383" w:hanging="216"/>
      </w:pPr>
      <w:rPr>
        <w:rFonts w:hint="default"/>
        <w:lang w:val="en-US" w:eastAsia="en-US" w:bidi="ar-SA"/>
      </w:rPr>
    </w:lvl>
    <w:lvl w:ilvl="8" w:tplc="1FFED806">
      <w:numFmt w:val="bullet"/>
      <w:lvlText w:val="•"/>
      <w:lvlJc w:val="left"/>
      <w:pPr>
        <w:ind w:left="8324" w:hanging="216"/>
      </w:pPr>
      <w:rPr>
        <w:rFonts w:hint="default"/>
        <w:lang w:val="en-US" w:eastAsia="en-US" w:bidi="ar-SA"/>
      </w:rPr>
    </w:lvl>
  </w:abstractNum>
  <w:abstractNum w:abstractNumId="17" w15:restartNumberingAfterBreak="0">
    <w:nsid w:val="65083E28"/>
    <w:multiLevelType w:val="hybridMultilevel"/>
    <w:tmpl w:val="A6405800"/>
    <w:lvl w:ilvl="0" w:tplc="8D403BBA">
      <w:numFmt w:val="bullet"/>
      <w:lvlText w:val="•"/>
      <w:lvlJc w:val="left"/>
      <w:pPr>
        <w:ind w:left="801" w:hanging="208"/>
      </w:pPr>
      <w:rPr>
        <w:rFonts w:ascii="Times New Roman" w:eastAsia="Times New Roman" w:hAnsi="Times New Roman" w:cs="Times New Roman" w:hint="default"/>
        <w:b w:val="0"/>
        <w:bCs w:val="0"/>
        <w:i w:val="0"/>
        <w:iCs w:val="0"/>
        <w:spacing w:val="0"/>
        <w:w w:val="99"/>
        <w:sz w:val="24"/>
        <w:szCs w:val="24"/>
        <w:lang w:val="en-US" w:eastAsia="en-US" w:bidi="ar-SA"/>
      </w:rPr>
    </w:lvl>
    <w:lvl w:ilvl="1" w:tplc="BF5E08D0">
      <w:numFmt w:val="bullet"/>
      <w:lvlText w:val="•"/>
      <w:lvlJc w:val="left"/>
      <w:pPr>
        <w:ind w:left="1740" w:hanging="208"/>
      </w:pPr>
      <w:rPr>
        <w:rFonts w:hint="default"/>
        <w:lang w:val="en-US" w:eastAsia="en-US" w:bidi="ar-SA"/>
      </w:rPr>
    </w:lvl>
    <w:lvl w:ilvl="2" w:tplc="58A41558">
      <w:numFmt w:val="bullet"/>
      <w:lvlText w:val="•"/>
      <w:lvlJc w:val="left"/>
      <w:pPr>
        <w:ind w:left="2681" w:hanging="208"/>
      </w:pPr>
      <w:rPr>
        <w:rFonts w:hint="default"/>
        <w:lang w:val="en-US" w:eastAsia="en-US" w:bidi="ar-SA"/>
      </w:rPr>
    </w:lvl>
    <w:lvl w:ilvl="3" w:tplc="406E3FD2">
      <w:numFmt w:val="bullet"/>
      <w:lvlText w:val="•"/>
      <w:lvlJc w:val="left"/>
      <w:pPr>
        <w:ind w:left="3621" w:hanging="208"/>
      </w:pPr>
      <w:rPr>
        <w:rFonts w:hint="default"/>
        <w:lang w:val="en-US" w:eastAsia="en-US" w:bidi="ar-SA"/>
      </w:rPr>
    </w:lvl>
    <w:lvl w:ilvl="4" w:tplc="E63C0E72">
      <w:numFmt w:val="bullet"/>
      <w:lvlText w:val="•"/>
      <w:lvlJc w:val="left"/>
      <w:pPr>
        <w:ind w:left="4562" w:hanging="208"/>
      </w:pPr>
      <w:rPr>
        <w:rFonts w:hint="default"/>
        <w:lang w:val="en-US" w:eastAsia="en-US" w:bidi="ar-SA"/>
      </w:rPr>
    </w:lvl>
    <w:lvl w:ilvl="5" w:tplc="A1523674">
      <w:numFmt w:val="bullet"/>
      <w:lvlText w:val="•"/>
      <w:lvlJc w:val="left"/>
      <w:pPr>
        <w:ind w:left="5502" w:hanging="208"/>
      </w:pPr>
      <w:rPr>
        <w:rFonts w:hint="default"/>
        <w:lang w:val="en-US" w:eastAsia="en-US" w:bidi="ar-SA"/>
      </w:rPr>
    </w:lvl>
    <w:lvl w:ilvl="6" w:tplc="8BB655DE">
      <w:numFmt w:val="bullet"/>
      <w:lvlText w:val="•"/>
      <w:lvlJc w:val="left"/>
      <w:pPr>
        <w:ind w:left="6443" w:hanging="208"/>
      </w:pPr>
      <w:rPr>
        <w:rFonts w:hint="default"/>
        <w:lang w:val="en-US" w:eastAsia="en-US" w:bidi="ar-SA"/>
      </w:rPr>
    </w:lvl>
    <w:lvl w:ilvl="7" w:tplc="A3789A9E">
      <w:numFmt w:val="bullet"/>
      <w:lvlText w:val="•"/>
      <w:lvlJc w:val="left"/>
      <w:pPr>
        <w:ind w:left="7383" w:hanging="208"/>
      </w:pPr>
      <w:rPr>
        <w:rFonts w:hint="default"/>
        <w:lang w:val="en-US" w:eastAsia="en-US" w:bidi="ar-SA"/>
      </w:rPr>
    </w:lvl>
    <w:lvl w:ilvl="8" w:tplc="3D483FBE">
      <w:numFmt w:val="bullet"/>
      <w:lvlText w:val="•"/>
      <w:lvlJc w:val="left"/>
      <w:pPr>
        <w:ind w:left="8324" w:hanging="208"/>
      </w:pPr>
      <w:rPr>
        <w:rFonts w:hint="default"/>
        <w:lang w:val="en-US" w:eastAsia="en-US" w:bidi="ar-SA"/>
      </w:rPr>
    </w:lvl>
  </w:abstractNum>
  <w:abstractNum w:abstractNumId="18" w15:restartNumberingAfterBreak="0">
    <w:nsid w:val="650B3095"/>
    <w:multiLevelType w:val="multilevel"/>
    <w:tmpl w:val="1B96D0A6"/>
    <w:lvl w:ilvl="0">
      <w:start w:val="1"/>
      <w:numFmt w:val="decimal"/>
      <w:lvlText w:val="%1"/>
      <w:lvlJc w:val="left"/>
      <w:pPr>
        <w:ind w:left="626" w:hanging="344"/>
        <w:jc w:val="left"/>
      </w:pPr>
      <w:rPr>
        <w:rFonts w:ascii="Times New Roman" w:eastAsia="Times New Roman" w:hAnsi="Times New Roman" w:cs="Times New Roman" w:hint="default"/>
        <w:b/>
        <w:bCs/>
        <w:i w:val="0"/>
        <w:iCs w:val="0"/>
        <w:spacing w:val="0"/>
        <w:w w:val="101"/>
        <w:sz w:val="34"/>
        <w:szCs w:val="34"/>
        <w:lang w:val="en-US" w:eastAsia="en-US" w:bidi="ar-SA"/>
      </w:rPr>
    </w:lvl>
    <w:lvl w:ilvl="1">
      <w:start w:val="1"/>
      <w:numFmt w:val="decimal"/>
      <w:lvlText w:val="%1.%2"/>
      <w:lvlJc w:val="left"/>
      <w:pPr>
        <w:ind w:left="784" w:hanging="503"/>
        <w:jc w:val="left"/>
      </w:pPr>
      <w:rPr>
        <w:rFonts w:ascii="Times New Roman" w:eastAsia="Times New Roman" w:hAnsi="Times New Roman" w:cs="Times New Roman" w:hint="default"/>
        <w:b/>
        <w:bCs/>
        <w:i w:val="0"/>
        <w:iCs w:val="0"/>
        <w:spacing w:val="0"/>
        <w:w w:val="102"/>
        <w:sz w:val="28"/>
        <w:szCs w:val="28"/>
        <w:lang w:val="en-US" w:eastAsia="en-US" w:bidi="ar-SA"/>
      </w:rPr>
    </w:lvl>
    <w:lvl w:ilvl="2">
      <w:start w:val="1"/>
      <w:numFmt w:val="decimal"/>
      <w:lvlText w:val="%1.%2.%3"/>
      <w:lvlJc w:val="left"/>
      <w:pPr>
        <w:ind w:left="880" w:hanging="598"/>
        <w:jc w:val="left"/>
      </w:pPr>
      <w:rPr>
        <w:rFonts w:ascii="Times New Roman" w:eastAsia="Times New Roman" w:hAnsi="Times New Roman" w:cs="Times New Roman" w:hint="default"/>
        <w:b/>
        <w:bCs/>
        <w:i w:val="0"/>
        <w:iCs w:val="0"/>
        <w:spacing w:val="0"/>
        <w:w w:val="99"/>
        <w:sz w:val="24"/>
        <w:szCs w:val="24"/>
        <w:lang w:val="en-US" w:eastAsia="en-US" w:bidi="ar-SA"/>
      </w:rPr>
    </w:lvl>
    <w:lvl w:ilvl="3">
      <w:numFmt w:val="bullet"/>
      <w:lvlText w:val="•"/>
      <w:lvlJc w:val="left"/>
      <w:pPr>
        <w:ind w:left="799" w:hanging="216"/>
      </w:pPr>
      <w:rPr>
        <w:rFonts w:ascii="Times New Roman" w:eastAsia="Times New Roman" w:hAnsi="Times New Roman" w:cs="Times New Roman" w:hint="default"/>
        <w:b w:val="0"/>
        <w:bCs w:val="0"/>
        <w:i w:val="0"/>
        <w:iCs w:val="0"/>
        <w:spacing w:val="0"/>
        <w:w w:val="99"/>
        <w:sz w:val="24"/>
        <w:szCs w:val="24"/>
        <w:lang w:val="en-US" w:eastAsia="en-US" w:bidi="ar-SA"/>
      </w:rPr>
    </w:lvl>
    <w:lvl w:ilvl="4">
      <w:numFmt w:val="bullet"/>
      <w:lvlText w:val="•"/>
      <w:lvlJc w:val="left"/>
      <w:pPr>
        <w:ind w:left="1000" w:hanging="216"/>
      </w:pPr>
      <w:rPr>
        <w:rFonts w:hint="default"/>
        <w:lang w:val="en-US" w:eastAsia="en-US" w:bidi="ar-SA"/>
      </w:rPr>
    </w:lvl>
    <w:lvl w:ilvl="5">
      <w:numFmt w:val="bullet"/>
      <w:lvlText w:val="•"/>
      <w:lvlJc w:val="left"/>
      <w:pPr>
        <w:ind w:left="2534" w:hanging="216"/>
      </w:pPr>
      <w:rPr>
        <w:rFonts w:hint="default"/>
        <w:lang w:val="en-US" w:eastAsia="en-US" w:bidi="ar-SA"/>
      </w:rPr>
    </w:lvl>
    <w:lvl w:ilvl="6">
      <w:numFmt w:val="bullet"/>
      <w:lvlText w:val="•"/>
      <w:lvlJc w:val="left"/>
      <w:pPr>
        <w:ind w:left="4068" w:hanging="216"/>
      </w:pPr>
      <w:rPr>
        <w:rFonts w:hint="default"/>
        <w:lang w:val="en-US" w:eastAsia="en-US" w:bidi="ar-SA"/>
      </w:rPr>
    </w:lvl>
    <w:lvl w:ilvl="7">
      <w:numFmt w:val="bullet"/>
      <w:lvlText w:val="•"/>
      <w:lvlJc w:val="left"/>
      <w:pPr>
        <w:ind w:left="5602" w:hanging="216"/>
      </w:pPr>
      <w:rPr>
        <w:rFonts w:hint="default"/>
        <w:lang w:val="en-US" w:eastAsia="en-US" w:bidi="ar-SA"/>
      </w:rPr>
    </w:lvl>
    <w:lvl w:ilvl="8">
      <w:numFmt w:val="bullet"/>
      <w:lvlText w:val="•"/>
      <w:lvlJc w:val="left"/>
      <w:pPr>
        <w:ind w:left="7137" w:hanging="216"/>
      </w:pPr>
      <w:rPr>
        <w:rFonts w:hint="default"/>
        <w:lang w:val="en-US" w:eastAsia="en-US" w:bidi="ar-SA"/>
      </w:rPr>
    </w:lvl>
  </w:abstractNum>
  <w:abstractNum w:abstractNumId="19" w15:restartNumberingAfterBreak="0">
    <w:nsid w:val="657E5027"/>
    <w:multiLevelType w:val="hybridMultilevel"/>
    <w:tmpl w:val="5AD879C0"/>
    <w:lvl w:ilvl="0" w:tplc="5ECAE618">
      <w:start w:val="1"/>
      <w:numFmt w:val="decimal"/>
      <w:lvlText w:val="%1."/>
      <w:lvlJc w:val="left"/>
      <w:pPr>
        <w:ind w:left="848" w:hanging="303"/>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1" w:tplc="BBD0B33E">
      <w:numFmt w:val="bullet"/>
      <w:lvlText w:val="•"/>
      <w:lvlJc w:val="left"/>
      <w:pPr>
        <w:ind w:left="1776" w:hanging="303"/>
      </w:pPr>
      <w:rPr>
        <w:rFonts w:hint="default"/>
        <w:lang w:val="en-US" w:eastAsia="en-US" w:bidi="ar-SA"/>
      </w:rPr>
    </w:lvl>
    <w:lvl w:ilvl="2" w:tplc="DF52E52C">
      <w:numFmt w:val="bullet"/>
      <w:lvlText w:val="•"/>
      <w:lvlJc w:val="left"/>
      <w:pPr>
        <w:ind w:left="2713" w:hanging="303"/>
      </w:pPr>
      <w:rPr>
        <w:rFonts w:hint="default"/>
        <w:lang w:val="en-US" w:eastAsia="en-US" w:bidi="ar-SA"/>
      </w:rPr>
    </w:lvl>
    <w:lvl w:ilvl="3" w:tplc="4A3A0E58">
      <w:numFmt w:val="bullet"/>
      <w:lvlText w:val="•"/>
      <w:lvlJc w:val="left"/>
      <w:pPr>
        <w:ind w:left="3649" w:hanging="303"/>
      </w:pPr>
      <w:rPr>
        <w:rFonts w:hint="default"/>
        <w:lang w:val="en-US" w:eastAsia="en-US" w:bidi="ar-SA"/>
      </w:rPr>
    </w:lvl>
    <w:lvl w:ilvl="4" w:tplc="C3BA3C54">
      <w:numFmt w:val="bullet"/>
      <w:lvlText w:val="•"/>
      <w:lvlJc w:val="left"/>
      <w:pPr>
        <w:ind w:left="4586" w:hanging="303"/>
      </w:pPr>
      <w:rPr>
        <w:rFonts w:hint="default"/>
        <w:lang w:val="en-US" w:eastAsia="en-US" w:bidi="ar-SA"/>
      </w:rPr>
    </w:lvl>
    <w:lvl w:ilvl="5" w:tplc="C7F0C8D8">
      <w:numFmt w:val="bullet"/>
      <w:lvlText w:val="•"/>
      <w:lvlJc w:val="left"/>
      <w:pPr>
        <w:ind w:left="5522" w:hanging="303"/>
      </w:pPr>
      <w:rPr>
        <w:rFonts w:hint="default"/>
        <w:lang w:val="en-US" w:eastAsia="en-US" w:bidi="ar-SA"/>
      </w:rPr>
    </w:lvl>
    <w:lvl w:ilvl="6" w:tplc="7BA27554">
      <w:numFmt w:val="bullet"/>
      <w:lvlText w:val="•"/>
      <w:lvlJc w:val="left"/>
      <w:pPr>
        <w:ind w:left="6459" w:hanging="303"/>
      </w:pPr>
      <w:rPr>
        <w:rFonts w:hint="default"/>
        <w:lang w:val="en-US" w:eastAsia="en-US" w:bidi="ar-SA"/>
      </w:rPr>
    </w:lvl>
    <w:lvl w:ilvl="7" w:tplc="8F0E82D6">
      <w:numFmt w:val="bullet"/>
      <w:lvlText w:val="•"/>
      <w:lvlJc w:val="left"/>
      <w:pPr>
        <w:ind w:left="7395" w:hanging="303"/>
      </w:pPr>
      <w:rPr>
        <w:rFonts w:hint="default"/>
        <w:lang w:val="en-US" w:eastAsia="en-US" w:bidi="ar-SA"/>
      </w:rPr>
    </w:lvl>
    <w:lvl w:ilvl="8" w:tplc="D5FA62FE">
      <w:numFmt w:val="bullet"/>
      <w:lvlText w:val="•"/>
      <w:lvlJc w:val="left"/>
      <w:pPr>
        <w:ind w:left="8332" w:hanging="303"/>
      </w:pPr>
      <w:rPr>
        <w:rFonts w:hint="default"/>
        <w:lang w:val="en-US" w:eastAsia="en-US" w:bidi="ar-SA"/>
      </w:rPr>
    </w:lvl>
  </w:abstractNum>
  <w:abstractNum w:abstractNumId="20" w15:restartNumberingAfterBreak="0">
    <w:nsid w:val="67493708"/>
    <w:multiLevelType w:val="multilevel"/>
    <w:tmpl w:val="C7DCF790"/>
    <w:lvl w:ilvl="0">
      <w:start w:val="2"/>
      <w:numFmt w:val="decimal"/>
      <w:lvlText w:val="%1"/>
      <w:lvlJc w:val="left"/>
      <w:pPr>
        <w:ind w:left="1190" w:hanging="550"/>
        <w:jc w:val="left"/>
      </w:pPr>
      <w:rPr>
        <w:rFonts w:hint="default"/>
        <w:lang w:val="en-US" w:eastAsia="en-US" w:bidi="ar-SA"/>
      </w:rPr>
    </w:lvl>
    <w:lvl w:ilvl="1">
      <w:start w:val="1"/>
      <w:numFmt w:val="decimal"/>
      <w:lvlText w:val="%1.%2"/>
      <w:lvlJc w:val="left"/>
      <w:pPr>
        <w:ind w:left="1190" w:hanging="550"/>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3001" w:hanging="550"/>
      </w:pPr>
      <w:rPr>
        <w:rFonts w:hint="default"/>
        <w:lang w:val="en-US" w:eastAsia="en-US" w:bidi="ar-SA"/>
      </w:rPr>
    </w:lvl>
    <w:lvl w:ilvl="3">
      <w:numFmt w:val="bullet"/>
      <w:lvlText w:val="•"/>
      <w:lvlJc w:val="left"/>
      <w:pPr>
        <w:ind w:left="3901" w:hanging="550"/>
      </w:pPr>
      <w:rPr>
        <w:rFonts w:hint="default"/>
        <w:lang w:val="en-US" w:eastAsia="en-US" w:bidi="ar-SA"/>
      </w:rPr>
    </w:lvl>
    <w:lvl w:ilvl="4">
      <w:numFmt w:val="bullet"/>
      <w:lvlText w:val="•"/>
      <w:lvlJc w:val="left"/>
      <w:pPr>
        <w:ind w:left="4802" w:hanging="550"/>
      </w:pPr>
      <w:rPr>
        <w:rFonts w:hint="default"/>
        <w:lang w:val="en-US" w:eastAsia="en-US" w:bidi="ar-SA"/>
      </w:rPr>
    </w:lvl>
    <w:lvl w:ilvl="5">
      <w:numFmt w:val="bullet"/>
      <w:lvlText w:val="•"/>
      <w:lvlJc w:val="left"/>
      <w:pPr>
        <w:ind w:left="5702" w:hanging="550"/>
      </w:pPr>
      <w:rPr>
        <w:rFonts w:hint="default"/>
        <w:lang w:val="en-US" w:eastAsia="en-US" w:bidi="ar-SA"/>
      </w:rPr>
    </w:lvl>
    <w:lvl w:ilvl="6">
      <w:numFmt w:val="bullet"/>
      <w:lvlText w:val="•"/>
      <w:lvlJc w:val="left"/>
      <w:pPr>
        <w:ind w:left="6603" w:hanging="550"/>
      </w:pPr>
      <w:rPr>
        <w:rFonts w:hint="default"/>
        <w:lang w:val="en-US" w:eastAsia="en-US" w:bidi="ar-SA"/>
      </w:rPr>
    </w:lvl>
    <w:lvl w:ilvl="7">
      <w:numFmt w:val="bullet"/>
      <w:lvlText w:val="•"/>
      <w:lvlJc w:val="left"/>
      <w:pPr>
        <w:ind w:left="7503" w:hanging="550"/>
      </w:pPr>
      <w:rPr>
        <w:rFonts w:hint="default"/>
        <w:lang w:val="en-US" w:eastAsia="en-US" w:bidi="ar-SA"/>
      </w:rPr>
    </w:lvl>
    <w:lvl w:ilvl="8">
      <w:numFmt w:val="bullet"/>
      <w:lvlText w:val="•"/>
      <w:lvlJc w:val="left"/>
      <w:pPr>
        <w:ind w:left="8404" w:hanging="550"/>
      </w:pPr>
      <w:rPr>
        <w:rFonts w:hint="default"/>
        <w:lang w:val="en-US" w:eastAsia="en-US" w:bidi="ar-SA"/>
      </w:rPr>
    </w:lvl>
  </w:abstractNum>
  <w:abstractNum w:abstractNumId="21" w15:restartNumberingAfterBreak="0">
    <w:nsid w:val="6BAD1668"/>
    <w:multiLevelType w:val="hybridMultilevel"/>
    <w:tmpl w:val="AB80B7E8"/>
    <w:lvl w:ilvl="0" w:tplc="B6320B20">
      <w:numFmt w:val="bullet"/>
      <w:lvlText w:val="•"/>
      <w:lvlJc w:val="left"/>
      <w:pPr>
        <w:ind w:left="808" w:hanging="216"/>
      </w:pPr>
      <w:rPr>
        <w:rFonts w:ascii="Times New Roman" w:eastAsia="Times New Roman" w:hAnsi="Times New Roman" w:cs="Times New Roman" w:hint="default"/>
        <w:b w:val="0"/>
        <w:bCs w:val="0"/>
        <w:i w:val="0"/>
        <w:iCs w:val="0"/>
        <w:spacing w:val="0"/>
        <w:w w:val="99"/>
        <w:sz w:val="24"/>
        <w:szCs w:val="24"/>
        <w:lang w:val="en-US" w:eastAsia="en-US" w:bidi="ar-SA"/>
      </w:rPr>
    </w:lvl>
    <w:lvl w:ilvl="1" w:tplc="3878AB72">
      <w:numFmt w:val="bullet"/>
      <w:lvlText w:val="•"/>
      <w:lvlJc w:val="left"/>
      <w:pPr>
        <w:ind w:left="1740" w:hanging="216"/>
      </w:pPr>
      <w:rPr>
        <w:rFonts w:hint="default"/>
        <w:lang w:val="en-US" w:eastAsia="en-US" w:bidi="ar-SA"/>
      </w:rPr>
    </w:lvl>
    <w:lvl w:ilvl="2" w:tplc="ADCAC1C6">
      <w:numFmt w:val="bullet"/>
      <w:lvlText w:val="•"/>
      <w:lvlJc w:val="left"/>
      <w:pPr>
        <w:ind w:left="2681" w:hanging="216"/>
      </w:pPr>
      <w:rPr>
        <w:rFonts w:hint="default"/>
        <w:lang w:val="en-US" w:eastAsia="en-US" w:bidi="ar-SA"/>
      </w:rPr>
    </w:lvl>
    <w:lvl w:ilvl="3" w:tplc="6742BA5E">
      <w:numFmt w:val="bullet"/>
      <w:lvlText w:val="•"/>
      <w:lvlJc w:val="left"/>
      <w:pPr>
        <w:ind w:left="3621" w:hanging="216"/>
      </w:pPr>
      <w:rPr>
        <w:rFonts w:hint="default"/>
        <w:lang w:val="en-US" w:eastAsia="en-US" w:bidi="ar-SA"/>
      </w:rPr>
    </w:lvl>
    <w:lvl w:ilvl="4" w:tplc="4A74DD2C">
      <w:numFmt w:val="bullet"/>
      <w:lvlText w:val="•"/>
      <w:lvlJc w:val="left"/>
      <w:pPr>
        <w:ind w:left="4562" w:hanging="216"/>
      </w:pPr>
      <w:rPr>
        <w:rFonts w:hint="default"/>
        <w:lang w:val="en-US" w:eastAsia="en-US" w:bidi="ar-SA"/>
      </w:rPr>
    </w:lvl>
    <w:lvl w:ilvl="5" w:tplc="91FE622C">
      <w:numFmt w:val="bullet"/>
      <w:lvlText w:val="•"/>
      <w:lvlJc w:val="left"/>
      <w:pPr>
        <w:ind w:left="5502" w:hanging="216"/>
      </w:pPr>
      <w:rPr>
        <w:rFonts w:hint="default"/>
        <w:lang w:val="en-US" w:eastAsia="en-US" w:bidi="ar-SA"/>
      </w:rPr>
    </w:lvl>
    <w:lvl w:ilvl="6" w:tplc="A2922944">
      <w:numFmt w:val="bullet"/>
      <w:lvlText w:val="•"/>
      <w:lvlJc w:val="left"/>
      <w:pPr>
        <w:ind w:left="6443" w:hanging="216"/>
      </w:pPr>
      <w:rPr>
        <w:rFonts w:hint="default"/>
        <w:lang w:val="en-US" w:eastAsia="en-US" w:bidi="ar-SA"/>
      </w:rPr>
    </w:lvl>
    <w:lvl w:ilvl="7" w:tplc="7F8812A4">
      <w:numFmt w:val="bullet"/>
      <w:lvlText w:val="•"/>
      <w:lvlJc w:val="left"/>
      <w:pPr>
        <w:ind w:left="7383" w:hanging="216"/>
      </w:pPr>
      <w:rPr>
        <w:rFonts w:hint="default"/>
        <w:lang w:val="en-US" w:eastAsia="en-US" w:bidi="ar-SA"/>
      </w:rPr>
    </w:lvl>
    <w:lvl w:ilvl="8" w:tplc="88A008E4">
      <w:numFmt w:val="bullet"/>
      <w:lvlText w:val="•"/>
      <w:lvlJc w:val="left"/>
      <w:pPr>
        <w:ind w:left="8324" w:hanging="216"/>
      </w:pPr>
      <w:rPr>
        <w:rFonts w:hint="default"/>
        <w:lang w:val="en-US" w:eastAsia="en-US" w:bidi="ar-SA"/>
      </w:rPr>
    </w:lvl>
  </w:abstractNum>
  <w:abstractNum w:abstractNumId="22" w15:restartNumberingAfterBreak="0">
    <w:nsid w:val="6D0475D1"/>
    <w:multiLevelType w:val="multilevel"/>
    <w:tmpl w:val="2C7AD300"/>
    <w:lvl w:ilvl="0">
      <w:start w:val="3"/>
      <w:numFmt w:val="decimal"/>
      <w:lvlText w:val="%1"/>
      <w:lvlJc w:val="left"/>
      <w:pPr>
        <w:ind w:left="1190" w:hanging="550"/>
        <w:jc w:val="left"/>
      </w:pPr>
      <w:rPr>
        <w:rFonts w:hint="default"/>
        <w:lang w:val="en-US" w:eastAsia="en-US" w:bidi="ar-SA"/>
      </w:rPr>
    </w:lvl>
    <w:lvl w:ilvl="1">
      <w:start w:val="1"/>
      <w:numFmt w:val="decimal"/>
      <w:lvlText w:val="%1.%2"/>
      <w:lvlJc w:val="left"/>
      <w:pPr>
        <w:ind w:left="1190" w:hanging="550"/>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3001" w:hanging="550"/>
      </w:pPr>
      <w:rPr>
        <w:rFonts w:hint="default"/>
        <w:lang w:val="en-US" w:eastAsia="en-US" w:bidi="ar-SA"/>
      </w:rPr>
    </w:lvl>
    <w:lvl w:ilvl="3">
      <w:numFmt w:val="bullet"/>
      <w:lvlText w:val="•"/>
      <w:lvlJc w:val="left"/>
      <w:pPr>
        <w:ind w:left="3901" w:hanging="550"/>
      </w:pPr>
      <w:rPr>
        <w:rFonts w:hint="default"/>
        <w:lang w:val="en-US" w:eastAsia="en-US" w:bidi="ar-SA"/>
      </w:rPr>
    </w:lvl>
    <w:lvl w:ilvl="4">
      <w:numFmt w:val="bullet"/>
      <w:lvlText w:val="•"/>
      <w:lvlJc w:val="left"/>
      <w:pPr>
        <w:ind w:left="4802" w:hanging="550"/>
      </w:pPr>
      <w:rPr>
        <w:rFonts w:hint="default"/>
        <w:lang w:val="en-US" w:eastAsia="en-US" w:bidi="ar-SA"/>
      </w:rPr>
    </w:lvl>
    <w:lvl w:ilvl="5">
      <w:numFmt w:val="bullet"/>
      <w:lvlText w:val="•"/>
      <w:lvlJc w:val="left"/>
      <w:pPr>
        <w:ind w:left="5702" w:hanging="550"/>
      </w:pPr>
      <w:rPr>
        <w:rFonts w:hint="default"/>
        <w:lang w:val="en-US" w:eastAsia="en-US" w:bidi="ar-SA"/>
      </w:rPr>
    </w:lvl>
    <w:lvl w:ilvl="6">
      <w:numFmt w:val="bullet"/>
      <w:lvlText w:val="•"/>
      <w:lvlJc w:val="left"/>
      <w:pPr>
        <w:ind w:left="6603" w:hanging="550"/>
      </w:pPr>
      <w:rPr>
        <w:rFonts w:hint="default"/>
        <w:lang w:val="en-US" w:eastAsia="en-US" w:bidi="ar-SA"/>
      </w:rPr>
    </w:lvl>
    <w:lvl w:ilvl="7">
      <w:numFmt w:val="bullet"/>
      <w:lvlText w:val="•"/>
      <w:lvlJc w:val="left"/>
      <w:pPr>
        <w:ind w:left="7503" w:hanging="550"/>
      </w:pPr>
      <w:rPr>
        <w:rFonts w:hint="default"/>
        <w:lang w:val="en-US" w:eastAsia="en-US" w:bidi="ar-SA"/>
      </w:rPr>
    </w:lvl>
    <w:lvl w:ilvl="8">
      <w:numFmt w:val="bullet"/>
      <w:lvlText w:val="•"/>
      <w:lvlJc w:val="left"/>
      <w:pPr>
        <w:ind w:left="8404" w:hanging="550"/>
      </w:pPr>
      <w:rPr>
        <w:rFonts w:hint="default"/>
        <w:lang w:val="en-US" w:eastAsia="en-US" w:bidi="ar-SA"/>
      </w:rPr>
    </w:lvl>
  </w:abstractNum>
  <w:abstractNum w:abstractNumId="23" w15:restartNumberingAfterBreak="0">
    <w:nsid w:val="6DBB75BE"/>
    <w:multiLevelType w:val="hybridMultilevel"/>
    <w:tmpl w:val="818EB0A4"/>
    <w:lvl w:ilvl="0" w:tplc="2C4A6674">
      <w:numFmt w:val="bullet"/>
      <w:lvlText w:val="•"/>
      <w:lvlJc w:val="left"/>
      <w:pPr>
        <w:ind w:left="1717" w:hanging="144"/>
      </w:pPr>
      <w:rPr>
        <w:rFonts w:ascii="Times New Roman" w:eastAsia="Times New Roman" w:hAnsi="Times New Roman" w:cs="Times New Roman" w:hint="default"/>
        <w:b w:val="0"/>
        <w:bCs w:val="0"/>
        <w:i w:val="0"/>
        <w:iCs w:val="0"/>
        <w:spacing w:val="0"/>
        <w:w w:val="99"/>
        <w:sz w:val="24"/>
        <w:szCs w:val="24"/>
        <w:lang w:val="en-US" w:eastAsia="en-US" w:bidi="ar-SA"/>
      </w:rPr>
    </w:lvl>
    <w:lvl w:ilvl="1" w:tplc="F0EE5B9E">
      <w:numFmt w:val="bullet"/>
      <w:lvlText w:val="•"/>
      <w:lvlJc w:val="left"/>
      <w:pPr>
        <w:ind w:left="2568" w:hanging="144"/>
      </w:pPr>
      <w:rPr>
        <w:rFonts w:hint="default"/>
        <w:lang w:val="en-US" w:eastAsia="en-US" w:bidi="ar-SA"/>
      </w:rPr>
    </w:lvl>
    <w:lvl w:ilvl="2" w:tplc="1B7CB17A">
      <w:numFmt w:val="bullet"/>
      <w:lvlText w:val="•"/>
      <w:lvlJc w:val="left"/>
      <w:pPr>
        <w:ind w:left="3417" w:hanging="144"/>
      </w:pPr>
      <w:rPr>
        <w:rFonts w:hint="default"/>
        <w:lang w:val="en-US" w:eastAsia="en-US" w:bidi="ar-SA"/>
      </w:rPr>
    </w:lvl>
    <w:lvl w:ilvl="3" w:tplc="2C96F7C6">
      <w:numFmt w:val="bullet"/>
      <w:lvlText w:val="•"/>
      <w:lvlJc w:val="left"/>
      <w:pPr>
        <w:ind w:left="4265" w:hanging="144"/>
      </w:pPr>
      <w:rPr>
        <w:rFonts w:hint="default"/>
        <w:lang w:val="en-US" w:eastAsia="en-US" w:bidi="ar-SA"/>
      </w:rPr>
    </w:lvl>
    <w:lvl w:ilvl="4" w:tplc="FA74D45C">
      <w:numFmt w:val="bullet"/>
      <w:lvlText w:val="•"/>
      <w:lvlJc w:val="left"/>
      <w:pPr>
        <w:ind w:left="5114" w:hanging="144"/>
      </w:pPr>
      <w:rPr>
        <w:rFonts w:hint="default"/>
        <w:lang w:val="en-US" w:eastAsia="en-US" w:bidi="ar-SA"/>
      </w:rPr>
    </w:lvl>
    <w:lvl w:ilvl="5" w:tplc="52141E2E">
      <w:numFmt w:val="bullet"/>
      <w:lvlText w:val="•"/>
      <w:lvlJc w:val="left"/>
      <w:pPr>
        <w:ind w:left="5962" w:hanging="144"/>
      </w:pPr>
      <w:rPr>
        <w:rFonts w:hint="default"/>
        <w:lang w:val="en-US" w:eastAsia="en-US" w:bidi="ar-SA"/>
      </w:rPr>
    </w:lvl>
    <w:lvl w:ilvl="6" w:tplc="16D092DC">
      <w:numFmt w:val="bullet"/>
      <w:lvlText w:val="•"/>
      <w:lvlJc w:val="left"/>
      <w:pPr>
        <w:ind w:left="6811" w:hanging="144"/>
      </w:pPr>
      <w:rPr>
        <w:rFonts w:hint="default"/>
        <w:lang w:val="en-US" w:eastAsia="en-US" w:bidi="ar-SA"/>
      </w:rPr>
    </w:lvl>
    <w:lvl w:ilvl="7" w:tplc="89365CAE">
      <w:numFmt w:val="bullet"/>
      <w:lvlText w:val="•"/>
      <w:lvlJc w:val="left"/>
      <w:pPr>
        <w:ind w:left="7659" w:hanging="144"/>
      </w:pPr>
      <w:rPr>
        <w:rFonts w:hint="default"/>
        <w:lang w:val="en-US" w:eastAsia="en-US" w:bidi="ar-SA"/>
      </w:rPr>
    </w:lvl>
    <w:lvl w:ilvl="8" w:tplc="0DF86596">
      <w:numFmt w:val="bullet"/>
      <w:lvlText w:val="•"/>
      <w:lvlJc w:val="left"/>
      <w:pPr>
        <w:ind w:left="8508" w:hanging="144"/>
      </w:pPr>
      <w:rPr>
        <w:rFonts w:hint="default"/>
        <w:lang w:val="en-US" w:eastAsia="en-US" w:bidi="ar-SA"/>
      </w:rPr>
    </w:lvl>
  </w:abstractNum>
  <w:abstractNum w:abstractNumId="24" w15:restartNumberingAfterBreak="0">
    <w:nsid w:val="6F265CF1"/>
    <w:multiLevelType w:val="hybridMultilevel"/>
    <w:tmpl w:val="B5226192"/>
    <w:lvl w:ilvl="0" w:tplc="8542A07A">
      <w:numFmt w:val="bullet"/>
      <w:lvlText w:val="•"/>
      <w:lvlJc w:val="left"/>
      <w:pPr>
        <w:ind w:left="808" w:hanging="216"/>
      </w:pPr>
      <w:rPr>
        <w:rFonts w:ascii="Times New Roman" w:eastAsia="Times New Roman" w:hAnsi="Times New Roman" w:cs="Times New Roman" w:hint="default"/>
        <w:b w:val="0"/>
        <w:bCs w:val="0"/>
        <w:i w:val="0"/>
        <w:iCs w:val="0"/>
        <w:spacing w:val="0"/>
        <w:w w:val="99"/>
        <w:sz w:val="24"/>
        <w:szCs w:val="24"/>
        <w:lang w:val="en-US" w:eastAsia="en-US" w:bidi="ar-SA"/>
      </w:rPr>
    </w:lvl>
    <w:lvl w:ilvl="1" w:tplc="04605AF2">
      <w:numFmt w:val="bullet"/>
      <w:lvlText w:val="•"/>
      <w:lvlJc w:val="left"/>
      <w:pPr>
        <w:ind w:left="1740" w:hanging="216"/>
      </w:pPr>
      <w:rPr>
        <w:rFonts w:hint="default"/>
        <w:lang w:val="en-US" w:eastAsia="en-US" w:bidi="ar-SA"/>
      </w:rPr>
    </w:lvl>
    <w:lvl w:ilvl="2" w:tplc="5B94AB38">
      <w:numFmt w:val="bullet"/>
      <w:lvlText w:val="•"/>
      <w:lvlJc w:val="left"/>
      <w:pPr>
        <w:ind w:left="2681" w:hanging="216"/>
      </w:pPr>
      <w:rPr>
        <w:rFonts w:hint="default"/>
        <w:lang w:val="en-US" w:eastAsia="en-US" w:bidi="ar-SA"/>
      </w:rPr>
    </w:lvl>
    <w:lvl w:ilvl="3" w:tplc="1F22C8C4">
      <w:numFmt w:val="bullet"/>
      <w:lvlText w:val="•"/>
      <w:lvlJc w:val="left"/>
      <w:pPr>
        <w:ind w:left="3621" w:hanging="216"/>
      </w:pPr>
      <w:rPr>
        <w:rFonts w:hint="default"/>
        <w:lang w:val="en-US" w:eastAsia="en-US" w:bidi="ar-SA"/>
      </w:rPr>
    </w:lvl>
    <w:lvl w:ilvl="4" w:tplc="ABA8C214">
      <w:numFmt w:val="bullet"/>
      <w:lvlText w:val="•"/>
      <w:lvlJc w:val="left"/>
      <w:pPr>
        <w:ind w:left="4562" w:hanging="216"/>
      </w:pPr>
      <w:rPr>
        <w:rFonts w:hint="default"/>
        <w:lang w:val="en-US" w:eastAsia="en-US" w:bidi="ar-SA"/>
      </w:rPr>
    </w:lvl>
    <w:lvl w:ilvl="5" w:tplc="F1C23CF6">
      <w:numFmt w:val="bullet"/>
      <w:lvlText w:val="•"/>
      <w:lvlJc w:val="left"/>
      <w:pPr>
        <w:ind w:left="5502" w:hanging="216"/>
      </w:pPr>
      <w:rPr>
        <w:rFonts w:hint="default"/>
        <w:lang w:val="en-US" w:eastAsia="en-US" w:bidi="ar-SA"/>
      </w:rPr>
    </w:lvl>
    <w:lvl w:ilvl="6" w:tplc="24D2D244">
      <w:numFmt w:val="bullet"/>
      <w:lvlText w:val="•"/>
      <w:lvlJc w:val="left"/>
      <w:pPr>
        <w:ind w:left="6443" w:hanging="216"/>
      </w:pPr>
      <w:rPr>
        <w:rFonts w:hint="default"/>
        <w:lang w:val="en-US" w:eastAsia="en-US" w:bidi="ar-SA"/>
      </w:rPr>
    </w:lvl>
    <w:lvl w:ilvl="7" w:tplc="18025CDE">
      <w:numFmt w:val="bullet"/>
      <w:lvlText w:val="•"/>
      <w:lvlJc w:val="left"/>
      <w:pPr>
        <w:ind w:left="7383" w:hanging="216"/>
      </w:pPr>
      <w:rPr>
        <w:rFonts w:hint="default"/>
        <w:lang w:val="en-US" w:eastAsia="en-US" w:bidi="ar-SA"/>
      </w:rPr>
    </w:lvl>
    <w:lvl w:ilvl="8" w:tplc="2F8C8BF6">
      <w:numFmt w:val="bullet"/>
      <w:lvlText w:val="•"/>
      <w:lvlJc w:val="left"/>
      <w:pPr>
        <w:ind w:left="8324" w:hanging="216"/>
      </w:pPr>
      <w:rPr>
        <w:rFonts w:hint="default"/>
        <w:lang w:val="en-US" w:eastAsia="en-US" w:bidi="ar-SA"/>
      </w:rPr>
    </w:lvl>
  </w:abstractNum>
  <w:abstractNum w:abstractNumId="25" w15:restartNumberingAfterBreak="0">
    <w:nsid w:val="70A94A85"/>
    <w:multiLevelType w:val="hybridMultilevel"/>
    <w:tmpl w:val="3FACFA3A"/>
    <w:lvl w:ilvl="0" w:tplc="27FA2C66">
      <w:numFmt w:val="bullet"/>
      <w:lvlText w:val="•"/>
      <w:lvlJc w:val="left"/>
      <w:pPr>
        <w:ind w:left="808" w:hanging="216"/>
      </w:pPr>
      <w:rPr>
        <w:rFonts w:ascii="Times New Roman" w:eastAsia="Times New Roman" w:hAnsi="Times New Roman" w:cs="Times New Roman" w:hint="default"/>
        <w:b w:val="0"/>
        <w:bCs w:val="0"/>
        <w:i w:val="0"/>
        <w:iCs w:val="0"/>
        <w:spacing w:val="0"/>
        <w:w w:val="99"/>
        <w:sz w:val="24"/>
        <w:szCs w:val="24"/>
        <w:lang w:val="en-US" w:eastAsia="en-US" w:bidi="ar-SA"/>
      </w:rPr>
    </w:lvl>
    <w:lvl w:ilvl="1" w:tplc="AEA47414">
      <w:numFmt w:val="bullet"/>
      <w:lvlText w:val="•"/>
      <w:lvlJc w:val="left"/>
      <w:pPr>
        <w:ind w:left="1740" w:hanging="216"/>
      </w:pPr>
      <w:rPr>
        <w:rFonts w:hint="default"/>
        <w:lang w:val="en-US" w:eastAsia="en-US" w:bidi="ar-SA"/>
      </w:rPr>
    </w:lvl>
    <w:lvl w:ilvl="2" w:tplc="8458A9FE">
      <w:numFmt w:val="bullet"/>
      <w:lvlText w:val="•"/>
      <w:lvlJc w:val="left"/>
      <w:pPr>
        <w:ind w:left="2681" w:hanging="216"/>
      </w:pPr>
      <w:rPr>
        <w:rFonts w:hint="default"/>
        <w:lang w:val="en-US" w:eastAsia="en-US" w:bidi="ar-SA"/>
      </w:rPr>
    </w:lvl>
    <w:lvl w:ilvl="3" w:tplc="E41EE18C">
      <w:numFmt w:val="bullet"/>
      <w:lvlText w:val="•"/>
      <w:lvlJc w:val="left"/>
      <w:pPr>
        <w:ind w:left="3621" w:hanging="216"/>
      </w:pPr>
      <w:rPr>
        <w:rFonts w:hint="default"/>
        <w:lang w:val="en-US" w:eastAsia="en-US" w:bidi="ar-SA"/>
      </w:rPr>
    </w:lvl>
    <w:lvl w:ilvl="4" w:tplc="41BAEFE0">
      <w:numFmt w:val="bullet"/>
      <w:lvlText w:val="•"/>
      <w:lvlJc w:val="left"/>
      <w:pPr>
        <w:ind w:left="4562" w:hanging="216"/>
      </w:pPr>
      <w:rPr>
        <w:rFonts w:hint="default"/>
        <w:lang w:val="en-US" w:eastAsia="en-US" w:bidi="ar-SA"/>
      </w:rPr>
    </w:lvl>
    <w:lvl w:ilvl="5" w:tplc="EFF8B8DA">
      <w:numFmt w:val="bullet"/>
      <w:lvlText w:val="•"/>
      <w:lvlJc w:val="left"/>
      <w:pPr>
        <w:ind w:left="5502" w:hanging="216"/>
      </w:pPr>
      <w:rPr>
        <w:rFonts w:hint="default"/>
        <w:lang w:val="en-US" w:eastAsia="en-US" w:bidi="ar-SA"/>
      </w:rPr>
    </w:lvl>
    <w:lvl w:ilvl="6" w:tplc="12A0E28E">
      <w:numFmt w:val="bullet"/>
      <w:lvlText w:val="•"/>
      <w:lvlJc w:val="left"/>
      <w:pPr>
        <w:ind w:left="6443" w:hanging="216"/>
      </w:pPr>
      <w:rPr>
        <w:rFonts w:hint="default"/>
        <w:lang w:val="en-US" w:eastAsia="en-US" w:bidi="ar-SA"/>
      </w:rPr>
    </w:lvl>
    <w:lvl w:ilvl="7" w:tplc="0504E8B6">
      <w:numFmt w:val="bullet"/>
      <w:lvlText w:val="•"/>
      <w:lvlJc w:val="left"/>
      <w:pPr>
        <w:ind w:left="7383" w:hanging="216"/>
      </w:pPr>
      <w:rPr>
        <w:rFonts w:hint="default"/>
        <w:lang w:val="en-US" w:eastAsia="en-US" w:bidi="ar-SA"/>
      </w:rPr>
    </w:lvl>
    <w:lvl w:ilvl="8" w:tplc="0A24767E">
      <w:numFmt w:val="bullet"/>
      <w:lvlText w:val="•"/>
      <w:lvlJc w:val="left"/>
      <w:pPr>
        <w:ind w:left="8324" w:hanging="216"/>
      </w:pPr>
      <w:rPr>
        <w:rFonts w:hint="default"/>
        <w:lang w:val="en-US" w:eastAsia="en-US" w:bidi="ar-SA"/>
      </w:rPr>
    </w:lvl>
  </w:abstractNum>
  <w:abstractNum w:abstractNumId="26" w15:restartNumberingAfterBreak="0">
    <w:nsid w:val="71AF21E7"/>
    <w:multiLevelType w:val="hybridMultilevel"/>
    <w:tmpl w:val="C6623964"/>
    <w:lvl w:ilvl="0" w:tplc="326CB55E">
      <w:numFmt w:val="bullet"/>
      <w:lvlText w:val="•"/>
      <w:lvlJc w:val="left"/>
      <w:pPr>
        <w:ind w:left="808" w:hanging="216"/>
      </w:pPr>
      <w:rPr>
        <w:rFonts w:ascii="Times New Roman" w:eastAsia="Times New Roman" w:hAnsi="Times New Roman" w:cs="Times New Roman" w:hint="default"/>
        <w:b w:val="0"/>
        <w:bCs w:val="0"/>
        <w:i w:val="0"/>
        <w:iCs w:val="0"/>
        <w:spacing w:val="0"/>
        <w:w w:val="99"/>
        <w:sz w:val="24"/>
        <w:szCs w:val="24"/>
        <w:lang w:val="en-US" w:eastAsia="en-US" w:bidi="ar-SA"/>
      </w:rPr>
    </w:lvl>
    <w:lvl w:ilvl="1" w:tplc="67A24C68">
      <w:numFmt w:val="bullet"/>
      <w:lvlText w:val="•"/>
      <w:lvlJc w:val="left"/>
      <w:pPr>
        <w:ind w:left="1740" w:hanging="216"/>
      </w:pPr>
      <w:rPr>
        <w:rFonts w:hint="default"/>
        <w:lang w:val="en-US" w:eastAsia="en-US" w:bidi="ar-SA"/>
      </w:rPr>
    </w:lvl>
    <w:lvl w:ilvl="2" w:tplc="7FEAAB46">
      <w:numFmt w:val="bullet"/>
      <w:lvlText w:val="•"/>
      <w:lvlJc w:val="left"/>
      <w:pPr>
        <w:ind w:left="2681" w:hanging="216"/>
      </w:pPr>
      <w:rPr>
        <w:rFonts w:hint="default"/>
        <w:lang w:val="en-US" w:eastAsia="en-US" w:bidi="ar-SA"/>
      </w:rPr>
    </w:lvl>
    <w:lvl w:ilvl="3" w:tplc="0AF22ABC">
      <w:numFmt w:val="bullet"/>
      <w:lvlText w:val="•"/>
      <w:lvlJc w:val="left"/>
      <w:pPr>
        <w:ind w:left="3621" w:hanging="216"/>
      </w:pPr>
      <w:rPr>
        <w:rFonts w:hint="default"/>
        <w:lang w:val="en-US" w:eastAsia="en-US" w:bidi="ar-SA"/>
      </w:rPr>
    </w:lvl>
    <w:lvl w:ilvl="4" w:tplc="C0BED4C4">
      <w:numFmt w:val="bullet"/>
      <w:lvlText w:val="•"/>
      <w:lvlJc w:val="left"/>
      <w:pPr>
        <w:ind w:left="4562" w:hanging="216"/>
      </w:pPr>
      <w:rPr>
        <w:rFonts w:hint="default"/>
        <w:lang w:val="en-US" w:eastAsia="en-US" w:bidi="ar-SA"/>
      </w:rPr>
    </w:lvl>
    <w:lvl w:ilvl="5" w:tplc="1910D0BA">
      <w:numFmt w:val="bullet"/>
      <w:lvlText w:val="•"/>
      <w:lvlJc w:val="left"/>
      <w:pPr>
        <w:ind w:left="5502" w:hanging="216"/>
      </w:pPr>
      <w:rPr>
        <w:rFonts w:hint="default"/>
        <w:lang w:val="en-US" w:eastAsia="en-US" w:bidi="ar-SA"/>
      </w:rPr>
    </w:lvl>
    <w:lvl w:ilvl="6" w:tplc="27C2C4C8">
      <w:numFmt w:val="bullet"/>
      <w:lvlText w:val="•"/>
      <w:lvlJc w:val="left"/>
      <w:pPr>
        <w:ind w:left="6443" w:hanging="216"/>
      </w:pPr>
      <w:rPr>
        <w:rFonts w:hint="default"/>
        <w:lang w:val="en-US" w:eastAsia="en-US" w:bidi="ar-SA"/>
      </w:rPr>
    </w:lvl>
    <w:lvl w:ilvl="7" w:tplc="AE8E1674">
      <w:numFmt w:val="bullet"/>
      <w:lvlText w:val="•"/>
      <w:lvlJc w:val="left"/>
      <w:pPr>
        <w:ind w:left="7383" w:hanging="216"/>
      </w:pPr>
      <w:rPr>
        <w:rFonts w:hint="default"/>
        <w:lang w:val="en-US" w:eastAsia="en-US" w:bidi="ar-SA"/>
      </w:rPr>
    </w:lvl>
    <w:lvl w:ilvl="8" w:tplc="AC10750E">
      <w:numFmt w:val="bullet"/>
      <w:lvlText w:val="•"/>
      <w:lvlJc w:val="left"/>
      <w:pPr>
        <w:ind w:left="8324" w:hanging="216"/>
      </w:pPr>
      <w:rPr>
        <w:rFonts w:hint="default"/>
        <w:lang w:val="en-US" w:eastAsia="en-US" w:bidi="ar-SA"/>
      </w:rPr>
    </w:lvl>
  </w:abstractNum>
  <w:abstractNum w:abstractNumId="27" w15:restartNumberingAfterBreak="0">
    <w:nsid w:val="743D1138"/>
    <w:multiLevelType w:val="hybridMultilevel"/>
    <w:tmpl w:val="9D7E8432"/>
    <w:lvl w:ilvl="0" w:tplc="197AC26A">
      <w:numFmt w:val="bullet"/>
      <w:lvlText w:val="•"/>
      <w:lvlJc w:val="left"/>
      <w:pPr>
        <w:ind w:left="808" w:hanging="216"/>
      </w:pPr>
      <w:rPr>
        <w:rFonts w:ascii="Times New Roman" w:eastAsia="Times New Roman" w:hAnsi="Times New Roman" w:cs="Times New Roman" w:hint="default"/>
        <w:b w:val="0"/>
        <w:bCs w:val="0"/>
        <w:i w:val="0"/>
        <w:iCs w:val="0"/>
        <w:spacing w:val="0"/>
        <w:w w:val="99"/>
        <w:sz w:val="24"/>
        <w:szCs w:val="24"/>
        <w:lang w:val="en-US" w:eastAsia="en-US" w:bidi="ar-SA"/>
      </w:rPr>
    </w:lvl>
    <w:lvl w:ilvl="1" w:tplc="FE96526C">
      <w:numFmt w:val="bullet"/>
      <w:lvlText w:val="•"/>
      <w:lvlJc w:val="left"/>
      <w:pPr>
        <w:ind w:left="1740" w:hanging="216"/>
      </w:pPr>
      <w:rPr>
        <w:rFonts w:hint="default"/>
        <w:lang w:val="en-US" w:eastAsia="en-US" w:bidi="ar-SA"/>
      </w:rPr>
    </w:lvl>
    <w:lvl w:ilvl="2" w:tplc="5ABEA71E">
      <w:numFmt w:val="bullet"/>
      <w:lvlText w:val="•"/>
      <w:lvlJc w:val="left"/>
      <w:pPr>
        <w:ind w:left="2681" w:hanging="216"/>
      </w:pPr>
      <w:rPr>
        <w:rFonts w:hint="default"/>
        <w:lang w:val="en-US" w:eastAsia="en-US" w:bidi="ar-SA"/>
      </w:rPr>
    </w:lvl>
    <w:lvl w:ilvl="3" w:tplc="B8DC4328">
      <w:numFmt w:val="bullet"/>
      <w:lvlText w:val="•"/>
      <w:lvlJc w:val="left"/>
      <w:pPr>
        <w:ind w:left="3621" w:hanging="216"/>
      </w:pPr>
      <w:rPr>
        <w:rFonts w:hint="default"/>
        <w:lang w:val="en-US" w:eastAsia="en-US" w:bidi="ar-SA"/>
      </w:rPr>
    </w:lvl>
    <w:lvl w:ilvl="4" w:tplc="A01AA42E">
      <w:numFmt w:val="bullet"/>
      <w:lvlText w:val="•"/>
      <w:lvlJc w:val="left"/>
      <w:pPr>
        <w:ind w:left="4562" w:hanging="216"/>
      </w:pPr>
      <w:rPr>
        <w:rFonts w:hint="default"/>
        <w:lang w:val="en-US" w:eastAsia="en-US" w:bidi="ar-SA"/>
      </w:rPr>
    </w:lvl>
    <w:lvl w:ilvl="5" w:tplc="1A50E3A0">
      <w:numFmt w:val="bullet"/>
      <w:lvlText w:val="•"/>
      <w:lvlJc w:val="left"/>
      <w:pPr>
        <w:ind w:left="5502" w:hanging="216"/>
      </w:pPr>
      <w:rPr>
        <w:rFonts w:hint="default"/>
        <w:lang w:val="en-US" w:eastAsia="en-US" w:bidi="ar-SA"/>
      </w:rPr>
    </w:lvl>
    <w:lvl w:ilvl="6" w:tplc="1B3C1994">
      <w:numFmt w:val="bullet"/>
      <w:lvlText w:val="•"/>
      <w:lvlJc w:val="left"/>
      <w:pPr>
        <w:ind w:left="6443" w:hanging="216"/>
      </w:pPr>
      <w:rPr>
        <w:rFonts w:hint="default"/>
        <w:lang w:val="en-US" w:eastAsia="en-US" w:bidi="ar-SA"/>
      </w:rPr>
    </w:lvl>
    <w:lvl w:ilvl="7" w:tplc="A2F06F02">
      <w:numFmt w:val="bullet"/>
      <w:lvlText w:val="•"/>
      <w:lvlJc w:val="left"/>
      <w:pPr>
        <w:ind w:left="7383" w:hanging="216"/>
      </w:pPr>
      <w:rPr>
        <w:rFonts w:hint="default"/>
        <w:lang w:val="en-US" w:eastAsia="en-US" w:bidi="ar-SA"/>
      </w:rPr>
    </w:lvl>
    <w:lvl w:ilvl="8" w:tplc="0938EA68">
      <w:numFmt w:val="bullet"/>
      <w:lvlText w:val="•"/>
      <w:lvlJc w:val="left"/>
      <w:pPr>
        <w:ind w:left="8324" w:hanging="216"/>
      </w:pPr>
      <w:rPr>
        <w:rFonts w:hint="default"/>
        <w:lang w:val="en-US" w:eastAsia="en-US" w:bidi="ar-SA"/>
      </w:rPr>
    </w:lvl>
  </w:abstractNum>
  <w:abstractNum w:abstractNumId="28" w15:restartNumberingAfterBreak="0">
    <w:nsid w:val="765B548A"/>
    <w:multiLevelType w:val="hybridMultilevel"/>
    <w:tmpl w:val="D8E0C414"/>
    <w:lvl w:ilvl="0" w:tplc="EB1C4D94">
      <w:start w:val="1"/>
      <w:numFmt w:val="decimal"/>
      <w:lvlText w:val="%1."/>
      <w:lvlJc w:val="left"/>
      <w:pPr>
        <w:ind w:left="856" w:hanging="311"/>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1" w:tplc="82406BF4">
      <w:numFmt w:val="bullet"/>
      <w:lvlText w:val="•"/>
      <w:lvlJc w:val="left"/>
      <w:pPr>
        <w:ind w:left="1794" w:hanging="311"/>
      </w:pPr>
      <w:rPr>
        <w:rFonts w:hint="default"/>
        <w:lang w:val="en-US" w:eastAsia="en-US" w:bidi="ar-SA"/>
      </w:rPr>
    </w:lvl>
    <w:lvl w:ilvl="2" w:tplc="DC5EB450">
      <w:numFmt w:val="bullet"/>
      <w:lvlText w:val="•"/>
      <w:lvlJc w:val="left"/>
      <w:pPr>
        <w:ind w:left="2729" w:hanging="311"/>
      </w:pPr>
      <w:rPr>
        <w:rFonts w:hint="default"/>
        <w:lang w:val="en-US" w:eastAsia="en-US" w:bidi="ar-SA"/>
      </w:rPr>
    </w:lvl>
    <w:lvl w:ilvl="3" w:tplc="16B8F21E">
      <w:numFmt w:val="bullet"/>
      <w:lvlText w:val="•"/>
      <w:lvlJc w:val="left"/>
      <w:pPr>
        <w:ind w:left="3663" w:hanging="311"/>
      </w:pPr>
      <w:rPr>
        <w:rFonts w:hint="default"/>
        <w:lang w:val="en-US" w:eastAsia="en-US" w:bidi="ar-SA"/>
      </w:rPr>
    </w:lvl>
    <w:lvl w:ilvl="4" w:tplc="F0C8C254">
      <w:numFmt w:val="bullet"/>
      <w:lvlText w:val="•"/>
      <w:lvlJc w:val="left"/>
      <w:pPr>
        <w:ind w:left="4598" w:hanging="311"/>
      </w:pPr>
      <w:rPr>
        <w:rFonts w:hint="default"/>
        <w:lang w:val="en-US" w:eastAsia="en-US" w:bidi="ar-SA"/>
      </w:rPr>
    </w:lvl>
    <w:lvl w:ilvl="5" w:tplc="9F2A8290">
      <w:numFmt w:val="bullet"/>
      <w:lvlText w:val="•"/>
      <w:lvlJc w:val="left"/>
      <w:pPr>
        <w:ind w:left="5532" w:hanging="311"/>
      </w:pPr>
      <w:rPr>
        <w:rFonts w:hint="default"/>
        <w:lang w:val="en-US" w:eastAsia="en-US" w:bidi="ar-SA"/>
      </w:rPr>
    </w:lvl>
    <w:lvl w:ilvl="6" w:tplc="66CE7B24">
      <w:numFmt w:val="bullet"/>
      <w:lvlText w:val="•"/>
      <w:lvlJc w:val="left"/>
      <w:pPr>
        <w:ind w:left="6467" w:hanging="311"/>
      </w:pPr>
      <w:rPr>
        <w:rFonts w:hint="default"/>
        <w:lang w:val="en-US" w:eastAsia="en-US" w:bidi="ar-SA"/>
      </w:rPr>
    </w:lvl>
    <w:lvl w:ilvl="7" w:tplc="7F649314">
      <w:numFmt w:val="bullet"/>
      <w:lvlText w:val="•"/>
      <w:lvlJc w:val="left"/>
      <w:pPr>
        <w:ind w:left="7401" w:hanging="311"/>
      </w:pPr>
      <w:rPr>
        <w:rFonts w:hint="default"/>
        <w:lang w:val="en-US" w:eastAsia="en-US" w:bidi="ar-SA"/>
      </w:rPr>
    </w:lvl>
    <w:lvl w:ilvl="8" w:tplc="0D48FBE6">
      <w:numFmt w:val="bullet"/>
      <w:lvlText w:val="•"/>
      <w:lvlJc w:val="left"/>
      <w:pPr>
        <w:ind w:left="8336" w:hanging="311"/>
      </w:pPr>
      <w:rPr>
        <w:rFonts w:hint="default"/>
        <w:lang w:val="en-US" w:eastAsia="en-US" w:bidi="ar-SA"/>
      </w:rPr>
    </w:lvl>
  </w:abstractNum>
  <w:abstractNum w:abstractNumId="29" w15:restartNumberingAfterBreak="0">
    <w:nsid w:val="76BE1F27"/>
    <w:multiLevelType w:val="multilevel"/>
    <w:tmpl w:val="AEEAE71A"/>
    <w:lvl w:ilvl="0">
      <w:start w:val="4"/>
      <w:numFmt w:val="decimal"/>
      <w:lvlText w:val="%1"/>
      <w:lvlJc w:val="left"/>
      <w:pPr>
        <w:ind w:left="1190" w:hanging="550"/>
        <w:jc w:val="left"/>
      </w:pPr>
      <w:rPr>
        <w:rFonts w:hint="default"/>
        <w:lang w:val="en-US" w:eastAsia="en-US" w:bidi="ar-SA"/>
      </w:rPr>
    </w:lvl>
    <w:lvl w:ilvl="1">
      <w:start w:val="8"/>
      <w:numFmt w:val="decimal"/>
      <w:lvlText w:val="%1.%2"/>
      <w:lvlJc w:val="left"/>
      <w:pPr>
        <w:ind w:left="1190" w:hanging="550"/>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3001" w:hanging="550"/>
      </w:pPr>
      <w:rPr>
        <w:rFonts w:hint="default"/>
        <w:lang w:val="en-US" w:eastAsia="en-US" w:bidi="ar-SA"/>
      </w:rPr>
    </w:lvl>
    <w:lvl w:ilvl="3">
      <w:numFmt w:val="bullet"/>
      <w:lvlText w:val="•"/>
      <w:lvlJc w:val="left"/>
      <w:pPr>
        <w:ind w:left="3901" w:hanging="550"/>
      </w:pPr>
      <w:rPr>
        <w:rFonts w:hint="default"/>
        <w:lang w:val="en-US" w:eastAsia="en-US" w:bidi="ar-SA"/>
      </w:rPr>
    </w:lvl>
    <w:lvl w:ilvl="4">
      <w:numFmt w:val="bullet"/>
      <w:lvlText w:val="•"/>
      <w:lvlJc w:val="left"/>
      <w:pPr>
        <w:ind w:left="4802" w:hanging="550"/>
      </w:pPr>
      <w:rPr>
        <w:rFonts w:hint="default"/>
        <w:lang w:val="en-US" w:eastAsia="en-US" w:bidi="ar-SA"/>
      </w:rPr>
    </w:lvl>
    <w:lvl w:ilvl="5">
      <w:numFmt w:val="bullet"/>
      <w:lvlText w:val="•"/>
      <w:lvlJc w:val="left"/>
      <w:pPr>
        <w:ind w:left="5702" w:hanging="550"/>
      </w:pPr>
      <w:rPr>
        <w:rFonts w:hint="default"/>
        <w:lang w:val="en-US" w:eastAsia="en-US" w:bidi="ar-SA"/>
      </w:rPr>
    </w:lvl>
    <w:lvl w:ilvl="6">
      <w:numFmt w:val="bullet"/>
      <w:lvlText w:val="•"/>
      <w:lvlJc w:val="left"/>
      <w:pPr>
        <w:ind w:left="6603" w:hanging="550"/>
      </w:pPr>
      <w:rPr>
        <w:rFonts w:hint="default"/>
        <w:lang w:val="en-US" w:eastAsia="en-US" w:bidi="ar-SA"/>
      </w:rPr>
    </w:lvl>
    <w:lvl w:ilvl="7">
      <w:numFmt w:val="bullet"/>
      <w:lvlText w:val="•"/>
      <w:lvlJc w:val="left"/>
      <w:pPr>
        <w:ind w:left="7503" w:hanging="550"/>
      </w:pPr>
      <w:rPr>
        <w:rFonts w:hint="default"/>
        <w:lang w:val="en-US" w:eastAsia="en-US" w:bidi="ar-SA"/>
      </w:rPr>
    </w:lvl>
    <w:lvl w:ilvl="8">
      <w:numFmt w:val="bullet"/>
      <w:lvlText w:val="•"/>
      <w:lvlJc w:val="left"/>
      <w:pPr>
        <w:ind w:left="8404" w:hanging="550"/>
      </w:pPr>
      <w:rPr>
        <w:rFonts w:hint="default"/>
        <w:lang w:val="en-US" w:eastAsia="en-US" w:bidi="ar-SA"/>
      </w:rPr>
    </w:lvl>
  </w:abstractNum>
  <w:abstractNum w:abstractNumId="30" w15:restartNumberingAfterBreak="0">
    <w:nsid w:val="7805240E"/>
    <w:multiLevelType w:val="hybridMultilevel"/>
    <w:tmpl w:val="DDA6E6BE"/>
    <w:lvl w:ilvl="0" w:tplc="8E803366">
      <w:numFmt w:val="bullet"/>
      <w:lvlText w:val="•"/>
      <w:lvlJc w:val="left"/>
      <w:pPr>
        <w:ind w:left="808" w:hanging="216"/>
      </w:pPr>
      <w:rPr>
        <w:rFonts w:ascii="Times New Roman" w:eastAsia="Times New Roman" w:hAnsi="Times New Roman" w:cs="Times New Roman" w:hint="default"/>
        <w:b w:val="0"/>
        <w:bCs w:val="0"/>
        <w:i w:val="0"/>
        <w:iCs w:val="0"/>
        <w:spacing w:val="0"/>
        <w:w w:val="99"/>
        <w:sz w:val="24"/>
        <w:szCs w:val="24"/>
        <w:lang w:val="en-US" w:eastAsia="en-US" w:bidi="ar-SA"/>
      </w:rPr>
    </w:lvl>
    <w:lvl w:ilvl="1" w:tplc="48C2C728">
      <w:numFmt w:val="bullet"/>
      <w:lvlText w:val="•"/>
      <w:lvlJc w:val="left"/>
      <w:pPr>
        <w:ind w:left="1740" w:hanging="216"/>
      </w:pPr>
      <w:rPr>
        <w:rFonts w:hint="default"/>
        <w:lang w:val="en-US" w:eastAsia="en-US" w:bidi="ar-SA"/>
      </w:rPr>
    </w:lvl>
    <w:lvl w:ilvl="2" w:tplc="DA28F444">
      <w:numFmt w:val="bullet"/>
      <w:lvlText w:val="•"/>
      <w:lvlJc w:val="left"/>
      <w:pPr>
        <w:ind w:left="2681" w:hanging="216"/>
      </w:pPr>
      <w:rPr>
        <w:rFonts w:hint="default"/>
        <w:lang w:val="en-US" w:eastAsia="en-US" w:bidi="ar-SA"/>
      </w:rPr>
    </w:lvl>
    <w:lvl w:ilvl="3" w:tplc="8CC25432">
      <w:numFmt w:val="bullet"/>
      <w:lvlText w:val="•"/>
      <w:lvlJc w:val="left"/>
      <w:pPr>
        <w:ind w:left="3621" w:hanging="216"/>
      </w:pPr>
      <w:rPr>
        <w:rFonts w:hint="default"/>
        <w:lang w:val="en-US" w:eastAsia="en-US" w:bidi="ar-SA"/>
      </w:rPr>
    </w:lvl>
    <w:lvl w:ilvl="4" w:tplc="52086068">
      <w:numFmt w:val="bullet"/>
      <w:lvlText w:val="•"/>
      <w:lvlJc w:val="left"/>
      <w:pPr>
        <w:ind w:left="4562" w:hanging="216"/>
      </w:pPr>
      <w:rPr>
        <w:rFonts w:hint="default"/>
        <w:lang w:val="en-US" w:eastAsia="en-US" w:bidi="ar-SA"/>
      </w:rPr>
    </w:lvl>
    <w:lvl w:ilvl="5" w:tplc="C9568CEC">
      <w:numFmt w:val="bullet"/>
      <w:lvlText w:val="•"/>
      <w:lvlJc w:val="left"/>
      <w:pPr>
        <w:ind w:left="5502" w:hanging="216"/>
      </w:pPr>
      <w:rPr>
        <w:rFonts w:hint="default"/>
        <w:lang w:val="en-US" w:eastAsia="en-US" w:bidi="ar-SA"/>
      </w:rPr>
    </w:lvl>
    <w:lvl w:ilvl="6" w:tplc="BC64D6E0">
      <w:numFmt w:val="bullet"/>
      <w:lvlText w:val="•"/>
      <w:lvlJc w:val="left"/>
      <w:pPr>
        <w:ind w:left="6443" w:hanging="216"/>
      </w:pPr>
      <w:rPr>
        <w:rFonts w:hint="default"/>
        <w:lang w:val="en-US" w:eastAsia="en-US" w:bidi="ar-SA"/>
      </w:rPr>
    </w:lvl>
    <w:lvl w:ilvl="7" w:tplc="E312C0A2">
      <w:numFmt w:val="bullet"/>
      <w:lvlText w:val="•"/>
      <w:lvlJc w:val="left"/>
      <w:pPr>
        <w:ind w:left="7383" w:hanging="216"/>
      </w:pPr>
      <w:rPr>
        <w:rFonts w:hint="default"/>
        <w:lang w:val="en-US" w:eastAsia="en-US" w:bidi="ar-SA"/>
      </w:rPr>
    </w:lvl>
    <w:lvl w:ilvl="8" w:tplc="A6F820FE">
      <w:numFmt w:val="bullet"/>
      <w:lvlText w:val="•"/>
      <w:lvlJc w:val="left"/>
      <w:pPr>
        <w:ind w:left="8324" w:hanging="216"/>
      </w:pPr>
      <w:rPr>
        <w:rFonts w:hint="default"/>
        <w:lang w:val="en-US" w:eastAsia="en-US" w:bidi="ar-SA"/>
      </w:rPr>
    </w:lvl>
  </w:abstractNum>
  <w:abstractNum w:abstractNumId="31" w15:restartNumberingAfterBreak="0">
    <w:nsid w:val="7844261F"/>
    <w:multiLevelType w:val="hybridMultilevel"/>
    <w:tmpl w:val="48DA4B18"/>
    <w:lvl w:ilvl="0" w:tplc="35F667D2">
      <w:start w:val="1"/>
      <w:numFmt w:val="decimal"/>
      <w:lvlText w:val="%1."/>
      <w:lvlJc w:val="left"/>
      <w:pPr>
        <w:ind w:left="856" w:hanging="311"/>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1" w:tplc="6724621C">
      <w:numFmt w:val="bullet"/>
      <w:lvlText w:val="•"/>
      <w:lvlJc w:val="left"/>
      <w:pPr>
        <w:ind w:left="1794" w:hanging="311"/>
      </w:pPr>
      <w:rPr>
        <w:rFonts w:hint="default"/>
        <w:lang w:val="en-US" w:eastAsia="en-US" w:bidi="ar-SA"/>
      </w:rPr>
    </w:lvl>
    <w:lvl w:ilvl="2" w:tplc="5D841F28">
      <w:numFmt w:val="bullet"/>
      <w:lvlText w:val="•"/>
      <w:lvlJc w:val="left"/>
      <w:pPr>
        <w:ind w:left="2729" w:hanging="311"/>
      </w:pPr>
      <w:rPr>
        <w:rFonts w:hint="default"/>
        <w:lang w:val="en-US" w:eastAsia="en-US" w:bidi="ar-SA"/>
      </w:rPr>
    </w:lvl>
    <w:lvl w:ilvl="3" w:tplc="8966A70A">
      <w:numFmt w:val="bullet"/>
      <w:lvlText w:val="•"/>
      <w:lvlJc w:val="left"/>
      <w:pPr>
        <w:ind w:left="3663" w:hanging="311"/>
      </w:pPr>
      <w:rPr>
        <w:rFonts w:hint="default"/>
        <w:lang w:val="en-US" w:eastAsia="en-US" w:bidi="ar-SA"/>
      </w:rPr>
    </w:lvl>
    <w:lvl w:ilvl="4" w:tplc="985A4F98">
      <w:numFmt w:val="bullet"/>
      <w:lvlText w:val="•"/>
      <w:lvlJc w:val="left"/>
      <w:pPr>
        <w:ind w:left="4598" w:hanging="311"/>
      </w:pPr>
      <w:rPr>
        <w:rFonts w:hint="default"/>
        <w:lang w:val="en-US" w:eastAsia="en-US" w:bidi="ar-SA"/>
      </w:rPr>
    </w:lvl>
    <w:lvl w:ilvl="5" w:tplc="FBDA9652">
      <w:numFmt w:val="bullet"/>
      <w:lvlText w:val="•"/>
      <w:lvlJc w:val="left"/>
      <w:pPr>
        <w:ind w:left="5532" w:hanging="311"/>
      </w:pPr>
      <w:rPr>
        <w:rFonts w:hint="default"/>
        <w:lang w:val="en-US" w:eastAsia="en-US" w:bidi="ar-SA"/>
      </w:rPr>
    </w:lvl>
    <w:lvl w:ilvl="6" w:tplc="6B38CC32">
      <w:numFmt w:val="bullet"/>
      <w:lvlText w:val="•"/>
      <w:lvlJc w:val="left"/>
      <w:pPr>
        <w:ind w:left="6467" w:hanging="311"/>
      </w:pPr>
      <w:rPr>
        <w:rFonts w:hint="default"/>
        <w:lang w:val="en-US" w:eastAsia="en-US" w:bidi="ar-SA"/>
      </w:rPr>
    </w:lvl>
    <w:lvl w:ilvl="7" w:tplc="5098625E">
      <w:numFmt w:val="bullet"/>
      <w:lvlText w:val="•"/>
      <w:lvlJc w:val="left"/>
      <w:pPr>
        <w:ind w:left="7401" w:hanging="311"/>
      </w:pPr>
      <w:rPr>
        <w:rFonts w:hint="default"/>
        <w:lang w:val="en-US" w:eastAsia="en-US" w:bidi="ar-SA"/>
      </w:rPr>
    </w:lvl>
    <w:lvl w:ilvl="8" w:tplc="1FD48B68">
      <w:numFmt w:val="bullet"/>
      <w:lvlText w:val="•"/>
      <w:lvlJc w:val="left"/>
      <w:pPr>
        <w:ind w:left="8336" w:hanging="311"/>
      </w:pPr>
      <w:rPr>
        <w:rFonts w:hint="default"/>
        <w:lang w:val="en-US" w:eastAsia="en-US" w:bidi="ar-SA"/>
      </w:rPr>
    </w:lvl>
  </w:abstractNum>
  <w:abstractNum w:abstractNumId="32" w15:restartNumberingAfterBreak="0">
    <w:nsid w:val="7A283025"/>
    <w:multiLevelType w:val="multilevel"/>
    <w:tmpl w:val="710E8EFA"/>
    <w:lvl w:ilvl="0">
      <w:start w:val="8"/>
      <w:numFmt w:val="decimal"/>
      <w:lvlText w:val="%1"/>
      <w:lvlJc w:val="left"/>
      <w:pPr>
        <w:ind w:left="1190" w:hanging="550"/>
        <w:jc w:val="left"/>
      </w:pPr>
      <w:rPr>
        <w:rFonts w:hint="default"/>
        <w:lang w:val="en-US" w:eastAsia="en-US" w:bidi="ar-SA"/>
      </w:rPr>
    </w:lvl>
    <w:lvl w:ilvl="1">
      <w:start w:val="1"/>
      <w:numFmt w:val="decimal"/>
      <w:lvlText w:val="%1.%2"/>
      <w:lvlJc w:val="left"/>
      <w:pPr>
        <w:ind w:left="1190" w:hanging="550"/>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3001" w:hanging="550"/>
      </w:pPr>
      <w:rPr>
        <w:rFonts w:hint="default"/>
        <w:lang w:val="en-US" w:eastAsia="en-US" w:bidi="ar-SA"/>
      </w:rPr>
    </w:lvl>
    <w:lvl w:ilvl="3">
      <w:numFmt w:val="bullet"/>
      <w:lvlText w:val="•"/>
      <w:lvlJc w:val="left"/>
      <w:pPr>
        <w:ind w:left="3901" w:hanging="550"/>
      </w:pPr>
      <w:rPr>
        <w:rFonts w:hint="default"/>
        <w:lang w:val="en-US" w:eastAsia="en-US" w:bidi="ar-SA"/>
      </w:rPr>
    </w:lvl>
    <w:lvl w:ilvl="4">
      <w:numFmt w:val="bullet"/>
      <w:lvlText w:val="•"/>
      <w:lvlJc w:val="left"/>
      <w:pPr>
        <w:ind w:left="4802" w:hanging="550"/>
      </w:pPr>
      <w:rPr>
        <w:rFonts w:hint="default"/>
        <w:lang w:val="en-US" w:eastAsia="en-US" w:bidi="ar-SA"/>
      </w:rPr>
    </w:lvl>
    <w:lvl w:ilvl="5">
      <w:numFmt w:val="bullet"/>
      <w:lvlText w:val="•"/>
      <w:lvlJc w:val="left"/>
      <w:pPr>
        <w:ind w:left="5702" w:hanging="550"/>
      </w:pPr>
      <w:rPr>
        <w:rFonts w:hint="default"/>
        <w:lang w:val="en-US" w:eastAsia="en-US" w:bidi="ar-SA"/>
      </w:rPr>
    </w:lvl>
    <w:lvl w:ilvl="6">
      <w:numFmt w:val="bullet"/>
      <w:lvlText w:val="•"/>
      <w:lvlJc w:val="left"/>
      <w:pPr>
        <w:ind w:left="6603" w:hanging="550"/>
      </w:pPr>
      <w:rPr>
        <w:rFonts w:hint="default"/>
        <w:lang w:val="en-US" w:eastAsia="en-US" w:bidi="ar-SA"/>
      </w:rPr>
    </w:lvl>
    <w:lvl w:ilvl="7">
      <w:numFmt w:val="bullet"/>
      <w:lvlText w:val="•"/>
      <w:lvlJc w:val="left"/>
      <w:pPr>
        <w:ind w:left="7503" w:hanging="550"/>
      </w:pPr>
      <w:rPr>
        <w:rFonts w:hint="default"/>
        <w:lang w:val="en-US" w:eastAsia="en-US" w:bidi="ar-SA"/>
      </w:rPr>
    </w:lvl>
    <w:lvl w:ilvl="8">
      <w:numFmt w:val="bullet"/>
      <w:lvlText w:val="•"/>
      <w:lvlJc w:val="left"/>
      <w:pPr>
        <w:ind w:left="8404" w:hanging="550"/>
      </w:pPr>
      <w:rPr>
        <w:rFonts w:hint="default"/>
        <w:lang w:val="en-US" w:eastAsia="en-US" w:bidi="ar-SA"/>
      </w:rPr>
    </w:lvl>
  </w:abstractNum>
  <w:num w:numId="1" w16cid:durableId="2084450647">
    <w:abstractNumId w:val="6"/>
  </w:num>
  <w:num w:numId="2" w16cid:durableId="2056195163">
    <w:abstractNumId w:val="11"/>
  </w:num>
  <w:num w:numId="3" w16cid:durableId="1786073241">
    <w:abstractNumId w:val="14"/>
  </w:num>
  <w:num w:numId="4" w16cid:durableId="326906515">
    <w:abstractNumId w:val="31"/>
  </w:num>
  <w:num w:numId="5" w16cid:durableId="406614751">
    <w:abstractNumId w:val="5"/>
  </w:num>
  <w:num w:numId="6" w16cid:durableId="2079745577">
    <w:abstractNumId w:val="12"/>
  </w:num>
  <w:num w:numId="7" w16cid:durableId="1448701257">
    <w:abstractNumId w:val="8"/>
  </w:num>
  <w:num w:numId="8" w16cid:durableId="730346541">
    <w:abstractNumId w:val="25"/>
  </w:num>
  <w:num w:numId="9" w16cid:durableId="1479616250">
    <w:abstractNumId w:val="3"/>
  </w:num>
  <w:num w:numId="10" w16cid:durableId="650140295">
    <w:abstractNumId w:val="26"/>
  </w:num>
  <w:num w:numId="11" w16cid:durableId="1419712203">
    <w:abstractNumId w:val="17"/>
  </w:num>
  <w:num w:numId="12" w16cid:durableId="747113444">
    <w:abstractNumId w:val="7"/>
  </w:num>
  <w:num w:numId="13" w16cid:durableId="123741898">
    <w:abstractNumId w:val="19"/>
  </w:num>
  <w:num w:numId="14" w16cid:durableId="539823129">
    <w:abstractNumId w:val="2"/>
  </w:num>
  <w:num w:numId="15" w16cid:durableId="1704943953">
    <w:abstractNumId w:val="21"/>
  </w:num>
  <w:num w:numId="16" w16cid:durableId="687753002">
    <w:abstractNumId w:val="15"/>
  </w:num>
  <w:num w:numId="17" w16cid:durableId="657538074">
    <w:abstractNumId w:val="30"/>
  </w:num>
  <w:num w:numId="18" w16cid:durableId="269096173">
    <w:abstractNumId w:val="10"/>
  </w:num>
  <w:num w:numId="19" w16cid:durableId="12808663">
    <w:abstractNumId w:val="27"/>
  </w:num>
  <w:num w:numId="20" w16cid:durableId="62265662">
    <w:abstractNumId w:val="28"/>
  </w:num>
  <w:num w:numId="21" w16cid:durableId="1673530514">
    <w:abstractNumId w:val="9"/>
  </w:num>
  <w:num w:numId="22" w16cid:durableId="643972960">
    <w:abstractNumId w:val="1"/>
  </w:num>
  <w:num w:numId="23" w16cid:durableId="1950970195">
    <w:abstractNumId w:val="24"/>
  </w:num>
  <w:num w:numId="24" w16cid:durableId="60754471">
    <w:abstractNumId w:val="16"/>
  </w:num>
  <w:num w:numId="25" w16cid:durableId="829640669">
    <w:abstractNumId w:val="13"/>
  </w:num>
  <w:num w:numId="26" w16cid:durableId="747458367">
    <w:abstractNumId w:val="18"/>
  </w:num>
  <w:num w:numId="27" w16cid:durableId="1761759762">
    <w:abstractNumId w:val="32"/>
  </w:num>
  <w:num w:numId="28" w16cid:durableId="295182460">
    <w:abstractNumId w:val="29"/>
  </w:num>
  <w:num w:numId="29" w16cid:durableId="947658738">
    <w:abstractNumId w:val="0"/>
  </w:num>
  <w:num w:numId="30" w16cid:durableId="868756077">
    <w:abstractNumId w:val="22"/>
  </w:num>
  <w:num w:numId="31" w16cid:durableId="1879967803">
    <w:abstractNumId w:val="20"/>
  </w:num>
  <w:num w:numId="32" w16cid:durableId="1360738268">
    <w:abstractNumId w:val="23"/>
  </w:num>
  <w:num w:numId="33" w16cid:durableId="1596942561">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Moulla, Donatien Koulla">
    <w15:presenceInfo w15:providerId="AD" w15:userId="S::moulldk@unisa.ac.za::e9efeb89-2c0f-4399-b74d-709b6a847153"/>
  </w15:person>
  <w15:person w15:author="Attipoe, David Sena">
    <w15:presenceInfo w15:providerId="AD" w15:userId="S::attipds@unisa.ac.za::2bb61578-e734-45a1-9223-df12e6bbc41f"/>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2"/>
  <w:trackRevisions/>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CFB"/>
    <w:rsid w:val="00070BEA"/>
    <w:rsid w:val="000A5C12"/>
    <w:rsid w:val="000A61CA"/>
    <w:rsid w:val="002118C2"/>
    <w:rsid w:val="002408A0"/>
    <w:rsid w:val="00283FFF"/>
    <w:rsid w:val="0034512A"/>
    <w:rsid w:val="00350CFB"/>
    <w:rsid w:val="003807CB"/>
    <w:rsid w:val="003D441D"/>
    <w:rsid w:val="004216A2"/>
    <w:rsid w:val="00623B1A"/>
    <w:rsid w:val="0071403D"/>
    <w:rsid w:val="007522BF"/>
    <w:rsid w:val="00755ADB"/>
    <w:rsid w:val="007D1415"/>
    <w:rsid w:val="008B32E0"/>
    <w:rsid w:val="008D19DA"/>
    <w:rsid w:val="008D30C5"/>
    <w:rsid w:val="00BA7EA7"/>
    <w:rsid w:val="00C8008C"/>
    <w:rsid w:val="00CD69C4"/>
    <w:rsid w:val="00E63B74"/>
    <w:rsid w:val="00EC0DF3"/>
    <w:rsid w:val="00ED3FB9"/>
    <w:rsid w:val="00F13667"/>
    <w:rsid w:val="00F8498C"/>
    <w:rsid w:val="00FE198E"/>
    <w:rsid w:val="00FE249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DC1AD7"/>
  <w15:docId w15:val="{7E430DCF-C72E-C04C-9778-5A106BBF2B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625" w:hanging="343"/>
      <w:jc w:val="both"/>
      <w:outlineLvl w:val="0"/>
    </w:pPr>
    <w:rPr>
      <w:b/>
      <w:bCs/>
      <w:sz w:val="34"/>
      <w:szCs w:val="34"/>
    </w:rPr>
  </w:style>
  <w:style w:type="paragraph" w:styleId="Heading2">
    <w:name w:val="heading 2"/>
    <w:basedOn w:val="Normal"/>
    <w:uiPriority w:val="9"/>
    <w:unhideWhenUsed/>
    <w:qFormat/>
    <w:pPr>
      <w:ind w:left="783" w:hanging="501"/>
      <w:outlineLvl w:val="1"/>
    </w:pPr>
    <w:rPr>
      <w:b/>
      <w:bCs/>
      <w:sz w:val="28"/>
      <w:szCs w:val="28"/>
    </w:rPr>
  </w:style>
  <w:style w:type="paragraph" w:styleId="Heading3">
    <w:name w:val="heading 3"/>
    <w:basedOn w:val="Normal"/>
    <w:uiPriority w:val="9"/>
    <w:unhideWhenUsed/>
    <w:qFormat/>
    <w:pPr>
      <w:ind w:left="879" w:hanging="597"/>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30"/>
      <w:ind w:left="856" w:hanging="574"/>
    </w:pPr>
    <w:rPr>
      <w:b/>
      <w:bCs/>
      <w:sz w:val="24"/>
      <w:szCs w:val="24"/>
    </w:rPr>
  </w:style>
  <w:style w:type="paragraph" w:styleId="TOC2">
    <w:name w:val="toc 2"/>
    <w:basedOn w:val="Normal"/>
    <w:uiPriority w:val="1"/>
    <w:qFormat/>
    <w:pPr>
      <w:spacing w:before="230"/>
      <w:ind w:left="856" w:hanging="574"/>
    </w:pPr>
    <w:rPr>
      <w:b/>
      <w:bCs/>
      <w:i/>
      <w:iCs/>
    </w:rPr>
  </w:style>
  <w:style w:type="paragraph" w:styleId="TOC3">
    <w:name w:val="toc 3"/>
    <w:basedOn w:val="Normal"/>
    <w:uiPriority w:val="1"/>
    <w:qFormat/>
    <w:pPr>
      <w:spacing w:before="230"/>
      <w:ind w:left="1214" w:hanging="573"/>
    </w:pPr>
    <w:rPr>
      <w:b/>
      <w:bCs/>
      <w:sz w:val="24"/>
      <w:szCs w:val="24"/>
    </w:rPr>
  </w:style>
  <w:style w:type="paragraph" w:styleId="TOC4">
    <w:name w:val="toc 4"/>
    <w:basedOn w:val="Normal"/>
    <w:uiPriority w:val="1"/>
    <w:qFormat/>
    <w:pPr>
      <w:spacing w:before="230"/>
      <w:ind w:left="1214" w:hanging="573"/>
    </w:pPr>
    <w:rPr>
      <w:sz w:val="24"/>
      <w:szCs w:val="24"/>
    </w:rPr>
  </w:style>
  <w:style w:type="paragraph" w:styleId="TOC5">
    <w:name w:val="toc 5"/>
    <w:basedOn w:val="Normal"/>
    <w:uiPriority w:val="1"/>
    <w:qFormat/>
    <w:pPr>
      <w:spacing w:before="230"/>
      <w:ind w:left="856"/>
    </w:pPr>
    <w:rPr>
      <w:b/>
      <w:bCs/>
      <w:sz w:val="24"/>
      <w:szCs w:val="24"/>
    </w:rPr>
  </w:style>
  <w:style w:type="paragraph" w:styleId="TOC6">
    <w:name w:val="toc 6"/>
    <w:basedOn w:val="Normal"/>
    <w:uiPriority w:val="1"/>
    <w:qFormat/>
    <w:pPr>
      <w:spacing w:before="230"/>
      <w:ind w:left="1572" w:hanging="573"/>
    </w:pPr>
    <w:rPr>
      <w:sz w:val="24"/>
      <w:szCs w:val="24"/>
    </w:rPr>
  </w:style>
  <w:style w:type="paragraph" w:styleId="TOC7">
    <w:name w:val="toc 7"/>
    <w:basedOn w:val="Normal"/>
    <w:uiPriority w:val="1"/>
    <w:qFormat/>
    <w:pPr>
      <w:spacing w:before="230"/>
      <w:ind w:left="1715" w:hanging="142"/>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79" w:hanging="573"/>
    </w:pPr>
  </w:style>
  <w:style w:type="paragraph" w:customStyle="1" w:styleId="TableParagraph">
    <w:name w:val="Table Paragraph"/>
    <w:basedOn w:val="Normal"/>
    <w:uiPriority w:val="1"/>
    <w:qFormat/>
    <w:pPr>
      <w:spacing w:before="3"/>
      <w:jc w:val="center"/>
    </w:pPr>
  </w:style>
  <w:style w:type="character" w:styleId="CommentReference">
    <w:name w:val="annotation reference"/>
    <w:basedOn w:val="DefaultParagraphFont"/>
    <w:uiPriority w:val="99"/>
    <w:semiHidden/>
    <w:unhideWhenUsed/>
    <w:rsid w:val="004216A2"/>
    <w:rPr>
      <w:sz w:val="16"/>
      <w:szCs w:val="16"/>
    </w:rPr>
  </w:style>
  <w:style w:type="paragraph" w:styleId="CommentText">
    <w:name w:val="annotation text"/>
    <w:basedOn w:val="Normal"/>
    <w:link w:val="CommentTextChar"/>
    <w:uiPriority w:val="99"/>
    <w:semiHidden/>
    <w:unhideWhenUsed/>
    <w:rsid w:val="004216A2"/>
    <w:rPr>
      <w:sz w:val="20"/>
      <w:szCs w:val="20"/>
    </w:rPr>
  </w:style>
  <w:style w:type="character" w:customStyle="1" w:styleId="CommentTextChar">
    <w:name w:val="Comment Text Char"/>
    <w:basedOn w:val="DefaultParagraphFont"/>
    <w:link w:val="CommentText"/>
    <w:uiPriority w:val="99"/>
    <w:semiHidden/>
    <w:rsid w:val="004216A2"/>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4216A2"/>
    <w:rPr>
      <w:b/>
      <w:bCs/>
    </w:rPr>
  </w:style>
  <w:style w:type="character" w:customStyle="1" w:styleId="CommentSubjectChar">
    <w:name w:val="Comment Subject Char"/>
    <w:basedOn w:val="CommentTextChar"/>
    <w:link w:val="CommentSubject"/>
    <w:uiPriority w:val="99"/>
    <w:semiHidden/>
    <w:rsid w:val="004216A2"/>
    <w:rPr>
      <w:rFonts w:ascii="Times New Roman" w:eastAsia="Times New Roman" w:hAnsi="Times New Roman" w:cs="Times New Roman"/>
      <w:b/>
      <w:bCs/>
      <w:sz w:val="20"/>
      <w:szCs w:val="20"/>
    </w:rPr>
  </w:style>
  <w:style w:type="paragraph" w:styleId="Revision">
    <w:name w:val="Revision"/>
    <w:hidden/>
    <w:uiPriority w:val="99"/>
    <w:semiHidden/>
    <w:rsid w:val="00CD69C4"/>
    <w:pPr>
      <w:widowControl/>
      <w:autoSpaceDE/>
      <w:autoSpaceDN/>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image" Target="media/image31.png"/><Relationship Id="rId47" Type="http://schemas.openxmlformats.org/officeDocument/2006/relationships/hyperlink" Target="https://doi.org/10.1111/j.1540-6261.1977.tb01979.x" TargetMode="External"/><Relationship Id="rId63" Type="http://schemas.openxmlformats.org/officeDocument/2006/relationships/hyperlink" Target="https://doi.org/10.1109/TKDE.2003.1208999" TargetMode="External"/><Relationship Id="rId68" Type="http://schemas.openxmlformats.org/officeDocument/2006/relationships/hyperlink" Target="https://doi.org/10.1145/324133.324140" TargetMode="External"/><Relationship Id="rId84" Type="http://schemas.openxmlformats.org/officeDocument/2006/relationships/hyperlink" Target="https://doi.org/10.1109/SP40001.2021.00027" TargetMode="External"/><Relationship Id="rId16" Type="http://schemas.openxmlformats.org/officeDocument/2006/relationships/image" Target="media/image5.png"/><Relationship Id="rId11" Type="http://schemas.openxmlformats.org/officeDocument/2006/relationships/footer" Target="footer1.xml"/><Relationship Id="rId32" Type="http://schemas.openxmlformats.org/officeDocument/2006/relationships/image" Target="media/image21.png"/><Relationship Id="rId37" Type="http://schemas.openxmlformats.org/officeDocument/2006/relationships/image" Target="media/image26.png"/><Relationship Id="rId53" Type="http://schemas.openxmlformats.org/officeDocument/2006/relationships/hyperlink" Target="https://doi.org/10.1037/h0040957" TargetMode="External"/><Relationship Id="rId58" Type="http://schemas.openxmlformats.org/officeDocument/2006/relationships/hyperlink" Target="https://eips.ethereum.org/EIPS/eip-2612" TargetMode="External"/><Relationship Id="rId74" Type="http://schemas.openxmlformats.org/officeDocument/2006/relationships/hyperlink" Target="https://doi.org/10.2139/ssrn.4375920" TargetMode="External"/><Relationship Id="rId79" Type="http://schemas.openxmlformats.org/officeDocument/2006/relationships/hyperlink" Target="https://doi.org/10.5210/fm.v2i9.548" TargetMode="External"/><Relationship Id="rId5" Type="http://schemas.openxmlformats.org/officeDocument/2006/relationships/footnotes" Target="footnotes.xml"/><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hyperlink" Target="https://doi.org/10.1109/SP.2015.14" TargetMode="External"/><Relationship Id="rId56" Type="http://schemas.openxmlformats.org/officeDocument/2006/relationships/hyperlink" Target="https://doi.org/10.1007/3-540-45748-8_24" TargetMode="External"/><Relationship Id="rId64" Type="http://schemas.openxmlformats.org/officeDocument/2006/relationships/hyperlink" Target="https://doi.org/10.2308/acch.1999.13.4.365" TargetMode="External"/><Relationship Id="rId69" Type="http://schemas.openxmlformats.org/officeDocument/2006/relationships/hyperlink" Target="https://doi.org/10.1109/IMSA58542.2023.10217411" TargetMode="External"/><Relationship Id="rId77" Type="http://schemas.openxmlformats.org/officeDocument/2006/relationships/hyperlink" Target="https://doi.org/10.20955/r.103.153-74" TargetMode="External"/><Relationship Id="rId8" Type="http://schemas.microsoft.com/office/2011/relationships/commentsExtended" Target="commentsExtended.xml"/><Relationship Id="rId51" Type="http://schemas.openxmlformats.org/officeDocument/2006/relationships/hyperlink" Target="https://doi.org/10.1016/j.jbvi.2019.e00151" TargetMode="External"/><Relationship Id="rId72" Type="http://schemas.openxmlformats.org/officeDocument/2006/relationships/hyperlink" Target="https://doi.org/10.1016/j.jfineco.2019.07.001" TargetMode="External"/><Relationship Id="rId80" Type="http://schemas.openxmlformats.org/officeDocument/2006/relationships/hyperlink" Target="https://doi.org/10.1145/3442381.3449824" TargetMode="External"/><Relationship Id="rId85"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hyperlink" Target="https://doi.org/10.1007/978-3-662-63958-0_40" TargetMode="External"/><Relationship Id="rId59" Type="http://schemas.openxmlformats.org/officeDocument/2006/relationships/hyperlink" Target="https://doi.org/10.1111/j.1540-6261.1992.tb04398.x" TargetMode="External"/><Relationship Id="rId67" Type="http://schemas.openxmlformats.org/officeDocument/2006/relationships/hyperlink" Target="https://doi.org/10.2307/2332226" TargetMode="External"/><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hyperlink" Target="https://doi.org/10.1109/SP40000.2020.00040" TargetMode="External"/><Relationship Id="rId62" Type="http://schemas.openxmlformats.org/officeDocument/2006/relationships/hyperlink" Target="https://doi.org/10.1109/TNSE.2020.2982488" TargetMode="External"/><Relationship Id="rId70" Type="http://schemas.openxmlformats.org/officeDocument/2006/relationships/hyperlink" Target="https://doi.org/10.2139/ssrn.3905316" TargetMode="External"/><Relationship Id="rId75" Type="http://schemas.openxmlformats.org/officeDocument/2006/relationships/hyperlink" Target="https://doi.org/10.1007/978-3-662-64322-8_1" TargetMode="External"/><Relationship Id="rId83" Type="http://schemas.openxmlformats.org/officeDocument/2006/relationships/hyperlink" Target="https://doi.org/10.1093/jfr/fjaa010"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hyperlink" Target="https://doi.org/10.1016/S0169-7552(98)00110-X" TargetMode="External"/><Relationship Id="rId57" Type="http://schemas.openxmlformats.org/officeDocument/2006/relationships/hyperlink" Target="https://eips.ethereum.org/EIPS/eip-20" TargetMode="External"/><Relationship Id="rId10" Type="http://schemas.microsoft.com/office/2018/08/relationships/commentsExtensible" Target="commentsExtensible.xml"/><Relationship Id="rId31" Type="http://schemas.openxmlformats.org/officeDocument/2006/relationships/image" Target="media/image20.png"/><Relationship Id="rId44" Type="http://schemas.openxmlformats.org/officeDocument/2006/relationships/hyperlink" Target="https://doi.org/10.2307/1879431" TargetMode="External"/><Relationship Id="rId52" Type="http://schemas.openxmlformats.org/officeDocument/2006/relationships/hyperlink" Target="https://doi.org/10.1093/rfs/hhaa089" TargetMode="External"/><Relationship Id="rId60" Type="http://schemas.openxmlformats.org/officeDocument/2006/relationships/hyperlink" Target="https://doi.org/10.1145/2976749.2978341" TargetMode="External"/><Relationship Id="rId65" Type="http://schemas.openxmlformats.org/officeDocument/2006/relationships/hyperlink" Target="https://doi.org/10.1145/775152.775191" TargetMode="External"/><Relationship Id="rId73" Type="http://schemas.openxmlformats.org/officeDocument/2006/relationships/hyperlink" Target="https://bitcoin.org/bitcoin.pdf" TargetMode="External"/><Relationship Id="rId78" Type="http://schemas.openxmlformats.org/officeDocument/2006/relationships/hyperlink" Target="https://doi.org/10.2307/1412159" TargetMode="External"/><Relationship Id="rId81" Type="http://schemas.openxmlformats.org/officeDocument/2006/relationships/hyperlink" Target="https://doi.org/10.1145/3558535.3559780" TargetMode="External"/><Relationship Id="rId86" Type="http://schemas.microsoft.com/office/2011/relationships/people" Target="people.xml"/><Relationship Id="rId4" Type="http://schemas.openxmlformats.org/officeDocument/2006/relationships/webSettings" Target="webSettings.xml"/><Relationship Id="rId9" Type="http://schemas.microsoft.com/office/2016/09/relationships/commentsIds" Target="commentsIds.xm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image" Target="media/image28.png"/><Relationship Id="rId34" Type="http://schemas.openxmlformats.org/officeDocument/2006/relationships/image" Target="media/image23.png"/><Relationship Id="rId50" Type="http://schemas.openxmlformats.org/officeDocument/2006/relationships/hyperlink" Target="https://doi.org/10.1016/S0169-7552(98)00110-X" TargetMode="External"/><Relationship Id="rId55" Type="http://schemas.openxmlformats.org/officeDocument/2006/relationships/hyperlink" Target="https://doi.org/10.4018/IJSI.315737" TargetMode="External"/><Relationship Id="rId76" Type="http://schemas.openxmlformats.org/officeDocument/2006/relationships/hyperlink" Target="https://doi.org/10.20955/r.103.153-74" TargetMode="External"/><Relationship Id="rId7" Type="http://schemas.openxmlformats.org/officeDocument/2006/relationships/comments" Target="comments.xml"/><Relationship Id="rId71" Type="http://schemas.openxmlformats.org/officeDocument/2006/relationships/hyperlink" Target="https://doi.org/10.1109/TDSC.2024.3475825" TargetMode="External"/><Relationship Id="rId2" Type="http://schemas.openxmlformats.org/officeDocument/2006/relationships/styles" Target="styles.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image" Target="media/image29.png"/><Relationship Id="rId45" Type="http://schemas.openxmlformats.org/officeDocument/2006/relationships/hyperlink" Target="https://doi.org/10.1145/3419614.3423251" TargetMode="External"/><Relationship Id="rId66" Type="http://schemas.openxmlformats.org/officeDocument/2006/relationships/hyperlink" Target="https://doi.org/10.1145/775152.775242" TargetMode="External"/><Relationship Id="rId87" Type="http://schemas.openxmlformats.org/officeDocument/2006/relationships/theme" Target="theme/theme1.xml"/><Relationship Id="rId61" Type="http://schemas.openxmlformats.org/officeDocument/2006/relationships/hyperlink" Target="https://doi.org/10.1007/978-3-030-51280-4_12" TargetMode="External"/><Relationship Id="rId82" Type="http://schemas.openxmlformats.org/officeDocument/2006/relationships/hyperlink" Target="https://doi.org/10.1145/357063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ca9a8b8c-3ea3-4799-a43e-5510398e7a3b}" enabled="0" method="" siteId="{ca9a8b8c-3ea3-4799-a43e-5510398e7a3b}" removed="1"/>
</clbl:labelList>
</file>

<file path=docProps/app.xml><?xml version="1.0" encoding="utf-8"?>
<Properties xmlns="http://schemas.openxmlformats.org/officeDocument/2006/extended-properties" xmlns:vt="http://schemas.openxmlformats.org/officeDocument/2006/docPropsVTypes">
  <Template>Normal.dotm</Template>
  <TotalTime>7</TotalTime>
  <Pages>151</Pages>
  <Words>40727</Words>
  <Characters>232147</Characters>
  <Application>Microsoft Office Word</Application>
  <DocSecurity>0</DocSecurity>
  <Lines>1934</Lines>
  <Paragraphs>544</Paragraphs>
  <ScaleCrop>false</ScaleCrop>
  <HeadingPairs>
    <vt:vector size="2" baseType="variant">
      <vt:variant>
        <vt:lpstr>Titre</vt:lpstr>
      </vt:variant>
      <vt:variant>
        <vt:i4>1</vt:i4>
      </vt:variant>
    </vt:vector>
  </HeadingPairs>
  <TitlesOfParts>
    <vt:vector size="1" baseType="lpstr">
      <vt:lpstr>Integrating ERC-20 Allowance Edges into PageRank for Enhanced On-Chain Wallet Reputation Scoring</vt:lpstr>
    </vt:vector>
  </TitlesOfParts>
  <Company/>
  <LinksUpToDate>false</LinksUpToDate>
  <CharactersWithSpaces>272330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Integrating ERC-20 Allowance Edges into PageRank for Enhanced On-Chain Wallet Reputation Scoring</dc:title>
  <dc:subject>Doctor of Philosophy dissertation, Computer Science, University of South Africa</dc:subject>
  <dc:creator>Taehong Kwon</dc:creator>
  <cp:keywords>DeFi, EndorseRank, PageRank, on-chain reputation, Arbitrum, GMX</cp:keywords>
  <cp:lastModifiedBy>Attipoe, David Sena</cp:lastModifiedBy>
  <cp:revision>2</cp:revision>
  <dcterms:created xsi:type="dcterms:W3CDTF">2026-08-28T12:24:00Z</dcterms:created>
  <dcterms:modified xsi:type="dcterms:W3CDTF">2026-08-28T12:24:00Z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2026-07-04T00:00:00Z</vt:filetime>
  </property>
  <property fmtid="{D5CDD505-2E9C-101B-9397-08002B2CF9AE}" pid="3" name="Creator">
    <vt:lpwstr>LaTeX with hyperref</vt:lpwstr>
  </property>
  <property fmtid="{D5CDD505-2E9C-101B-9397-08002B2CF9AE}" pid="4" name="Producer">
    <vt:lpwstr>MiKTeX-dvipdfmx (20250410)</vt:lpwstr>
  </property>
  <property fmtid="{D5CDD505-2E9C-101B-9397-08002B2CF9AE}" pid="5" name="LastSaved">
    <vt:filetime>2026-07-04T00:00:00Z</vt:filetime>
  </property>
</Properties>
</file>